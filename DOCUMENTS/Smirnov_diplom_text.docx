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D1BD8" w14:textId="21DCB690" w:rsidR="007A630F" w:rsidRDefault="007A630F" w:rsidP="007A630F">
      <w:pPr>
        <w:pStyle w:val="Usual"/>
        <w:spacing w:line="240" w:lineRule="auto"/>
        <w:jc w:val="center"/>
        <w:rPr>
          <w:sz w:val="24"/>
          <w:szCs w:val="20"/>
          <w:lang w:eastAsia="ru-RU"/>
        </w:rPr>
      </w:pPr>
      <w:r w:rsidRPr="007C4FBC">
        <w:rPr>
          <w:sz w:val="24"/>
          <w:szCs w:val="20"/>
          <w:lang w:eastAsia="ru-RU"/>
        </w:rPr>
        <w:t xml:space="preserve">Федеральное государственное </w:t>
      </w:r>
      <w:r>
        <w:rPr>
          <w:sz w:val="24"/>
          <w:szCs w:val="20"/>
          <w:lang w:eastAsia="ru-RU"/>
        </w:rPr>
        <w:t>автономное</w:t>
      </w:r>
      <w:r w:rsidRPr="007C4FBC">
        <w:rPr>
          <w:sz w:val="24"/>
          <w:szCs w:val="20"/>
          <w:lang w:eastAsia="ru-RU"/>
        </w:rPr>
        <w:t xml:space="preserve"> образовательное учреждение </w:t>
      </w:r>
      <w:r>
        <w:rPr>
          <w:sz w:val="24"/>
          <w:szCs w:val="20"/>
          <w:lang w:eastAsia="ru-RU"/>
        </w:rPr>
        <w:br/>
      </w:r>
      <w:r w:rsidRPr="007C4FBC">
        <w:rPr>
          <w:sz w:val="24"/>
          <w:szCs w:val="20"/>
          <w:lang w:eastAsia="ru-RU"/>
        </w:rPr>
        <w:t>высшего образования</w:t>
      </w:r>
      <w:r>
        <w:rPr>
          <w:sz w:val="24"/>
          <w:szCs w:val="20"/>
          <w:lang w:eastAsia="ru-RU"/>
        </w:rPr>
        <w:t xml:space="preserve"> </w:t>
      </w:r>
      <w:r>
        <w:rPr>
          <w:sz w:val="24"/>
          <w:szCs w:val="20"/>
          <w:lang w:eastAsia="ru-RU"/>
        </w:rPr>
        <w:br/>
      </w:r>
      <w:r w:rsidRPr="007C4FBC">
        <w:rPr>
          <w:sz w:val="24"/>
          <w:szCs w:val="20"/>
          <w:lang w:eastAsia="ru-RU"/>
        </w:rPr>
        <w:t>«Российский национальный исследовательский медицинский университет имени Н.И. Пирогова»</w:t>
      </w:r>
      <w:r>
        <w:rPr>
          <w:sz w:val="24"/>
          <w:szCs w:val="20"/>
          <w:lang w:eastAsia="ru-RU"/>
        </w:rPr>
        <w:t xml:space="preserve"> </w:t>
      </w:r>
      <w:r>
        <w:rPr>
          <w:sz w:val="24"/>
          <w:szCs w:val="20"/>
          <w:lang w:eastAsia="ru-RU"/>
        </w:rPr>
        <w:br/>
      </w:r>
      <w:r w:rsidRPr="007C4FBC">
        <w:rPr>
          <w:sz w:val="24"/>
          <w:szCs w:val="20"/>
          <w:lang w:eastAsia="ru-RU"/>
        </w:rPr>
        <w:t>Министерства здравоохранения Российской Федерации</w:t>
      </w:r>
      <w:r>
        <w:rPr>
          <w:sz w:val="24"/>
          <w:szCs w:val="20"/>
          <w:lang w:eastAsia="ru-RU"/>
        </w:rPr>
        <w:t xml:space="preserve"> </w:t>
      </w:r>
      <w:r>
        <w:rPr>
          <w:sz w:val="24"/>
          <w:szCs w:val="20"/>
          <w:lang w:eastAsia="ru-RU"/>
        </w:rPr>
        <w:br/>
      </w:r>
      <w:r w:rsidRPr="007C4FBC">
        <w:rPr>
          <w:sz w:val="24"/>
          <w:szCs w:val="20"/>
          <w:lang w:eastAsia="ru-RU"/>
        </w:rPr>
        <w:t>(ФГБОУ ВО РНИМУ им. Н.И. Пирогова Минздрава России)</w:t>
      </w:r>
    </w:p>
    <w:p w14:paraId="1791E225" w14:textId="77777777" w:rsidR="007A630F" w:rsidRDefault="007A630F" w:rsidP="007A630F">
      <w:pPr>
        <w:pStyle w:val="Usual"/>
        <w:spacing w:line="240" w:lineRule="auto"/>
        <w:jc w:val="center"/>
        <w:rPr>
          <w:sz w:val="24"/>
          <w:szCs w:val="20"/>
          <w:lang w:eastAsia="ru-RU"/>
        </w:rPr>
      </w:pPr>
    </w:p>
    <w:p w14:paraId="529D7385" w14:textId="10BDB3C1" w:rsidR="007A630F" w:rsidRDefault="007A630F" w:rsidP="007A630F">
      <w:pPr>
        <w:pStyle w:val="Usual"/>
        <w:spacing w:line="240" w:lineRule="auto"/>
        <w:jc w:val="center"/>
        <w:rPr>
          <w:u w:val="single"/>
          <w:lang w:eastAsia="ru-RU"/>
        </w:rPr>
      </w:pPr>
      <w:r w:rsidRPr="007C4FBC">
        <w:rPr>
          <w:u w:val="single"/>
          <w:lang w:eastAsia="ru-RU"/>
        </w:rPr>
        <w:t>Медико-биологический факультет</w:t>
      </w:r>
      <w:r>
        <w:rPr>
          <w:u w:val="single"/>
          <w:lang w:eastAsia="ru-RU"/>
        </w:rPr>
        <w:br/>
      </w:r>
      <w:r w:rsidRPr="007C4FBC">
        <w:rPr>
          <w:sz w:val="24"/>
          <w:szCs w:val="20"/>
          <w:u w:val="single"/>
          <w:lang w:eastAsia="ru-RU"/>
        </w:rPr>
        <w:t>Кафедра медицинской кибернетики и информатики</w:t>
      </w:r>
      <w:r w:rsidR="00AB2F85">
        <w:rPr>
          <w:sz w:val="24"/>
          <w:szCs w:val="20"/>
          <w:u w:val="single"/>
          <w:lang w:eastAsia="ru-RU"/>
        </w:rPr>
        <w:t xml:space="preserve"> им. С.А. Гаспаряна</w:t>
      </w:r>
    </w:p>
    <w:p w14:paraId="7D658A22" w14:textId="77777777" w:rsidR="007A630F" w:rsidRDefault="007A630F" w:rsidP="007A630F">
      <w:pPr>
        <w:pStyle w:val="Usual"/>
        <w:spacing w:line="240" w:lineRule="auto"/>
        <w:jc w:val="center"/>
        <w:rPr>
          <w:u w:val="single"/>
          <w:lang w:eastAsia="ru-RU"/>
        </w:rPr>
      </w:pPr>
    </w:p>
    <w:p w14:paraId="3B712BDE" w14:textId="77777777" w:rsidR="007A630F" w:rsidRDefault="007A630F" w:rsidP="007A630F">
      <w:pPr>
        <w:pStyle w:val="Usual"/>
        <w:spacing w:line="240" w:lineRule="auto"/>
        <w:jc w:val="center"/>
        <w:rPr>
          <w:sz w:val="24"/>
          <w:szCs w:val="20"/>
          <w:u w:val="single"/>
          <w:lang w:eastAsia="ru-RU"/>
        </w:rPr>
      </w:pPr>
      <w:r>
        <w:rPr>
          <w:sz w:val="24"/>
          <w:szCs w:val="20"/>
          <w:u w:val="single"/>
          <w:lang w:eastAsia="ru-RU"/>
        </w:rPr>
        <w:t>Дипломная работа</w:t>
      </w:r>
      <w:r>
        <w:rPr>
          <w:sz w:val="24"/>
          <w:szCs w:val="20"/>
          <w:u w:val="single"/>
          <w:lang w:eastAsia="ru-RU"/>
        </w:rPr>
        <w:br/>
        <w:t>по специальности 30.05.03 «Медицинская кибернетика»</w:t>
      </w:r>
    </w:p>
    <w:p w14:paraId="7FACC4AD" w14:textId="77777777" w:rsidR="007A630F" w:rsidRDefault="007A630F" w:rsidP="007A630F">
      <w:pPr>
        <w:pStyle w:val="Usual"/>
        <w:spacing w:line="240" w:lineRule="auto"/>
        <w:jc w:val="center"/>
        <w:rPr>
          <w:sz w:val="24"/>
          <w:szCs w:val="20"/>
          <w:u w:val="single"/>
          <w:lang w:eastAsia="ru-RU"/>
        </w:rPr>
      </w:pPr>
    </w:p>
    <w:p w14:paraId="220229AB" w14:textId="77777777" w:rsidR="007A630F" w:rsidRDefault="007A630F" w:rsidP="007A630F">
      <w:pPr>
        <w:pStyle w:val="Usual"/>
        <w:spacing w:line="240" w:lineRule="auto"/>
        <w:jc w:val="center"/>
        <w:rPr>
          <w:lang w:eastAsia="ru-RU"/>
        </w:rPr>
      </w:pPr>
      <w:r>
        <w:rPr>
          <w:lang w:eastAsia="ru-RU"/>
        </w:rPr>
        <w:t>Смирнов Антон Сергеевич</w:t>
      </w:r>
    </w:p>
    <w:p w14:paraId="727A221B" w14:textId="77777777" w:rsidR="000D0CED" w:rsidRDefault="007A630F" w:rsidP="007A630F">
      <w:pPr>
        <w:pStyle w:val="13"/>
      </w:pPr>
      <w:r w:rsidRPr="00BE191A">
        <w:rPr>
          <w:rStyle w:val="Usual0"/>
        </w:rPr>
        <w:t>Т</w:t>
      </w:r>
      <w:r w:rsidRPr="00BE191A">
        <w:rPr>
          <w:rStyle w:val="Usual0"/>
          <w:caps w:val="0"/>
        </w:rPr>
        <w:t>ема</w:t>
      </w:r>
      <w:r w:rsidRPr="007C4FBC">
        <w:t>:</w:t>
      </w:r>
      <w:r w:rsidRPr="007A630F">
        <w:t xml:space="preserve"> Предсказание антигенов по </w:t>
      </w:r>
    </w:p>
    <w:p w14:paraId="480552AC" w14:textId="201C2312" w:rsidR="007A630F" w:rsidRPr="007C4FBC" w:rsidRDefault="007A630F" w:rsidP="007A630F">
      <w:pPr>
        <w:pStyle w:val="13"/>
      </w:pPr>
      <w:r w:rsidRPr="007A630F">
        <w:t>последовательностям белка</w:t>
      </w:r>
    </w:p>
    <w:p w14:paraId="0F416A40" w14:textId="77777777" w:rsidR="007A630F" w:rsidRDefault="007A630F" w:rsidP="007A630F">
      <w:pPr>
        <w:pStyle w:val="Usual"/>
        <w:ind w:firstLine="709"/>
      </w:pPr>
    </w:p>
    <w:p w14:paraId="5B95E3F4" w14:textId="77777777" w:rsidR="007A630F" w:rsidRDefault="007A630F" w:rsidP="007A630F">
      <w:pPr>
        <w:pStyle w:val="Usual"/>
        <w:ind w:firstLine="709"/>
      </w:pPr>
    </w:p>
    <w:p w14:paraId="2056E527" w14:textId="77777777" w:rsidR="007A630F" w:rsidRDefault="007A630F" w:rsidP="007A630F">
      <w:pPr>
        <w:pStyle w:val="Usual"/>
        <w:ind w:firstLine="709"/>
      </w:pPr>
    </w:p>
    <w:p w14:paraId="40A1D705" w14:textId="77777777" w:rsidR="007A630F" w:rsidRDefault="007A630F" w:rsidP="007A630F">
      <w:pPr>
        <w:pStyle w:val="Usual"/>
        <w:ind w:firstLine="709"/>
      </w:pPr>
    </w:p>
    <w:p w14:paraId="1BC2AA18" w14:textId="77777777" w:rsidR="007A630F" w:rsidRDefault="007A630F" w:rsidP="007A630F">
      <w:pPr>
        <w:pStyle w:val="Usual"/>
        <w:ind w:firstLine="709"/>
      </w:pPr>
    </w:p>
    <w:p w14:paraId="160414F1" w14:textId="77777777" w:rsidR="007A630F" w:rsidRDefault="007A630F" w:rsidP="007A630F">
      <w:pPr>
        <w:pStyle w:val="Usual"/>
        <w:spacing w:line="240" w:lineRule="auto"/>
        <w:ind w:firstLine="709"/>
        <w:jc w:val="right"/>
      </w:pPr>
      <w:r>
        <w:rPr>
          <w:b/>
          <w:bCs/>
        </w:rPr>
        <w:t>Работа выполнена:</w:t>
      </w:r>
      <w:r>
        <w:rPr>
          <w:b/>
          <w:bCs/>
        </w:rPr>
        <w:br/>
      </w:r>
      <w:r>
        <w:t>на кафедре биоинформатики МБФ</w:t>
      </w:r>
      <w:r>
        <w:br/>
        <w:t xml:space="preserve">ФГАОУ ВО РНИМУ </w:t>
      </w:r>
      <w:r>
        <w:br/>
        <w:t>им. Н.И. Пирогова</w:t>
      </w:r>
    </w:p>
    <w:p w14:paraId="35A41A33" w14:textId="77777777" w:rsidR="007A630F" w:rsidRDefault="007A630F" w:rsidP="007A630F">
      <w:pPr>
        <w:pStyle w:val="Usual"/>
        <w:spacing w:line="240" w:lineRule="auto"/>
        <w:ind w:firstLine="709"/>
        <w:jc w:val="right"/>
      </w:pPr>
      <w:r>
        <w:rPr>
          <w:b/>
          <w:bCs/>
        </w:rPr>
        <w:t>Научный руководитель:</w:t>
      </w:r>
      <w:r>
        <w:rPr>
          <w:b/>
          <w:bCs/>
        </w:rPr>
        <w:br/>
      </w:r>
      <w:r>
        <w:t>Лагунин А.А., д.б.н., профессор РАН,</w:t>
      </w:r>
      <w:r>
        <w:br/>
        <w:t>зав. кафедрой биоинформатики МБФ</w:t>
      </w:r>
    </w:p>
    <w:p w14:paraId="738DD64A" w14:textId="77777777" w:rsidR="007A630F" w:rsidRDefault="007A630F" w:rsidP="007A630F">
      <w:pPr>
        <w:pStyle w:val="Usual"/>
        <w:spacing w:line="240" w:lineRule="auto"/>
        <w:ind w:firstLine="709"/>
        <w:jc w:val="center"/>
      </w:pPr>
    </w:p>
    <w:p w14:paraId="2362C4D4" w14:textId="77777777" w:rsidR="007A630F" w:rsidRDefault="007A630F" w:rsidP="007A630F">
      <w:pPr>
        <w:pStyle w:val="Usual"/>
        <w:spacing w:line="240" w:lineRule="auto"/>
        <w:ind w:firstLine="709"/>
        <w:jc w:val="center"/>
      </w:pPr>
    </w:p>
    <w:p w14:paraId="1F25BAE1" w14:textId="77777777" w:rsidR="007A630F" w:rsidRDefault="007A630F" w:rsidP="007A630F">
      <w:pPr>
        <w:pStyle w:val="Usual"/>
        <w:spacing w:line="240" w:lineRule="auto"/>
        <w:ind w:firstLine="709"/>
        <w:jc w:val="center"/>
      </w:pPr>
    </w:p>
    <w:p w14:paraId="057F169E" w14:textId="77777777" w:rsidR="007A630F" w:rsidRDefault="007A630F" w:rsidP="007A630F">
      <w:pPr>
        <w:pStyle w:val="Usual"/>
        <w:spacing w:line="240" w:lineRule="auto"/>
        <w:ind w:firstLine="709"/>
        <w:jc w:val="center"/>
      </w:pPr>
    </w:p>
    <w:p w14:paraId="584B63B8" w14:textId="77777777" w:rsidR="007A630F" w:rsidRDefault="007A630F" w:rsidP="007A630F">
      <w:pPr>
        <w:pStyle w:val="Usual"/>
        <w:spacing w:line="240" w:lineRule="auto"/>
        <w:ind w:firstLine="709"/>
        <w:jc w:val="center"/>
      </w:pPr>
      <w:r>
        <w:t>Москва, 2023 г.</w:t>
      </w:r>
    </w:p>
    <w:p w14:paraId="52ACF0A8" w14:textId="77777777" w:rsidR="007A630F" w:rsidRDefault="007A630F">
      <w:pPr>
        <w:rPr>
          <w:rFonts w:ascii="Times New Roman" w:hAnsi="Times New Roman"/>
          <w:sz w:val="28"/>
          <w:szCs w:val="22"/>
          <w:lang w:val="ru-RU"/>
        </w:rPr>
      </w:pPr>
      <w:r w:rsidRPr="007A630F">
        <w:rPr>
          <w:lang w:val="ru-RU"/>
        </w:rPr>
        <w:lastRenderedPageBreak/>
        <w:br w:type="page"/>
      </w:r>
    </w:p>
    <w:sdt>
      <w:sdtPr>
        <w:rPr>
          <w:rFonts w:asciiTheme="minorHAnsi" w:eastAsiaTheme="minorHAnsi" w:hAnsiTheme="minorHAnsi" w:cstheme="minorBidi"/>
          <w:b w:val="0"/>
          <w:bCs w:val="0"/>
          <w:color w:val="auto"/>
          <w:sz w:val="24"/>
          <w:szCs w:val="24"/>
        </w:rPr>
        <w:id w:val="-1559011047"/>
        <w:docPartObj>
          <w:docPartGallery w:val="Table of Contents"/>
          <w:docPartUnique/>
        </w:docPartObj>
      </w:sdtPr>
      <w:sdtContent>
        <w:p w14:paraId="3DFAACC2" w14:textId="77777777" w:rsidR="005C4AD5" w:rsidRPr="007A630F" w:rsidRDefault="00BF5734">
          <w:pPr>
            <w:pStyle w:val="afe"/>
            <w:rPr>
              <w:rFonts w:cs="Times New Roman"/>
              <w:sz w:val="24"/>
              <w:szCs w:val="24"/>
            </w:rPr>
          </w:pPr>
          <w:r w:rsidRPr="007A630F">
            <w:rPr>
              <w:rFonts w:cs="Times New Roman"/>
              <w:sz w:val="24"/>
              <w:szCs w:val="24"/>
            </w:rPr>
            <w:t>Оглавление</w:t>
          </w:r>
        </w:p>
        <w:p w14:paraId="55C0D22B" w14:textId="71BA7D3F" w:rsidR="00782B92" w:rsidRDefault="00BF5734">
          <w:pPr>
            <w:pStyle w:val="12"/>
            <w:tabs>
              <w:tab w:val="right" w:leader="dot" w:pos="9345"/>
            </w:tabs>
            <w:rPr>
              <w:ins w:id="0" w:author="Антон Смирнов" w:date="2023-05-26T01:16:00Z"/>
              <w:rFonts w:eastAsiaTheme="minorEastAsia"/>
              <w:noProof/>
              <w:sz w:val="22"/>
              <w:szCs w:val="22"/>
              <w:lang w:val="ru-RU" w:eastAsia="ru-RU"/>
            </w:rPr>
          </w:pPr>
          <w:r w:rsidRPr="007A630F">
            <w:rPr>
              <w:rFonts w:ascii="Times New Roman" w:hAnsi="Times New Roman" w:cs="Times New Roman"/>
            </w:rPr>
            <w:fldChar w:fldCharType="begin"/>
          </w:r>
          <w:r w:rsidRPr="007A630F">
            <w:rPr>
              <w:rFonts w:ascii="Times New Roman" w:hAnsi="Times New Roman" w:cs="Times New Roman"/>
            </w:rPr>
            <w:instrText>TOC \o "1-3" \h \z \u</w:instrText>
          </w:r>
          <w:r w:rsidRPr="007A630F">
            <w:rPr>
              <w:rFonts w:ascii="Times New Roman" w:hAnsi="Times New Roman" w:cs="Times New Roman"/>
            </w:rPr>
            <w:fldChar w:fldCharType="separate"/>
          </w:r>
          <w:ins w:id="1" w:author="Антон Смирнов" w:date="2023-05-26T01:16:00Z">
            <w:r w:rsidR="00782B92" w:rsidRPr="006D57D9">
              <w:rPr>
                <w:rStyle w:val="afd"/>
                <w:noProof/>
              </w:rPr>
              <w:fldChar w:fldCharType="begin"/>
            </w:r>
            <w:r w:rsidR="00782B92" w:rsidRPr="006D57D9">
              <w:rPr>
                <w:rStyle w:val="afd"/>
                <w:noProof/>
              </w:rPr>
              <w:instrText xml:space="preserve"> </w:instrText>
            </w:r>
            <w:r w:rsidR="00782B92">
              <w:rPr>
                <w:noProof/>
              </w:rPr>
              <w:instrText>HYPERLINK \l "_Toc135956180"</w:instrText>
            </w:r>
            <w:r w:rsidR="00782B92" w:rsidRPr="006D57D9">
              <w:rPr>
                <w:rStyle w:val="afd"/>
                <w:noProof/>
              </w:rPr>
              <w:instrText xml:space="preserve"> </w:instrText>
            </w:r>
            <w:r w:rsidR="00782B92" w:rsidRPr="006D57D9">
              <w:rPr>
                <w:rStyle w:val="afd"/>
                <w:noProof/>
              </w:rPr>
            </w:r>
            <w:r w:rsidR="00782B92" w:rsidRPr="006D57D9">
              <w:rPr>
                <w:rStyle w:val="afd"/>
                <w:noProof/>
              </w:rPr>
              <w:fldChar w:fldCharType="separate"/>
            </w:r>
            <w:r w:rsidR="00782B92" w:rsidRPr="006D57D9">
              <w:rPr>
                <w:rStyle w:val="afd"/>
                <w:noProof/>
              </w:rPr>
              <w:t>Список сокращений</w:t>
            </w:r>
            <w:r w:rsidR="00782B92">
              <w:rPr>
                <w:noProof/>
                <w:webHidden/>
              </w:rPr>
              <w:tab/>
            </w:r>
            <w:r w:rsidR="00782B92">
              <w:rPr>
                <w:noProof/>
                <w:webHidden/>
              </w:rPr>
              <w:fldChar w:fldCharType="begin"/>
            </w:r>
            <w:r w:rsidR="00782B92">
              <w:rPr>
                <w:noProof/>
                <w:webHidden/>
              </w:rPr>
              <w:instrText xml:space="preserve"> PAGEREF _Toc135956180 \h </w:instrText>
            </w:r>
            <w:r w:rsidR="00782B92">
              <w:rPr>
                <w:noProof/>
                <w:webHidden/>
              </w:rPr>
            </w:r>
          </w:ins>
          <w:r w:rsidR="00782B92">
            <w:rPr>
              <w:noProof/>
              <w:webHidden/>
            </w:rPr>
            <w:fldChar w:fldCharType="separate"/>
          </w:r>
          <w:ins w:id="2" w:author="Антон Смирнов" w:date="2023-05-26T01:16:00Z">
            <w:r w:rsidR="00782B92">
              <w:rPr>
                <w:noProof/>
                <w:webHidden/>
              </w:rPr>
              <w:t>4</w:t>
            </w:r>
            <w:r w:rsidR="00782B92">
              <w:rPr>
                <w:noProof/>
                <w:webHidden/>
              </w:rPr>
              <w:fldChar w:fldCharType="end"/>
            </w:r>
            <w:r w:rsidR="00782B92" w:rsidRPr="006D57D9">
              <w:rPr>
                <w:rStyle w:val="afd"/>
                <w:noProof/>
              </w:rPr>
              <w:fldChar w:fldCharType="end"/>
            </w:r>
          </w:ins>
        </w:p>
        <w:p w14:paraId="614BB1EE" w14:textId="1B7B0F9F" w:rsidR="00782B92" w:rsidRDefault="00782B92">
          <w:pPr>
            <w:pStyle w:val="12"/>
            <w:tabs>
              <w:tab w:val="right" w:leader="dot" w:pos="9345"/>
            </w:tabs>
            <w:rPr>
              <w:ins w:id="3" w:author="Антон Смирнов" w:date="2023-05-26T01:16:00Z"/>
              <w:rFonts w:eastAsiaTheme="minorEastAsia"/>
              <w:noProof/>
              <w:sz w:val="22"/>
              <w:szCs w:val="22"/>
              <w:lang w:val="ru-RU" w:eastAsia="ru-RU"/>
            </w:rPr>
          </w:pPr>
          <w:ins w:id="4"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"_Toc135956181"</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Введение</w:t>
            </w:r>
            <w:r>
              <w:rPr>
                <w:noProof/>
                <w:webHidden/>
              </w:rPr>
              <w:tab/>
            </w:r>
            <w:r>
              <w:rPr>
                <w:noProof/>
                <w:webHidden/>
              </w:rPr>
              <w:fldChar w:fldCharType="begin"/>
            </w:r>
            <w:r>
              <w:rPr>
                <w:noProof/>
                <w:webHidden/>
              </w:rPr>
              <w:instrText xml:space="preserve"> PAGEREF _Toc135956181 \h </w:instrText>
            </w:r>
            <w:r>
              <w:rPr>
                <w:noProof/>
                <w:webHidden/>
              </w:rPr>
            </w:r>
          </w:ins>
          <w:r>
            <w:rPr>
              <w:noProof/>
              <w:webHidden/>
            </w:rPr>
            <w:fldChar w:fldCharType="separate"/>
          </w:r>
          <w:ins w:id="5" w:author="Антон Смирнов" w:date="2023-05-26T01:16:00Z">
            <w:r>
              <w:rPr>
                <w:noProof/>
                <w:webHidden/>
              </w:rPr>
              <w:t>7</w:t>
            </w:r>
            <w:r>
              <w:rPr>
                <w:noProof/>
                <w:webHidden/>
              </w:rPr>
              <w:fldChar w:fldCharType="end"/>
            </w:r>
            <w:r w:rsidRPr="006D57D9">
              <w:rPr>
                <w:rStyle w:val="afd"/>
                <w:noProof/>
              </w:rPr>
              <w:fldChar w:fldCharType="end"/>
            </w:r>
          </w:ins>
        </w:p>
        <w:p w14:paraId="2FF5F066" w14:textId="161596CD" w:rsidR="00782B92" w:rsidRDefault="00782B92">
          <w:pPr>
            <w:pStyle w:val="12"/>
            <w:tabs>
              <w:tab w:val="right" w:leader="dot" w:pos="9345"/>
            </w:tabs>
            <w:rPr>
              <w:ins w:id="6" w:author="Антон Смирнов" w:date="2023-05-26T01:16:00Z"/>
              <w:rFonts w:eastAsiaTheme="minorEastAsia"/>
              <w:noProof/>
              <w:sz w:val="22"/>
              <w:szCs w:val="22"/>
              <w:lang w:val="ru-RU" w:eastAsia="ru-RU"/>
            </w:rPr>
          </w:pPr>
          <w:ins w:id="7"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"_Toc135956182"</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Глава 1. Литературный обзор</w:t>
            </w:r>
            <w:r>
              <w:rPr>
                <w:noProof/>
                <w:webHidden/>
              </w:rPr>
              <w:tab/>
            </w:r>
            <w:r>
              <w:rPr>
                <w:noProof/>
                <w:webHidden/>
              </w:rPr>
              <w:fldChar w:fldCharType="begin"/>
            </w:r>
            <w:r>
              <w:rPr>
                <w:noProof/>
                <w:webHidden/>
              </w:rPr>
              <w:instrText xml:space="preserve"> PAGEREF _Toc135956182 \h </w:instrText>
            </w:r>
            <w:r>
              <w:rPr>
                <w:noProof/>
                <w:webHidden/>
              </w:rPr>
            </w:r>
          </w:ins>
          <w:r>
            <w:rPr>
              <w:noProof/>
              <w:webHidden/>
            </w:rPr>
            <w:fldChar w:fldCharType="separate"/>
          </w:r>
          <w:ins w:id="8" w:author="Антон Смирнов" w:date="2023-05-26T01:16:00Z">
            <w:r>
              <w:rPr>
                <w:noProof/>
                <w:webHidden/>
              </w:rPr>
              <w:t>11</w:t>
            </w:r>
            <w:r>
              <w:rPr>
                <w:noProof/>
                <w:webHidden/>
              </w:rPr>
              <w:fldChar w:fldCharType="end"/>
            </w:r>
            <w:r w:rsidRPr="006D57D9">
              <w:rPr>
                <w:rStyle w:val="afd"/>
                <w:noProof/>
              </w:rPr>
              <w:fldChar w:fldCharType="end"/>
            </w:r>
          </w:ins>
        </w:p>
        <w:p w14:paraId="091432FA" w14:textId="2A59DB3D" w:rsidR="00782B92" w:rsidRDefault="00782B92">
          <w:pPr>
            <w:pStyle w:val="24"/>
            <w:tabs>
              <w:tab w:val="right" w:leader="dot" w:pos="9345"/>
            </w:tabs>
            <w:rPr>
              <w:ins w:id="9" w:author="Антон Смирнов" w:date="2023-05-26T01:16:00Z"/>
              <w:rFonts w:eastAsiaTheme="minorEastAsia"/>
              <w:noProof/>
              <w:sz w:val="22"/>
              <w:szCs w:val="22"/>
              <w:lang w:val="ru-RU" w:eastAsia="ru-RU"/>
            </w:rPr>
          </w:pPr>
          <w:ins w:id="10"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"_Toc135956183"</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1.1. Главный комплекс гистосовместимости</w:t>
            </w:r>
            <w:r>
              <w:rPr>
                <w:noProof/>
                <w:webHidden/>
              </w:rPr>
              <w:tab/>
            </w:r>
            <w:r>
              <w:rPr>
                <w:noProof/>
                <w:webHidden/>
              </w:rPr>
              <w:fldChar w:fldCharType="begin"/>
            </w:r>
            <w:r>
              <w:rPr>
                <w:noProof/>
                <w:webHidden/>
              </w:rPr>
              <w:instrText xml:space="preserve"> PAGEREF _Toc135956183 \h </w:instrText>
            </w:r>
            <w:r>
              <w:rPr>
                <w:noProof/>
                <w:webHidden/>
              </w:rPr>
            </w:r>
          </w:ins>
          <w:r>
            <w:rPr>
              <w:noProof/>
              <w:webHidden/>
            </w:rPr>
            <w:fldChar w:fldCharType="separate"/>
          </w:r>
          <w:ins w:id="11" w:author="Антон Смирнов" w:date="2023-05-26T01:16:00Z">
            <w:r>
              <w:rPr>
                <w:noProof/>
                <w:webHidden/>
              </w:rPr>
              <w:t>11</w:t>
            </w:r>
            <w:r>
              <w:rPr>
                <w:noProof/>
                <w:webHidden/>
              </w:rPr>
              <w:fldChar w:fldCharType="end"/>
            </w:r>
            <w:r w:rsidRPr="006D57D9">
              <w:rPr>
                <w:rStyle w:val="afd"/>
                <w:noProof/>
              </w:rPr>
              <w:fldChar w:fldCharType="end"/>
            </w:r>
          </w:ins>
        </w:p>
        <w:p w14:paraId="66F463F4" w14:textId="4DBA4EC9" w:rsidR="00782B92" w:rsidRDefault="00782B92">
          <w:pPr>
            <w:pStyle w:val="24"/>
            <w:tabs>
              <w:tab w:val="right" w:leader="dot" w:pos="9345"/>
            </w:tabs>
            <w:rPr>
              <w:ins w:id="12" w:author="Антон Смирнов" w:date="2023-05-26T01:16:00Z"/>
              <w:rFonts w:eastAsiaTheme="minorEastAsia"/>
              <w:noProof/>
              <w:sz w:val="22"/>
              <w:szCs w:val="22"/>
              <w:lang w:val="ru-RU" w:eastAsia="ru-RU"/>
            </w:rPr>
          </w:pPr>
          <w:ins w:id="13"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"_Toc135956184"</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 xml:space="preserve">1.2. Процессинг антигенов для </w:t>
            </w:r>
            <w:r w:rsidRPr="006D57D9">
              <w:rPr>
                <w:rStyle w:val="afd"/>
                <w:noProof/>
              </w:rPr>
              <w:t>MHC</w:t>
            </w:r>
            <w:r w:rsidRPr="006D57D9">
              <w:rPr>
                <w:rStyle w:val="afd"/>
                <w:noProof/>
                <w:lang w:val="ru-RU"/>
              </w:rPr>
              <w:t xml:space="preserve"> </w:t>
            </w:r>
            <w:r w:rsidRPr="006D57D9">
              <w:rPr>
                <w:rStyle w:val="afd"/>
                <w:noProof/>
              </w:rPr>
              <w:t>I</w:t>
            </w:r>
            <w:r>
              <w:rPr>
                <w:noProof/>
                <w:webHidden/>
              </w:rPr>
              <w:tab/>
            </w:r>
            <w:r>
              <w:rPr>
                <w:noProof/>
                <w:webHidden/>
              </w:rPr>
              <w:fldChar w:fldCharType="begin"/>
            </w:r>
            <w:r>
              <w:rPr>
                <w:noProof/>
                <w:webHidden/>
              </w:rPr>
              <w:instrText xml:space="preserve"> PAGEREF _Toc135956184 \h </w:instrText>
            </w:r>
            <w:r>
              <w:rPr>
                <w:noProof/>
                <w:webHidden/>
              </w:rPr>
            </w:r>
          </w:ins>
          <w:r>
            <w:rPr>
              <w:noProof/>
              <w:webHidden/>
            </w:rPr>
            <w:fldChar w:fldCharType="separate"/>
          </w:r>
          <w:ins w:id="14" w:author="Антон Смирнов" w:date="2023-05-26T01:16:00Z">
            <w:r>
              <w:rPr>
                <w:noProof/>
                <w:webHidden/>
              </w:rPr>
              <w:t>15</w:t>
            </w:r>
            <w:r>
              <w:rPr>
                <w:noProof/>
                <w:webHidden/>
              </w:rPr>
              <w:fldChar w:fldCharType="end"/>
            </w:r>
            <w:r w:rsidRPr="006D57D9">
              <w:rPr>
                <w:rStyle w:val="afd"/>
                <w:noProof/>
              </w:rPr>
              <w:fldChar w:fldCharType="end"/>
            </w:r>
          </w:ins>
        </w:p>
        <w:p w14:paraId="48AB7E40" w14:textId="43C7F4E2" w:rsidR="00782B92" w:rsidRDefault="00782B92">
          <w:pPr>
            <w:pStyle w:val="24"/>
            <w:tabs>
              <w:tab w:val="right" w:leader="dot" w:pos="9345"/>
            </w:tabs>
            <w:rPr>
              <w:ins w:id="15" w:author="Антон Смирнов" w:date="2023-05-26T01:16:00Z"/>
              <w:rFonts w:eastAsiaTheme="minorEastAsia"/>
              <w:noProof/>
              <w:sz w:val="22"/>
              <w:szCs w:val="22"/>
              <w:lang w:val="ru-RU" w:eastAsia="ru-RU"/>
            </w:rPr>
          </w:pPr>
          <w:ins w:id="16"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"_Toc135956185"</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1.3. Программы и сервисы для предсказания Т-клеточных эпитопов</w:t>
            </w:r>
            <w:r>
              <w:rPr>
                <w:noProof/>
                <w:webHidden/>
              </w:rPr>
              <w:tab/>
            </w:r>
            <w:r>
              <w:rPr>
                <w:noProof/>
                <w:webHidden/>
              </w:rPr>
              <w:fldChar w:fldCharType="begin"/>
            </w:r>
            <w:r>
              <w:rPr>
                <w:noProof/>
                <w:webHidden/>
              </w:rPr>
              <w:instrText xml:space="preserve"> PAGEREF _Toc135956185 \h </w:instrText>
            </w:r>
            <w:r>
              <w:rPr>
                <w:noProof/>
                <w:webHidden/>
              </w:rPr>
            </w:r>
          </w:ins>
          <w:r>
            <w:rPr>
              <w:noProof/>
              <w:webHidden/>
            </w:rPr>
            <w:fldChar w:fldCharType="separate"/>
          </w:r>
          <w:ins w:id="17" w:author="Антон Смирнов" w:date="2023-05-26T01:16:00Z">
            <w:r>
              <w:rPr>
                <w:noProof/>
                <w:webHidden/>
              </w:rPr>
              <w:t>22</w:t>
            </w:r>
            <w:r>
              <w:rPr>
                <w:noProof/>
                <w:webHidden/>
              </w:rPr>
              <w:fldChar w:fldCharType="end"/>
            </w:r>
            <w:r w:rsidRPr="006D57D9">
              <w:rPr>
                <w:rStyle w:val="afd"/>
                <w:noProof/>
              </w:rPr>
              <w:fldChar w:fldCharType="end"/>
            </w:r>
          </w:ins>
        </w:p>
        <w:p w14:paraId="76174BB1" w14:textId="2FBAA6F6" w:rsidR="00782B92" w:rsidRDefault="00782B92">
          <w:pPr>
            <w:pStyle w:val="12"/>
            <w:tabs>
              <w:tab w:val="right" w:leader="dot" w:pos="9345"/>
            </w:tabs>
            <w:rPr>
              <w:ins w:id="18" w:author="Антон Смирнов" w:date="2023-05-26T01:16:00Z"/>
              <w:rFonts w:eastAsiaTheme="minorEastAsia"/>
              <w:noProof/>
              <w:sz w:val="22"/>
              <w:szCs w:val="22"/>
              <w:lang w:val="ru-RU" w:eastAsia="ru-RU"/>
            </w:rPr>
          </w:pPr>
          <w:ins w:id="19"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"_Toc135956186"</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Глава 2. Материалы и методы</w:t>
            </w:r>
            <w:r>
              <w:rPr>
                <w:noProof/>
                <w:webHidden/>
              </w:rPr>
              <w:tab/>
            </w:r>
            <w:r>
              <w:rPr>
                <w:noProof/>
                <w:webHidden/>
              </w:rPr>
              <w:fldChar w:fldCharType="begin"/>
            </w:r>
            <w:r>
              <w:rPr>
                <w:noProof/>
                <w:webHidden/>
              </w:rPr>
              <w:instrText xml:space="preserve"> PAGEREF _Toc135956186 \h </w:instrText>
            </w:r>
            <w:r>
              <w:rPr>
                <w:noProof/>
                <w:webHidden/>
              </w:rPr>
            </w:r>
          </w:ins>
          <w:r>
            <w:rPr>
              <w:noProof/>
              <w:webHidden/>
            </w:rPr>
            <w:fldChar w:fldCharType="separate"/>
          </w:r>
          <w:ins w:id="20" w:author="Антон Смирнов" w:date="2023-05-26T01:16:00Z">
            <w:r>
              <w:rPr>
                <w:noProof/>
                <w:webHidden/>
              </w:rPr>
              <w:t>26</w:t>
            </w:r>
            <w:r>
              <w:rPr>
                <w:noProof/>
                <w:webHidden/>
              </w:rPr>
              <w:fldChar w:fldCharType="end"/>
            </w:r>
            <w:r w:rsidRPr="006D57D9">
              <w:rPr>
                <w:rStyle w:val="afd"/>
                <w:noProof/>
              </w:rPr>
              <w:fldChar w:fldCharType="end"/>
            </w:r>
          </w:ins>
        </w:p>
        <w:p w14:paraId="76BFBB76" w14:textId="3B41EA39" w:rsidR="00782B92" w:rsidRDefault="00782B92">
          <w:pPr>
            <w:pStyle w:val="24"/>
            <w:tabs>
              <w:tab w:val="right" w:leader="dot" w:pos="9345"/>
            </w:tabs>
            <w:rPr>
              <w:ins w:id="21" w:author="Антон Смирнов" w:date="2023-05-26T01:16:00Z"/>
              <w:rFonts w:eastAsiaTheme="minorEastAsia"/>
              <w:noProof/>
              <w:sz w:val="22"/>
              <w:szCs w:val="22"/>
              <w:lang w:val="ru-RU" w:eastAsia="ru-RU"/>
            </w:rPr>
          </w:pPr>
          <w:ins w:id="22"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"_Toc135956187"</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2.1 Источники данных для моделирования</w:t>
            </w:r>
            <w:r>
              <w:rPr>
                <w:noProof/>
                <w:webHidden/>
              </w:rPr>
              <w:tab/>
            </w:r>
            <w:r>
              <w:rPr>
                <w:noProof/>
                <w:webHidden/>
              </w:rPr>
              <w:fldChar w:fldCharType="begin"/>
            </w:r>
            <w:r>
              <w:rPr>
                <w:noProof/>
                <w:webHidden/>
              </w:rPr>
              <w:instrText xml:space="preserve"> PAGEREF _Toc135956187 \h </w:instrText>
            </w:r>
            <w:r>
              <w:rPr>
                <w:noProof/>
                <w:webHidden/>
              </w:rPr>
            </w:r>
          </w:ins>
          <w:r>
            <w:rPr>
              <w:noProof/>
              <w:webHidden/>
            </w:rPr>
            <w:fldChar w:fldCharType="separate"/>
          </w:r>
          <w:ins w:id="23" w:author="Антон Смирнов" w:date="2023-05-26T01:16:00Z">
            <w:r>
              <w:rPr>
                <w:noProof/>
                <w:webHidden/>
              </w:rPr>
              <w:t>26</w:t>
            </w:r>
            <w:r>
              <w:rPr>
                <w:noProof/>
                <w:webHidden/>
              </w:rPr>
              <w:fldChar w:fldCharType="end"/>
            </w:r>
            <w:r w:rsidRPr="006D57D9">
              <w:rPr>
                <w:rStyle w:val="afd"/>
                <w:noProof/>
              </w:rPr>
              <w:fldChar w:fldCharType="end"/>
            </w:r>
          </w:ins>
        </w:p>
        <w:p w14:paraId="348788F1" w14:textId="6174F948" w:rsidR="00782B92" w:rsidRDefault="00782B92">
          <w:pPr>
            <w:pStyle w:val="32"/>
            <w:tabs>
              <w:tab w:val="right" w:leader="dot" w:pos="9345"/>
            </w:tabs>
            <w:rPr>
              <w:ins w:id="24" w:author="Антон Смирнов" w:date="2023-05-26T01:16:00Z"/>
              <w:rFonts w:eastAsiaTheme="minorEastAsia"/>
              <w:noProof/>
              <w:sz w:val="22"/>
              <w:szCs w:val="22"/>
              <w:lang w:val="ru-RU" w:eastAsia="ru-RU"/>
            </w:rPr>
          </w:pPr>
          <w:ins w:id="25"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"_Toc135956188"</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2.1.1. Модель прогноза сайтов расщепления протеасомой</w:t>
            </w:r>
            <w:r>
              <w:rPr>
                <w:noProof/>
                <w:webHidden/>
              </w:rPr>
              <w:tab/>
            </w:r>
            <w:r>
              <w:rPr>
                <w:noProof/>
                <w:webHidden/>
              </w:rPr>
              <w:fldChar w:fldCharType="begin"/>
            </w:r>
            <w:r>
              <w:rPr>
                <w:noProof/>
                <w:webHidden/>
              </w:rPr>
              <w:instrText xml:space="preserve"> PAGEREF _Toc135956188 \h </w:instrText>
            </w:r>
            <w:r>
              <w:rPr>
                <w:noProof/>
                <w:webHidden/>
              </w:rPr>
            </w:r>
          </w:ins>
          <w:r>
            <w:rPr>
              <w:noProof/>
              <w:webHidden/>
            </w:rPr>
            <w:fldChar w:fldCharType="separate"/>
          </w:r>
          <w:ins w:id="26" w:author="Антон Смирнов" w:date="2023-05-26T01:16:00Z">
            <w:r>
              <w:rPr>
                <w:noProof/>
                <w:webHidden/>
              </w:rPr>
              <w:t>26</w:t>
            </w:r>
            <w:r>
              <w:rPr>
                <w:noProof/>
                <w:webHidden/>
              </w:rPr>
              <w:fldChar w:fldCharType="end"/>
            </w:r>
            <w:r w:rsidRPr="006D57D9">
              <w:rPr>
                <w:rStyle w:val="afd"/>
                <w:noProof/>
              </w:rPr>
              <w:fldChar w:fldCharType="end"/>
            </w:r>
          </w:ins>
        </w:p>
        <w:p w14:paraId="4E9D4EC1" w14:textId="18383038" w:rsidR="00782B92" w:rsidRDefault="00782B92">
          <w:pPr>
            <w:pStyle w:val="32"/>
            <w:tabs>
              <w:tab w:val="right" w:leader="dot" w:pos="9345"/>
            </w:tabs>
            <w:rPr>
              <w:ins w:id="27" w:author="Антон Смирнов" w:date="2023-05-26T01:16:00Z"/>
              <w:rFonts w:eastAsiaTheme="minorEastAsia"/>
              <w:noProof/>
              <w:sz w:val="22"/>
              <w:szCs w:val="22"/>
              <w:lang w:val="ru-RU" w:eastAsia="ru-RU"/>
            </w:rPr>
          </w:pPr>
          <w:ins w:id="28"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"_Toc135956189"</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2.1.2 Модель прогноза активности к ТАР</w:t>
            </w:r>
            <w:r>
              <w:rPr>
                <w:noProof/>
                <w:webHidden/>
              </w:rPr>
              <w:tab/>
            </w:r>
            <w:r>
              <w:rPr>
                <w:noProof/>
                <w:webHidden/>
              </w:rPr>
              <w:fldChar w:fldCharType="begin"/>
            </w:r>
            <w:r>
              <w:rPr>
                <w:noProof/>
                <w:webHidden/>
              </w:rPr>
              <w:instrText xml:space="preserve"> PAGEREF _Toc135956189 \h </w:instrText>
            </w:r>
            <w:r>
              <w:rPr>
                <w:noProof/>
                <w:webHidden/>
              </w:rPr>
            </w:r>
          </w:ins>
          <w:r>
            <w:rPr>
              <w:noProof/>
              <w:webHidden/>
            </w:rPr>
            <w:fldChar w:fldCharType="separate"/>
          </w:r>
          <w:ins w:id="29" w:author="Антон Смирнов" w:date="2023-05-26T01:16:00Z">
            <w:r>
              <w:rPr>
                <w:noProof/>
                <w:webHidden/>
              </w:rPr>
              <w:t>27</w:t>
            </w:r>
            <w:r>
              <w:rPr>
                <w:noProof/>
                <w:webHidden/>
              </w:rPr>
              <w:fldChar w:fldCharType="end"/>
            </w:r>
            <w:r w:rsidRPr="006D57D9">
              <w:rPr>
                <w:rStyle w:val="afd"/>
                <w:noProof/>
              </w:rPr>
              <w:fldChar w:fldCharType="end"/>
            </w:r>
          </w:ins>
        </w:p>
        <w:p w14:paraId="03E32DB7" w14:textId="486D5A23" w:rsidR="00782B92" w:rsidRDefault="00782B92">
          <w:pPr>
            <w:pStyle w:val="32"/>
            <w:tabs>
              <w:tab w:val="right" w:leader="dot" w:pos="9345"/>
            </w:tabs>
            <w:rPr>
              <w:ins w:id="30" w:author="Антон Смирнов" w:date="2023-05-26T01:16:00Z"/>
              <w:rFonts w:eastAsiaTheme="minorEastAsia"/>
              <w:noProof/>
              <w:sz w:val="22"/>
              <w:szCs w:val="22"/>
              <w:lang w:val="ru-RU" w:eastAsia="ru-RU"/>
            </w:rPr>
          </w:pPr>
          <w:ins w:id="31"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"_Toc135956190"</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 xml:space="preserve">2.1.3 Модель прогноза связывания с </w:t>
            </w:r>
            <w:r w:rsidRPr="006D57D9">
              <w:rPr>
                <w:rStyle w:val="afd"/>
                <w:noProof/>
              </w:rPr>
              <w:t>HLA</w:t>
            </w:r>
            <w:r>
              <w:rPr>
                <w:noProof/>
                <w:webHidden/>
              </w:rPr>
              <w:tab/>
            </w:r>
            <w:r>
              <w:rPr>
                <w:noProof/>
                <w:webHidden/>
              </w:rPr>
              <w:fldChar w:fldCharType="begin"/>
            </w:r>
            <w:r>
              <w:rPr>
                <w:noProof/>
                <w:webHidden/>
              </w:rPr>
              <w:instrText xml:space="preserve"> PAGEREF _Toc135956190 \h </w:instrText>
            </w:r>
            <w:r>
              <w:rPr>
                <w:noProof/>
                <w:webHidden/>
              </w:rPr>
            </w:r>
          </w:ins>
          <w:r>
            <w:rPr>
              <w:noProof/>
              <w:webHidden/>
            </w:rPr>
            <w:fldChar w:fldCharType="separate"/>
          </w:r>
          <w:ins w:id="32" w:author="Антон Смирнов" w:date="2023-05-26T01:16:00Z">
            <w:r>
              <w:rPr>
                <w:noProof/>
                <w:webHidden/>
              </w:rPr>
              <w:t>28</w:t>
            </w:r>
            <w:r>
              <w:rPr>
                <w:noProof/>
                <w:webHidden/>
              </w:rPr>
              <w:fldChar w:fldCharType="end"/>
            </w:r>
            <w:r w:rsidRPr="006D57D9">
              <w:rPr>
                <w:rStyle w:val="afd"/>
                <w:noProof/>
              </w:rPr>
              <w:fldChar w:fldCharType="end"/>
            </w:r>
          </w:ins>
        </w:p>
        <w:p w14:paraId="3D5D72AA" w14:textId="1BD06E27" w:rsidR="00782B92" w:rsidRDefault="00782B92">
          <w:pPr>
            <w:pStyle w:val="24"/>
            <w:tabs>
              <w:tab w:val="right" w:leader="dot" w:pos="9345"/>
            </w:tabs>
            <w:rPr>
              <w:ins w:id="33" w:author="Антон Смирнов" w:date="2023-05-26T01:16:00Z"/>
              <w:rFonts w:eastAsiaTheme="minorEastAsia"/>
              <w:noProof/>
              <w:sz w:val="22"/>
              <w:szCs w:val="22"/>
              <w:lang w:val="ru-RU" w:eastAsia="ru-RU"/>
            </w:rPr>
          </w:pPr>
          <w:ins w:id="34"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"_Toc135956191"</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 xml:space="preserve">2.2. Программа </w:t>
            </w:r>
            <w:r w:rsidRPr="006D57D9">
              <w:rPr>
                <w:rStyle w:val="afd"/>
                <w:noProof/>
              </w:rPr>
              <w:t>MultiPASS</w:t>
            </w:r>
            <w:r>
              <w:rPr>
                <w:noProof/>
                <w:webHidden/>
              </w:rPr>
              <w:tab/>
            </w:r>
            <w:r>
              <w:rPr>
                <w:noProof/>
                <w:webHidden/>
              </w:rPr>
              <w:fldChar w:fldCharType="begin"/>
            </w:r>
            <w:r>
              <w:rPr>
                <w:noProof/>
                <w:webHidden/>
              </w:rPr>
              <w:instrText xml:space="preserve"> PAGEREF _Toc135956191 \h </w:instrText>
            </w:r>
            <w:r>
              <w:rPr>
                <w:noProof/>
                <w:webHidden/>
              </w:rPr>
            </w:r>
          </w:ins>
          <w:r>
            <w:rPr>
              <w:noProof/>
              <w:webHidden/>
            </w:rPr>
            <w:fldChar w:fldCharType="separate"/>
          </w:r>
          <w:ins w:id="35" w:author="Антон Смирнов" w:date="2023-05-26T01:16:00Z">
            <w:r>
              <w:rPr>
                <w:noProof/>
                <w:webHidden/>
              </w:rPr>
              <w:t>28</w:t>
            </w:r>
            <w:r>
              <w:rPr>
                <w:noProof/>
                <w:webHidden/>
              </w:rPr>
              <w:fldChar w:fldCharType="end"/>
            </w:r>
            <w:r w:rsidRPr="006D57D9">
              <w:rPr>
                <w:rStyle w:val="afd"/>
                <w:noProof/>
              </w:rPr>
              <w:fldChar w:fldCharType="end"/>
            </w:r>
          </w:ins>
        </w:p>
        <w:p w14:paraId="4504AB8A" w14:textId="12ABAED2" w:rsidR="00782B92" w:rsidRDefault="00782B92">
          <w:pPr>
            <w:pStyle w:val="24"/>
            <w:tabs>
              <w:tab w:val="right" w:leader="dot" w:pos="9345"/>
            </w:tabs>
            <w:rPr>
              <w:ins w:id="36" w:author="Антон Смирнов" w:date="2023-05-26T01:16:00Z"/>
              <w:rFonts w:eastAsiaTheme="minorEastAsia"/>
              <w:noProof/>
              <w:sz w:val="22"/>
              <w:szCs w:val="22"/>
              <w:lang w:val="ru-RU" w:eastAsia="ru-RU"/>
            </w:rPr>
          </w:pPr>
          <w:ins w:id="37"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"_Toc135956192"</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2.3. Построение моделей «структура-активность»</w:t>
            </w:r>
            <w:r>
              <w:rPr>
                <w:noProof/>
                <w:webHidden/>
              </w:rPr>
              <w:tab/>
            </w:r>
            <w:r>
              <w:rPr>
                <w:noProof/>
                <w:webHidden/>
              </w:rPr>
              <w:fldChar w:fldCharType="begin"/>
            </w:r>
            <w:r>
              <w:rPr>
                <w:noProof/>
                <w:webHidden/>
              </w:rPr>
              <w:instrText xml:space="preserve"> PAGEREF _Toc135956192 \h </w:instrText>
            </w:r>
            <w:r>
              <w:rPr>
                <w:noProof/>
                <w:webHidden/>
              </w:rPr>
            </w:r>
          </w:ins>
          <w:r>
            <w:rPr>
              <w:noProof/>
              <w:webHidden/>
            </w:rPr>
            <w:fldChar w:fldCharType="separate"/>
          </w:r>
          <w:ins w:id="38" w:author="Антон Смирнов" w:date="2023-05-26T01:16:00Z">
            <w:r>
              <w:rPr>
                <w:noProof/>
                <w:webHidden/>
              </w:rPr>
              <w:t>30</w:t>
            </w:r>
            <w:r>
              <w:rPr>
                <w:noProof/>
                <w:webHidden/>
              </w:rPr>
              <w:fldChar w:fldCharType="end"/>
            </w:r>
            <w:r w:rsidRPr="006D57D9">
              <w:rPr>
                <w:rStyle w:val="afd"/>
                <w:noProof/>
              </w:rPr>
              <w:fldChar w:fldCharType="end"/>
            </w:r>
          </w:ins>
        </w:p>
        <w:p w14:paraId="5F35A76B" w14:textId="75399A7E" w:rsidR="00782B92" w:rsidRDefault="00782B92">
          <w:pPr>
            <w:pStyle w:val="24"/>
            <w:tabs>
              <w:tab w:val="right" w:leader="dot" w:pos="9345"/>
            </w:tabs>
            <w:rPr>
              <w:ins w:id="39" w:author="Антон Смирнов" w:date="2023-05-26T01:16:00Z"/>
              <w:rFonts w:eastAsiaTheme="minorEastAsia"/>
              <w:noProof/>
              <w:sz w:val="22"/>
              <w:szCs w:val="22"/>
              <w:lang w:val="ru-RU" w:eastAsia="ru-RU"/>
            </w:rPr>
          </w:pPr>
          <w:ins w:id="40"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"_Toc135956193"</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2.4. Оценка качества моделей</w:t>
            </w:r>
            <w:r>
              <w:rPr>
                <w:noProof/>
                <w:webHidden/>
              </w:rPr>
              <w:tab/>
            </w:r>
            <w:r>
              <w:rPr>
                <w:noProof/>
                <w:webHidden/>
              </w:rPr>
              <w:fldChar w:fldCharType="begin"/>
            </w:r>
            <w:r>
              <w:rPr>
                <w:noProof/>
                <w:webHidden/>
              </w:rPr>
              <w:instrText xml:space="preserve"> PAGEREF _Toc135956193 \h </w:instrText>
            </w:r>
            <w:r>
              <w:rPr>
                <w:noProof/>
                <w:webHidden/>
              </w:rPr>
            </w:r>
          </w:ins>
          <w:r>
            <w:rPr>
              <w:noProof/>
              <w:webHidden/>
            </w:rPr>
            <w:fldChar w:fldCharType="separate"/>
          </w:r>
          <w:ins w:id="41" w:author="Антон Смирнов" w:date="2023-05-26T01:16:00Z">
            <w:r>
              <w:rPr>
                <w:noProof/>
                <w:webHidden/>
              </w:rPr>
              <w:t>31</w:t>
            </w:r>
            <w:r>
              <w:rPr>
                <w:noProof/>
                <w:webHidden/>
              </w:rPr>
              <w:fldChar w:fldCharType="end"/>
            </w:r>
            <w:r w:rsidRPr="006D57D9">
              <w:rPr>
                <w:rStyle w:val="afd"/>
                <w:noProof/>
              </w:rPr>
              <w:fldChar w:fldCharType="end"/>
            </w:r>
          </w:ins>
        </w:p>
        <w:p w14:paraId="2864AF5B" w14:textId="60A4BE89" w:rsidR="00782B92" w:rsidRDefault="00782B92">
          <w:pPr>
            <w:pStyle w:val="24"/>
            <w:tabs>
              <w:tab w:val="right" w:leader="dot" w:pos="9345"/>
            </w:tabs>
            <w:rPr>
              <w:ins w:id="42" w:author="Антон Смирнов" w:date="2023-05-26T01:16:00Z"/>
              <w:rFonts w:eastAsiaTheme="minorEastAsia"/>
              <w:noProof/>
              <w:sz w:val="22"/>
              <w:szCs w:val="22"/>
              <w:lang w:val="ru-RU" w:eastAsia="ru-RU"/>
            </w:rPr>
          </w:pPr>
          <w:ins w:id="43"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"_Toc135956194"</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2.5. Веб-сервис</w:t>
            </w:r>
            <w:r>
              <w:rPr>
                <w:noProof/>
                <w:webHidden/>
              </w:rPr>
              <w:tab/>
            </w:r>
            <w:r>
              <w:rPr>
                <w:noProof/>
                <w:webHidden/>
              </w:rPr>
              <w:fldChar w:fldCharType="begin"/>
            </w:r>
            <w:r>
              <w:rPr>
                <w:noProof/>
                <w:webHidden/>
              </w:rPr>
              <w:instrText xml:space="preserve"> PAGEREF _Toc135956194 \h </w:instrText>
            </w:r>
            <w:r>
              <w:rPr>
                <w:noProof/>
                <w:webHidden/>
              </w:rPr>
            </w:r>
          </w:ins>
          <w:r>
            <w:rPr>
              <w:noProof/>
              <w:webHidden/>
            </w:rPr>
            <w:fldChar w:fldCharType="separate"/>
          </w:r>
          <w:ins w:id="44" w:author="Антон Смирнов" w:date="2023-05-26T01:16:00Z">
            <w:r>
              <w:rPr>
                <w:noProof/>
                <w:webHidden/>
              </w:rPr>
              <w:t>33</w:t>
            </w:r>
            <w:r>
              <w:rPr>
                <w:noProof/>
                <w:webHidden/>
              </w:rPr>
              <w:fldChar w:fldCharType="end"/>
            </w:r>
            <w:r w:rsidRPr="006D57D9">
              <w:rPr>
                <w:rStyle w:val="afd"/>
                <w:noProof/>
              </w:rPr>
              <w:fldChar w:fldCharType="end"/>
            </w:r>
          </w:ins>
        </w:p>
        <w:p w14:paraId="39A7F6B9" w14:textId="56D4E65F" w:rsidR="00782B92" w:rsidRDefault="00782B92">
          <w:pPr>
            <w:pStyle w:val="24"/>
            <w:tabs>
              <w:tab w:val="right" w:leader="dot" w:pos="9345"/>
            </w:tabs>
            <w:rPr>
              <w:ins w:id="45" w:author="Антон Смирнов" w:date="2023-05-26T01:16:00Z"/>
              <w:rFonts w:eastAsiaTheme="minorEastAsia"/>
              <w:noProof/>
              <w:sz w:val="22"/>
              <w:szCs w:val="22"/>
              <w:lang w:val="ru-RU" w:eastAsia="ru-RU"/>
            </w:rPr>
          </w:pPr>
          <w:ins w:id="46"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"_Toc135956195"</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2.6. Программное обеспечение для разработки</w:t>
            </w:r>
            <w:r>
              <w:rPr>
                <w:noProof/>
                <w:webHidden/>
              </w:rPr>
              <w:tab/>
            </w:r>
            <w:r>
              <w:rPr>
                <w:noProof/>
                <w:webHidden/>
              </w:rPr>
              <w:fldChar w:fldCharType="begin"/>
            </w:r>
            <w:r>
              <w:rPr>
                <w:noProof/>
                <w:webHidden/>
              </w:rPr>
              <w:instrText xml:space="preserve"> PAGEREF _Toc135956195 \h </w:instrText>
            </w:r>
            <w:r>
              <w:rPr>
                <w:noProof/>
                <w:webHidden/>
              </w:rPr>
            </w:r>
          </w:ins>
          <w:r>
            <w:rPr>
              <w:noProof/>
              <w:webHidden/>
            </w:rPr>
            <w:fldChar w:fldCharType="separate"/>
          </w:r>
          <w:ins w:id="47" w:author="Антон Смирнов" w:date="2023-05-26T01:16:00Z">
            <w:r>
              <w:rPr>
                <w:noProof/>
                <w:webHidden/>
              </w:rPr>
              <w:t>34</w:t>
            </w:r>
            <w:r>
              <w:rPr>
                <w:noProof/>
                <w:webHidden/>
              </w:rPr>
              <w:fldChar w:fldCharType="end"/>
            </w:r>
            <w:r w:rsidRPr="006D57D9">
              <w:rPr>
                <w:rStyle w:val="afd"/>
                <w:noProof/>
              </w:rPr>
              <w:fldChar w:fldCharType="end"/>
            </w:r>
          </w:ins>
        </w:p>
        <w:p w14:paraId="7BB0E7AD" w14:textId="3CDBB3EF" w:rsidR="00782B92" w:rsidRDefault="00782B92">
          <w:pPr>
            <w:pStyle w:val="12"/>
            <w:tabs>
              <w:tab w:val="right" w:leader="dot" w:pos="9345"/>
            </w:tabs>
            <w:rPr>
              <w:ins w:id="48" w:author="Антон Смирнов" w:date="2023-05-26T01:16:00Z"/>
              <w:rFonts w:eastAsiaTheme="minorEastAsia"/>
              <w:noProof/>
              <w:sz w:val="22"/>
              <w:szCs w:val="22"/>
              <w:lang w:val="ru-RU" w:eastAsia="ru-RU"/>
            </w:rPr>
          </w:pPr>
          <w:ins w:id="49"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"_Toc135956196"</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Глава 3. Результаты</w:t>
            </w:r>
            <w:r>
              <w:rPr>
                <w:noProof/>
                <w:webHidden/>
              </w:rPr>
              <w:tab/>
            </w:r>
            <w:r>
              <w:rPr>
                <w:noProof/>
                <w:webHidden/>
              </w:rPr>
              <w:fldChar w:fldCharType="begin"/>
            </w:r>
            <w:r>
              <w:rPr>
                <w:noProof/>
                <w:webHidden/>
              </w:rPr>
              <w:instrText xml:space="preserve"> PAGEREF _Toc135956196 \h </w:instrText>
            </w:r>
            <w:r>
              <w:rPr>
                <w:noProof/>
                <w:webHidden/>
              </w:rPr>
            </w:r>
          </w:ins>
          <w:r>
            <w:rPr>
              <w:noProof/>
              <w:webHidden/>
            </w:rPr>
            <w:fldChar w:fldCharType="separate"/>
          </w:r>
          <w:ins w:id="50" w:author="Антон Смирнов" w:date="2023-05-26T01:16:00Z">
            <w:r>
              <w:rPr>
                <w:noProof/>
                <w:webHidden/>
              </w:rPr>
              <w:t>35</w:t>
            </w:r>
            <w:r>
              <w:rPr>
                <w:noProof/>
                <w:webHidden/>
              </w:rPr>
              <w:fldChar w:fldCharType="end"/>
            </w:r>
            <w:r w:rsidRPr="006D57D9">
              <w:rPr>
                <w:rStyle w:val="afd"/>
                <w:noProof/>
              </w:rPr>
              <w:fldChar w:fldCharType="end"/>
            </w:r>
          </w:ins>
        </w:p>
        <w:p w14:paraId="4CB4DB32" w14:textId="4889DB38" w:rsidR="00782B92" w:rsidRDefault="00782B92">
          <w:pPr>
            <w:pStyle w:val="24"/>
            <w:tabs>
              <w:tab w:val="right" w:leader="dot" w:pos="9345"/>
            </w:tabs>
            <w:rPr>
              <w:ins w:id="51" w:author="Антон Смирнов" w:date="2023-05-26T01:16:00Z"/>
              <w:rFonts w:eastAsiaTheme="minorEastAsia"/>
              <w:noProof/>
              <w:sz w:val="22"/>
              <w:szCs w:val="22"/>
              <w:lang w:val="ru-RU" w:eastAsia="ru-RU"/>
            </w:rPr>
          </w:pPr>
          <w:ins w:id="52"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"_Toc135956197"</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3.1. Моделирование протеасомы</w:t>
            </w:r>
            <w:r>
              <w:rPr>
                <w:noProof/>
                <w:webHidden/>
              </w:rPr>
              <w:tab/>
            </w:r>
            <w:r>
              <w:rPr>
                <w:noProof/>
                <w:webHidden/>
              </w:rPr>
              <w:fldChar w:fldCharType="begin"/>
            </w:r>
            <w:r>
              <w:rPr>
                <w:noProof/>
                <w:webHidden/>
              </w:rPr>
              <w:instrText xml:space="preserve"> PAGEREF _Toc135956197 \h </w:instrText>
            </w:r>
            <w:r>
              <w:rPr>
                <w:noProof/>
                <w:webHidden/>
              </w:rPr>
            </w:r>
          </w:ins>
          <w:r>
            <w:rPr>
              <w:noProof/>
              <w:webHidden/>
            </w:rPr>
            <w:fldChar w:fldCharType="separate"/>
          </w:r>
          <w:ins w:id="53" w:author="Антон Смирнов" w:date="2023-05-26T01:16:00Z">
            <w:r>
              <w:rPr>
                <w:noProof/>
                <w:webHidden/>
              </w:rPr>
              <w:t>35</w:t>
            </w:r>
            <w:r>
              <w:rPr>
                <w:noProof/>
                <w:webHidden/>
              </w:rPr>
              <w:fldChar w:fldCharType="end"/>
            </w:r>
            <w:r w:rsidRPr="006D57D9">
              <w:rPr>
                <w:rStyle w:val="afd"/>
                <w:noProof/>
              </w:rPr>
              <w:fldChar w:fldCharType="end"/>
            </w:r>
          </w:ins>
        </w:p>
        <w:p w14:paraId="5149F709" w14:textId="7EB2C73C" w:rsidR="00782B92" w:rsidRDefault="00782B92">
          <w:pPr>
            <w:pStyle w:val="24"/>
            <w:tabs>
              <w:tab w:val="right" w:leader="dot" w:pos="9345"/>
            </w:tabs>
            <w:rPr>
              <w:ins w:id="54" w:author="Антон Смирнов" w:date="2023-05-26T01:16:00Z"/>
              <w:rFonts w:eastAsiaTheme="minorEastAsia"/>
              <w:noProof/>
              <w:sz w:val="22"/>
              <w:szCs w:val="22"/>
              <w:lang w:val="ru-RU" w:eastAsia="ru-RU"/>
            </w:rPr>
          </w:pPr>
          <w:ins w:id="55"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"_Toc135956198"</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 xml:space="preserve">3.2 Моделирование </w:t>
            </w:r>
            <w:r w:rsidRPr="006D57D9">
              <w:rPr>
                <w:rStyle w:val="afd"/>
                <w:noProof/>
              </w:rPr>
              <w:t>TAP</w:t>
            </w:r>
            <w:r>
              <w:rPr>
                <w:noProof/>
                <w:webHidden/>
              </w:rPr>
              <w:tab/>
            </w:r>
            <w:r>
              <w:rPr>
                <w:noProof/>
                <w:webHidden/>
              </w:rPr>
              <w:fldChar w:fldCharType="begin"/>
            </w:r>
            <w:r>
              <w:rPr>
                <w:noProof/>
                <w:webHidden/>
              </w:rPr>
              <w:instrText xml:space="preserve"> PAGEREF _Toc135956198 \h </w:instrText>
            </w:r>
            <w:r>
              <w:rPr>
                <w:noProof/>
                <w:webHidden/>
              </w:rPr>
            </w:r>
          </w:ins>
          <w:r>
            <w:rPr>
              <w:noProof/>
              <w:webHidden/>
            </w:rPr>
            <w:fldChar w:fldCharType="separate"/>
          </w:r>
          <w:ins w:id="56" w:author="Антон Смирнов" w:date="2023-05-26T01:16:00Z">
            <w:r>
              <w:rPr>
                <w:noProof/>
                <w:webHidden/>
              </w:rPr>
              <w:t>48</w:t>
            </w:r>
            <w:r>
              <w:rPr>
                <w:noProof/>
                <w:webHidden/>
              </w:rPr>
              <w:fldChar w:fldCharType="end"/>
            </w:r>
            <w:r w:rsidRPr="006D57D9">
              <w:rPr>
                <w:rStyle w:val="afd"/>
                <w:noProof/>
              </w:rPr>
              <w:fldChar w:fldCharType="end"/>
            </w:r>
          </w:ins>
        </w:p>
        <w:p w14:paraId="1D97075D" w14:textId="56A395C5" w:rsidR="00782B92" w:rsidRDefault="00782B92">
          <w:pPr>
            <w:pStyle w:val="24"/>
            <w:tabs>
              <w:tab w:val="right" w:leader="dot" w:pos="9345"/>
            </w:tabs>
            <w:rPr>
              <w:ins w:id="57" w:author="Антон Смирнов" w:date="2023-05-26T01:16:00Z"/>
              <w:rFonts w:eastAsiaTheme="minorEastAsia"/>
              <w:noProof/>
              <w:sz w:val="22"/>
              <w:szCs w:val="22"/>
              <w:lang w:val="ru-RU" w:eastAsia="ru-RU"/>
            </w:rPr>
          </w:pPr>
          <w:ins w:id="58"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"_Toc135956199"</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 xml:space="preserve">3.3 Моделирование взаимодействия с </w:t>
            </w:r>
            <w:r w:rsidRPr="006D57D9">
              <w:rPr>
                <w:rStyle w:val="afd"/>
                <w:noProof/>
              </w:rPr>
              <w:t>HLA</w:t>
            </w:r>
            <w:r w:rsidRPr="006D57D9">
              <w:rPr>
                <w:rStyle w:val="afd"/>
                <w:noProof/>
                <w:lang w:val="ru-RU"/>
              </w:rPr>
              <w:t xml:space="preserve"> </w:t>
            </w:r>
            <w:r w:rsidRPr="006D57D9">
              <w:rPr>
                <w:rStyle w:val="afd"/>
                <w:noProof/>
              </w:rPr>
              <w:t>I</w:t>
            </w:r>
            <w:r>
              <w:rPr>
                <w:noProof/>
                <w:webHidden/>
              </w:rPr>
              <w:tab/>
            </w:r>
            <w:r>
              <w:rPr>
                <w:noProof/>
                <w:webHidden/>
              </w:rPr>
              <w:fldChar w:fldCharType="begin"/>
            </w:r>
            <w:r>
              <w:rPr>
                <w:noProof/>
                <w:webHidden/>
              </w:rPr>
              <w:instrText xml:space="preserve"> PAGEREF _Toc135956199 \h </w:instrText>
            </w:r>
            <w:r>
              <w:rPr>
                <w:noProof/>
                <w:webHidden/>
              </w:rPr>
            </w:r>
          </w:ins>
          <w:r>
            <w:rPr>
              <w:noProof/>
              <w:webHidden/>
            </w:rPr>
            <w:fldChar w:fldCharType="separate"/>
          </w:r>
          <w:ins w:id="59" w:author="Антон Смирнов" w:date="2023-05-26T01:16:00Z">
            <w:r>
              <w:rPr>
                <w:noProof/>
                <w:webHidden/>
              </w:rPr>
              <w:t>50</w:t>
            </w:r>
            <w:r>
              <w:rPr>
                <w:noProof/>
                <w:webHidden/>
              </w:rPr>
              <w:fldChar w:fldCharType="end"/>
            </w:r>
            <w:r w:rsidRPr="006D57D9">
              <w:rPr>
                <w:rStyle w:val="afd"/>
                <w:noProof/>
              </w:rPr>
              <w:fldChar w:fldCharType="end"/>
            </w:r>
          </w:ins>
        </w:p>
        <w:p w14:paraId="46022E43" w14:textId="49BBDFAE" w:rsidR="00782B92" w:rsidRDefault="00782B92">
          <w:pPr>
            <w:pStyle w:val="24"/>
            <w:tabs>
              <w:tab w:val="right" w:leader="dot" w:pos="9345"/>
            </w:tabs>
            <w:rPr>
              <w:ins w:id="60" w:author="Антон Смирнов" w:date="2023-05-26T01:16:00Z"/>
              <w:rFonts w:eastAsiaTheme="minorEastAsia"/>
              <w:noProof/>
              <w:sz w:val="22"/>
              <w:szCs w:val="22"/>
              <w:lang w:val="ru-RU" w:eastAsia="ru-RU"/>
            </w:rPr>
          </w:pPr>
          <w:ins w:id="61"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"_Toc135956200"</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3.4. Веб-сервис</w:t>
            </w:r>
            <w:r>
              <w:rPr>
                <w:noProof/>
                <w:webHidden/>
              </w:rPr>
              <w:tab/>
            </w:r>
            <w:r>
              <w:rPr>
                <w:noProof/>
                <w:webHidden/>
              </w:rPr>
              <w:fldChar w:fldCharType="begin"/>
            </w:r>
            <w:r>
              <w:rPr>
                <w:noProof/>
                <w:webHidden/>
              </w:rPr>
              <w:instrText xml:space="preserve"> PAGEREF _Toc135956200 \h </w:instrText>
            </w:r>
            <w:r>
              <w:rPr>
                <w:noProof/>
                <w:webHidden/>
              </w:rPr>
            </w:r>
          </w:ins>
          <w:r>
            <w:rPr>
              <w:noProof/>
              <w:webHidden/>
            </w:rPr>
            <w:fldChar w:fldCharType="separate"/>
          </w:r>
          <w:ins w:id="62" w:author="Антон Смирнов" w:date="2023-05-26T01:16:00Z">
            <w:r>
              <w:rPr>
                <w:noProof/>
                <w:webHidden/>
              </w:rPr>
              <w:t>53</w:t>
            </w:r>
            <w:r>
              <w:rPr>
                <w:noProof/>
                <w:webHidden/>
              </w:rPr>
              <w:fldChar w:fldCharType="end"/>
            </w:r>
            <w:r w:rsidRPr="006D57D9">
              <w:rPr>
                <w:rStyle w:val="afd"/>
                <w:noProof/>
              </w:rPr>
              <w:fldChar w:fldCharType="end"/>
            </w:r>
          </w:ins>
        </w:p>
        <w:p w14:paraId="5CB59203" w14:textId="52A502B0" w:rsidR="00782B92" w:rsidRDefault="00782B92">
          <w:pPr>
            <w:pStyle w:val="24"/>
            <w:tabs>
              <w:tab w:val="right" w:leader="dot" w:pos="9345"/>
            </w:tabs>
            <w:rPr>
              <w:ins w:id="63" w:author="Антон Смирнов" w:date="2023-05-26T01:16:00Z"/>
              <w:rFonts w:eastAsiaTheme="minorEastAsia"/>
              <w:noProof/>
              <w:sz w:val="22"/>
              <w:szCs w:val="22"/>
              <w:lang w:val="ru-RU" w:eastAsia="ru-RU"/>
            </w:rPr>
          </w:pPr>
          <w:ins w:id="64"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"_Toc135956201"</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3.5. Обсуждение</w:t>
            </w:r>
            <w:r>
              <w:rPr>
                <w:noProof/>
                <w:webHidden/>
              </w:rPr>
              <w:tab/>
            </w:r>
            <w:r>
              <w:rPr>
                <w:noProof/>
                <w:webHidden/>
              </w:rPr>
              <w:fldChar w:fldCharType="begin"/>
            </w:r>
            <w:r>
              <w:rPr>
                <w:noProof/>
                <w:webHidden/>
              </w:rPr>
              <w:instrText xml:space="preserve"> PAGEREF _Toc135956201 \h </w:instrText>
            </w:r>
            <w:r>
              <w:rPr>
                <w:noProof/>
                <w:webHidden/>
              </w:rPr>
            </w:r>
          </w:ins>
          <w:r>
            <w:rPr>
              <w:noProof/>
              <w:webHidden/>
            </w:rPr>
            <w:fldChar w:fldCharType="separate"/>
          </w:r>
          <w:ins w:id="65" w:author="Антон Смирнов" w:date="2023-05-26T01:16:00Z">
            <w:r>
              <w:rPr>
                <w:noProof/>
                <w:webHidden/>
              </w:rPr>
              <w:t>56</w:t>
            </w:r>
            <w:r>
              <w:rPr>
                <w:noProof/>
                <w:webHidden/>
              </w:rPr>
              <w:fldChar w:fldCharType="end"/>
            </w:r>
            <w:r w:rsidRPr="006D57D9">
              <w:rPr>
                <w:rStyle w:val="afd"/>
                <w:noProof/>
              </w:rPr>
              <w:fldChar w:fldCharType="end"/>
            </w:r>
          </w:ins>
        </w:p>
        <w:p w14:paraId="3CAF567B" w14:textId="77355477" w:rsidR="00782B92" w:rsidRDefault="00782B92">
          <w:pPr>
            <w:pStyle w:val="12"/>
            <w:tabs>
              <w:tab w:val="right" w:leader="dot" w:pos="9345"/>
            </w:tabs>
            <w:rPr>
              <w:ins w:id="66" w:author="Антон Смирнов" w:date="2023-05-26T01:16:00Z"/>
              <w:rFonts w:eastAsiaTheme="minorEastAsia"/>
              <w:noProof/>
              <w:sz w:val="22"/>
              <w:szCs w:val="22"/>
              <w:lang w:val="ru-RU" w:eastAsia="ru-RU"/>
            </w:rPr>
          </w:pPr>
          <w:ins w:id="67"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"_Toc135956202"</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Глава 4. Заключение</w:t>
            </w:r>
            <w:r>
              <w:rPr>
                <w:noProof/>
                <w:webHidden/>
              </w:rPr>
              <w:tab/>
            </w:r>
            <w:r>
              <w:rPr>
                <w:noProof/>
                <w:webHidden/>
              </w:rPr>
              <w:fldChar w:fldCharType="begin"/>
            </w:r>
            <w:r>
              <w:rPr>
                <w:noProof/>
                <w:webHidden/>
              </w:rPr>
              <w:instrText xml:space="preserve"> PAGEREF _Toc135956202 \h </w:instrText>
            </w:r>
            <w:r>
              <w:rPr>
                <w:noProof/>
                <w:webHidden/>
              </w:rPr>
            </w:r>
          </w:ins>
          <w:r>
            <w:rPr>
              <w:noProof/>
              <w:webHidden/>
            </w:rPr>
            <w:fldChar w:fldCharType="separate"/>
          </w:r>
          <w:ins w:id="68" w:author="Антон Смирнов" w:date="2023-05-26T01:16:00Z">
            <w:r>
              <w:rPr>
                <w:noProof/>
                <w:webHidden/>
              </w:rPr>
              <w:t>59</w:t>
            </w:r>
            <w:r>
              <w:rPr>
                <w:noProof/>
                <w:webHidden/>
              </w:rPr>
              <w:fldChar w:fldCharType="end"/>
            </w:r>
            <w:r w:rsidRPr="006D57D9">
              <w:rPr>
                <w:rStyle w:val="afd"/>
                <w:noProof/>
              </w:rPr>
              <w:fldChar w:fldCharType="end"/>
            </w:r>
          </w:ins>
        </w:p>
        <w:p w14:paraId="2D957AE9" w14:textId="403B9353" w:rsidR="00782B92" w:rsidRDefault="00782B92">
          <w:pPr>
            <w:pStyle w:val="12"/>
            <w:tabs>
              <w:tab w:val="right" w:leader="dot" w:pos="9345"/>
            </w:tabs>
            <w:rPr>
              <w:ins w:id="69" w:author="Антон Смирнов" w:date="2023-05-26T01:16:00Z"/>
              <w:rFonts w:eastAsiaTheme="minorEastAsia"/>
              <w:noProof/>
              <w:sz w:val="22"/>
              <w:szCs w:val="22"/>
              <w:lang w:val="ru-RU" w:eastAsia="ru-RU"/>
            </w:rPr>
          </w:pPr>
          <w:ins w:id="70"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"_Toc135956203"</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Глава 5. Выводы</w:t>
            </w:r>
            <w:r>
              <w:rPr>
                <w:noProof/>
                <w:webHidden/>
              </w:rPr>
              <w:tab/>
            </w:r>
            <w:r>
              <w:rPr>
                <w:noProof/>
                <w:webHidden/>
              </w:rPr>
              <w:fldChar w:fldCharType="begin"/>
            </w:r>
            <w:r>
              <w:rPr>
                <w:noProof/>
                <w:webHidden/>
              </w:rPr>
              <w:instrText xml:space="preserve"> PAGEREF _Toc135956203 \h </w:instrText>
            </w:r>
            <w:r>
              <w:rPr>
                <w:noProof/>
                <w:webHidden/>
              </w:rPr>
            </w:r>
          </w:ins>
          <w:r>
            <w:rPr>
              <w:noProof/>
              <w:webHidden/>
            </w:rPr>
            <w:fldChar w:fldCharType="separate"/>
          </w:r>
          <w:ins w:id="71" w:author="Антон Смирнов" w:date="2023-05-26T01:16:00Z">
            <w:r>
              <w:rPr>
                <w:noProof/>
                <w:webHidden/>
              </w:rPr>
              <w:t>61</w:t>
            </w:r>
            <w:r>
              <w:rPr>
                <w:noProof/>
                <w:webHidden/>
              </w:rPr>
              <w:fldChar w:fldCharType="end"/>
            </w:r>
            <w:r w:rsidRPr="006D57D9">
              <w:rPr>
                <w:rStyle w:val="afd"/>
                <w:noProof/>
              </w:rPr>
              <w:fldChar w:fldCharType="end"/>
            </w:r>
          </w:ins>
        </w:p>
        <w:p w14:paraId="5A990865" w14:textId="4540A33B" w:rsidR="00782B92" w:rsidRDefault="00782B92">
          <w:pPr>
            <w:pStyle w:val="12"/>
            <w:tabs>
              <w:tab w:val="right" w:leader="dot" w:pos="9345"/>
            </w:tabs>
            <w:rPr>
              <w:ins w:id="72" w:author="Антон Смирнов" w:date="2023-05-26T01:16:00Z"/>
              <w:rFonts w:eastAsiaTheme="minorEastAsia"/>
              <w:noProof/>
              <w:sz w:val="22"/>
              <w:szCs w:val="22"/>
              <w:lang w:val="ru-RU" w:eastAsia="ru-RU"/>
            </w:rPr>
          </w:pPr>
          <w:ins w:id="73"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"_Toc135956204"</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Список литературы</w:t>
            </w:r>
            <w:r>
              <w:rPr>
                <w:noProof/>
                <w:webHidden/>
              </w:rPr>
              <w:tab/>
            </w:r>
            <w:r>
              <w:rPr>
                <w:noProof/>
                <w:webHidden/>
              </w:rPr>
              <w:fldChar w:fldCharType="begin"/>
            </w:r>
            <w:r>
              <w:rPr>
                <w:noProof/>
                <w:webHidden/>
              </w:rPr>
              <w:instrText xml:space="preserve"> PAGEREF _Toc135956204 \h </w:instrText>
            </w:r>
            <w:r>
              <w:rPr>
                <w:noProof/>
                <w:webHidden/>
              </w:rPr>
            </w:r>
          </w:ins>
          <w:r>
            <w:rPr>
              <w:noProof/>
              <w:webHidden/>
            </w:rPr>
            <w:fldChar w:fldCharType="separate"/>
          </w:r>
          <w:ins w:id="74" w:author="Антон Смирнов" w:date="2023-05-26T01:16:00Z">
            <w:r>
              <w:rPr>
                <w:noProof/>
                <w:webHidden/>
              </w:rPr>
              <w:t>62</w:t>
            </w:r>
            <w:r>
              <w:rPr>
                <w:noProof/>
                <w:webHidden/>
              </w:rPr>
              <w:fldChar w:fldCharType="end"/>
            </w:r>
            <w:r w:rsidRPr="006D57D9">
              <w:rPr>
                <w:rStyle w:val="afd"/>
                <w:noProof/>
              </w:rPr>
              <w:fldChar w:fldCharType="end"/>
            </w:r>
          </w:ins>
        </w:p>
        <w:p w14:paraId="3BE3FD08" w14:textId="7C548882" w:rsidR="00782B92" w:rsidRDefault="00782B92">
          <w:pPr>
            <w:pStyle w:val="12"/>
            <w:tabs>
              <w:tab w:val="right" w:leader="dot" w:pos="9345"/>
            </w:tabs>
            <w:rPr>
              <w:ins w:id="75" w:author="Антон Смирнов" w:date="2023-05-26T01:16:00Z"/>
              <w:rFonts w:eastAsiaTheme="minorEastAsia"/>
              <w:noProof/>
              <w:sz w:val="22"/>
              <w:szCs w:val="22"/>
              <w:lang w:val="ru-RU" w:eastAsia="ru-RU"/>
            </w:rPr>
          </w:pPr>
          <w:ins w:id="76"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"_Toc135956205"</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Приложение 1</w:t>
            </w:r>
            <w:r>
              <w:rPr>
                <w:noProof/>
                <w:webHidden/>
              </w:rPr>
              <w:tab/>
            </w:r>
            <w:r>
              <w:rPr>
                <w:noProof/>
                <w:webHidden/>
              </w:rPr>
              <w:fldChar w:fldCharType="begin"/>
            </w:r>
            <w:r>
              <w:rPr>
                <w:noProof/>
                <w:webHidden/>
              </w:rPr>
              <w:instrText xml:space="preserve"> PAGEREF _Toc135956205 \h </w:instrText>
            </w:r>
            <w:r>
              <w:rPr>
                <w:noProof/>
                <w:webHidden/>
              </w:rPr>
            </w:r>
          </w:ins>
          <w:r>
            <w:rPr>
              <w:noProof/>
              <w:webHidden/>
            </w:rPr>
            <w:fldChar w:fldCharType="separate"/>
          </w:r>
          <w:ins w:id="77" w:author="Антон Смирнов" w:date="2023-05-26T01:16:00Z">
            <w:r>
              <w:rPr>
                <w:noProof/>
                <w:webHidden/>
              </w:rPr>
              <w:t>71</w:t>
            </w:r>
            <w:r>
              <w:rPr>
                <w:noProof/>
                <w:webHidden/>
              </w:rPr>
              <w:fldChar w:fldCharType="end"/>
            </w:r>
            <w:r w:rsidRPr="006D57D9">
              <w:rPr>
                <w:rStyle w:val="afd"/>
                <w:noProof/>
              </w:rPr>
              <w:fldChar w:fldCharType="end"/>
            </w:r>
          </w:ins>
        </w:p>
        <w:p w14:paraId="346EFCCA" w14:textId="08A4B696" w:rsidR="00782B92" w:rsidRDefault="00782B92">
          <w:pPr>
            <w:pStyle w:val="12"/>
            <w:tabs>
              <w:tab w:val="right" w:leader="dot" w:pos="9345"/>
            </w:tabs>
            <w:rPr>
              <w:ins w:id="78" w:author="Антон Смирнов" w:date="2023-05-26T01:16:00Z"/>
              <w:rFonts w:eastAsiaTheme="minorEastAsia"/>
              <w:noProof/>
              <w:sz w:val="22"/>
              <w:szCs w:val="22"/>
              <w:lang w:val="ru-RU" w:eastAsia="ru-RU"/>
            </w:rPr>
          </w:pPr>
          <w:ins w:id="79"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"_Toc135956206"</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Приложение 2</w:t>
            </w:r>
            <w:r>
              <w:rPr>
                <w:noProof/>
                <w:webHidden/>
              </w:rPr>
              <w:tab/>
            </w:r>
            <w:r>
              <w:rPr>
                <w:noProof/>
                <w:webHidden/>
              </w:rPr>
              <w:fldChar w:fldCharType="begin"/>
            </w:r>
            <w:r>
              <w:rPr>
                <w:noProof/>
                <w:webHidden/>
              </w:rPr>
              <w:instrText xml:space="preserve"> PAGEREF _Toc135956206 \h </w:instrText>
            </w:r>
            <w:r>
              <w:rPr>
                <w:noProof/>
                <w:webHidden/>
              </w:rPr>
            </w:r>
          </w:ins>
          <w:r>
            <w:rPr>
              <w:noProof/>
              <w:webHidden/>
            </w:rPr>
            <w:fldChar w:fldCharType="separate"/>
          </w:r>
          <w:ins w:id="80" w:author="Антон Смирнов" w:date="2023-05-26T01:16:00Z">
            <w:r>
              <w:rPr>
                <w:noProof/>
                <w:webHidden/>
              </w:rPr>
              <w:t>73</w:t>
            </w:r>
            <w:r>
              <w:rPr>
                <w:noProof/>
                <w:webHidden/>
              </w:rPr>
              <w:fldChar w:fldCharType="end"/>
            </w:r>
            <w:r w:rsidRPr="006D57D9">
              <w:rPr>
                <w:rStyle w:val="afd"/>
                <w:noProof/>
              </w:rPr>
              <w:fldChar w:fldCharType="end"/>
            </w:r>
          </w:ins>
        </w:p>
        <w:p w14:paraId="20E4A5E7" w14:textId="57DA1CA9" w:rsidR="00782B92" w:rsidRDefault="00782B92">
          <w:pPr>
            <w:pStyle w:val="12"/>
            <w:tabs>
              <w:tab w:val="right" w:leader="dot" w:pos="9345"/>
            </w:tabs>
            <w:rPr>
              <w:ins w:id="81" w:author="Антон Смирнов" w:date="2023-05-26T01:16:00Z"/>
              <w:rFonts w:eastAsiaTheme="minorEastAsia"/>
              <w:noProof/>
              <w:sz w:val="22"/>
              <w:szCs w:val="22"/>
              <w:lang w:val="ru-RU" w:eastAsia="ru-RU"/>
            </w:rPr>
          </w:pPr>
          <w:ins w:id="82" w:author="Антон Смирнов" w:date="2023-05-26T01:16:00Z">
            <w:r w:rsidRPr="006D57D9">
              <w:rPr>
                <w:rStyle w:val="afd"/>
                <w:noProof/>
              </w:rPr>
              <w:fldChar w:fldCharType="begin"/>
            </w:r>
            <w:r w:rsidRPr="006D57D9">
              <w:rPr>
                <w:rStyle w:val="afd"/>
                <w:noProof/>
              </w:rPr>
              <w:instrText xml:space="preserve"> </w:instrText>
            </w:r>
            <w:r>
              <w:rPr>
                <w:noProof/>
              </w:rPr>
              <w:instrText>HYPERLINK \l "_Toc135956207"</w:instrText>
            </w:r>
            <w:r w:rsidRPr="006D57D9">
              <w:rPr>
                <w:rStyle w:val="afd"/>
                <w:noProof/>
              </w:rPr>
              <w:instrText xml:space="preserve"> </w:instrText>
            </w:r>
            <w:r w:rsidRPr="006D57D9">
              <w:rPr>
                <w:rStyle w:val="afd"/>
                <w:noProof/>
              </w:rPr>
            </w:r>
            <w:r w:rsidRPr="006D57D9">
              <w:rPr>
                <w:rStyle w:val="afd"/>
                <w:noProof/>
              </w:rPr>
              <w:fldChar w:fldCharType="separate"/>
            </w:r>
            <w:r w:rsidRPr="006D57D9">
              <w:rPr>
                <w:rStyle w:val="afd"/>
                <w:noProof/>
                <w:lang w:val="ru-RU"/>
              </w:rPr>
              <w:t>Приложение 3</w:t>
            </w:r>
            <w:r>
              <w:rPr>
                <w:noProof/>
                <w:webHidden/>
              </w:rPr>
              <w:tab/>
            </w:r>
            <w:r>
              <w:rPr>
                <w:noProof/>
                <w:webHidden/>
              </w:rPr>
              <w:fldChar w:fldCharType="begin"/>
            </w:r>
            <w:r>
              <w:rPr>
                <w:noProof/>
                <w:webHidden/>
              </w:rPr>
              <w:instrText xml:space="preserve"> PAGEREF _Toc135956207 \h </w:instrText>
            </w:r>
            <w:r>
              <w:rPr>
                <w:noProof/>
                <w:webHidden/>
              </w:rPr>
            </w:r>
          </w:ins>
          <w:r>
            <w:rPr>
              <w:noProof/>
              <w:webHidden/>
            </w:rPr>
            <w:fldChar w:fldCharType="separate"/>
          </w:r>
          <w:ins w:id="83" w:author="Антон Смирнов" w:date="2023-05-26T01:16:00Z">
            <w:r>
              <w:rPr>
                <w:noProof/>
                <w:webHidden/>
              </w:rPr>
              <w:t>85</w:t>
            </w:r>
            <w:r>
              <w:rPr>
                <w:noProof/>
                <w:webHidden/>
              </w:rPr>
              <w:fldChar w:fldCharType="end"/>
            </w:r>
            <w:r w:rsidRPr="006D57D9">
              <w:rPr>
                <w:rStyle w:val="afd"/>
                <w:noProof/>
              </w:rPr>
              <w:fldChar w:fldCharType="end"/>
            </w:r>
          </w:ins>
        </w:p>
        <w:p w14:paraId="7CAD1EBE" w14:textId="075786EE" w:rsidR="000D5D1C" w:rsidDel="00BD40C0" w:rsidRDefault="000D5D1C">
          <w:pPr>
            <w:pStyle w:val="12"/>
            <w:tabs>
              <w:tab w:val="right" w:leader="dot" w:pos="9345"/>
            </w:tabs>
            <w:rPr>
              <w:del w:id="84" w:author="Антон Смирнов" w:date="2023-05-25T13:38:00Z"/>
              <w:rFonts w:eastAsiaTheme="minorEastAsia"/>
              <w:noProof/>
              <w:sz w:val="22"/>
              <w:szCs w:val="22"/>
              <w:lang w:val="ru-RU" w:eastAsia="ru-RU"/>
            </w:rPr>
          </w:pPr>
          <w:del w:id="85"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"_Toc135840950"</w:delInstrText>
            </w:r>
            <w:r w:rsidRPr="00822019" w:rsidDel="00BD40C0">
              <w:rPr>
                <w:rStyle w:val="afd"/>
                <w:noProof/>
              </w:rPr>
              <w:delInstrText xml:space="preserve"> </w:delInstrText>
            </w:r>
            <w:r w:rsidRPr="00822019" w:rsidDel="00BD40C0">
              <w:rPr>
                <w:rStyle w:val="afd"/>
                <w:noProof/>
              </w:rPr>
              <w:fldChar w:fldCharType="separate"/>
            </w:r>
          </w:del>
          <w:ins w:id="86" w:author="Антон Смирнов" w:date="2023-05-26T01:16:00Z">
            <w:r w:rsidR="00782B92">
              <w:rPr>
                <w:rStyle w:val="afd"/>
                <w:b/>
                <w:bCs/>
                <w:noProof/>
                <w:lang w:val="ru-RU"/>
              </w:rPr>
              <w:t>Ошибка! Недопустимый объект гиперссылки.</w:t>
            </w:r>
          </w:ins>
          <w:del w:id="87" w:author="Антон Смирнов" w:date="2023-05-25T13:38:00Z">
            <w:r w:rsidRPr="00822019" w:rsidDel="00BD40C0">
              <w:rPr>
                <w:rStyle w:val="afd"/>
                <w:noProof/>
              </w:rPr>
              <w:delText>Список сокращений</w:delText>
            </w:r>
            <w:r w:rsidDel="00BD40C0">
              <w:rPr>
                <w:noProof/>
                <w:webHidden/>
              </w:rPr>
              <w:tab/>
            </w:r>
            <w:r w:rsidDel="00BD40C0">
              <w:rPr>
                <w:noProof/>
                <w:webHidden/>
              </w:rPr>
              <w:fldChar w:fldCharType="begin"/>
            </w:r>
            <w:r w:rsidDel="00BD40C0">
              <w:rPr>
                <w:noProof/>
                <w:webHidden/>
              </w:rPr>
              <w:delInstrText xml:space="preserve"> PAGEREF _Toc135840950 \h </w:delInstrText>
            </w:r>
            <w:r w:rsidDel="00BD40C0">
              <w:rPr>
                <w:noProof/>
                <w:webHidden/>
              </w:rPr>
              <w:fldChar w:fldCharType="separate"/>
            </w:r>
            <w:r w:rsidR="00BD40C0" w:rsidDel="00BD40C0">
              <w:rPr>
                <w:noProof/>
                <w:webHidden/>
              </w:rPr>
              <w:delText>4</w:delText>
            </w:r>
            <w:r w:rsidDel="00BD40C0">
              <w:rPr>
                <w:noProof/>
                <w:webHidden/>
              </w:rPr>
              <w:fldChar w:fldCharType="end"/>
            </w:r>
            <w:r w:rsidRPr="00822019" w:rsidDel="00BD40C0">
              <w:rPr>
                <w:rStyle w:val="afd"/>
                <w:noProof/>
              </w:rPr>
              <w:fldChar w:fldCharType="end"/>
            </w:r>
          </w:del>
        </w:p>
        <w:p w14:paraId="18815D5B" w14:textId="0561E5EC" w:rsidR="000D5D1C" w:rsidDel="00BD40C0" w:rsidRDefault="000D5D1C">
          <w:pPr>
            <w:pStyle w:val="12"/>
            <w:tabs>
              <w:tab w:val="right" w:leader="dot" w:pos="9345"/>
            </w:tabs>
            <w:rPr>
              <w:del w:id="88" w:author="Антон Смирнов" w:date="2023-05-25T13:38:00Z"/>
              <w:rFonts w:eastAsiaTheme="minorEastAsia"/>
              <w:noProof/>
              <w:sz w:val="22"/>
              <w:szCs w:val="22"/>
              <w:lang w:val="ru-RU" w:eastAsia="ru-RU"/>
            </w:rPr>
          </w:pPr>
          <w:del w:id="89"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"_Toc135840951"</w:delInstrText>
            </w:r>
            <w:r w:rsidRPr="00822019" w:rsidDel="00BD40C0">
              <w:rPr>
                <w:rStyle w:val="afd"/>
                <w:noProof/>
              </w:rPr>
              <w:delInstrText xml:space="preserve"> </w:delInstrText>
            </w:r>
            <w:r w:rsidRPr="00822019" w:rsidDel="00BD40C0">
              <w:rPr>
                <w:rStyle w:val="afd"/>
                <w:noProof/>
              </w:rPr>
              <w:fldChar w:fldCharType="separate"/>
            </w:r>
          </w:del>
          <w:ins w:id="90" w:author="Антон Смирнов" w:date="2023-05-26T01:16:00Z">
            <w:r w:rsidR="00782B92">
              <w:rPr>
                <w:rStyle w:val="afd"/>
                <w:b/>
                <w:bCs/>
                <w:noProof/>
                <w:lang w:val="ru-RU"/>
              </w:rPr>
              <w:t>Ошибка! Недопустимый объект гиперссылки.</w:t>
            </w:r>
          </w:ins>
          <w:del w:id="91" w:author="Антон Смирнов" w:date="2023-05-25T13:38:00Z">
            <w:r w:rsidRPr="00822019" w:rsidDel="00BD40C0">
              <w:rPr>
                <w:rStyle w:val="afd"/>
                <w:noProof/>
                <w:lang w:val="ru-RU"/>
              </w:rPr>
              <w:delText>Введение</w:delText>
            </w:r>
            <w:r w:rsidDel="00BD40C0">
              <w:rPr>
                <w:noProof/>
                <w:webHidden/>
              </w:rPr>
              <w:tab/>
            </w:r>
            <w:r w:rsidDel="00BD40C0">
              <w:rPr>
                <w:noProof/>
                <w:webHidden/>
              </w:rPr>
              <w:fldChar w:fldCharType="begin"/>
            </w:r>
            <w:r w:rsidDel="00BD40C0">
              <w:rPr>
                <w:noProof/>
                <w:webHidden/>
              </w:rPr>
              <w:delInstrText xml:space="preserve"> PAGEREF _Toc135840951 \h </w:delInstrText>
            </w:r>
            <w:r w:rsidDel="00BD40C0">
              <w:rPr>
                <w:noProof/>
                <w:webHidden/>
              </w:rPr>
              <w:fldChar w:fldCharType="separate"/>
            </w:r>
            <w:r w:rsidR="00BD40C0" w:rsidDel="00BD40C0">
              <w:rPr>
                <w:noProof/>
                <w:webHidden/>
              </w:rPr>
              <w:delText>6</w:delText>
            </w:r>
            <w:r w:rsidDel="00BD40C0">
              <w:rPr>
                <w:noProof/>
                <w:webHidden/>
              </w:rPr>
              <w:fldChar w:fldCharType="end"/>
            </w:r>
            <w:r w:rsidRPr="00822019" w:rsidDel="00BD40C0">
              <w:rPr>
                <w:rStyle w:val="afd"/>
                <w:noProof/>
              </w:rPr>
              <w:fldChar w:fldCharType="end"/>
            </w:r>
          </w:del>
        </w:p>
        <w:p w14:paraId="35E72920" w14:textId="7B29AA53" w:rsidR="000D5D1C" w:rsidDel="00BD40C0" w:rsidRDefault="000D5D1C">
          <w:pPr>
            <w:pStyle w:val="12"/>
            <w:tabs>
              <w:tab w:val="right" w:leader="dot" w:pos="9345"/>
            </w:tabs>
            <w:rPr>
              <w:del w:id="92" w:author="Антон Смирнов" w:date="2023-05-25T13:38:00Z"/>
              <w:rFonts w:eastAsiaTheme="minorEastAsia"/>
              <w:noProof/>
              <w:sz w:val="22"/>
              <w:szCs w:val="22"/>
              <w:lang w:val="ru-RU" w:eastAsia="ru-RU"/>
            </w:rPr>
          </w:pPr>
          <w:del w:id="93"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"_Toc135840952"</w:delInstrText>
            </w:r>
            <w:r w:rsidRPr="00822019" w:rsidDel="00BD40C0">
              <w:rPr>
                <w:rStyle w:val="afd"/>
                <w:noProof/>
              </w:rPr>
              <w:delInstrText xml:space="preserve"> </w:delInstrText>
            </w:r>
            <w:r w:rsidRPr="00822019" w:rsidDel="00BD40C0">
              <w:rPr>
                <w:rStyle w:val="afd"/>
                <w:noProof/>
              </w:rPr>
              <w:fldChar w:fldCharType="separate"/>
            </w:r>
          </w:del>
          <w:ins w:id="94" w:author="Антон Смирнов" w:date="2023-05-26T01:16:00Z">
            <w:r w:rsidR="00782B92">
              <w:rPr>
                <w:rStyle w:val="afd"/>
                <w:b/>
                <w:bCs/>
                <w:noProof/>
                <w:lang w:val="ru-RU"/>
              </w:rPr>
              <w:t>Ошибка! Недопустимый объект гиперссылки.</w:t>
            </w:r>
          </w:ins>
          <w:del w:id="95" w:author="Антон Смирнов" w:date="2023-05-25T13:38:00Z">
            <w:r w:rsidRPr="00822019" w:rsidDel="00BD40C0">
              <w:rPr>
                <w:rStyle w:val="afd"/>
                <w:noProof/>
                <w:lang w:val="ru-RU"/>
              </w:rPr>
              <w:delText>Глава 1. Литературный обзор</w:delText>
            </w:r>
            <w:r w:rsidDel="00BD40C0">
              <w:rPr>
                <w:noProof/>
                <w:webHidden/>
              </w:rPr>
              <w:tab/>
            </w:r>
            <w:r w:rsidDel="00BD40C0">
              <w:rPr>
                <w:noProof/>
                <w:webHidden/>
              </w:rPr>
              <w:fldChar w:fldCharType="begin"/>
            </w:r>
            <w:r w:rsidDel="00BD40C0">
              <w:rPr>
                <w:noProof/>
                <w:webHidden/>
              </w:rPr>
              <w:delInstrText xml:space="preserve"> PAGEREF _Toc135840952 \h </w:delInstrText>
            </w:r>
            <w:r w:rsidDel="00BD40C0">
              <w:rPr>
                <w:noProof/>
                <w:webHidden/>
              </w:rPr>
              <w:fldChar w:fldCharType="separate"/>
            </w:r>
            <w:r w:rsidR="00BD40C0" w:rsidDel="00BD40C0">
              <w:rPr>
                <w:noProof/>
                <w:webHidden/>
              </w:rPr>
              <w:delText>10</w:delText>
            </w:r>
            <w:r w:rsidDel="00BD40C0">
              <w:rPr>
                <w:noProof/>
                <w:webHidden/>
              </w:rPr>
              <w:fldChar w:fldCharType="end"/>
            </w:r>
            <w:r w:rsidRPr="00822019" w:rsidDel="00BD40C0">
              <w:rPr>
                <w:rStyle w:val="afd"/>
                <w:noProof/>
              </w:rPr>
              <w:fldChar w:fldCharType="end"/>
            </w:r>
          </w:del>
        </w:p>
        <w:p w14:paraId="00218BE4" w14:textId="07A92DF1" w:rsidR="000D5D1C" w:rsidDel="00BD40C0" w:rsidRDefault="000D5D1C">
          <w:pPr>
            <w:pStyle w:val="24"/>
            <w:tabs>
              <w:tab w:val="right" w:leader="dot" w:pos="9345"/>
            </w:tabs>
            <w:rPr>
              <w:del w:id="96" w:author="Антон Смирнов" w:date="2023-05-25T13:38:00Z"/>
              <w:rFonts w:eastAsiaTheme="minorEastAsia"/>
              <w:noProof/>
              <w:sz w:val="22"/>
              <w:szCs w:val="22"/>
              <w:lang w:val="ru-RU" w:eastAsia="ru-RU"/>
            </w:rPr>
          </w:pPr>
          <w:del w:id="97"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"_Toc135840953"</w:delInstrText>
            </w:r>
            <w:r w:rsidRPr="00822019" w:rsidDel="00BD40C0">
              <w:rPr>
                <w:rStyle w:val="afd"/>
                <w:noProof/>
              </w:rPr>
              <w:delInstrText xml:space="preserve"> </w:delInstrText>
            </w:r>
            <w:r w:rsidRPr="00822019" w:rsidDel="00BD40C0">
              <w:rPr>
                <w:rStyle w:val="afd"/>
                <w:noProof/>
              </w:rPr>
              <w:fldChar w:fldCharType="separate"/>
            </w:r>
          </w:del>
          <w:ins w:id="98" w:author="Антон Смирнов" w:date="2023-05-26T01:16:00Z">
            <w:r w:rsidR="00782B92">
              <w:rPr>
                <w:rStyle w:val="afd"/>
                <w:b/>
                <w:bCs/>
                <w:noProof/>
                <w:lang w:val="ru-RU"/>
              </w:rPr>
              <w:t>Ошибка! Недопустимый объект гиперссылки.</w:t>
            </w:r>
          </w:ins>
          <w:del w:id="99" w:author="Антон Смирнов" w:date="2023-05-25T13:38:00Z">
            <w:r w:rsidRPr="00822019" w:rsidDel="00BD40C0">
              <w:rPr>
                <w:rStyle w:val="afd"/>
                <w:noProof/>
                <w:lang w:val="ru-RU"/>
              </w:rPr>
              <w:delText>1.1. Главный комплекс гистосовместимости</w:delText>
            </w:r>
            <w:r w:rsidDel="00BD40C0">
              <w:rPr>
                <w:noProof/>
                <w:webHidden/>
              </w:rPr>
              <w:tab/>
            </w:r>
            <w:r w:rsidDel="00BD40C0">
              <w:rPr>
                <w:noProof/>
                <w:webHidden/>
              </w:rPr>
              <w:fldChar w:fldCharType="begin"/>
            </w:r>
            <w:r w:rsidDel="00BD40C0">
              <w:rPr>
                <w:noProof/>
                <w:webHidden/>
              </w:rPr>
              <w:delInstrText xml:space="preserve"> PAGEREF _Toc135840953 \h </w:delInstrText>
            </w:r>
            <w:r w:rsidDel="00BD40C0">
              <w:rPr>
                <w:noProof/>
                <w:webHidden/>
              </w:rPr>
              <w:fldChar w:fldCharType="separate"/>
            </w:r>
            <w:r w:rsidR="00BD40C0" w:rsidDel="00BD40C0">
              <w:rPr>
                <w:noProof/>
                <w:webHidden/>
              </w:rPr>
              <w:delText>10</w:delText>
            </w:r>
            <w:r w:rsidDel="00BD40C0">
              <w:rPr>
                <w:noProof/>
                <w:webHidden/>
              </w:rPr>
              <w:fldChar w:fldCharType="end"/>
            </w:r>
            <w:r w:rsidRPr="00822019" w:rsidDel="00BD40C0">
              <w:rPr>
                <w:rStyle w:val="afd"/>
                <w:noProof/>
              </w:rPr>
              <w:fldChar w:fldCharType="end"/>
            </w:r>
          </w:del>
        </w:p>
        <w:p w14:paraId="22006673" w14:textId="39782DB9" w:rsidR="000D5D1C" w:rsidDel="00BD40C0" w:rsidRDefault="000D5D1C">
          <w:pPr>
            <w:pStyle w:val="24"/>
            <w:tabs>
              <w:tab w:val="right" w:leader="dot" w:pos="9345"/>
            </w:tabs>
            <w:rPr>
              <w:del w:id="100" w:author="Антон Смирнов" w:date="2023-05-25T13:38:00Z"/>
              <w:rFonts w:eastAsiaTheme="minorEastAsia"/>
              <w:noProof/>
              <w:sz w:val="22"/>
              <w:szCs w:val="22"/>
              <w:lang w:val="ru-RU" w:eastAsia="ru-RU"/>
            </w:rPr>
          </w:pPr>
          <w:del w:id="101"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"_Toc135840954"</w:delInstrText>
            </w:r>
            <w:r w:rsidRPr="00822019" w:rsidDel="00BD40C0">
              <w:rPr>
                <w:rStyle w:val="afd"/>
                <w:noProof/>
              </w:rPr>
              <w:delInstrText xml:space="preserve"> </w:delInstrText>
            </w:r>
            <w:r w:rsidRPr="00822019" w:rsidDel="00BD40C0">
              <w:rPr>
                <w:rStyle w:val="afd"/>
                <w:noProof/>
              </w:rPr>
              <w:fldChar w:fldCharType="separate"/>
            </w:r>
          </w:del>
          <w:ins w:id="102" w:author="Антон Смирнов" w:date="2023-05-26T01:16:00Z">
            <w:r w:rsidR="00782B92">
              <w:rPr>
                <w:rStyle w:val="afd"/>
                <w:b/>
                <w:bCs/>
                <w:noProof/>
                <w:lang w:val="ru-RU"/>
              </w:rPr>
              <w:t>Ошибка! Недопустимый объект гиперссылки.</w:t>
            </w:r>
          </w:ins>
          <w:del w:id="103" w:author="Антон Смирнов" w:date="2023-05-25T13:38:00Z">
            <w:r w:rsidRPr="00822019" w:rsidDel="00BD40C0">
              <w:rPr>
                <w:rStyle w:val="afd"/>
                <w:noProof/>
                <w:lang w:val="ru-RU"/>
              </w:rPr>
              <w:delText xml:space="preserve">1.2. Процессинг антигенов для </w:delText>
            </w:r>
            <w:r w:rsidRPr="00822019" w:rsidDel="00BD40C0">
              <w:rPr>
                <w:rStyle w:val="afd"/>
                <w:noProof/>
              </w:rPr>
              <w:delText>MHC</w:delText>
            </w:r>
            <w:r w:rsidRPr="00822019" w:rsidDel="00BD40C0">
              <w:rPr>
                <w:rStyle w:val="afd"/>
                <w:noProof/>
                <w:lang w:val="ru-RU"/>
              </w:rPr>
              <w:delText xml:space="preserve"> </w:delText>
            </w:r>
            <w:r w:rsidRPr="00822019" w:rsidDel="00BD40C0">
              <w:rPr>
                <w:rStyle w:val="afd"/>
                <w:noProof/>
              </w:rPr>
              <w:delText>I</w:delText>
            </w:r>
            <w:r w:rsidDel="00BD40C0">
              <w:rPr>
                <w:noProof/>
                <w:webHidden/>
              </w:rPr>
              <w:tab/>
            </w:r>
            <w:r w:rsidDel="00BD40C0">
              <w:rPr>
                <w:noProof/>
                <w:webHidden/>
              </w:rPr>
              <w:fldChar w:fldCharType="begin"/>
            </w:r>
            <w:r w:rsidDel="00BD40C0">
              <w:rPr>
                <w:noProof/>
                <w:webHidden/>
              </w:rPr>
              <w:delInstrText xml:space="preserve"> PAGEREF _Toc135840954 \h </w:delInstrText>
            </w:r>
            <w:r w:rsidDel="00BD40C0">
              <w:rPr>
                <w:noProof/>
                <w:webHidden/>
              </w:rPr>
              <w:fldChar w:fldCharType="separate"/>
            </w:r>
            <w:r w:rsidR="00BD40C0" w:rsidDel="00BD40C0">
              <w:rPr>
                <w:noProof/>
                <w:webHidden/>
              </w:rPr>
              <w:delText>14</w:delText>
            </w:r>
            <w:r w:rsidDel="00BD40C0">
              <w:rPr>
                <w:noProof/>
                <w:webHidden/>
              </w:rPr>
              <w:fldChar w:fldCharType="end"/>
            </w:r>
            <w:r w:rsidRPr="00822019" w:rsidDel="00BD40C0">
              <w:rPr>
                <w:rStyle w:val="afd"/>
                <w:noProof/>
              </w:rPr>
              <w:fldChar w:fldCharType="end"/>
            </w:r>
          </w:del>
        </w:p>
        <w:p w14:paraId="0466FB3C" w14:textId="680D611E" w:rsidR="000D5D1C" w:rsidDel="00BD40C0" w:rsidRDefault="000D5D1C">
          <w:pPr>
            <w:pStyle w:val="24"/>
            <w:tabs>
              <w:tab w:val="right" w:leader="dot" w:pos="9345"/>
            </w:tabs>
            <w:rPr>
              <w:del w:id="104" w:author="Антон Смирнов" w:date="2023-05-25T13:38:00Z"/>
              <w:rFonts w:eastAsiaTheme="minorEastAsia"/>
              <w:noProof/>
              <w:sz w:val="22"/>
              <w:szCs w:val="22"/>
              <w:lang w:val="ru-RU" w:eastAsia="ru-RU"/>
            </w:rPr>
          </w:pPr>
          <w:del w:id="105"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"_Toc135840955"</w:delInstrText>
            </w:r>
            <w:r w:rsidRPr="00822019" w:rsidDel="00BD40C0">
              <w:rPr>
                <w:rStyle w:val="afd"/>
                <w:noProof/>
              </w:rPr>
              <w:delInstrText xml:space="preserve"> </w:delInstrText>
            </w:r>
            <w:r w:rsidRPr="00822019" w:rsidDel="00BD40C0">
              <w:rPr>
                <w:rStyle w:val="afd"/>
                <w:noProof/>
              </w:rPr>
              <w:fldChar w:fldCharType="separate"/>
            </w:r>
          </w:del>
          <w:ins w:id="106" w:author="Антон Смирнов" w:date="2023-05-26T01:16:00Z">
            <w:r w:rsidR="00782B92">
              <w:rPr>
                <w:rStyle w:val="afd"/>
                <w:b/>
                <w:bCs/>
                <w:noProof/>
                <w:lang w:val="ru-RU"/>
              </w:rPr>
              <w:t>Ошибка! Недопустимый объект гиперссылки.</w:t>
            </w:r>
          </w:ins>
          <w:del w:id="107" w:author="Антон Смирнов" w:date="2023-05-25T13:38:00Z">
            <w:r w:rsidRPr="00822019" w:rsidDel="00BD40C0">
              <w:rPr>
                <w:rStyle w:val="afd"/>
                <w:noProof/>
                <w:lang w:val="ru-RU"/>
              </w:rPr>
              <w:delText>1.3. Программы и сервисы для предсказания Т-клеточных эпитопов</w:delText>
            </w:r>
            <w:r w:rsidDel="00BD40C0">
              <w:rPr>
                <w:noProof/>
                <w:webHidden/>
              </w:rPr>
              <w:tab/>
            </w:r>
            <w:r w:rsidDel="00BD40C0">
              <w:rPr>
                <w:noProof/>
                <w:webHidden/>
              </w:rPr>
              <w:fldChar w:fldCharType="begin"/>
            </w:r>
            <w:r w:rsidDel="00BD40C0">
              <w:rPr>
                <w:noProof/>
                <w:webHidden/>
              </w:rPr>
              <w:delInstrText xml:space="preserve"> PAGEREF _Toc135840955 \h </w:delInstrText>
            </w:r>
            <w:r w:rsidDel="00BD40C0">
              <w:rPr>
                <w:noProof/>
                <w:webHidden/>
              </w:rPr>
              <w:fldChar w:fldCharType="separate"/>
            </w:r>
            <w:r w:rsidR="00BD40C0" w:rsidDel="00BD40C0">
              <w:rPr>
                <w:noProof/>
                <w:webHidden/>
              </w:rPr>
              <w:delText>21</w:delText>
            </w:r>
            <w:r w:rsidDel="00BD40C0">
              <w:rPr>
                <w:noProof/>
                <w:webHidden/>
              </w:rPr>
              <w:fldChar w:fldCharType="end"/>
            </w:r>
            <w:r w:rsidRPr="00822019" w:rsidDel="00BD40C0">
              <w:rPr>
                <w:rStyle w:val="afd"/>
                <w:noProof/>
              </w:rPr>
              <w:fldChar w:fldCharType="end"/>
            </w:r>
          </w:del>
        </w:p>
        <w:p w14:paraId="7DC0EA29" w14:textId="77D4CC1C" w:rsidR="000D5D1C" w:rsidDel="00BD40C0" w:rsidRDefault="000D5D1C">
          <w:pPr>
            <w:pStyle w:val="12"/>
            <w:tabs>
              <w:tab w:val="right" w:leader="dot" w:pos="9345"/>
            </w:tabs>
            <w:rPr>
              <w:del w:id="108" w:author="Антон Смирнов" w:date="2023-05-25T13:38:00Z"/>
              <w:rFonts w:eastAsiaTheme="minorEastAsia"/>
              <w:noProof/>
              <w:sz w:val="22"/>
              <w:szCs w:val="22"/>
              <w:lang w:val="ru-RU" w:eastAsia="ru-RU"/>
            </w:rPr>
          </w:pPr>
          <w:del w:id="109"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"_Toc135840956"</w:delInstrText>
            </w:r>
            <w:r w:rsidRPr="00822019" w:rsidDel="00BD40C0">
              <w:rPr>
                <w:rStyle w:val="afd"/>
                <w:noProof/>
              </w:rPr>
              <w:delInstrText xml:space="preserve"> </w:delInstrText>
            </w:r>
            <w:r w:rsidRPr="00822019" w:rsidDel="00BD40C0">
              <w:rPr>
                <w:rStyle w:val="afd"/>
                <w:noProof/>
              </w:rPr>
              <w:fldChar w:fldCharType="separate"/>
            </w:r>
          </w:del>
          <w:ins w:id="110" w:author="Антон Смирнов" w:date="2023-05-26T01:16:00Z">
            <w:r w:rsidR="00782B92">
              <w:rPr>
                <w:rStyle w:val="afd"/>
                <w:b/>
                <w:bCs/>
                <w:noProof/>
                <w:lang w:val="ru-RU"/>
              </w:rPr>
              <w:t>Ошибка! Недопустимый объект гиперссылки.</w:t>
            </w:r>
          </w:ins>
          <w:del w:id="111" w:author="Антон Смирнов" w:date="2023-05-25T13:38:00Z">
            <w:r w:rsidRPr="00822019" w:rsidDel="00BD40C0">
              <w:rPr>
                <w:rStyle w:val="afd"/>
                <w:noProof/>
                <w:lang w:val="ru-RU"/>
              </w:rPr>
              <w:delText>Глава 2. Материалы и методы</w:delText>
            </w:r>
            <w:r w:rsidDel="00BD40C0">
              <w:rPr>
                <w:noProof/>
                <w:webHidden/>
              </w:rPr>
              <w:tab/>
            </w:r>
            <w:r w:rsidDel="00BD40C0">
              <w:rPr>
                <w:noProof/>
                <w:webHidden/>
              </w:rPr>
              <w:fldChar w:fldCharType="begin"/>
            </w:r>
            <w:r w:rsidDel="00BD40C0">
              <w:rPr>
                <w:noProof/>
                <w:webHidden/>
              </w:rPr>
              <w:delInstrText xml:space="preserve"> PAGEREF _Toc135840956 \h </w:delInstrText>
            </w:r>
            <w:r w:rsidDel="00BD40C0">
              <w:rPr>
                <w:noProof/>
                <w:webHidden/>
              </w:rPr>
              <w:fldChar w:fldCharType="separate"/>
            </w:r>
            <w:r w:rsidR="00BD40C0" w:rsidDel="00BD40C0">
              <w:rPr>
                <w:noProof/>
                <w:webHidden/>
              </w:rPr>
              <w:delText>25</w:delText>
            </w:r>
            <w:r w:rsidDel="00BD40C0">
              <w:rPr>
                <w:noProof/>
                <w:webHidden/>
              </w:rPr>
              <w:fldChar w:fldCharType="end"/>
            </w:r>
            <w:r w:rsidRPr="00822019" w:rsidDel="00BD40C0">
              <w:rPr>
                <w:rStyle w:val="afd"/>
                <w:noProof/>
              </w:rPr>
              <w:fldChar w:fldCharType="end"/>
            </w:r>
          </w:del>
        </w:p>
        <w:p w14:paraId="6CE41E07" w14:textId="62B2E7D4" w:rsidR="000D5D1C" w:rsidDel="00BD40C0" w:rsidRDefault="000D5D1C">
          <w:pPr>
            <w:pStyle w:val="24"/>
            <w:tabs>
              <w:tab w:val="right" w:leader="dot" w:pos="9345"/>
            </w:tabs>
            <w:rPr>
              <w:del w:id="112" w:author="Антон Смирнов" w:date="2023-05-25T13:38:00Z"/>
              <w:rFonts w:eastAsiaTheme="minorEastAsia"/>
              <w:noProof/>
              <w:sz w:val="22"/>
              <w:szCs w:val="22"/>
              <w:lang w:val="ru-RU" w:eastAsia="ru-RU"/>
            </w:rPr>
          </w:pPr>
          <w:del w:id="113"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"_Toc135840957"</w:delInstrText>
            </w:r>
            <w:r w:rsidRPr="00822019" w:rsidDel="00BD40C0">
              <w:rPr>
                <w:rStyle w:val="afd"/>
                <w:noProof/>
              </w:rPr>
              <w:delInstrText xml:space="preserve"> </w:delInstrText>
            </w:r>
            <w:r w:rsidRPr="00822019" w:rsidDel="00BD40C0">
              <w:rPr>
                <w:rStyle w:val="afd"/>
                <w:noProof/>
              </w:rPr>
              <w:fldChar w:fldCharType="separate"/>
            </w:r>
          </w:del>
          <w:ins w:id="114" w:author="Антон Смирнов" w:date="2023-05-26T01:16:00Z">
            <w:r w:rsidR="00782B92">
              <w:rPr>
                <w:rStyle w:val="afd"/>
                <w:b/>
                <w:bCs/>
                <w:noProof/>
                <w:lang w:val="ru-RU"/>
              </w:rPr>
              <w:t>Ошибка! Недопустимый объект гиперссылки.</w:t>
            </w:r>
          </w:ins>
          <w:del w:id="115" w:author="Антон Смирнов" w:date="2023-05-25T13:38:00Z">
            <w:r w:rsidRPr="00822019" w:rsidDel="00BD40C0">
              <w:rPr>
                <w:rStyle w:val="afd"/>
                <w:noProof/>
                <w:lang w:val="ru-RU"/>
              </w:rPr>
              <w:delText>2.1 Источники данных для моделирования</w:delText>
            </w:r>
            <w:r w:rsidDel="00BD40C0">
              <w:rPr>
                <w:noProof/>
                <w:webHidden/>
              </w:rPr>
              <w:tab/>
            </w:r>
            <w:r w:rsidDel="00BD40C0">
              <w:rPr>
                <w:noProof/>
                <w:webHidden/>
              </w:rPr>
              <w:fldChar w:fldCharType="begin"/>
            </w:r>
            <w:r w:rsidDel="00BD40C0">
              <w:rPr>
                <w:noProof/>
                <w:webHidden/>
              </w:rPr>
              <w:delInstrText xml:space="preserve"> PAGEREF _Toc135840957 \h </w:delInstrText>
            </w:r>
            <w:r w:rsidDel="00BD40C0">
              <w:rPr>
                <w:noProof/>
                <w:webHidden/>
              </w:rPr>
              <w:fldChar w:fldCharType="separate"/>
            </w:r>
            <w:r w:rsidR="00BD40C0" w:rsidDel="00BD40C0">
              <w:rPr>
                <w:noProof/>
                <w:webHidden/>
              </w:rPr>
              <w:delText>25</w:delText>
            </w:r>
            <w:r w:rsidDel="00BD40C0">
              <w:rPr>
                <w:noProof/>
                <w:webHidden/>
              </w:rPr>
              <w:fldChar w:fldCharType="end"/>
            </w:r>
            <w:r w:rsidRPr="00822019" w:rsidDel="00BD40C0">
              <w:rPr>
                <w:rStyle w:val="afd"/>
                <w:noProof/>
              </w:rPr>
              <w:fldChar w:fldCharType="end"/>
            </w:r>
          </w:del>
        </w:p>
        <w:p w14:paraId="0660EB8E" w14:textId="0A0F57BD" w:rsidR="000D5D1C" w:rsidDel="00BD40C0" w:rsidRDefault="000D5D1C">
          <w:pPr>
            <w:pStyle w:val="32"/>
            <w:tabs>
              <w:tab w:val="right" w:leader="dot" w:pos="9345"/>
            </w:tabs>
            <w:rPr>
              <w:del w:id="116" w:author="Антон Смирнов" w:date="2023-05-25T13:38:00Z"/>
              <w:rFonts w:eastAsiaTheme="minorEastAsia"/>
              <w:noProof/>
              <w:sz w:val="22"/>
              <w:szCs w:val="22"/>
              <w:lang w:val="ru-RU" w:eastAsia="ru-RU"/>
            </w:rPr>
          </w:pPr>
          <w:del w:id="117"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"_Toc135840958"</w:delInstrText>
            </w:r>
            <w:r w:rsidRPr="00822019" w:rsidDel="00BD40C0">
              <w:rPr>
                <w:rStyle w:val="afd"/>
                <w:noProof/>
              </w:rPr>
              <w:delInstrText xml:space="preserve"> </w:delInstrText>
            </w:r>
            <w:r w:rsidRPr="00822019" w:rsidDel="00BD40C0">
              <w:rPr>
                <w:rStyle w:val="afd"/>
                <w:noProof/>
              </w:rPr>
              <w:fldChar w:fldCharType="separate"/>
            </w:r>
          </w:del>
          <w:ins w:id="118" w:author="Антон Смирнов" w:date="2023-05-26T01:16:00Z">
            <w:r w:rsidR="00782B92">
              <w:rPr>
                <w:rStyle w:val="afd"/>
                <w:b/>
                <w:bCs/>
                <w:noProof/>
                <w:lang w:val="ru-RU"/>
              </w:rPr>
              <w:t>Ошибка! Недопустимый объект гиперссылки.</w:t>
            </w:r>
          </w:ins>
          <w:del w:id="119" w:author="Антон Смирнов" w:date="2023-05-25T13:38:00Z">
            <w:r w:rsidRPr="00822019" w:rsidDel="00BD40C0">
              <w:rPr>
                <w:rStyle w:val="afd"/>
                <w:noProof/>
                <w:lang w:val="ru-RU"/>
              </w:rPr>
              <w:delText>2.1.1. Модель прогноза сайтов расщепления протеасомой</w:delText>
            </w:r>
            <w:r w:rsidDel="00BD40C0">
              <w:rPr>
                <w:noProof/>
                <w:webHidden/>
              </w:rPr>
              <w:tab/>
            </w:r>
            <w:r w:rsidDel="00BD40C0">
              <w:rPr>
                <w:noProof/>
                <w:webHidden/>
              </w:rPr>
              <w:fldChar w:fldCharType="begin"/>
            </w:r>
            <w:r w:rsidDel="00BD40C0">
              <w:rPr>
                <w:noProof/>
                <w:webHidden/>
              </w:rPr>
              <w:delInstrText xml:space="preserve"> PAGEREF _Toc135840958 \h </w:delInstrText>
            </w:r>
            <w:r w:rsidDel="00BD40C0">
              <w:rPr>
                <w:noProof/>
                <w:webHidden/>
              </w:rPr>
              <w:fldChar w:fldCharType="separate"/>
            </w:r>
            <w:r w:rsidR="00BD40C0" w:rsidDel="00BD40C0">
              <w:rPr>
                <w:noProof/>
                <w:webHidden/>
              </w:rPr>
              <w:delText>25</w:delText>
            </w:r>
            <w:r w:rsidDel="00BD40C0">
              <w:rPr>
                <w:noProof/>
                <w:webHidden/>
              </w:rPr>
              <w:fldChar w:fldCharType="end"/>
            </w:r>
            <w:r w:rsidRPr="00822019" w:rsidDel="00BD40C0">
              <w:rPr>
                <w:rStyle w:val="afd"/>
                <w:noProof/>
              </w:rPr>
              <w:fldChar w:fldCharType="end"/>
            </w:r>
          </w:del>
        </w:p>
        <w:p w14:paraId="4F39678C" w14:textId="307180EB" w:rsidR="000D5D1C" w:rsidDel="00BD40C0" w:rsidRDefault="000D5D1C">
          <w:pPr>
            <w:pStyle w:val="32"/>
            <w:tabs>
              <w:tab w:val="right" w:leader="dot" w:pos="9345"/>
            </w:tabs>
            <w:rPr>
              <w:del w:id="120" w:author="Антон Смирнов" w:date="2023-05-25T13:38:00Z"/>
              <w:rFonts w:eastAsiaTheme="minorEastAsia"/>
              <w:noProof/>
              <w:sz w:val="22"/>
              <w:szCs w:val="22"/>
              <w:lang w:val="ru-RU" w:eastAsia="ru-RU"/>
            </w:rPr>
          </w:pPr>
          <w:del w:id="121"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"_Toc135840959"</w:delInstrText>
            </w:r>
            <w:r w:rsidRPr="00822019" w:rsidDel="00BD40C0">
              <w:rPr>
                <w:rStyle w:val="afd"/>
                <w:noProof/>
              </w:rPr>
              <w:delInstrText xml:space="preserve"> </w:delInstrText>
            </w:r>
            <w:r w:rsidRPr="00822019" w:rsidDel="00BD40C0">
              <w:rPr>
                <w:rStyle w:val="afd"/>
                <w:noProof/>
              </w:rPr>
              <w:fldChar w:fldCharType="separate"/>
            </w:r>
          </w:del>
          <w:ins w:id="122" w:author="Антон Смирнов" w:date="2023-05-26T01:16:00Z">
            <w:r w:rsidR="00782B92">
              <w:rPr>
                <w:rStyle w:val="afd"/>
                <w:b/>
                <w:bCs/>
                <w:noProof/>
                <w:lang w:val="ru-RU"/>
              </w:rPr>
              <w:t>Ошибка! Недопустимый объект гиперссылки.</w:t>
            </w:r>
          </w:ins>
          <w:del w:id="123" w:author="Антон Смирнов" w:date="2023-05-25T13:38:00Z">
            <w:r w:rsidRPr="00822019" w:rsidDel="00BD40C0">
              <w:rPr>
                <w:rStyle w:val="afd"/>
                <w:noProof/>
                <w:lang w:val="ru-RU"/>
              </w:rPr>
              <w:delText>2.1.2 Модель прогноза активности к ТАР</w:delText>
            </w:r>
            <w:r w:rsidDel="00BD40C0">
              <w:rPr>
                <w:noProof/>
                <w:webHidden/>
              </w:rPr>
              <w:tab/>
            </w:r>
            <w:r w:rsidDel="00BD40C0">
              <w:rPr>
                <w:noProof/>
                <w:webHidden/>
              </w:rPr>
              <w:fldChar w:fldCharType="begin"/>
            </w:r>
            <w:r w:rsidDel="00BD40C0">
              <w:rPr>
                <w:noProof/>
                <w:webHidden/>
              </w:rPr>
              <w:delInstrText xml:space="preserve"> PAGEREF _Toc135840959 \h </w:delInstrText>
            </w:r>
            <w:r w:rsidDel="00BD40C0">
              <w:rPr>
                <w:noProof/>
                <w:webHidden/>
              </w:rPr>
              <w:fldChar w:fldCharType="separate"/>
            </w:r>
            <w:r w:rsidR="00BD40C0" w:rsidDel="00BD40C0">
              <w:rPr>
                <w:noProof/>
                <w:webHidden/>
              </w:rPr>
              <w:delText>26</w:delText>
            </w:r>
            <w:r w:rsidDel="00BD40C0">
              <w:rPr>
                <w:noProof/>
                <w:webHidden/>
              </w:rPr>
              <w:fldChar w:fldCharType="end"/>
            </w:r>
            <w:r w:rsidRPr="00822019" w:rsidDel="00BD40C0">
              <w:rPr>
                <w:rStyle w:val="afd"/>
                <w:noProof/>
              </w:rPr>
              <w:fldChar w:fldCharType="end"/>
            </w:r>
          </w:del>
        </w:p>
        <w:p w14:paraId="68465234" w14:textId="6E226AAA" w:rsidR="000D5D1C" w:rsidDel="00BD40C0" w:rsidRDefault="000D5D1C">
          <w:pPr>
            <w:pStyle w:val="32"/>
            <w:tabs>
              <w:tab w:val="right" w:leader="dot" w:pos="9345"/>
            </w:tabs>
            <w:rPr>
              <w:del w:id="124" w:author="Антон Смирнов" w:date="2023-05-25T13:38:00Z"/>
              <w:rFonts w:eastAsiaTheme="minorEastAsia"/>
              <w:noProof/>
              <w:sz w:val="22"/>
              <w:szCs w:val="22"/>
              <w:lang w:val="ru-RU" w:eastAsia="ru-RU"/>
            </w:rPr>
          </w:pPr>
          <w:del w:id="125"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"_Toc135840960"</w:delInstrText>
            </w:r>
            <w:r w:rsidRPr="00822019" w:rsidDel="00BD40C0">
              <w:rPr>
                <w:rStyle w:val="afd"/>
                <w:noProof/>
              </w:rPr>
              <w:delInstrText xml:space="preserve"> </w:delInstrText>
            </w:r>
            <w:r w:rsidRPr="00822019" w:rsidDel="00BD40C0">
              <w:rPr>
                <w:rStyle w:val="afd"/>
                <w:noProof/>
              </w:rPr>
              <w:fldChar w:fldCharType="separate"/>
            </w:r>
          </w:del>
          <w:ins w:id="126" w:author="Антон Смирнов" w:date="2023-05-26T01:16:00Z">
            <w:r w:rsidR="00782B92">
              <w:rPr>
                <w:rStyle w:val="afd"/>
                <w:b/>
                <w:bCs/>
                <w:noProof/>
                <w:lang w:val="ru-RU"/>
              </w:rPr>
              <w:t>Ошибка! Недопустимый объект гиперссылки.</w:t>
            </w:r>
          </w:ins>
          <w:del w:id="127" w:author="Антон Смирнов" w:date="2023-05-25T13:38:00Z">
            <w:r w:rsidRPr="00822019" w:rsidDel="00BD40C0">
              <w:rPr>
                <w:rStyle w:val="afd"/>
                <w:noProof/>
                <w:lang w:val="ru-RU"/>
              </w:rPr>
              <w:delText xml:space="preserve">2.1.3 Модель прогноза связывания с </w:delText>
            </w:r>
            <w:r w:rsidRPr="00822019" w:rsidDel="00BD40C0">
              <w:rPr>
                <w:rStyle w:val="afd"/>
                <w:noProof/>
              </w:rPr>
              <w:delText>HLA</w:delText>
            </w:r>
            <w:r w:rsidDel="00BD40C0">
              <w:rPr>
                <w:noProof/>
                <w:webHidden/>
              </w:rPr>
              <w:tab/>
            </w:r>
            <w:r w:rsidDel="00BD40C0">
              <w:rPr>
                <w:noProof/>
                <w:webHidden/>
              </w:rPr>
              <w:fldChar w:fldCharType="begin"/>
            </w:r>
            <w:r w:rsidDel="00BD40C0">
              <w:rPr>
                <w:noProof/>
                <w:webHidden/>
              </w:rPr>
              <w:delInstrText xml:space="preserve"> PAGEREF _Toc135840960 \h </w:delInstrText>
            </w:r>
            <w:r w:rsidDel="00BD40C0">
              <w:rPr>
                <w:noProof/>
                <w:webHidden/>
              </w:rPr>
              <w:fldChar w:fldCharType="separate"/>
            </w:r>
            <w:r w:rsidR="00BD40C0" w:rsidDel="00BD40C0">
              <w:rPr>
                <w:noProof/>
                <w:webHidden/>
              </w:rPr>
              <w:delText>27</w:delText>
            </w:r>
            <w:r w:rsidDel="00BD40C0">
              <w:rPr>
                <w:noProof/>
                <w:webHidden/>
              </w:rPr>
              <w:fldChar w:fldCharType="end"/>
            </w:r>
            <w:r w:rsidRPr="00822019" w:rsidDel="00BD40C0">
              <w:rPr>
                <w:rStyle w:val="afd"/>
                <w:noProof/>
              </w:rPr>
              <w:fldChar w:fldCharType="end"/>
            </w:r>
          </w:del>
        </w:p>
        <w:p w14:paraId="6CCC87C1" w14:textId="22805F89" w:rsidR="000D5D1C" w:rsidDel="00BD40C0" w:rsidRDefault="000D5D1C">
          <w:pPr>
            <w:pStyle w:val="24"/>
            <w:tabs>
              <w:tab w:val="right" w:leader="dot" w:pos="9345"/>
            </w:tabs>
            <w:rPr>
              <w:del w:id="128" w:author="Антон Смирнов" w:date="2023-05-25T13:38:00Z"/>
              <w:rFonts w:eastAsiaTheme="minorEastAsia"/>
              <w:noProof/>
              <w:sz w:val="22"/>
              <w:szCs w:val="22"/>
              <w:lang w:val="ru-RU" w:eastAsia="ru-RU"/>
            </w:rPr>
          </w:pPr>
          <w:del w:id="129"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"_Toc135840961"</w:delInstrText>
            </w:r>
            <w:r w:rsidRPr="00822019" w:rsidDel="00BD40C0">
              <w:rPr>
                <w:rStyle w:val="afd"/>
                <w:noProof/>
              </w:rPr>
              <w:delInstrText xml:space="preserve"> </w:delInstrText>
            </w:r>
            <w:r w:rsidRPr="00822019" w:rsidDel="00BD40C0">
              <w:rPr>
                <w:rStyle w:val="afd"/>
                <w:noProof/>
              </w:rPr>
              <w:fldChar w:fldCharType="separate"/>
            </w:r>
          </w:del>
          <w:ins w:id="130" w:author="Антон Смирнов" w:date="2023-05-26T01:16:00Z">
            <w:r w:rsidR="00782B92">
              <w:rPr>
                <w:rStyle w:val="afd"/>
                <w:b/>
                <w:bCs/>
                <w:noProof/>
                <w:lang w:val="ru-RU"/>
              </w:rPr>
              <w:t>Ошибка! Недопустимый объект гиперссылки.</w:t>
            </w:r>
          </w:ins>
          <w:del w:id="131" w:author="Антон Смирнов" w:date="2023-05-25T13:38:00Z">
            <w:r w:rsidRPr="00822019" w:rsidDel="00BD40C0">
              <w:rPr>
                <w:rStyle w:val="afd"/>
                <w:noProof/>
                <w:lang w:val="ru-RU"/>
              </w:rPr>
              <w:delText xml:space="preserve">2.2. Программа </w:delText>
            </w:r>
            <w:r w:rsidRPr="00822019" w:rsidDel="00BD40C0">
              <w:rPr>
                <w:rStyle w:val="afd"/>
                <w:noProof/>
              </w:rPr>
              <w:delText>MultiPASS</w:delText>
            </w:r>
            <w:r w:rsidDel="00BD40C0">
              <w:rPr>
                <w:noProof/>
                <w:webHidden/>
              </w:rPr>
              <w:tab/>
            </w:r>
            <w:r w:rsidDel="00BD40C0">
              <w:rPr>
                <w:noProof/>
                <w:webHidden/>
              </w:rPr>
              <w:fldChar w:fldCharType="begin"/>
            </w:r>
            <w:r w:rsidDel="00BD40C0">
              <w:rPr>
                <w:noProof/>
                <w:webHidden/>
              </w:rPr>
              <w:delInstrText xml:space="preserve"> PAGEREF _Toc135840961 \h </w:delInstrText>
            </w:r>
            <w:r w:rsidDel="00BD40C0">
              <w:rPr>
                <w:noProof/>
                <w:webHidden/>
              </w:rPr>
              <w:fldChar w:fldCharType="separate"/>
            </w:r>
            <w:r w:rsidR="00BD40C0" w:rsidDel="00BD40C0">
              <w:rPr>
                <w:noProof/>
                <w:webHidden/>
              </w:rPr>
              <w:delText>27</w:delText>
            </w:r>
            <w:r w:rsidDel="00BD40C0">
              <w:rPr>
                <w:noProof/>
                <w:webHidden/>
              </w:rPr>
              <w:fldChar w:fldCharType="end"/>
            </w:r>
            <w:r w:rsidRPr="00822019" w:rsidDel="00BD40C0">
              <w:rPr>
                <w:rStyle w:val="afd"/>
                <w:noProof/>
              </w:rPr>
              <w:fldChar w:fldCharType="end"/>
            </w:r>
          </w:del>
        </w:p>
        <w:p w14:paraId="7D80E268" w14:textId="278132E4" w:rsidR="000D5D1C" w:rsidDel="00BD40C0" w:rsidRDefault="000D5D1C">
          <w:pPr>
            <w:pStyle w:val="24"/>
            <w:tabs>
              <w:tab w:val="right" w:leader="dot" w:pos="9345"/>
            </w:tabs>
            <w:rPr>
              <w:del w:id="132" w:author="Антон Смирнов" w:date="2023-05-25T13:38:00Z"/>
              <w:rFonts w:eastAsiaTheme="minorEastAsia"/>
              <w:noProof/>
              <w:sz w:val="22"/>
              <w:szCs w:val="22"/>
              <w:lang w:val="ru-RU" w:eastAsia="ru-RU"/>
            </w:rPr>
          </w:pPr>
          <w:del w:id="133"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"_Toc135840962"</w:delInstrText>
            </w:r>
            <w:r w:rsidRPr="00822019" w:rsidDel="00BD40C0">
              <w:rPr>
                <w:rStyle w:val="afd"/>
                <w:noProof/>
              </w:rPr>
              <w:delInstrText xml:space="preserve"> </w:delInstrText>
            </w:r>
            <w:r w:rsidRPr="00822019" w:rsidDel="00BD40C0">
              <w:rPr>
                <w:rStyle w:val="afd"/>
                <w:noProof/>
              </w:rPr>
              <w:fldChar w:fldCharType="separate"/>
            </w:r>
          </w:del>
          <w:ins w:id="134" w:author="Антон Смирнов" w:date="2023-05-26T01:16:00Z">
            <w:r w:rsidR="00782B92">
              <w:rPr>
                <w:rStyle w:val="afd"/>
                <w:b/>
                <w:bCs/>
                <w:noProof/>
                <w:lang w:val="ru-RU"/>
              </w:rPr>
              <w:t>Ошибка! Недопустимый объект гиперссылки.</w:t>
            </w:r>
          </w:ins>
          <w:del w:id="135" w:author="Антон Смирнов" w:date="2023-05-25T13:38:00Z">
            <w:r w:rsidRPr="00822019" w:rsidDel="00BD40C0">
              <w:rPr>
                <w:rStyle w:val="afd"/>
                <w:noProof/>
                <w:lang w:val="ru-RU"/>
              </w:rPr>
              <w:delText>2.3. Построение моделей «структура-активность»</w:delText>
            </w:r>
            <w:r w:rsidDel="00BD40C0">
              <w:rPr>
                <w:noProof/>
                <w:webHidden/>
              </w:rPr>
              <w:tab/>
            </w:r>
            <w:r w:rsidDel="00BD40C0">
              <w:rPr>
                <w:noProof/>
                <w:webHidden/>
              </w:rPr>
              <w:fldChar w:fldCharType="begin"/>
            </w:r>
            <w:r w:rsidDel="00BD40C0">
              <w:rPr>
                <w:noProof/>
                <w:webHidden/>
              </w:rPr>
              <w:delInstrText xml:space="preserve"> PAGEREF _Toc135840962 \h </w:delInstrText>
            </w:r>
            <w:r w:rsidDel="00BD40C0">
              <w:rPr>
                <w:noProof/>
                <w:webHidden/>
              </w:rPr>
              <w:fldChar w:fldCharType="separate"/>
            </w:r>
            <w:r w:rsidR="00BD40C0" w:rsidDel="00BD40C0">
              <w:rPr>
                <w:noProof/>
                <w:webHidden/>
              </w:rPr>
              <w:delText>29</w:delText>
            </w:r>
            <w:r w:rsidDel="00BD40C0">
              <w:rPr>
                <w:noProof/>
                <w:webHidden/>
              </w:rPr>
              <w:fldChar w:fldCharType="end"/>
            </w:r>
            <w:r w:rsidRPr="00822019" w:rsidDel="00BD40C0">
              <w:rPr>
                <w:rStyle w:val="afd"/>
                <w:noProof/>
              </w:rPr>
              <w:fldChar w:fldCharType="end"/>
            </w:r>
          </w:del>
        </w:p>
        <w:p w14:paraId="547AB42E" w14:textId="26C62EFB" w:rsidR="000D5D1C" w:rsidDel="00BD40C0" w:rsidRDefault="000D5D1C">
          <w:pPr>
            <w:pStyle w:val="24"/>
            <w:tabs>
              <w:tab w:val="right" w:leader="dot" w:pos="9345"/>
            </w:tabs>
            <w:rPr>
              <w:del w:id="136" w:author="Антон Смирнов" w:date="2023-05-25T13:38:00Z"/>
              <w:rFonts w:eastAsiaTheme="minorEastAsia"/>
              <w:noProof/>
              <w:sz w:val="22"/>
              <w:szCs w:val="22"/>
              <w:lang w:val="ru-RU" w:eastAsia="ru-RU"/>
            </w:rPr>
          </w:pPr>
          <w:del w:id="137"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"_Toc135840963"</w:delInstrText>
            </w:r>
            <w:r w:rsidRPr="00822019" w:rsidDel="00BD40C0">
              <w:rPr>
                <w:rStyle w:val="afd"/>
                <w:noProof/>
              </w:rPr>
              <w:delInstrText xml:space="preserve"> </w:delInstrText>
            </w:r>
            <w:r w:rsidRPr="00822019" w:rsidDel="00BD40C0">
              <w:rPr>
                <w:rStyle w:val="afd"/>
                <w:noProof/>
              </w:rPr>
              <w:fldChar w:fldCharType="separate"/>
            </w:r>
          </w:del>
          <w:ins w:id="138" w:author="Антон Смирнов" w:date="2023-05-26T01:16:00Z">
            <w:r w:rsidR="00782B92">
              <w:rPr>
                <w:rStyle w:val="afd"/>
                <w:b/>
                <w:bCs/>
                <w:noProof/>
                <w:lang w:val="ru-RU"/>
              </w:rPr>
              <w:t>Ошибка! Недопустимый объект гиперссылки.</w:t>
            </w:r>
          </w:ins>
          <w:del w:id="139" w:author="Антон Смирнов" w:date="2023-05-25T13:38:00Z">
            <w:r w:rsidRPr="00822019" w:rsidDel="00BD40C0">
              <w:rPr>
                <w:rStyle w:val="afd"/>
                <w:noProof/>
                <w:lang w:val="ru-RU"/>
              </w:rPr>
              <w:delText>2.4. Оценка качества моделей</w:delText>
            </w:r>
            <w:r w:rsidDel="00BD40C0">
              <w:rPr>
                <w:noProof/>
                <w:webHidden/>
              </w:rPr>
              <w:tab/>
            </w:r>
            <w:r w:rsidDel="00BD40C0">
              <w:rPr>
                <w:noProof/>
                <w:webHidden/>
              </w:rPr>
              <w:fldChar w:fldCharType="begin"/>
            </w:r>
            <w:r w:rsidDel="00BD40C0">
              <w:rPr>
                <w:noProof/>
                <w:webHidden/>
              </w:rPr>
              <w:delInstrText xml:space="preserve"> PAGEREF _Toc135840963 \h </w:delInstrText>
            </w:r>
            <w:r w:rsidDel="00BD40C0">
              <w:rPr>
                <w:noProof/>
                <w:webHidden/>
              </w:rPr>
              <w:fldChar w:fldCharType="separate"/>
            </w:r>
            <w:r w:rsidR="00BD40C0" w:rsidDel="00BD40C0">
              <w:rPr>
                <w:noProof/>
                <w:webHidden/>
              </w:rPr>
              <w:delText>30</w:delText>
            </w:r>
            <w:r w:rsidDel="00BD40C0">
              <w:rPr>
                <w:noProof/>
                <w:webHidden/>
              </w:rPr>
              <w:fldChar w:fldCharType="end"/>
            </w:r>
            <w:r w:rsidRPr="00822019" w:rsidDel="00BD40C0">
              <w:rPr>
                <w:rStyle w:val="afd"/>
                <w:noProof/>
              </w:rPr>
              <w:fldChar w:fldCharType="end"/>
            </w:r>
          </w:del>
        </w:p>
        <w:p w14:paraId="025F210E" w14:textId="0AF3CF81" w:rsidR="000D5D1C" w:rsidDel="00BD40C0" w:rsidRDefault="000D5D1C">
          <w:pPr>
            <w:pStyle w:val="24"/>
            <w:tabs>
              <w:tab w:val="right" w:leader="dot" w:pos="9345"/>
            </w:tabs>
            <w:rPr>
              <w:del w:id="140" w:author="Антон Смирнов" w:date="2023-05-25T13:38:00Z"/>
              <w:rFonts w:eastAsiaTheme="minorEastAsia"/>
              <w:noProof/>
              <w:sz w:val="22"/>
              <w:szCs w:val="22"/>
              <w:lang w:val="ru-RU" w:eastAsia="ru-RU"/>
            </w:rPr>
          </w:pPr>
          <w:del w:id="141"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"_Toc135840964"</w:delInstrText>
            </w:r>
            <w:r w:rsidRPr="00822019" w:rsidDel="00BD40C0">
              <w:rPr>
                <w:rStyle w:val="afd"/>
                <w:noProof/>
              </w:rPr>
              <w:delInstrText xml:space="preserve"> </w:delInstrText>
            </w:r>
            <w:r w:rsidRPr="00822019" w:rsidDel="00BD40C0">
              <w:rPr>
                <w:rStyle w:val="afd"/>
                <w:noProof/>
              </w:rPr>
              <w:fldChar w:fldCharType="separate"/>
            </w:r>
          </w:del>
          <w:ins w:id="142" w:author="Антон Смирнов" w:date="2023-05-26T01:16:00Z">
            <w:r w:rsidR="00782B92">
              <w:rPr>
                <w:rStyle w:val="afd"/>
                <w:b/>
                <w:bCs/>
                <w:noProof/>
                <w:lang w:val="ru-RU"/>
              </w:rPr>
              <w:t>Ошибка! Недопустимый объект гиперссылки.</w:t>
            </w:r>
          </w:ins>
          <w:del w:id="143" w:author="Антон Смирнов" w:date="2023-05-25T13:38:00Z">
            <w:r w:rsidRPr="00822019" w:rsidDel="00BD40C0">
              <w:rPr>
                <w:rStyle w:val="afd"/>
                <w:noProof/>
                <w:lang w:val="ru-RU"/>
              </w:rPr>
              <w:delText>2.5. Веб-сервис</w:delText>
            </w:r>
            <w:r w:rsidDel="00BD40C0">
              <w:rPr>
                <w:noProof/>
                <w:webHidden/>
              </w:rPr>
              <w:tab/>
            </w:r>
            <w:r w:rsidDel="00BD40C0">
              <w:rPr>
                <w:noProof/>
                <w:webHidden/>
              </w:rPr>
              <w:fldChar w:fldCharType="begin"/>
            </w:r>
            <w:r w:rsidDel="00BD40C0">
              <w:rPr>
                <w:noProof/>
                <w:webHidden/>
              </w:rPr>
              <w:delInstrText xml:space="preserve"> PAGEREF _Toc135840964 \h </w:delInstrText>
            </w:r>
            <w:r w:rsidDel="00BD40C0">
              <w:rPr>
                <w:noProof/>
                <w:webHidden/>
              </w:rPr>
              <w:fldChar w:fldCharType="separate"/>
            </w:r>
            <w:r w:rsidR="00BD40C0" w:rsidDel="00BD40C0">
              <w:rPr>
                <w:noProof/>
                <w:webHidden/>
              </w:rPr>
              <w:delText>32</w:delText>
            </w:r>
            <w:r w:rsidDel="00BD40C0">
              <w:rPr>
                <w:noProof/>
                <w:webHidden/>
              </w:rPr>
              <w:fldChar w:fldCharType="end"/>
            </w:r>
            <w:r w:rsidRPr="00822019" w:rsidDel="00BD40C0">
              <w:rPr>
                <w:rStyle w:val="afd"/>
                <w:noProof/>
              </w:rPr>
              <w:fldChar w:fldCharType="end"/>
            </w:r>
          </w:del>
        </w:p>
        <w:p w14:paraId="1683CF7C" w14:textId="43BF8CA9" w:rsidR="000D5D1C" w:rsidDel="00BD40C0" w:rsidRDefault="000D5D1C">
          <w:pPr>
            <w:pStyle w:val="24"/>
            <w:tabs>
              <w:tab w:val="right" w:leader="dot" w:pos="9345"/>
            </w:tabs>
            <w:rPr>
              <w:del w:id="144" w:author="Антон Смирнов" w:date="2023-05-25T13:38:00Z"/>
              <w:rFonts w:eastAsiaTheme="minorEastAsia"/>
              <w:noProof/>
              <w:sz w:val="22"/>
              <w:szCs w:val="22"/>
              <w:lang w:val="ru-RU" w:eastAsia="ru-RU"/>
            </w:rPr>
          </w:pPr>
          <w:del w:id="145"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"_Toc135840965"</w:delInstrText>
            </w:r>
            <w:r w:rsidRPr="00822019" w:rsidDel="00BD40C0">
              <w:rPr>
                <w:rStyle w:val="afd"/>
                <w:noProof/>
              </w:rPr>
              <w:delInstrText xml:space="preserve"> </w:delInstrText>
            </w:r>
            <w:r w:rsidRPr="00822019" w:rsidDel="00BD40C0">
              <w:rPr>
                <w:rStyle w:val="afd"/>
                <w:noProof/>
              </w:rPr>
              <w:fldChar w:fldCharType="separate"/>
            </w:r>
          </w:del>
          <w:ins w:id="146" w:author="Антон Смирнов" w:date="2023-05-26T01:16:00Z">
            <w:r w:rsidR="00782B92">
              <w:rPr>
                <w:rStyle w:val="afd"/>
                <w:b/>
                <w:bCs/>
                <w:noProof/>
                <w:lang w:val="ru-RU"/>
              </w:rPr>
              <w:t>Ошибка! Недопустимый объект гиперссылки.</w:t>
            </w:r>
          </w:ins>
          <w:del w:id="147" w:author="Антон Смирнов" w:date="2023-05-25T13:38:00Z">
            <w:r w:rsidRPr="00822019" w:rsidDel="00BD40C0">
              <w:rPr>
                <w:rStyle w:val="afd"/>
                <w:noProof/>
                <w:lang w:val="ru-RU"/>
              </w:rPr>
              <w:delText>2.6. Программное обеспечение для разработки</w:delText>
            </w:r>
            <w:r w:rsidDel="00BD40C0">
              <w:rPr>
                <w:noProof/>
                <w:webHidden/>
              </w:rPr>
              <w:tab/>
            </w:r>
            <w:r w:rsidDel="00BD40C0">
              <w:rPr>
                <w:noProof/>
                <w:webHidden/>
              </w:rPr>
              <w:fldChar w:fldCharType="begin"/>
            </w:r>
            <w:r w:rsidDel="00BD40C0">
              <w:rPr>
                <w:noProof/>
                <w:webHidden/>
              </w:rPr>
              <w:delInstrText xml:space="preserve"> PAGEREF _Toc135840965 \h </w:delInstrText>
            </w:r>
            <w:r w:rsidDel="00BD40C0">
              <w:rPr>
                <w:noProof/>
                <w:webHidden/>
              </w:rPr>
              <w:fldChar w:fldCharType="separate"/>
            </w:r>
            <w:r w:rsidR="00BD40C0" w:rsidDel="00BD40C0">
              <w:rPr>
                <w:noProof/>
                <w:webHidden/>
              </w:rPr>
              <w:delText>33</w:delText>
            </w:r>
            <w:r w:rsidDel="00BD40C0">
              <w:rPr>
                <w:noProof/>
                <w:webHidden/>
              </w:rPr>
              <w:fldChar w:fldCharType="end"/>
            </w:r>
            <w:r w:rsidRPr="00822019" w:rsidDel="00BD40C0">
              <w:rPr>
                <w:rStyle w:val="afd"/>
                <w:noProof/>
              </w:rPr>
              <w:fldChar w:fldCharType="end"/>
            </w:r>
          </w:del>
        </w:p>
        <w:p w14:paraId="59BB80C5" w14:textId="349F1ABC" w:rsidR="000D5D1C" w:rsidDel="00BD40C0" w:rsidRDefault="000D5D1C">
          <w:pPr>
            <w:pStyle w:val="12"/>
            <w:tabs>
              <w:tab w:val="right" w:leader="dot" w:pos="9345"/>
            </w:tabs>
            <w:rPr>
              <w:del w:id="148" w:author="Антон Смирнов" w:date="2023-05-25T13:38:00Z"/>
              <w:rFonts w:eastAsiaTheme="minorEastAsia"/>
              <w:noProof/>
              <w:sz w:val="22"/>
              <w:szCs w:val="22"/>
              <w:lang w:val="ru-RU" w:eastAsia="ru-RU"/>
            </w:rPr>
          </w:pPr>
          <w:del w:id="149"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"_Toc135840966"</w:delInstrText>
            </w:r>
            <w:r w:rsidRPr="00822019" w:rsidDel="00BD40C0">
              <w:rPr>
                <w:rStyle w:val="afd"/>
                <w:noProof/>
              </w:rPr>
              <w:delInstrText xml:space="preserve"> </w:delInstrText>
            </w:r>
            <w:r w:rsidRPr="00822019" w:rsidDel="00BD40C0">
              <w:rPr>
                <w:rStyle w:val="afd"/>
                <w:noProof/>
              </w:rPr>
              <w:fldChar w:fldCharType="separate"/>
            </w:r>
          </w:del>
          <w:ins w:id="150" w:author="Антон Смирнов" w:date="2023-05-26T01:16:00Z">
            <w:r w:rsidR="00782B92">
              <w:rPr>
                <w:rStyle w:val="afd"/>
                <w:b/>
                <w:bCs/>
                <w:noProof/>
                <w:lang w:val="ru-RU"/>
              </w:rPr>
              <w:t>Ошибка! Недопустимый объект гиперссылки.</w:t>
            </w:r>
          </w:ins>
          <w:del w:id="151" w:author="Антон Смирнов" w:date="2023-05-25T13:38:00Z">
            <w:r w:rsidRPr="00822019" w:rsidDel="00BD40C0">
              <w:rPr>
                <w:rStyle w:val="afd"/>
                <w:noProof/>
                <w:lang w:val="ru-RU"/>
              </w:rPr>
              <w:delText>Глава 3. Результаты</w:delText>
            </w:r>
            <w:r w:rsidDel="00BD40C0">
              <w:rPr>
                <w:noProof/>
                <w:webHidden/>
              </w:rPr>
              <w:tab/>
            </w:r>
            <w:r w:rsidDel="00BD40C0">
              <w:rPr>
                <w:noProof/>
                <w:webHidden/>
              </w:rPr>
              <w:fldChar w:fldCharType="begin"/>
            </w:r>
            <w:r w:rsidDel="00BD40C0">
              <w:rPr>
                <w:noProof/>
                <w:webHidden/>
              </w:rPr>
              <w:delInstrText xml:space="preserve"> PAGEREF _Toc135840966 \h </w:delInstrText>
            </w:r>
            <w:r w:rsidDel="00BD40C0">
              <w:rPr>
                <w:noProof/>
                <w:webHidden/>
              </w:rPr>
              <w:fldChar w:fldCharType="separate"/>
            </w:r>
            <w:r w:rsidR="00BD40C0" w:rsidDel="00BD40C0">
              <w:rPr>
                <w:noProof/>
                <w:webHidden/>
              </w:rPr>
              <w:delText>34</w:delText>
            </w:r>
            <w:r w:rsidDel="00BD40C0">
              <w:rPr>
                <w:noProof/>
                <w:webHidden/>
              </w:rPr>
              <w:fldChar w:fldCharType="end"/>
            </w:r>
            <w:r w:rsidRPr="00822019" w:rsidDel="00BD40C0">
              <w:rPr>
                <w:rStyle w:val="afd"/>
                <w:noProof/>
              </w:rPr>
              <w:fldChar w:fldCharType="end"/>
            </w:r>
          </w:del>
        </w:p>
        <w:p w14:paraId="0947E34E" w14:textId="3ABEA220" w:rsidR="000D5D1C" w:rsidDel="00BD40C0" w:rsidRDefault="000D5D1C">
          <w:pPr>
            <w:pStyle w:val="24"/>
            <w:tabs>
              <w:tab w:val="right" w:leader="dot" w:pos="9345"/>
            </w:tabs>
            <w:rPr>
              <w:del w:id="152" w:author="Антон Смирнов" w:date="2023-05-25T13:38:00Z"/>
              <w:rFonts w:eastAsiaTheme="minorEastAsia"/>
              <w:noProof/>
              <w:sz w:val="22"/>
              <w:szCs w:val="22"/>
              <w:lang w:val="ru-RU" w:eastAsia="ru-RU"/>
            </w:rPr>
          </w:pPr>
          <w:del w:id="153"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"_Toc135840967"</w:delInstrText>
            </w:r>
            <w:r w:rsidRPr="00822019" w:rsidDel="00BD40C0">
              <w:rPr>
                <w:rStyle w:val="afd"/>
                <w:noProof/>
              </w:rPr>
              <w:delInstrText xml:space="preserve"> </w:delInstrText>
            </w:r>
            <w:r w:rsidRPr="00822019" w:rsidDel="00BD40C0">
              <w:rPr>
                <w:rStyle w:val="afd"/>
                <w:noProof/>
              </w:rPr>
              <w:fldChar w:fldCharType="separate"/>
            </w:r>
          </w:del>
          <w:ins w:id="154" w:author="Антон Смирнов" w:date="2023-05-26T01:16:00Z">
            <w:r w:rsidR="00782B92">
              <w:rPr>
                <w:rStyle w:val="afd"/>
                <w:b/>
                <w:bCs/>
                <w:noProof/>
                <w:lang w:val="ru-RU"/>
              </w:rPr>
              <w:t>Ошибка! Недопустимый объект гиперссылки.</w:t>
            </w:r>
          </w:ins>
          <w:del w:id="155" w:author="Антон Смирнов" w:date="2023-05-25T13:38:00Z">
            <w:r w:rsidRPr="00822019" w:rsidDel="00BD40C0">
              <w:rPr>
                <w:rStyle w:val="afd"/>
                <w:noProof/>
                <w:lang w:val="ru-RU"/>
              </w:rPr>
              <w:delText>3.1. Моделирование протеасомы</w:delText>
            </w:r>
            <w:r w:rsidDel="00BD40C0">
              <w:rPr>
                <w:noProof/>
                <w:webHidden/>
              </w:rPr>
              <w:tab/>
            </w:r>
            <w:r w:rsidDel="00BD40C0">
              <w:rPr>
                <w:noProof/>
                <w:webHidden/>
              </w:rPr>
              <w:fldChar w:fldCharType="begin"/>
            </w:r>
            <w:r w:rsidDel="00BD40C0">
              <w:rPr>
                <w:noProof/>
                <w:webHidden/>
              </w:rPr>
              <w:delInstrText xml:space="preserve"> PAGEREF _Toc135840967 \h </w:delInstrText>
            </w:r>
            <w:r w:rsidDel="00BD40C0">
              <w:rPr>
                <w:noProof/>
                <w:webHidden/>
              </w:rPr>
              <w:fldChar w:fldCharType="separate"/>
            </w:r>
            <w:r w:rsidR="00BD40C0" w:rsidDel="00BD40C0">
              <w:rPr>
                <w:noProof/>
                <w:webHidden/>
              </w:rPr>
              <w:delText>34</w:delText>
            </w:r>
            <w:r w:rsidDel="00BD40C0">
              <w:rPr>
                <w:noProof/>
                <w:webHidden/>
              </w:rPr>
              <w:fldChar w:fldCharType="end"/>
            </w:r>
            <w:r w:rsidRPr="00822019" w:rsidDel="00BD40C0">
              <w:rPr>
                <w:rStyle w:val="afd"/>
                <w:noProof/>
              </w:rPr>
              <w:fldChar w:fldCharType="end"/>
            </w:r>
          </w:del>
        </w:p>
        <w:p w14:paraId="25E7E3BB" w14:textId="46A693EF" w:rsidR="000D5D1C" w:rsidDel="00BD40C0" w:rsidRDefault="000D5D1C">
          <w:pPr>
            <w:pStyle w:val="24"/>
            <w:tabs>
              <w:tab w:val="right" w:leader="dot" w:pos="9345"/>
            </w:tabs>
            <w:rPr>
              <w:del w:id="156" w:author="Антон Смирнов" w:date="2023-05-25T13:38:00Z"/>
              <w:rFonts w:eastAsiaTheme="minorEastAsia"/>
              <w:noProof/>
              <w:sz w:val="22"/>
              <w:szCs w:val="22"/>
              <w:lang w:val="ru-RU" w:eastAsia="ru-RU"/>
            </w:rPr>
          </w:pPr>
          <w:del w:id="157"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"_Toc135840968"</w:delInstrText>
            </w:r>
            <w:r w:rsidRPr="00822019" w:rsidDel="00BD40C0">
              <w:rPr>
                <w:rStyle w:val="afd"/>
                <w:noProof/>
              </w:rPr>
              <w:delInstrText xml:space="preserve"> </w:delInstrText>
            </w:r>
            <w:r w:rsidRPr="00822019" w:rsidDel="00BD40C0">
              <w:rPr>
                <w:rStyle w:val="afd"/>
                <w:noProof/>
              </w:rPr>
              <w:fldChar w:fldCharType="separate"/>
            </w:r>
          </w:del>
          <w:ins w:id="158" w:author="Антон Смирнов" w:date="2023-05-26T01:16:00Z">
            <w:r w:rsidR="00782B92">
              <w:rPr>
                <w:rStyle w:val="afd"/>
                <w:b/>
                <w:bCs/>
                <w:noProof/>
                <w:lang w:val="ru-RU"/>
              </w:rPr>
              <w:t>Ошибка! Недопустимый объект гиперссылки.</w:t>
            </w:r>
          </w:ins>
          <w:del w:id="159" w:author="Антон Смирнов" w:date="2023-05-25T13:38:00Z">
            <w:r w:rsidRPr="00822019" w:rsidDel="00BD40C0">
              <w:rPr>
                <w:rStyle w:val="afd"/>
                <w:noProof/>
                <w:lang w:val="ru-RU"/>
              </w:rPr>
              <w:delText xml:space="preserve">3.2 Моделирование </w:delText>
            </w:r>
            <w:r w:rsidRPr="00822019" w:rsidDel="00BD40C0">
              <w:rPr>
                <w:rStyle w:val="afd"/>
                <w:noProof/>
              </w:rPr>
              <w:delText>TAP</w:delText>
            </w:r>
            <w:r w:rsidDel="00BD40C0">
              <w:rPr>
                <w:noProof/>
                <w:webHidden/>
              </w:rPr>
              <w:tab/>
            </w:r>
            <w:r w:rsidDel="00BD40C0">
              <w:rPr>
                <w:noProof/>
                <w:webHidden/>
              </w:rPr>
              <w:fldChar w:fldCharType="begin"/>
            </w:r>
            <w:r w:rsidDel="00BD40C0">
              <w:rPr>
                <w:noProof/>
                <w:webHidden/>
              </w:rPr>
              <w:delInstrText xml:space="preserve"> PAGEREF _Toc135840968 \h </w:delInstrText>
            </w:r>
            <w:r w:rsidDel="00BD40C0">
              <w:rPr>
                <w:noProof/>
                <w:webHidden/>
              </w:rPr>
              <w:fldChar w:fldCharType="separate"/>
            </w:r>
            <w:r w:rsidDel="00BD40C0">
              <w:rPr>
                <w:noProof/>
                <w:webHidden/>
              </w:rPr>
              <w:delText>49</w:delText>
            </w:r>
            <w:r w:rsidDel="00BD40C0">
              <w:rPr>
                <w:noProof/>
                <w:webHidden/>
              </w:rPr>
              <w:fldChar w:fldCharType="end"/>
            </w:r>
            <w:r w:rsidRPr="00822019" w:rsidDel="00BD40C0">
              <w:rPr>
                <w:rStyle w:val="afd"/>
                <w:noProof/>
              </w:rPr>
              <w:fldChar w:fldCharType="end"/>
            </w:r>
          </w:del>
        </w:p>
        <w:p w14:paraId="4C183FD8" w14:textId="54CDDF06" w:rsidR="000D5D1C" w:rsidDel="00BD40C0" w:rsidRDefault="000D5D1C">
          <w:pPr>
            <w:pStyle w:val="24"/>
            <w:tabs>
              <w:tab w:val="right" w:leader="dot" w:pos="9345"/>
            </w:tabs>
            <w:rPr>
              <w:del w:id="160" w:author="Антон Смирнов" w:date="2023-05-25T13:38:00Z"/>
              <w:rFonts w:eastAsiaTheme="minorEastAsia"/>
              <w:noProof/>
              <w:sz w:val="22"/>
              <w:szCs w:val="22"/>
              <w:lang w:val="ru-RU" w:eastAsia="ru-RU"/>
            </w:rPr>
          </w:pPr>
          <w:del w:id="161"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"_Toc135840969"</w:delInstrText>
            </w:r>
            <w:r w:rsidRPr="00822019" w:rsidDel="00BD40C0">
              <w:rPr>
                <w:rStyle w:val="afd"/>
                <w:noProof/>
              </w:rPr>
              <w:delInstrText xml:space="preserve"> </w:delInstrText>
            </w:r>
            <w:r w:rsidRPr="00822019" w:rsidDel="00BD40C0">
              <w:rPr>
                <w:rStyle w:val="afd"/>
                <w:noProof/>
              </w:rPr>
              <w:fldChar w:fldCharType="separate"/>
            </w:r>
          </w:del>
          <w:ins w:id="162" w:author="Антон Смирнов" w:date="2023-05-26T01:16:00Z">
            <w:r w:rsidR="00782B92">
              <w:rPr>
                <w:rStyle w:val="afd"/>
                <w:b/>
                <w:bCs/>
                <w:noProof/>
                <w:lang w:val="ru-RU"/>
              </w:rPr>
              <w:t>Ошибка! Недопустимый объект гиперссылки.</w:t>
            </w:r>
          </w:ins>
          <w:del w:id="163" w:author="Антон Смирнов" w:date="2023-05-25T13:38:00Z">
            <w:r w:rsidRPr="00822019" w:rsidDel="00BD40C0">
              <w:rPr>
                <w:rStyle w:val="afd"/>
                <w:noProof/>
                <w:lang w:val="ru-RU"/>
              </w:rPr>
              <w:delText xml:space="preserve">3.3 Моделирование взаимодействия с </w:delText>
            </w:r>
            <w:r w:rsidRPr="00822019" w:rsidDel="00BD40C0">
              <w:rPr>
                <w:rStyle w:val="afd"/>
                <w:noProof/>
              </w:rPr>
              <w:delText>HLA</w:delText>
            </w:r>
            <w:r w:rsidRPr="00822019" w:rsidDel="00BD40C0">
              <w:rPr>
                <w:rStyle w:val="afd"/>
                <w:noProof/>
                <w:lang w:val="ru-RU"/>
              </w:rPr>
              <w:delText xml:space="preserve"> </w:delText>
            </w:r>
            <w:r w:rsidRPr="00822019" w:rsidDel="00BD40C0">
              <w:rPr>
                <w:rStyle w:val="afd"/>
                <w:noProof/>
              </w:rPr>
              <w:delText>I</w:delText>
            </w:r>
            <w:r w:rsidDel="00BD40C0">
              <w:rPr>
                <w:noProof/>
                <w:webHidden/>
              </w:rPr>
              <w:tab/>
            </w:r>
            <w:r w:rsidDel="00BD40C0">
              <w:rPr>
                <w:noProof/>
                <w:webHidden/>
              </w:rPr>
              <w:fldChar w:fldCharType="begin"/>
            </w:r>
            <w:r w:rsidDel="00BD40C0">
              <w:rPr>
                <w:noProof/>
                <w:webHidden/>
              </w:rPr>
              <w:delInstrText xml:space="preserve"> PAGEREF _Toc135840969 \h </w:delInstrText>
            </w:r>
            <w:r w:rsidDel="00BD40C0">
              <w:rPr>
                <w:noProof/>
                <w:webHidden/>
              </w:rPr>
              <w:fldChar w:fldCharType="separate"/>
            </w:r>
            <w:r w:rsidDel="00BD40C0">
              <w:rPr>
                <w:noProof/>
                <w:webHidden/>
              </w:rPr>
              <w:delText>51</w:delText>
            </w:r>
            <w:r w:rsidDel="00BD40C0">
              <w:rPr>
                <w:noProof/>
                <w:webHidden/>
              </w:rPr>
              <w:fldChar w:fldCharType="end"/>
            </w:r>
            <w:r w:rsidRPr="00822019" w:rsidDel="00BD40C0">
              <w:rPr>
                <w:rStyle w:val="afd"/>
                <w:noProof/>
              </w:rPr>
              <w:fldChar w:fldCharType="end"/>
            </w:r>
          </w:del>
        </w:p>
        <w:p w14:paraId="5956232D" w14:textId="70854973" w:rsidR="000D5D1C" w:rsidDel="00BD40C0" w:rsidRDefault="000D5D1C">
          <w:pPr>
            <w:pStyle w:val="24"/>
            <w:tabs>
              <w:tab w:val="right" w:leader="dot" w:pos="9345"/>
            </w:tabs>
            <w:rPr>
              <w:del w:id="164" w:author="Антон Смирнов" w:date="2023-05-25T13:38:00Z"/>
              <w:rFonts w:eastAsiaTheme="minorEastAsia"/>
              <w:noProof/>
              <w:sz w:val="22"/>
              <w:szCs w:val="22"/>
              <w:lang w:val="ru-RU" w:eastAsia="ru-RU"/>
            </w:rPr>
          </w:pPr>
          <w:del w:id="165"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"_Toc135840970"</w:delInstrText>
            </w:r>
            <w:r w:rsidRPr="00822019" w:rsidDel="00BD40C0">
              <w:rPr>
                <w:rStyle w:val="afd"/>
                <w:noProof/>
              </w:rPr>
              <w:delInstrText xml:space="preserve"> </w:delInstrText>
            </w:r>
            <w:r w:rsidRPr="00822019" w:rsidDel="00BD40C0">
              <w:rPr>
                <w:rStyle w:val="afd"/>
                <w:noProof/>
              </w:rPr>
              <w:fldChar w:fldCharType="separate"/>
            </w:r>
          </w:del>
          <w:ins w:id="166" w:author="Антон Смирнов" w:date="2023-05-26T01:16:00Z">
            <w:r w:rsidR="00782B92">
              <w:rPr>
                <w:rStyle w:val="afd"/>
                <w:b/>
                <w:bCs/>
                <w:noProof/>
                <w:lang w:val="ru-RU"/>
              </w:rPr>
              <w:t>Ошибка! Недопустимый объект гиперссылки.</w:t>
            </w:r>
          </w:ins>
          <w:del w:id="167" w:author="Антон Смирнов" w:date="2023-05-25T13:38:00Z">
            <w:r w:rsidRPr="00822019" w:rsidDel="00BD40C0">
              <w:rPr>
                <w:rStyle w:val="afd"/>
                <w:noProof/>
                <w:lang w:val="ru-RU"/>
              </w:rPr>
              <w:delText>3.4. Веб-сервис</w:delText>
            </w:r>
            <w:r w:rsidDel="00BD40C0">
              <w:rPr>
                <w:noProof/>
                <w:webHidden/>
              </w:rPr>
              <w:tab/>
            </w:r>
            <w:r w:rsidDel="00BD40C0">
              <w:rPr>
                <w:noProof/>
                <w:webHidden/>
              </w:rPr>
              <w:fldChar w:fldCharType="begin"/>
            </w:r>
            <w:r w:rsidDel="00BD40C0">
              <w:rPr>
                <w:noProof/>
                <w:webHidden/>
              </w:rPr>
              <w:delInstrText xml:space="preserve"> PAGEREF _Toc135840970 \h </w:delInstrText>
            </w:r>
            <w:r w:rsidDel="00BD40C0">
              <w:rPr>
                <w:noProof/>
                <w:webHidden/>
              </w:rPr>
              <w:fldChar w:fldCharType="separate"/>
            </w:r>
            <w:r w:rsidDel="00BD40C0">
              <w:rPr>
                <w:noProof/>
                <w:webHidden/>
              </w:rPr>
              <w:delText>54</w:delText>
            </w:r>
            <w:r w:rsidDel="00BD40C0">
              <w:rPr>
                <w:noProof/>
                <w:webHidden/>
              </w:rPr>
              <w:fldChar w:fldCharType="end"/>
            </w:r>
            <w:r w:rsidRPr="00822019" w:rsidDel="00BD40C0">
              <w:rPr>
                <w:rStyle w:val="afd"/>
                <w:noProof/>
              </w:rPr>
              <w:fldChar w:fldCharType="end"/>
            </w:r>
          </w:del>
        </w:p>
        <w:p w14:paraId="589049CA" w14:textId="23F1E32E" w:rsidR="000D5D1C" w:rsidDel="00BD40C0" w:rsidRDefault="000D5D1C">
          <w:pPr>
            <w:pStyle w:val="24"/>
            <w:tabs>
              <w:tab w:val="right" w:leader="dot" w:pos="9345"/>
            </w:tabs>
            <w:rPr>
              <w:del w:id="168" w:author="Антон Смирнов" w:date="2023-05-25T13:38:00Z"/>
              <w:rFonts w:eastAsiaTheme="minorEastAsia"/>
              <w:noProof/>
              <w:sz w:val="22"/>
              <w:szCs w:val="22"/>
              <w:lang w:val="ru-RU" w:eastAsia="ru-RU"/>
            </w:rPr>
          </w:pPr>
          <w:del w:id="169"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"_Toc135840971"</w:delInstrText>
            </w:r>
            <w:r w:rsidRPr="00822019" w:rsidDel="00BD40C0">
              <w:rPr>
                <w:rStyle w:val="afd"/>
                <w:noProof/>
              </w:rPr>
              <w:delInstrText xml:space="preserve"> </w:delInstrText>
            </w:r>
            <w:r w:rsidRPr="00822019" w:rsidDel="00BD40C0">
              <w:rPr>
                <w:rStyle w:val="afd"/>
                <w:noProof/>
              </w:rPr>
              <w:fldChar w:fldCharType="separate"/>
            </w:r>
          </w:del>
          <w:ins w:id="170" w:author="Антон Смирнов" w:date="2023-05-26T01:16:00Z">
            <w:r w:rsidR="00782B92">
              <w:rPr>
                <w:rStyle w:val="afd"/>
                <w:b/>
                <w:bCs/>
                <w:noProof/>
                <w:lang w:val="ru-RU"/>
              </w:rPr>
              <w:t>Ошибка! Недопустимый объект гиперссылки.</w:t>
            </w:r>
          </w:ins>
          <w:del w:id="171" w:author="Антон Смирнов" w:date="2023-05-25T13:38:00Z">
            <w:r w:rsidRPr="00822019" w:rsidDel="00BD40C0">
              <w:rPr>
                <w:rStyle w:val="afd"/>
                <w:noProof/>
                <w:lang w:val="ru-RU"/>
              </w:rPr>
              <w:delText>3.5. Обсуждение</w:delText>
            </w:r>
            <w:r w:rsidDel="00BD40C0">
              <w:rPr>
                <w:noProof/>
                <w:webHidden/>
              </w:rPr>
              <w:tab/>
            </w:r>
            <w:r w:rsidDel="00BD40C0">
              <w:rPr>
                <w:noProof/>
                <w:webHidden/>
              </w:rPr>
              <w:fldChar w:fldCharType="begin"/>
            </w:r>
            <w:r w:rsidDel="00BD40C0">
              <w:rPr>
                <w:noProof/>
                <w:webHidden/>
              </w:rPr>
              <w:delInstrText xml:space="preserve"> PAGEREF _Toc135840971 \h </w:delInstrText>
            </w:r>
            <w:r w:rsidDel="00BD40C0">
              <w:rPr>
                <w:noProof/>
                <w:webHidden/>
              </w:rPr>
              <w:fldChar w:fldCharType="separate"/>
            </w:r>
            <w:r w:rsidDel="00BD40C0">
              <w:rPr>
                <w:noProof/>
                <w:webHidden/>
              </w:rPr>
              <w:delText>55</w:delText>
            </w:r>
            <w:r w:rsidDel="00BD40C0">
              <w:rPr>
                <w:noProof/>
                <w:webHidden/>
              </w:rPr>
              <w:fldChar w:fldCharType="end"/>
            </w:r>
            <w:r w:rsidRPr="00822019" w:rsidDel="00BD40C0">
              <w:rPr>
                <w:rStyle w:val="afd"/>
                <w:noProof/>
              </w:rPr>
              <w:fldChar w:fldCharType="end"/>
            </w:r>
          </w:del>
        </w:p>
        <w:p w14:paraId="326BBF6C" w14:textId="0788F07B" w:rsidR="000D5D1C" w:rsidDel="00BD40C0" w:rsidRDefault="000D5D1C">
          <w:pPr>
            <w:pStyle w:val="12"/>
            <w:tabs>
              <w:tab w:val="right" w:leader="dot" w:pos="9345"/>
            </w:tabs>
            <w:rPr>
              <w:del w:id="172" w:author="Антон Смирнов" w:date="2023-05-25T13:38:00Z"/>
              <w:rFonts w:eastAsiaTheme="minorEastAsia"/>
              <w:noProof/>
              <w:sz w:val="22"/>
              <w:szCs w:val="22"/>
              <w:lang w:val="ru-RU" w:eastAsia="ru-RU"/>
            </w:rPr>
          </w:pPr>
          <w:del w:id="173"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"_Toc135840972"</w:delInstrText>
            </w:r>
            <w:r w:rsidRPr="00822019" w:rsidDel="00BD40C0">
              <w:rPr>
                <w:rStyle w:val="afd"/>
                <w:noProof/>
              </w:rPr>
              <w:delInstrText xml:space="preserve"> </w:delInstrText>
            </w:r>
            <w:r w:rsidRPr="00822019" w:rsidDel="00BD40C0">
              <w:rPr>
                <w:rStyle w:val="afd"/>
                <w:noProof/>
              </w:rPr>
              <w:fldChar w:fldCharType="separate"/>
            </w:r>
          </w:del>
          <w:ins w:id="174" w:author="Антон Смирнов" w:date="2023-05-26T01:16:00Z">
            <w:r w:rsidR="00782B92">
              <w:rPr>
                <w:rStyle w:val="afd"/>
                <w:b/>
                <w:bCs/>
                <w:noProof/>
                <w:lang w:val="ru-RU"/>
              </w:rPr>
              <w:t>Ошибка! Недопустимый объект гиперссылки.</w:t>
            </w:r>
          </w:ins>
          <w:del w:id="175" w:author="Антон Смирнов" w:date="2023-05-25T13:38:00Z">
            <w:r w:rsidRPr="00822019" w:rsidDel="00BD40C0">
              <w:rPr>
                <w:rStyle w:val="afd"/>
                <w:noProof/>
                <w:lang w:val="ru-RU"/>
              </w:rPr>
              <w:delText>Глава 4. Заключение</w:delText>
            </w:r>
            <w:r w:rsidDel="00BD40C0">
              <w:rPr>
                <w:noProof/>
                <w:webHidden/>
              </w:rPr>
              <w:tab/>
            </w:r>
            <w:r w:rsidDel="00BD40C0">
              <w:rPr>
                <w:noProof/>
                <w:webHidden/>
              </w:rPr>
              <w:fldChar w:fldCharType="begin"/>
            </w:r>
            <w:r w:rsidDel="00BD40C0">
              <w:rPr>
                <w:noProof/>
                <w:webHidden/>
              </w:rPr>
              <w:delInstrText xml:space="preserve"> PAGEREF _Toc135840972 \h </w:delInstrText>
            </w:r>
            <w:r w:rsidDel="00BD40C0">
              <w:rPr>
                <w:noProof/>
                <w:webHidden/>
              </w:rPr>
              <w:fldChar w:fldCharType="separate"/>
            </w:r>
            <w:r w:rsidDel="00BD40C0">
              <w:rPr>
                <w:noProof/>
                <w:webHidden/>
              </w:rPr>
              <w:delText>55</w:delText>
            </w:r>
            <w:r w:rsidDel="00BD40C0">
              <w:rPr>
                <w:noProof/>
                <w:webHidden/>
              </w:rPr>
              <w:fldChar w:fldCharType="end"/>
            </w:r>
            <w:r w:rsidRPr="00822019" w:rsidDel="00BD40C0">
              <w:rPr>
                <w:rStyle w:val="afd"/>
                <w:noProof/>
              </w:rPr>
              <w:fldChar w:fldCharType="end"/>
            </w:r>
          </w:del>
        </w:p>
        <w:p w14:paraId="6A9B616E" w14:textId="2693328B" w:rsidR="000D5D1C" w:rsidDel="00BD40C0" w:rsidRDefault="000D5D1C">
          <w:pPr>
            <w:pStyle w:val="12"/>
            <w:tabs>
              <w:tab w:val="right" w:leader="dot" w:pos="9345"/>
            </w:tabs>
            <w:rPr>
              <w:del w:id="176" w:author="Антон Смирнов" w:date="2023-05-25T13:38:00Z"/>
              <w:rFonts w:eastAsiaTheme="minorEastAsia"/>
              <w:noProof/>
              <w:sz w:val="22"/>
              <w:szCs w:val="22"/>
              <w:lang w:val="ru-RU" w:eastAsia="ru-RU"/>
            </w:rPr>
          </w:pPr>
          <w:del w:id="177"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"_Toc135840973"</w:delInstrText>
            </w:r>
            <w:r w:rsidRPr="00822019" w:rsidDel="00BD40C0">
              <w:rPr>
                <w:rStyle w:val="afd"/>
                <w:noProof/>
              </w:rPr>
              <w:delInstrText xml:space="preserve"> </w:delInstrText>
            </w:r>
            <w:r w:rsidRPr="00822019" w:rsidDel="00BD40C0">
              <w:rPr>
                <w:rStyle w:val="afd"/>
                <w:noProof/>
              </w:rPr>
              <w:fldChar w:fldCharType="separate"/>
            </w:r>
          </w:del>
          <w:ins w:id="178" w:author="Антон Смирнов" w:date="2023-05-26T01:16:00Z">
            <w:r w:rsidR="00782B92">
              <w:rPr>
                <w:rStyle w:val="afd"/>
                <w:b/>
                <w:bCs/>
                <w:noProof/>
                <w:lang w:val="ru-RU"/>
              </w:rPr>
              <w:t>Ошибка! Недопустимый объект гиперссылки.</w:t>
            </w:r>
          </w:ins>
          <w:del w:id="179" w:author="Антон Смирнов" w:date="2023-05-25T13:38:00Z">
            <w:r w:rsidRPr="00822019" w:rsidDel="00BD40C0">
              <w:rPr>
                <w:rStyle w:val="afd"/>
                <w:noProof/>
                <w:lang w:val="ru-RU"/>
              </w:rPr>
              <w:delText>Глава 5. Выводы</w:delText>
            </w:r>
            <w:r w:rsidDel="00BD40C0">
              <w:rPr>
                <w:noProof/>
                <w:webHidden/>
              </w:rPr>
              <w:tab/>
            </w:r>
            <w:r w:rsidDel="00BD40C0">
              <w:rPr>
                <w:noProof/>
                <w:webHidden/>
              </w:rPr>
              <w:fldChar w:fldCharType="begin"/>
            </w:r>
            <w:r w:rsidDel="00BD40C0">
              <w:rPr>
                <w:noProof/>
                <w:webHidden/>
              </w:rPr>
              <w:delInstrText xml:space="preserve"> PAGEREF _Toc135840973 \h </w:delInstrText>
            </w:r>
            <w:r w:rsidDel="00BD40C0">
              <w:rPr>
                <w:noProof/>
                <w:webHidden/>
              </w:rPr>
              <w:fldChar w:fldCharType="separate"/>
            </w:r>
            <w:r w:rsidDel="00BD40C0">
              <w:rPr>
                <w:noProof/>
                <w:webHidden/>
              </w:rPr>
              <w:delText>55</w:delText>
            </w:r>
            <w:r w:rsidDel="00BD40C0">
              <w:rPr>
                <w:noProof/>
                <w:webHidden/>
              </w:rPr>
              <w:fldChar w:fldCharType="end"/>
            </w:r>
            <w:r w:rsidRPr="00822019" w:rsidDel="00BD40C0">
              <w:rPr>
                <w:rStyle w:val="afd"/>
                <w:noProof/>
              </w:rPr>
              <w:fldChar w:fldCharType="end"/>
            </w:r>
          </w:del>
        </w:p>
        <w:p w14:paraId="65F5B8F0" w14:textId="39305238" w:rsidR="000D5D1C" w:rsidDel="00BD40C0" w:rsidRDefault="000D5D1C">
          <w:pPr>
            <w:pStyle w:val="12"/>
            <w:tabs>
              <w:tab w:val="right" w:leader="dot" w:pos="9345"/>
            </w:tabs>
            <w:rPr>
              <w:del w:id="180" w:author="Антон Смирнов" w:date="2023-05-25T13:38:00Z"/>
              <w:rFonts w:eastAsiaTheme="minorEastAsia"/>
              <w:noProof/>
              <w:sz w:val="22"/>
              <w:szCs w:val="22"/>
              <w:lang w:val="ru-RU" w:eastAsia="ru-RU"/>
            </w:rPr>
          </w:pPr>
          <w:del w:id="181"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"_Toc135840974"</w:delInstrText>
            </w:r>
            <w:r w:rsidRPr="00822019" w:rsidDel="00BD40C0">
              <w:rPr>
                <w:rStyle w:val="afd"/>
                <w:noProof/>
              </w:rPr>
              <w:delInstrText xml:space="preserve"> </w:delInstrText>
            </w:r>
            <w:r w:rsidRPr="00822019" w:rsidDel="00BD40C0">
              <w:rPr>
                <w:rStyle w:val="afd"/>
                <w:noProof/>
              </w:rPr>
              <w:fldChar w:fldCharType="separate"/>
            </w:r>
          </w:del>
          <w:ins w:id="182" w:author="Антон Смирнов" w:date="2023-05-26T01:16:00Z">
            <w:r w:rsidR="00782B92">
              <w:rPr>
                <w:rStyle w:val="afd"/>
                <w:b/>
                <w:bCs/>
                <w:noProof/>
                <w:lang w:val="ru-RU"/>
              </w:rPr>
              <w:t>Ошибка! Недопустимый объект гиперссылки.</w:t>
            </w:r>
          </w:ins>
          <w:del w:id="183" w:author="Антон Смирнов" w:date="2023-05-25T13:38:00Z">
            <w:r w:rsidRPr="00822019" w:rsidDel="00BD40C0">
              <w:rPr>
                <w:rStyle w:val="afd"/>
                <w:noProof/>
                <w:lang w:val="ru-RU"/>
              </w:rPr>
              <w:delText>Список литературы</w:delText>
            </w:r>
            <w:r w:rsidDel="00BD40C0">
              <w:rPr>
                <w:noProof/>
                <w:webHidden/>
              </w:rPr>
              <w:tab/>
            </w:r>
            <w:r w:rsidDel="00BD40C0">
              <w:rPr>
                <w:noProof/>
                <w:webHidden/>
              </w:rPr>
              <w:fldChar w:fldCharType="begin"/>
            </w:r>
            <w:r w:rsidDel="00BD40C0">
              <w:rPr>
                <w:noProof/>
                <w:webHidden/>
              </w:rPr>
              <w:delInstrText xml:space="preserve"> PAGEREF _Toc135840974 \h </w:delInstrText>
            </w:r>
            <w:r w:rsidDel="00BD40C0">
              <w:rPr>
                <w:noProof/>
                <w:webHidden/>
              </w:rPr>
              <w:fldChar w:fldCharType="separate"/>
            </w:r>
            <w:r w:rsidDel="00BD40C0">
              <w:rPr>
                <w:noProof/>
                <w:webHidden/>
              </w:rPr>
              <w:delText>55</w:delText>
            </w:r>
            <w:r w:rsidDel="00BD40C0">
              <w:rPr>
                <w:noProof/>
                <w:webHidden/>
              </w:rPr>
              <w:fldChar w:fldCharType="end"/>
            </w:r>
            <w:r w:rsidRPr="00822019" w:rsidDel="00BD40C0">
              <w:rPr>
                <w:rStyle w:val="afd"/>
                <w:noProof/>
              </w:rPr>
              <w:fldChar w:fldCharType="end"/>
            </w:r>
          </w:del>
        </w:p>
        <w:p w14:paraId="1EC4B252" w14:textId="56FEACD6" w:rsidR="000D5D1C" w:rsidDel="00BD40C0" w:rsidRDefault="000D5D1C">
          <w:pPr>
            <w:pStyle w:val="12"/>
            <w:tabs>
              <w:tab w:val="right" w:leader="dot" w:pos="9345"/>
            </w:tabs>
            <w:rPr>
              <w:del w:id="184" w:author="Антон Смирнов" w:date="2023-05-25T13:38:00Z"/>
              <w:rFonts w:eastAsiaTheme="minorEastAsia"/>
              <w:noProof/>
              <w:sz w:val="22"/>
              <w:szCs w:val="22"/>
              <w:lang w:val="ru-RU" w:eastAsia="ru-RU"/>
            </w:rPr>
          </w:pPr>
          <w:del w:id="185" w:author="Антон Смирнов" w:date="2023-05-25T13:38:00Z">
            <w:r w:rsidRPr="00822019" w:rsidDel="00BD40C0">
              <w:rPr>
                <w:rStyle w:val="afd"/>
                <w:noProof/>
              </w:rPr>
              <w:fldChar w:fldCharType="begin"/>
            </w:r>
            <w:r w:rsidRPr="00822019" w:rsidDel="00BD40C0">
              <w:rPr>
                <w:rStyle w:val="afd"/>
                <w:noProof/>
              </w:rPr>
              <w:delInstrText xml:space="preserve"> </w:delInstrText>
            </w:r>
            <w:r w:rsidDel="00BD40C0">
              <w:rPr>
                <w:noProof/>
              </w:rPr>
              <w:delInstrText>HYPERLINK \l "_Toc135840975"</w:delInstrText>
            </w:r>
            <w:r w:rsidRPr="00822019" w:rsidDel="00BD40C0">
              <w:rPr>
                <w:rStyle w:val="afd"/>
                <w:noProof/>
              </w:rPr>
              <w:delInstrText xml:space="preserve"> </w:delInstrText>
            </w:r>
            <w:r w:rsidRPr="00822019" w:rsidDel="00BD40C0">
              <w:rPr>
                <w:rStyle w:val="afd"/>
                <w:noProof/>
              </w:rPr>
              <w:fldChar w:fldCharType="separate"/>
            </w:r>
          </w:del>
          <w:ins w:id="186" w:author="Антон Смирнов" w:date="2023-05-26T01:16:00Z">
            <w:r w:rsidR="00782B92">
              <w:rPr>
                <w:rStyle w:val="afd"/>
                <w:b/>
                <w:bCs/>
                <w:noProof/>
                <w:lang w:val="ru-RU"/>
              </w:rPr>
              <w:t>Ошибка! Недопустимый объект гиперссылки.</w:t>
            </w:r>
          </w:ins>
          <w:del w:id="187" w:author="Антон Смирнов" w:date="2023-05-25T13:38:00Z">
            <w:r w:rsidRPr="00822019" w:rsidDel="00BD40C0">
              <w:rPr>
                <w:rStyle w:val="afd"/>
                <w:noProof/>
                <w:lang w:val="ru-RU"/>
              </w:rPr>
              <w:delText>Приложение</w:delText>
            </w:r>
            <w:r w:rsidDel="00BD40C0">
              <w:rPr>
                <w:noProof/>
                <w:webHidden/>
              </w:rPr>
              <w:tab/>
            </w:r>
            <w:r w:rsidDel="00BD40C0">
              <w:rPr>
                <w:noProof/>
                <w:webHidden/>
              </w:rPr>
              <w:fldChar w:fldCharType="begin"/>
            </w:r>
            <w:r w:rsidDel="00BD40C0">
              <w:rPr>
                <w:noProof/>
                <w:webHidden/>
              </w:rPr>
              <w:delInstrText xml:space="preserve"> PAGEREF _Toc135840975 \h </w:delInstrText>
            </w:r>
            <w:r w:rsidDel="00BD40C0">
              <w:rPr>
                <w:noProof/>
                <w:webHidden/>
              </w:rPr>
              <w:fldChar w:fldCharType="separate"/>
            </w:r>
            <w:r w:rsidDel="00BD40C0">
              <w:rPr>
                <w:noProof/>
                <w:webHidden/>
              </w:rPr>
              <w:delText>64</w:delText>
            </w:r>
            <w:r w:rsidDel="00BD40C0">
              <w:rPr>
                <w:noProof/>
                <w:webHidden/>
              </w:rPr>
              <w:fldChar w:fldCharType="end"/>
            </w:r>
            <w:r w:rsidRPr="00822019" w:rsidDel="00BD40C0">
              <w:rPr>
                <w:rStyle w:val="afd"/>
                <w:noProof/>
              </w:rPr>
              <w:fldChar w:fldCharType="end"/>
            </w:r>
          </w:del>
        </w:p>
        <w:p w14:paraId="43501AD9" w14:textId="77777777" w:rsidR="005C4AD5" w:rsidRDefault="00BF5734">
          <w:r w:rsidRPr="007A630F">
            <w:rPr>
              <w:rFonts w:ascii="Times New Roman" w:hAnsi="Times New Roman" w:cs="Times New Roman"/>
            </w:rPr>
            <w:fldChar w:fldCharType="end"/>
          </w:r>
        </w:p>
      </w:sdtContent>
    </w:sdt>
    <w:p w14:paraId="77215AF4" w14:textId="77777777" w:rsidR="007A630F" w:rsidRDefault="007A630F">
      <w:pPr>
        <w:rPr>
          <w:rFonts w:ascii="Times New Roman" w:eastAsiaTheme="majorEastAsia" w:hAnsi="Times New Roman" w:cstheme="majorBidi"/>
          <w:b/>
          <w:bCs/>
          <w:color w:val="000000" w:themeColor="text1"/>
          <w:sz w:val="32"/>
          <w:szCs w:val="32"/>
        </w:rPr>
      </w:pPr>
      <w:bookmarkStart w:id="188" w:name="список-сокращений"/>
      <w:r>
        <w:br w:type="page"/>
      </w:r>
    </w:p>
    <w:p w14:paraId="7322C1D5" w14:textId="3126ADDA" w:rsidR="005C4AD5" w:rsidRDefault="00BF5734">
      <w:pPr>
        <w:pStyle w:val="1"/>
      </w:pPr>
      <w:bookmarkStart w:id="189" w:name="_Toc135956180"/>
      <w:r>
        <w:lastRenderedPageBreak/>
        <w:t>Список сокращений</w:t>
      </w:r>
      <w:bookmarkEnd w:id="189"/>
    </w:p>
    <w:p w14:paraId="177301C4"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МНС - Major histocompatibility complex - главный комплекс гистосовместимости</w:t>
      </w:r>
    </w:p>
    <w:p w14:paraId="32177992"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ТКР - Т-клеточный рецептор</w:t>
      </w:r>
    </w:p>
    <w:p w14:paraId="499FA6D0"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CDR - complementarity determining region - регион, определяющий комплементарность</w:t>
      </w:r>
    </w:p>
    <w:p w14:paraId="0CCF4C10" w14:textId="49141C36" w:rsidR="005C4AD5" w:rsidRDefault="00BF5734" w:rsidP="00BF5734">
      <w:pPr>
        <w:numPr>
          <w:ilvl w:val="0"/>
          <w:numId w:val="3"/>
        </w:numPr>
        <w:spacing w:line="360" w:lineRule="auto"/>
        <w:rPr>
          <w:ins w:id="190" w:author="Антон Смирнов" w:date="2023-05-26T01:04:00Z"/>
          <w:rFonts w:ascii="Times New Roman" w:hAnsi="Times New Roman" w:cs="Times New Roman"/>
          <w:sz w:val="28"/>
          <w:szCs w:val="28"/>
          <w:lang w:val="ru-RU"/>
        </w:rPr>
      </w:pPr>
      <w:r w:rsidRPr="00BF5734">
        <w:rPr>
          <w:rFonts w:ascii="Times New Roman" w:hAnsi="Times New Roman" w:cs="Times New Roman"/>
          <w:sz w:val="28"/>
          <w:szCs w:val="28"/>
        </w:rPr>
        <w:t>HLA</w:t>
      </w:r>
      <w:r w:rsidRPr="00BF5734">
        <w:rPr>
          <w:rFonts w:ascii="Times New Roman" w:hAnsi="Times New Roman" w:cs="Times New Roman"/>
          <w:sz w:val="28"/>
          <w:szCs w:val="28"/>
          <w:lang w:val="ru-RU"/>
        </w:rPr>
        <w:t xml:space="preserve"> - </w:t>
      </w:r>
      <w:r w:rsidRPr="00BF5734">
        <w:rPr>
          <w:rFonts w:ascii="Times New Roman" w:hAnsi="Times New Roman" w:cs="Times New Roman"/>
          <w:sz w:val="28"/>
          <w:szCs w:val="28"/>
        </w:rPr>
        <w:t>Human</w:t>
      </w:r>
      <w:r w:rsidRPr="00BF5734">
        <w:rPr>
          <w:rFonts w:ascii="Times New Roman" w:hAnsi="Times New Roman" w:cs="Times New Roman"/>
          <w:sz w:val="28"/>
          <w:szCs w:val="28"/>
          <w:lang w:val="ru-RU"/>
        </w:rPr>
        <w:t xml:space="preserve"> </w:t>
      </w:r>
      <w:r w:rsidRPr="00BF5734">
        <w:rPr>
          <w:rFonts w:ascii="Times New Roman" w:hAnsi="Times New Roman" w:cs="Times New Roman"/>
          <w:sz w:val="28"/>
          <w:szCs w:val="28"/>
        </w:rPr>
        <w:t>Leukocytes</w:t>
      </w:r>
      <w:r w:rsidRPr="00BF5734">
        <w:rPr>
          <w:rFonts w:ascii="Times New Roman" w:hAnsi="Times New Roman" w:cs="Times New Roman"/>
          <w:sz w:val="28"/>
          <w:szCs w:val="28"/>
          <w:lang w:val="ru-RU"/>
        </w:rPr>
        <w:t xml:space="preserve"> </w:t>
      </w:r>
      <w:r w:rsidRPr="00BF5734">
        <w:rPr>
          <w:rFonts w:ascii="Times New Roman" w:hAnsi="Times New Roman" w:cs="Times New Roman"/>
          <w:sz w:val="28"/>
          <w:szCs w:val="28"/>
        </w:rPr>
        <w:t>Antigen</w:t>
      </w:r>
      <w:r w:rsidRPr="00BF5734">
        <w:rPr>
          <w:rFonts w:ascii="Times New Roman" w:hAnsi="Times New Roman" w:cs="Times New Roman"/>
          <w:sz w:val="28"/>
          <w:szCs w:val="28"/>
          <w:lang w:val="ru-RU"/>
        </w:rPr>
        <w:t xml:space="preserve"> - человеческий лейкоцитарный антиген, название человеческих генов МНС.</w:t>
      </w:r>
    </w:p>
    <w:p w14:paraId="238B2E8B" w14:textId="699D474C" w:rsidR="00EC4C62" w:rsidRPr="00EC4C62" w:rsidRDefault="00EC4C62" w:rsidP="00BF5734">
      <w:pPr>
        <w:numPr>
          <w:ilvl w:val="0"/>
          <w:numId w:val="3"/>
        </w:numPr>
        <w:spacing w:line="360" w:lineRule="auto"/>
        <w:rPr>
          <w:rFonts w:ascii="Times New Roman" w:hAnsi="Times New Roman" w:cs="Times New Roman"/>
          <w:sz w:val="28"/>
          <w:szCs w:val="28"/>
          <w:lang w:val="ru-RU"/>
          <w:rPrChange w:id="191" w:author="Антон Смирнов" w:date="2023-05-26T01:05:00Z">
            <w:rPr>
              <w:rFonts w:ascii="Times New Roman" w:hAnsi="Times New Roman" w:cs="Times New Roman"/>
              <w:sz w:val="28"/>
              <w:szCs w:val="28"/>
              <w:lang w:val="ru-RU"/>
            </w:rPr>
          </w:rPrChange>
        </w:rPr>
      </w:pPr>
      <w:ins w:id="192" w:author="Антон Смирнов" w:date="2023-05-26T01:04:00Z">
        <w:r>
          <w:rPr>
            <w:rFonts w:ascii="Times New Roman" w:hAnsi="Times New Roman" w:cs="Times New Roman"/>
            <w:sz w:val="28"/>
            <w:szCs w:val="28"/>
          </w:rPr>
          <w:t>TAP</w:t>
        </w:r>
        <w:r w:rsidRPr="00EC4C62">
          <w:rPr>
            <w:rFonts w:ascii="Times New Roman" w:hAnsi="Times New Roman" w:cs="Times New Roman"/>
            <w:sz w:val="28"/>
            <w:szCs w:val="28"/>
            <w:lang w:val="ru-RU"/>
            <w:rPrChange w:id="193" w:author="Антон Смирнов" w:date="2023-05-26T01:05:00Z">
              <w:rPr>
                <w:rFonts w:ascii="Times New Roman" w:hAnsi="Times New Roman" w:cs="Times New Roman"/>
                <w:sz w:val="28"/>
                <w:szCs w:val="28"/>
              </w:rPr>
            </w:rPrChange>
          </w:rPr>
          <w:t xml:space="preserve"> </w:t>
        </w:r>
      </w:ins>
      <w:ins w:id="194" w:author="Антон Смирнов" w:date="2023-05-26T01:05:00Z">
        <w:r w:rsidRPr="00EC4C62">
          <w:rPr>
            <w:rFonts w:ascii="Times New Roman" w:hAnsi="Times New Roman" w:cs="Times New Roman"/>
            <w:sz w:val="28"/>
            <w:szCs w:val="28"/>
            <w:lang w:val="ru-RU"/>
            <w:rPrChange w:id="195" w:author="Антон Смирнов" w:date="2023-05-26T01:05:00Z">
              <w:rPr>
                <w:rFonts w:ascii="Times New Roman" w:hAnsi="Times New Roman" w:cs="Times New Roman"/>
                <w:sz w:val="28"/>
                <w:szCs w:val="28"/>
              </w:rPr>
            </w:rPrChange>
          </w:rPr>
          <w:t>–</w:t>
        </w:r>
      </w:ins>
      <w:ins w:id="196" w:author="Антон Смирнов" w:date="2023-05-26T01:04:00Z">
        <w:r w:rsidRPr="00EC4C62">
          <w:rPr>
            <w:rFonts w:ascii="Times New Roman" w:hAnsi="Times New Roman" w:cs="Times New Roman"/>
            <w:sz w:val="28"/>
            <w:szCs w:val="28"/>
            <w:lang w:val="ru-RU"/>
            <w:rPrChange w:id="197" w:author="Антон Смирнов" w:date="2023-05-26T01:05:00Z">
              <w:rPr>
                <w:rFonts w:ascii="Times New Roman" w:hAnsi="Times New Roman" w:cs="Times New Roman"/>
                <w:sz w:val="28"/>
                <w:szCs w:val="28"/>
              </w:rPr>
            </w:rPrChange>
          </w:rPr>
          <w:t xml:space="preserve"> </w:t>
        </w:r>
      </w:ins>
      <w:ins w:id="198" w:author="Антон Смирнов" w:date="2023-05-26T01:05:00Z">
        <w:r>
          <w:rPr>
            <w:rFonts w:ascii="Times New Roman" w:hAnsi="Times New Roman" w:cs="Times New Roman"/>
            <w:sz w:val="28"/>
            <w:szCs w:val="28"/>
          </w:rPr>
          <w:t>Transporter</w:t>
        </w:r>
        <w:r w:rsidRPr="00EC4C62">
          <w:rPr>
            <w:rFonts w:ascii="Times New Roman" w:hAnsi="Times New Roman" w:cs="Times New Roman"/>
            <w:sz w:val="28"/>
            <w:szCs w:val="28"/>
            <w:lang w:val="ru-RU"/>
            <w:rPrChange w:id="199" w:author="Антон Смирнов" w:date="2023-05-26T01:05:00Z">
              <w:rPr>
                <w:rFonts w:ascii="Times New Roman" w:hAnsi="Times New Roman" w:cs="Times New Roman"/>
                <w:sz w:val="28"/>
                <w:szCs w:val="28"/>
              </w:rPr>
            </w:rPrChange>
          </w:rPr>
          <w:t xml:space="preserve"> </w:t>
        </w:r>
        <w:r>
          <w:rPr>
            <w:rFonts w:ascii="Times New Roman" w:hAnsi="Times New Roman" w:cs="Times New Roman"/>
            <w:sz w:val="28"/>
            <w:szCs w:val="28"/>
          </w:rPr>
          <w:t>associated</w:t>
        </w:r>
        <w:r w:rsidRPr="00EC4C62">
          <w:rPr>
            <w:rFonts w:ascii="Times New Roman" w:hAnsi="Times New Roman" w:cs="Times New Roman"/>
            <w:sz w:val="28"/>
            <w:szCs w:val="28"/>
            <w:lang w:val="ru-RU"/>
            <w:rPrChange w:id="200" w:author="Антон Смирнов" w:date="2023-05-26T01:05:00Z">
              <w:rPr>
                <w:rFonts w:ascii="Times New Roman" w:hAnsi="Times New Roman" w:cs="Times New Roman"/>
                <w:sz w:val="28"/>
                <w:szCs w:val="28"/>
              </w:rPr>
            </w:rPrChange>
          </w:rPr>
          <w:t xml:space="preserve"> </w:t>
        </w:r>
        <w:r>
          <w:rPr>
            <w:rFonts w:ascii="Times New Roman" w:hAnsi="Times New Roman" w:cs="Times New Roman"/>
            <w:sz w:val="28"/>
            <w:szCs w:val="28"/>
          </w:rPr>
          <w:t>with</w:t>
        </w:r>
        <w:r w:rsidRPr="00EC4C62">
          <w:rPr>
            <w:rFonts w:ascii="Times New Roman" w:hAnsi="Times New Roman" w:cs="Times New Roman"/>
            <w:sz w:val="28"/>
            <w:szCs w:val="28"/>
            <w:lang w:val="ru-RU"/>
            <w:rPrChange w:id="201" w:author="Антон Смирнов" w:date="2023-05-26T01:05:00Z">
              <w:rPr>
                <w:rFonts w:ascii="Times New Roman" w:hAnsi="Times New Roman" w:cs="Times New Roman"/>
                <w:sz w:val="28"/>
                <w:szCs w:val="28"/>
              </w:rPr>
            </w:rPrChange>
          </w:rPr>
          <w:t xml:space="preserve"> </w:t>
        </w:r>
        <w:r>
          <w:rPr>
            <w:rFonts w:ascii="Times New Roman" w:hAnsi="Times New Roman" w:cs="Times New Roman"/>
            <w:sz w:val="28"/>
            <w:szCs w:val="28"/>
          </w:rPr>
          <w:t>Antigen</w:t>
        </w:r>
        <w:r w:rsidRPr="00EC4C62">
          <w:rPr>
            <w:rFonts w:ascii="Times New Roman" w:hAnsi="Times New Roman" w:cs="Times New Roman"/>
            <w:sz w:val="28"/>
            <w:szCs w:val="28"/>
            <w:lang w:val="ru-RU"/>
            <w:rPrChange w:id="202" w:author="Антон Смирнов" w:date="2023-05-26T01:05:00Z">
              <w:rPr>
                <w:rFonts w:ascii="Times New Roman" w:hAnsi="Times New Roman" w:cs="Times New Roman"/>
                <w:sz w:val="28"/>
                <w:szCs w:val="28"/>
              </w:rPr>
            </w:rPrChange>
          </w:rPr>
          <w:t xml:space="preserve"> </w:t>
        </w:r>
        <w:r>
          <w:rPr>
            <w:rFonts w:ascii="Times New Roman" w:hAnsi="Times New Roman" w:cs="Times New Roman"/>
            <w:sz w:val="28"/>
            <w:szCs w:val="28"/>
          </w:rPr>
          <w:t>Processing</w:t>
        </w:r>
        <w:r w:rsidRPr="00EC4C62">
          <w:rPr>
            <w:rFonts w:ascii="Times New Roman" w:hAnsi="Times New Roman" w:cs="Times New Roman"/>
            <w:sz w:val="28"/>
            <w:szCs w:val="28"/>
            <w:lang w:val="ru-RU"/>
            <w:rPrChange w:id="203" w:author="Антон Смирнов" w:date="2023-05-26T01:05:00Z">
              <w:rPr>
                <w:rFonts w:ascii="Times New Roman" w:hAnsi="Times New Roman" w:cs="Times New Roman"/>
                <w:sz w:val="28"/>
                <w:szCs w:val="28"/>
              </w:rPr>
            </w:rPrChange>
          </w:rPr>
          <w:t xml:space="preserve"> – </w:t>
        </w:r>
        <w:r>
          <w:rPr>
            <w:rFonts w:ascii="Times New Roman" w:hAnsi="Times New Roman" w:cs="Times New Roman"/>
            <w:sz w:val="28"/>
            <w:szCs w:val="28"/>
            <w:lang w:val="ru-RU"/>
          </w:rPr>
          <w:t>транспортер</w:t>
        </w:r>
        <w:r w:rsidRPr="00EC4C62">
          <w:rPr>
            <w:rFonts w:ascii="Times New Roman" w:hAnsi="Times New Roman" w:cs="Times New Roman"/>
            <w:sz w:val="28"/>
            <w:szCs w:val="28"/>
            <w:lang w:val="ru-RU"/>
            <w:rPrChange w:id="204" w:author="Антон Смирнов" w:date="2023-05-26T01:05: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ассоциированный</w:t>
        </w:r>
        <w:r w:rsidRPr="00EC4C62">
          <w:rPr>
            <w:rFonts w:ascii="Times New Roman" w:hAnsi="Times New Roman" w:cs="Times New Roman"/>
            <w:sz w:val="28"/>
            <w:szCs w:val="28"/>
            <w:lang w:val="ru-RU"/>
            <w:rPrChange w:id="205" w:author="Антон Смирнов" w:date="2023-05-26T01:05: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с</w:t>
        </w:r>
        <w:r w:rsidRPr="00EC4C62">
          <w:rPr>
            <w:rFonts w:ascii="Times New Roman" w:hAnsi="Times New Roman" w:cs="Times New Roman"/>
            <w:sz w:val="28"/>
            <w:szCs w:val="28"/>
            <w:lang w:val="ru-RU"/>
            <w:rPrChange w:id="206" w:author="Антон Смирнов" w:date="2023-05-26T01:05: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антигенным</w:t>
        </w:r>
        <w:r w:rsidRPr="00EC4C62">
          <w:rPr>
            <w:rFonts w:ascii="Times New Roman" w:hAnsi="Times New Roman" w:cs="Times New Roman"/>
            <w:sz w:val="28"/>
            <w:szCs w:val="28"/>
            <w:lang w:val="ru-RU"/>
            <w:rPrChange w:id="207" w:author="Антон Смирнов" w:date="2023-05-26T01:05: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процессингом</w:t>
        </w:r>
      </w:ins>
    </w:p>
    <w:p w14:paraId="07A5B4C4"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ЭПР - эндоплазматический ретикулюм</w:t>
      </w:r>
    </w:p>
    <w:p w14:paraId="7B148A75"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АПК - антигенпрезентирующая клетка</w:t>
      </w:r>
    </w:p>
    <w:p w14:paraId="5E10A0BD"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ЦПМ - цитоплазматическая мембрана</w:t>
      </w:r>
    </w:p>
    <w:p w14:paraId="3EF364C7"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UPS - ubiquitin-proteasomal system - убиквитин-протеосомальная система</w:t>
      </w:r>
    </w:p>
    <w:p w14:paraId="1A6DF246"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DRiP - defective ribosomal products - дефективные рибосомальные продукты</w:t>
      </w:r>
    </w:p>
    <w:p w14:paraId="06F421F4"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мРНК - матричная рибонуклеиновая кислота</w:t>
      </w:r>
    </w:p>
    <w:p w14:paraId="5EC73BCB"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CD - cluster of differntation - кластер дифференцировки</w:t>
      </w:r>
    </w:p>
    <w:p w14:paraId="1C4DD6C1" w14:textId="04FC6B9A" w:rsidR="005C4AD5"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PCPS - proteosome-catalyzed peptide splicing - пептидный сплайсинг, катализируемый протеосомой</w:t>
      </w:r>
    </w:p>
    <w:p w14:paraId="62B897BC" w14:textId="0B54E158" w:rsidR="00270346" w:rsidRPr="0075779D" w:rsidRDefault="00270346" w:rsidP="00BF5734">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PLC – peptide-loading complex – </w:t>
      </w:r>
      <w:r>
        <w:rPr>
          <w:rFonts w:ascii="Times New Roman" w:hAnsi="Times New Roman" w:cs="Times New Roman"/>
          <w:sz w:val="28"/>
          <w:szCs w:val="28"/>
          <w:lang w:val="ru-RU"/>
        </w:rPr>
        <w:t>пептид</w:t>
      </w:r>
      <w:r w:rsidRPr="0075779D">
        <w:rPr>
          <w:rFonts w:ascii="Times New Roman" w:hAnsi="Times New Roman" w:cs="Times New Roman"/>
          <w:sz w:val="28"/>
          <w:szCs w:val="28"/>
        </w:rPr>
        <w:t>-</w:t>
      </w:r>
      <w:r>
        <w:rPr>
          <w:rFonts w:ascii="Times New Roman" w:hAnsi="Times New Roman" w:cs="Times New Roman"/>
          <w:sz w:val="28"/>
          <w:szCs w:val="28"/>
          <w:lang w:val="ru-RU"/>
        </w:rPr>
        <w:t>загружающий</w:t>
      </w:r>
      <w:r w:rsidRPr="0075779D">
        <w:rPr>
          <w:rFonts w:ascii="Times New Roman" w:hAnsi="Times New Roman" w:cs="Times New Roman"/>
          <w:sz w:val="28"/>
          <w:szCs w:val="28"/>
        </w:rPr>
        <w:t xml:space="preserve"> </w:t>
      </w:r>
      <w:r>
        <w:rPr>
          <w:rFonts w:ascii="Times New Roman" w:hAnsi="Times New Roman" w:cs="Times New Roman"/>
          <w:sz w:val="28"/>
          <w:szCs w:val="28"/>
          <w:lang w:val="ru-RU"/>
        </w:rPr>
        <w:t>комплекс</w:t>
      </w:r>
    </w:p>
    <w:p w14:paraId="5255A1CB" w14:textId="4A525A94" w:rsidR="00A84A4B" w:rsidRDefault="00A84A4B" w:rsidP="00BF5734">
      <w:pPr>
        <w:numPr>
          <w:ilvl w:val="0"/>
          <w:numId w:val="3"/>
        </w:numPr>
        <w:spacing w:line="360" w:lineRule="auto"/>
        <w:rPr>
          <w:rFonts w:ascii="Times New Roman" w:hAnsi="Times New Roman" w:cs="Times New Roman"/>
          <w:sz w:val="28"/>
          <w:szCs w:val="28"/>
        </w:rPr>
      </w:pPr>
      <w:r w:rsidRPr="00A84A4B">
        <w:rPr>
          <w:rFonts w:ascii="Times New Roman" w:hAnsi="Times New Roman" w:cs="Times New Roman"/>
          <w:sz w:val="28"/>
          <w:szCs w:val="28"/>
        </w:rPr>
        <w:lastRenderedPageBreak/>
        <w:t>ERAAP</w:t>
      </w:r>
      <w:r>
        <w:rPr>
          <w:rFonts w:ascii="Times New Roman" w:hAnsi="Times New Roman" w:cs="Times New Roman"/>
          <w:sz w:val="28"/>
          <w:szCs w:val="28"/>
        </w:rPr>
        <w:t xml:space="preserve"> - </w:t>
      </w:r>
      <w:r w:rsidRPr="00A84A4B">
        <w:rPr>
          <w:rFonts w:ascii="Times New Roman" w:hAnsi="Times New Roman" w:cs="Times New Roman"/>
          <w:sz w:val="28"/>
          <w:szCs w:val="28"/>
        </w:rPr>
        <w:t xml:space="preserve"> endoplasmatic reticulum aminopeptidase associated with antigen processing </w:t>
      </w:r>
      <w:r>
        <w:rPr>
          <w:rFonts w:ascii="Times New Roman" w:hAnsi="Times New Roman" w:cs="Times New Roman"/>
          <w:sz w:val="28"/>
          <w:szCs w:val="28"/>
        </w:rPr>
        <w:t xml:space="preserve">- </w:t>
      </w:r>
      <w:r w:rsidRPr="00A84A4B">
        <w:rPr>
          <w:rFonts w:ascii="Times New Roman" w:hAnsi="Times New Roman" w:cs="Times New Roman"/>
          <w:sz w:val="28"/>
          <w:szCs w:val="28"/>
        </w:rPr>
        <w:t>аминопептидазы, ассоциированные с антигенным процессингом</w:t>
      </w:r>
    </w:p>
    <w:p w14:paraId="5469BED9" w14:textId="78F3A831" w:rsidR="00281DA5" w:rsidRPr="0041036B" w:rsidRDefault="00281DA5" w:rsidP="00BF5734">
      <w:pPr>
        <w:numPr>
          <w:ilvl w:val="0"/>
          <w:numId w:val="3"/>
        </w:numPr>
        <w:spacing w:line="360" w:lineRule="auto"/>
        <w:rPr>
          <w:ins w:id="208" w:author="Антон Смирнов" w:date="2023-05-26T01:08:00Z"/>
          <w:rFonts w:ascii="Times New Roman" w:hAnsi="Times New Roman" w:cs="Times New Roman"/>
          <w:sz w:val="28"/>
          <w:szCs w:val="28"/>
          <w:rPrChange w:id="209" w:author="Антон Смирнов" w:date="2023-05-26T01:08:00Z">
            <w:rPr>
              <w:ins w:id="210" w:author="Антон Смирнов" w:date="2023-05-26T01:08:00Z"/>
              <w:rFonts w:ascii="Times New Roman" w:hAnsi="Times New Roman" w:cs="Times New Roman"/>
              <w:sz w:val="28"/>
              <w:szCs w:val="28"/>
              <w:lang w:val="ru-RU"/>
            </w:rPr>
          </w:rPrChange>
        </w:rPr>
      </w:pPr>
      <w:r>
        <w:rPr>
          <w:rFonts w:ascii="Times New Roman" w:hAnsi="Times New Roman" w:cs="Times New Roman"/>
          <w:sz w:val="28"/>
          <w:szCs w:val="28"/>
          <w:lang w:val="ru-RU"/>
        </w:rPr>
        <w:t>БД – база данных</w:t>
      </w:r>
    </w:p>
    <w:p w14:paraId="36884DF2" w14:textId="6A45DEB3" w:rsidR="0041036B" w:rsidRPr="0041036B" w:rsidRDefault="0041036B" w:rsidP="00BF5734">
      <w:pPr>
        <w:numPr>
          <w:ilvl w:val="0"/>
          <w:numId w:val="3"/>
        </w:numPr>
        <w:spacing w:line="360" w:lineRule="auto"/>
        <w:rPr>
          <w:rFonts w:ascii="Times New Roman" w:hAnsi="Times New Roman" w:cs="Times New Roman"/>
          <w:sz w:val="28"/>
          <w:szCs w:val="28"/>
          <w:lang w:val="ru-RU"/>
          <w:rPrChange w:id="211" w:author="Антон Смирнов" w:date="2023-05-26T01:08:00Z">
            <w:rPr>
              <w:rFonts w:ascii="Times New Roman" w:hAnsi="Times New Roman" w:cs="Times New Roman"/>
              <w:sz w:val="28"/>
              <w:szCs w:val="28"/>
            </w:rPr>
          </w:rPrChange>
        </w:rPr>
      </w:pPr>
      <w:ins w:id="212" w:author="Антон Смирнов" w:date="2023-05-26T01:08:00Z">
        <w:r>
          <w:rPr>
            <w:rFonts w:ascii="Times New Roman" w:hAnsi="Times New Roman" w:cs="Times New Roman"/>
            <w:sz w:val="28"/>
            <w:szCs w:val="28"/>
            <w:lang w:val="ru-RU"/>
          </w:rPr>
          <w:t>СУБД – система управления базой данных</w:t>
        </w:r>
      </w:ins>
    </w:p>
    <w:p w14:paraId="74AD1A62" w14:textId="33E84D8E" w:rsidR="00E57B48" w:rsidRDefault="0020414D" w:rsidP="00E57B48">
      <w:pPr>
        <w:numPr>
          <w:ilvl w:val="0"/>
          <w:numId w:val="3"/>
        </w:numPr>
        <w:spacing w:line="360" w:lineRule="auto"/>
        <w:rPr>
          <w:rFonts w:ascii="Times New Roman" w:hAnsi="Times New Roman" w:cs="Times New Roman"/>
          <w:sz w:val="28"/>
          <w:szCs w:val="28"/>
        </w:rPr>
      </w:pPr>
      <w:r w:rsidRPr="0020414D">
        <w:rPr>
          <w:rFonts w:ascii="Times New Roman" w:hAnsi="Times New Roman" w:cs="Times New Roman"/>
          <w:sz w:val="28"/>
          <w:szCs w:val="28"/>
        </w:rPr>
        <w:t>ANN</w:t>
      </w:r>
      <w:r>
        <w:rPr>
          <w:rFonts w:ascii="Times New Roman" w:hAnsi="Times New Roman" w:cs="Times New Roman"/>
          <w:sz w:val="28"/>
          <w:szCs w:val="28"/>
        </w:rPr>
        <w:t xml:space="preserve"> – artificial neural network – </w:t>
      </w:r>
      <w:r>
        <w:rPr>
          <w:rFonts w:ascii="Times New Roman" w:hAnsi="Times New Roman" w:cs="Times New Roman"/>
          <w:sz w:val="28"/>
          <w:szCs w:val="28"/>
          <w:lang w:val="ru-RU"/>
        </w:rPr>
        <w:t>искусственная нейронная сеть</w:t>
      </w:r>
      <w:r>
        <w:rPr>
          <w:rFonts w:ascii="Times New Roman" w:hAnsi="Times New Roman" w:cs="Times New Roman"/>
          <w:sz w:val="28"/>
          <w:szCs w:val="28"/>
        </w:rPr>
        <w:t xml:space="preserve"> </w:t>
      </w:r>
    </w:p>
    <w:p w14:paraId="489B6961" w14:textId="0401EC53" w:rsidR="00E57B48" w:rsidRPr="00562520" w:rsidRDefault="0020414D" w:rsidP="00E57B48">
      <w:pPr>
        <w:numPr>
          <w:ilvl w:val="0"/>
          <w:numId w:val="3"/>
        </w:numPr>
        <w:spacing w:line="360" w:lineRule="auto"/>
        <w:rPr>
          <w:ins w:id="213" w:author="Антон Смирнов" w:date="2023-05-26T01:08:00Z"/>
          <w:rFonts w:ascii="Times New Roman" w:hAnsi="Times New Roman" w:cs="Times New Roman"/>
          <w:sz w:val="28"/>
          <w:szCs w:val="28"/>
          <w:rPrChange w:id="214" w:author="Антон Смирнов" w:date="2023-05-26T01:08:00Z">
            <w:rPr>
              <w:ins w:id="215" w:author="Антон Смирнов" w:date="2023-05-26T01:08:00Z"/>
              <w:rFonts w:ascii="Times New Roman" w:hAnsi="Times New Roman" w:cs="Times New Roman"/>
              <w:sz w:val="28"/>
              <w:szCs w:val="28"/>
              <w:lang w:val="ru-RU"/>
            </w:rPr>
          </w:rPrChange>
        </w:rPr>
      </w:pPr>
      <w:r w:rsidRPr="00E57B48">
        <w:rPr>
          <w:rFonts w:ascii="Times New Roman" w:hAnsi="Times New Roman" w:cs="Times New Roman"/>
          <w:sz w:val="28"/>
          <w:szCs w:val="28"/>
        </w:rPr>
        <w:t xml:space="preserve">SVM – support vector machine – </w:t>
      </w:r>
      <w:r w:rsidRPr="00E57B48">
        <w:rPr>
          <w:rFonts w:ascii="Times New Roman" w:hAnsi="Times New Roman" w:cs="Times New Roman"/>
          <w:sz w:val="28"/>
          <w:szCs w:val="28"/>
          <w:lang w:val="ru-RU"/>
        </w:rPr>
        <w:t>метод</w:t>
      </w:r>
      <w:r w:rsidRPr="00E57B48">
        <w:rPr>
          <w:rFonts w:ascii="Times New Roman" w:hAnsi="Times New Roman" w:cs="Times New Roman"/>
          <w:sz w:val="28"/>
          <w:szCs w:val="28"/>
        </w:rPr>
        <w:t xml:space="preserve"> </w:t>
      </w:r>
      <w:r w:rsidRPr="00E57B48">
        <w:rPr>
          <w:rFonts w:ascii="Times New Roman" w:hAnsi="Times New Roman" w:cs="Times New Roman"/>
          <w:sz w:val="28"/>
          <w:szCs w:val="28"/>
          <w:lang w:val="ru-RU"/>
        </w:rPr>
        <w:t>опорных</w:t>
      </w:r>
      <w:r w:rsidRPr="00E57B48">
        <w:rPr>
          <w:rFonts w:ascii="Times New Roman" w:hAnsi="Times New Roman" w:cs="Times New Roman"/>
          <w:sz w:val="28"/>
          <w:szCs w:val="28"/>
        </w:rPr>
        <w:t xml:space="preserve"> </w:t>
      </w:r>
      <w:r w:rsidRPr="00E57B48">
        <w:rPr>
          <w:rFonts w:ascii="Times New Roman" w:hAnsi="Times New Roman" w:cs="Times New Roman"/>
          <w:sz w:val="28"/>
          <w:szCs w:val="28"/>
          <w:lang w:val="ru-RU"/>
        </w:rPr>
        <w:t>векторов</w:t>
      </w:r>
    </w:p>
    <w:p w14:paraId="58D3ECBD" w14:textId="1A5CE51F" w:rsidR="00562520" w:rsidRPr="00562520" w:rsidRDefault="00562520" w:rsidP="00E57B48">
      <w:pPr>
        <w:numPr>
          <w:ilvl w:val="0"/>
          <w:numId w:val="3"/>
        </w:numPr>
        <w:spacing w:line="360" w:lineRule="auto"/>
        <w:rPr>
          <w:rFonts w:ascii="Times New Roman" w:hAnsi="Times New Roman" w:cs="Times New Roman"/>
          <w:sz w:val="28"/>
          <w:szCs w:val="28"/>
          <w:lang w:val="ru-RU"/>
          <w:rPrChange w:id="216" w:author="Антон Смирнов" w:date="2023-05-26T01:09:00Z">
            <w:rPr>
              <w:rFonts w:ascii="Times New Roman" w:hAnsi="Times New Roman" w:cs="Times New Roman"/>
              <w:sz w:val="28"/>
              <w:szCs w:val="28"/>
            </w:rPr>
          </w:rPrChange>
        </w:rPr>
      </w:pPr>
      <w:ins w:id="217" w:author="Антон Смирнов" w:date="2023-05-26T01:08:00Z">
        <w:r>
          <w:rPr>
            <w:rFonts w:ascii="Times New Roman" w:hAnsi="Times New Roman" w:cs="Times New Roman"/>
            <w:sz w:val="28"/>
            <w:szCs w:val="28"/>
          </w:rPr>
          <w:t>HMM</w:t>
        </w:r>
        <w:r w:rsidRPr="00562520">
          <w:rPr>
            <w:rFonts w:ascii="Times New Roman" w:hAnsi="Times New Roman" w:cs="Times New Roman"/>
            <w:sz w:val="28"/>
            <w:szCs w:val="28"/>
            <w:lang w:val="ru-RU"/>
            <w:rPrChange w:id="218" w:author="Антон Смирнов" w:date="2023-05-26T01:09:00Z">
              <w:rPr>
                <w:rFonts w:ascii="Times New Roman" w:hAnsi="Times New Roman" w:cs="Times New Roman"/>
                <w:sz w:val="28"/>
                <w:szCs w:val="28"/>
              </w:rPr>
            </w:rPrChange>
          </w:rPr>
          <w:t xml:space="preserve"> – </w:t>
        </w:r>
        <w:r>
          <w:rPr>
            <w:rFonts w:ascii="Times New Roman" w:hAnsi="Times New Roman" w:cs="Times New Roman"/>
            <w:sz w:val="28"/>
            <w:szCs w:val="28"/>
          </w:rPr>
          <w:t>hidden</w:t>
        </w:r>
        <w:r w:rsidRPr="00562520">
          <w:rPr>
            <w:rFonts w:ascii="Times New Roman" w:hAnsi="Times New Roman" w:cs="Times New Roman"/>
            <w:sz w:val="28"/>
            <w:szCs w:val="28"/>
            <w:lang w:val="ru-RU"/>
            <w:rPrChange w:id="219" w:author="Антон Смирнов" w:date="2023-05-26T01:09:00Z">
              <w:rPr>
                <w:rFonts w:ascii="Times New Roman" w:hAnsi="Times New Roman" w:cs="Times New Roman"/>
                <w:sz w:val="28"/>
                <w:szCs w:val="28"/>
              </w:rPr>
            </w:rPrChange>
          </w:rPr>
          <w:t xml:space="preserve"> </w:t>
        </w:r>
        <w:r>
          <w:rPr>
            <w:rFonts w:ascii="Times New Roman" w:hAnsi="Times New Roman" w:cs="Times New Roman"/>
            <w:sz w:val="28"/>
            <w:szCs w:val="28"/>
          </w:rPr>
          <w:t>Ma</w:t>
        </w:r>
      </w:ins>
      <w:ins w:id="220" w:author="Антон Смирнов" w:date="2023-05-26T01:09:00Z">
        <w:r>
          <w:rPr>
            <w:rFonts w:ascii="Times New Roman" w:hAnsi="Times New Roman" w:cs="Times New Roman"/>
            <w:sz w:val="28"/>
            <w:szCs w:val="28"/>
          </w:rPr>
          <w:t>rkov</w:t>
        </w:r>
        <w:r w:rsidRPr="00562520">
          <w:rPr>
            <w:rFonts w:ascii="Times New Roman" w:hAnsi="Times New Roman" w:cs="Times New Roman"/>
            <w:sz w:val="28"/>
            <w:szCs w:val="28"/>
            <w:lang w:val="ru-RU"/>
            <w:rPrChange w:id="221" w:author="Антон Смирнов" w:date="2023-05-26T01:09:00Z">
              <w:rPr>
                <w:rFonts w:ascii="Times New Roman" w:hAnsi="Times New Roman" w:cs="Times New Roman"/>
                <w:sz w:val="28"/>
                <w:szCs w:val="28"/>
              </w:rPr>
            </w:rPrChange>
          </w:rPr>
          <w:t xml:space="preserve"> </w:t>
        </w:r>
        <w:r>
          <w:rPr>
            <w:rFonts w:ascii="Times New Roman" w:hAnsi="Times New Roman" w:cs="Times New Roman"/>
            <w:sz w:val="28"/>
            <w:szCs w:val="28"/>
          </w:rPr>
          <w:t>models</w:t>
        </w:r>
        <w:r w:rsidRPr="00562520">
          <w:rPr>
            <w:rFonts w:ascii="Times New Roman" w:hAnsi="Times New Roman" w:cs="Times New Roman"/>
            <w:sz w:val="28"/>
            <w:szCs w:val="28"/>
            <w:lang w:val="ru-RU"/>
            <w:rPrChange w:id="222" w:author="Антон Смирнов" w:date="2023-05-26T01:09:00Z">
              <w:rPr>
                <w:rFonts w:ascii="Times New Roman" w:hAnsi="Times New Roman" w:cs="Times New Roman"/>
                <w:sz w:val="28"/>
                <w:szCs w:val="28"/>
              </w:rPr>
            </w:rPrChange>
          </w:rPr>
          <w:t xml:space="preserve"> – </w:t>
        </w:r>
        <w:r>
          <w:rPr>
            <w:rFonts w:ascii="Times New Roman" w:hAnsi="Times New Roman" w:cs="Times New Roman"/>
            <w:sz w:val="28"/>
            <w:szCs w:val="28"/>
            <w:lang w:val="ru-RU"/>
          </w:rPr>
          <w:t>скрытые</w:t>
        </w:r>
        <w:r w:rsidRPr="00562520">
          <w:rPr>
            <w:rFonts w:ascii="Times New Roman" w:hAnsi="Times New Roman" w:cs="Times New Roman"/>
            <w:sz w:val="28"/>
            <w:szCs w:val="28"/>
            <w:lang w:val="ru-RU"/>
            <w:rPrChange w:id="223" w:author="Антон Смирнов" w:date="2023-05-26T01:09: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Марковские</w:t>
        </w:r>
        <w:r w:rsidRPr="00562520">
          <w:rPr>
            <w:rFonts w:ascii="Times New Roman" w:hAnsi="Times New Roman" w:cs="Times New Roman"/>
            <w:sz w:val="28"/>
            <w:szCs w:val="28"/>
            <w:lang w:val="ru-RU"/>
            <w:rPrChange w:id="224" w:author="Антон Смирнов" w:date="2023-05-26T01:09: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модели</w:t>
        </w:r>
      </w:ins>
    </w:p>
    <w:p w14:paraId="0579B61B" w14:textId="0D267C64" w:rsidR="00E57B48" w:rsidRPr="0075779D" w:rsidRDefault="00E57B48" w:rsidP="00E57B48">
      <w:pPr>
        <w:numPr>
          <w:ilvl w:val="0"/>
          <w:numId w:val="3"/>
        </w:numPr>
        <w:spacing w:line="360" w:lineRule="auto"/>
        <w:rPr>
          <w:rFonts w:ascii="Times New Roman" w:hAnsi="Times New Roman" w:cs="Times New Roman"/>
          <w:sz w:val="28"/>
          <w:szCs w:val="28"/>
        </w:rPr>
      </w:pPr>
      <w:r w:rsidRPr="00E57B48">
        <w:rPr>
          <w:rFonts w:ascii="Times New Roman" w:hAnsi="Times New Roman" w:cs="Times New Roman"/>
          <w:sz w:val="28"/>
          <w:szCs w:val="28"/>
        </w:rPr>
        <w:t>IC</w:t>
      </w:r>
      <w:r w:rsidRPr="0075779D">
        <w:rPr>
          <w:rFonts w:ascii="Times New Roman" w:hAnsi="Times New Roman" w:cs="Times New Roman"/>
          <w:sz w:val="28"/>
          <w:szCs w:val="28"/>
          <w:vertAlign w:val="subscript"/>
          <w:lang w:val="ru-RU"/>
        </w:rPr>
        <w:t>50</w:t>
      </w:r>
      <w:r w:rsidRPr="00E57B48">
        <w:rPr>
          <w:rFonts w:ascii="Times New Roman" w:hAnsi="Times New Roman" w:cs="Times New Roman"/>
          <w:sz w:val="28"/>
          <w:szCs w:val="28"/>
          <w:vertAlign w:val="subscript"/>
          <w:lang w:val="ru-RU"/>
        </w:rPr>
        <w:t xml:space="preserve"> </w:t>
      </w:r>
      <w:r w:rsidRPr="00E57B48">
        <w:rPr>
          <w:rFonts w:ascii="Times New Roman" w:hAnsi="Times New Roman" w:cs="Times New Roman"/>
          <w:sz w:val="28"/>
          <w:szCs w:val="28"/>
          <w:lang w:val="ru-RU"/>
        </w:rPr>
        <w:t xml:space="preserve">- </w:t>
      </w:r>
      <w:r w:rsidRPr="0075779D">
        <w:rPr>
          <w:rFonts w:ascii="Times New Roman" w:hAnsi="Times New Roman" w:cs="Times New Roman"/>
          <w:sz w:val="28"/>
          <w:szCs w:val="28"/>
          <w:lang w:val="ru-RU"/>
        </w:rPr>
        <w:t>концентрации полумаксимального ингибирования</w:t>
      </w:r>
    </w:p>
    <w:p w14:paraId="187ECD1D" w14:textId="34A6C935" w:rsidR="00E57B48" w:rsidRPr="0075779D" w:rsidRDefault="00E57B48" w:rsidP="00E57B48">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lang w:val="ru-RU"/>
        </w:rPr>
        <w:t>нМ – наномоль/литр</w:t>
      </w:r>
    </w:p>
    <w:p w14:paraId="7D81C72C" w14:textId="20223B0D" w:rsidR="00E11DF9" w:rsidRPr="0030389C" w:rsidRDefault="00E11DF9" w:rsidP="0075779D">
      <w:pPr>
        <w:numPr>
          <w:ilvl w:val="0"/>
          <w:numId w:val="3"/>
        </w:numPr>
        <w:spacing w:line="360" w:lineRule="auto"/>
        <w:rPr>
          <w:ins w:id="225" w:author="Антон Смирнов" w:date="2023-05-25T17:54:00Z"/>
          <w:rFonts w:ascii="Times New Roman" w:hAnsi="Times New Roman" w:cs="Times New Roman"/>
          <w:sz w:val="28"/>
          <w:szCs w:val="28"/>
          <w:rPrChange w:id="226" w:author="Антон Смирнов" w:date="2023-05-25T17:54:00Z">
            <w:rPr>
              <w:ins w:id="227" w:author="Антон Смирнов" w:date="2023-05-25T17:54:00Z"/>
              <w:rFonts w:ascii="Times New Roman" w:hAnsi="Times New Roman" w:cs="Times New Roman"/>
              <w:sz w:val="28"/>
              <w:szCs w:val="28"/>
              <w:lang w:val="ru-RU"/>
            </w:rPr>
          </w:rPrChange>
        </w:rPr>
      </w:pPr>
      <w:r>
        <w:rPr>
          <w:rFonts w:ascii="Times New Roman" w:hAnsi="Times New Roman" w:cs="Times New Roman"/>
          <w:sz w:val="28"/>
          <w:szCs w:val="28"/>
        </w:rPr>
        <w:t xml:space="preserve">MNA - </w:t>
      </w:r>
      <w:r w:rsidRPr="00E11DF9">
        <w:rPr>
          <w:rFonts w:ascii="Times New Roman" w:hAnsi="Times New Roman" w:cs="Times New Roman"/>
          <w:sz w:val="28"/>
          <w:szCs w:val="28"/>
        </w:rPr>
        <w:t>Multilevel Neighborhoods of Atoms</w:t>
      </w:r>
      <w:r>
        <w:rPr>
          <w:rFonts w:ascii="Times New Roman" w:hAnsi="Times New Roman" w:cs="Times New Roman"/>
          <w:sz w:val="28"/>
          <w:szCs w:val="28"/>
        </w:rPr>
        <w:t xml:space="preserve"> – </w:t>
      </w:r>
      <w:r>
        <w:rPr>
          <w:rFonts w:ascii="Times New Roman" w:hAnsi="Times New Roman" w:cs="Times New Roman"/>
          <w:sz w:val="28"/>
          <w:szCs w:val="28"/>
          <w:lang w:val="ru-RU"/>
        </w:rPr>
        <w:t>многоуровневые</w:t>
      </w:r>
      <w:r w:rsidRPr="0075779D">
        <w:rPr>
          <w:rFonts w:ascii="Times New Roman" w:hAnsi="Times New Roman" w:cs="Times New Roman"/>
          <w:sz w:val="28"/>
          <w:szCs w:val="28"/>
        </w:rPr>
        <w:t xml:space="preserve"> </w:t>
      </w:r>
      <w:r>
        <w:rPr>
          <w:rFonts w:ascii="Times New Roman" w:hAnsi="Times New Roman" w:cs="Times New Roman"/>
          <w:sz w:val="28"/>
          <w:szCs w:val="28"/>
          <w:lang w:val="ru-RU"/>
        </w:rPr>
        <w:t>атомные</w:t>
      </w:r>
      <w:r w:rsidRPr="0075779D">
        <w:rPr>
          <w:rFonts w:ascii="Times New Roman" w:hAnsi="Times New Roman" w:cs="Times New Roman"/>
          <w:sz w:val="28"/>
          <w:szCs w:val="28"/>
        </w:rPr>
        <w:t xml:space="preserve"> </w:t>
      </w:r>
      <w:r>
        <w:rPr>
          <w:rFonts w:ascii="Times New Roman" w:hAnsi="Times New Roman" w:cs="Times New Roman"/>
          <w:sz w:val="28"/>
          <w:szCs w:val="28"/>
          <w:lang w:val="ru-RU"/>
        </w:rPr>
        <w:t>окрестности</w:t>
      </w:r>
    </w:p>
    <w:p w14:paraId="5C403318" w14:textId="074A76AD" w:rsidR="0030389C" w:rsidRDefault="0030389C" w:rsidP="0075779D">
      <w:pPr>
        <w:numPr>
          <w:ilvl w:val="0"/>
          <w:numId w:val="3"/>
        </w:numPr>
        <w:spacing w:line="360" w:lineRule="auto"/>
        <w:rPr>
          <w:ins w:id="228" w:author="Антон Смирнов" w:date="2023-05-26T01:03:00Z"/>
          <w:rFonts w:ascii="Times New Roman" w:hAnsi="Times New Roman" w:cs="Times New Roman"/>
          <w:sz w:val="28"/>
          <w:szCs w:val="28"/>
          <w:lang w:val="ru-RU"/>
        </w:rPr>
      </w:pPr>
      <w:ins w:id="229" w:author="Антон Смирнов" w:date="2023-05-25T17:54:00Z">
        <w:r>
          <w:rPr>
            <w:rFonts w:ascii="Times New Roman" w:hAnsi="Times New Roman" w:cs="Times New Roman"/>
            <w:sz w:val="28"/>
            <w:szCs w:val="28"/>
          </w:rPr>
          <w:t>SDF</w:t>
        </w:r>
        <w:r w:rsidRPr="0030389C">
          <w:rPr>
            <w:rFonts w:ascii="Times New Roman" w:hAnsi="Times New Roman" w:cs="Times New Roman"/>
            <w:sz w:val="28"/>
            <w:szCs w:val="28"/>
            <w:lang w:val="ru-RU"/>
            <w:rPrChange w:id="230" w:author="Антон Смирнов" w:date="2023-05-25T17:55:00Z">
              <w:rPr>
                <w:rFonts w:ascii="Times New Roman" w:hAnsi="Times New Roman" w:cs="Times New Roman"/>
                <w:sz w:val="28"/>
                <w:szCs w:val="28"/>
              </w:rPr>
            </w:rPrChange>
          </w:rPr>
          <w:t xml:space="preserve"> </w:t>
        </w:r>
      </w:ins>
      <w:ins w:id="231" w:author="Антон Смирнов" w:date="2023-05-25T17:55:00Z">
        <w:r w:rsidRPr="0030389C">
          <w:rPr>
            <w:rFonts w:ascii="Times New Roman" w:hAnsi="Times New Roman" w:cs="Times New Roman"/>
            <w:sz w:val="28"/>
            <w:szCs w:val="28"/>
            <w:lang w:val="ru-RU"/>
            <w:rPrChange w:id="232" w:author="Антон Смирнов" w:date="2023-05-25T17:55:00Z">
              <w:rPr>
                <w:rFonts w:ascii="Times New Roman" w:hAnsi="Times New Roman" w:cs="Times New Roman"/>
                <w:sz w:val="28"/>
                <w:szCs w:val="28"/>
              </w:rPr>
            </w:rPrChange>
          </w:rPr>
          <w:t xml:space="preserve">– </w:t>
        </w:r>
        <w:r>
          <w:rPr>
            <w:rFonts w:ascii="Times New Roman" w:hAnsi="Times New Roman" w:cs="Times New Roman"/>
            <w:sz w:val="28"/>
            <w:szCs w:val="28"/>
          </w:rPr>
          <w:t>Structure</w:t>
        </w:r>
        <w:r w:rsidRPr="0030389C">
          <w:rPr>
            <w:rFonts w:ascii="Times New Roman" w:hAnsi="Times New Roman" w:cs="Times New Roman"/>
            <w:sz w:val="28"/>
            <w:szCs w:val="28"/>
            <w:lang w:val="ru-RU"/>
            <w:rPrChange w:id="233" w:author="Антон Смирнов" w:date="2023-05-25T17:55:00Z">
              <w:rPr>
                <w:rFonts w:ascii="Times New Roman" w:hAnsi="Times New Roman" w:cs="Times New Roman"/>
                <w:sz w:val="28"/>
                <w:szCs w:val="28"/>
              </w:rPr>
            </w:rPrChange>
          </w:rPr>
          <w:t xml:space="preserve"> </w:t>
        </w:r>
        <w:r>
          <w:rPr>
            <w:rFonts w:ascii="Times New Roman" w:hAnsi="Times New Roman" w:cs="Times New Roman"/>
            <w:sz w:val="28"/>
            <w:szCs w:val="28"/>
          </w:rPr>
          <w:t>Data</w:t>
        </w:r>
        <w:r w:rsidRPr="0030389C">
          <w:rPr>
            <w:rFonts w:ascii="Times New Roman" w:hAnsi="Times New Roman" w:cs="Times New Roman"/>
            <w:sz w:val="28"/>
            <w:szCs w:val="28"/>
            <w:lang w:val="ru-RU"/>
            <w:rPrChange w:id="234" w:author="Антон Смирнов" w:date="2023-05-25T17:55:00Z">
              <w:rPr>
                <w:rFonts w:ascii="Times New Roman" w:hAnsi="Times New Roman" w:cs="Times New Roman"/>
                <w:sz w:val="28"/>
                <w:szCs w:val="28"/>
              </w:rPr>
            </w:rPrChange>
          </w:rPr>
          <w:t xml:space="preserve"> </w:t>
        </w:r>
        <w:r>
          <w:rPr>
            <w:rFonts w:ascii="Times New Roman" w:hAnsi="Times New Roman" w:cs="Times New Roman"/>
            <w:sz w:val="28"/>
            <w:szCs w:val="28"/>
          </w:rPr>
          <w:t>File</w:t>
        </w:r>
        <w:r w:rsidRPr="0030389C">
          <w:rPr>
            <w:rFonts w:ascii="Times New Roman" w:hAnsi="Times New Roman" w:cs="Times New Roman"/>
            <w:sz w:val="28"/>
            <w:szCs w:val="28"/>
            <w:lang w:val="ru-RU"/>
            <w:rPrChange w:id="235" w:author="Антон Смирнов" w:date="2023-05-25T17:55:00Z">
              <w:rPr>
                <w:rFonts w:ascii="Times New Roman" w:hAnsi="Times New Roman" w:cs="Times New Roman"/>
                <w:sz w:val="28"/>
                <w:szCs w:val="28"/>
              </w:rPr>
            </w:rPrChange>
          </w:rPr>
          <w:t xml:space="preserve"> – </w:t>
        </w:r>
        <w:r>
          <w:rPr>
            <w:rFonts w:ascii="Times New Roman" w:hAnsi="Times New Roman" w:cs="Times New Roman"/>
            <w:sz w:val="28"/>
            <w:szCs w:val="28"/>
            <w:lang w:val="ru-RU"/>
          </w:rPr>
          <w:t>формат</w:t>
        </w:r>
        <w:r w:rsidRPr="00A564A1">
          <w:rPr>
            <w:rFonts w:ascii="Times New Roman" w:hAnsi="Times New Roman" w:cs="Times New Roman"/>
            <w:sz w:val="28"/>
            <w:szCs w:val="28"/>
            <w:lang w:val="ru-RU"/>
          </w:rPr>
          <w:t xml:space="preserve"> </w:t>
        </w:r>
        <w:r>
          <w:rPr>
            <w:rFonts w:ascii="Times New Roman" w:hAnsi="Times New Roman" w:cs="Times New Roman"/>
            <w:sz w:val="28"/>
            <w:szCs w:val="28"/>
            <w:lang w:val="ru-RU"/>
          </w:rPr>
          <w:t>описания</w:t>
        </w:r>
        <w:r w:rsidRPr="00A564A1">
          <w:rPr>
            <w:rFonts w:ascii="Times New Roman" w:hAnsi="Times New Roman" w:cs="Times New Roman"/>
            <w:sz w:val="28"/>
            <w:szCs w:val="28"/>
            <w:lang w:val="ru-RU"/>
          </w:rPr>
          <w:t xml:space="preserve"> </w:t>
        </w:r>
        <w:r>
          <w:rPr>
            <w:rFonts w:ascii="Times New Roman" w:hAnsi="Times New Roman" w:cs="Times New Roman"/>
            <w:sz w:val="28"/>
            <w:szCs w:val="28"/>
            <w:lang w:val="ru-RU"/>
          </w:rPr>
          <w:t>свойств химических соединений</w:t>
        </w:r>
      </w:ins>
    </w:p>
    <w:p w14:paraId="4EB77F39" w14:textId="244511BC" w:rsidR="00EC4C62" w:rsidRPr="00B60ECA" w:rsidRDefault="00EC4C62" w:rsidP="0075779D">
      <w:pPr>
        <w:numPr>
          <w:ilvl w:val="0"/>
          <w:numId w:val="3"/>
        </w:numPr>
        <w:spacing w:line="360" w:lineRule="auto"/>
        <w:rPr>
          <w:ins w:id="236" w:author="Антон Смирнов" w:date="2023-05-26T01:03:00Z"/>
          <w:rFonts w:ascii="Times New Roman" w:hAnsi="Times New Roman" w:cs="Times New Roman"/>
          <w:sz w:val="28"/>
          <w:szCs w:val="28"/>
          <w:rPrChange w:id="237" w:author="Антон Смирнов" w:date="2023-05-26T01:05:00Z">
            <w:rPr>
              <w:ins w:id="238" w:author="Антон Смирнов" w:date="2023-05-26T01:03:00Z"/>
              <w:rFonts w:ascii="Times New Roman" w:hAnsi="Times New Roman" w:cs="Times New Roman"/>
              <w:sz w:val="28"/>
              <w:szCs w:val="28"/>
            </w:rPr>
          </w:rPrChange>
        </w:rPr>
      </w:pPr>
      <w:ins w:id="239" w:author="Антон Смирнов" w:date="2023-05-26T01:03:00Z">
        <w:r>
          <w:rPr>
            <w:rFonts w:ascii="Times New Roman" w:hAnsi="Times New Roman" w:cs="Times New Roman"/>
            <w:sz w:val="28"/>
            <w:szCs w:val="28"/>
          </w:rPr>
          <w:t>VPN – Virtual Private Network</w:t>
        </w:r>
      </w:ins>
      <w:ins w:id="240" w:author="Антон Смирнов" w:date="2023-05-26T01:05:00Z">
        <w:r w:rsidR="00B60ECA">
          <w:rPr>
            <w:rFonts w:ascii="Times New Roman" w:hAnsi="Times New Roman" w:cs="Times New Roman"/>
            <w:sz w:val="28"/>
            <w:szCs w:val="28"/>
          </w:rPr>
          <w:t xml:space="preserve"> – </w:t>
        </w:r>
        <w:r w:rsidR="00B60ECA">
          <w:rPr>
            <w:rFonts w:ascii="Times New Roman" w:hAnsi="Times New Roman" w:cs="Times New Roman"/>
            <w:sz w:val="28"/>
            <w:szCs w:val="28"/>
            <w:lang w:val="ru-RU"/>
          </w:rPr>
          <w:t>виртуальная</w:t>
        </w:r>
        <w:r w:rsidR="00B60ECA" w:rsidRPr="00B60ECA">
          <w:rPr>
            <w:rFonts w:ascii="Times New Roman" w:hAnsi="Times New Roman" w:cs="Times New Roman"/>
            <w:sz w:val="28"/>
            <w:szCs w:val="28"/>
            <w:rPrChange w:id="241" w:author="Антон Смирнов" w:date="2023-05-26T01:05: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частная</w:t>
        </w:r>
        <w:r w:rsidR="00B60ECA" w:rsidRPr="00B60ECA">
          <w:rPr>
            <w:rFonts w:ascii="Times New Roman" w:hAnsi="Times New Roman" w:cs="Times New Roman"/>
            <w:sz w:val="28"/>
            <w:szCs w:val="28"/>
            <w:rPrChange w:id="242" w:author="Антон Смирнов" w:date="2023-05-26T01:05: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сеть</w:t>
        </w:r>
      </w:ins>
    </w:p>
    <w:p w14:paraId="76D59D8F" w14:textId="71BCCBAA" w:rsidR="00EC4C62" w:rsidRPr="00B60ECA" w:rsidRDefault="00EC4C62" w:rsidP="0075779D">
      <w:pPr>
        <w:numPr>
          <w:ilvl w:val="0"/>
          <w:numId w:val="3"/>
        </w:numPr>
        <w:spacing w:line="360" w:lineRule="auto"/>
        <w:rPr>
          <w:ins w:id="243" w:author="Антон Смирнов" w:date="2023-05-26T01:03:00Z"/>
          <w:rFonts w:ascii="Times New Roman" w:hAnsi="Times New Roman" w:cs="Times New Roman"/>
          <w:sz w:val="28"/>
          <w:szCs w:val="28"/>
          <w:rPrChange w:id="244" w:author="Антон Смирнов" w:date="2023-05-26T01:05:00Z">
            <w:rPr>
              <w:ins w:id="245" w:author="Антон Смирнов" w:date="2023-05-26T01:03:00Z"/>
              <w:rFonts w:ascii="Times New Roman" w:hAnsi="Times New Roman" w:cs="Times New Roman"/>
              <w:sz w:val="28"/>
              <w:szCs w:val="28"/>
            </w:rPr>
          </w:rPrChange>
        </w:rPr>
      </w:pPr>
      <w:ins w:id="246" w:author="Антон Смирнов" w:date="2023-05-26T01:03:00Z">
        <w:r>
          <w:rPr>
            <w:rFonts w:ascii="Times New Roman" w:hAnsi="Times New Roman" w:cs="Times New Roman"/>
            <w:sz w:val="28"/>
            <w:szCs w:val="28"/>
          </w:rPr>
          <w:t>VPS – Virtual Private Server</w:t>
        </w:r>
      </w:ins>
      <w:ins w:id="247" w:author="Антон Смирнов" w:date="2023-05-26T01:05:00Z">
        <w:r w:rsidR="00B60ECA" w:rsidRPr="00B60ECA">
          <w:rPr>
            <w:rFonts w:ascii="Times New Roman" w:hAnsi="Times New Roman" w:cs="Times New Roman"/>
            <w:sz w:val="28"/>
            <w:szCs w:val="28"/>
            <w:rPrChange w:id="248" w:author="Антон Смирнов" w:date="2023-05-26T01:05:00Z">
              <w:rPr>
                <w:rFonts w:ascii="Times New Roman" w:hAnsi="Times New Roman" w:cs="Times New Roman"/>
                <w:sz w:val="28"/>
                <w:szCs w:val="28"/>
                <w:lang w:val="ru-RU"/>
              </w:rPr>
            </w:rPrChange>
          </w:rPr>
          <w:t xml:space="preserve"> </w:t>
        </w:r>
      </w:ins>
      <w:ins w:id="249" w:author="Антон Смирнов" w:date="2023-05-26T01:06:00Z">
        <w:r w:rsidR="00B60ECA">
          <w:rPr>
            <w:rFonts w:ascii="Times New Roman" w:hAnsi="Times New Roman" w:cs="Times New Roman"/>
            <w:sz w:val="28"/>
            <w:szCs w:val="28"/>
          </w:rPr>
          <w:t>–</w:t>
        </w:r>
      </w:ins>
      <w:ins w:id="250" w:author="Антон Смирнов" w:date="2023-05-26T01:05:00Z">
        <w:r w:rsidR="00B60ECA" w:rsidRPr="00B60ECA">
          <w:rPr>
            <w:rFonts w:ascii="Times New Roman" w:hAnsi="Times New Roman" w:cs="Times New Roman"/>
            <w:sz w:val="28"/>
            <w:szCs w:val="28"/>
            <w:rPrChange w:id="251" w:author="Антон Смирнов" w:date="2023-05-26T01:05: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вирту</w:t>
        </w:r>
      </w:ins>
      <w:ins w:id="252" w:author="Антон Смирнов" w:date="2023-05-26T01:06:00Z">
        <w:r w:rsidR="00B60ECA">
          <w:rPr>
            <w:rFonts w:ascii="Times New Roman" w:hAnsi="Times New Roman" w:cs="Times New Roman"/>
            <w:sz w:val="28"/>
            <w:szCs w:val="28"/>
            <w:lang w:val="ru-RU"/>
          </w:rPr>
          <w:t>альный</w:t>
        </w:r>
        <w:r w:rsidR="00B60ECA" w:rsidRPr="00B60ECA">
          <w:rPr>
            <w:rFonts w:ascii="Times New Roman" w:hAnsi="Times New Roman" w:cs="Times New Roman"/>
            <w:sz w:val="28"/>
            <w:szCs w:val="28"/>
            <w:rPrChange w:id="253"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частный</w:t>
        </w:r>
        <w:r w:rsidR="00B60ECA" w:rsidRPr="00B60ECA">
          <w:rPr>
            <w:rFonts w:ascii="Times New Roman" w:hAnsi="Times New Roman" w:cs="Times New Roman"/>
            <w:sz w:val="28"/>
            <w:szCs w:val="28"/>
            <w:rPrChange w:id="254"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сервер</w:t>
        </w:r>
      </w:ins>
    </w:p>
    <w:p w14:paraId="3D4D918D" w14:textId="4103A624" w:rsidR="00EC4C62" w:rsidRPr="00B60ECA" w:rsidRDefault="00EC4C62" w:rsidP="0075779D">
      <w:pPr>
        <w:numPr>
          <w:ilvl w:val="0"/>
          <w:numId w:val="3"/>
        </w:numPr>
        <w:spacing w:line="360" w:lineRule="auto"/>
        <w:rPr>
          <w:ins w:id="255" w:author="Антон Смирнов" w:date="2023-05-26T01:04:00Z"/>
          <w:rFonts w:ascii="Times New Roman" w:hAnsi="Times New Roman" w:cs="Times New Roman"/>
          <w:sz w:val="28"/>
          <w:szCs w:val="28"/>
          <w:rPrChange w:id="256" w:author="Антон Смирнов" w:date="2023-05-26T01:06:00Z">
            <w:rPr>
              <w:ins w:id="257" w:author="Антон Смирнов" w:date="2023-05-26T01:04:00Z"/>
              <w:rFonts w:ascii="Times New Roman" w:hAnsi="Times New Roman" w:cs="Times New Roman"/>
              <w:sz w:val="28"/>
              <w:szCs w:val="28"/>
            </w:rPr>
          </w:rPrChange>
        </w:rPr>
      </w:pPr>
      <w:ins w:id="258" w:author="Антон Смирнов" w:date="2023-05-26T01:04:00Z">
        <w:r>
          <w:rPr>
            <w:rFonts w:ascii="Times New Roman" w:hAnsi="Times New Roman" w:cs="Times New Roman"/>
            <w:sz w:val="28"/>
            <w:szCs w:val="28"/>
          </w:rPr>
          <w:t>FTP – File Transfer Protocol</w:t>
        </w:r>
      </w:ins>
      <w:ins w:id="259" w:author="Антон Смирнов" w:date="2023-05-26T01:06:00Z">
        <w:r w:rsidR="00B60ECA" w:rsidRPr="00B60ECA">
          <w:rPr>
            <w:rFonts w:ascii="Times New Roman" w:hAnsi="Times New Roman" w:cs="Times New Roman"/>
            <w:sz w:val="28"/>
            <w:szCs w:val="28"/>
            <w:rPrChange w:id="260"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rPr>
          <w:t>–</w:t>
        </w:r>
        <w:r w:rsidR="00B60ECA" w:rsidRPr="00B60ECA">
          <w:rPr>
            <w:rFonts w:ascii="Times New Roman" w:hAnsi="Times New Roman" w:cs="Times New Roman"/>
            <w:sz w:val="28"/>
            <w:szCs w:val="28"/>
            <w:rPrChange w:id="261"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протокол</w:t>
        </w:r>
        <w:r w:rsidR="00B60ECA" w:rsidRPr="00B60ECA">
          <w:rPr>
            <w:rFonts w:ascii="Times New Roman" w:hAnsi="Times New Roman" w:cs="Times New Roman"/>
            <w:sz w:val="28"/>
            <w:szCs w:val="28"/>
            <w:rPrChange w:id="262"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передачи</w:t>
        </w:r>
        <w:r w:rsidR="00B60ECA" w:rsidRPr="00B60ECA">
          <w:rPr>
            <w:rFonts w:ascii="Times New Roman" w:hAnsi="Times New Roman" w:cs="Times New Roman"/>
            <w:sz w:val="28"/>
            <w:szCs w:val="28"/>
            <w:rPrChange w:id="263"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данных</w:t>
        </w:r>
      </w:ins>
    </w:p>
    <w:p w14:paraId="2DA8CC88" w14:textId="53A9C403" w:rsidR="00EC4C62" w:rsidRPr="00B60ECA" w:rsidRDefault="00EC4C62" w:rsidP="0075779D">
      <w:pPr>
        <w:numPr>
          <w:ilvl w:val="0"/>
          <w:numId w:val="3"/>
        </w:numPr>
        <w:spacing w:line="360" w:lineRule="auto"/>
        <w:rPr>
          <w:ins w:id="264" w:author="Антон Смирнов" w:date="2023-05-26T01:04:00Z"/>
          <w:rFonts w:ascii="Times New Roman" w:hAnsi="Times New Roman" w:cs="Times New Roman"/>
          <w:sz w:val="28"/>
          <w:szCs w:val="28"/>
          <w:lang w:val="ru-RU"/>
          <w:rPrChange w:id="265" w:author="Антон Смирнов" w:date="2023-05-26T01:06:00Z">
            <w:rPr>
              <w:ins w:id="266" w:author="Антон Смирнов" w:date="2023-05-26T01:04:00Z"/>
              <w:rFonts w:ascii="Times New Roman" w:hAnsi="Times New Roman" w:cs="Times New Roman"/>
              <w:sz w:val="28"/>
              <w:szCs w:val="28"/>
            </w:rPr>
          </w:rPrChange>
        </w:rPr>
      </w:pPr>
      <w:ins w:id="267" w:author="Антон Смирнов" w:date="2023-05-26T01:04:00Z">
        <w:r>
          <w:rPr>
            <w:rFonts w:ascii="Times New Roman" w:hAnsi="Times New Roman" w:cs="Times New Roman"/>
            <w:sz w:val="28"/>
            <w:szCs w:val="28"/>
          </w:rPr>
          <w:t>SSH</w:t>
        </w:r>
        <w:r w:rsidRPr="00B60ECA">
          <w:rPr>
            <w:rFonts w:ascii="Times New Roman" w:hAnsi="Times New Roman" w:cs="Times New Roman"/>
            <w:sz w:val="28"/>
            <w:szCs w:val="28"/>
            <w:lang w:val="ru-RU"/>
            <w:rPrChange w:id="268" w:author="Антон Смирнов" w:date="2023-05-26T01:06:00Z">
              <w:rPr>
                <w:rFonts w:ascii="Times New Roman" w:hAnsi="Times New Roman" w:cs="Times New Roman"/>
                <w:sz w:val="28"/>
                <w:szCs w:val="28"/>
              </w:rPr>
            </w:rPrChange>
          </w:rPr>
          <w:t xml:space="preserve"> – </w:t>
        </w:r>
        <w:r>
          <w:rPr>
            <w:rFonts w:ascii="Times New Roman" w:hAnsi="Times New Roman" w:cs="Times New Roman"/>
            <w:sz w:val="28"/>
            <w:szCs w:val="28"/>
          </w:rPr>
          <w:t>Secure</w:t>
        </w:r>
        <w:r w:rsidRPr="00B60ECA">
          <w:rPr>
            <w:rFonts w:ascii="Times New Roman" w:hAnsi="Times New Roman" w:cs="Times New Roman"/>
            <w:sz w:val="28"/>
            <w:szCs w:val="28"/>
            <w:lang w:val="ru-RU"/>
            <w:rPrChange w:id="269" w:author="Антон Смирнов" w:date="2023-05-26T01:06:00Z">
              <w:rPr>
                <w:rFonts w:ascii="Times New Roman" w:hAnsi="Times New Roman" w:cs="Times New Roman"/>
                <w:sz w:val="28"/>
                <w:szCs w:val="28"/>
              </w:rPr>
            </w:rPrChange>
          </w:rPr>
          <w:t xml:space="preserve"> </w:t>
        </w:r>
        <w:r>
          <w:rPr>
            <w:rFonts w:ascii="Times New Roman" w:hAnsi="Times New Roman" w:cs="Times New Roman"/>
            <w:sz w:val="28"/>
            <w:szCs w:val="28"/>
          </w:rPr>
          <w:t>Shell</w:t>
        </w:r>
      </w:ins>
      <w:ins w:id="270" w:author="Антон Смирнов" w:date="2023-05-26T01:06:00Z">
        <w:r w:rsidR="00B60ECA" w:rsidRPr="00B60ECA">
          <w:rPr>
            <w:rFonts w:ascii="Times New Roman" w:hAnsi="Times New Roman" w:cs="Times New Roman"/>
            <w:sz w:val="28"/>
            <w:szCs w:val="28"/>
            <w:lang w:val="ru-RU"/>
            <w:rPrChange w:id="271" w:author="Антон Смирнов" w:date="2023-05-26T01:06:00Z">
              <w:rPr>
                <w:rFonts w:ascii="Times New Roman" w:hAnsi="Times New Roman" w:cs="Times New Roman"/>
                <w:sz w:val="28"/>
                <w:szCs w:val="28"/>
                <w:lang w:val="ru-RU"/>
              </w:rPr>
            </w:rPrChange>
          </w:rPr>
          <w:t xml:space="preserve"> – </w:t>
        </w:r>
        <w:r w:rsidR="00B60ECA">
          <w:rPr>
            <w:rFonts w:ascii="Times New Roman" w:hAnsi="Times New Roman" w:cs="Times New Roman"/>
            <w:sz w:val="28"/>
            <w:szCs w:val="28"/>
            <w:lang w:val="ru-RU"/>
          </w:rPr>
          <w:t>протокол безопасной</w:t>
        </w:r>
        <w:r w:rsidR="00B60ECA" w:rsidRPr="00B60ECA">
          <w:rPr>
            <w:rFonts w:ascii="Times New Roman" w:hAnsi="Times New Roman" w:cs="Times New Roman"/>
            <w:sz w:val="28"/>
            <w:szCs w:val="28"/>
            <w:lang w:val="ru-RU"/>
            <w:rPrChange w:id="272"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 xml:space="preserve">среды выполнения </w:t>
        </w:r>
      </w:ins>
    </w:p>
    <w:p w14:paraId="5717888C" w14:textId="2F853691" w:rsidR="00EC4C62" w:rsidRPr="00B60ECA" w:rsidRDefault="00EC4C62" w:rsidP="0075779D">
      <w:pPr>
        <w:numPr>
          <w:ilvl w:val="0"/>
          <w:numId w:val="3"/>
        </w:numPr>
        <w:spacing w:line="360" w:lineRule="auto"/>
        <w:rPr>
          <w:ins w:id="273" w:author="Антон Смирнов" w:date="2023-05-26T01:04:00Z"/>
          <w:rFonts w:ascii="Times New Roman" w:hAnsi="Times New Roman" w:cs="Times New Roman"/>
          <w:sz w:val="28"/>
          <w:szCs w:val="28"/>
          <w:lang w:val="ru-RU"/>
          <w:rPrChange w:id="274" w:author="Антон Смирнов" w:date="2023-05-26T01:06:00Z">
            <w:rPr>
              <w:ins w:id="275" w:author="Антон Смирнов" w:date="2023-05-26T01:04:00Z"/>
              <w:rFonts w:ascii="Times New Roman" w:hAnsi="Times New Roman" w:cs="Times New Roman"/>
              <w:sz w:val="28"/>
              <w:szCs w:val="28"/>
            </w:rPr>
          </w:rPrChange>
        </w:rPr>
      </w:pPr>
      <w:ins w:id="276" w:author="Антон Смирнов" w:date="2023-05-26T01:04:00Z">
        <w:r>
          <w:rPr>
            <w:rFonts w:ascii="Times New Roman" w:hAnsi="Times New Roman" w:cs="Times New Roman"/>
            <w:sz w:val="28"/>
            <w:szCs w:val="28"/>
          </w:rPr>
          <w:t>HTTPS</w:t>
        </w:r>
        <w:r w:rsidRPr="00B60ECA">
          <w:rPr>
            <w:rFonts w:ascii="Times New Roman" w:hAnsi="Times New Roman" w:cs="Times New Roman"/>
            <w:sz w:val="28"/>
            <w:szCs w:val="28"/>
            <w:lang w:val="ru-RU"/>
            <w:rPrChange w:id="277" w:author="Антон Смирнов" w:date="2023-05-26T01:06:00Z">
              <w:rPr>
                <w:rFonts w:ascii="Times New Roman" w:hAnsi="Times New Roman" w:cs="Times New Roman"/>
                <w:sz w:val="28"/>
                <w:szCs w:val="28"/>
              </w:rPr>
            </w:rPrChange>
          </w:rPr>
          <w:t xml:space="preserve"> – </w:t>
        </w:r>
        <w:r>
          <w:rPr>
            <w:rFonts w:ascii="Times New Roman" w:hAnsi="Times New Roman" w:cs="Times New Roman"/>
            <w:sz w:val="28"/>
            <w:szCs w:val="28"/>
          </w:rPr>
          <w:t>Hyper</w:t>
        </w:r>
        <w:r w:rsidRPr="00B60ECA">
          <w:rPr>
            <w:rFonts w:ascii="Times New Roman" w:hAnsi="Times New Roman" w:cs="Times New Roman"/>
            <w:sz w:val="28"/>
            <w:szCs w:val="28"/>
            <w:lang w:val="ru-RU"/>
            <w:rPrChange w:id="278" w:author="Антон Смирнов" w:date="2023-05-26T01:06:00Z">
              <w:rPr>
                <w:rFonts w:ascii="Times New Roman" w:hAnsi="Times New Roman" w:cs="Times New Roman"/>
                <w:sz w:val="28"/>
                <w:szCs w:val="28"/>
              </w:rPr>
            </w:rPrChange>
          </w:rPr>
          <w:t xml:space="preserve"> </w:t>
        </w:r>
        <w:r>
          <w:rPr>
            <w:rFonts w:ascii="Times New Roman" w:hAnsi="Times New Roman" w:cs="Times New Roman"/>
            <w:sz w:val="28"/>
            <w:szCs w:val="28"/>
          </w:rPr>
          <w:t>Text</w:t>
        </w:r>
        <w:r w:rsidRPr="00B60ECA">
          <w:rPr>
            <w:rFonts w:ascii="Times New Roman" w:hAnsi="Times New Roman" w:cs="Times New Roman"/>
            <w:sz w:val="28"/>
            <w:szCs w:val="28"/>
            <w:lang w:val="ru-RU"/>
            <w:rPrChange w:id="279" w:author="Антон Смирнов" w:date="2023-05-26T01:06:00Z">
              <w:rPr>
                <w:rFonts w:ascii="Times New Roman" w:hAnsi="Times New Roman" w:cs="Times New Roman"/>
                <w:sz w:val="28"/>
                <w:szCs w:val="28"/>
              </w:rPr>
            </w:rPrChange>
          </w:rPr>
          <w:t xml:space="preserve"> </w:t>
        </w:r>
        <w:r>
          <w:rPr>
            <w:rFonts w:ascii="Times New Roman" w:hAnsi="Times New Roman" w:cs="Times New Roman"/>
            <w:sz w:val="28"/>
            <w:szCs w:val="28"/>
          </w:rPr>
          <w:t>Transfer</w:t>
        </w:r>
        <w:r w:rsidRPr="00B60ECA">
          <w:rPr>
            <w:rFonts w:ascii="Times New Roman" w:hAnsi="Times New Roman" w:cs="Times New Roman"/>
            <w:sz w:val="28"/>
            <w:szCs w:val="28"/>
            <w:lang w:val="ru-RU"/>
            <w:rPrChange w:id="280" w:author="Антон Смирнов" w:date="2023-05-26T01:06:00Z">
              <w:rPr>
                <w:rFonts w:ascii="Times New Roman" w:hAnsi="Times New Roman" w:cs="Times New Roman"/>
                <w:sz w:val="28"/>
                <w:szCs w:val="28"/>
              </w:rPr>
            </w:rPrChange>
          </w:rPr>
          <w:t xml:space="preserve"> </w:t>
        </w:r>
        <w:r>
          <w:rPr>
            <w:rFonts w:ascii="Times New Roman" w:hAnsi="Times New Roman" w:cs="Times New Roman"/>
            <w:sz w:val="28"/>
            <w:szCs w:val="28"/>
          </w:rPr>
          <w:t>Protocol</w:t>
        </w:r>
        <w:r w:rsidRPr="00B60ECA">
          <w:rPr>
            <w:rFonts w:ascii="Times New Roman" w:hAnsi="Times New Roman" w:cs="Times New Roman"/>
            <w:sz w:val="28"/>
            <w:szCs w:val="28"/>
            <w:lang w:val="ru-RU"/>
            <w:rPrChange w:id="281" w:author="Антон Смирнов" w:date="2023-05-26T01:06:00Z">
              <w:rPr>
                <w:rFonts w:ascii="Times New Roman" w:hAnsi="Times New Roman" w:cs="Times New Roman"/>
                <w:sz w:val="28"/>
                <w:szCs w:val="28"/>
              </w:rPr>
            </w:rPrChange>
          </w:rPr>
          <w:t xml:space="preserve"> </w:t>
        </w:r>
        <w:r>
          <w:rPr>
            <w:rFonts w:ascii="Times New Roman" w:hAnsi="Times New Roman" w:cs="Times New Roman"/>
            <w:sz w:val="28"/>
            <w:szCs w:val="28"/>
          </w:rPr>
          <w:t>Secure</w:t>
        </w:r>
      </w:ins>
      <w:ins w:id="282" w:author="Антон Смирнов" w:date="2023-05-26T01:06:00Z">
        <w:r w:rsidR="00B60ECA" w:rsidRPr="00B60ECA">
          <w:rPr>
            <w:rFonts w:ascii="Times New Roman" w:hAnsi="Times New Roman" w:cs="Times New Roman"/>
            <w:sz w:val="28"/>
            <w:szCs w:val="28"/>
            <w:lang w:val="ru-RU"/>
            <w:rPrChange w:id="283" w:author="Антон Смирнов" w:date="2023-05-26T01:06:00Z">
              <w:rPr>
                <w:rFonts w:ascii="Times New Roman" w:hAnsi="Times New Roman" w:cs="Times New Roman"/>
                <w:sz w:val="28"/>
                <w:szCs w:val="28"/>
                <w:lang w:val="ru-RU"/>
              </w:rPr>
            </w:rPrChange>
          </w:rPr>
          <w:t xml:space="preserve"> </w:t>
        </w:r>
        <w:r w:rsidR="00B60ECA" w:rsidRPr="00B60ECA">
          <w:rPr>
            <w:rFonts w:ascii="Times New Roman" w:hAnsi="Times New Roman" w:cs="Times New Roman"/>
            <w:sz w:val="28"/>
            <w:szCs w:val="28"/>
            <w:lang w:val="ru-RU"/>
            <w:rPrChange w:id="284" w:author="Антон Смирнов" w:date="2023-05-26T01:06:00Z">
              <w:rPr>
                <w:rFonts w:ascii="Times New Roman" w:hAnsi="Times New Roman" w:cs="Times New Roman"/>
                <w:sz w:val="28"/>
                <w:szCs w:val="28"/>
              </w:rPr>
            </w:rPrChange>
          </w:rPr>
          <w:t>–</w:t>
        </w:r>
        <w:r w:rsidR="00B60ECA" w:rsidRPr="00B60ECA">
          <w:rPr>
            <w:rFonts w:ascii="Times New Roman" w:hAnsi="Times New Roman" w:cs="Times New Roman"/>
            <w:sz w:val="28"/>
            <w:szCs w:val="28"/>
            <w:lang w:val="ru-RU"/>
            <w:rPrChange w:id="285"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защищенный</w:t>
        </w:r>
        <w:r w:rsidR="00B60ECA" w:rsidRPr="00B60ECA">
          <w:rPr>
            <w:rFonts w:ascii="Times New Roman" w:hAnsi="Times New Roman" w:cs="Times New Roman"/>
            <w:sz w:val="28"/>
            <w:szCs w:val="28"/>
            <w:lang w:val="ru-RU"/>
            <w:rPrChange w:id="286"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протокол</w:t>
        </w:r>
        <w:r w:rsidR="00B60ECA" w:rsidRPr="00B60ECA">
          <w:rPr>
            <w:rFonts w:ascii="Times New Roman" w:hAnsi="Times New Roman" w:cs="Times New Roman"/>
            <w:sz w:val="28"/>
            <w:szCs w:val="28"/>
            <w:lang w:val="ru-RU"/>
            <w:rPrChange w:id="287"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передачи</w:t>
        </w:r>
        <w:r w:rsidR="00B60ECA" w:rsidRPr="00B60ECA">
          <w:rPr>
            <w:rFonts w:ascii="Times New Roman" w:hAnsi="Times New Roman" w:cs="Times New Roman"/>
            <w:sz w:val="28"/>
            <w:szCs w:val="28"/>
            <w:lang w:val="ru-RU"/>
            <w:rPrChange w:id="288" w:author="Антон Смирнов" w:date="2023-05-26T01:06:00Z">
              <w:rPr>
                <w:rFonts w:ascii="Times New Roman" w:hAnsi="Times New Roman" w:cs="Times New Roman"/>
                <w:sz w:val="28"/>
                <w:szCs w:val="28"/>
                <w:lang w:val="ru-RU"/>
              </w:rPr>
            </w:rPrChange>
          </w:rPr>
          <w:t xml:space="preserve"> </w:t>
        </w:r>
        <w:r w:rsidR="00B60ECA">
          <w:rPr>
            <w:rFonts w:ascii="Times New Roman" w:hAnsi="Times New Roman" w:cs="Times New Roman"/>
            <w:sz w:val="28"/>
            <w:szCs w:val="28"/>
            <w:lang w:val="ru-RU"/>
          </w:rPr>
          <w:t>гипертекстовых документов</w:t>
        </w:r>
      </w:ins>
    </w:p>
    <w:p w14:paraId="779FD0A4" w14:textId="1FFC378C" w:rsidR="00EC4C62" w:rsidRDefault="0041036B" w:rsidP="0075779D">
      <w:pPr>
        <w:numPr>
          <w:ilvl w:val="0"/>
          <w:numId w:val="3"/>
        </w:numPr>
        <w:spacing w:line="360" w:lineRule="auto"/>
        <w:rPr>
          <w:ins w:id="289" w:author="Антон Смирнов" w:date="2023-05-26T01:09:00Z"/>
          <w:rFonts w:ascii="Times New Roman" w:hAnsi="Times New Roman" w:cs="Times New Roman"/>
          <w:sz w:val="28"/>
          <w:szCs w:val="28"/>
          <w:lang w:val="ru-RU"/>
        </w:rPr>
      </w:pPr>
      <w:ins w:id="290" w:author="Антон Смирнов" w:date="2023-05-26T01:07:00Z">
        <w:r>
          <w:rPr>
            <w:rFonts w:ascii="Times New Roman" w:hAnsi="Times New Roman" w:cs="Times New Roman"/>
            <w:sz w:val="28"/>
            <w:szCs w:val="28"/>
          </w:rPr>
          <w:t xml:space="preserve">IFN-γ – </w:t>
        </w:r>
        <w:r>
          <w:rPr>
            <w:rFonts w:ascii="Times New Roman" w:hAnsi="Times New Roman" w:cs="Times New Roman"/>
            <w:sz w:val="28"/>
            <w:szCs w:val="28"/>
            <w:lang w:val="ru-RU"/>
          </w:rPr>
          <w:t>Интерферон</w:t>
        </w:r>
        <w:r>
          <w:rPr>
            <w:rFonts w:ascii="Times New Roman" w:hAnsi="Times New Roman" w:cs="Times New Roman"/>
            <w:sz w:val="28"/>
            <w:szCs w:val="28"/>
          </w:rPr>
          <w:t>-</w:t>
        </w:r>
        <w:r>
          <w:rPr>
            <w:rFonts w:ascii="Times New Roman" w:hAnsi="Times New Roman" w:cs="Times New Roman"/>
            <w:sz w:val="28"/>
            <w:szCs w:val="28"/>
            <w:lang w:val="ru-RU"/>
          </w:rPr>
          <w:t>гамма</w:t>
        </w:r>
      </w:ins>
    </w:p>
    <w:p w14:paraId="29EBB028" w14:textId="0F64A65A" w:rsidR="00AD1EDF" w:rsidRDefault="00AD1EDF" w:rsidP="0075779D">
      <w:pPr>
        <w:numPr>
          <w:ilvl w:val="0"/>
          <w:numId w:val="3"/>
        </w:numPr>
        <w:spacing w:line="360" w:lineRule="auto"/>
        <w:rPr>
          <w:ins w:id="291" w:author="Антон Смирнов" w:date="2023-05-26T01:10:00Z"/>
          <w:rFonts w:ascii="Times New Roman" w:hAnsi="Times New Roman" w:cs="Times New Roman"/>
          <w:sz w:val="28"/>
          <w:szCs w:val="28"/>
          <w:lang w:val="ru-RU"/>
        </w:rPr>
      </w:pPr>
      <w:ins w:id="292" w:author="Антон Смирнов" w:date="2023-05-26T01:10:00Z">
        <w:r>
          <w:rPr>
            <w:rFonts w:ascii="Times New Roman" w:hAnsi="Times New Roman" w:cs="Times New Roman"/>
            <w:sz w:val="28"/>
            <w:szCs w:val="28"/>
          </w:rPr>
          <w:t>AUROC</w:t>
        </w:r>
      </w:ins>
      <w:ins w:id="293" w:author="Антон Смирнов" w:date="2023-05-26T01:15:00Z">
        <w:r w:rsidR="00782B92">
          <w:rPr>
            <w:rFonts w:ascii="Times New Roman" w:hAnsi="Times New Roman" w:cs="Times New Roman"/>
            <w:sz w:val="28"/>
            <w:szCs w:val="28"/>
            <w:lang w:val="ru-RU"/>
          </w:rPr>
          <w:t xml:space="preserve"> (</w:t>
        </w:r>
        <w:r w:rsidR="00782B92">
          <w:rPr>
            <w:rFonts w:ascii="Times New Roman" w:hAnsi="Times New Roman" w:cs="Times New Roman"/>
            <w:sz w:val="28"/>
            <w:szCs w:val="28"/>
          </w:rPr>
          <w:t>AUC</w:t>
        </w:r>
        <w:r w:rsidR="00782B92" w:rsidRPr="00782B92">
          <w:rPr>
            <w:rFonts w:ascii="Times New Roman" w:hAnsi="Times New Roman" w:cs="Times New Roman"/>
            <w:sz w:val="28"/>
            <w:szCs w:val="28"/>
            <w:lang w:val="ru-RU"/>
            <w:rPrChange w:id="294" w:author="Антон Смирнов" w:date="2023-05-26T01:16:00Z">
              <w:rPr>
                <w:rFonts w:ascii="Times New Roman" w:hAnsi="Times New Roman" w:cs="Times New Roman"/>
                <w:sz w:val="28"/>
                <w:szCs w:val="28"/>
              </w:rPr>
            </w:rPrChange>
          </w:rPr>
          <w:t>)</w:t>
        </w:r>
      </w:ins>
      <w:ins w:id="295" w:author="Антон Смирнов" w:date="2023-05-26T01:10:00Z">
        <w:r w:rsidRPr="00AD1EDF">
          <w:rPr>
            <w:rFonts w:ascii="Times New Roman" w:hAnsi="Times New Roman" w:cs="Times New Roman"/>
            <w:sz w:val="28"/>
            <w:szCs w:val="28"/>
            <w:lang w:val="ru-RU"/>
            <w:rPrChange w:id="296" w:author="Антон Смирнов" w:date="2023-05-26T01:10:00Z">
              <w:rPr>
                <w:rFonts w:ascii="Times New Roman" w:hAnsi="Times New Roman" w:cs="Times New Roman"/>
                <w:sz w:val="28"/>
                <w:szCs w:val="28"/>
              </w:rPr>
            </w:rPrChange>
          </w:rPr>
          <w:t xml:space="preserve"> – </w:t>
        </w:r>
        <w:r>
          <w:rPr>
            <w:rFonts w:ascii="Times New Roman" w:hAnsi="Times New Roman" w:cs="Times New Roman"/>
            <w:sz w:val="28"/>
            <w:szCs w:val="28"/>
          </w:rPr>
          <w:t>Area</w:t>
        </w:r>
        <w:r w:rsidRPr="00AD1EDF">
          <w:rPr>
            <w:rFonts w:ascii="Times New Roman" w:hAnsi="Times New Roman" w:cs="Times New Roman"/>
            <w:sz w:val="28"/>
            <w:szCs w:val="28"/>
            <w:lang w:val="ru-RU"/>
            <w:rPrChange w:id="297" w:author="Антон Смирнов" w:date="2023-05-26T01:10:00Z">
              <w:rPr>
                <w:rFonts w:ascii="Times New Roman" w:hAnsi="Times New Roman" w:cs="Times New Roman"/>
                <w:sz w:val="28"/>
                <w:szCs w:val="28"/>
              </w:rPr>
            </w:rPrChange>
          </w:rPr>
          <w:t xml:space="preserve"> </w:t>
        </w:r>
        <w:r>
          <w:rPr>
            <w:rFonts w:ascii="Times New Roman" w:hAnsi="Times New Roman" w:cs="Times New Roman"/>
            <w:sz w:val="28"/>
            <w:szCs w:val="28"/>
          </w:rPr>
          <w:t>Under</w:t>
        </w:r>
        <w:r w:rsidRPr="00AD1EDF">
          <w:rPr>
            <w:rFonts w:ascii="Times New Roman" w:hAnsi="Times New Roman" w:cs="Times New Roman"/>
            <w:sz w:val="28"/>
            <w:szCs w:val="28"/>
            <w:lang w:val="ru-RU"/>
            <w:rPrChange w:id="298" w:author="Антон Смирнов" w:date="2023-05-26T01:10:00Z">
              <w:rPr>
                <w:rFonts w:ascii="Times New Roman" w:hAnsi="Times New Roman" w:cs="Times New Roman"/>
                <w:sz w:val="28"/>
                <w:szCs w:val="28"/>
              </w:rPr>
            </w:rPrChange>
          </w:rPr>
          <w:t xml:space="preserve"> </w:t>
        </w:r>
        <w:r>
          <w:rPr>
            <w:rFonts w:ascii="Times New Roman" w:hAnsi="Times New Roman" w:cs="Times New Roman"/>
            <w:sz w:val="28"/>
            <w:szCs w:val="28"/>
          </w:rPr>
          <w:t>Receiver</w:t>
        </w:r>
        <w:r w:rsidRPr="00AD1EDF">
          <w:rPr>
            <w:rFonts w:ascii="Times New Roman" w:hAnsi="Times New Roman" w:cs="Times New Roman"/>
            <w:sz w:val="28"/>
            <w:szCs w:val="28"/>
            <w:lang w:val="ru-RU"/>
            <w:rPrChange w:id="299" w:author="Антон Смирнов" w:date="2023-05-26T01:10:00Z">
              <w:rPr>
                <w:rFonts w:ascii="Times New Roman" w:hAnsi="Times New Roman" w:cs="Times New Roman"/>
                <w:sz w:val="28"/>
                <w:szCs w:val="28"/>
              </w:rPr>
            </w:rPrChange>
          </w:rPr>
          <w:t xml:space="preserve"> </w:t>
        </w:r>
        <w:r>
          <w:rPr>
            <w:rFonts w:ascii="Times New Roman" w:hAnsi="Times New Roman" w:cs="Times New Roman"/>
            <w:sz w:val="28"/>
            <w:szCs w:val="28"/>
          </w:rPr>
          <w:t>Operation</w:t>
        </w:r>
        <w:r w:rsidRPr="00AD1EDF">
          <w:rPr>
            <w:rFonts w:ascii="Times New Roman" w:hAnsi="Times New Roman" w:cs="Times New Roman"/>
            <w:sz w:val="28"/>
            <w:szCs w:val="28"/>
            <w:lang w:val="ru-RU"/>
            <w:rPrChange w:id="300" w:author="Антон Смирнов" w:date="2023-05-26T01:10:00Z">
              <w:rPr>
                <w:rFonts w:ascii="Times New Roman" w:hAnsi="Times New Roman" w:cs="Times New Roman"/>
                <w:sz w:val="28"/>
                <w:szCs w:val="28"/>
              </w:rPr>
            </w:rPrChange>
          </w:rPr>
          <w:t xml:space="preserve"> </w:t>
        </w:r>
        <w:r>
          <w:rPr>
            <w:rFonts w:ascii="Times New Roman" w:hAnsi="Times New Roman" w:cs="Times New Roman"/>
            <w:sz w:val="28"/>
            <w:szCs w:val="28"/>
          </w:rPr>
          <w:t>Curve</w:t>
        </w:r>
        <w:r w:rsidRPr="00AD1EDF">
          <w:rPr>
            <w:rFonts w:ascii="Times New Roman" w:hAnsi="Times New Roman" w:cs="Times New Roman"/>
            <w:sz w:val="28"/>
            <w:szCs w:val="28"/>
            <w:lang w:val="ru-RU"/>
            <w:rPrChange w:id="301" w:author="Антон Смирнов" w:date="2023-05-26T01:10:00Z">
              <w:rPr>
                <w:rFonts w:ascii="Times New Roman" w:hAnsi="Times New Roman" w:cs="Times New Roman"/>
                <w:sz w:val="28"/>
                <w:szCs w:val="28"/>
              </w:rPr>
            </w:rPrChange>
          </w:rPr>
          <w:t xml:space="preserve"> – </w:t>
        </w:r>
        <w:r>
          <w:rPr>
            <w:rFonts w:ascii="Times New Roman" w:hAnsi="Times New Roman" w:cs="Times New Roman"/>
            <w:sz w:val="28"/>
            <w:szCs w:val="28"/>
            <w:lang w:val="ru-RU"/>
          </w:rPr>
          <w:t>площадь</w:t>
        </w:r>
        <w:r w:rsidRPr="00AD1EDF">
          <w:rPr>
            <w:rFonts w:ascii="Times New Roman" w:hAnsi="Times New Roman" w:cs="Times New Roman"/>
            <w:sz w:val="28"/>
            <w:szCs w:val="28"/>
            <w:lang w:val="ru-RU"/>
            <w:rPrChange w:id="302" w:author="Антон Смирнов" w:date="2023-05-26T01:10: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под</w:t>
        </w:r>
        <w:r w:rsidRPr="00AD1EDF">
          <w:rPr>
            <w:rFonts w:ascii="Times New Roman" w:hAnsi="Times New Roman" w:cs="Times New Roman"/>
            <w:sz w:val="28"/>
            <w:szCs w:val="28"/>
            <w:lang w:val="ru-RU"/>
            <w:rPrChange w:id="303" w:author="Антон Смирнов" w:date="2023-05-26T01:10: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операционной</w:t>
        </w:r>
        <w:r w:rsidRPr="00AD1EDF">
          <w:rPr>
            <w:rFonts w:ascii="Times New Roman" w:hAnsi="Times New Roman" w:cs="Times New Roman"/>
            <w:sz w:val="28"/>
            <w:szCs w:val="28"/>
            <w:lang w:val="ru-RU"/>
            <w:rPrChange w:id="304" w:author="Антон Смирнов" w:date="2023-05-26T01:10: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кривой</w:t>
        </w:r>
        <w:r w:rsidRPr="00AD1EDF">
          <w:rPr>
            <w:rFonts w:ascii="Times New Roman" w:hAnsi="Times New Roman" w:cs="Times New Roman"/>
            <w:sz w:val="28"/>
            <w:szCs w:val="28"/>
            <w:lang w:val="ru-RU"/>
            <w:rPrChange w:id="305" w:author="Антон Смирнов" w:date="2023-05-26T01:10: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приемника</w:t>
        </w:r>
      </w:ins>
    </w:p>
    <w:p w14:paraId="68E65D2A" w14:textId="25AB8853" w:rsidR="00AD1EDF" w:rsidRPr="00AD1EDF" w:rsidRDefault="00AD1EDF" w:rsidP="0075779D">
      <w:pPr>
        <w:numPr>
          <w:ilvl w:val="0"/>
          <w:numId w:val="3"/>
        </w:numPr>
        <w:spacing w:line="360" w:lineRule="auto"/>
        <w:rPr>
          <w:ins w:id="306" w:author="Антон Смирнов" w:date="2023-05-26T01:11:00Z"/>
          <w:rFonts w:ascii="Times New Roman" w:hAnsi="Times New Roman" w:cs="Times New Roman"/>
          <w:sz w:val="28"/>
          <w:szCs w:val="28"/>
          <w:rPrChange w:id="307" w:author="Антон Смирнов" w:date="2023-05-26T01:11:00Z">
            <w:rPr>
              <w:ins w:id="308" w:author="Антон Смирнов" w:date="2023-05-26T01:11:00Z"/>
              <w:rFonts w:ascii="Times New Roman" w:hAnsi="Times New Roman" w:cs="Times New Roman"/>
              <w:sz w:val="28"/>
              <w:szCs w:val="28"/>
              <w:lang w:val="ru-RU"/>
            </w:rPr>
          </w:rPrChange>
        </w:rPr>
      </w:pPr>
      <w:ins w:id="309" w:author="Антон Смирнов" w:date="2023-05-26T01:10:00Z">
        <w:r>
          <w:rPr>
            <w:rFonts w:ascii="Times New Roman" w:hAnsi="Times New Roman" w:cs="Times New Roman"/>
            <w:sz w:val="28"/>
            <w:szCs w:val="28"/>
          </w:rPr>
          <w:lastRenderedPageBreak/>
          <w:t xml:space="preserve">IAP </w:t>
        </w:r>
      </w:ins>
      <w:ins w:id="310" w:author="Антон Смирнов" w:date="2023-05-26T01:11:00Z">
        <w:r>
          <w:rPr>
            <w:rFonts w:ascii="Times New Roman" w:hAnsi="Times New Roman" w:cs="Times New Roman"/>
            <w:sz w:val="28"/>
            <w:szCs w:val="28"/>
          </w:rPr>
          <w:t>–</w:t>
        </w:r>
      </w:ins>
      <w:ins w:id="311" w:author="Антон Смирнов" w:date="2023-05-26T01:10:00Z">
        <w:r>
          <w:rPr>
            <w:rFonts w:ascii="Times New Roman" w:hAnsi="Times New Roman" w:cs="Times New Roman"/>
            <w:sz w:val="28"/>
            <w:szCs w:val="28"/>
          </w:rPr>
          <w:t xml:space="preserve"> In</w:t>
        </w:r>
      </w:ins>
      <w:ins w:id="312" w:author="Антон Смирнов" w:date="2023-05-26T01:11:00Z">
        <w:r>
          <w:rPr>
            <w:rFonts w:ascii="Times New Roman" w:hAnsi="Times New Roman" w:cs="Times New Roman"/>
            <w:sz w:val="28"/>
            <w:szCs w:val="28"/>
          </w:rPr>
          <w:t xml:space="preserve">variant Accuracy of Prediction – </w:t>
        </w:r>
        <w:r>
          <w:rPr>
            <w:rFonts w:ascii="Times New Roman" w:hAnsi="Times New Roman" w:cs="Times New Roman"/>
            <w:sz w:val="28"/>
            <w:szCs w:val="28"/>
            <w:lang w:val="ru-RU"/>
          </w:rPr>
          <w:t>Инвариантная</w:t>
        </w:r>
        <w:r w:rsidRPr="00AD1EDF">
          <w:rPr>
            <w:rFonts w:ascii="Times New Roman" w:hAnsi="Times New Roman" w:cs="Times New Roman"/>
            <w:sz w:val="28"/>
            <w:szCs w:val="28"/>
            <w:rPrChange w:id="313" w:author="Антон Смирнов" w:date="2023-05-26T01:11: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точность</w:t>
        </w:r>
        <w:r w:rsidRPr="00AD1EDF">
          <w:rPr>
            <w:rFonts w:ascii="Times New Roman" w:hAnsi="Times New Roman" w:cs="Times New Roman"/>
            <w:sz w:val="28"/>
            <w:szCs w:val="28"/>
            <w:rPrChange w:id="314" w:author="Антон Смирнов" w:date="2023-05-26T01:11: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предсказания</w:t>
        </w:r>
      </w:ins>
    </w:p>
    <w:p w14:paraId="4099ABFF" w14:textId="2EB8A2F6" w:rsidR="00AD1EDF" w:rsidRDefault="00AD1EDF" w:rsidP="0075779D">
      <w:pPr>
        <w:numPr>
          <w:ilvl w:val="0"/>
          <w:numId w:val="3"/>
        </w:numPr>
        <w:spacing w:line="360" w:lineRule="auto"/>
        <w:rPr>
          <w:ins w:id="315" w:author="Антон Смирнов" w:date="2023-05-26T01:12:00Z"/>
          <w:rFonts w:ascii="Times New Roman" w:hAnsi="Times New Roman" w:cs="Times New Roman"/>
          <w:sz w:val="28"/>
          <w:szCs w:val="28"/>
        </w:rPr>
      </w:pPr>
      <w:ins w:id="316" w:author="Антон Смирнов" w:date="2023-05-26T01:11:00Z">
        <w:r>
          <w:rPr>
            <w:rFonts w:ascii="Times New Roman" w:hAnsi="Times New Roman" w:cs="Times New Roman"/>
            <w:sz w:val="28"/>
            <w:szCs w:val="28"/>
          </w:rPr>
          <w:t xml:space="preserve">CV – cross-validation – </w:t>
        </w:r>
        <w:r>
          <w:rPr>
            <w:rFonts w:ascii="Times New Roman" w:hAnsi="Times New Roman" w:cs="Times New Roman"/>
            <w:sz w:val="28"/>
            <w:szCs w:val="28"/>
            <w:lang w:val="ru-RU"/>
          </w:rPr>
          <w:t>кросс</w:t>
        </w:r>
        <w:r w:rsidRPr="00AD1EDF">
          <w:rPr>
            <w:rFonts w:ascii="Times New Roman" w:hAnsi="Times New Roman" w:cs="Times New Roman"/>
            <w:sz w:val="28"/>
            <w:szCs w:val="28"/>
            <w:rPrChange w:id="317" w:author="Антон Смирнов" w:date="2023-05-26T01:11:00Z">
              <w:rPr>
                <w:rFonts w:ascii="Times New Roman" w:hAnsi="Times New Roman" w:cs="Times New Roman"/>
                <w:sz w:val="28"/>
                <w:szCs w:val="28"/>
                <w:lang w:val="ru-RU"/>
              </w:rPr>
            </w:rPrChange>
          </w:rPr>
          <w:t>-</w:t>
        </w:r>
        <w:r>
          <w:rPr>
            <w:rFonts w:ascii="Times New Roman" w:hAnsi="Times New Roman" w:cs="Times New Roman"/>
            <w:sz w:val="28"/>
            <w:szCs w:val="28"/>
            <w:lang w:val="ru-RU"/>
          </w:rPr>
          <w:t>валидация</w:t>
        </w:r>
      </w:ins>
    </w:p>
    <w:p w14:paraId="7C508CB5" w14:textId="0E0FC8A5" w:rsidR="00AD1EDF" w:rsidRPr="00AD1EDF" w:rsidRDefault="00AD1EDF" w:rsidP="0075779D">
      <w:pPr>
        <w:numPr>
          <w:ilvl w:val="0"/>
          <w:numId w:val="3"/>
        </w:numPr>
        <w:spacing w:line="360" w:lineRule="auto"/>
        <w:rPr>
          <w:ins w:id="318" w:author="Антон Смирнов" w:date="2023-05-26T01:12:00Z"/>
          <w:rFonts w:ascii="Times New Roman" w:hAnsi="Times New Roman" w:cs="Times New Roman"/>
          <w:sz w:val="28"/>
          <w:szCs w:val="28"/>
          <w:lang w:val="ru-RU"/>
          <w:rPrChange w:id="319" w:author="Антон Смирнов" w:date="2023-05-26T01:13:00Z">
            <w:rPr>
              <w:ins w:id="320" w:author="Антон Смирнов" w:date="2023-05-26T01:12:00Z"/>
              <w:rFonts w:ascii="Times New Roman" w:hAnsi="Times New Roman" w:cs="Times New Roman"/>
              <w:sz w:val="28"/>
              <w:szCs w:val="28"/>
            </w:rPr>
          </w:rPrChange>
        </w:rPr>
      </w:pPr>
      <w:ins w:id="321" w:author="Антон Смирнов" w:date="2023-05-26T01:12:00Z">
        <w:r>
          <w:rPr>
            <w:rFonts w:ascii="Times New Roman" w:hAnsi="Times New Roman" w:cs="Times New Roman"/>
            <w:sz w:val="28"/>
            <w:szCs w:val="28"/>
          </w:rPr>
          <w:t>IPv</w:t>
        </w:r>
        <w:r w:rsidRPr="00AD1EDF">
          <w:rPr>
            <w:rFonts w:ascii="Times New Roman" w:hAnsi="Times New Roman" w:cs="Times New Roman"/>
            <w:sz w:val="28"/>
            <w:szCs w:val="28"/>
            <w:lang w:val="ru-RU"/>
            <w:rPrChange w:id="322" w:author="Антон Смирнов" w:date="2023-05-26T01:13:00Z">
              <w:rPr>
                <w:rFonts w:ascii="Times New Roman" w:hAnsi="Times New Roman" w:cs="Times New Roman"/>
                <w:sz w:val="28"/>
                <w:szCs w:val="28"/>
              </w:rPr>
            </w:rPrChange>
          </w:rPr>
          <w:t xml:space="preserve">4 – </w:t>
        </w:r>
      </w:ins>
      <w:ins w:id="323" w:author="Антон Смирнов" w:date="2023-05-26T01:13:00Z">
        <w:r>
          <w:rPr>
            <w:rFonts w:ascii="Times New Roman" w:hAnsi="Times New Roman" w:cs="Times New Roman"/>
            <w:sz w:val="28"/>
            <w:szCs w:val="28"/>
          </w:rPr>
          <w:t>Internet</w:t>
        </w:r>
        <w:r w:rsidRPr="00AD1EDF">
          <w:rPr>
            <w:rFonts w:ascii="Times New Roman" w:hAnsi="Times New Roman" w:cs="Times New Roman"/>
            <w:sz w:val="28"/>
            <w:szCs w:val="28"/>
            <w:lang w:val="ru-RU"/>
            <w:rPrChange w:id="324" w:author="Антон Смирнов" w:date="2023-05-26T01:13:00Z">
              <w:rPr>
                <w:rFonts w:ascii="Times New Roman" w:hAnsi="Times New Roman" w:cs="Times New Roman"/>
                <w:sz w:val="28"/>
                <w:szCs w:val="28"/>
              </w:rPr>
            </w:rPrChange>
          </w:rPr>
          <w:t xml:space="preserve"> </w:t>
        </w:r>
        <w:r>
          <w:rPr>
            <w:rFonts w:ascii="Times New Roman" w:hAnsi="Times New Roman" w:cs="Times New Roman"/>
            <w:sz w:val="28"/>
            <w:szCs w:val="28"/>
          </w:rPr>
          <w:t>Protocol</w:t>
        </w:r>
        <w:r w:rsidRPr="00AD1EDF">
          <w:rPr>
            <w:rFonts w:ascii="Times New Roman" w:hAnsi="Times New Roman" w:cs="Times New Roman"/>
            <w:sz w:val="28"/>
            <w:szCs w:val="28"/>
            <w:lang w:val="ru-RU"/>
            <w:rPrChange w:id="325" w:author="Антон Смирнов" w:date="2023-05-26T01:13:00Z">
              <w:rPr>
                <w:rFonts w:ascii="Times New Roman" w:hAnsi="Times New Roman" w:cs="Times New Roman"/>
                <w:sz w:val="28"/>
                <w:szCs w:val="28"/>
              </w:rPr>
            </w:rPrChange>
          </w:rPr>
          <w:t xml:space="preserve"> </w:t>
        </w:r>
        <w:r>
          <w:rPr>
            <w:rFonts w:ascii="Times New Roman" w:hAnsi="Times New Roman" w:cs="Times New Roman"/>
            <w:sz w:val="28"/>
            <w:szCs w:val="28"/>
          </w:rPr>
          <w:t>version</w:t>
        </w:r>
        <w:r w:rsidRPr="00AD1EDF">
          <w:rPr>
            <w:rFonts w:ascii="Times New Roman" w:hAnsi="Times New Roman" w:cs="Times New Roman"/>
            <w:sz w:val="28"/>
            <w:szCs w:val="28"/>
            <w:lang w:val="ru-RU"/>
            <w:rPrChange w:id="326" w:author="Антон Смирнов" w:date="2023-05-26T01:13:00Z">
              <w:rPr>
                <w:rFonts w:ascii="Times New Roman" w:hAnsi="Times New Roman" w:cs="Times New Roman"/>
                <w:sz w:val="28"/>
                <w:szCs w:val="28"/>
              </w:rPr>
            </w:rPrChange>
          </w:rPr>
          <w:t xml:space="preserve"> 4 – </w:t>
        </w:r>
        <w:r>
          <w:rPr>
            <w:rFonts w:ascii="Times New Roman" w:hAnsi="Times New Roman" w:cs="Times New Roman"/>
            <w:sz w:val="28"/>
            <w:szCs w:val="28"/>
            <w:lang w:val="ru-RU"/>
          </w:rPr>
          <w:t>интернет</w:t>
        </w:r>
        <w:r w:rsidRPr="00AD1EDF">
          <w:rPr>
            <w:rFonts w:ascii="Times New Roman" w:hAnsi="Times New Roman" w:cs="Times New Roman"/>
            <w:sz w:val="28"/>
            <w:szCs w:val="28"/>
            <w:lang w:val="ru-RU"/>
            <w:rPrChange w:id="327" w:author="Антон Смирнов" w:date="2023-05-26T01:13:00Z">
              <w:rPr>
                <w:rFonts w:ascii="Times New Roman" w:hAnsi="Times New Roman" w:cs="Times New Roman"/>
                <w:sz w:val="28"/>
                <w:szCs w:val="28"/>
                <w:lang w:val="ru-RU"/>
              </w:rPr>
            </w:rPrChange>
          </w:rPr>
          <w:t>-</w:t>
        </w:r>
        <w:r>
          <w:rPr>
            <w:rFonts w:ascii="Times New Roman" w:hAnsi="Times New Roman" w:cs="Times New Roman"/>
            <w:sz w:val="28"/>
            <w:szCs w:val="28"/>
            <w:lang w:val="ru-RU"/>
          </w:rPr>
          <w:t>протокол</w:t>
        </w:r>
        <w:r w:rsidRPr="00AD1EDF">
          <w:rPr>
            <w:rFonts w:ascii="Times New Roman" w:hAnsi="Times New Roman" w:cs="Times New Roman"/>
            <w:sz w:val="28"/>
            <w:szCs w:val="28"/>
            <w:lang w:val="ru-RU"/>
            <w:rPrChange w:id="328" w:author="Антон Смирнов" w:date="2023-05-26T01:13: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 xml:space="preserve">четвертой </w:t>
        </w:r>
      </w:ins>
      <w:ins w:id="329" w:author="Антон Смирнов" w:date="2023-05-26T01:14:00Z">
        <w:r>
          <w:rPr>
            <w:rFonts w:ascii="Times New Roman" w:hAnsi="Times New Roman" w:cs="Times New Roman"/>
            <w:sz w:val="28"/>
            <w:szCs w:val="28"/>
            <w:lang w:val="ru-RU"/>
          </w:rPr>
          <w:t>версии</w:t>
        </w:r>
      </w:ins>
    </w:p>
    <w:p w14:paraId="70604390" w14:textId="15D3861A" w:rsidR="00AD1EDF" w:rsidRDefault="00AD1EDF" w:rsidP="00AD1EDF">
      <w:pPr>
        <w:numPr>
          <w:ilvl w:val="0"/>
          <w:numId w:val="3"/>
        </w:numPr>
        <w:spacing w:line="360" w:lineRule="auto"/>
        <w:rPr>
          <w:ins w:id="330" w:author="Антон Смирнов" w:date="2023-05-26T01:13:00Z"/>
          <w:rFonts w:ascii="Times New Roman" w:hAnsi="Times New Roman" w:cs="Times New Roman"/>
          <w:sz w:val="28"/>
          <w:szCs w:val="28"/>
        </w:rPr>
      </w:pPr>
      <w:ins w:id="331" w:author="Антон Смирнов" w:date="2023-05-26T01:13:00Z">
        <w:r>
          <w:rPr>
            <w:rFonts w:ascii="Times New Roman" w:hAnsi="Times New Roman" w:cs="Times New Roman"/>
            <w:sz w:val="28"/>
            <w:szCs w:val="28"/>
          </w:rPr>
          <w:t xml:space="preserve">MCC – Mattew correlation coefficient – </w:t>
        </w:r>
        <w:r>
          <w:rPr>
            <w:rFonts w:ascii="Times New Roman" w:hAnsi="Times New Roman" w:cs="Times New Roman"/>
            <w:sz w:val="28"/>
            <w:szCs w:val="28"/>
            <w:lang w:val="ru-RU"/>
          </w:rPr>
          <w:t>коэффициент</w:t>
        </w:r>
        <w:r w:rsidRPr="00AD1EDF">
          <w:rPr>
            <w:rFonts w:ascii="Times New Roman" w:hAnsi="Times New Roman" w:cs="Times New Roman"/>
            <w:sz w:val="28"/>
            <w:szCs w:val="28"/>
            <w:rPrChange w:id="332" w:author="Антон Смирнов" w:date="2023-05-26T01:13: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корреляции</w:t>
        </w:r>
        <w:r w:rsidRPr="00AD1EDF">
          <w:rPr>
            <w:rFonts w:ascii="Times New Roman" w:hAnsi="Times New Roman" w:cs="Times New Roman"/>
            <w:sz w:val="28"/>
            <w:szCs w:val="28"/>
            <w:rPrChange w:id="333" w:author="Антон Смирнов" w:date="2023-05-26T01:13:00Z">
              <w:rPr>
                <w:rFonts w:ascii="Times New Roman" w:hAnsi="Times New Roman" w:cs="Times New Roman"/>
                <w:sz w:val="28"/>
                <w:szCs w:val="28"/>
                <w:lang w:val="ru-RU"/>
              </w:rPr>
            </w:rPrChange>
          </w:rPr>
          <w:t xml:space="preserve"> </w:t>
        </w:r>
        <w:r>
          <w:rPr>
            <w:rFonts w:ascii="Times New Roman" w:hAnsi="Times New Roman" w:cs="Times New Roman"/>
            <w:sz w:val="28"/>
            <w:szCs w:val="28"/>
            <w:lang w:val="ru-RU"/>
          </w:rPr>
          <w:t>Мэтью</w:t>
        </w:r>
      </w:ins>
    </w:p>
    <w:p w14:paraId="6ECC5DD9" w14:textId="313935D5" w:rsidR="00AD1EDF" w:rsidRDefault="00AD1EDF" w:rsidP="00AD1EDF">
      <w:pPr>
        <w:spacing w:line="360" w:lineRule="auto"/>
        <w:rPr>
          <w:ins w:id="334" w:author="Антон Смирнов" w:date="2023-05-26T01:13:00Z"/>
          <w:rFonts w:ascii="Times New Roman" w:hAnsi="Times New Roman" w:cs="Times New Roman"/>
          <w:sz w:val="28"/>
          <w:szCs w:val="28"/>
        </w:rPr>
      </w:pPr>
    </w:p>
    <w:p w14:paraId="7AD30AB6" w14:textId="77777777" w:rsidR="00AD1EDF" w:rsidRPr="00AD1EDF" w:rsidRDefault="00AD1EDF" w:rsidP="00AD1EDF">
      <w:pPr>
        <w:spacing w:line="360" w:lineRule="auto"/>
        <w:rPr>
          <w:rFonts w:ascii="Times New Roman" w:hAnsi="Times New Roman" w:cs="Times New Roman"/>
          <w:sz w:val="28"/>
          <w:szCs w:val="28"/>
          <w:rPrChange w:id="335" w:author="Антон Смирнов" w:date="2023-05-26T01:13:00Z">
            <w:rPr>
              <w:rFonts w:ascii="Times New Roman" w:hAnsi="Times New Roman" w:cs="Times New Roman"/>
              <w:sz w:val="28"/>
              <w:szCs w:val="28"/>
            </w:rPr>
          </w:rPrChange>
        </w:rPr>
        <w:pPrChange w:id="336" w:author="Антон Смирнов" w:date="2023-05-26T01:13:00Z">
          <w:pPr>
            <w:numPr>
              <w:numId w:val="3"/>
            </w:numPr>
            <w:spacing w:line="360" w:lineRule="auto"/>
            <w:ind w:left="720" w:hanging="480"/>
          </w:pPr>
        </w:pPrChange>
      </w:pPr>
    </w:p>
    <w:p w14:paraId="26E54225" w14:textId="71F40465" w:rsidR="007A630F" w:rsidRPr="00AD1EDF" w:rsidRDefault="00E57B48" w:rsidP="0075779D">
      <w:pPr>
        <w:pStyle w:val="a4"/>
        <w:rPr>
          <w:rFonts w:eastAsiaTheme="majorEastAsia" w:cstheme="majorBidi"/>
          <w:b/>
          <w:bCs/>
          <w:color w:val="000000" w:themeColor="text1"/>
          <w:sz w:val="32"/>
          <w:szCs w:val="32"/>
          <w:rPrChange w:id="337" w:author="Антон Смирнов" w:date="2023-05-26T01:11:00Z">
            <w:rPr>
              <w:rFonts w:eastAsiaTheme="majorEastAsia" w:cstheme="majorBidi"/>
              <w:b/>
              <w:bCs/>
              <w:color w:val="000000" w:themeColor="text1"/>
              <w:sz w:val="32"/>
              <w:szCs w:val="32"/>
            </w:rPr>
          </w:rPrChange>
        </w:rPr>
      </w:pPr>
      <w:r w:rsidRPr="00AD1EDF">
        <w:rPr>
          <w:rFonts w:ascii="Times New Roman" w:hAnsi="Times New Roman" w:cs="Times New Roman"/>
          <w:sz w:val="28"/>
          <w:szCs w:val="28"/>
          <w:rPrChange w:id="338" w:author="Антон Смирнов" w:date="2023-05-26T01:11:00Z">
            <w:rPr>
              <w:rFonts w:ascii="Times New Roman" w:hAnsi="Times New Roman" w:cs="Times New Roman"/>
              <w:sz w:val="28"/>
              <w:szCs w:val="28"/>
            </w:rPr>
          </w:rPrChange>
        </w:rPr>
        <w:t xml:space="preserve"> </w:t>
      </w:r>
      <w:bookmarkStart w:id="339" w:name="введение"/>
      <w:bookmarkEnd w:id="188"/>
      <w:r w:rsidR="007A630F" w:rsidRPr="00AD1EDF">
        <w:rPr>
          <w:rPrChange w:id="340" w:author="Антон Смирнов" w:date="2023-05-26T01:11:00Z">
            <w:rPr/>
          </w:rPrChange>
        </w:rPr>
        <w:br w:type="page"/>
      </w:r>
    </w:p>
    <w:p w14:paraId="71347530" w14:textId="3975299A" w:rsidR="005C4AD5" w:rsidRPr="007A630F" w:rsidRDefault="00BF5734">
      <w:pPr>
        <w:pStyle w:val="1"/>
        <w:rPr>
          <w:lang w:val="ru-RU"/>
        </w:rPr>
      </w:pPr>
      <w:bookmarkStart w:id="341" w:name="_Toc135956181"/>
      <w:r w:rsidRPr="007A630F">
        <w:rPr>
          <w:lang w:val="ru-RU"/>
        </w:rPr>
        <w:lastRenderedPageBreak/>
        <w:t>Введение</w:t>
      </w:r>
      <w:bookmarkEnd w:id="341"/>
    </w:p>
    <w:p w14:paraId="0480B2CB" w14:textId="5EEE7F7A" w:rsidR="005C4AD5" w:rsidRPr="007A630F" w:rsidRDefault="00BF5734">
      <w:pPr>
        <w:pStyle w:val="FirstParagraph"/>
        <w:rPr>
          <w:lang w:val="ru-RU"/>
        </w:rPr>
      </w:pPr>
      <w:r w:rsidRPr="007A630F">
        <w:rPr>
          <w:lang w:val="ru-RU"/>
        </w:rPr>
        <w:t>Каждый живой организм на нашей планете стремится передать свой генетический материал потомкам. Для осуществления этой цели у каждого вида организмов должны быть механизмы защиты от конкурентов. Эти механизмы эволюционируют вместе с организмами. Примерно 500 миллионов лет назад, у хордовых возник ароморфоз: адаптивная иммунная система</w:t>
      </w:r>
      <w:r w:rsidR="007A630F">
        <w:rPr>
          <w:lang w:val="ru-RU"/>
        </w:rPr>
        <w:t xml:space="preserve"> </w:t>
      </w:r>
      <w:r w:rsidR="00236796">
        <w:rPr>
          <w:lang w:val="ru-RU"/>
        </w:rPr>
        <w:fldChar w:fldCharType="begin"/>
      </w:r>
      <w:r w:rsidR="00236796">
        <w:rPr>
          <w:lang w:val="ru-RU"/>
        </w:rPr>
        <w:instrText xml:space="preserve"> ADDIN ZOTERO_ITEM CSL_CITATION {"citationID":"rUq8wnbW","properties":{"formattedCitation":"[1]","plainCitation":"[1]","noteIndex":0},"citationItems":[{"id":412,"uris":["http://zotero.org/users/10071278/items/Z3JCGB4M"],"itemData":{"id":412,"type":"book","event-place":"Москва","ISBN":"978-5-9704-1319-7","number-of-pages":"752","publisher":"ГЭОТАР-Медиа","publisher-place":"Москва","title":"Иммунология","author":[{"family":"Ярилин","given":"А.А."}],"issued":{"date-parts":[["2010"]]}}}],"schema":"https://github.com/citation-style-language/schema/raw/master/csl-citation.json"} </w:instrText>
      </w:r>
      <w:r w:rsidR="00236796">
        <w:rPr>
          <w:lang w:val="ru-RU"/>
        </w:rPr>
        <w:fldChar w:fldCharType="separate"/>
      </w:r>
      <w:r w:rsidR="00236796" w:rsidRPr="0075779D">
        <w:rPr>
          <w:rFonts w:cs="Times New Roman"/>
          <w:lang w:val="ru-RU"/>
        </w:rPr>
        <w:t>[1]</w:t>
      </w:r>
      <w:r w:rsidR="00236796">
        <w:rPr>
          <w:lang w:val="ru-RU"/>
        </w:rPr>
        <w:fldChar w:fldCharType="end"/>
      </w:r>
      <w:r w:rsidRPr="007A630F">
        <w:rPr>
          <w:lang w:val="ru-RU"/>
        </w:rPr>
        <w:t>. Иммунная система - специализированная система органов и тканей, обеспечивающих иммунитет</w:t>
      </w:r>
      <w:r w:rsidR="007A630F">
        <w:rPr>
          <w:lang w:val="ru-RU"/>
        </w:rPr>
        <w:t xml:space="preserve"> </w:t>
      </w:r>
      <w:r w:rsidR="00236796">
        <w:rPr>
          <w:lang w:val="ru-RU"/>
        </w:rPr>
        <w:fldChar w:fldCharType="begin"/>
      </w:r>
      <w:r w:rsidR="00236796">
        <w:rPr>
          <w:lang w:val="ru-RU"/>
        </w:rPr>
        <w:instrText xml:space="preserve"> ADDIN ZOTERO_ITEM CSL_CITATION {"citationID":"UYvQ3QIA","properties":{"formattedCitation":"[2]","plainCitation":"[2]","noteIndex":0},"citationItems":[{"id":411,"uris":["http://zotero.org/users/10071278/items/V8KUK7UQ"],"itemData":{"id":411,"type":"book","abstract":"В учебном пособии подробно освещены основы общей иммунологии: структурa и функции иммунной системы, формирование иммунного ответа в норме и при патологии, врожденный и приобретенный иммунитет. Отдельные главы посвящены характеристике клеток иммунной системы, описанию различных антигенов, маркеров и рецепторов, процессам дифференцировки Т- и В-лимфоцитов, механизмам клеточной цитотоксичности, структуре и функциям антител, системе цитокинов. Рассматриваются строение и функции главного комплекса гистосовместимости человека. В пособии приведены перечень вопросов для самоконтроля, тестовые задания. Предложенная структура пособия поможет студентам выделить принципиальные аспекты изучаемых процессов, организовать и конкретизировать изучение дисциплины. Учебное пособие «Основы общей иммунологии», подготовлено по дисциплине «Иммунология» в соответствии с Федеральным государственным образовательным стандартом высшего профессионального образования и предназначено для студентов, обучающихся по специальностям Лечебное дело, Педиатрия и Стоматология.","event-place":"Москва","ISBN":"978-5-906332-39-4","publisher":"ПедиатрЪ","publisher-place":"Москва","title":"Основы общей иммунологии. Учебно-методическое пособие для студентов медицинских вузов","author":[{"family":"Ганковская","given":"Л.В."},{"family":"Намазова-Баранова","given":"Л.С."},{"family":"Мешкова","given":"Р.Я."}],"issued":{"date-parts":[["2014"]]}}}],"schema":"https://github.com/citation-style-language/schema/raw/master/csl-citation.json"} </w:instrText>
      </w:r>
      <w:r w:rsidR="00236796">
        <w:rPr>
          <w:lang w:val="ru-RU"/>
        </w:rPr>
        <w:fldChar w:fldCharType="separate"/>
      </w:r>
      <w:r w:rsidR="00236796" w:rsidRPr="0075779D">
        <w:rPr>
          <w:rFonts w:cs="Times New Roman"/>
          <w:lang w:val="ru-RU"/>
        </w:rPr>
        <w:t>[2]</w:t>
      </w:r>
      <w:r w:rsidR="00236796">
        <w:rPr>
          <w:lang w:val="ru-RU"/>
        </w:rPr>
        <w:fldChar w:fldCharType="end"/>
      </w:r>
      <w:r w:rsidRPr="007A630F">
        <w:rPr>
          <w:lang w:val="ru-RU"/>
        </w:rPr>
        <w:t>. Иммунитет - способ защиты организма от живых тел и веществ, несущих признаки чужеродной информации</w:t>
      </w:r>
      <w:r w:rsidR="00236796">
        <w:rPr>
          <w:lang w:val="ru-RU"/>
        </w:rPr>
        <w:t xml:space="preserve"> </w:t>
      </w:r>
      <w:r w:rsidR="00236796">
        <w:rPr>
          <w:lang w:val="ru-RU"/>
        </w:rPr>
        <w:fldChar w:fldCharType="begin"/>
      </w:r>
      <w:r w:rsidR="00236796">
        <w:rPr>
          <w:lang w:val="ru-RU"/>
        </w:rPr>
        <w:instrText xml:space="preserve"> ADDIN ZOTERO_ITEM CSL_CITATION {"citationID":"lVfmj7Kk","properties":{"formattedCitation":"[2]","plainCitation":"[2]","noteIndex":0},"citationItems":[{"id":411,"uris":["http://zotero.org/users/10071278/items/V8KUK7UQ"],"itemData":{"id":411,"type":"book","abstract":"В учебном пособии подробно освещены основы общей иммунологии: структурa и функции иммунной системы, формирование иммунного ответа в норме и при патологии, врожденный и приобретенный иммунитет. Отдельные главы посвящены характеристике клеток иммунной системы, описанию различных антигенов, маркеров и рецепторов, процессам дифференцировки Т- и В-лимфоцитов, механизмам клеточной цитотоксичности, структуре и функциям антител, системе цитокинов. Рассматриваются строение и функции главного комплекса гистосовместимости человека. В пособии приведены перечень вопросов для самоконтроля, тестовые задания. Предложенная структура пособия поможет студентам выделить принципиальные аспекты изучаемых процессов, организовать и конкретизировать изучение дисциплины. Учебное пособие «Основы общей иммунологии», подготовлено по дисциплине «Иммунология» в соответствии с Федеральным государственным образовательным стандартом высшего профессионального образования и предназначено для студентов, обучающихся по специальностям Лечебное дело, Педиатрия и Стоматология.","event-place":"Москва","ISBN":"978-5-906332-39-4","publisher":"ПедиатрЪ","publisher-place":"Москва","title":"Основы общей иммунологии. Учебно-методическое пособие для студентов медицинских вузов","author":[{"family":"Ганковская","given":"Л.В."},{"family":"Намазова-Баранова","given":"Л.С."},{"family":"Мешкова","given":"Р.Я."}],"issued":{"date-parts":[["2014"]]}}}],"schema":"https://github.com/citation-style-language/schema/raw/master/csl-citation.json"} </w:instrText>
      </w:r>
      <w:r w:rsidR="00236796">
        <w:rPr>
          <w:lang w:val="ru-RU"/>
        </w:rPr>
        <w:fldChar w:fldCharType="separate"/>
      </w:r>
      <w:r w:rsidR="00236796" w:rsidRPr="0075779D">
        <w:rPr>
          <w:rFonts w:cs="Times New Roman"/>
          <w:lang w:val="ru-RU"/>
        </w:rPr>
        <w:t>[2]</w:t>
      </w:r>
      <w:r w:rsidR="00236796">
        <w:rPr>
          <w:lang w:val="ru-RU"/>
        </w:rPr>
        <w:fldChar w:fldCharType="end"/>
      </w:r>
      <w:r w:rsidRPr="007A630F">
        <w:rPr>
          <w:lang w:val="ru-RU"/>
        </w:rPr>
        <w:t>. Вещества, которые несут такие признаки называются антигенами.</w:t>
      </w:r>
    </w:p>
    <w:p w14:paraId="5857CF11" w14:textId="7E9D63F4" w:rsidR="005C4AD5" w:rsidRPr="007A630F" w:rsidRDefault="00BF5734">
      <w:pPr>
        <w:pStyle w:val="a0"/>
        <w:rPr>
          <w:lang w:val="ru-RU"/>
        </w:rPr>
      </w:pPr>
      <w:r w:rsidRPr="007A630F">
        <w:rPr>
          <w:lang w:val="ru-RU"/>
        </w:rPr>
        <w:t>Адаптивная иммунная система названа так потому, что спектр антигенов, против которых защищает адаптивная иммунная система, не наследуется, а формируется в процессе жизни организма и определяется антигенами, встреченными организмом на протяжении жизни. То есть иммунная система организма адаптируется к своему окружению. Т- и В-лимфоциты, основ</w:t>
      </w:r>
      <w:r w:rsidR="007A630F">
        <w:rPr>
          <w:lang w:val="ru-RU"/>
        </w:rPr>
        <w:t>н</w:t>
      </w:r>
      <w:r w:rsidRPr="007A630F">
        <w:rPr>
          <w:lang w:val="ru-RU"/>
        </w:rPr>
        <w:t>ые составляющие адаптивной иммунной систем</w:t>
      </w:r>
      <w:r w:rsidR="007A5832">
        <w:rPr>
          <w:lang w:val="ru-RU"/>
        </w:rPr>
        <w:t>ы</w:t>
      </w:r>
      <w:r w:rsidRPr="007A630F">
        <w:rPr>
          <w:lang w:val="ru-RU"/>
        </w:rPr>
        <w:t>, распознают участок молекулы антигена, которые называется эпитоп (антигенная детерминанта) с помощью специализированных молекул-рецепторов на своих цитоплазматических мембранах.</w:t>
      </w:r>
    </w:p>
    <w:p w14:paraId="3BAF974B" w14:textId="4D022034" w:rsidR="005C4AD5" w:rsidRPr="007A630F" w:rsidRDefault="00BF5734">
      <w:pPr>
        <w:pStyle w:val="a0"/>
        <w:rPr>
          <w:lang w:val="ru-RU"/>
        </w:rPr>
      </w:pPr>
      <w:r w:rsidRPr="007A630F">
        <w:rPr>
          <w:lang w:val="ru-RU"/>
        </w:rPr>
        <w:t>Существуют разница в том, как и с помощью каких молекул распознается антиген Т- и В-</w:t>
      </w:r>
      <w:r w:rsidR="00E66A88" w:rsidRPr="007A630F">
        <w:rPr>
          <w:lang w:val="ru-RU"/>
        </w:rPr>
        <w:t>лимфоцитами</w:t>
      </w:r>
      <w:r w:rsidRPr="007A630F">
        <w:rPr>
          <w:lang w:val="ru-RU"/>
        </w:rPr>
        <w:t xml:space="preserve">. </w:t>
      </w:r>
      <w:r>
        <w:t>B</w:t>
      </w:r>
      <w:r w:rsidRPr="007A630F">
        <w:rPr>
          <w:lang w:val="ru-RU"/>
        </w:rPr>
        <w:t xml:space="preserve">-лимфоциты способны распознавать нативный антиген с помощью своего В-клеточного рецептора. Т-лимфоциты способны распознавать только антигены, презентированные на главном комплексе гистосовместимости (МНС), с помощью своих Т-клеточных рецепторов (ТКР). Такое ограничение называют в иммунологии МНС-рестрикцией. МНС представляет своеобразную систему “свой-чужой”, в состав которой входят не только молекулы, отвечающие за процессинг и </w:t>
      </w:r>
      <w:r w:rsidRPr="007A630F">
        <w:rPr>
          <w:lang w:val="ru-RU"/>
        </w:rPr>
        <w:lastRenderedPageBreak/>
        <w:t xml:space="preserve">презентацию антигенов, но и помогающие в реализации иммунного ответа. Для развития эффективного иммунного ответа, как правило, необходимо, чтобы Т-хелперы или Т-киллеры с помощью своих ТКР распознали антиген и передали сигнал о наличии чужеродного антигена. В данной работе будет рассмотрено, как организм </w:t>
      </w:r>
      <w:r w:rsidR="00E66A88" w:rsidRPr="007A630F">
        <w:rPr>
          <w:lang w:val="ru-RU"/>
        </w:rPr>
        <w:t>подготавливает</w:t>
      </w:r>
      <w:r w:rsidRPr="007A630F">
        <w:rPr>
          <w:lang w:val="ru-RU"/>
        </w:rPr>
        <w:t xml:space="preserve"> антигены для распознавания Т-лимфоцитами и как этот процесс можно предсказывать, и будет предложен новый подход к предсказанию результата этого процесса.</w:t>
      </w:r>
    </w:p>
    <w:p w14:paraId="5A4BE319" w14:textId="69B05296" w:rsidR="005C4AD5" w:rsidRPr="007A630F" w:rsidRDefault="00BF5734">
      <w:pPr>
        <w:pStyle w:val="a0"/>
        <w:rPr>
          <w:lang w:val="ru-RU"/>
        </w:rPr>
      </w:pPr>
      <w:r w:rsidRPr="007A630F">
        <w:rPr>
          <w:lang w:val="ru-RU"/>
        </w:rPr>
        <w:t xml:space="preserve">Математическая оценка возможного количества </w:t>
      </w:r>
      <m:oMath>
        <m:r>
          <w:rPr>
            <w:rFonts w:ascii="Cambria Math" w:hAnsi="Cambria Math"/>
          </w:rPr>
          <m:t>β</m:t>
        </m:r>
      </m:oMath>
      <w:r w:rsidRPr="007A630F">
        <w:rPr>
          <w:lang w:val="ru-RU"/>
        </w:rPr>
        <w:t xml:space="preserve">-цепей ТКР равно </w:t>
      </w:r>
      <m:oMath>
        <m:sSup>
          <m:sSupPr>
            <m:ctrlPr>
              <w:rPr>
                <w:rFonts w:ascii="Cambria Math" w:hAnsi="Cambria Math"/>
              </w:rPr>
            </m:ctrlPr>
          </m:sSupPr>
          <m:e>
            <m:r>
              <w:rPr>
                <w:rFonts w:ascii="Cambria Math" w:hAnsi="Cambria Math"/>
                <w:lang w:val="ru-RU"/>
              </w:rPr>
              <m:t>10</m:t>
            </m:r>
          </m:e>
          <m:sup>
            <m:r>
              <w:rPr>
                <w:rFonts w:ascii="Cambria Math" w:hAnsi="Cambria Math"/>
                <w:lang w:val="ru-RU"/>
              </w:rPr>
              <m:t>14</m:t>
            </m:r>
          </m:sup>
        </m:sSup>
      </m:oMath>
      <w:r w:rsidR="00236796" w:rsidRPr="00236796">
        <w:rPr>
          <w:lang w:val="ru-RU"/>
        </w:rPr>
        <w:t xml:space="preserve"> </w:t>
      </w:r>
      <w:r w:rsidR="00236796">
        <w:rPr>
          <w:lang w:val="ru-RU"/>
        </w:rPr>
        <w:fldChar w:fldCharType="begin"/>
      </w:r>
      <w:r w:rsidR="00236796">
        <w:rPr>
          <w:lang w:val="ru-RU"/>
        </w:rPr>
        <w:instrText xml:space="preserve"> ADDIN ZOTERO_ITEM CSL_CITATION {"citationID":"4wn6OyNq","properties":{"formattedCitation":"[3]","plainCitation":"[3]","noteIndex":0},"citationItems":[{"id":491,"uris":["http://zotero.org/users/10071278/items/37RE2STP"],"itemData":{"id":491,"type":"article-journal","container-title":"Proceedings of the National Academy of Sciences","DOI":"10.1073/pnas.1212755109","issue":"40","page":"16161–16166","title":"Statistical inference of the generation probability of T-cell receptors from sequence repertoires","volume":"109","author":[{"family":"Murugan","given":"Anand"},{"family":"Mora","given":"Thierry"},{"family":"Walczak","given":"Aleksandra M."},{"family":"Callan","given":"Curtis G."}],"issued":{"date-parts":[["2012",9,17]]}}}],"schema":"https://github.com/citation-style-language/schema/raw/master/csl-citation.json"} </w:instrText>
      </w:r>
      <w:r w:rsidR="00236796">
        <w:rPr>
          <w:lang w:val="ru-RU"/>
        </w:rPr>
        <w:fldChar w:fldCharType="separate"/>
      </w:r>
      <w:r w:rsidR="00236796" w:rsidRPr="00236796">
        <w:rPr>
          <w:rFonts w:cs="Times New Roman"/>
          <w:lang w:val="ru-RU"/>
        </w:rPr>
        <w:t>[3]</w:t>
      </w:r>
      <w:r w:rsidR="00236796">
        <w:rPr>
          <w:lang w:val="ru-RU"/>
        </w:rPr>
        <w:fldChar w:fldCharType="end"/>
      </w:r>
      <w:r w:rsidRPr="007A630F">
        <w:rPr>
          <w:lang w:val="ru-RU"/>
        </w:rPr>
        <w:t xml:space="preserve">. Количество возможных белков длины </w:t>
      </w:r>
      <w:r>
        <w:t>n</w:t>
      </w:r>
      <w:r w:rsidRPr="007A630F">
        <w:rPr>
          <w:lang w:val="ru-RU"/>
        </w:rPr>
        <w:t xml:space="preserve"> из 20 основных протеиногенных аминокислот равняется </w:t>
      </w:r>
      <m:oMath>
        <m:sSup>
          <m:sSupPr>
            <m:ctrlPr>
              <w:rPr>
                <w:rFonts w:ascii="Cambria Math" w:hAnsi="Cambria Math"/>
              </w:rPr>
            </m:ctrlPr>
          </m:sSupPr>
          <m:e>
            <m:r>
              <w:rPr>
                <w:rFonts w:ascii="Cambria Math" w:hAnsi="Cambria Math"/>
                <w:lang w:val="ru-RU"/>
              </w:rPr>
              <m:t>20</m:t>
            </m:r>
          </m:e>
          <m:sup>
            <m:r>
              <w:rPr>
                <w:rFonts w:ascii="Cambria Math" w:hAnsi="Cambria Math"/>
              </w:rPr>
              <m:t>n</m:t>
            </m:r>
          </m:sup>
        </m:sSup>
      </m:oMath>
      <w:r w:rsidRPr="007A630F">
        <w:rPr>
          <w:lang w:val="ru-RU"/>
        </w:rPr>
        <w:t xml:space="preserve"> и из этого разнообразия возможно появление ещё большего числа пептидов, которые могут быть эпитопами. Невозможно и нецелесообразно проверять все сочетания этого разнообразия на предмет наличия или отсутствия взаимодействия экспериментально. Однако за 50 лет активной работы был накоплен огромный массив данных о процессах подготовки антигенов, их презентации и распознавания целевыми молекулами, в нашем случае ТКР. Эти данные аккумулированы в различные базы данных и базы знаний, которые позволяют учёным строить математические модели для предсказания результатов разных этапов процессинга антигенов, наличия или отсутствия иммуногенности и аллергенности эпитопов.</w:t>
      </w:r>
    </w:p>
    <w:p w14:paraId="76131B62" w14:textId="3BE03A71" w:rsidR="009F2324" w:rsidRDefault="00BF5734">
      <w:pPr>
        <w:pStyle w:val="a0"/>
        <w:rPr>
          <w:lang w:val="ru-RU"/>
        </w:rPr>
      </w:pPr>
      <w:r w:rsidRPr="007A630F">
        <w:rPr>
          <w:lang w:val="ru-RU"/>
        </w:rPr>
        <w:t xml:space="preserve">Над </w:t>
      </w:r>
      <w:r w:rsidR="007A5832">
        <w:rPr>
          <w:lang w:val="ru-RU"/>
        </w:rPr>
        <w:t>созданием</w:t>
      </w:r>
      <w:r w:rsidR="007A5832" w:rsidRPr="007A630F">
        <w:rPr>
          <w:lang w:val="ru-RU"/>
        </w:rPr>
        <w:t xml:space="preserve"> </w:t>
      </w:r>
      <w:r w:rsidRPr="007A630F">
        <w:rPr>
          <w:lang w:val="ru-RU"/>
        </w:rPr>
        <w:t xml:space="preserve">математических моделей </w:t>
      </w:r>
      <w:r w:rsidR="007A5832">
        <w:rPr>
          <w:lang w:val="ru-RU"/>
        </w:rPr>
        <w:t xml:space="preserve">прогноза эпитопов </w:t>
      </w:r>
      <w:r w:rsidRPr="007A630F">
        <w:rPr>
          <w:lang w:val="ru-RU"/>
        </w:rPr>
        <w:t xml:space="preserve">работает большое количество ученых уже больше двадцати лет: первые программы начали появляться в начале нулевых годов этого века. Данные модели крайне полезны в вакцинологии и онкологии. В вакцинологии они используются для проектирования вакцин от различных заболеваний, в частности от лихорадки Эбола и </w:t>
      </w:r>
      <w:r>
        <w:t>COVID</w:t>
      </w:r>
      <w:r w:rsidRPr="007A630F">
        <w:rPr>
          <w:lang w:val="ru-RU"/>
        </w:rPr>
        <w:t>-19</w:t>
      </w:r>
      <w:r w:rsidR="009F2324">
        <w:rPr>
          <w:lang w:val="ru-RU"/>
        </w:rPr>
        <w:t xml:space="preserve"> </w:t>
      </w:r>
      <w:r w:rsidR="00236796">
        <w:rPr>
          <w:lang w:val="ru-RU"/>
        </w:rPr>
        <w:fldChar w:fldCharType="begin"/>
      </w:r>
      <w:r w:rsidR="00236796">
        <w:rPr>
          <w:lang w:val="ru-RU"/>
        </w:rPr>
        <w:instrText xml:space="preserve"> ADDIN ZOTERO_ITEM CSL_CITATION {"citationID":"iYaTVwKf","properties":{"formattedCitation":"[4, 5]","plainCitation":"[4, 5]","noteIndex":0},"citationItems":[{"id":395,"uris":["http://zotero.org/users/10071278/items/G5Y3GJMR"],"itemData":{"id":395,"type":"article-journal","container-title":"Advances and Applications in Bioinformatics and Chemistry","DOI":"10.2147/AABC.S115859","ISSN":"1178-6949","journalAbbreviation":"AABC","language":"en","page":"11-28","source":"DOI.org (Crossref)","title":"In silico-based vaccine design against Ebola virus glycoprotein","volume":"Volume 10","author":[{"family":"Dash","given":"Raju"},{"family":"Das","given":"Rasel"},{"family":"Junaid","given":"Md"},{"family":"Akash","given":"Md Forhad Chowdhury"},{"family":"Islam","given":"Ashekul"},{"family":"Hosen","given":"SM Zahid"}],"issued":{"date-parts":[["2017",3]]}}},{"id":396,"uris":["http://zotero.org/users/10071278/items/LZTAQ38U"],"itemData":{"id":396,"type":"article-journal","container-title":"Human Vaccines &amp; Immunotherapeutics","DOI":"10.1080/21645515.2021.1974288","ISSN":"2164-5515, 2164-554X","issue":"11","journalAbbreviation":"Human Vaccines &amp; Immunotherapeutics","language":"en","page":"3855-3870","source":"DOI.org (Crossref)","title":"Development of synthetic antigen vaccines for COVID-19","volume":"17","author":[{"family":"Viana Invenção","given":"Maria da Conceição"},{"family":"Melo","given":"Alanne Rayssa da Silva"},{"family":"Macêdo","given":"Larissa Silva","non-dropping-particle":"de"},{"family":"Costa Neves","given":"Thaís Souto Paula","non-dropping-particle":"da"},{"family":"Melo","given":"Cristiane Moutinho Lagos","non-dropping-particle":"de"},{"family":"Cordeiro","given":"Marcelo Nazário"},{"family":"Aragão Batista","given":"Marcus Vinicius","non-dropping-particle":"de"},{"family":"Freitas","given":"Antonio Carlos","non-dropping-particle":"de"}],"issued":{"date-parts":[["2021",11,2]]}}}],"schema":"https://github.com/citation-style-language/schema/raw/master/csl-citation.json"} </w:instrText>
      </w:r>
      <w:r w:rsidR="00236796">
        <w:rPr>
          <w:lang w:val="ru-RU"/>
        </w:rPr>
        <w:fldChar w:fldCharType="separate"/>
      </w:r>
      <w:r w:rsidR="00236796" w:rsidRPr="0075779D">
        <w:rPr>
          <w:rFonts w:cs="Times New Roman"/>
          <w:lang w:val="ru-RU"/>
        </w:rPr>
        <w:t>[4, 5]</w:t>
      </w:r>
      <w:r w:rsidR="00236796">
        <w:rPr>
          <w:lang w:val="ru-RU"/>
        </w:rPr>
        <w:fldChar w:fldCharType="end"/>
      </w:r>
      <w:r w:rsidRPr="007A630F">
        <w:rPr>
          <w:lang w:val="ru-RU"/>
        </w:rPr>
        <w:t>. Методология разработки вакцин, когда сначала ведут компьютерный поиск антигенов, предсказывают их иммунногенность, а потом проверяют экспериментально, называется обратной вакцинологией (</w:t>
      </w:r>
      <w:r>
        <w:t>reverse</w:t>
      </w:r>
      <w:r w:rsidRPr="007A630F">
        <w:rPr>
          <w:lang w:val="ru-RU"/>
        </w:rPr>
        <w:t xml:space="preserve"> </w:t>
      </w:r>
      <w:r>
        <w:t>vaccinology</w:t>
      </w:r>
      <w:r w:rsidRPr="007A630F">
        <w:rPr>
          <w:lang w:val="ru-RU"/>
        </w:rPr>
        <w:t xml:space="preserve">). В онкологии они используются для предсказания </w:t>
      </w:r>
      <w:r w:rsidRPr="007A630F">
        <w:rPr>
          <w:lang w:val="ru-RU"/>
        </w:rPr>
        <w:lastRenderedPageBreak/>
        <w:t>неоантигенов. Неоантигены - новые антигены, которых нет в здоровых клетках и которые появились в раковых в процессе накопления новых генетических вариантов в сравнении с исходными, герминальными клетками. Точное предсказание антигенов и неоантигенов открывает новые возможности в персонализированной иммунотерапии опухолей</w:t>
      </w:r>
      <w:r w:rsidR="000B7CEC">
        <w:rPr>
          <w:lang w:val="ru-RU"/>
        </w:rPr>
        <w:t xml:space="preserve"> </w:t>
      </w:r>
      <w:r w:rsidR="009C4524">
        <w:rPr>
          <w:lang w:val="ru-RU"/>
        </w:rPr>
        <w:fldChar w:fldCharType="begin"/>
      </w:r>
      <w:r w:rsidR="009C4524">
        <w:rPr>
          <w:lang w:val="ru-RU"/>
        </w:rPr>
        <w:instrText xml:space="preserve"> ADDIN ZOTERO_ITEM CSL_CITATION {"citationID":"VKeiXdBU","properties":{"formattedCitation":"[6]","plainCitation":"[6]","noteIndex":0},"citationItems":[{"id":392,"uris":["http://zotero.org/users/10071278/items/DXNUJLTZ"],"itemData":{"id":392,"type":"article-journal","abstract":"CD8+ T cell recognition of peptide epitopes plays a central role in immune responses against pathogens and tumors. However, the rules that govern which peptides are truly recognized by existing T cell receptors (TCRs) remain poorly understood, precluding accurate predictions of neo-epitopes for cancer immunotherapy. Here, we capitalize on recent (neo-)epitope data to train a predictor of immunogenic epitopes (PRIME), which captures molecular properties of both antigen presentation and TCR recognition. PRIME not only improves prioritization of neo-epitopes but also correlates with T cell potency and unravels biophysical determinants of TCR recognition that we experimentally validate. Analysis of cancer genomics data reveals that recurrent mutations tend to be less frequent in patients where they are predicted to be immunogenic, providing further evidence for immunoediting in human cancer. PRIME will facilitate identiﬁcation of pathogen epitopes in infectious diseases and neo-epitopes in cancer immunotherapy.","container-title":"Cell Reports Medicine","DOI":"10.1016/j.xcrm.2021.100194","ISSN":"26663791","issue":"2","journalAbbreviation":"Cell Reports Medicine","language":"en","page":"100194","source":"DOI.org (Crossref)","title":"Prediction of neo-epitope immunogenicity reveals TCR recognition determinants and provides insight into immunoediting","volume":"2","author":[{"family":"Schmidt","given":"Julien"},{"family":"Smith","given":"Angela R."},{"family":"Magnin","given":"Morgane"},{"family":"Racle","given":"Julien"},{"family":"Devlin","given":"Jason R."},{"family":"Bobisse","given":"Sara"},{"family":"Cesbron","given":"Julien"},{"family":"Bonnet","given":"Victor"},{"family":"Carmona","given":"Santiago J."},{"family":"Huber","given":"Florian"},{"family":"Ciriello","given":"Giovanni"},{"family":"Speiser","given":"Daniel E."},{"family":"Bassani-Sternberg","given":"Michal"},{"family":"Coukos","given":"George"},{"family":"Baker","given":"Brian M."},{"family":"Harari","given":"Alexandre"},{"family":"Gfeller","given":"David"}],"issued":{"date-parts":[["2021",2]]}}}],"schema":"https://github.com/citation-style-language/schema/raw/master/csl-citation.json"} </w:instrText>
      </w:r>
      <w:r w:rsidR="009C4524">
        <w:rPr>
          <w:lang w:val="ru-RU"/>
        </w:rPr>
        <w:fldChar w:fldCharType="separate"/>
      </w:r>
      <w:r w:rsidR="009C4524" w:rsidRPr="00387ECF">
        <w:rPr>
          <w:rFonts w:cs="Times New Roman"/>
          <w:lang w:val="ru-RU"/>
        </w:rPr>
        <w:t>[6]</w:t>
      </w:r>
      <w:r w:rsidR="009C4524">
        <w:rPr>
          <w:lang w:val="ru-RU"/>
        </w:rPr>
        <w:fldChar w:fldCharType="end"/>
      </w:r>
      <w:r w:rsidRPr="007A630F">
        <w:rPr>
          <w:lang w:val="ru-RU"/>
        </w:rPr>
        <w:t xml:space="preserve">. С течением времени качество моделей заметно росло и современные модели показывают хорошие результаты, но они ограничены небольшой выборкой людей, к которым они применимы. Существующие аналоги, как правило, позволяют предсказывать результат одного из этапов процессинга и работают на алгоритмах, требующих эмбеддинга, то есть представления последовательности белка в виде числовых </w:t>
      </w:r>
      <w:commentRangeStart w:id="342"/>
      <w:r w:rsidRPr="007A630F">
        <w:rPr>
          <w:lang w:val="ru-RU"/>
        </w:rPr>
        <w:t>векторов</w:t>
      </w:r>
      <w:r w:rsidR="009F2324">
        <w:rPr>
          <w:lang w:val="ru-RU"/>
        </w:rPr>
        <w:t xml:space="preserve"> </w:t>
      </w:r>
      <w:r w:rsidR="009F2324" w:rsidRPr="0075779D">
        <w:rPr>
          <w:lang w:val="ru-RU"/>
        </w:rPr>
        <w:t>[]</w:t>
      </w:r>
      <w:r w:rsidRPr="007A630F">
        <w:rPr>
          <w:lang w:val="ru-RU"/>
        </w:rPr>
        <w:t xml:space="preserve">. </w:t>
      </w:r>
      <w:commentRangeEnd w:id="342"/>
      <w:r w:rsidR="00A54B59">
        <w:rPr>
          <w:rStyle w:val="aff2"/>
          <w:rFonts w:asciiTheme="minorHAnsi" w:hAnsiTheme="minorHAnsi"/>
        </w:rPr>
        <w:commentReference w:id="342"/>
      </w:r>
      <w:r w:rsidRPr="007A630F">
        <w:rPr>
          <w:lang w:val="ru-RU"/>
        </w:rPr>
        <w:t>Самые современные программы работают на нейрон</w:t>
      </w:r>
      <w:r w:rsidR="00E241F3">
        <w:rPr>
          <w:lang w:val="ru-RU"/>
        </w:rPr>
        <w:t>н</w:t>
      </w:r>
      <w:r w:rsidRPr="007A630F">
        <w:rPr>
          <w:lang w:val="ru-RU"/>
        </w:rPr>
        <w:t>ых сетях различных архитектур</w:t>
      </w:r>
      <w:r w:rsidR="009F2324" w:rsidRPr="0075779D">
        <w:rPr>
          <w:lang w:val="ru-RU"/>
        </w:rPr>
        <w:t xml:space="preserve"> []</w:t>
      </w:r>
      <w:r w:rsidRPr="007A630F">
        <w:rPr>
          <w:lang w:val="ru-RU"/>
        </w:rPr>
        <w:t xml:space="preserve">. Их главная проблема в том, что крайне трудно определить, почему программа пришла к такому выводу. </w:t>
      </w:r>
    </w:p>
    <w:p w14:paraId="38CA0F07" w14:textId="7A966A26" w:rsidR="00DA1734" w:rsidRPr="00EA3D12" w:rsidRDefault="00BF5734">
      <w:pPr>
        <w:pStyle w:val="a0"/>
        <w:rPr>
          <w:lang w:val="ru-RU"/>
        </w:rPr>
      </w:pPr>
      <w:commentRangeStart w:id="343"/>
      <w:commentRangeStart w:id="344"/>
      <w:r w:rsidRPr="0075779D">
        <w:rPr>
          <w:b/>
          <w:bCs/>
          <w:lang w:val="ru-RU"/>
        </w:rPr>
        <w:t>Цель</w:t>
      </w:r>
      <w:r w:rsidRPr="007A630F">
        <w:rPr>
          <w:lang w:val="ru-RU"/>
        </w:rPr>
        <w:t xml:space="preserve"> работы </w:t>
      </w:r>
      <w:r w:rsidR="009F2324">
        <w:rPr>
          <w:lang w:val="ru-RU"/>
        </w:rPr>
        <w:t>–</w:t>
      </w:r>
      <w:r w:rsidRPr="007A630F">
        <w:rPr>
          <w:lang w:val="ru-RU"/>
        </w:rPr>
        <w:t xml:space="preserve"> </w:t>
      </w:r>
      <w:r w:rsidR="009F2324">
        <w:rPr>
          <w:lang w:val="ru-RU"/>
        </w:rPr>
        <w:t xml:space="preserve">создать подход на основе </w:t>
      </w:r>
      <w:r w:rsidRPr="007A630F">
        <w:rPr>
          <w:lang w:val="ru-RU"/>
        </w:rPr>
        <w:t xml:space="preserve"> модел</w:t>
      </w:r>
      <w:r w:rsidR="009F2324">
        <w:rPr>
          <w:lang w:val="ru-RU"/>
        </w:rPr>
        <w:t>ей</w:t>
      </w:r>
      <w:r w:rsidRPr="007A630F">
        <w:rPr>
          <w:lang w:val="ru-RU"/>
        </w:rPr>
        <w:t xml:space="preserve"> </w:t>
      </w:r>
      <w:r w:rsidR="009F2324">
        <w:rPr>
          <w:lang w:val="ru-RU"/>
        </w:rPr>
        <w:t xml:space="preserve">связи </w:t>
      </w:r>
      <w:r w:rsidRPr="007A630F">
        <w:rPr>
          <w:lang w:val="ru-RU"/>
        </w:rPr>
        <w:t>“структура-активность” процессинга антигенов для МНС первого класса у человека (</w:t>
      </w:r>
      <w:r>
        <w:t>Homo</w:t>
      </w:r>
      <w:r w:rsidRPr="007A630F">
        <w:rPr>
          <w:lang w:val="ru-RU"/>
        </w:rPr>
        <w:t xml:space="preserve"> </w:t>
      </w:r>
      <w:r>
        <w:t>sapiens</w:t>
      </w:r>
      <w:r w:rsidRPr="007A630F">
        <w:rPr>
          <w:lang w:val="ru-RU"/>
        </w:rPr>
        <w:t>)</w:t>
      </w:r>
      <w:r w:rsidR="00E241F3">
        <w:rPr>
          <w:lang w:val="ru-RU"/>
        </w:rPr>
        <w:t xml:space="preserve"> на основе структурных формул</w:t>
      </w:r>
      <w:r w:rsidR="00906D61">
        <w:rPr>
          <w:lang w:val="ru-RU"/>
        </w:rPr>
        <w:t xml:space="preserve"> белков и их фрагментов</w:t>
      </w:r>
      <w:r w:rsidRPr="007A630F">
        <w:rPr>
          <w:lang w:val="ru-RU"/>
        </w:rPr>
        <w:t xml:space="preserve">. </w:t>
      </w:r>
      <w:r w:rsidR="00A54B59" w:rsidRPr="0075779D">
        <w:rPr>
          <w:b/>
          <w:bCs/>
          <w:lang w:val="ru-RU"/>
        </w:rPr>
        <w:t>Новизна</w:t>
      </w:r>
      <w:r w:rsidR="00A54B59">
        <w:rPr>
          <w:lang w:val="ru-RU"/>
        </w:rPr>
        <w:t xml:space="preserve"> настоящей работы заключается в использовании представления белков в виде совокупности молекулярных фрагментов, а не числовых векторов.</w:t>
      </w:r>
      <w:commentRangeEnd w:id="343"/>
      <w:r w:rsidR="00DA1734">
        <w:rPr>
          <w:rStyle w:val="aff2"/>
          <w:rFonts w:asciiTheme="minorHAnsi" w:hAnsiTheme="minorHAnsi"/>
        </w:rPr>
        <w:commentReference w:id="343"/>
      </w:r>
      <w:commentRangeEnd w:id="344"/>
      <w:r w:rsidR="006B357D">
        <w:rPr>
          <w:rStyle w:val="aff2"/>
          <w:rFonts w:asciiTheme="minorHAnsi" w:hAnsiTheme="minorHAnsi"/>
        </w:rPr>
        <w:commentReference w:id="344"/>
      </w:r>
      <w:r w:rsidRPr="007A630F">
        <w:rPr>
          <w:lang w:val="ru-RU"/>
        </w:rPr>
        <w:t xml:space="preserve"> </w:t>
      </w:r>
    </w:p>
    <w:p w14:paraId="2C542188" w14:textId="3AAF4C32" w:rsidR="005C4AD5" w:rsidRPr="0075779D" w:rsidRDefault="00BF5734">
      <w:pPr>
        <w:pStyle w:val="a0"/>
        <w:rPr>
          <w:lang w:val="ru-RU"/>
        </w:rPr>
      </w:pPr>
      <w:r w:rsidRPr="0075779D">
        <w:rPr>
          <w:lang w:val="ru-RU"/>
        </w:rPr>
        <w:t xml:space="preserve">Для выполнения цели данной работы необходимо решить следующие </w:t>
      </w:r>
      <w:r w:rsidRPr="0075779D">
        <w:rPr>
          <w:b/>
          <w:bCs/>
          <w:lang w:val="ru-RU"/>
        </w:rPr>
        <w:t>задачи</w:t>
      </w:r>
      <w:r w:rsidRPr="0075779D">
        <w:rPr>
          <w:lang w:val="ru-RU"/>
        </w:rPr>
        <w:t>:</w:t>
      </w:r>
    </w:p>
    <w:p w14:paraId="6B4D7D79" w14:textId="044473F0" w:rsidR="005C4AD5" w:rsidRPr="007A630F" w:rsidRDefault="00BF5734" w:rsidP="007A630F">
      <w:pPr>
        <w:numPr>
          <w:ilvl w:val="0"/>
          <w:numId w:val="4"/>
        </w:numPr>
        <w:spacing w:line="360" w:lineRule="auto"/>
        <w:rPr>
          <w:rFonts w:ascii="Times New Roman" w:hAnsi="Times New Roman" w:cs="Times New Roman"/>
          <w:sz w:val="28"/>
          <w:szCs w:val="28"/>
          <w:lang w:val="ru-RU"/>
        </w:rPr>
      </w:pPr>
      <w:commentRangeStart w:id="345"/>
      <w:commentRangeStart w:id="346"/>
      <w:r w:rsidRPr="007A630F">
        <w:rPr>
          <w:rFonts w:ascii="Times New Roman" w:hAnsi="Times New Roman" w:cs="Times New Roman"/>
          <w:sz w:val="28"/>
          <w:szCs w:val="28"/>
          <w:lang w:val="ru-RU"/>
        </w:rPr>
        <w:t xml:space="preserve">Подготовить выборки для обучения и валидации </w:t>
      </w:r>
      <w:r w:rsidR="00E66A88">
        <w:rPr>
          <w:rFonts w:ascii="Times New Roman" w:hAnsi="Times New Roman" w:cs="Times New Roman"/>
          <w:sz w:val="28"/>
          <w:szCs w:val="28"/>
          <w:lang w:val="ru-RU"/>
        </w:rPr>
        <w:t xml:space="preserve">моделей прогноза сайтов расщепления белков протеасомой, активности белковых фрагментов по отношению к ТАР транспортеру, связывания белковых фрагментов с конкретными аллелями </w:t>
      </w:r>
      <w:r w:rsidR="00E66A88">
        <w:rPr>
          <w:rFonts w:ascii="Times New Roman" w:hAnsi="Times New Roman" w:cs="Times New Roman"/>
          <w:sz w:val="28"/>
          <w:szCs w:val="28"/>
        </w:rPr>
        <w:t>MHC</w:t>
      </w:r>
      <w:r w:rsidR="00E66A88" w:rsidRPr="0075779D">
        <w:rPr>
          <w:rFonts w:ascii="Times New Roman" w:hAnsi="Times New Roman" w:cs="Times New Roman"/>
          <w:sz w:val="28"/>
          <w:szCs w:val="28"/>
          <w:lang w:val="ru-RU"/>
        </w:rPr>
        <w:t xml:space="preserve"> </w:t>
      </w:r>
      <w:r w:rsidR="00E66A88">
        <w:rPr>
          <w:rFonts w:ascii="Times New Roman" w:hAnsi="Times New Roman" w:cs="Times New Roman"/>
          <w:sz w:val="28"/>
          <w:szCs w:val="28"/>
        </w:rPr>
        <w:t>I</w:t>
      </w:r>
      <w:r w:rsidRPr="007A630F">
        <w:rPr>
          <w:rFonts w:ascii="Times New Roman" w:hAnsi="Times New Roman" w:cs="Times New Roman"/>
          <w:sz w:val="28"/>
          <w:szCs w:val="28"/>
          <w:lang w:val="ru-RU"/>
        </w:rPr>
        <w:t>;</w:t>
      </w:r>
    </w:p>
    <w:p w14:paraId="16D38ADD" w14:textId="6502F4F0" w:rsidR="005C4AD5" w:rsidRDefault="00E66A88" w:rsidP="007A630F">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Используя подготовленные выборки п</w:t>
      </w:r>
      <w:r w:rsidR="00BF5734" w:rsidRPr="007A630F">
        <w:rPr>
          <w:rFonts w:ascii="Times New Roman" w:hAnsi="Times New Roman" w:cs="Times New Roman"/>
          <w:sz w:val="28"/>
          <w:szCs w:val="28"/>
          <w:lang w:val="ru-RU"/>
        </w:rPr>
        <w:t>остроить модели</w:t>
      </w:r>
      <w:r w:rsidR="00C445AB">
        <w:rPr>
          <w:rFonts w:ascii="Times New Roman" w:hAnsi="Times New Roman" w:cs="Times New Roman"/>
          <w:sz w:val="28"/>
          <w:szCs w:val="28"/>
          <w:lang w:val="ru-RU"/>
        </w:rPr>
        <w:t xml:space="preserve"> связи структура-активность</w:t>
      </w:r>
      <w:r w:rsidR="00A54B59">
        <w:rPr>
          <w:rFonts w:ascii="Times New Roman" w:hAnsi="Times New Roman" w:cs="Times New Roman"/>
          <w:sz w:val="28"/>
          <w:szCs w:val="28"/>
          <w:lang w:val="ru-RU"/>
        </w:rPr>
        <w:t xml:space="preserve"> для </w:t>
      </w:r>
      <w:r>
        <w:rPr>
          <w:rFonts w:ascii="Times New Roman" w:hAnsi="Times New Roman" w:cs="Times New Roman"/>
          <w:sz w:val="28"/>
          <w:szCs w:val="28"/>
          <w:lang w:val="ru-RU"/>
        </w:rPr>
        <w:t xml:space="preserve">прогноза сайтов расщепления белков </w:t>
      </w:r>
      <w:r>
        <w:rPr>
          <w:rFonts w:ascii="Times New Roman" w:hAnsi="Times New Roman" w:cs="Times New Roman"/>
          <w:sz w:val="28"/>
          <w:szCs w:val="28"/>
          <w:lang w:val="ru-RU"/>
        </w:rPr>
        <w:lastRenderedPageBreak/>
        <w:t xml:space="preserve">протеасомой, активности белковых фрагментов по отношению к ТАР транспортеру, связывания белковых фрагментов с конкретными аллелями </w:t>
      </w:r>
      <w:r>
        <w:rPr>
          <w:rFonts w:ascii="Times New Roman" w:hAnsi="Times New Roman" w:cs="Times New Roman"/>
          <w:sz w:val="28"/>
          <w:szCs w:val="28"/>
        </w:rPr>
        <w:t>MHC</w:t>
      </w:r>
      <w:r w:rsidRPr="00BB51BC">
        <w:rPr>
          <w:rFonts w:ascii="Times New Roman" w:hAnsi="Times New Roman" w:cs="Times New Roman"/>
          <w:sz w:val="28"/>
          <w:szCs w:val="28"/>
          <w:lang w:val="ru-RU"/>
        </w:rPr>
        <w:t xml:space="preserve"> </w:t>
      </w:r>
      <w:r>
        <w:rPr>
          <w:rFonts w:ascii="Times New Roman" w:hAnsi="Times New Roman" w:cs="Times New Roman"/>
          <w:sz w:val="28"/>
          <w:szCs w:val="28"/>
        </w:rPr>
        <w:t>I</w:t>
      </w:r>
      <w:r w:rsidRPr="0075779D">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00BF5734" w:rsidRPr="007A630F">
        <w:rPr>
          <w:rFonts w:ascii="Times New Roman" w:hAnsi="Times New Roman" w:cs="Times New Roman"/>
          <w:sz w:val="28"/>
          <w:szCs w:val="28"/>
          <w:lang w:val="ru-RU"/>
        </w:rPr>
        <w:t xml:space="preserve"> оценить их качество;</w:t>
      </w:r>
      <w:commentRangeEnd w:id="345"/>
      <w:r w:rsidR="008F474C">
        <w:rPr>
          <w:rStyle w:val="aff2"/>
        </w:rPr>
        <w:commentReference w:id="345"/>
      </w:r>
      <w:commentRangeEnd w:id="346"/>
      <w:r w:rsidR="006B357D">
        <w:rPr>
          <w:rStyle w:val="aff2"/>
        </w:rPr>
        <w:commentReference w:id="346"/>
      </w:r>
    </w:p>
    <w:p w14:paraId="4F158C5F" w14:textId="3D00BE85" w:rsidR="00EA3D12" w:rsidRPr="007A630F" w:rsidRDefault="00EA3D12" w:rsidP="007A630F">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Объединить построенные модели в единую систему для прогноза эпитопов, презентируемых на МНС </w:t>
      </w:r>
      <w:r>
        <w:rPr>
          <w:rFonts w:ascii="Times New Roman" w:hAnsi="Times New Roman" w:cs="Times New Roman"/>
          <w:sz w:val="28"/>
          <w:szCs w:val="28"/>
        </w:rPr>
        <w:t>I</w:t>
      </w:r>
    </w:p>
    <w:p w14:paraId="4C82F628" w14:textId="52723577" w:rsidR="005C4AD5" w:rsidRPr="007A630F" w:rsidRDefault="00BF5734" w:rsidP="007A630F">
      <w:pPr>
        <w:numPr>
          <w:ilvl w:val="0"/>
          <w:numId w:val="4"/>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 xml:space="preserve">Разработать веб-сервис </w:t>
      </w:r>
      <w:r w:rsidR="00E66A88">
        <w:rPr>
          <w:rFonts w:ascii="Times New Roman" w:hAnsi="Times New Roman" w:cs="Times New Roman"/>
          <w:sz w:val="28"/>
          <w:szCs w:val="28"/>
          <w:lang w:val="ru-RU"/>
        </w:rPr>
        <w:t>для свободного доступа к разработанной системе.</w:t>
      </w:r>
      <w:r w:rsidR="00E24135">
        <w:rPr>
          <w:rFonts w:ascii="Times New Roman" w:hAnsi="Times New Roman" w:cs="Times New Roman"/>
          <w:sz w:val="28"/>
          <w:szCs w:val="28"/>
          <w:lang w:val="ru-RU"/>
        </w:rPr>
        <w:t xml:space="preserve"> </w:t>
      </w:r>
      <w:r w:rsidR="00E24135" w:rsidRPr="00E24135">
        <w:rPr>
          <w:rFonts w:ascii="Times New Roman" w:hAnsi="Times New Roman" w:cs="Times New Roman"/>
          <w:sz w:val="28"/>
          <w:szCs w:val="28"/>
          <w:lang w:val="ru-RU"/>
        </w:rPr>
        <w:t>Целевая аудитория</w:t>
      </w:r>
      <w:r w:rsidR="00E24135">
        <w:rPr>
          <w:rFonts w:ascii="Times New Roman" w:hAnsi="Times New Roman" w:cs="Times New Roman"/>
          <w:sz w:val="28"/>
          <w:szCs w:val="28"/>
          <w:lang w:val="ru-RU"/>
        </w:rPr>
        <w:t xml:space="preserve"> разработанного сервиса</w:t>
      </w:r>
      <w:r w:rsidR="00E24135" w:rsidRPr="00E24135">
        <w:rPr>
          <w:rFonts w:ascii="Times New Roman" w:hAnsi="Times New Roman" w:cs="Times New Roman"/>
          <w:sz w:val="28"/>
          <w:szCs w:val="28"/>
          <w:lang w:val="ru-RU"/>
        </w:rPr>
        <w:t xml:space="preserve"> – ученые-иммунологи, разработчики вакцин и препараты для иммунотерапии.</w:t>
      </w:r>
    </w:p>
    <w:p w14:paraId="572A4D5F" w14:textId="1DBE2674" w:rsidR="005C4AD5" w:rsidRPr="007A630F" w:rsidRDefault="005C4AD5">
      <w:pPr>
        <w:pStyle w:val="FirstParagraph"/>
        <w:rPr>
          <w:lang w:val="ru-RU"/>
        </w:rPr>
      </w:pPr>
    </w:p>
    <w:p w14:paraId="331ADA60" w14:textId="77777777" w:rsidR="007A630F" w:rsidRDefault="007A630F">
      <w:pPr>
        <w:rPr>
          <w:rFonts w:ascii="Times New Roman" w:eastAsiaTheme="majorEastAsia" w:hAnsi="Times New Roman" w:cstheme="majorBidi"/>
          <w:b/>
          <w:bCs/>
          <w:color w:val="000000" w:themeColor="text1"/>
          <w:sz w:val="32"/>
          <w:szCs w:val="32"/>
          <w:lang w:val="ru-RU"/>
        </w:rPr>
      </w:pPr>
      <w:bookmarkStart w:id="347" w:name="главный-комплекс-гистосовместимости"/>
      <w:bookmarkEnd w:id="339"/>
      <w:r>
        <w:rPr>
          <w:lang w:val="ru-RU"/>
        </w:rPr>
        <w:br w:type="page"/>
      </w:r>
    </w:p>
    <w:p w14:paraId="62A4852F" w14:textId="4F01E417" w:rsidR="008F474C" w:rsidRDefault="004C7AE4">
      <w:pPr>
        <w:pStyle w:val="1"/>
        <w:rPr>
          <w:lang w:val="ru-RU"/>
        </w:rPr>
      </w:pPr>
      <w:bookmarkStart w:id="348" w:name="_Toc135956182"/>
      <w:r>
        <w:rPr>
          <w:lang w:val="ru-RU"/>
        </w:rPr>
        <w:lastRenderedPageBreak/>
        <w:t xml:space="preserve">Глава </w:t>
      </w:r>
      <w:r w:rsidR="008F474C">
        <w:rPr>
          <w:lang w:val="ru-RU"/>
        </w:rPr>
        <w:t>1. Литературный обзор</w:t>
      </w:r>
      <w:bookmarkEnd w:id="348"/>
    </w:p>
    <w:p w14:paraId="0CE7247C" w14:textId="22D5DF1F" w:rsidR="005C4AD5" w:rsidRPr="007A630F" w:rsidRDefault="008F474C" w:rsidP="0075779D">
      <w:pPr>
        <w:pStyle w:val="2"/>
        <w:rPr>
          <w:lang w:val="ru-RU"/>
        </w:rPr>
      </w:pPr>
      <w:bookmarkStart w:id="349" w:name="_Toc135956183"/>
      <w:r>
        <w:rPr>
          <w:lang w:val="ru-RU"/>
        </w:rPr>
        <w:t>1.1</w:t>
      </w:r>
      <w:r w:rsidR="00BF5734" w:rsidRPr="007A630F">
        <w:rPr>
          <w:lang w:val="ru-RU"/>
        </w:rPr>
        <w:t>. Главный комплекс гистосовместимости</w:t>
      </w:r>
      <w:bookmarkEnd w:id="349"/>
    </w:p>
    <w:p w14:paraId="1A6F5CE6" w14:textId="300FEC93" w:rsidR="005C4AD5" w:rsidRPr="007A630F" w:rsidRDefault="00BF5734">
      <w:pPr>
        <w:pStyle w:val="FirstParagraph"/>
        <w:rPr>
          <w:lang w:val="ru-RU"/>
        </w:rPr>
      </w:pPr>
      <w:r w:rsidRPr="007A630F">
        <w:rPr>
          <w:lang w:val="ru-RU"/>
        </w:rPr>
        <w:t>Главный комплекс гистосовместимости - комплекс тесно связанных генетических локусов, расположенных на коротком плече 6-ой хромосомы (6р), а также их белковых продуктов, отвечающих за развитие иммунного ответа и синтез трансплантационных антигенов. Этот комплекс содержит больше 200 генов</w:t>
      </w:r>
      <w:r w:rsidR="008F474C">
        <w:rPr>
          <w:lang w:val="ru-RU"/>
        </w:rPr>
        <w:t xml:space="preserve"> </w:t>
      </w:r>
      <w:r w:rsidR="009C4524">
        <w:rPr>
          <w:lang w:val="ru-RU"/>
        </w:rPr>
        <w:fldChar w:fldCharType="begin"/>
      </w:r>
      <w:r w:rsidR="009C4524">
        <w:rPr>
          <w:lang w:val="ru-RU"/>
        </w:rPr>
        <w:instrText xml:space="preserve"> ADDIN ZOTERO_ITEM CSL_CITATION {"citationID":"NEar9ub8","properties":{"formattedCitation":"[7]","plainCitation":"[7]","noteIndex":0},"citationItems":[{"id":492,"uris":["http://zotero.org/users/10071278/items/DWAPLVB8"],"itemData":{"id":492,"type":"article-journal","container-title":"Nature","DOI":"10.1038/44853","issue":"6756","page":"921–923","title":"Complete sequence and gene map of a human major histocompatibility complex","volume":"401","author":[{"family":"consortium","given":"MHC","dropping-particle":"sequencing"}],"issued":{"date-parts":[["1999",10]]}}}],"schema":"https://github.com/citation-style-language/schema/raw/master/csl-citation.json"} </w:instrText>
      </w:r>
      <w:r w:rsidR="009C4524">
        <w:rPr>
          <w:lang w:val="ru-RU"/>
        </w:rPr>
        <w:fldChar w:fldCharType="separate"/>
      </w:r>
      <w:r w:rsidR="009C4524" w:rsidRPr="0075779D">
        <w:rPr>
          <w:rFonts w:cs="Times New Roman"/>
          <w:lang w:val="ru-RU"/>
        </w:rPr>
        <w:t>[7]</w:t>
      </w:r>
      <w:r w:rsidR="009C4524">
        <w:rPr>
          <w:lang w:val="ru-RU"/>
        </w:rPr>
        <w:fldChar w:fldCharType="end"/>
      </w:r>
      <w:r w:rsidRPr="007A630F">
        <w:rPr>
          <w:lang w:val="ru-RU"/>
        </w:rPr>
        <w:t>. Эти гены отличаются высокой полиморфностью, кодоминантностью</w:t>
      </w:r>
      <w:r>
        <w:rPr>
          <w:lang w:val="ru-RU"/>
        </w:rPr>
        <w:t xml:space="preserve"> </w:t>
      </w:r>
      <w:r w:rsidR="009C4524">
        <w:rPr>
          <w:lang w:val="ru-RU"/>
        </w:rPr>
        <w:fldChar w:fldCharType="begin"/>
      </w:r>
      <w:r w:rsidR="009C4524">
        <w:rPr>
          <w:lang w:val="ru-RU"/>
        </w:rPr>
        <w:instrText xml:space="preserve"> ADDIN ZOTERO_ITEM CSL_CITATION {"citationID":"yIjlS5Co","properties":{"formattedCitation":"[8]","plainCitation":"[8]","noteIndex":0},"citationItems":[{"id":494,"uris":["http://zotero.org/users/10071278/items/DASTUIFH"],"itemData":{"id":494,"type":"article-journal","container-title":"Nucleic Acids Research","DOI":"10.1093/nar/gkz950","title":"IPD-IMGT/HLA Database","URL":"http://dx.doi.org/10.1093/nar/gkz950","author":[{"family":"Robinson","given":"James"},{"family":"Barker","given":"Dominic J"},{"family":"Georgiou","given":"Xenia"},{"family":"Cooper","given":"Michael A"},{"family":"Flicek","given":"Paul"},{"family":"Marsh","given":"Steven G E"}],"issued":{"date-parts":[["2019",10,31]]}}}],"schema":"https://github.com/citation-style-language/schema/raw/master/csl-citation.json"} </w:instrText>
      </w:r>
      <w:r w:rsidR="009C4524">
        <w:rPr>
          <w:lang w:val="ru-RU"/>
        </w:rPr>
        <w:fldChar w:fldCharType="separate"/>
      </w:r>
      <w:r w:rsidR="009C4524" w:rsidRPr="0075779D">
        <w:rPr>
          <w:rFonts w:cs="Times New Roman"/>
          <w:lang w:val="ru-RU"/>
        </w:rPr>
        <w:t>[8]</w:t>
      </w:r>
      <w:r w:rsidR="009C4524">
        <w:rPr>
          <w:lang w:val="ru-RU"/>
        </w:rPr>
        <w:fldChar w:fldCharType="end"/>
      </w:r>
      <w:r w:rsidRPr="007A630F">
        <w:rPr>
          <w:lang w:val="ru-RU"/>
        </w:rPr>
        <w:t xml:space="preserve">. В базе данных </w:t>
      </w:r>
      <w:r>
        <w:t>IPD</w:t>
      </w:r>
      <w:r w:rsidRPr="007A630F">
        <w:rPr>
          <w:lang w:val="ru-RU"/>
        </w:rPr>
        <w:t>-</w:t>
      </w:r>
      <w:r>
        <w:t>IMGT</w:t>
      </w:r>
      <w:r w:rsidRPr="007A630F">
        <w:rPr>
          <w:lang w:val="ru-RU"/>
        </w:rPr>
        <w:t>/</w:t>
      </w:r>
      <w:r>
        <w:t>HLA</w:t>
      </w:r>
      <w:r w:rsidRPr="007A630F">
        <w:rPr>
          <w:lang w:val="ru-RU"/>
        </w:rPr>
        <w:t xml:space="preserve"> на 27 февраля 2023 года содержится информация о 35820 человеческих аллелях </w:t>
      </w:r>
      <w:r>
        <w:t>HLA</w:t>
      </w:r>
      <w:r w:rsidR="009C4524" w:rsidRPr="0075779D">
        <w:rPr>
          <w:lang w:val="ru-RU"/>
        </w:rPr>
        <w:t xml:space="preserve"> </w:t>
      </w:r>
      <w:r w:rsidR="009C4524">
        <w:rPr>
          <w:lang w:val="ru-RU"/>
        </w:rPr>
        <w:fldChar w:fldCharType="begin"/>
      </w:r>
      <w:r w:rsidR="009C4524">
        <w:rPr>
          <w:lang w:val="ru-RU"/>
        </w:rPr>
        <w:instrText xml:space="preserve"> ADDIN ZOTERO_ITEM CSL_CITATION {"citationID":"kZvGRPnj","properties":{"formattedCitation":"[9]","plainCitation":"[9]","noteIndex":0},"citationItems":[{"id":410,"uris":["http://zotero.org/users/10071278/items/PRKRB6VS"],"itemData":{"id":410,"type":"webpage","title":"IPD-IMGT/HLA Database Statistics","URL":"https://www.ebi.ac.uk/ipd/imgt/hla/about/statistics/","accessed":{"date-parts":[["2023",2,27]]}}}],"schema":"https://github.com/citation-style-language/schema/raw/master/csl-citation.json"} </w:instrText>
      </w:r>
      <w:r w:rsidR="009C4524">
        <w:rPr>
          <w:lang w:val="ru-RU"/>
        </w:rPr>
        <w:fldChar w:fldCharType="separate"/>
      </w:r>
      <w:r w:rsidR="009C4524" w:rsidRPr="009C4524">
        <w:rPr>
          <w:rFonts w:cs="Times New Roman"/>
          <w:lang w:val="ru-RU"/>
        </w:rPr>
        <w:t>[9]</w:t>
      </w:r>
      <w:r w:rsidR="009C4524">
        <w:rPr>
          <w:lang w:val="ru-RU"/>
        </w:rPr>
        <w:fldChar w:fldCharType="end"/>
      </w:r>
      <w:r w:rsidRPr="007A630F">
        <w:rPr>
          <w:lang w:val="ru-RU"/>
        </w:rPr>
        <w:t>.</w:t>
      </w:r>
      <w:commentRangeStart w:id="350"/>
      <w:r w:rsidRPr="007A630F">
        <w:rPr>
          <w:lang w:val="ru-RU"/>
        </w:rPr>
        <w:t xml:space="preserve"> </w:t>
      </w:r>
      <w:r w:rsidR="009C4524">
        <w:rPr>
          <w:lang w:val="ru-RU"/>
        </w:rPr>
        <w:t>В п</w:t>
      </w:r>
      <w:r w:rsidRPr="007A630F">
        <w:rPr>
          <w:lang w:val="ru-RU"/>
        </w:rPr>
        <w:t>опуляци</w:t>
      </w:r>
      <w:r w:rsidR="009C4524">
        <w:rPr>
          <w:lang w:val="ru-RU"/>
        </w:rPr>
        <w:t>ях</w:t>
      </w:r>
      <w:r w:rsidRPr="007A630F">
        <w:rPr>
          <w:lang w:val="ru-RU"/>
        </w:rPr>
        <w:t xml:space="preserve"> по генам МНС </w:t>
      </w:r>
      <w:r w:rsidR="00394FC6">
        <w:rPr>
          <w:lang w:val="ru-RU"/>
        </w:rPr>
        <w:t>наблюдается</w:t>
      </w:r>
      <w:r w:rsidR="00394FC6" w:rsidRPr="007A630F">
        <w:rPr>
          <w:lang w:val="ru-RU"/>
        </w:rPr>
        <w:t xml:space="preserve"> </w:t>
      </w:r>
      <w:r w:rsidRPr="007A630F">
        <w:rPr>
          <w:lang w:val="ru-RU"/>
        </w:rPr>
        <w:t>большой процент гетерозигот</w:t>
      </w:r>
      <w:commentRangeEnd w:id="350"/>
      <w:r w:rsidR="00394FC6">
        <w:rPr>
          <w:rStyle w:val="aff2"/>
          <w:rFonts w:asciiTheme="minorHAnsi" w:hAnsiTheme="minorHAnsi"/>
        </w:rPr>
        <w:commentReference w:id="350"/>
      </w:r>
      <w:r w:rsidR="00394FC6">
        <w:rPr>
          <w:lang w:val="ru-RU"/>
        </w:rPr>
        <w:t xml:space="preserve"> </w:t>
      </w:r>
      <w:r w:rsidR="00394FC6">
        <w:rPr>
          <w:lang w:val="ru-RU"/>
        </w:rPr>
        <w:fldChar w:fldCharType="begin"/>
      </w:r>
      <w:r w:rsidR="00394FC6">
        <w:rPr>
          <w:lang w:val="ru-RU"/>
        </w:rPr>
        <w:instrText xml:space="preserve"> ADDIN ZOTERO_ITEM CSL_CITATION {"citationID":"yCNYDOIU","properties":{"formattedCitation":"[10]","plainCitation":"[10]","noteIndex":0},"citationItems":[{"id":495,"uris":["http://zotero.org/users/10071278/items/EA28VWEM"],"itemData":{"id":495,"type":"article-journal","container-title":"Human Immunology","DOI":"10.1016/s0198-8859(01)00298-1","issue":"9","page":"1009–1030","title":"Analysis of the frequencies of HLA-A, B, and C alleles and haplotypes in the five major ethnic groups of the United States reveals high levels of diversity in these loci and contrasting distribution patterns in these populations","volume":"62","author":[{"family":"Cao","given":"Kai"},{"family":"Hollenbach","given":"Jill"},{"family":"Shi","given":"Xuejiang"},{"family":"Shi","given":"Wenxia"},{"family":"Chopek","given":"Michael"},{"family":"Fernández-Viña","given":"Marcelo A"}],"issued":{"date-parts":[["2001",9]]}}}],"schema":"https://github.com/citation-style-language/schema/raw/master/csl-citation.json"} </w:instrText>
      </w:r>
      <w:r w:rsidR="00394FC6">
        <w:rPr>
          <w:lang w:val="ru-RU"/>
        </w:rPr>
        <w:fldChar w:fldCharType="separate"/>
      </w:r>
      <w:r w:rsidR="00394FC6" w:rsidRPr="0075779D">
        <w:rPr>
          <w:rFonts w:cs="Times New Roman"/>
          <w:lang w:val="ru-RU"/>
        </w:rPr>
        <w:t>[10]</w:t>
      </w:r>
      <w:r w:rsidR="00394FC6">
        <w:rPr>
          <w:lang w:val="ru-RU"/>
        </w:rPr>
        <w:fldChar w:fldCharType="end"/>
      </w:r>
      <w:commentRangeStart w:id="351"/>
      <w:commentRangeEnd w:id="351"/>
      <w:r w:rsidR="008F474C">
        <w:rPr>
          <w:rStyle w:val="aff2"/>
          <w:rFonts w:asciiTheme="minorHAnsi" w:hAnsiTheme="minorHAnsi"/>
        </w:rPr>
        <w:commentReference w:id="351"/>
      </w:r>
      <w:r w:rsidRPr="007A630F">
        <w:rPr>
          <w:lang w:val="ru-RU"/>
        </w:rPr>
        <w:t>. Сцепленные группы генов МНС называются гаплотипами. Функции генов МНС заключается в следующем (жирным выделены функции, обозначающие цель существования такой системы):</w:t>
      </w:r>
    </w:p>
    <w:p w14:paraId="3D4BB1B5"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b/>
          <w:bCs/>
          <w:sz w:val="28"/>
          <w:szCs w:val="28"/>
          <w:lang w:val="ru-RU"/>
        </w:rPr>
        <w:t>Обеспечение процессинга и презентации антигенных пептидов - индукторов и мишеней иммунного ответа;</w:t>
      </w:r>
    </w:p>
    <w:p w14:paraId="1BED318A" w14:textId="2975A000" w:rsidR="005C4AD5" w:rsidRPr="007A630F" w:rsidRDefault="00BF5734" w:rsidP="007A630F">
      <w:pPr>
        <w:numPr>
          <w:ilvl w:val="0"/>
          <w:numId w:val="5"/>
        </w:numPr>
        <w:spacing w:line="360" w:lineRule="auto"/>
        <w:rPr>
          <w:rFonts w:ascii="Times New Roman" w:hAnsi="Times New Roman" w:cs="Times New Roman"/>
          <w:sz w:val="28"/>
          <w:szCs w:val="28"/>
        </w:rPr>
      </w:pPr>
      <w:r w:rsidRPr="007A630F">
        <w:rPr>
          <w:rFonts w:ascii="Times New Roman" w:hAnsi="Times New Roman" w:cs="Times New Roman"/>
          <w:sz w:val="28"/>
          <w:szCs w:val="28"/>
        </w:rPr>
        <w:t>Обеспечение взаимодействия клеток</w:t>
      </w:r>
      <w:r w:rsidR="008F474C">
        <w:rPr>
          <w:rFonts w:ascii="Times New Roman" w:hAnsi="Times New Roman" w:cs="Times New Roman"/>
          <w:sz w:val="28"/>
          <w:szCs w:val="28"/>
          <w:lang w:val="ru-RU"/>
        </w:rPr>
        <w:t>;</w:t>
      </w:r>
    </w:p>
    <w:p w14:paraId="75924B3A" w14:textId="2087D653"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Распознавание собственных, измененных собственных и чужеродных клеток; запуск и реализация иммун</w:t>
      </w:r>
      <w:r w:rsidR="008F474C">
        <w:rPr>
          <w:rFonts w:ascii="Times New Roman" w:hAnsi="Times New Roman" w:cs="Times New Roman"/>
          <w:sz w:val="28"/>
          <w:szCs w:val="28"/>
          <w:lang w:val="ru-RU"/>
        </w:rPr>
        <w:t>н</w:t>
      </w:r>
      <w:r w:rsidRPr="007A630F">
        <w:rPr>
          <w:rFonts w:ascii="Times New Roman" w:hAnsi="Times New Roman" w:cs="Times New Roman"/>
          <w:sz w:val="28"/>
          <w:szCs w:val="28"/>
          <w:lang w:val="ru-RU"/>
        </w:rPr>
        <w:t>ого ответа против носителей генетической информации</w:t>
      </w:r>
      <w:r w:rsidR="008F474C">
        <w:rPr>
          <w:rFonts w:ascii="Times New Roman" w:hAnsi="Times New Roman" w:cs="Times New Roman"/>
          <w:sz w:val="28"/>
          <w:szCs w:val="28"/>
          <w:lang w:val="ru-RU"/>
        </w:rPr>
        <w:t>;</w:t>
      </w:r>
    </w:p>
    <w:p w14:paraId="085CF6F2"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Поддержание иммунологической толерантности (в том числе во время беременности);</w:t>
      </w:r>
    </w:p>
    <w:p w14:paraId="717A5397"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Участие в селекции Т-лимфоцитов;</w:t>
      </w:r>
    </w:p>
    <w:p w14:paraId="7CE5B21A"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commentRangeStart w:id="352"/>
      <w:commentRangeStart w:id="353"/>
      <w:r w:rsidRPr="007A630F">
        <w:rPr>
          <w:rFonts w:ascii="Times New Roman" w:hAnsi="Times New Roman" w:cs="Times New Roman"/>
          <w:b/>
          <w:bCs/>
          <w:sz w:val="28"/>
          <w:szCs w:val="28"/>
          <w:lang w:val="ru-RU"/>
        </w:rPr>
        <w:t xml:space="preserve">Создание генетического разнообразия </w:t>
      </w:r>
      <w:commentRangeEnd w:id="352"/>
      <w:r w:rsidR="008F474C">
        <w:rPr>
          <w:rStyle w:val="aff2"/>
        </w:rPr>
        <w:commentReference w:id="352"/>
      </w:r>
      <w:commentRangeEnd w:id="353"/>
      <w:r w:rsidR="00394FC6">
        <w:rPr>
          <w:rStyle w:val="aff2"/>
        </w:rPr>
        <w:commentReference w:id="353"/>
      </w:r>
      <w:r w:rsidRPr="007A630F">
        <w:rPr>
          <w:rFonts w:ascii="Times New Roman" w:hAnsi="Times New Roman" w:cs="Times New Roman"/>
          <w:b/>
          <w:bCs/>
          <w:sz w:val="28"/>
          <w:szCs w:val="28"/>
          <w:lang w:val="ru-RU"/>
        </w:rPr>
        <w:t>и обеспечение выживаемости вида.</w:t>
      </w:r>
    </w:p>
    <w:p w14:paraId="12EE7F2B" w14:textId="6DF395AC" w:rsidR="005C4AD5" w:rsidRPr="007A630F" w:rsidRDefault="00BF5734">
      <w:pPr>
        <w:pStyle w:val="FirstParagraph"/>
        <w:rPr>
          <w:lang w:val="ru-RU"/>
        </w:rPr>
      </w:pPr>
      <w:r w:rsidRPr="007A630F">
        <w:rPr>
          <w:lang w:val="ru-RU"/>
        </w:rPr>
        <w:t xml:space="preserve">Все гены локуса МНС поделены на три класса: первый, второй и третий. На </w:t>
      </w:r>
      <w:hyperlink w:anchor="fig-hlamap">
        <w:r w:rsidR="000B7CEC" w:rsidRPr="000B7CEC">
          <w:rPr>
            <w:rStyle w:val="afd"/>
            <w:color w:val="000000" w:themeColor="text1"/>
            <w:u w:val="single"/>
            <w:lang w:val="ru-RU"/>
          </w:rPr>
          <w:t xml:space="preserve">рисунке </w:t>
        </w:r>
        <w:r w:rsidRPr="000B7CEC">
          <w:rPr>
            <w:rStyle w:val="afd"/>
            <w:color w:val="000000" w:themeColor="text1"/>
            <w:u w:val="single"/>
            <w:lang w:val="ru-RU"/>
          </w:rPr>
          <w:t>1</w:t>
        </w:r>
      </w:hyperlink>
      <w:r w:rsidRPr="007A630F">
        <w:rPr>
          <w:lang w:val="ru-RU"/>
        </w:rPr>
        <w:t xml:space="preserve"> представлена генетическая карта генов МНС</w:t>
      </w:r>
      <w:r w:rsidR="007A630F">
        <w:rPr>
          <w:lang w:val="ru-RU"/>
        </w:rPr>
        <w:t xml:space="preserve"> </w:t>
      </w:r>
      <w:r w:rsidR="00394FC6">
        <w:rPr>
          <w:lang w:val="ru-RU"/>
        </w:rPr>
        <w:fldChar w:fldCharType="begin"/>
      </w:r>
      <w:r w:rsidR="00394FC6">
        <w:rPr>
          <w:lang w:val="ru-RU"/>
        </w:rPr>
        <w:instrText xml:space="preserve"> ADDIN ZOTERO_ITEM CSL_CITATION {"citationID":"tfeIgpem","properties":{"formattedCitation":"[11]","plainCitation":"[11]","noteIndex":0},"citationItems":[{"id":409,"uris":["http://zotero.org/users/10071278/items/K3LCQVEF"],"itemData":{"id":409,"type":"book","abstract":"This book attempts to organize the knowledge collected by those who have extensively studied autoimmune diseases (ADs) into a comprehensive overview of how the immune system, governed by its own complex yet limited pathways, turns against self targeting distinct tissues in different conditions according to a balance determined by the genetic predisposition of the host, its gender, environmental circumstances and other co-factors that modify the outcomes of a similar pathological process (…).","call-number":"NBK459447","event-place":"Bogota (Colombia)","ISBN":"978-958-738-366-9","language":"eng","license":"© 2013 Universidad del Rosario.","note":"PMID: 29087650","publisher":"El Rosario University Press","publisher-place":"Bogota (Colombia)","source":"PubMed","title":"Autoimmunity: From Bench to Bedside","title-short":"Autoimmunity","URL":"http://www.ncbi.nlm.nih.gov/books/NBK459447/","editor":[{"family":"Anaya","given":"Juan-Manuel"},{"family":"Shoenfeld","given":"Yehuda"},{"family":"Rojas-Villarraga","given":"Adriana"},{"family":"Levy","given":"Roger A."},{"family":"Cervera","given":"Ricard"}],"accessed":{"date-parts":[["2023",2,27]]},"issued":{"date-parts":[["2013"]]}}}],"schema":"https://github.com/citation-style-language/schema/raw/master/csl-citation.json"} </w:instrText>
      </w:r>
      <w:r w:rsidR="00394FC6">
        <w:rPr>
          <w:lang w:val="ru-RU"/>
        </w:rPr>
        <w:fldChar w:fldCharType="separate"/>
      </w:r>
      <w:r w:rsidR="00394FC6" w:rsidRPr="00394FC6">
        <w:rPr>
          <w:rFonts w:cs="Times New Roman"/>
        </w:rPr>
        <w:t>[11]</w:t>
      </w:r>
      <w:r w:rsidR="00394FC6">
        <w:rPr>
          <w:lang w:val="ru-RU"/>
        </w:rPr>
        <w:fldChar w:fldCharType="end"/>
      </w:r>
      <w:r w:rsidRPr="007A630F">
        <w:rPr>
          <w:lang w:val="ru-RU"/>
        </w:rPr>
        <w:t>.</w:t>
      </w:r>
    </w:p>
    <w:tbl>
      <w:tblPr>
        <w:tblStyle w:val="Table"/>
        <w:tblW w:w="5000" w:type="pct"/>
        <w:tblLook w:val="0000" w:firstRow="0" w:lastRow="0" w:firstColumn="0" w:lastColumn="0" w:noHBand="0" w:noVBand="0"/>
      </w:tblPr>
      <w:tblGrid>
        <w:gridCol w:w="9571"/>
      </w:tblGrid>
      <w:tr w:rsidR="005C4AD5" w:rsidRPr="00387ECF" w14:paraId="5B93371F" w14:textId="77777777">
        <w:tc>
          <w:tcPr>
            <w:tcW w:w="0" w:type="auto"/>
          </w:tcPr>
          <w:p w14:paraId="0539CA9C" w14:textId="77777777" w:rsidR="00230943" w:rsidRPr="00387ECF" w:rsidRDefault="00BF5734" w:rsidP="00387ECF">
            <w:pPr>
              <w:keepNext/>
              <w:jc w:val="center"/>
              <w:rPr>
                <w:lang w:val="ru-RU"/>
              </w:rPr>
            </w:pPr>
            <w:bookmarkStart w:id="354" w:name="fig-hlamap"/>
            <w:r>
              <w:rPr>
                <w:noProof/>
                <w:lang w:val="ru-RU" w:eastAsia="ru-RU"/>
              </w:rPr>
              <w:lastRenderedPageBreak/>
              <w:drawing>
                <wp:anchor distT="0" distB="0" distL="114300" distR="114300" simplePos="0" relativeHeight="251663360" behindDoc="0" locked="0" layoutInCell="1" allowOverlap="1" wp14:anchorId="4DB53B02" wp14:editId="1B7B9508">
                  <wp:simplePos x="0" y="0"/>
                  <wp:positionH relativeFrom="column">
                    <wp:posOffset>481965</wp:posOffset>
                  </wp:positionH>
                  <wp:positionV relativeFrom="paragraph">
                    <wp:posOffset>0</wp:posOffset>
                  </wp:positionV>
                  <wp:extent cx="4981575" cy="476313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g/mhc_genetic_map.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81575" cy="47631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98AC422" w14:textId="694EB336" w:rsidR="005C4AD5" w:rsidRPr="004046B8" w:rsidRDefault="00230943" w:rsidP="00387ECF">
            <w:pPr>
              <w:pStyle w:val="afa"/>
              <w:rPr>
                <w:lang w:val="ru-RU"/>
              </w:rPr>
            </w:pPr>
            <w:r w:rsidRPr="00387ECF">
              <w:rPr>
                <w:rFonts w:ascii="Times New Roman" w:hAnsi="Times New Roman" w:cs="Times New Roman"/>
                <w:b/>
                <w:bCs/>
                <w:iCs/>
                <w:sz w:val="28"/>
                <w:szCs w:val="28"/>
                <w:lang w:val="ru-RU"/>
              </w:rPr>
              <w:t xml:space="preserve">Рисунок </w:t>
            </w:r>
            <w:r w:rsidRPr="00387ECF">
              <w:rPr>
                <w:rFonts w:ascii="Times New Roman" w:hAnsi="Times New Roman" w:cs="Times New Roman"/>
                <w:b/>
                <w:bCs/>
                <w:iCs/>
                <w:sz w:val="28"/>
                <w:szCs w:val="28"/>
              </w:rPr>
              <w:fldChar w:fldCharType="begin"/>
            </w:r>
            <w:r w:rsidRPr="00387ECF">
              <w:rPr>
                <w:rFonts w:ascii="Times New Roman" w:hAnsi="Times New Roman" w:cs="Times New Roman"/>
                <w:b/>
                <w:bCs/>
                <w:iCs/>
                <w:sz w:val="28"/>
                <w:szCs w:val="28"/>
                <w:lang w:val="ru-RU"/>
              </w:rPr>
              <w:instrText xml:space="preserve"> </w:instrText>
            </w:r>
            <w:r w:rsidRPr="00387ECF">
              <w:rPr>
                <w:rFonts w:ascii="Times New Roman" w:hAnsi="Times New Roman" w:cs="Times New Roman"/>
                <w:b/>
                <w:bCs/>
                <w:iCs/>
                <w:sz w:val="28"/>
                <w:szCs w:val="28"/>
              </w:rPr>
              <w:instrText>SEQ</w:instrText>
            </w:r>
            <w:r w:rsidRPr="00387ECF">
              <w:rPr>
                <w:rFonts w:ascii="Times New Roman" w:hAnsi="Times New Roman" w:cs="Times New Roman"/>
                <w:b/>
                <w:bCs/>
                <w:iCs/>
                <w:sz w:val="28"/>
                <w:szCs w:val="28"/>
                <w:lang w:val="ru-RU"/>
              </w:rPr>
              <w:instrText xml:space="preserve"> Рисунок \* </w:instrText>
            </w:r>
            <w:r w:rsidRPr="00387ECF">
              <w:rPr>
                <w:rFonts w:ascii="Times New Roman" w:hAnsi="Times New Roman" w:cs="Times New Roman"/>
                <w:b/>
                <w:bCs/>
                <w:iCs/>
                <w:sz w:val="28"/>
                <w:szCs w:val="28"/>
              </w:rPr>
              <w:instrText>ARABIC</w:instrText>
            </w:r>
            <w:r w:rsidRPr="00387ECF">
              <w:rPr>
                <w:rFonts w:ascii="Times New Roman" w:hAnsi="Times New Roman" w:cs="Times New Roman"/>
                <w:b/>
                <w:bCs/>
                <w:iCs/>
                <w:sz w:val="28"/>
                <w:szCs w:val="28"/>
                <w:lang w:val="ru-RU"/>
              </w:rPr>
              <w:instrText xml:space="preserve"> </w:instrText>
            </w:r>
            <w:r w:rsidRPr="00387ECF">
              <w:rPr>
                <w:rFonts w:ascii="Times New Roman" w:hAnsi="Times New Roman" w:cs="Times New Roman"/>
                <w:b/>
                <w:bCs/>
                <w:iCs/>
                <w:sz w:val="28"/>
                <w:szCs w:val="28"/>
              </w:rPr>
              <w:fldChar w:fldCharType="separate"/>
            </w:r>
            <w:ins w:id="355" w:author="Антон Смирнов" w:date="2023-05-25T20:25:00Z">
              <w:r w:rsidR="00A825F7" w:rsidRPr="00FD6ED4">
                <w:rPr>
                  <w:rFonts w:ascii="Times New Roman" w:hAnsi="Times New Roman" w:cs="Times New Roman"/>
                  <w:b/>
                  <w:bCs/>
                  <w:iCs/>
                  <w:noProof/>
                  <w:sz w:val="28"/>
                  <w:szCs w:val="28"/>
                  <w:lang w:val="ru-RU"/>
                  <w:rPrChange w:id="356" w:author="Антон Смирнов" w:date="2023-05-25T22:40:00Z">
                    <w:rPr>
                      <w:rFonts w:ascii="Times New Roman" w:hAnsi="Times New Roman" w:cs="Times New Roman"/>
                      <w:b/>
                      <w:bCs/>
                      <w:iCs/>
                      <w:noProof/>
                      <w:sz w:val="28"/>
                      <w:szCs w:val="28"/>
                    </w:rPr>
                  </w:rPrChange>
                </w:rPr>
                <w:t>1</w:t>
              </w:r>
            </w:ins>
            <w:del w:id="357" w:author="Антон Смирнов" w:date="2023-05-25T14:19:00Z">
              <w:r w:rsidR="001D58CF" w:rsidRPr="00387ECF" w:rsidDel="00853050">
                <w:rPr>
                  <w:rFonts w:ascii="Times New Roman" w:hAnsi="Times New Roman" w:cs="Times New Roman"/>
                  <w:b/>
                  <w:bCs/>
                  <w:iCs/>
                  <w:noProof/>
                  <w:sz w:val="28"/>
                  <w:szCs w:val="28"/>
                  <w:lang w:val="ru-RU"/>
                </w:rPr>
                <w:delText>1</w:delText>
              </w:r>
            </w:del>
            <w:r w:rsidRPr="00387ECF">
              <w:rPr>
                <w:rFonts w:ascii="Times New Roman" w:hAnsi="Times New Roman" w:cs="Times New Roman"/>
                <w:b/>
                <w:bCs/>
                <w:iCs/>
                <w:sz w:val="28"/>
                <w:szCs w:val="28"/>
              </w:rPr>
              <w:fldChar w:fldCharType="end"/>
            </w:r>
            <w:r w:rsidRPr="00387ECF">
              <w:rPr>
                <w:rFonts w:ascii="Times New Roman" w:hAnsi="Times New Roman" w:cs="Times New Roman"/>
                <w:iCs/>
                <w:sz w:val="28"/>
                <w:szCs w:val="28"/>
                <w:lang w:val="ru-RU"/>
              </w:rPr>
              <w:t>. Генетическая карта генов HLA.</w:t>
            </w:r>
          </w:p>
        </w:tc>
        <w:bookmarkEnd w:id="354"/>
      </w:tr>
    </w:tbl>
    <w:p w14:paraId="39B69A52" w14:textId="2BE90EFE" w:rsidR="005C4AD5" w:rsidRPr="007A630F" w:rsidRDefault="00BF5734">
      <w:pPr>
        <w:pStyle w:val="a0"/>
        <w:rPr>
          <w:lang w:val="ru-RU"/>
        </w:rPr>
      </w:pPr>
      <w:r w:rsidRPr="007A630F">
        <w:rPr>
          <w:lang w:val="ru-RU"/>
        </w:rPr>
        <w:t xml:space="preserve">К классическим генам относят три пары генов, кодирующих </w:t>
      </w:r>
      <m:oMath>
        <m:r>
          <w:rPr>
            <w:rFonts w:ascii="Cambria Math" w:hAnsi="Cambria Math"/>
          </w:rPr>
          <m:t>α</m:t>
        </m:r>
      </m:oMath>
      <w:r w:rsidRPr="007A630F">
        <w:rPr>
          <w:lang w:val="ru-RU"/>
        </w:rPr>
        <w:t xml:space="preserve">- и </w:t>
      </w:r>
      <m:oMath>
        <m:r>
          <w:rPr>
            <w:rFonts w:ascii="Cambria Math" w:hAnsi="Cambria Math"/>
          </w:rPr>
          <m:t>β</m:t>
        </m:r>
      </m:oMath>
      <w:r w:rsidRPr="007A630F">
        <w:rPr>
          <w:lang w:val="ru-RU"/>
        </w:rPr>
        <w:t xml:space="preserve">- цепи МНС второго класса: </w:t>
      </w:r>
      <w:r>
        <w:t>HLA</w:t>
      </w:r>
      <w:r w:rsidRPr="007A630F">
        <w:rPr>
          <w:lang w:val="ru-RU"/>
        </w:rPr>
        <w:t>-</w:t>
      </w:r>
      <w:r>
        <w:t>DR</w:t>
      </w:r>
      <w:r w:rsidRPr="007A630F">
        <w:rPr>
          <w:lang w:val="ru-RU"/>
        </w:rPr>
        <w:t xml:space="preserve">, </w:t>
      </w:r>
      <w:r>
        <w:t>HLA</w:t>
      </w:r>
      <w:r w:rsidRPr="007A630F">
        <w:rPr>
          <w:lang w:val="ru-RU"/>
        </w:rPr>
        <w:t>-</w:t>
      </w:r>
      <w:r>
        <w:t>DP</w:t>
      </w:r>
      <w:r w:rsidRPr="007A630F">
        <w:rPr>
          <w:lang w:val="ru-RU"/>
        </w:rPr>
        <w:t xml:space="preserve"> и </w:t>
      </w:r>
      <w:r>
        <w:t>HLA</w:t>
      </w:r>
      <w:r w:rsidRPr="007A630F">
        <w:rPr>
          <w:lang w:val="ru-RU"/>
        </w:rPr>
        <w:t>-</w:t>
      </w:r>
      <w:r>
        <w:t>DQ</w:t>
      </w:r>
      <w:r w:rsidRPr="007A630F">
        <w:rPr>
          <w:lang w:val="ru-RU"/>
        </w:rPr>
        <w:t xml:space="preserve"> - и три гена кодирующие </w:t>
      </w:r>
      <m:oMath>
        <m:r>
          <w:rPr>
            <w:rFonts w:ascii="Cambria Math" w:hAnsi="Cambria Math"/>
          </w:rPr>
          <m:t>α</m:t>
        </m:r>
      </m:oMath>
      <w:r w:rsidRPr="007A630F">
        <w:rPr>
          <w:lang w:val="ru-RU"/>
        </w:rPr>
        <w:t xml:space="preserve">-цепь МНС первого класса: </w:t>
      </w:r>
      <w:r>
        <w:t>HLA</w:t>
      </w:r>
      <w:r w:rsidRPr="007A630F">
        <w:rPr>
          <w:lang w:val="ru-RU"/>
        </w:rPr>
        <w:t>-</w:t>
      </w:r>
      <w:r>
        <w:t>A</w:t>
      </w:r>
      <w:r w:rsidRPr="007A630F">
        <w:rPr>
          <w:lang w:val="ru-RU"/>
        </w:rPr>
        <w:t xml:space="preserve">, </w:t>
      </w:r>
      <w:r>
        <w:t>HLA</w:t>
      </w:r>
      <w:r w:rsidRPr="007A630F">
        <w:rPr>
          <w:lang w:val="ru-RU"/>
        </w:rPr>
        <w:t>-</w:t>
      </w:r>
      <w:r>
        <w:t>B</w:t>
      </w:r>
      <w:r w:rsidRPr="007A630F">
        <w:rPr>
          <w:lang w:val="ru-RU"/>
        </w:rPr>
        <w:t xml:space="preserve">, </w:t>
      </w:r>
      <w:r>
        <w:t>HLA</w:t>
      </w:r>
      <w:r w:rsidRPr="007A630F">
        <w:rPr>
          <w:lang w:val="ru-RU"/>
        </w:rPr>
        <w:t>-</w:t>
      </w:r>
      <w:r>
        <w:t>C</w:t>
      </w:r>
      <w:r w:rsidRPr="007A630F">
        <w:rPr>
          <w:lang w:val="ru-RU"/>
        </w:rPr>
        <w:t xml:space="preserve">. Зрелые продукты этих генов располагаются на цитоплазматической мембране и непосредственно участвуют в презентации антигенов. У многих людей кластер </w:t>
      </w:r>
      <w:r>
        <w:t>HLA</w:t>
      </w:r>
      <w:r w:rsidRPr="007A630F">
        <w:rPr>
          <w:lang w:val="ru-RU"/>
        </w:rPr>
        <w:t>-</w:t>
      </w:r>
      <w:r>
        <w:t>DR</w:t>
      </w:r>
      <w:r w:rsidRPr="007A630F">
        <w:rPr>
          <w:lang w:val="ru-RU"/>
        </w:rPr>
        <w:t xml:space="preserve"> содержит дополнительный ген </w:t>
      </w:r>
      <m:oMath>
        <m:r>
          <w:rPr>
            <w:rFonts w:ascii="Cambria Math" w:hAnsi="Cambria Math"/>
          </w:rPr>
          <m:t>β</m:t>
        </m:r>
      </m:oMath>
      <w:r w:rsidRPr="007A630F">
        <w:rPr>
          <w:lang w:val="ru-RU"/>
        </w:rPr>
        <w:t xml:space="preserve">-цепи, который может соединяться с </w:t>
      </w:r>
      <w:r>
        <w:t>DR</w:t>
      </w:r>
      <m:oMath>
        <m:r>
          <w:rPr>
            <w:rFonts w:ascii="Cambria Math" w:hAnsi="Cambria Math"/>
          </w:rPr>
          <m:t>α</m:t>
        </m:r>
      </m:oMath>
      <w:r w:rsidRPr="007A630F">
        <w:rPr>
          <w:lang w:val="ru-RU"/>
        </w:rPr>
        <w:t>-цепью</w:t>
      </w:r>
      <w:r w:rsidR="004046B8">
        <w:rPr>
          <w:lang w:val="ru-RU"/>
        </w:rPr>
        <w:t xml:space="preserve"> </w:t>
      </w:r>
      <w:r w:rsidR="00394FC6">
        <w:rPr>
          <w:lang w:val="ru-RU"/>
        </w:rPr>
        <w:fldChar w:fldCharType="begin"/>
      </w:r>
      <w:r w:rsidR="00394FC6">
        <w:rPr>
          <w:lang w:val="ru-RU"/>
        </w:rPr>
        <w:instrText xml:space="preserve"> ADDIN ZOTERO_ITEM CSL_CITATION {"citationID":"DYWIUuQJ","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394FC6">
        <w:rPr>
          <w:lang w:val="ru-RU"/>
        </w:rPr>
        <w:fldChar w:fldCharType="separate"/>
      </w:r>
      <w:r w:rsidR="00394FC6" w:rsidRPr="0075779D">
        <w:rPr>
          <w:rFonts w:cs="Times New Roman"/>
          <w:lang w:val="ru-RU"/>
        </w:rPr>
        <w:t>[12]</w:t>
      </w:r>
      <w:r w:rsidR="00394FC6">
        <w:rPr>
          <w:lang w:val="ru-RU"/>
        </w:rPr>
        <w:fldChar w:fldCharType="end"/>
      </w:r>
      <w:r w:rsidRPr="007A630F">
        <w:rPr>
          <w:lang w:val="ru-RU"/>
        </w:rPr>
        <w:t xml:space="preserve">. Помимо этого существует большое количество генов “неклассических” МНС, которые по структуре напоминают гены МНС, но их продукты не презентируют пептиды обычным </w:t>
      </w:r>
      <m:oMath>
        <m:r>
          <w:rPr>
            <w:rFonts w:ascii="Cambria Math" w:hAnsi="Cambria Math"/>
          </w:rPr>
          <m:t>αβ</m:t>
        </m:r>
      </m:oMath>
      <w:r w:rsidRPr="007A630F">
        <w:rPr>
          <w:lang w:val="ru-RU"/>
        </w:rPr>
        <w:t>Т-лимфоцитам, но выполняют ряд других функций в клетке</w:t>
      </w:r>
      <w:r w:rsidR="00394FC6">
        <w:rPr>
          <w:lang w:val="ru-RU"/>
        </w:rPr>
        <w:t xml:space="preserve"> </w:t>
      </w:r>
      <w:r w:rsidR="00394FC6">
        <w:rPr>
          <w:lang w:val="ru-RU"/>
        </w:rPr>
        <w:fldChar w:fldCharType="begin"/>
      </w:r>
      <w:r w:rsidR="00394FC6">
        <w:rPr>
          <w:lang w:val="ru-RU"/>
        </w:rPr>
        <w:instrText xml:space="preserve"> ADDIN ZOTERO_ITEM CSL_CITATION {"citationID":"KfnSAIir","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394FC6">
        <w:rPr>
          <w:lang w:val="ru-RU"/>
        </w:rPr>
        <w:fldChar w:fldCharType="separate"/>
      </w:r>
      <w:r w:rsidR="00394FC6" w:rsidRPr="0075779D">
        <w:rPr>
          <w:rFonts w:cs="Times New Roman"/>
          <w:lang w:val="ru-RU"/>
        </w:rPr>
        <w:t>[12]</w:t>
      </w:r>
      <w:r w:rsidR="00394FC6">
        <w:rPr>
          <w:lang w:val="ru-RU"/>
        </w:rPr>
        <w:fldChar w:fldCharType="end"/>
      </w:r>
      <w:r w:rsidRPr="007A630F">
        <w:rPr>
          <w:lang w:val="ru-RU"/>
        </w:rPr>
        <w:t xml:space="preserve">. Например, </w:t>
      </w:r>
      <w:r>
        <w:t>MIC</w:t>
      </w:r>
      <w:r w:rsidRPr="007A630F">
        <w:rPr>
          <w:lang w:val="ru-RU"/>
        </w:rPr>
        <w:t xml:space="preserve"> </w:t>
      </w:r>
      <w:r>
        <w:t>A</w:t>
      </w:r>
      <w:r w:rsidRPr="007A630F">
        <w:rPr>
          <w:lang w:val="ru-RU"/>
        </w:rPr>
        <w:t xml:space="preserve">, </w:t>
      </w:r>
      <w:r>
        <w:t>MIC</w:t>
      </w:r>
      <w:r w:rsidRPr="007A630F">
        <w:rPr>
          <w:lang w:val="ru-RU"/>
        </w:rPr>
        <w:t xml:space="preserve"> </w:t>
      </w:r>
      <w:r>
        <w:t>B</w:t>
      </w:r>
      <w:r w:rsidRPr="007A630F">
        <w:rPr>
          <w:lang w:val="ru-RU"/>
        </w:rPr>
        <w:t xml:space="preserve"> ответственны за обеспечение контакта с </w:t>
      </w:r>
      <w:r>
        <w:t>NK</w:t>
      </w:r>
      <w:r w:rsidRPr="007A630F">
        <w:rPr>
          <w:lang w:val="ru-RU"/>
        </w:rPr>
        <w:t xml:space="preserve">-клетками, </w:t>
      </w:r>
      <m:oMath>
        <m:r>
          <w:rPr>
            <w:rFonts w:ascii="Cambria Math" w:hAnsi="Cambria Math"/>
          </w:rPr>
          <m:t>γδ</m:t>
        </m:r>
      </m:oMath>
      <w:r w:rsidRPr="007A630F">
        <w:rPr>
          <w:lang w:val="ru-RU"/>
        </w:rPr>
        <w:t xml:space="preserve">Т-лимфоцитами, </w:t>
      </w:r>
      <w:r>
        <w:t>HLA</w:t>
      </w:r>
      <w:r w:rsidRPr="007A630F">
        <w:rPr>
          <w:lang w:val="ru-RU"/>
        </w:rPr>
        <w:t>-</w:t>
      </w:r>
      <w:r>
        <w:t>DM</w:t>
      </w:r>
      <w:r w:rsidRPr="007A630F">
        <w:rPr>
          <w:lang w:val="ru-RU"/>
        </w:rPr>
        <w:t xml:space="preserve"> и </w:t>
      </w:r>
      <w:r>
        <w:t>HLA</w:t>
      </w:r>
      <w:r w:rsidRPr="007A630F">
        <w:rPr>
          <w:lang w:val="ru-RU"/>
        </w:rPr>
        <w:t>-</w:t>
      </w:r>
      <w:r>
        <w:t>DO</w:t>
      </w:r>
      <w:r w:rsidRPr="007A630F">
        <w:rPr>
          <w:lang w:val="ru-RU"/>
        </w:rPr>
        <w:t xml:space="preserve"> участвуют в процессинге антигенов для </w:t>
      </w:r>
      <w:r>
        <w:lastRenderedPageBreak/>
        <w:t>HLA</w:t>
      </w:r>
      <w:r w:rsidRPr="007A630F">
        <w:rPr>
          <w:lang w:val="ru-RU"/>
        </w:rPr>
        <w:t xml:space="preserve"> второго класса</w:t>
      </w:r>
      <w:r w:rsidR="00394FC6">
        <w:rPr>
          <w:lang w:val="ru-RU"/>
        </w:rPr>
        <w:t xml:space="preserve"> </w:t>
      </w:r>
      <w:r w:rsidR="00394FC6">
        <w:rPr>
          <w:lang w:val="ru-RU"/>
        </w:rPr>
        <w:fldChar w:fldCharType="begin"/>
      </w:r>
      <w:r w:rsidR="00394FC6">
        <w:rPr>
          <w:lang w:val="ru-RU"/>
        </w:rPr>
        <w:instrText xml:space="preserve"> ADDIN ZOTERO_ITEM CSL_CITATION {"citationID":"KzJZVx4o","properties":{"formattedCitation":"[13, 14]","plainCitation":"[13, 14]","noteIndex":0},"citationItems":[{"id":405,"uris":["http://zotero.org/users/10071278/items/F33FTYKJ"],"itemData":{"id":405,"type":"article-journal","abstract":"▪ Abstract  The integrated processing of signals transduced by activating and inhibitory cell surface receptors regulates NK cell effector functions. Here, I review the structure, function, and ligand specificity of the receptors responsible for NK cell recognition.","container-title":"Annual Review of Immunology","DOI":"10.1146/annurev.immunol.23.021704.115526","ISSN":"0732-0582, 1545-3278","issue":"1","journalAbbreviation":"Annu. Rev. Immunol.","language":"en","page":"225-274","source":"DOI.org (Crossref)","title":"NK CELL RECOGNITION","volume":"23","author":[{"family":"Lanier","given":"Lewis L."}],"issued":{"date-parts":[["2005",4,1]]}}},{"id":404,"uris":["http://zotero.org/users/10071278/items/XWCCB8L2"],"itemData":{"id":404,"type":"article-journal","abstract":"Major histocompatibility complex (MHC) class II molecules are cell surface proteins that present peptides to CD4ם T cells. In addition to these wellcharacterized molecules, two other class II–like proteins are produced from the class II region of the MHC, HLA-DM (DM) and HLA-DO (DO) (called H2-M, or H2-DM and H2-O in the mouse). The function of DM is well established; it promotes peptide loading of class II molecules in the endosomal/lysosomal system by catalyzing the release of CLIP peptides (derived from the class II–associated invariant chain) in exchange for more stably binding peptides. While DM is present in all class II–expressing antigen presenting cells, DO is expressed mainly in B cells. In this cell type the majority of DM molecules are not present as free heterodimers but are instead associated with DO in tight heterotetrameric complexes. The association with DM is essential for the intracellular transport of DO, and the two molecules remain associated in the endosomal system. DO can clearly modify the peptide exchange activity of DM both in vitro and in vivo, but the physiological relevance of this interaction is still only partly understood.","container-title":"Annual Review of Immunology","DOI":"10.1146/annurev.immunol.18.1.113","ISSN":"0732-0582, 1545-3278","issue":"1","journalAbbreviation":"Annu. Rev. Immunol.","language":"en","page":"113-142","source":"DOI.org (Crossref)","title":"Nonclassical MHC Class II Molecules","volume":"18","author":[{"family":"Alfonso","given":"Christopher"},{"family":"Karlsson","given":"Lars"}],"issued":{"date-parts":[["2000",4]]}}}],"schema":"https://github.com/citation-style-language/schema/raw/master/csl-citation.json"} </w:instrText>
      </w:r>
      <w:r w:rsidR="00394FC6">
        <w:rPr>
          <w:lang w:val="ru-RU"/>
        </w:rPr>
        <w:fldChar w:fldCharType="separate"/>
      </w:r>
      <w:r w:rsidR="00394FC6" w:rsidRPr="00394FC6">
        <w:rPr>
          <w:rFonts w:cs="Times New Roman"/>
          <w:lang w:val="ru-RU"/>
        </w:rPr>
        <w:t>[13, 14]</w:t>
      </w:r>
      <w:r w:rsidR="00394FC6">
        <w:rPr>
          <w:lang w:val="ru-RU"/>
        </w:rPr>
        <w:fldChar w:fldCharType="end"/>
      </w:r>
      <w:r w:rsidRPr="007A630F">
        <w:rPr>
          <w:lang w:val="ru-RU"/>
        </w:rPr>
        <w:t xml:space="preserve">, </w:t>
      </w:r>
      <w:r>
        <w:t>HLA</w:t>
      </w:r>
      <w:r w:rsidRPr="007A630F">
        <w:rPr>
          <w:lang w:val="ru-RU"/>
        </w:rPr>
        <w:t>-</w:t>
      </w:r>
      <w:r>
        <w:t>G</w:t>
      </w:r>
      <w:r w:rsidRPr="007A630F">
        <w:rPr>
          <w:lang w:val="ru-RU"/>
        </w:rPr>
        <w:t xml:space="preserve"> подавляют способность цитотоксических лимфоцитов секретировать </w:t>
      </w:r>
      <w:r>
        <w:t>IFN</w:t>
      </w:r>
      <w:r w:rsidRPr="007A630F">
        <w:rPr>
          <w:lang w:val="ru-RU"/>
        </w:rPr>
        <w:t>-</w:t>
      </w:r>
      <m:oMath>
        <m:r>
          <w:rPr>
            <w:rFonts w:ascii="Cambria Math" w:hAnsi="Cambria Math"/>
          </w:rPr>
          <m:t>γ</m:t>
        </m:r>
      </m:oMath>
      <w:r w:rsidRPr="007A630F">
        <w:rPr>
          <w:lang w:val="ru-RU"/>
        </w:rPr>
        <w:t xml:space="preserve"> и стимулируют секрецию </w:t>
      </w:r>
      <w:r>
        <w:t>TGF</w:t>
      </w:r>
      <w:r w:rsidRPr="007A630F">
        <w:rPr>
          <w:lang w:val="ru-RU"/>
        </w:rPr>
        <w:t>-</w:t>
      </w:r>
      <m:oMath>
        <m:r>
          <w:rPr>
            <w:rFonts w:ascii="Cambria Math" w:hAnsi="Cambria Math"/>
          </w:rPr>
          <m:t>β</m:t>
        </m:r>
      </m:oMath>
      <w:r w:rsidRPr="007A630F">
        <w:rPr>
          <w:lang w:val="ru-RU"/>
        </w:rPr>
        <w:t>, что играет важную роль в обеспечении толерантности матери к антигенам плода</w:t>
      </w:r>
      <w:r w:rsidR="004046B8">
        <w:rPr>
          <w:lang w:val="ru-RU"/>
        </w:rPr>
        <w:t xml:space="preserve"> </w:t>
      </w:r>
      <w:r w:rsidR="00394FC6">
        <w:rPr>
          <w:lang w:val="ru-RU"/>
        </w:rPr>
        <w:fldChar w:fldCharType="begin"/>
      </w:r>
      <w:r w:rsidR="00394FC6">
        <w:rPr>
          <w:lang w:val="ru-RU"/>
        </w:rPr>
        <w:instrText xml:space="preserve"> ADDIN ZOTERO_ITEM CSL_CITATION {"citationID":"Oq5zEjGb","properties":{"formattedCitation":"[15]","plainCitation":"[15]","noteIndex":0},"citationItems":[{"id":394,"uris":["http://zotero.org/users/10071278/items/53U55Q5R"],"itemData":{"id":394,"type":"article-journal","abstract":"Важную роль в поддержании антигенного гомеостаза организма играет иммунологическая толерантность, под которой понимают состояние ареактивности в отношении того или иного антигена, возникающее в результате предшествующего контакта с этим антигеном. Наиболее важна для человека толерантность к собственным антигенам (аутотолерантность), так как неотвечаемость системы иммунитета на собственные антигены предохраняет организм от аутоагрессии. Механизмы иммунной системы, позволяющие блокировать агрессию против собственных клеток и тканей, условно поделены на центральные и периферические. Центральная толерантность индуцируется в центральных органах иммуногенеза (тимусе и костном мозге) и ограничивает аутореактивность Т- и В-лимфоцитов. В дополнение к центральной существует несколько уровней периферической толерантности (подавление потенциально аутореактивных Т- и B-клеток в периферических тканях). На каждом уровне действуют свои молекулярные и клеточные механизмы.\nОсобый вид толерантности наблюдается у матери к антигенам плода в период его вынашивания.\nАреактивность к чужеродным антигенам (искусственную иммунологическую толерантность) можно индуцировать различными способами. Искусственная толерантность бывает двух видов: высокодозная и низкодозная. Индукция такой толерантности имеет большое практическое значение, она используется для решения многих важных проблем медицины, таких как пересадка органов и тканей, подавление аутоиммунных реакций, лечение аллергических заболеваний.","DOI":"10.48612/AGMU/2022.17.4.31.40","language":"ru","note":"publisher: Астраханский государственный медицинский университет","source":"DOI.org (Datacite)","title":"РОЛЬ ИММУНОЛОГИЧЕСКОЙ ТОЛЕРАНТНОСТИ  В ПОДДЕРЖАНИИ ГОМЕОСТАЗА","URL":"https://www.astmedj.ru/jour/article/view/186","author":[{"family":"Тибирькова","given":"Елена Викторовна"},{"family":"Белан","given":"Элеонора Борисовна"},{"family":"Желтова","given":"Анастасия Александровна"},{"family":"Садчикова","given":"Татьяна Леонтьевна"}],"accessed":{"date-parts":[["2023",4,6]]}}}],"schema":"https://github.com/citation-style-language/schema/raw/master/csl-citation.json"} </w:instrText>
      </w:r>
      <w:r w:rsidR="00394FC6">
        <w:rPr>
          <w:lang w:val="ru-RU"/>
        </w:rPr>
        <w:fldChar w:fldCharType="separate"/>
      </w:r>
      <w:r w:rsidR="00394FC6" w:rsidRPr="00387ECF">
        <w:rPr>
          <w:rFonts w:cs="Times New Roman"/>
          <w:lang w:val="ru-RU"/>
        </w:rPr>
        <w:t>[15]</w:t>
      </w:r>
      <w:r w:rsidR="00394FC6">
        <w:rPr>
          <w:lang w:val="ru-RU"/>
        </w:rPr>
        <w:fldChar w:fldCharType="end"/>
      </w:r>
      <w:r w:rsidRPr="007A630F">
        <w:rPr>
          <w:lang w:val="ru-RU"/>
        </w:rPr>
        <w:t>. В локусе генов МНС содержатся гены, чьи продукты пр</w:t>
      </w:r>
      <w:r w:rsidR="000B7CEC">
        <w:rPr>
          <w:lang w:val="ru-RU"/>
        </w:rPr>
        <w:t>и</w:t>
      </w:r>
      <w:r w:rsidRPr="007A630F">
        <w:rPr>
          <w:lang w:val="ru-RU"/>
        </w:rPr>
        <w:t>нимают участие в процесс</w:t>
      </w:r>
      <w:r w:rsidR="000B7CEC">
        <w:rPr>
          <w:lang w:val="ru-RU"/>
        </w:rPr>
        <w:t>и</w:t>
      </w:r>
      <w:r w:rsidRPr="007A630F">
        <w:rPr>
          <w:lang w:val="ru-RU"/>
        </w:rPr>
        <w:t xml:space="preserve">нге антигенов для </w:t>
      </w:r>
      <w:r>
        <w:t>MHC</w:t>
      </w:r>
      <w:r w:rsidRPr="007A630F">
        <w:rPr>
          <w:lang w:val="ru-RU"/>
        </w:rPr>
        <w:t xml:space="preserve"> первого класса (</w:t>
      </w:r>
      <w:r>
        <w:t>TAPBP</w:t>
      </w:r>
      <w:r w:rsidRPr="007A630F">
        <w:rPr>
          <w:lang w:val="ru-RU"/>
        </w:rPr>
        <w:t xml:space="preserve">, </w:t>
      </w:r>
      <w:r>
        <w:t>TAP</w:t>
      </w:r>
      <w:r w:rsidRPr="007A630F">
        <w:rPr>
          <w:lang w:val="ru-RU"/>
        </w:rPr>
        <w:t>1,</w:t>
      </w:r>
      <w:r w:rsidR="005A6BE6">
        <w:rPr>
          <w:lang w:val="ru-RU"/>
        </w:rPr>
        <w:t xml:space="preserve"> </w:t>
      </w:r>
      <w:r>
        <w:t>TAP</w:t>
      </w:r>
      <w:r w:rsidRPr="007A630F">
        <w:rPr>
          <w:lang w:val="ru-RU"/>
        </w:rPr>
        <w:t xml:space="preserve">2, </w:t>
      </w:r>
      <w:r>
        <w:t>LMP</w:t>
      </w:r>
      <w:r w:rsidRPr="007A630F">
        <w:rPr>
          <w:lang w:val="ru-RU"/>
        </w:rPr>
        <w:t>1,</w:t>
      </w:r>
      <w:r w:rsidR="004046B8">
        <w:rPr>
          <w:lang w:val="ru-RU"/>
        </w:rPr>
        <w:t xml:space="preserve"> </w:t>
      </w:r>
      <w:r>
        <w:t>LMP</w:t>
      </w:r>
      <w:r w:rsidRPr="007A630F">
        <w:rPr>
          <w:lang w:val="ru-RU"/>
        </w:rPr>
        <w:t>2). Выделяют особую группу генов МНС третьего класса, продукты которых не участвуют в презентации антигенов, но играют важную роль в обеспечении иммунитета</w:t>
      </w:r>
      <w:r w:rsidR="004046B8">
        <w:rPr>
          <w:lang w:val="ru-RU"/>
        </w:rPr>
        <w:t xml:space="preserve"> </w:t>
      </w:r>
      <w:r w:rsidR="00394FC6">
        <w:rPr>
          <w:lang w:val="ru-RU"/>
        </w:rPr>
        <w:fldChar w:fldCharType="begin"/>
      </w:r>
      <w:r w:rsidR="00394FC6">
        <w:rPr>
          <w:lang w:val="ru-RU"/>
        </w:rPr>
        <w:instrText xml:space="preserve"> ADDIN ZOTERO_ITEM CSL_CITATION {"citationID":"VNDzROEf","properties":{"formattedCitation":"[16]","plainCitation":"[16]","noteIndex":0},"citationItems":[{"id":391,"uris":["http://zotero.org/users/10071278/items/V9LC7G7M"],"itemData":{"id":391,"type":"article-journal","container-title":"BMC Genomics","DOI":"10.1186/1471-2164-7-281","ISSN":"1471-2164","issue":"1","journalAbbreviation":"BMC Genomics","language":"en","page":"281","source":"DOI.org (Crossref)","title":"Evolution and comparative analysis of the MHC Class III inflammatory region","volume":"7","author":[{"family":"Deakin","given":"Janine E"},{"family":"Papenfuss","given":"Anthony T"},{"family":"Belov","given":"Katherine"},{"family":"Cross","given":"Joseph GR"},{"family":"Coggill","given":"Penny"},{"family":"Palmer","given":"Sophie"},{"family":"Sims","given":"Sarah"},{"family":"Speed","given":"Terence P"},{"family":"Beck","given":"Stephan"},{"family":"Graves","given":"Jennifer A Marshall"}],"issued":{"date-parts":[["2006",12]]}}}],"schema":"https://github.com/citation-style-language/schema/raw/master/csl-citation.json"} </w:instrText>
      </w:r>
      <w:r w:rsidR="00394FC6">
        <w:rPr>
          <w:lang w:val="ru-RU"/>
        </w:rPr>
        <w:fldChar w:fldCharType="separate"/>
      </w:r>
      <w:r w:rsidR="00394FC6" w:rsidRPr="00394FC6">
        <w:rPr>
          <w:rFonts w:cs="Times New Roman"/>
          <w:lang w:val="ru-RU"/>
        </w:rPr>
        <w:t>[16]</w:t>
      </w:r>
      <w:r w:rsidR="00394FC6">
        <w:rPr>
          <w:lang w:val="ru-RU"/>
        </w:rPr>
        <w:fldChar w:fldCharType="end"/>
      </w:r>
      <w:r w:rsidRPr="007A630F">
        <w:rPr>
          <w:lang w:val="ru-RU"/>
        </w:rPr>
        <w:t>. Это компоненты комплемента (С4А, С4В, С2), белки теплового шока (</w:t>
      </w:r>
      <w:r>
        <w:t>HSPA</w:t>
      </w:r>
      <w:r w:rsidRPr="007A630F">
        <w:rPr>
          <w:lang w:val="ru-RU"/>
        </w:rPr>
        <w:t>1</w:t>
      </w:r>
      <w:r>
        <w:t>A</w:t>
      </w:r>
      <w:r w:rsidRPr="007A630F">
        <w:rPr>
          <w:lang w:val="ru-RU"/>
        </w:rPr>
        <w:t xml:space="preserve">, </w:t>
      </w:r>
      <w:r>
        <w:t>HSPA</w:t>
      </w:r>
      <w:r w:rsidRPr="007A630F">
        <w:rPr>
          <w:lang w:val="ru-RU"/>
        </w:rPr>
        <w:t>1</w:t>
      </w:r>
      <w:r>
        <w:t>B</w:t>
      </w:r>
      <w:r w:rsidRPr="007A630F">
        <w:rPr>
          <w:lang w:val="ru-RU"/>
        </w:rPr>
        <w:t>), белки семейства фактора некроза опухоли (</w:t>
      </w:r>
      <w:r>
        <w:t>LTB</w:t>
      </w:r>
      <w:r w:rsidRPr="007A630F">
        <w:rPr>
          <w:lang w:val="ru-RU"/>
        </w:rPr>
        <w:t xml:space="preserve">, </w:t>
      </w:r>
      <w:r>
        <w:t>LTA</w:t>
      </w:r>
      <w:r w:rsidRPr="007A630F">
        <w:rPr>
          <w:lang w:val="ru-RU"/>
        </w:rPr>
        <w:t xml:space="preserve">, </w:t>
      </w:r>
      <w:r>
        <w:t>TNF</w:t>
      </w:r>
      <w:r w:rsidRPr="007A630F">
        <w:rPr>
          <w:lang w:val="ru-RU"/>
        </w:rPr>
        <w:t>-</w:t>
      </w:r>
      <m:oMath>
        <m:r>
          <w:rPr>
            <w:rFonts w:ascii="Cambria Math" w:hAnsi="Cambria Math"/>
          </w:rPr>
          <m:t>α</m:t>
        </m:r>
      </m:oMath>
      <w:r w:rsidRPr="007A630F">
        <w:rPr>
          <w:lang w:val="ru-RU"/>
        </w:rPr>
        <w:t>).</w:t>
      </w:r>
    </w:p>
    <w:p w14:paraId="2D4B1182" w14:textId="04C8DB8C" w:rsidR="005C4AD5" w:rsidRPr="007A630F" w:rsidRDefault="00BF5734">
      <w:pPr>
        <w:pStyle w:val="a0"/>
        <w:rPr>
          <w:lang w:val="ru-RU"/>
        </w:rPr>
      </w:pPr>
      <w:r w:rsidRPr="007A630F">
        <w:rPr>
          <w:lang w:val="ru-RU"/>
        </w:rPr>
        <w:t xml:space="preserve">Рассмотрим строение главных комплексов гистосовместимости первого и второго класса. МНС первого класса - гетеродимер, состоящий из большой </w:t>
      </w:r>
      <m:oMath>
        <m:r>
          <w:rPr>
            <w:rFonts w:ascii="Cambria Math" w:hAnsi="Cambria Math"/>
          </w:rPr>
          <m:t>α</m:t>
        </m:r>
      </m:oMath>
      <w:r w:rsidRPr="007A630F">
        <w:rPr>
          <w:lang w:val="ru-RU"/>
        </w:rPr>
        <w:t xml:space="preserve">-цепи, которой он заякорен в цитоплазматической мембране, и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-микроглобулина. </w:t>
      </w:r>
      <m:oMath>
        <m:r>
          <w:rPr>
            <w:rFonts w:ascii="Cambria Math" w:hAnsi="Cambria Math"/>
          </w:rPr>
          <m:t>α</m:t>
        </m:r>
      </m:oMath>
      <w:r w:rsidRPr="007A630F">
        <w:rPr>
          <w:lang w:val="ru-RU"/>
        </w:rPr>
        <w:t xml:space="preserve">-цепь имеет 3 домена. </w:t>
      </w:r>
      <m:oMath>
        <m:sSub>
          <m:sSubPr>
            <m:ctrlPr>
              <w:rPr>
                <w:rFonts w:ascii="Cambria Math" w:hAnsi="Cambria Math"/>
              </w:rPr>
            </m:ctrlPr>
          </m:sSubPr>
          <m:e>
            <m:r>
              <w:rPr>
                <w:rFonts w:ascii="Cambria Math" w:hAnsi="Cambria Math"/>
              </w:rPr>
              <m:t>α</m:t>
            </m:r>
          </m:e>
          <m:sub>
            <m:r>
              <w:rPr>
                <w:rFonts w:ascii="Cambria Math" w:hAnsi="Cambria Math"/>
                <w:lang w:val="ru-RU"/>
              </w:rPr>
              <m:t>1</m:t>
            </m:r>
          </m:sub>
        </m:sSub>
      </m:oMath>
      <w:r w:rsidRPr="007A630F">
        <w:rPr>
          <w:lang w:val="ru-RU"/>
        </w:rPr>
        <w:t xml:space="preserve">- и </w:t>
      </w:r>
      <m:oMath>
        <m:sSub>
          <m:sSubPr>
            <m:ctrlPr>
              <w:rPr>
                <w:rFonts w:ascii="Cambria Math" w:hAnsi="Cambria Math"/>
              </w:rPr>
            </m:ctrlPr>
          </m:sSubPr>
          <m:e>
            <m:r>
              <w:rPr>
                <w:rFonts w:ascii="Cambria Math" w:hAnsi="Cambria Math"/>
              </w:rPr>
              <m:t>α</m:t>
            </m:r>
          </m:e>
          <m:sub>
            <m:r>
              <w:rPr>
                <w:rFonts w:ascii="Cambria Math" w:hAnsi="Cambria Math"/>
                <w:lang w:val="ru-RU"/>
              </w:rPr>
              <m:t>2</m:t>
            </m:r>
          </m:sub>
        </m:sSub>
      </m:oMath>
      <w:r w:rsidRPr="007A630F">
        <w:rPr>
          <w:lang w:val="ru-RU"/>
        </w:rPr>
        <w:t xml:space="preserve">-домены формируют особый сайт - пептидсвязывающую бороздку, которую иногда в литературе называют в честь учёной, впервые описавшей структуру МНС </w:t>
      </w:r>
      <w:r>
        <w:t>I</w:t>
      </w:r>
      <w:r w:rsidRPr="007A630F">
        <w:rPr>
          <w:lang w:val="ru-RU"/>
        </w:rPr>
        <w:t xml:space="preserve"> и МНС </w:t>
      </w:r>
      <w:r>
        <w:t>II</w:t>
      </w:r>
      <w:r w:rsidRPr="007A630F">
        <w:rPr>
          <w:lang w:val="ru-RU"/>
        </w:rPr>
        <w:t>, по фамилии Бьоркман</w:t>
      </w:r>
      <w:r w:rsidR="004046B8">
        <w:rPr>
          <w:lang w:val="ru-RU"/>
        </w:rPr>
        <w:t xml:space="preserve"> </w:t>
      </w:r>
      <w:r w:rsidR="008836A4">
        <w:rPr>
          <w:lang w:val="ru-RU"/>
        </w:rPr>
        <w:fldChar w:fldCharType="begin"/>
      </w:r>
      <w:r w:rsidR="008836A4">
        <w:rPr>
          <w:lang w:val="ru-RU"/>
        </w:rPr>
        <w:instrText xml:space="preserve"> ADDIN ZOTERO_ITEM CSL_CITATION {"citationID":"HsuMLDWn","properties":{"formattedCitation":"[17]","plainCitation":"[17]","noteIndex":0},"citationItems":[{"id":397,"uris":["http://zotero.org/users/10071278/items/8JU7STZ5"],"itemData":{"id":397,"type":"article-journal","container-title":"Nature","DOI":"10.1038/329512a0","ISSN":"0028-0836, 1476-4687","issue":"6139","journalAbbreviation":"Nature","language":"en","page":"512-518","source":"DOI.org (Crossref)","title":"The foreign antigen binding site and T cell recognition regions of class I histocompatibility antigens","volume":"329","author":[{"family":"Bjorkman","given":"P. J."},{"family":"Saper","given":"M. A."},{"family":"Samraoui","given":"B."},{"family":"Bennett","given":"W. S."},{"family":"Strominger","given":"J. L."},{"family":"Wiley","given":"D. C."}],"issued":{"date-parts":[["1987",10]]}}}],"schema":"https://github.com/citation-style-language/schema/raw/master/csl-citation.json"} </w:instrText>
      </w:r>
      <w:r w:rsidR="008836A4">
        <w:rPr>
          <w:lang w:val="ru-RU"/>
        </w:rPr>
        <w:fldChar w:fldCharType="separate"/>
      </w:r>
      <w:r w:rsidR="008836A4" w:rsidRPr="0075779D">
        <w:rPr>
          <w:rFonts w:cs="Times New Roman"/>
          <w:lang w:val="ru-RU"/>
        </w:rPr>
        <w:t>[17]</w:t>
      </w:r>
      <w:r w:rsidR="008836A4">
        <w:rPr>
          <w:lang w:val="ru-RU"/>
        </w:rPr>
        <w:fldChar w:fldCharType="end"/>
      </w:r>
      <w:r w:rsidRPr="007A630F">
        <w:rPr>
          <w:lang w:val="ru-RU"/>
        </w:rPr>
        <w:t xml:space="preserve">. Ген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-микроглобулина не относится к генам МНС и расположен на 15 хромосоме.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-цепь связана с </w:t>
      </w:r>
      <m:oMath>
        <m:r>
          <w:rPr>
            <w:rFonts w:ascii="Cambria Math" w:hAnsi="Cambria Math"/>
          </w:rPr>
          <m:t>α</m:t>
        </m:r>
      </m:oMath>
      <w:r w:rsidRPr="007A630F">
        <w:rPr>
          <w:lang w:val="ru-RU"/>
        </w:rPr>
        <w:t xml:space="preserve">-цепью нековалентными взаимодействиями. Этот комплекс нестабилен, пока в пептидсвязывающей бороздке нет пептида. В </w:t>
      </w:r>
      <w:r w:rsidR="004046B8">
        <w:rPr>
          <w:lang w:val="ru-RU"/>
        </w:rPr>
        <w:t>эндоплазматическом ретикулуме (</w:t>
      </w:r>
      <w:r w:rsidRPr="007A630F">
        <w:rPr>
          <w:lang w:val="ru-RU"/>
        </w:rPr>
        <w:t>Э</w:t>
      </w:r>
      <w:r w:rsidR="00A07FED">
        <w:rPr>
          <w:lang w:val="ru-RU"/>
        </w:rPr>
        <w:t>П</w:t>
      </w:r>
      <w:r w:rsidRPr="007A630F">
        <w:rPr>
          <w:lang w:val="ru-RU"/>
        </w:rPr>
        <w:t>Р</w:t>
      </w:r>
      <w:r w:rsidR="004046B8">
        <w:rPr>
          <w:lang w:val="ru-RU"/>
        </w:rPr>
        <w:t>)</w:t>
      </w:r>
      <w:r w:rsidRPr="007A630F">
        <w:rPr>
          <w:lang w:val="ru-RU"/>
        </w:rPr>
        <w:t xml:space="preserve"> он стабилизируется шапероном кальнексином. Комплексы, которые презентируют слабоаффинные эпитопы, быстро диссоциируют на </w:t>
      </w:r>
      <w:r w:rsidR="00960AF7" w:rsidRPr="0075779D">
        <w:rPr>
          <w:rFonts w:cs="Times New Roman"/>
          <w:szCs w:val="28"/>
          <w:lang w:val="ru-RU"/>
        </w:rPr>
        <w:t>цитоплазматическ</w:t>
      </w:r>
      <w:r w:rsidR="00960AF7">
        <w:rPr>
          <w:rFonts w:cs="Times New Roman"/>
          <w:szCs w:val="28"/>
          <w:lang w:val="ru-RU"/>
        </w:rPr>
        <w:t>ую</w:t>
      </w:r>
      <w:r w:rsidR="00960AF7" w:rsidRPr="0075779D">
        <w:rPr>
          <w:rFonts w:cs="Times New Roman"/>
          <w:szCs w:val="28"/>
          <w:lang w:val="ru-RU"/>
        </w:rPr>
        <w:t xml:space="preserve"> мембран</w:t>
      </w:r>
      <w:r w:rsidR="00960AF7">
        <w:rPr>
          <w:rFonts w:cs="Times New Roman"/>
          <w:szCs w:val="28"/>
          <w:lang w:val="ru-RU"/>
        </w:rPr>
        <w:t>у</w:t>
      </w:r>
      <w:r w:rsidR="00960AF7" w:rsidRPr="007A630F">
        <w:rPr>
          <w:lang w:val="ru-RU"/>
        </w:rPr>
        <w:t xml:space="preserve"> </w:t>
      </w:r>
      <w:r w:rsidR="00960AF7">
        <w:rPr>
          <w:lang w:val="ru-RU"/>
        </w:rPr>
        <w:t>(</w:t>
      </w:r>
      <w:r w:rsidRPr="007A630F">
        <w:rPr>
          <w:lang w:val="ru-RU"/>
        </w:rPr>
        <w:t>ЦПМ</w:t>
      </w:r>
      <w:r w:rsidR="00960AF7">
        <w:rPr>
          <w:lang w:val="ru-RU"/>
        </w:rPr>
        <w:t>)</w:t>
      </w:r>
      <w:r w:rsidRPr="007A630F">
        <w:rPr>
          <w:lang w:val="ru-RU"/>
        </w:rPr>
        <w:t>, и цепи возвращаются обратно в ЭПР благодаря реакциям белкового разрушения, связан</w:t>
      </w:r>
      <w:r w:rsidR="004046B8">
        <w:rPr>
          <w:lang w:val="ru-RU"/>
        </w:rPr>
        <w:t>н</w:t>
      </w:r>
      <w:r w:rsidRPr="007A630F">
        <w:rPr>
          <w:lang w:val="ru-RU"/>
        </w:rPr>
        <w:t>ым с Э</w:t>
      </w:r>
      <w:r w:rsidR="00A07FED">
        <w:rPr>
          <w:lang w:val="ru-RU"/>
        </w:rPr>
        <w:t>П</w:t>
      </w:r>
      <w:r w:rsidRPr="007A630F">
        <w:rPr>
          <w:lang w:val="ru-RU"/>
        </w:rPr>
        <w:t>Р (</w:t>
      </w:r>
      <w:r>
        <w:t>endoplasmatic</w:t>
      </w:r>
      <w:r w:rsidRPr="007A630F">
        <w:rPr>
          <w:lang w:val="ru-RU"/>
        </w:rPr>
        <w:t xml:space="preserve"> </w:t>
      </w:r>
      <w:r>
        <w:t>reticulum</w:t>
      </w:r>
      <w:r w:rsidRPr="007A630F">
        <w:rPr>
          <w:lang w:val="ru-RU"/>
        </w:rPr>
        <w:t>-</w:t>
      </w:r>
      <w:r>
        <w:t>associated</w:t>
      </w:r>
      <w:r w:rsidRPr="007A630F">
        <w:rPr>
          <w:lang w:val="ru-RU"/>
        </w:rPr>
        <w:t xml:space="preserve"> </w:t>
      </w:r>
      <w:r>
        <w:t>protein</w:t>
      </w:r>
      <w:r w:rsidRPr="007A630F">
        <w:rPr>
          <w:lang w:val="ru-RU"/>
        </w:rPr>
        <w:t xml:space="preserve"> </w:t>
      </w:r>
      <w:r>
        <w:t>degradation</w:t>
      </w:r>
      <w:r w:rsidRPr="007A630F">
        <w:rPr>
          <w:lang w:val="ru-RU"/>
        </w:rPr>
        <w:t xml:space="preserve">, </w:t>
      </w:r>
      <w:r>
        <w:t>ERAD</w:t>
      </w:r>
      <w:r w:rsidRPr="007A630F">
        <w:rPr>
          <w:lang w:val="ru-RU"/>
        </w:rPr>
        <w:t>)</w:t>
      </w:r>
      <w:r w:rsidR="008836A4" w:rsidRPr="0075779D">
        <w:rPr>
          <w:lang w:val="ru-RU"/>
        </w:rPr>
        <w:t xml:space="preserve"> </w:t>
      </w:r>
      <w:r w:rsidR="008836A4">
        <w:rPr>
          <w:lang w:val="ru-RU"/>
        </w:rPr>
        <w:fldChar w:fldCharType="begin"/>
      </w:r>
      <w:r w:rsidR="008836A4">
        <w:rPr>
          <w:lang w:val="ru-RU"/>
        </w:rPr>
        <w:instrText xml:space="preserve"> ADDIN ZOTERO_ITEM CSL_CITATION {"citationID":"gzsMiG6P","properties":{"formattedCitation":"[18]","plainCitation":"[18]","noteIndex":0},"citationItems":[{"id":342,"uris":["http://zotero.org/users/10071278/items/7RC3V4XS"],"itemData":{"id":342,"type":"article-journal","container-title":"Nature Cell Biology","DOI":"10.1038/ncb0805-766","ISSN":"1465-7392, 1476-4679","issue":"8","journalAbbreviation":"Nat Cell Biol","language":"en","page":"766-772","source":"DOI.org (Crossref)","title":"ERAD: the long road to destruction","title-short":"ERAD","volume":"7","author":[{"family":"Meusser","given":"Birgit"},{"family":"Hirsch","given":"Christian"},{"family":"Jarosch","given":"Ernst"},{"family":"Sommer","given":"Thomas"}],"issued":{"date-parts":[["2005",8]]}}}],"schema":"https://github.com/citation-style-language/schema/raw/master/csl-citation.json"} </w:instrText>
      </w:r>
      <w:r w:rsidR="008836A4">
        <w:rPr>
          <w:lang w:val="ru-RU"/>
        </w:rPr>
        <w:fldChar w:fldCharType="separate"/>
      </w:r>
      <w:r w:rsidR="008836A4" w:rsidRPr="0075779D">
        <w:rPr>
          <w:rFonts w:cs="Times New Roman"/>
          <w:lang w:val="ru-RU"/>
        </w:rPr>
        <w:t>[18]</w:t>
      </w:r>
      <w:r w:rsidR="008836A4">
        <w:rPr>
          <w:lang w:val="ru-RU"/>
        </w:rPr>
        <w:fldChar w:fldCharType="end"/>
      </w:r>
      <w:r w:rsidRPr="007A630F">
        <w:rPr>
          <w:lang w:val="ru-RU"/>
        </w:rPr>
        <w:t>. Геометрия бороздки Бьоркман у МНС первого класса “закрытая”, поэтому в неё помещаются пептиды ограниченного размера, длиной 8-10 аминокислот</w:t>
      </w:r>
      <w:r w:rsidR="004046B8">
        <w:rPr>
          <w:lang w:val="ru-RU"/>
        </w:rPr>
        <w:t xml:space="preserve"> </w:t>
      </w:r>
      <w:r w:rsidR="008836A4">
        <w:rPr>
          <w:lang w:val="ru-RU"/>
        </w:rPr>
        <w:fldChar w:fldCharType="begin"/>
      </w:r>
      <w:r w:rsidR="008836A4">
        <w:rPr>
          <w:lang w:val="ru-RU"/>
        </w:rPr>
        <w:instrText xml:space="preserve"> ADDIN ZOTERO_ITEM CSL_CITATION {"citationID":"wbjPlTtD","properties":{"formattedCitation":"[19]","plainCitation":"[19]","noteIndex":0},"citationItems":[{"id":393,"uris":["http://zotero.org/users/10071278/items/AY6UJNVW"],"itemData":{"id":393,"type":"article-journal","abstract":"Abstract\n            HLA class I–binding predictions are widely used to identify candidate peptide targets of human CD8+ T cell responses. Many such approaches focus exclusively on a limited range of peptide lengths, typically 9 aa and sometimes 9–10 aa, despite multiple examples of dominant epitopes of other lengths. In this study, we examined whether epitope predictions can be improved by incorporating the natural length distribution of HLA class I ligands. We found that, although different HLA alleles have diverse length-binding preferences, the length profiles of ligands that are naturally presented by these alleles are much more homogeneous. We hypothesized that this is due to a defined length profile of peptides available for HLA binding in the endoplasmic reticulum. Based on this, we created a model of HLA allele–specific ligand length profiles and demonstrate how this model, in combination with HLA-binding predictions, greatly improves comprehensive identification of CD8+ T cell epitopes.","container-title":"The Journal of Immunology","DOI":"10.4049/jimmunol.1501721","ISSN":"0022-1767, 1550-6606","issue":"4","language":"en","page":"1480-1487","source":"DOI.org (Crossref)","title":"The Length Distribution of Class I–Restricted T Cell Epitopes Is Determined by Both Peptide Supply and MHC Allele–Specific Binding Preference","volume":"196","author":[{"family":"Trolle","given":"Thomas"},{"family":"McMurtrey","given":"Curtis P."},{"family":"Sidney","given":"John"},{"family":"Bardet","given":"Wilfried"},{"family":"Osborn","given":"Sean C."},{"family":"Kaever","given":"Thomas"},{"family":"Sette","given":"Alessandro"},{"family":"Hildebrand","given":"William H."},{"family":"Nielsen","given":"Morten"},{"family":"Peters","given":"Bjoern"}],"issued":{"date-parts":[["2016",2,15]]}}}],"schema":"https://github.com/citation-style-language/schema/raw/master/csl-citation.json"} </w:instrText>
      </w:r>
      <w:r w:rsidR="008836A4">
        <w:rPr>
          <w:lang w:val="ru-RU"/>
        </w:rPr>
        <w:fldChar w:fldCharType="separate"/>
      </w:r>
      <w:r w:rsidR="008836A4" w:rsidRPr="00387ECF">
        <w:rPr>
          <w:rFonts w:cs="Times New Roman"/>
          <w:lang w:val="ru-RU"/>
        </w:rPr>
        <w:t>[19]</w:t>
      </w:r>
      <w:r w:rsidR="008836A4">
        <w:rPr>
          <w:lang w:val="ru-RU"/>
        </w:rPr>
        <w:fldChar w:fldCharType="end"/>
      </w:r>
      <w:r w:rsidRPr="007A630F">
        <w:rPr>
          <w:lang w:val="ru-RU"/>
        </w:rPr>
        <w:t xml:space="preserve">. МНС второго класса представляет из себя гетеродимер. Обе цепи, </w:t>
      </w:r>
      <m:oMath>
        <m:r>
          <w:rPr>
            <w:rFonts w:ascii="Cambria Math" w:hAnsi="Cambria Math"/>
          </w:rPr>
          <m:t>α</m:t>
        </m:r>
      </m:oMath>
      <w:r w:rsidRPr="007A630F">
        <w:rPr>
          <w:lang w:val="ru-RU"/>
        </w:rPr>
        <w:t xml:space="preserve"> и </w:t>
      </w:r>
      <m:oMath>
        <m:r>
          <w:rPr>
            <w:rFonts w:ascii="Cambria Math" w:hAnsi="Cambria Math"/>
          </w:rPr>
          <m:t>β</m:t>
        </m:r>
      </m:oMath>
      <w:r w:rsidRPr="007A630F">
        <w:rPr>
          <w:lang w:val="ru-RU"/>
        </w:rPr>
        <w:t xml:space="preserve">, имеют по два домена и связаны между собой нековалентными связями. </w:t>
      </w:r>
      <w:r w:rsidRPr="007A630F">
        <w:rPr>
          <w:lang w:val="ru-RU"/>
        </w:rPr>
        <w:lastRenderedPageBreak/>
        <w:t xml:space="preserve">Пептидсвязывающую бороздку формируют </w:t>
      </w:r>
      <m:oMath>
        <m:sSub>
          <m:sSubPr>
            <m:ctrlPr>
              <w:rPr>
                <w:rFonts w:ascii="Cambria Math" w:hAnsi="Cambria Math"/>
              </w:rPr>
            </m:ctrlPr>
          </m:sSubPr>
          <m:e>
            <m:r>
              <w:rPr>
                <w:rFonts w:ascii="Cambria Math" w:hAnsi="Cambria Math"/>
              </w:rPr>
              <m:t>α</m:t>
            </m:r>
          </m:e>
          <m:sub>
            <m:r>
              <w:rPr>
                <w:rFonts w:ascii="Cambria Math" w:hAnsi="Cambria Math"/>
                <w:lang w:val="ru-RU"/>
              </w:rPr>
              <m:t>1</m:t>
            </m:r>
          </m:sub>
        </m:sSub>
      </m:oMath>
      <w:r w:rsidRPr="007A630F">
        <w:rPr>
          <w:lang w:val="ru-RU"/>
        </w:rPr>
        <w:t xml:space="preserve"> и </w:t>
      </w:r>
      <m:oMath>
        <m:sSub>
          <m:sSubPr>
            <m:ctrlPr>
              <w:rPr>
                <w:rFonts w:ascii="Cambria Math" w:hAnsi="Cambria Math"/>
              </w:rPr>
            </m:ctrlPr>
          </m:sSubPr>
          <m:e>
            <m:r>
              <w:rPr>
                <w:rFonts w:ascii="Cambria Math" w:hAnsi="Cambria Math"/>
              </w:rPr>
              <m:t>β</m:t>
            </m:r>
          </m:e>
          <m:sub>
            <m:r>
              <w:rPr>
                <w:rFonts w:ascii="Cambria Math" w:hAnsi="Cambria Math"/>
                <w:lang w:val="ru-RU"/>
              </w:rPr>
              <m:t>1</m:t>
            </m:r>
          </m:sub>
        </m:sSub>
      </m:oMath>
      <w:r w:rsidRPr="007A630F">
        <w:rPr>
          <w:lang w:val="ru-RU"/>
        </w:rPr>
        <w:t xml:space="preserve"> домены</w:t>
      </w:r>
      <w:r w:rsidR="008836A4" w:rsidRPr="0075779D">
        <w:rPr>
          <w:lang w:val="ru-RU"/>
        </w:rPr>
        <w:t xml:space="preserve"> </w:t>
      </w:r>
      <w:r w:rsidR="008836A4">
        <w:rPr>
          <w:lang w:val="ru-RU"/>
        </w:rPr>
        <w:fldChar w:fldCharType="begin"/>
      </w:r>
      <w:r w:rsidR="008836A4">
        <w:rPr>
          <w:lang w:val="ru-RU"/>
        </w:rPr>
        <w:instrText xml:space="preserve"> ADDIN ZOTERO_ITEM CSL_CITATION {"citationID":"MzSy3Wla","properties":{"formattedCitation":"[20]","plainCitation":"[20]","noteIndex":0},"citationItems":[{"id":408,"uris":["http://zotero.org/users/10071278/items/QAM8G3EJ"],"itemData":{"id":408,"type":"article-journal","container-title":"Current Opinion in Structural Biology","DOI":"10.1016/0959-440X(94)90266-6","ISSN":"0959440X","issue":"6","journalAbbreviation":"Current Opinion in Structural Biology","language":"en","page":"852-856","source":"DOI.org (Crossref)","title":"Structures of two classes of MHC molecules elucidated: crucial differences and similarities","title-short":"Structures of two classes of MHC molecules elucidated","volume":"4","author":[{"family":"Bjorkman","given":"Pamela J."},{"family":"Burmeister","given":"Wilhelm P."}],"issued":{"date-parts":[["1994",1]]}}}],"schema":"https://github.com/citation-style-language/schema/raw/master/csl-citation.json"} </w:instrText>
      </w:r>
      <w:r w:rsidR="008836A4">
        <w:rPr>
          <w:lang w:val="ru-RU"/>
        </w:rPr>
        <w:fldChar w:fldCharType="separate"/>
      </w:r>
      <w:r w:rsidR="008836A4" w:rsidRPr="008836A4">
        <w:rPr>
          <w:rFonts w:cs="Times New Roman"/>
          <w:lang w:val="ru-RU"/>
        </w:rPr>
        <w:t>[20]</w:t>
      </w:r>
      <w:r w:rsidR="008836A4">
        <w:rPr>
          <w:lang w:val="ru-RU"/>
        </w:rPr>
        <w:fldChar w:fldCharType="end"/>
      </w:r>
      <w:r w:rsidRPr="007A630F">
        <w:rPr>
          <w:lang w:val="ru-RU"/>
        </w:rPr>
        <w:t>, и она, в отличии от МНС первого класса, “открытая”, поэтому в неё помещаются более длинные пептиды. Обычно длина пептидов, презентируемых на МНС второго класса, колеблется от 12 до 25 аминокислот</w:t>
      </w:r>
      <w:r w:rsidR="000B7CEC">
        <w:rPr>
          <w:lang w:val="ru-RU"/>
        </w:rPr>
        <w:t xml:space="preserve"> </w:t>
      </w:r>
      <w:r w:rsidR="008836A4">
        <w:rPr>
          <w:lang w:val="ru-RU"/>
        </w:rPr>
        <w:fldChar w:fldCharType="begin"/>
      </w:r>
      <w:r w:rsidR="008836A4">
        <w:rPr>
          <w:lang w:val="ru-RU"/>
        </w:rPr>
        <w:instrText xml:space="preserve"> ADDIN ZOTERO_ITEM CSL_CITATION {"citationID":"VLqaCjkz","properties":{"formattedCitation":"[21]","plainCitation":"[21]","noteIndex":0},"citationItems":[{"id":407,"uris":["http://zotero.org/users/10071278/items/58QGZ55W"],"itemData":{"id":407,"type":"chapter","container-title":"Handbook of Pharmacogenomics and Stratified Medicine","ISBN":"978-0-12-386882-4","language":"en","note":"DOI: 10.1016/B978-0-12-386882-4.00021-9","page":"437-465","publisher":"Elsevier","source":"DOI.org (Crossref)","title":"HLA and the Pharmacogenomics of Drug Hypersensitivity","URL":"https://linkinghub.elsevier.com/retrieve/pii/B9780123868824000219","author":[{"family":"White","given":"Katie D."},{"family":"Gaudieri","given":"Silvana"},{"family":"Phillips","given":"Elizabeth J."}],"accessed":{"date-parts":[["2023",2,27]]},"issued":{"date-parts":[["2014"]]}}}],"schema":"https://github.com/citation-style-language/schema/raw/master/csl-citation.json"} </w:instrText>
      </w:r>
      <w:r w:rsidR="008836A4">
        <w:rPr>
          <w:lang w:val="ru-RU"/>
        </w:rPr>
        <w:fldChar w:fldCharType="separate"/>
      </w:r>
      <w:r w:rsidR="008836A4" w:rsidRPr="008836A4">
        <w:rPr>
          <w:rFonts w:cs="Times New Roman"/>
          <w:lang w:val="ru-RU"/>
        </w:rPr>
        <w:t>[21]</w:t>
      </w:r>
      <w:r w:rsidR="008836A4">
        <w:rPr>
          <w:lang w:val="ru-RU"/>
        </w:rPr>
        <w:fldChar w:fldCharType="end"/>
      </w:r>
      <w:r w:rsidRPr="007A630F">
        <w:rPr>
          <w:lang w:val="ru-RU"/>
        </w:rPr>
        <w:t>. Как и МНС первого класса, МНС второго класса нестабилен без эпитопа.</w:t>
      </w:r>
    </w:p>
    <w:p w14:paraId="33EB7A46" w14:textId="5B6F9E39" w:rsidR="005C4AD5" w:rsidRPr="007A630F" w:rsidRDefault="00BF5734">
      <w:pPr>
        <w:pStyle w:val="a0"/>
        <w:rPr>
          <w:lang w:val="ru-RU"/>
        </w:rPr>
      </w:pPr>
      <w:r w:rsidRPr="007A630F">
        <w:rPr>
          <w:lang w:val="ru-RU"/>
        </w:rPr>
        <w:t xml:space="preserve">Структуру пептидсвязывающей бороздки у МНС первого класса можно разделить на 6 карманов, причем крайние карманы А и </w:t>
      </w:r>
      <w:r>
        <w:t>F</w:t>
      </w:r>
      <w:r w:rsidRPr="007A630F">
        <w:rPr>
          <w:lang w:val="ru-RU"/>
        </w:rPr>
        <w:t xml:space="preserve"> отличаются консервативностью</w:t>
      </w:r>
      <w:r w:rsidR="00A07FED">
        <w:rPr>
          <w:lang w:val="ru-RU"/>
        </w:rPr>
        <w:t xml:space="preserve"> </w:t>
      </w:r>
      <w:r w:rsidR="008836A4">
        <w:rPr>
          <w:lang w:val="ru-RU"/>
        </w:rPr>
        <w:fldChar w:fldCharType="begin"/>
      </w:r>
      <w:r w:rsidR="008836A4">
        <w:rPr>
          <w:lang w:val="ru-RU"/>
        </w:rPr>
        <w:instrText xml:space="preserve"> ADDIN ZOTERO_ITEM CSL_CITATION {"citationID":"2tcVTqqI","properties":{"formattedCitation":"[22]","plainCitation":"[22]","noteIndex":0},"citationItems":[{"id":390,"uris":["http://zotero.org/users/10071278/items/P53TJWEF"],"itemData":{"id":390,"type":"article-journal","container-title":"Science","DOI":"10.1126/science.1323878","ISSN":"0036-8075, 1095-9203","issue":"5072","journalAbbreviation":"Science","language":"en","page":"927-934","source":"DOI.org (Crossref)","title":"Emerging Principles for the Recognition of Peptide Antigens by MHC Class I Molecules","volume":"257","author":[{"family":"Matsumura","given":"Masazumi"},{"family":"Fremont","given":"Daved H."},{"family":"Peterson","given":"Per A."},{"family":"Wilson","given":"lan A."}],"issued":{"date-parts":[["1992",8,14]]}}}],"schema":"https://github.com/citation-style-language/schema/raw/master/csl-citation.json"} </w:instrText>
      </w:r>
      <w:r w:rsidR="008836A4">
        <w:rPr>
          <w:lang w:val="ru-RU"/>
        </w:rPr>
        <w:fldChar w:fldCharType="separate"/>
      </w:r>
      <w:r w:rsidR="008836A4" w:rsidRPr="00387ECF">
        <w:rPr>
          <w:rFonts w:cs="Times New Roman"/>
          <w:lang w:val="ru-RU"/>
        </w:rPr>
        <w:t>[22]</w:t>
      </w:r>
      <w:r w:rsidR="008836A4">
        <w:rPr>
          <w:lang w:val="ru-RU"/>
        </w:rPr>
        <w:fldChar w:fldCharType="end"/>
      </w:r>
      <w:r w:rsidRPr="007A630F">
        <w:rPr>
          <w:lang w:val="ru-RU"/>
        </w:rPr>
        <w:t xml:space="preserve">. Поэтому для связывания с МНС первого класса важную роль играют </w:t>
      </w:r>
      <w:r>
        <w:t>N</w:t>
      </w:r>
      <w:r w:rsidRPr="007A630F">
        <w:rPr>
          <w:lang w:val="ru-RU"/>
        </w:rPr>
        <w:t xml:space="preserve">-концевые и </w:t>
      </w:r>
      <w:r>
        <w:t>C</w:t>
      </w:r>
      <w:r w:rsidRPr="007A630F">
        <w:rPr>
          <w:lang w:val="ru-RU"/>
        </w:rPr>
        <w:t>-концевые остатки, которые связываются с крайними карманами. От силы</w:t>
      </w:r>
      <w:r w:rsidR="008836A4" w:rsidRPr="0075779D">
        <w:rPr>
          <w:lang w:val="ru-RU"/>
        </w:rPr>
        <w:t xml:space="preserve">, </w:t>
      </w:r>
      <w:r w:rsidR="008836A4">
        <w:rPr>
          <w:lang w:val="ru-RU"/>
        </w:rPr>
        <w:t>характера</w:t>
      </w:r>
      <w:r w:rsidRPr="007A630F">
        <w:rPr>
          <w:lang w:val="ru-RU"/>
        </w:rPr>
        <w:t xml:space="preserve"> нековалентных взаимодействий этих карманов с некоторыми остатками пептида, которые называют якорными, зависит спектр связываемых эпитопов этим МНС. В зависимости от аллеля МНС может быть дополнительные первичные якорные остатки. Между ними могут находиться аминокислотные остатки с сильно </w:t>
      </w:r>
      <w:r w:rsidR="00EA60B1">
        <w:rPr>
          <w:lang w:val="ru-RU"/>
        </w:rPr>
        <w:t>различающимися</w:t>
      </w:r>
      <w:r w:rsidRPr="007A630F">
        <w:rPr>
          <w:lang w:val="ru-RU"/>
        </w:rPr>
        <w:t xml:space="preserve"> физико-химическим свойствами. У МНС второго класса якорные остатки могут быть расположены на различном удалении друг от друга</w:t>
      </w:r>
      <w:r w:rsidR="00EA60B1">
        <w:rPr>
          <w:lang w:val="ru-RU"/>
        </w:rPr>
        <w:t>.</w:t>
      </w:r>
      <w:r w:rsidRPr="007A630F">
        <w:rPr>
          <w:lang w:val="ru-RU"/>
        </w:rPr>
        <w:t xml:space="preserve"> </w:t>
      </w:r>
      <w:r w:rsidR="00EA60B1">
        <w:rPr>
          <w:lang w:val="ru-RU"/>
        </w:rPr>
        <w:t>К</w:t>
      </w:r>
      <w:r w:rsidR="00EA60B1" w:rsidRPr="007A630F">
        <w:rPr>
          <w:lang w:val="ru-RU"/>
        </w:rPr>
        <w:t>роме этого,</w:t>
      </w:r>
      <w:r w:rsidRPr="007A630F">
        <w:rPr>
          <w:lang w:val="ru-RU"/>
        </w:rPr>
        <w:t xml:space="preserve"> пептид может выходить за пределы пептидсвязывающей бороздки, следовательно, в его связывании также участвуют и другие структуры белка</w:t>
      </w:r>
      <w:r w:rsidR="00A07FED">
        <w:rPr>
          <w:lang w:val="ru-RU"/>
        </w:rPr>
        <w:t xml:space="preserve"> </w:t>
      </w:r>
      <w:r w:rsidR="00EA60B1">
        <w:rPr>
          <w:lang w:val="ru-RU"/>
        </w:rPr>
        <w:fldChar w:fldCharType="begin"/>
      </w:r>
      <w:r w:rsidR="00EA60B1">
        <w:rPr>
          <w:lang w:val="ru-RU"/>
        </w:rPr>
        <w:instrText xml:space="preserve"> ADDIN ZOTERO_ITEM CSL_CITATION {"citationID":"JfR5LApM","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EA60B1">
        <w:rPr>
          <w:lang w:val="ru-RU"/>
        </w:rPr>
        <w:fldChar w:fldCharType="separate"/>
      </w:r>
      <w:r w:rsidR="00EA60B1" w:rsidRPr="0075779D">
        <w:rPr>
          <w:rFonts w:cs="Times New Roman"/>
          <w:lang w:val="ru-RU"/>
        </w:rPr>
        <w:t>[12]</w:t>
      </w:r>
      <w:r w:rsidR="00EA60B1">
        <w:rPr>
          <w:lang w:val="ru-RU"/>
        </w:rPr>
        <w:fldChar w:fldCharType="end"/>
      </w:r>
      <w:r w:rsidRPr="007A630F">
        <w:rPr>
          <w:lang w:val="ru-RU"/>
        </w:rPr>
        <w:t>.</w:t>
      </w:r>
    </w:p>
    <w:p w14:paraId="6BBEA54C" w14:textId="23F34699" w:rsidR="005C4AD5" w:rsidRPr="007A630F" w:rsidRDefault="00BF5734">
      <w:pPr>
        <w:pStyle w:val="a0"/>
        <w:rPr>
          <w:lang w:val="ru-RU"/>
        </w:rPr>
      </w:pPr>
      <w:r w:rsidRPr="007A630F">
        <w:rPr>
          <w:lang w:val="ru-RU"/>
        </w:rPr>
        <w:t xml:space="preserve">МНС двух классов презентируют свой пептид разным клеткам: МНС первого класса презентирует пептиды, распознаваемые </w:t>
      </w:r>
      <w:r>
        <w:t>CD</w:t>
      </w:r>
      <w:r w:rsidRPr="007A630F">
        <w:rPr>
          <w:lang w:val="ru-RU"/>
        </w:rPr>
        <w:t>8</w:t>
      </w:r>
      <w:r w:rsidRPr="007A630F">
        <w:rPr>
          <w:vertAlign w:val="superscript"/>
          <w:lang w:val="ru-RU"/>
        </w:rPr>
        <w:t>+</w:t>
      </w:r>
      <w:r w:rsidRPr="007A630F">
        <w:rPr>
          <w:lang w:val="ru-RU"/>
        </w:rPr>
        <w:t xml:space="preserve"> лимфоцитами</w:t>
      </w:r>
      <w:r w:rsidR="00EA60B1">
        <w:rPr>
          <w:lang w:val="ru-RU"/>
        </w:rPr>
        <w:t>, известные также как Т-киллеры</w:t>
      </w:r>
      <w:r w:rsidRPr="007A630F">
        <w:rPr>
          <w:lang w:val="ru-RU"/>
        </w:rPr>
        <w:t xml:space="preserve">, а МНС второго класса - </w:t>
      </w:r>
      <w:r>
        <w:t>CD</w:t>
      </w:r>
      <w:r w:rsidRPr="007A630F">
        <w:rPr>
          <w:lang w:val="ru-RU"/>
        </w:rPr>
        <w:t>4</w:t>
      </w:r>
      <w:r w:rsidRPr="007A630F">
        <w:rPr>
          <w:vertAlign w:val="superscript"/>
          <w:lang w:val="ru-RU"/>
        </w:rPr>
        <w:t>+</w:t>
      </w:r>
      <w:r w:rsidRPr="007A630F">
        <w:rPr>
          <w:lang w:val="ru-RU"/>
        </w:rPr>
        <w:t xml:space="preserve"> лимфоцитам</w:t>
      </w:r>
      <w:r w:rsidR="00EA60B1">
        <w:rPr>
          <w:lang w:val="ru-RU"/>
        </w:rPr>
        <w:t xml:space="preserve"> (Т-хелперы)</w:t>
      </w:r>
      <w:r w:rsidR="00A07FED">
        <w:rPr>
          <w:lang w:val="ru-RU"/>
        </w:rPr>
        <w:t xml:space="preserve"> </w:t>
      </w:r>
      <w:r w:rsidR="00EA60B1">
        <w:rPr>
          <w:lang w:val="ru-RU"/>
        </w:rPr>
        <w:fldChar w:fldCharType="begin"/>
      </w:r>
      <w:r w:rsidR="00EA60B1">
        <w:rPr>
          <w:lang w:val="ru-RU"/>
        </w:rPr>
        <w:instrText xml:space="preserve"> ADDIN ZOTERO_ITEM CSL_CITATION {"citationID":"5aNCaEEB","properties":{"formattedCitation":"[23]","plainCitation":"[23]","noteIndex":0},"citationItems":[{"id":510,"uris":["http://zotero.org/users/10071278/items/RCYUDP89"],"itemData":{"id":510,"type":"article-journal","container-title":"Current Opinion in Structural Biology","DOI":"10.1016/0959-440X(94)90266-6","issue":"6","page":"852–856","title":"Structures of two classes of MHC molecules elucidated: crucial differences and similarities","volume":"4","author":[{"family":"Bjorkman","given":"Pamela J."},{"family":"Burmeister","given":"Wilhelm P."}],"issued":{"date-parts":[["1994"]]}}}],"schema":"https://github.com/citation-style-language/schema/raw/master/csl-citation.json"} </w:instrText>
      </w:r>
      <w:r w:rsidR="00EA60B1">
        <w:rPr>
          <w:lang w:val="ru-RU"/>
        </w:rPr>
        <w:fldChar w:fldCharType="separate"/>
      </w:r>
      <w:r w:rsidR="00EA60B1" w:rsidRPr="0075779D">
        <w:rPr>
          <w:rFonts w:cs="Times New Roman"/>
          <w:lang w:val="ru-RU"/>
        </w:rPr>
        <w:t>[23]</w:t>
      </w:r>
      <w:r w:rsidR="00EA60B1">
        <w:rPr>
          <w:lang w:val="ru-RU"/>
        </w:rPr>
        <w:fldChar w:fldCharType="end"/>
      </w:r>
      <w:r w:rsidRPr="007A630F">
        <w:rPr>
          <w:lang w:val="ru-RU"/>
        </w:rPr>
        <w:t>. МНС первого класса эксп</w:t>
      </w:r>
      <w:r w:rsidR="004923B4">
        <w:rPr>
          <w:lang w:val="ru-RU"/>
        </w:rPr>
        <w:t>р</w:t>
      </w:r>
      <w:r w:rsidRPr="007A630F">
        <w:rPr>
          <w:lang w:val="ru-RU"/>
        </w:rPr>
        <w:t>ессир</w:t>
      </w:r>
      <w:r w:rsidR="004923B4">
        <w:rPr>
          <w:lang w:val="ru-RU"/>
        </w:rPr>
        <w:t>уется</w:t>
      </w:r>
      <w:r w:rsidRPr="007A630F">
        <w:rPr>
          <w:lang w:val="ru-RU"/>
        </w:rPr>
        <w:t xml:space="preserve"> практически на всех ядросодержащих клетках организма</w:t>
      </w:r>
      <w:r w:rsidR="00A07FED">
        <w:rPr>
          <w:lang w:val="ru-RU"/>
        </w:rPr>
        <w:t xml:space="preserve"> </w:t>
      </w:r>
      <w:r w:rsidR="00EA60B1">
        <w:rPr>
          <w:lang w:val="ru-RU"/>
        </w:rPr>
        <w:fldChar w:fldCharType="begin"/>
      </w:r>
      <w:r w:rsidR="00EA60B1">
        <w:rPr>
          <w:lang w:val="ru-RU"/>
        </w:rPr>
        <w:instrText xml:space="preserve"> ADDIN ZOTERO_ITEM CSL_CITATION {"citationID":"1syJgp6V","properties":{"formattedCitation":"[24]","plainCitation":"[24]","noteIndex":0},"citationItems":[{"id":385,"uris":["http://zotero.org/users/10071278/items/EGWWZW4N"],"itemData":{"id":385,"type":"article-journal","container-title":"Immunology","DOI":"10.1046/j.1365-2567.2003.01738.x","ISSN":"0019-2805, 1365-2567","issue":"2","journalAbbreviation":"Immunology","language":"en","page":"163-169","source":"DOI.org (Crossref)","title":"The MHC class I antigen presentation pathway: strategies for viral immune evasion","title-short":"The MHC class I antigen presentation pathway","volume":"110","author":[{"family":"Hewitt","given":"Eric W."}],"issued":{"date-parts":[["2003",10]]}}}],"schema":"https://github.com/citation-style-language/schema/raw/master/csl-citation.json"} </w:instrText>
      </w:r>
      <w:r w:rsidR="00EA60B1">
        <w:rPr>
          <w:lang w:val="ru-RU"/>
        </w:rPr>
        <w:fldChar w:fldCharType="separate"/>
      </w:r>
      <w:r w:rsidR="00EA60B1" w:rsidRPr="0075779D">
        <w:rPr>
          <w:rFonts w:cs="Times New Roman"/>
          <w:lang w:val="ru-RU"/>
        </w:rPr>
        <w:t>[24]</w:t>
      </w:r>
      <w:r w:rsidR="00EA60B1">
        <w:rPr>
          <w:lang w:val="ru-RU"/>
        </w:rPr>
        <w:fldChar w:fldCharType="end"/>
      </w:r>
      <w:r w:rsidRPr="007A630F">
        <w:rPr>
          <w:lang w:val="ru-RU"/>
        </w:rPr>
        <w:t xml:space="preserve">. Единственное исключение - клетки ворсинчатого трофобласта. Показано, что экспрессия классических аллелей МНС </w:t>
      </w:r>
      <w:r>
        <w:t>I</w:t>
      </w:r>
      <w:r w:rsidRPr="007A630F">
        <w:rPr>
          <w:lang w:val="ru-RU"/>
        </w:rPr>
        <w:t xml:space="preserve"> на них приводит к иммуноопосредованному аборту</w:t>
      </w:r>
      <w:r w:rsidR="00A07FED">
        <w:rPr>
          <w:lang w:val="ru-RU"/>
        </w:rPr>
        <w:t xml:space="preserve"> </w:t>
      </w:r>
      <w:r w:rsidR="00EA60B1">
        <w:rPr>
          <w:lang w:val="ru-RU"/>
        </w:rPr>
        <w:fldChar w:fldCharType="begin"/>
      </w:r>
      <w:r w:rsidR="00EA60B1">
        <w:rPr>
          <w:lang w:val="ru-RU"/>
        </w:rPr>
        <w:instrText xml:space="preserve"> ADDIN ZOTERO_ITEM CSL_CITATION {"citationID":"pd5q0a2R","properties":{"formattedCitation":"[25]","plainCitation":"[25]","noteIndex":0},"citationItems":[{"id":384,"uris":["http://zotero.org/users/10071278/items/C7PFFLBA"],"itemData":{"id":384,"type":"article-journal","container-title":"Biology of Reproduction","DOI":"10.1095/biolreprod.115.136523","ISSN":"0006-3363, 1529-7268","issue":"2","journalAbbreviation":"Biology of Reproduction","language":"en","page":"39-39","source":"DOI.org (Crossref)","title":"Trophoblast Major Histocompatibility Complex Class I Expression Is Associated with Immune-Mediated Rejection of Bovine Fetuses Produced by Cloning","volume":"95","author":[{"family":"Rutigliano","given":"H. M."},{"family":"Thomas","given":"A. J."},{"family":"Wilhelm","given":"A."},{"family":"Sessions","given":"B. R."},{"family":"Hicks","given":"B. A."},{"family":"Schlafer","given":"D. H."},{"family":"White","given":"K. L."},{"family":"Davies","given":"C. J."}],"issued":{"date-parts":[["2016",8,18]]}}}],"schema":"https://github.com/citation-style-language/schema/raw/master/csl-citation.json"} </w:instrText>
      </w:r>
      <w:r w:rsidR="00EA60B1">
        <w:rPr>
          <w:lang w:val="ru-RU"/>
        </w:rPr>
        <w:fldChar w:fldCharType="separate"/>
      </w:r>
      <w:r w:rsidR="00EA60B1" w:rsidRPr="00EA60B1">
        <w:rPr>
          <w:rFonts w:cs="Times New Roman"/>
          <w:lang w:val="ru-RU"/>
        </w:rPr>
        <w:t>[25]</w:t>
      </w:r>
      <w:r w:rsidR="00EA60B1">
        <w:rPr>
          <w:lang w:val="ru-RU"/>
        </w:rPr>
        <w:fldChar w:fldCharType="end"/>
      </w:r>
      <w:r w:rsidRPr="007A630F">
        <w:rPr>
          <w:lang w:val="ru-RU"/>
        </w:rPr>
        <w:t xml:space="preserve">. МНС второго класса экспрессируются конституциально клетками иммунной системы, в особенности антигенпрезентирующими клетками: дендритными </w:t>
      </w:r>
      <w:r w:rsidRPr="007A630F">
        <w:rPr>
          <w:lang w:val="ru-RU"/>
        </w:rPr>
        <w:lastRenderedPageBreak/>
        <w:t xml:space="preserve">клетками, макрофагами, В-лимфоцитами, эпителиальными клетками тимуса, но их экспрессия может быть индуцирована </w:t>
      </w:r>
      <w:r>
        <w:t>IFN</w:t>
      </w:r>
      <w:r w:rsidRPr="007A630F">
        <w:rPr>
          <w:lang w:val="ru-RU"/>
        </w:rPr>
        <w:t>-</w:t>
      </w:r>
      <m:oMath>
        <m:r>
          <w:rPr>
            <w:rFonts w:ascii="Cambria Math" w:hAnsi="Cambria Math"/>
          </w:rPr>
          <m:t>γ</m:t>
        </m:r>
      </m:oMath>
      <w:r w:rsidRPr="007A630F">
        <w:rPr>
          <w:lang w:val="ru-RU"/>
        </w:rPr>
        <w:t xml:space="preserve"> на остальных клетках</w:t>
      </w:r>
      <w:r w:rsidR="00A07FED">
        <w:rPr>
          <w:lang w:val="ru-RU"/>
        </w:rPr>
        <w:t xml:space="preserve"> </w:t>
      </w:r>
      <w:r w:rsidR="009E036F">
        <w:rPr>
          <w:lang w:val="ru-RU"/>
        </w:rPr>
        <w:fldChar w:fldCharType="begin"/>
      </w:r>
      <w:r w:rsidR="009E036F">
        <w:rPr>
          <w:lang w:val="ru-RU"/>
        </w:rPr>
        <w:instrText xml:space="preserve"> ADDIN ZOTERO_ITEM CSL_CITATION {"citationID":"42HWkVBN","properties":{"formattedCitation":"[26]","plainCitation":"[26]","noteIndex":0},"citationItems":[{"id":387,"uris":["http://zotero.org/users/10071278/items/8T5JEIYC"],"itemData":{"id":387,"type":"article-journal","container-title":"Cell","DOI":"10.1016/S0092-8674(02)00696-7","ISSN":"00928674","issue":"2","journalAbbreviation":"Cell","language":"en","page":"S21-S33","source":"DOI.org (Crossref)","title":"Genetic Control of MHC Class II Expression","volume":"109","author":[{"family":"Ting","given":"Jenny Pan-Yun"},{"family":"Trowsdale","given":"John"}],"issued":{"date-parts":[["2002",4]]}}}],"schema":"https://github.com/citation-style-language/schema/raw/master/csl-citation.json"} </w:instrText>
      </w:r>
      <w:r w:rsidR="009E036F">
        <w:rPr>
          <w:lang w:val="ru-RU"/>
        </w:rPr>
        <w:fldChar w:fldCharType="separate"/>
      </w:r>
      <w:r w:rsidR="009E036F" w:rsidRPr="009E036F">
        <w:rPr>
          <w:rFonts w:cs="Times New Roman"/>
          <w:lang w:val="ru-RU"/>
        </w:rPr>
        <w:t>[26]</w:t>
      </w:r>
      <w:r w:rsidR="009E036F">
        <w:rPr>
          <w:lang w:val="ru-RU"/>
        </w:rPr>
        <w:fldChar w:fldCharType="end"/>
      </w:r>
      <w:r w:rsidRPr="007A630F">
        <w:rPr>
          <w:lang w:val="ru-RU"/>
        </w:rPr>
        <w:t>.</w:t>
      </w:r>
    </w:p>
    <w:p w14:paraId="17A8946E" w14:textId="0F9EBAAA" w:rsidR="00BF5734" w:rsidRDefault="00BF5734" w:rsidP="00387ECF">
      <w:pPr>
        <w:pStyle w:val="a0"/>
        <w:rPr>
          <w:rFonts w:eastAsiaTheme="majorEastAsia" w:cstheme="majorBidi"/>
          <w:color w:val="000000" w:themeColor="text1"/>
          <w:sz w:val="32"/>
          <w:szCs w:val="32"/>
          <w:lang w:val="ru-RU"/>
        </w:rPr>
      </w:pPr>
      <w:r w:rsidRPr="007A630F">
        <w:rPr>
          <w:lang w:val="ru-RU"/>
        </w:rPr>
        <w:t>От локализации патогена зависит, на каком МНС будут презентироваться его антигены. Например, разрушенные белки цитозольных патогенов - вирусов, некоторых бактерий - транспортируются в ЭПР и там встраиваются в вновь синтезированные МНС первого класса и оттуда готовые комплексы доставляются на цитоплазматическую мембрану</w:t>
      </w:r>
      <w:r w:rsidR="009E036F" w:rsidRPr="0075779D">
        <w:rPr>
          <w:lang w:val="ru-RU"/>
        </w:rPr>
        <w:t xml:space="preserve"> </w:t>
      </w:r>
      <w:r w:rsidR="009E036F">
        <w:rPr>
          <w:lang w:val="ru-RU"/>
        </w:rPr>
        <w:fldChar w:fldCharType="begin"/>
      </w:r>
      <w:r w:rsidR="009E036F">
        <w:rPr>
          <w:lang w:val="ru-RU"/>
        </w:rPr>
        <w:instrText xml:space="preserve"> ADDIN ZOTERO_ITEM CSL_CITATION {"citationID":"NVcPfFvd","properties":{"formattedCitation":"[27]","plainCitation":"[27]","noteIndex":0},"citationItems":[{"id":383,"uris":["http://zotero.org/users/10071278/items/TZZWD3JN"],"itemData":{"id":383,"type":"article-journal","container-title":"Trends in Immunology","DOI":"10.1016/j.it.2016.08.010","ISSN":"14714906","issue":"11","journalAbbreviation":"Trends in Immunology","language":"en","page":"724-737","source":"DOI.org (Crossref)","title":"Present Yourself! By MHC Class I and MHC Class II Molecules","volume":"37","author":[{"family":"Rock","given":"Kenneth L."},{"family":"Reits","given":"Eric"},{"family":"Neefjes","given":"Jacques"}],"issued":{"date-parts":[["2016",11]]}}}],"schema":"https://github.com/citation-style-language/schema/raw/master/csl-citation.json"} </w:instrText>
      </w:r>
      <w:r w:rsidR="009E036F">
        <w:rPr>
          <w:lang w:val="ru-RU"/>
        </w:rPr>
        <w:fldChar w:fldCharType="separate"/>
      </w:r>
      <w:r w:rsidR="009E036F" w:rsidRPr="009E036F">
        <w:rPr>
          <w:rFonts w:cs="Times New Roman"/>
          <w:lang w:val="ru-RU"/>
        </w:rPr>
        <w:t>[27]</w:t>
      </w:r>
      <w:r w:rsidR="009E036F">
        <w:rPr>
          <w:lang w:val="ru-RU"/>
        </w:rPr>
        <w:fldChar w:fldCharType="end"/>
      </w:r>
      <w:r w:rsidRPr="007A630F">
        <w:rPr>
          <w:lang w:val="ru-RU"/>
        </w:rPr>
        <w:t xml:space="preserve">. Такой каскад реакций называют непосредственным презентированием. При непосредственном презентировании белки разрушаются специальным белковым комплексом - протеасомой. Помимо непосредственного презентирования существует каскад реакции, когда экзогенные пептиды презентируются на МНС </w:t>
      </w:r>
      <w:r>
        <w:t>I</w:t>
      </w:r>
      <w:r w:rsidRPr="007A630F">
        <w:rPr>
          <w:lang w:val="ru-RU"/>
        </w:rPr>
        <w:t xml:space="preserve">. Существуют патогены, способные </w:t>
      </w:r>
      <w:r w:rsidR="009E036F" w:rsidRPr="007A630F">
        <w:rPr>
          <w:lang w:val="ru-RU"/>
        </w:rPr>
        <w:t>не напрямую</w:t>
      </w:r>
      <w:r w:rsidRPr="007A630F">
        <w:rPr>
          <w:lang w:val="ru-RU"/>
        </w:rPr>
        <w:t xml:space="preserve"> поражать АПК. Существует специальный тип дендритных клеток, который презентирует пептиды, полученные фаголизосомальной системой, на МНС первого, а не второго класса, как это протекает в других АПК</w:t>
      </w:r>
      <w:r w:rsidR="009E036F" w:rsidRPr="0075779D">
        <w:rPr>
          <w:lang w:val="ru-RU"/>
        </w:rPr>
        <w:t xml:space="preserve"> </w:t>
      </w:r>
      <w:r w:rsidR="009E036F">
        <w:rPr>
          <w:lang w:val="ru-RU"/>
        </w:rPr>
        <w:fldChar w:fldCharType="begin"/>
      </w:r>
      <w:r w:rsidR="009E036F">
        <w:rPr>
          <w:lang w:val="ru-RU"/>
        </w:rPr>
        <w:instrText xml:space="preserve"> ADDIN ZOTERO_ITEM CSL_CITATION {"citationID":"ZgCKQpCT","properties":{"formattedCitation":"[28]","plainCitation":"[28]","noteIndex":0},"citationItems":[{"id":382,"uris":["http://zotero.org/users/10071278/items/MZWVLD8M"],"itemData":{"id":382,"type":"article-journal","container-title":"Nature Immunology","DOI":"10.1038/ni0406-363","ISSN":"1529-2908, 1529-2916","issue":"4","journalAbbreviation":"Nat Immunol","language":"en","page":"363-365","source":"DOI.org (Crossref)","title":"Cross-priming","volume":"7","author":[{"family":"Bevan","given":"Michael J"}],"issued":{"date-parts":[["2006",4]]}}}],"schema":"https://github.com/citation-style-language/schema/raw/master/csl-citation.json"} </w:instrText>
      </w:r>
      <w:r w:rsidR="009E036F">
        <w:rPr>
          <w:lang w:val="ru-RU"/>
        </w:rPr>
        <w:fldChar w:fldCharType="separate"/>
      </w:r>
      <w:r w:rsidR="009E036F" w:rsidRPr="009E036F">
        <w:rPr>
          <w:rFonts w:cs="Times New Roman"/>
          <w:lang w:val="ru-RU"/>
        </w:rPr>
        <w:t>[28]</w:t>
      </w:r>
      <w:r w:rsidR="009E036F">
        <w:rPr>
          <w:lang w:val="ru-RU"/>
        </w:rPr>
        <w:fldChar w:fldCharType="end"/>
      </w:r>
      <w:r w:rsidRPr="007A630F">
        <w:rPr>
          <w:lang w:val="ru-RU"/>
        </w:rPr>
        <w:t xml:space="preserve">. Такой каскад называется перекрестной презентацией, а активацию Т-клеток, с помощью этого каскада - кросс-праймингом. Рассмотрение перекрестного презентирования и презенитрования на МНС </w:t>
      </w:r>
      <w:r>
        <w:t>II</w:t>
      </w:r>
      <w:r w:rsidRPr="007A630F">
        <w:rPr>
          <w:lang w:val="ru-RU"/>
        </w:rPr>
        <w:t xml:space="preserve"> выходит за рамки данные работы, поэтому далее речь пойдет о процессах</w:t>
      </w:r>
      <w:r w:rsidR="00B50096">
        <w:rPr>
          <w:lang w:val="ru-RU"/>
        </w:rPr>
        <w:t>,</w:t>
      </w:r>
      <w:r w:rsidRPr="007A630F">
        <w:rPr>
          <w:lang w:val="ru-RU"/>
        </w:rPr>
        <w:t xml:space="preserve"> протекающих при непосредственной презентации антигена.</w:t>
      </w:r>
      <w:bookmarkStart w:id="358" w:name="процессинг-антигенов-для-mhc-i"/>
      <w:bookmarkEnd w:id="347"/>
    </w:p>
    <w:p w14:paraId="006678EC" w14:textId="24F7566F" w:rsidR="005C4AD5" w:rsidRPr="007A630F" w:rsidRDefault="00960AF7" w:rsidP="0075779D">
      <w:pPr>
        <w:pStyle w:val="2"/>
        <w:rPr>
          <w:lang w:val="ru-RU"/>
        </w:rPr>
      </w:pPr>
      <w:bookmarkStart w:id="359" w:name="_Toc135956184"/>
      <w:r w:rsidRPr="0075779D">
        <w:rPr>
          <w:lang w:val="ru-RU"/>
        </w:rPr>
        <w:t>1.2</w:t>
      </w:r>
      <w:r w:rsidR="00BF5734" w:rsidRPr="00960AF7">
        <w:rPr>
          <w:lang w:val="ru-RU"/>
        </w:rPr>
        <w:t xml:space="preserve">. Процессинг антигенов для </w:t>
      </w:r>
      <w:r w:rsidR="00BF5734" w:rsidRPr="00960AF7">
        <w:t>MHC</w:t>
      </w:r>
      <w:r w:rsidR="00BF5734" w:rsidRPr="00960AF7">
        <w:rPr>
          <w:lang w:val="ru-RU"/>
        </w:rPr>
        <w:t xml:space="preserve"> </w:t>
      </w:r>
      <w:r w:rsidR="00BF5734" w:rsidRPr="00960AF7">
        <w:t>I</w:t>
      </w:r>
      <w:bookmarkEnd w:id="359"/>
    </w:p>
    <w:p w14:paraId="7639B712" w14:textId="1E57E0A6" w:rsidR="005C4AD5" w:rsidRPr="007A630F" w:rsidRDefault="00BF5734">
      <w:pPr>
        <w:pStyle w:val="FirstParagraph"/>
        <w:rPr>
          <w:lang w:val="ru-RU"/>
        </w:rPr>
      </w:pPr>
      <w:r w:rsidRPr="007A630F">
        <w:rPr>
          <w:lang w:val="ru-RU"/>
        </w:rPr>
        <w:t>Процессинг антигенов для МНС первого класса проходит в 6 стадий</w:t>
      </w:r>
      <w:r w:rsidR="00E608AF" w:rsidRPr="0075779D">
        <w:rPr>
          <w:lang w:val="ru-RU"/>
        </w:rPr>
        <w:t xml:space="preserve"> </w:t>
      </w:r>
      <w:r w:rsidR="00E608AF">
        <w:rPr>
          <w:lang w:val="ru-RU"/>
        </w:rPr>
        <w:fldChar w:fldCharType="begin"/>
      </w:r>
      <w:r w:rsidR="00E608AF">
        <w:rPr>
          <w:lang w:val="ru-RU"/>
        </w:rPr>
        <w:instrText xml:space="preserve"> ADDIN ZOTERO_ITEM CSL_CITATION {"citationID":"7u7IEDn7","properties":{"formattedCitation":"[29]","plainCitation":"[29]","noteIndex":0},"citationItems":[{"id":371,"uris":["http://zotero.org/users/10071278/items/R8KB9E7Y"],"itemData":{"id":371,"type":"article-journal","abstract":"Antigen processing and presentation are the cornerstones of adaptive immunity. B cells cannot generate high-affinity antibodies without T cell help. CD4+ T cells, which provide such help, use antigen-s pecific receptors that recognize major histocompatibility complex (MHC) molecules in complex with peptide cargo. Similarly, eradication of virus-infected cells often depends on cytotoxic CD8+ T cells, which rely on the recognition of peptide–MHC complexes for their action. The two major classes of glycoproteins entrusted with antigen presentation are the MHC class I and class II molecules, which present antigenic peptides to CD8+ T cells and CD4+ T cells, respectively. This Review describes the essentials of antigen processing and presentation. These pathways are divided into six discrete steps that allow a comparison of the various means by which antigens destined for presentation are acquired and how the source proteins for these antigens are tagged for degradation, destroyed and ultimately displayed as peptides in complex with MHC molecules for T cell recognition.","container-title":"Nature Reviews Immunology","DOI":"10.1038/s41577-022-00707-2","ISSN":"1474-1733, 1474-1741","issue":"12","journalAbbreviation":"Nat Rev Immunol","language":"en","page":"751-764","source":"DOI.org (Crossref)","title":"A guide to antigen processing and presentation","volume":"22","author":[{"family":"Pishesha","given":"Novalia"},{"family":"Harmand","given":"Thibault J."},{"family":"Ploegh","given":"Hidde L."}],"issued":{"date-parts":[["2022",12]]}}}],"schema":"https://github.com/citation-style-language/schema/raw/master/csl-citation.json"} </w:instrText>
      </w:r>
      <w:r w:rsidR="00E608AF">
        <w:rPr>
          <w:lang w:val="ru-RU"/>
        </w:rPr>
        <w:fldChar w:fldCharType="separate"/>
      </w:r>
      <w:r w:rsidR="00E608AF" w:rsidRPr="00E608AF">
        <w:rPr>
          <w:rFonts w:cs="Times New Roman"/>
          <w:lang w:val="ru-RU"/>
        </w:rPr>
        <w:t>[29]</w:t>
      </w:r>
      <w:r w:rsidR="00E608AF">
        <w:rPr>
          <w:lang w:val="ru-RU"/>
        </w:rPr>
        <w:fldChar w:fldCharType="end"/>
      </w:r>
      <w:r w:rsidRPr="007A630F">
        <w:rPr>
          <w:lang w:val="ru-RU"/>
        </w:rPr>
        <w:t>:</w:t>
      </w:r>
    </w:p>
    <w:p w14:paraId="1F31165E" w14:textId="5F1FD685" w:rsidR="005C4AD5" w:rsidRPr="007A630F" w:rsidRDefault="00BF5734">
      <w:pPr>
        <w:pStyle w:val="Compact"/>
        <w:numPr>
          <w:ilvl w:val="0"/>
          <w:numId w:val="6"/>
        </w:numPr>
        <w:rPr>
          <w:lang w:val="ru-RU"/>
        </w:rPr>
      </w:pPr>
      <w:r w:rsidRPr="007A630F">
        <w:rPr>
          <w:lang w:val="ru-RU"/>
        </w:rPr>
        <w:t>Получение антигена (фагоцитозом, пиноцитозом и прочими способами)</w:t>
      </w:r>
      <w:r w:rsidR="00960AF7" w:rsidRPr="00960AF7">
        <w:rPr>
          <w:lang w:val="ru-RU"/>
        </w:rPr>
        <w:t>,</w:t>
      </w:r>
    </w:p>
    <w:p w14:paraId="3933DA82" w14:textId="77777777" w:rsidR="005C4AD5" w:rsidRPr="007A630F" w:rsidRDefault="00BF5734">
      <w:pPr>
        <w:pStyle w:val="Compact"/>
        <w:numPr>
          <w:ilvl w:val="0"/>
          <w:numId w:val="6"/>
        </w:numPr>
        <w:rPr>
          <w:lang w:val="ru-RU"/>
        </w:rPr>
      </w:pPr>
      <w:r w:rsidRPr="007A630F">
        <w:rPr>
          <w:lang w:val="ru-RU"/>
        </w:rPr>
        <w:t>Присоединение метки к белку в цитоплазме,</w:t>
      </w:r>
    </w:p>
    <w:p w14:paraId="15527636" w14:textId="77777777" w:rsidR="005C4AD5" w:rsidRPr="007A630F" w:rsidRDefault="00BF5734">
      <w:pPr>
        <w:pStyle w:val="Compact"/>
        <w:numPr>
          <w:ilvl w:val="0"/>
          <w:numId w:val="6"/>
        </w:numPr>
        <w:rPr>
          <w:lang w:val="ru-RU"/>
        </w:rPr>
      </w:pPr>
      <w:r w:rsidRPr="007A630F">
        <w:rPr>
          <w:lang w:val="ru-RU"/>
        </w:rPr>
        <w:t>Гидролиз меченого белка протеасомой на отдельные пептиды,</w:t>
      </w:r>
    </w:p>
    <w:p w14:paraId="178DA5F3" w14:textId="77777777" w:rsidR="005C4AD5" w:rsidRDefault="00BF5734">
      <w:pPr>
        <w:pStyle w:val="Compact"/>
        <w:numPr>
          <w:ilvl w:val="0"/>
          <w:numId w:val="6"/>
        </w:numPr>
      </w:pPr>
      <w:r>
        <w:t>Транспорт пептидов в ЭПР,</w:t>
      </w:r>
    </w:p>
    <w:p w14:paraId="302414D3" w14:textId="77777777" w:rsidR="005C4AD5" w:rsidRPr="007A630F" w:rsidRDefault="00BF5734">
      <w:pPr>
        <w:pStyle w:val="Compact"/>
        <w:numPr>
          <w:ilvl w:val="0"/>
          <w:numId w:val="6"/>
        </w:numPr>
        <w:rPr>
          <w:lang w:val="ru-RU"/>
        </w:rPr>
      </w:pPr>
      <w:r w:rsidRPr="007A630F">
        <w:rPr>
          <w:lang w:val="ru-RU"/>
        </w:rPr>
        <w:lastRenderedPageBreak/>
        <w:t>Встраивание пептида в белок МНС первого класса,</w:t>
      </w:r>
    </w:p>
    <w:p w14:paraId="733FA94F" w14:textId="77777777" w:rsidR="005C4AD5" w:rsidRDefault="00BF5734">
      <w:pPr>
        <w:pStyle w:val="Compact"/>
        <w:numPr>
          <w:ilvl w:val="0"/>
          <w:numId w:val="6"/>
        </w:numPr>
      </w:pPr>
      <w:r>
        <w:t>Транспорт комплекса на ЦПМ.</w:t>
      </w:r>
    </w:p>
    <w:p w14:paraId="6C4F208D" w14:textId="2EB057B5" w:rsidR="005C4AD5" w:rsidRPr="007A630F" w:rsidRDefault="00BF5734">
      <w:pPr>
        <w:pStyle w:val="FirstParagraph"/>
        <w:rPr>
          <w:lang w:val="ru-RU"/>
        </w:rPr>
      </w:pPr>
      <w:r w:rsidRPr="007A630F">
        <w:rPr>
          <w:lang w:val="ru-RU"/>
        </w:rPr>
        <w:t>В качестве метки используется особый небольшой консервативный белок - убиквитин. Мечение осуществляется специальной убиквитин-проте</w:t>
      </w:r>
      <w:r w:rsidR="0072465A">
        <w:rPr>
          <w:lang w:val="ru-RU"/>
        </w:rPr>
        <w:t>а</w:t>
      </w:r>
      <w:r w:rsidRPr="007A630F">
        <w:rPr>
          <w:lang w:val="ru-RU"/>
        </w:rPr>
        <w:t>сомальной системой (</w:t>
      </w:r>
      <w:r>
        <w:t>Ubiquitin</w:t>
      </w:r>
      <w:r w:rsidRPr="007A630F">
        <w:rPr>
          <w:lang w:val="ru-RU"/>
        </w:rPr>
        <w:t>-</w:t>
      </w:r>
      <w:r>
        <w:t>proteasomal</w:t>
      </w:r>
      <w:r w:rsidRPr="007A630F">
        <w:rPr>
          <w:lang w:val="ru-RU"/>
        </w:rPr>
        <w:t xml:space="preserve"> </w:t>
      </w:r>
      <w:r>
        <w:t>system</w:t>
      </w:r>
      <w:r w:rsidRPr="007A630F">
        <w:rPr>
          <w:lang w:val="ru-RU"/>
        </w:rPr>
        <w:t xml:space="preserve">, </w:t>
      </w:r>
      <w:r>
        <w:t>UPS</w:t>
      </w:r>
      <w:r w:rsidRPr="007A630F">
        <w:rPr>
          <w:lang w:val="ru-RU"/>
        </w:rPr>
        <w:t>). Каскад реакций мечения описан в этой работе</w:t>
      </w:r>
      <w:r w:rsidR="000B7CEC">
        <w:rPr>
          <w:lang w:val="ru-RU"/>
        </w:rPr>
        <w:t xml:space="preserve"> </w:t>
      </w:r>
      <w:r w:rsidR="00E608AF">
        <w:rPr>
          <w:lang w:val="ru-RU"/>
        </w:rPr>
        <w:fldChar w:fldCharType="begin"/>
      </w:r>
      <w:r w:rsidR="00E608AF">
        <w:rPr>
          <w:lang w:val="ru-RU"/>
        </w:rPr>
        <w:instrText xml:space="preserve"> ADDIN ZOTERO_ITEM CSL_CITATION {"citationID":"qSOHbAaq","properties":{"formattedCitation":"[30]","plainCitation":"[30]","noteIndex":0},"citationItems":[{"id":381,"uris":["http://zotero.org/users/10071278/items/Z4QMH5BW"],"itemData":{"id":381,"type":"article-journal","container-title":"Frontiers in Molecular Neuroscience","DOI":"10.3389/fnmol.2016.00004","ISSN":"1662-5099","journalAbbreviation":"Front. Mol. Neurosci.","source":"DOI.org (Crossref)","title":"The Ubiquitin-Proteasome System: Potential Therapeutic Targets for Alzheimer’s Disease and Spinal Cord Injury","title-short":"The Ubiquitin-Proteasome System","URL":"http://journal.frontiersin.org/Article/10.3389/fnmol.2016.00004/abstract","volume":"9","author":[{"family":"Gong","given":"Bing"},{"family":"Radulovic","given":"Miroslav"},{"family":"Figueiredo-Pereira","given":"Maria E."},{"family":"Cardozo","given":"Christopher"}],"accessed":{"date-parts":[["2023",4,6]]},"issued":{"date-parts":[["2016",1,26]]}}}],"schema":"https://github.com/citation-style-language/schema/raw/master/csl-citation.json"} </w:instrText>
      </w:r>
      <w:r w:rsidR="00E608AF">
        <w:rPr>
          <w:lang w:val="ru-RU"/>
        </w:rPr>
        <w:fldChar w:fldCharType="separate"/>
      </w:r>
      <w:r w:rsidR="00E608AF" w:rsidRPr="0075779D">
        <w:rPr>
          <w:rFonts w:cs="Times New Roman"/>
          <w:lang w:val="ru-RU"/>
        </w:rPr>
        <w:t>[30]</w:t>
      </w:r>
      <w:r w:rsidR="00E608AF">
        <w:rPr>
          <w:lang w:val="ru-RU"/>
        </w:rPr>
        <w:fldChar w:fldCharType="end"/>
      </w:r>
      <w:r w:rsidRPr="007A630F">
        <w:rPr>
          <w:lang w:val="ru-RU"/>
        </w:rPr>
        <w:t xml:space="preserve">. Сначала 1 молекула убиквитина ковалентно присоединяется к остатку цистеина убиквитин-активирующего фермента своим С-концевым остатком с затратой АТФ, затем он пересносится на убиквитин-конъюгирующий фермент. Следующим этапом убиквитин-конъюгирующий фермент формирует комплекс с убиквитинлигазой, с которой связан некоторый белковый субстрат. Убиквитинлигаза катализирует реакцию ковалентного связывания остатка лизина субстрата с С-концевым остатком глицина молекулы убиквитина. Дальнейший рост метки осуществялется убиквитинлигазой. Метка состоит из 4 молекул убиквитина, </w:t>
      </w:r>
      <w:r w:rsidR="00960AF7" w:rsidRPr="007A630F">
        <w:rPr>
          <w:lang w:val="ru-RU"/>
        </w:rPr>
        <w:t>соедин</w:t>
      </w:r>
      <w:r w:rsidR="00960AF7">
        <w:rPr>
          <w:lang w:val="ru-RU"/>
        </w:rPr>
        <w:t>ё</w:t>
      </w:r>
      <w:r w:rsidR="00960AF7" w:rsidRPr="007A630F">
        <w:rPr>
          <w:lang w:val="ru-RU"/>
        </w:rPr>
        <w:t xml:space="preserve">нных </w:t>
      </w:r>
      <w:r w:rsidRPr="007A630F">
        <w:rPr>
          <w:lang w:val="ru-RU"/>
        </w:rPr>
        <w:t>между собой ковалентной связью между лизинами в 48 положении одной молекулы и С-концевым остатком глицина другой</w:t>
      </w:r>
      <w:r w:rsidR="00E608AF" w:rsidRPr="0075779D">
        <w:rPr>
          <w:lang w:val="ru-RU"/>
        </w:rPr>
        <w:t xml:space="preserve"> </w:t>
      </w:r>
      <w:r w:rsidR="00E608AF">
        <w:rPr>
          <w:lang w:val="ru-RU"/>
        </w:rPr>
        <w:fldChar w:fldCharType="begin"/>
      </w:r>
      <w:r w:rsidR="00E608AF">
        <w:rPr>
          <w:lang w:val="ru-RU"/>
        </w:rPr>
        <w:instrText xml:space="preserve"> ADDIN ZOTERO_ITEM CSL_CITATION {"citationID":"xAfdBgPC","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E608AF">
        <w:rPr>
          <w:lang w:val="ru-RU"/>
        </w:rPr>
        <w:fldChar w:fldCharType="separate"/>
      </w:r>
      <w:r w:rsidR="00E608AF" w:rsidRPr="0075779D">
        <w:rPr>
          <w:rFonts w:cs="Times New Roman"/>
          <w:lang w:val="ru-RU"/>
        </w:rPr>
        <w:t>[12]</w:t>
      </w:r>
      <w:r w:rsidR="00E608AF">
        <w:rPr>
          <w:lang w:val="ru-RU"/>
        </w:rPr>
        <w:fldChar w:fldCharType="end"/>
      </w:r>
      <w:r w:rsidRPr="007A630F">
        <w:rPr>
          <w:lang w:val="ru-RU"/>
        </w:rPr>
        <w:t>.</w:t>
      </w:r>
    </w:p>
    <w:p w14:paraId="32A0ADF2" w14:textId="59C1E02D" w:rsidR="005C4AD5" w:rsidRPr="007A630F" w:rsidRDefault="00BF5734">
      <w:pPr>
        <w:pStyle w:val="a0"/>
        <w:rPr>
          <w:lang w:val="ru-RU"/>
        </w:rPr>
      </w:pPr>
      <w:r w:rsidRPr="007A630F">
        <w:rPr>
          <w:lang w:val="ru-RU"/>
        </w:rPr>
        <w:t>Меченые белки поступают в особый белковый комплекс - протеасому. Существует множество типов проте</w:t>
      </w:r>
      <w:r w:rsidR="00200583">
        <w:rPr>
          <w:lang w:val="ru-RU"/>
        </w:rPr>
        <w:t>а</w:t>
      </w:r>
      <w:r w:rsidRPr="007A630F">
        <w:rPr>
          <w:lang w:val="ru-RU"/>
        </w:rPr>
        <w:t xml:space="preserve">сом, в зависимости от комбинации составляющих её </w:t>
      </w:r>
      <w:r w:rsidR="00200583">
        <w:rPr>
          <w:lang w:val="ru-RU"/>
        </w:rPr>
        <w:t xml:space="preserve">каталитических субъединиц </w:t>
      </w:r>
      <w:r w:rsidR="00200583">
        <w:rPr>
          <w:lang w:val="ru-RU"/>
        </w:rPr>
        <w:fldChar w:fldCharType="begin"/>
      </w:r>
      <w:r w:rsidR="00200583">
        <w:rPr>
          <w:lang w:val="ru-RU"/>
        </w:rPr>
        <w:instrText xml:space="preserve"> ADDIN ZOTERO_ITEM CSL_CITATION {"citationID":"Rb4qnAh5","properties":{"formattedCitation":"[31]","plainCitation":"[31]","noteIndex":0},"citationItems":[{"id":102,"uris":["http://zotero.org/users/10071278/items/B8QJ2ZBD"],"itemData":{"id":102,"type":"article-journal","abstract":"The proteasome is a highly sophisticated protease complex designed to carry out selective, eﬃcient and processive hydrolysis of client proteins. It is known to collaborate with ubiquitin, which polymerizes to form a marker for regulated proteolysis in eukaryotic cells. The highly organized proteasome plays a prominent role in the control of a diverse array of basic cellular activities by rapidly and unidirectionally catalyzing biological reactions. Studies of the proteasome during the past quarter of a century have provided profound insights into its structure and functions, which has appreciably contributed to our understanding of cellular life. Many questions, however, remain to be elucidated.","container-title":"Proceedings of the Japan Academy, Series B","DOI":"10.2183/pjab.85.12","ISSN":"0386-2208, 1349-2896","issue":"1","journalAbbreviation":"Proc. Jpn. Acad., Ser. B","language":"en","page":"12-36","source":"DOI.org (Crossref)","title":"The proteasome: Overview of structure and functions","title-short":"The proteasome","volume":"85","author":[{"family":"Tanaka","given":"Keiji"}],"issued":{"date-parts":[["2009"]]}}}],"schema":"https://github.com/citation-style-language/schema/raw/master/csl-citation.json"} </w:instrText>
      </w:r>
      <w:r w:rsidR="00200583">
        <w:rPr>
          <w:lang w:val="ru-RU"/>
        </w:rPr>
        <w:fldChar w:fldCharType="separate"/>
      </w:r>
      <w:r w:rsidR="00200583" w:rsidRPr="00200583">
        <w:rPr>
          <w:rFonts w:cs="Times New Roman"/>
          <w:lang w:val="ru-RU"/>
        </w:rPr>
        <w:t>[31]</w:t>
      </w:r>
      <w:r w:rsidR="00200583">
        <w:rPr>
          <w:lang w:val="ru-RU"/>
        </w:rPr>
        <w:fldChar w:fldCharType="end"/>
      </w:r>
      <w:r w:rsidRPr="007A630F">
        <w:rPr>
          <w:lang w:val="ru-RU"/>
        </w:rPr>
        <w:t>. Стандартная человеческая 26</w:t>
      </w:r>
      <w:r>
        <w:t>S</w:t>
      </w:r>
      <w:r w:rsidRPr="007A630F">
        <w:rPr>
          <w:lang w:val="ru-RU"/>
        </w:rPr>
        <w:t xml:space="preserve"> протеасома состоит из 3 частей: активной зоны - 20</w:t>
      </w:r>
      <w:r>
        <w:t>S</w:t>
      </w:r>
      <w:r w:rsidRPr="007A630F">
        <w:rPr>
          <w:lang w:val="ru-RU"/>
        </w:rPr>
        <w:t xml:space="preserve"> “бочонка”, который состоит из 28 субъединиц, которые организованы в стопку из 4 колец: 2 </w:t>
      </w:r>
      <m:oMath>
        <m:r>
          <w:rPr>
            <w:rFonts w:ascii="Cambria Math" w:hAnsi="Cambria Math"/>
          </w:rPr>
          <m:t>β</m:t>
        </m:r>
      </m:oMath>
      <w:r w:rsidRPr="007A630F">
        <w:rPr>
          <w:lang w:val="ru-RU"/>
        </w:rPr>
        <w:t xml:space="preserve">-кольца в центре и 2 </w:t>
      </w:r>
      <m:oMath>
        <m:r>
          <w:rPr>
            <w:rFonts w:ascii="Cambria Math" w:hAnsi="Cambria Math"/>
          </w:rPr>
          <m:t>α</m:t>
        </m:r>
      </m:oMath>
      <w:r w:rsidRPr="007A630F">
        <w:rPr>
          <w:lang w:val="ru-RU"/>
        </w:rPr>
        <w:t>-кольца по краям, - и 2 регуляторных 19</w:t>
      </w:r>
      <w:r>
        <w:t>S</w:t>
      </w:r>
      <w:r w:rsidRPr="007A630F">
        <w:rPr>
          <w:lang w:val="ru-RU"/>
        </w:rPr>
        <w:t xml:space="preserve"> частей, ре</w:t>
      </w:r>
      <w:r w:rsidR="00960AF7">
        <w:rPr>
          <w:lang w:val="ru-RU"/>
        </w:rPr>
        <w:t>г</w:t>
      </w:r>
      <w:r w:rsidRPr="007A630F">
        <w:rPr>
          <w:lang w:val="ru-RU"/>
        </w:rPr>
        <w:t>улирующие доступ внутрь каталитической области, распознающие меченый субстрат</w:t>
      </w:r>
      <w:r w:rsidR="00960AF7">
        <w:rPr>
          <w:lang w:val="ru-RU"/>
        </w:rPr>
        <w:t xml:space="preserve"> </w:t>
      </w:r>
      <w:r w:rsidR="00200583">
        <w:rPr>
          <w:lang w:val="ru-RU"/>
        </w:rPr>
        <w:fldChar w:fldCharType="begin"/>
      </w:r>
      <w:r w:rsidR="00200583">
        <w:rPr>
          <w:lang w:val="ru-RU"/>
        </w:rPr>
        <w:instrText xml:space="preserve"> ADDIN ZOTERO_ITEM CSL_CITATION {"citationID":"FkXsHQrH","properties":{"formattedCitation":"[32]","plainCitation":"[32]","noteIndex":0},"citationItems":[{"id":80,"uris":["http://zotero.org/users/10071278/items/MCWHRNRM"],"itemData":{"id":80,"type":"article-journal","container-title":"Nature Reviews Molecular Cell Biology","DOI":"10.1038/35056572","ISSN":"1471-0072, 1471-0080","issue":"3","journalAbbreviation":"Nat Rev Mol Cell Biol","language":"en","page":"179-188","source":"DOI.org (Crossref)","title":"Antigen processing by the proteasome","volume":"2","author":[{"family":"Kloetzel","given":"Peter-M."}],"issued":{"date-parts":[["2001",3]]}}}],"schema":"https://github.com/citation-style-language/schema/raw/master/csl-citation.json"} </w:instrText>
      </w:r>
      <w:r w:rsidR="00200583">
        <w:rPr>
          <w:lang w:val="ru-RU"/>
        </w:rPr>
        <w:fldChar w:fldCharType="separate"/>
      </w:r>
      <w:r w:rsidR="00200583" w:rsidRPr="00200583">
        <w:rPr>
          <w:rFonts w:cs="Times New Roman"/>
          <w:lang w:val="ru-RU"/>
        </w:rPr>
        <w:t>[32]</w:t>
      </w:r>
      <w:r w:rsidR="00200583">
        <w:rPr>
          <w:lang w:val="ru-RU"/>
        </w:rPr>
        <w:fldChar w:fldCharType="end"/>
      </w:r>
      <w:r w:rsidRPr="007A630F">
        <w:rPr>
          <w:lang w:val="ru-RU"/>
        </w:rPr>
        <w:t xml:space="preserve">. Каталитическими являются лишь 1, 2 и 5 субъединицы </w:t>
      </w:r>
      <m:oMath>
        <m:r>
          <w:rPr>
            <w:rFonts w:ascii="Cambria Math" w:hAnsi="Cambria Math"/>
          </w:rPr>
          <m:t>β</m:t>
        </m:r>
      </m:oMath>
      <w:r w:rsidRPr="007A630F">
        <w:rPr>
          <w:lang w:val="ru-RU"/>
        </w:rPr>
        <w:t xml:space="preserve">-колец. Разные субъединицы обладают разным типом химической активности, но нет определенных правил, позволяющих сказать по какому аминокислотному остатку точно произойдет расщепление в определенной последовательности. Характеристика каталитических </w:t>
      </w:r>
      <w:r w:rsidRPr="007A630F">
        <w:rPr>
          <w:lang w:val="ru-RU"/>
        </w:rPr>
        <w:lastRenderedPageBreak/>
        <w:t xml:space="preserve">субъединиц приведена в </w:t>
      </w:r>
      <w:hyperlink w:anchor="tbl-proteasome">
        <w:r w:rsidR="000B7CEC" w:rsidRPr="000B7CEC">
          <w:rPr>
            <w:rStyle w:val="afd"/>
            <w:color w:val="000000" w:themeColor="text1"/>
            <w:lang w:val="ru-RU"/>
          </w:rPr>
          <w:t xml:space="preserve">таблице </w:t>
        </w:r>
        <w:r w:rsidRPr="000B7CEC">
          <w:rPr>
            <w:rStyle w:val="afd"/>
            <w:color w:val="000000" w:themeColor="text1"/>
            <w:lang w:val="ru-RU"/>
          </w:rPr>
          <w:t>1</w:t>
        </w:r>
      </w:hyperlink>
      <w:r w:rsidRPr="007A630F">
        <w:rPr>
          <w:lang w:val="ru-RU"/>
        </w:rPr>
        <w:t xml:space="preserve">. Существуют специальные каталитические субъединицы, которые экспрессируются при наличии </w:t>
      </w:r>
      <w:r>
        <w:t>IFN</w:t>
      </w:r>
      <w:r w:rsidRPr="007A630F">
        <w:rPr>
          <w:lang w:val="ru-RU"/>
        </w:rPr>
        <w:t>-</w:t>
      </w:r>
      <m:oMath>
        <m:r>
          <w:rPr>
            <w:rFonts w:ascii="Cambria Math" w:hAnsi="Cambria Math"/>
          </w:rPr>
          <m:t>γ</m:t>
        </m:r>
      </m:oMath>
      <w:r w:rsidRPr="007A630F">
        <w:rPr>
          <w:lang w:val="ru-RU"/>
        </w:rPr>
        <w:t xml:space="preserve">, и они обладают несколько другим профилем активности, чем стандартные каталитические субъединицы. Кроме этого, есть специальная пятая субъединица, которая экспрессируется только в кортикальном слое тимуса эпителиальными клетками. По типу входящих в активную зону каталитических субъединиц выделяют конститутивные протеасомы, </w:t>
      </w:r>
      <w:r w:rsidR="00446B25" w:rsidRPr="007A630F">
        <w:rPr>
          <w:lang w:val="ru-RU"/>
        </w:rPr>
        <w:t>иммунопроте</w:t>
      </w:r>
      <w:r w:rsidR="00446B25">
        <w:rPr>
          <w:lang w:val="ru-RU"/>
        </w:rPr>
        <w:t>а</w:t>
      </w:r>
      <w:r w:rsidR="00446B25" w:rsidRPr="007A630F">
        <w:rPr>
          <w:lang w:val="ru-RU"/>
        </w:rPr>
        <w:t xml:space="preserve">сомы </w:t>
      </w:r>
      <w:r w:rsidRPr="007A630F">
        <w:rPr>
          <w:lang w:val="ru-RU"/>
        </w:rPr>
        <w:t xml:space="preserve">и </w:t>
      </w:r>
      <w:r w:rsidR="00446B25" w:rsidRPr="007A630F">
        <w:rPr>
          <w:lang w:val="ru-RU"/>
        </w:rPr>
        <w:t>тимопроте</w:t>
      </w:r>
      <w:r w:rsidR="00446B25">
        <w:rPr>
          <w:lang w:val="ru-RU"/>
        </w:rPr>
        <w:t>а</w:t>
      </w:r>
      <w:r w:rsidR="00446B25" w:rsidRPr="007A630F">
        <w:rPr>
          <w:lang w:val="ru-RU"/>
        </w:rPr>
        <w:t>сомы</w:t>
      </w:r>
      <w:r w:rsidRPr="007A630F">
        <w:rPr>
          <w:lang w:val="ru-RU"/>
        </w:rPr>
        <w:t xml:space="preserve">. Конститутивные протеасомы - те протеасомы, в состав которых входят только конститутивные субъединицы </w:t>
      </w:r>
      <m:oMath>
        <m:r>
          <w:rPr>
            <w:rFonts w:ascii="Cambria Math" w:hAnsi="Cambria Math"/>
          </w:rPr>
          <m:t>β</m:t>
        </m:r>
        <m:r>
          <w:rPr>
            <w:rFonts w:ascii="Cambria Math" w:hAnsi="Cambria Math"/>
            <w:lang w:val="ru-RU"/>
          </w:rPr>
          <m:t>1</m:t>
        </m:r>
      </m:oMath>
      <w:r w:rsidRPr="007A630F">
        <w:rPr>
          <w:lang w:val="ru-RU"/>
        </w:rPr>
        <w:t xml:space="preserve">, </w:t>
      </w:r>
      <m:oMath>
        <m:r>
          <w:rPr>
            <w:rFonts w:ascii="Cambria Math" w:hAnsi="Cambria Math"/>
          </w:rPr>
          <m:t>β</m:t>
        </m:r>
        <m:r>
          <w:rPr>
            <w:rFonts w:ascii="Cambria Math" w:hAnsi="Cambria Math"/>
            <w:lang w:val="ru-RU"/>
          </w:rPr>
          <m:t>2</m:t>
        </m:r>
      </m:oMath>
      <w:r w:rsidRPr="007A630F">
        <w:rPr>
          <w:lang w:val="ru-RU"/>
        </w:rPr>
        <w:t xml:space="preserve"> и </w:t>
      </w:r>
      <m:oMath>
        <m:r>
          <w:rPr>
            <w:rFonts w:ascii="Cambria Math" w:hAnsi="Cambria Math"/>
          </w:rPr>
          <m:t>β</m:t>
        </m:r>
        <m:r>
          <w:rPr>
            <w:rFonts w:ascii="Cambria Math" w:hAnsi="Cambria Math"/>
            <w:lang w:val="ru-RU"/>
          </w:rPr>
          <m:t>5</m:t>
        </m:r>
      </m:oMath>
      <w:r w:rsidRPr="007A630F">
        <w:rPr>
          <w:lang w:val="ru-RU"/>
        </w:rPr>
        <w:t xml:space="preserve">. Иммунопротеосомами называют протеосому, в которой есть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 </w:t>
      </w:r>
      <m:oMath>
        <m:r>
          <w:rPr>
            <w:rFonts w:ascii="Cambria Math" w:hAnsi="Cambria Math"/>
          </w:rPr>
          <m:t>β</m:t>
        </m:r>
        <m:r>
          <w:rPr>
            <w:rFonts w:ascii="Cambria Math" w:hAnsi="Cambria Math"/>
            <w:lang w:val="ru-RU"/>
          </w:rPr>
          <m:t>5</m:t>
        </m:r>
        <m:r>
          <w:rPr>
            <w:rFonts w:ascii="Cambria Math" w:hAnsi="Cambria Math"/>
          </w:rPr>
          <m:t>i</m:t>
        </m:r>
      </m:oMath>
      <w:r w:rsidRPr="007A630F">
        <w:rPr>
          <w:lang w:val="ru-RU"/>
        </w:rPr>
        <w:t xml:space="preserve"> субъединицы</w:t>
      </w:r>
      <w:r w:rsidR="00446B25">
        <w:rPr>
          <w:lang w:val="ru-RU"/>
        </w:rPr>
        <w:t xml:space="preserve"> </w:t>
      </w:r>
      <w:r w:rsidR="00446B25">
        <w:rPr>
          <w:lang w:val="ru-RU"/>
        </w:rPr>
        <w:fldChar w:fldCharType="begin"/>
      </w:r>
      <w:r w:rsidR="00446B25">
        <w:rPr>
          <w:lang w:val="ru-RU"/>
        </w:rPr>
        <w:instrText xml:space="preserve"> ADDIN ZOTERO_ITEM CSL_CITATION {"citationID":"SDcSDFMq","properties":{"formattedCitation":"[33]","plainCitation":"[33]","noteIndex":0},"citationItems":[{"id":374,"uris":["http://zotero.org/users/10071278/items/4SIRHUK9"],"itemData":{"id":374,"type":"article-journal","container-title":"Nature Immunology","DOI":"10.1038/s41590-018-0186-z","ISSN":"1529-2908, 1529-2916","issue":"9","journalAbbreviation":"Nat Immunol","language":"en","page":"923-931","source":"DOI.org (Crossref)","title":"The immunoproteasome and thymoproteasome: functions, evolution and human disease","title-short":"The immunoproteasome and thymoproteasome","volume":"19","author":[{"family":"Murata","given":"Shigeo"},{"family":"Takahama","given":"Yousuke"},{"family":"Kasahara","given":"Masanori"},{"family":"Tanaka","given":"Keiji"}],"issued":{"date-parts":[["2018",9]]}}}],"schema":"https://github.com/citation-style-language/schema/raw/master/csl-citation.json"} </w:instrText>
      </w:r>
      <w:r w:rsidR="00446B25">
        <w:rPr>
          <w:lang w:val="ru-RU"/>
        </w:rPr>
        <w:fldChar w:fldCharType="separate"/>
      </w:r>
      <w:r w:rsidR="00446B25" w:rsidRPr="00446B25">
        <w:rPr>
          <w:rFonts w:cs="Times New Roman"/>
          <w:lang w:val="ru-RU"/>
        </w:rPr>
        <w:t>[33]</w:t>
      </w:r>
      <w:r w:rsidR="00446B25">
        <w:rPr>
          <w:lang w:val="ru-RU"/>
        </w:rPr>
        <w:fldChar w:fldCharType="end"/>
      </w:r>
      <w:r w:rsidRPr="007A630F">
        <w:rPr>
          <w:lang w:val="ru-RU"/>
        </w:rPr>
        <w:t xml:space="preserve">. Тимопротеосомой же называют специфичный для эпителиальных клеток кортикального слоя тимуса белковый комплекс, в состав которого входят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 </w:t>
      </w:r>
      <m:oMath>
        <m:r>
          <w:rPr>
            <w:rFonts w:ascii="Cambria Math" w:hAnsi="Cambria Math"/>
          </w:rPr>
          <m:t>β</m:t>
        </m:r>
        <m:r>
          <w:rPr>
            <w:rFonts w:ascii="Cambria Math" w:hAnsi="Cambria Math"/>
            <w:lang w:val="ru-RU"/>
          </w:rPr>
          <m:t>5</m:t>
        </m:r>
        <m:r>
          <w:rPr>
            <w:rFonts w:ascii="Cambria Math" w:hAnsi="Cambria Math"/>
          </w:rPr>
          <m:t>t</m:t>
        </m:r>
      </m:oMath>
      <w:r w:rsidRPr="007A630F">
        <w:rPr>
          <w:lang w:val="ru-RU"/>
        </w:rPr>
        <w:t xml:space="preserve"> субъедиинцы</w:t>
      </w:r>
      <w:r w:rsidR="00446B25" w:rsidRPr="0075779D">
        <w:rPr>
          <w:lang w:val="ru-RU"/>
        </w:rPr>
        <w:t xml:space="preserve"> </w:t>
      </w:r>
      <w:r w:rsidR="00446B25">
        <w:rPr>
          <w:lang w:val="ru-RU"/>
        </w:rPr>
        <w:fldChar w:fldCharType="begin"/>
      </w:r>
      <w:r w:rsidR="00446B25">
        <w:rPr>
          <w:lang w:val="ru-RU"/>
        </w:rPr>
        <w:instrText xml:space="preserve"> ADDIN ZOTERO_ITEM CSL_CITATION {"citationID":"QKLhQJWz","properties":{"formattedCitation":"[34]","plainCitation":"[34]","noteIndex":0},"citationItems":[{"id":379,"uris":["http://zotero.org/users/10071278/items/X6W2FSS9"],"itemData":{"id":379,"type":"article-journal","abstract":"Proteasomes are responsible for generating peptides presented by the class I major histocompatibility complex (MHC) molecules of the immune system. Here, we report the identification of a previously unrecognized catalytic subunit called β5t. β5t is expressed exclusively in cortical thymic epithelial cells, which are responsible for the positive selection of developing thymocytes. Although the chymotrypsin-like activity of proteasomes is considered to be important for the production of peptides with high affinities for MHC class I clefts, incorporation of β5t into proteasomes in place of β5 or β5i selectively reduces this activity. We also found that β5t-deficient mice displayed defective development of CD8\n              +\n              T cells in the thymus. Our results suggest a key role for β5t in generating the MHC class I–restricted CD8\n              +\n              T cell repertoire during thymic selection.","container-title":"Science","DOI":"10.1126/science.1141915","ISSN":"0036-8075, 1095-9203","issue":"5829","journalAbbreviation":"Science","language":"en","page":"1349-1353","source":"DOI.org (Crossref)","title":"Regulation of CD8 &lt;sup&gt;+&lt;/sup&gt; T Cell Development by Thymus-Specific Proteasomes","volume":"316","author":[{"family":"Murata","given":"Shigeo"},{"family":"Sasaki","given":"Katsuhiro"},{"family":"Kishimoto","given":"Toshihiko"},{"family":"Niwa","given":"Shin-ichiro"},{"family":"Hayashi","given":"Hidemi"},{"family":"Takahama","given":"Yousuke"},{"family":"Tanaka","given":"Keiji"}],"issued":{"date-parts":[["2007",6]]}}}],"schema":"https://github.com/citation-style-language/schema/raw/master/csl-citation.json"} </w:instrText>
      </w:r>
      <w:r w:rsidR="00446B25">
        <w:rPr>
          <w:lang w:val="ru-RU"/>
        </w:rPr>
        <w:fldChar w:fldCharType="separate"/>
      </w:r>
      <w:r w:rsidR="00446B25" w:rsidRPr="00387ECF">
        <w:rPr>
          <w:rFonts w:cs="Times New Roman"/>
          <w:lang w:val="ru-RU"/>
        </w:rPr>
        <w:t>[34]</w:t>
      </w:r>
      <w:r w:rsidR="00446B25">
        <w:rPr>
          <w:lang w:val="ru-RU"/>
        </w:rPr>
        <w:fldChar w:fldCharType="end"/>
      </w:r>
      <w:r w:rsidRPr="007A630F">
        <w:rPr>
          <w:lang w:val="ru-RU"/>
        </w:rPr>
        <w:t>. Также существуют промежуточные формы иммунопротеосом, в которых произошла неполная замена конститутивных субъединиц на индуцированные.</w:t>
      </w:r>
    </w:p>
    <w:p w14:paraId="20643FE2" w14:textId="261EF451" w:rsidR="00230943" w:rsidRPr="00387ECF" w:rsidRDefault="00230943" w:rsidP="00387ECF">
      <w:pPr>
        <w:pStyle w:val="afa"/>
        <w:keepNext/>
        <w:spacing w:line="360" w:lineRule="auto"/>
        <w:rPr>
          <w:rFonts w:ascii="Times New Roman" w:hAnsi="Times New Roman" w:cs="Times New Roman"/>
          <w:sz w:val="28"/>
          <w:szCs w:val="28"/>
          <w:lang w:val="ru-RU"/>
        </w:rPr>
      </w:pPr>
      <w:bookmarkStart w:id="360" w:name="tbl-proteasome"/>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361" w:author="Антон Смирнов" w:date="2023-05-25T17:55:00Z">
        <w:r w:rsidR="0030389C" w:rsidRPr="0030389C">
          <w:rPr>
            <w:rFonts w:ascii="Times New Roman" w:hAnsi="Times New Roman" w:cs="Times New Roman"/>
            <w:b/>
            <w:bCs/>
            <w:i w:val="0"/>
            <w:iCs/>
            <w:noProof/>
            <w:sz w:val="28"/>
            <w:szCs w:val="28"/>
            <w:lang w:val="ru-RU"/>
            <w:rPrChange w:id="362" w:author="Антон Смирнов" w:date="2023-05-25T17:55:00Z">
              <w:rPr>
                <w:rFonts w:ascii="Times New Roman" w:hAnsi="Times New Roman" w:cs="Times New Roman"/>
                <w:b/>
                <w:bCs/>
                <w:i w:val="0"/>
                <w:iCs/>
                <w:noProof/>
                <w:sz w:val="28"/>
                <w:szCs w:val="28"/>
              </w:rPr>
            </w:rPrChange>
          </w:rPr>
          <w:t>1</w:t>
        </w:r>
      </w:ins>
      <w:del w:id="363" w:author="Антон Смирнов" w:date="2023-05-25T17:55:00Z">
        <w:r w:rsidR="007E001C" w:rsidRPr="00387ECF" w:rsidDel="0030389C">
          <w:rPr>
            <w:rFonts w:ascii="Times New Roman" w:hAnsi="Times New Roman" w:cs="Times New Roman"/>
            <w:b/>
            <w:bCs/>
            <w:i w:val="0"/>
            <w:iCs/>
            <w:noProof/>
            <w:sz w:val="28"/>
            <w:szCs w:val="28"/>
            <w:lang w:val="ru-RU"/>
          </w:rPr>
          <w:delText>1</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sz w:val="28"/>
          <w:szCs w:val="28"/>
          <w:lang w:val="ru-RU"/>
        </w:rPr>
        <w:t xml:space="preserve">. </w:t>
      </w:r>
      <w:r w:rsidRPr="00230943">
        <w:rPr>
          <w:rFonts w:ascii="Times New Roman" w:hAnsi="Times New Roman" w:cs="Times New Roman"/>
          <w:i w:val="0"/>
          <w:iCs/>
          <w:sz w:val="28"/>
          <w:szCs w:val="28"/>
          <w:lang w:val="ru-RU"/>
        </w:rPr>
        <w:t xml:space="preserve">Характеристика каталитических субъединиц протеасом. Суффикс </w:t>
      </w:r>
      <w:r w:rsidRPr="00230943">
        <w:rPr>
          <w:rFonts w:ascii="Times New Roman" w:hAnsi="Times New Roman" w:cs="Times New Roman"/>
          <w:i w:val="0"/>
          <w:iCs/>
          <w:sz w:val="28"/>
          <w:szCs w:val="28"/>
        </w:rPr>
        <w:t>i</w:t>
      </w:r>
      <w:r w:rsidRPr="00230943">
        <w:rPr>
          <w:rFonts w:ascii="Times New Roman" w:hAnsi="Times New Roman" w:cs="Times New Roman"/>
          <w:i w:val="0"/>
          <w:iCs/>
          <w:sz w:val="28"/>
          <w:szCs w:val="28"/>
          <w:lang w:val="ru-RU"/>
        </w:rPr>
        <w:t xml:space="preserve"> означает индуцированный, суффикс </w:t>
      </w:r>
      <w:r w:rsidRPr="00230943">
        <w:rPr>
          <w:rFonts w:ascii="Times New Roman" w:hAnsi="Times New Roman" w:cs="Times New Roman"/>
          <w:i w:val="0"/>
          <w:iCs/>
          <w:sz w:val="28"/>
          <w:szCs w:val="28"/>
        </w:rPr>
        <w:t>t</w:t>
      </w:r>
      <w:r w:rsidRPr="00230943">
        <w:rPr>
          <w:rFonts w:ascii="Times New Roman" w:hAnsi="Times New Roman" w:cs="Times New Roman"/>
          <w:i w:val="0"/>
          <w:iCs/>
          <w:sz w:val="28"/>
          <w:szCs w:val="28"/>
          <w:lang w:val="ru-RU"/>
        </w:rPr>
        <w:t xml:space="preserve"> - тимус-специфичный. Каспазо-подобная активность означает, что гидролиз пептидной связи предпочтителен после кислотных остатков аспартата и глутамат, трипсин-подобная активность - после основных остатков лизина и аргинина, химотрипсин-подобная - после гидрофобных остатков лейцина, триптофана, тирозина и фенилаланина.</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0"/>
        <w:gridCol w:w="1989"/>
        <w:gridCol w:w="2165"/>
        <w:gridCol w:w="1169"/>
        <w:gridCol w:w="2458"/>
      </w:tblGrid>
      <w:tr w:rsidR="00033E83" w:rsidRPr="006D3EF5" w14:paraId="0779CEA6" w14:textId="77777777" w:rsidTr="00387ECF">
        <w:trPr>
          <w:cnfStyle w:val="100000000000" w:firstRow="1" w:lastRow="0" w:firstColumn="0" w:lastColumn="0" w:oddVBand="0" w:evenVBand="0" w:oddHBand="0" w:evenHBand="0" w:firstRowFirstColumn="0" w:firstRowLastColumn="0" w:lastRowFirstColumn="0" w:lastRowLastColumn="0"/>
          <w:tblHeader/>
        </w:trPr>
        <w:tc>
          <w:tcPr>
            <w:tcW w:w="935" w:type="pct"/>
            <w:vAlign w:val="top"/>
          </w:tcPr>
          <w:p w14:paraId="36AC38C1" w14:textId="77777777" w:rsidR="005C4AD5" w:rsidRPr="0075779D" w:rsidRDefault="00BF5734" w:rsidP="0075779D">
            <w:pPr>
              <w:pStyle w:val="Compact"/>
              <w:ind w:firstLine="0"/>
              <w:jc w:val="center"/>
              <w:rPr>
                <w:b/>
                <w:szCs w:val="28"/>
              </w:rPr>
            </w:pPr>
            <w:r w:rsidRPr="0075779D">
              <w:rPr>
                <w:b/>
                <w:szCs w:val="28"/>
              </w:rPr>
              <w:t>Субъединица</w:t>
            </w:r>
          </w:p>
        </w:tc>
        <w:tc>
          <w:tcPr>
            <w:tcW w:w="1039" w:type="pct"/>
            <w:vAlign w:val="top"/>
          </w:tcPr>
          <w:p w14:paraId="080A1FE7" w14:textId="77777777" w:rsidR="005C4AD5" w:rsidRPr="0075779D" w:rsidRDefault="00BF5734" w:rsidP="0075779D">
            <w:pPr>
              <w:pStyle w:val="Compact"/>
              <w:ind w:firstLine="0"/>
              <w:jc w:val="center"/>
              <w:rPr>
                <w:b/>
                <w:szCs w:val="28"/>
              </w:rPr>
            </w:pPr>
            <w:r w:rsidRPr="0075779D">
              <w:rPr>
                <w:b/>
                <w:szCs w:val="28"/>
              </w:rPr>
              <w:t>Общепринятое имя</w:t>
            </w:r>
          </w:p>
        </w:tc>
        <w:tc>
          <w:tcPr>
            <w:tcW w:w="1131" w:type="pct"/>
            <w:vAlign w:val="top"/>
          </w:tcPr>
          <w:p w14:paraId="0776A7F4" w14:textId="77777777" w:rsidR="005C4AD5" w:rsidRPr="0075779D" w:rsidRDefault="00BF5734" w:rsidP="0075779D">
            <w:pPr>
              <w:pStyle w:val="Compact"/>
              <w:ind w:firstLine="0"/>
              <w:jc w:val="center"/>
              <w:rPr>
                <w:b/>
                <w:szCs w:val="28"/>
              </w:rPr>
            </w:pPr>
            <w:r w:rsidRPr="0075779D">
              <w:rPr>
                <w:b/>
                <w:szCs w:val="28"/>
              </w:rPr>
              <w:t>Альтернативное имя</w:t>
            </w:r>
          </w:p>
        </w:tc>
        <w:tc>
          <w:tcPr>
            <w:tcW w:w="611" w:type="pct"/>
            <w:vAlign w:val="top"/>
          </w:tcPr>
          <w:p w14:paraId="6E15F69B" w14:textId="77777777" w:rsidR="005C4AD5" w:rsidRPr="0075779D" w:rsidRDefault="00BF5734" w:rsidP="0075779D">
            <w:pPr>
              <w:pStyle w:val="Compact"/>
              <w:ind w:firstLine="0"/>
              <w:jc w:val="center"/>
              <w:rPr>
                <w:b/>
                <w:szCs w:val="28"/>
              </w:rPr>
            </w:pPr>
            <w:r w:rsidRPr="0075779D">
              <w:rPr>
                <w:b/>
                <w:szCs w:val="28"/>
              </w:rPr>
              <w:t>Ген</w:t>
            </w:r>
          </w:p>
        </w:tc>
        <w:tc>
          <w:tcPr>
            <w:tcW w:w="1284" w:type="pct"/>
            <w:vAlign w:val="top"/>
          </w:tcPr>
          <w:p w14:paraId="5BA296A3" w14:textId="77777777" w:rsidR="005C4AD5" w:rsidRPr="0075779D" w:rsidRDefault="00BF5734" w:rsidP="0075779D">
            <w:pPr>
              <w:pStyle w:val="Compact"/>
              <w:ind w:firstLine="0"/>
              <w:jc w:val="center"/>
              <w:rPr>
                <w:b/>
                <w:szCs w:val="28"/>
              </w:rPr>
            </w:pPr>
            <w:r w:rsidRPr="0075779D">
              <w:rPr>
                <w:b/>
                <w:szCs w:val="28"/>
              </w:rPr>
              <w:t>Предпочтительная активность</w:t>
            </w:r>
          </w:p>
        </w:tc>
      </w:tr>
      <w:tr w:rsidR="00033E83" w:rsidRPr="006D3EF5" w14:paraId="6978BA62" w14:textId="77777777" w:rsidTr="00387ECF">
        <w:tc>
          <w:tcPr>
            <w:tcW w:w="935" w:type="pct"/>
          </w:tcPr>
          <w:p w14:paraId="66F96B34" w14:textId="77777777" w:rsidR="005C4AD5" w:rsidRPr="0075779D" w:rsidRDefault="00BF5734" w:rsidP="00BF5734">
            <w:pPr>
              <w:pStyle w:val="Compact"/>
              <w:ind w:firstLine="0"/>
              <w:jc w:val="left"/>
              <w:rPr>
                <w:szCs w:val="28"/>
              </w:rPr>
            </w:pPr>
            <w:r w:rsidRPr="0075779D">
              <w:rPr>
                <w:szCs w:val="28"/>
              </w:rPr>
              <w:t>Бета тип-6</w:t>
            </w:r>
          </w:p>
        </w:tc>
        <w:tc>
          <w:tcPr>
            <w:tcW w:w="1039" w:type="pct"/>
          </w:tcPr>
          <w:p w14:paraId="09928CE0" w14:textId="77777777" w:rsidR="005C4AD5" w:rsidRPr="0075779D" w:rsidRDefault="00BF5734" w:rsidP="00BF5734">
            <w:pPr>
              <w:pStyle w:val="Compact"/>
              <w:ind w:firstLine="186"/>
              <w:jc w:val="left"/>
              <w:rPr>
                <w:szCs w:val="28"/>
              </w:rPr>
            </w:pPr>
            <m:oMathPara>
              <m:oMath>
                <m:r>
                  <w:rPr>
                    <w:rFonts w:ascii="Cambria Math" w:hAnsi="Cambria Math"/>
                    <w:szCs w:val="28"/>
                  </w:rPr>
                  <m:t>β1</m:t>
                </m:r>
              </m:oMath>
            </m:oMathPara>
          </w:p>
        </w:tc>
        <w:tc>
          <w:tcPr>
            <w:tcW w:w="0" w:type="pct"/>
          </w:tcPr>
          <w:p w14:paraId="56331ED4" w14:textId="77777777" w:rsidR="005C4AD5" w:rsidRPr="0075779D" w:rsidRDefault="00BF5734" w:rsidP="00BF5734">
            <w:pPr>
              <w:pStyle w:val="Compact"/>
              <w:ind w:firstLine="0"/>
              <w:jc w:val="left"/>
              <w:rPr>
                <w:szCs w:val="28"/>
              </w:rPr>
            </w:pPr>
            <w:r w:rsidRPr="0075779D">
              <w:rPr>
                <w:szCs w:val="28"/>
              </w:rPr>
              <w:t>Y, Delta, LMP19, Pre3</w:t>
            </w:r>
          </w:p>
        </w:tc>
        <w:tc>
          <w:tcPr>
            <w:tcW w:w="0" w:type="pct"/>
          </w:tcPr>
          <w:p w14:paraId="0232805D" w14:textId="77777777" w:rsidR="005C4AD5" w:rsidRPr="0075779D" w:rsidRDefault="00BF5734" w:rsidP="00BF5734">
            <w:pPr>
              <w:pStyle w:val="Compact"/>
              <w:ind w:firstLine="0"/>
              <w:jc w:val="left"/>
              <w:rPr>
                <w:szCs w:val="28"/>
              </w:rPr>
            </w:pPr>
            <w:r w:rsidRPr="0075779D">
              <w:rPr>
                <w:szCs w:val="28"/>
              </w:rPr>
              <w:t>PSMB6</w:t>
            </w:r>
          </w:p>
        </w:tc>
        <w:tc>
          <w:tcPr>
            <w:tcW w:w="0" w:type="pct"/>
          </w:tcPr>
          <w:p w14:paraId="66731EFD" w14:textId="77777777" w:rsidR="005C4AD5" w:rsidRPr="0075779D" w:rsidRDefault="00BF5734" w:rsidP="00BF5734">
            <w:pPr>
              <w:pStyle w:val="Compact"/>
              <w:ind w:firstLine="0"/>
              <w:jc w:val="left"/>
              <w:rPr>
                <w:szCs w:val="28"/>
              </w:rPr>
            </w:pPr>
            <w:r w:rsidRPr="0075779D">
              <w:rPr>
                <w:szCs w:val="28"/>
              </w:rPr>
              <w:t>Каспазо-подобная</w:t>
            </w:r>
          </w:p>
        </w:tc>
      </w:tr>
      <w:tr w:rsidR="00033E83" w:rsidRPr="006D3EF5" w14:paraId="41E87A90" w14:textId="77777777" w:rsidTr="00387ECF">
        <w:tc>
          <w:tcPr>
            <w:tcW w:w="935" w:type="pct"/>
          </w:tcPr>
          <w:p w14:paraId="579336B7" w14:textId="77777777" w:rsidR="005C4AD5" w:rsidRPr="0075779D" w:rsidRDefault="00BF5734" w:rsidP="00BF5734">
            <w:pPr>
              <w:pStyle w:val="Compact"/>
              <w:ind w:firstLine="0"/>
              <w:jc w:val="left"/>
              <w:rPr>
                <w:szCs w:val="28"/>
              </w:rPr>
            </w:pPr>
            <w:r w:rsidRPr="0075779D">
              <w:rPr>
                <w:szCs w:val="28"/>
              </w:rPr>
              <w:t>Бета тип-9</w:t>
            </w:r>
          </w:p>
        </w:tc>
        <w:tc>
          <w:tcPr>
            <w:tcW w:w="1039" w:type="pct"/>
          </w:tcPr>
          <w:p w14:paraId="45A6E0A6" w14:textId="77777777" w:rsidR="005C4AD5" w:rsidRPr="0075779D" w:rsidRDefault="00BF5734">
            <w:pPr>
              <w:pStyle w:val="Compact"/>
              <w:jc w:val="left"/>
              <w:rPr>
                <w:szCs w:val="28"/>
              </w:rPr>
            </w:pPr>
            <m:oMathPara>
              <m:oMath>
                <m:r>
                  <w:rPr>
                    <w:rFonts w:ascii="Cambria Math" w:hAnsi="Cambria Math"/>
                    <w:szCs w:val="28"/>
                  </w:rPr>
                  <m:t>β1i</m:t>
                </m:r>
              </m:oMath>
            </m:oMathPara>
          </w:p>
        </w:tc>
        <w:tc>
          <w:tcPr>
            <w:tcW w:w="0" w:type="pct"/>
          </w:tcPr>
          <w:p w14:paraId="2E0515CD" w14:textId="77777777" w:rsidR="005C4AD5" w:rsidRPr="0075779D" w:rsidRDefault="00BF5734" w:rsidP="00BF5734">
            <w:pPr>
              <w:pStyle w:val="Compact"/>
              <w:ind w:firstLine="0"/>
              <w:jc w:val="left"/>
              <w:rPr>
                <w:szCs w:val="28"/>
              </w:rPr>
            </w:pPr>
            <w:r w:rsidRPr="0075779D">
              <w:rPr>
                <w:szCs w:val="28"/>
              </w:rPr>
              <w:t xml:space="preserve">Lmp2, RING12, </w:t>
            </w:r>
            <w:r w:rsidRPr="0075779D">
              <w:rPr>
                <w:szCs w:val="28"/>
              </w:rPr>
              <w:lastRenderedPageBreak/>
              <w:t>MC7</w:t>
            </w:r>
          </w:p>
        </w:tc>
        <w:tc>
          <w:tcPr>
            <w:tcW w:w="0" w:type="pct"/>
          </w:tcPr>
          <w:p w14:paraId="1422169E" w14:textId="77777777" w:rsidR="005C4AD5" w:rsidRPr="0075779D" w:rsidRDefault="00BF5734" w:rsidP="00BF5734">
            <w:pPr>
              <w:pStyle w:val="Compact"/>
              <w:ind w:firstLine="0"/>
              <w:jc w:val="left"/>
              <w:rPr>
                <w:szCs w:val="28"/>
              </w:rPr>
            </w:pPr>
            <w:r w:rsidRPr="0075779D">
              <w:rPr>
                <w:szCs w:val="28"/>
              </w:rPr>
              <w:lastRenderedPageBreak/>
              <w:t>PSMB9</w:t>
            </w:r>
          </w:p>
        </w:tc>
        <w:tc>
          <w:tcPr>
            <w:tcW w:w="0" w:type="pct"/>
          </w:tcPr>
          <w:p w14:paraId="7ACA6743" w14:textId="77777777" w:rsidR="005C4AD5" w:rsidRPr="0075779D" w:rsidRDefault="00BF5734" w:rsidP="00BF5734">
            <w:pPr>
              <w:pStyle w:val="Compact"/>
              <w:ind w:firstLine="0"/>
              <w:jc w:val="left"/>
              <w:rPr>
                <w:szCs w:val="28"/>
              </w:rPr>
            </w:pPr>
            <w:r w:rsidRPr="0075779D">
              <w:rPr>
                <w:szCs w:val="28"/>
              </w:rPr>
              <w:t>Химотрипсин-</w:t>
            </w:r>
            <w:r w:rsidRPr="0075779D">
              <w:rPr>
                <w:szCs w:val="28"/>
              </w:rPr>
              <w:lastRenderedPageBreak/>
              <w:t>подобная</w:t>
            </w:r>
          </w:p>
        </w:tc>
      </w:tr>
      <w:tr w:rsidR="00033E83" w:rsidRPr="006D3EF5" w14:paraId="05BFACE0" w14:textId="77777777" w:rsidTr="00387ECF">
        <w:tc>
          <w:tcPr>
            <w:tcW w:w="935" w:type="pct"/>
          </w:tcPr>
          <w:p w14:paraId="0EB2BEA8" w14:textId="77777777" w:rsidR="005C4AD5" w:rsidRPr="0075779D" w:rsidRDefault="00BF5734" w:rsidP="00BF5734">
            <w:pPr>
              <w:pStyle w:val="Compact"/>
              <w:ind w:firstLine="0"/>
              <w:jc w:val="left"/>
              <w:rPr>
                <w:szCs w:val="28"/>
              </w:rPr>
            </w:pPr>
            <w:r w:rsidRPr="0075779D">
              <w:rPr>
                <w:szCs w:val="28"/>
              </w:rPr>
              <w:lastRenderedPageBreak/>
              <w:t>Бета тип-7</w:t>
            </w:r>
          </w:p>
        </w:tc>
        <w:tc>
          <w:tcPr>
            <w:tcW w:w="1039" w:type="pct"/>
          </w:tcPr>
          <w:p w14:paraId="7A48EC6C" w14:textId="77777777" w:rsidR="005C4AD5" w:rsidRPr="0075779D" w:rsidRDefault="00BF5734">
            <w:pPr>
              <w:pStyle w:val="Compact"/>
              <w:jc w:val="left"/>
              <w:rPr>
                <w:szCs w:val="28"/>
              </w:rPr>
            </w:pPr>
            <m:oMathPara>
              <m:oMath>
                <m:r>
                  <w:rPr>
                    <w:rFonts w:ascii="Cambria Math" w:hAnsi="Cambria Math"/>
                    <w:szCs w:val="28"/>
                  </w:rPr>
                  <m:t>β2</m:t>
                </m:r>
              </m:oMath>
            </m:oMathPara>
          </w:p>
        </w:tc>
        <w:tc>
          <w:tcPr>
            <w:tcW w:w="0" w:type="pct"/>
          </w:tcPr>
          <w:p w14:paraId="5AA2F0AE" w14:textId="77777777" w:rsidR="005C4AD5" w:rsidRPr="0075779D" w:rsidRDefault="00BF5734" w:rsidP="00BF5734">
            <w:pPr>
              <w:pStyle w:val="Compact"/>
              <w:ind w:firstLine="0"/>
              <w:jc w:val="left"/>
              <w:rPr>
                <w:szCs w:val="28"/>
              </w:rPr>
            </w:pPr>
            <w:r w:rsidRPr="0075779D">
              <w:rPr>
                <w:szCs w:val="28"/>
              </w:rPr>
              <w:t>Z, MC14, Lmp9, Pup1</w:t>
            </w:r>
          </w:p>
        </w:tc>
        <w:tc>
          <w:tcPr>
            <w:tcW w:w="0" w:type="pct"/>
          </w:tcPr>
          <w:p w14:paraId="37F83062" w14:textId="77777777" w:rsidR="005C4AD5" w:rsidRPr="0075779D" w:rsidRDefault="00BF5734" w:rsidP="00BF5734">
            <w:pPr>
              <w:pStyle w:val="Compact"/>
              <w:ind w:firstLine="0"/>
              <w:jc w:val="left"/>
              <w:rPr>
                <w:szCs w:val="28"/>
              </w:rPr>
            </w:pPr>
            <w:r w:rsidRPr="0075779D">
              <w:rPr>
                <w:szCs w:val="28"/>
              </w:rPr>
              <w:t>PSMB7</w:t>
            </w:r>
          </w:p>
        </w:tc>
        <w:tc>
          <w:tcPr>
            <w:tcW w:w="0" w:type="pct"/>
          </w:tcPr>
          <w:p w14:paraId="4764EC07" w14:textId="77777777" w:rsidR="005C4AD5" w:rsidRPr="0075779D" w:rsidRDefault="00BF5734" w:rsidP="00BF5734">
            <w:pPr>
              <w:pStyle w:val="Compact"/>
              <w:ind w:firstLine="0"/>
              <w:jc w:val="left"/>
              <w:rPr>
                <w:szCs w:val="28"/>
              </w:rPr>
            </w:pPr>
            <w:r w:rsidRPr="0075779D">
              <w:rPr>
                <w:szCs w:val="28"/>
              </w:rPr>
              <w:t>Трипсин-подобная</w:t>
            </w:r>
          </w:p>
        </w:tc>
      </w:tr>
      <w:tr w:rsidR="00033E83" w:rsidRPr="006D3EF5" w14:paraId="33BC9971" w14:textId="77777777" w:rsidTr="00387ECF">
        <w:tc>
          <w:tcPr>
            <w:tcW w:w="935" w:type="pct"/>
          </w:tcPr>
          <w:p w14:paraId="2557C92B" w14:textId="77777777" w:rsidR="005C4AD5" w:rsidRPr="0075779D" w:rsidRDefault="00BF5734" w:rsidP="00BF5734">
            <w:pPr>
              <w:pStyle w:val="Compact"/>
              <w:ind w:firstLine="0"/>
              <w:jc w:val="left"/>
              <w:rPr>
                <w:szCs w:val="28"/>
              </w:rPr>
            </w:pPr>
            <w:r w:rsidRPr="0075779D">
              <w:rPr>
                <w:szCs w:val="28"/>
              </w:rPr>
              <w:t>Бета тип-10</w:t>
            </w:r>
          </w:p>
        </w:tc>
        <w:tc>
          <w:tcPr>
            <w:tcW w:w="1039" w:type="pct"/>
          </w:tcPr>
          <w:p w14:paraId="33CD4E83" w14:textId="77777777" w:rsidR="005C4AD5" w:rsidRPr="0075779D" w:rsidRDefault="00BF5734">
            <w:pPr>
              <w:pStyle w:val="Compact"/>
              <w:jc w:val="left"/>
              <w:rPr>
                <w:szCs w:val="28"/>
              </w:rPr>
            </w:pPr>
            <m:oMathPara>
              <m:oMath>
                <m:r>
                  <w:rPr>
                    <w:rFonts w:ascii="Cambria Math" w:hAnsi="Cambria Math"/>
                    <w:szCs w:val="28"/>
                  </w:rPr>
                  <m:t>β2i</m:t>
                </m:r>
              </m:oMath>
            </m:oMathPara>
          </w:p>
        </w:tc>
        <w:tc>
          <w:tcPr>
            <w:tcW w:w="0" w:type="pct"/>
          </w:tcPr>
          <w:p w14:paraId="6649D3E6" w14:textId="77777777" w:rsidR="005C4AD5" w:rsidRPr="0075779D" w:rsidRDefault="00BF5734" w:rsidP="00BF5734">
            <w:pPr>
              <w:pStyle w:val="Compact"/>
              <w:ind w:firstLine="0"/>
              <w:jc w:val="left"/>
              <w:rPr>
                <w:szCs w:val="28"/>
              </w:rPr>
            </w:pPr>
            <w:r w:rsidRPr="0075779D">
              <w:rPr>
                <w:szCs w:val="28"/>
              </w:rPr>
              <w:t>MECL-1, Lmp10</w:t>
            </w:r>
          </w:p>
        </w:tc>
        <w:tc>
          <w:tcPr>
            <w:tcW w:w="0" w:type="pct"/>
          </w:tcPr>
          <w:p w14:paraId="3953165E" w14:textId="77777777" w:rsidR="005C4AD5" w:rsidRPr="0075779D" w:rsidRDefault="00BF5734" w:rsidP="00BF5734">
            <w:pPr>
              <w:pStyle w:val="Compact"/>
              <w:ind w:firstLine="0"/>
              <w:jc w:val="left"/>
              <w:rPr>
                <w:szCs w:val="28"/>
              </w:rPr>
            </w:pPr>
            <w:r w:rsidRPr="0075779D">
              <w:rPr>
                <w:szCs w:val="28"/>
              </w:rPr>
              <w:t>PSMB10</w:t>
            </w:r>
          </w:p>
        </w:tc>
        <w:tc>
          <w:tcPr>
            <w:tcW w:w="0" w:type="pct"/>
          </w:tcPr>
          <w:p w14:paraId="438DD8A2" w14:textId="77777777" w:rsidR="005C4AD5" w:rsidRPr="0075779D" w:rsidRDefault="00BF5734" w:rsidP="00BF5734">
            <w:pPr>
              <w:pStyle w:val="Compact"/>
              <w:ind w:firstLine="0"/>
              <w:jc w:val="left"/>
              <w:rPr>
                <w:szCs w:val="28"/>
              </w:rPr>
            </w:pPr>
            <w:r w:rsidRPr="0075779D">
              <w:rPr>
                <w:szCs w:val="28"/>
              </w:rPr>
              <w:t>Трипсин-подобная</w:t>
            </w:r>
          </w:p>
        </w:tc>
      </w:tr>
      <w:tr w:rsidR="00033E83" w:rsidRPr="006D3EF5" w14:paraId="241522F3" w14:textId="77777777" w:rsidTr="00387ECF">
        <w:tc>
          <w:tcPr>
            <w:tcW w:w="935" w:type="pct"/>
          </w:tcPr>
          <w:p w14:paraId="65574EAD" w14:textId="77777777" w:rsidR="005C4AD5" w:rsidRPr="0075779D" w:rsidRDefault="00BF5734" w:rsidP="00BF5734">
            <w:pPr>
              <w:pStyle w:val="Compact"/>
              <w:ind w:firstLine="0"/>
              <w:jc w:val="left"/>
              <w:rPr>
                <w:szCs w:val="28"/>
              </w:rPr>
            </w:pPr>
            <w:r w:rsidRPr="0075779D">
              <w:rPr>
                <w:szCs w:val="28"/>
              </w:rPr>
              <w:t>Бета тип-5</w:t>
            </w:r>
          </w:p>
        </w:tc>
        <w:tc>
          <w:tcPr>
            <w:tcW w:w="1039" w:type="pct"/>
          </w:tcPr>
          <w:p w14:paraId="61723FC0" w14:textId="77777777" w:rsidR="005C4AD5" w:rsidRPr="0075779D" w:rsidRDefault="00BF5734">
            <w:pPr>
              <w:pStyle w:val="Compact"/>
              <w:jc w:val="left"/>
              <w:rPr>
                <w:szCs w:val="28"/>
              </w:rPr>
            </w:pPr>
            <m:oMathPara>
              <m:oMath>
                <m:r>
                  <w:rPr>
                    <w:rFonts w:ascii="Cambria Math" w:hAnsi="Cambria Math"/>
                    <w:szCs w:val="28"/>
                  </w:rPr>
                  <m:t>β5</m:t>
                </m:r>
              </m:oMath>
            </m:oMathPara>
          </w:p>
        </w:tc>
        <w:tc>
          <w:tcPr>
            <w:tcW w:w="0" w:type="pct"/>
          </w:tcPr>
          <w:p w14:paraId="7704A115" w14:textId="77777777" w:rsidR="005C4AD5" w:rsidRPr="0075779D" w:rsidRDefault="00BF5734" w:rsidP="00BF5734">
            <w:pPr>
              <w:pStyle w:val="Compact"/>
              <w:ind w:firstLine="0"/>
              <w:jc w:val="left"/>
              <w:rPr>
                <w:szCs w:val="28"/>
              </w:rPr>
            </w:pPr>
            <w:r w:rsidRPr="0075779D">
              <w:rPr>
                <w:szCs w:val="28"/>
              </w:rPr>
              <w:t>X, epsilon, Lmp17, MB1, Pre2, Doa3, Prg1</w:t>
            </w:r>
          </w:p>
        </w:tc>
        <w:tc>
          <w:tcPr>
            <w:tcW w:w="0" w:type="pct"/>
          </w:tcPr>
          <w:p w14:paraId="07A497E5" w14:textId="77777777" w:rsidR="005C4AD5" w:rsidRPr="0075779D" w:rsidRDefault="00BF5734" w:rsidP="00BF5734">
            <w:pPr>
              <w:pStyle w:val="Compact"/>
              <w:ind w:firstLine="0"/>
              <w:jc w:val="left"/>
              <w:rPr>
                <w:szCs w:val="28"/>
              </w:rPr>
            </w:pPr>
            <w:r w:rsidRPr="0075779D">
              <w:rPr>
                <w:szCs w:val="28"/>
              </w:rPr>
              <w:t>PSMB5</w:t>
            </w:r>
          </w:p>
        </w:tc>
        <w:tc>
          <w:tcPr>
            <w:tcW w:w="0" w:type="pct"/>
          </w:tcPr>
          <w:p w14:paraId="5063EA02" w14:textId="77777777" w:rsidR="005C4AD5" w:rsidRPr="0075779D" w:rsidRDefault="00BF5734" w:rsidP="00BF5734">
            <w:pPr>
              <w:pStyle w:val="Compact"/>
              <w:ind w:firstLine="0"/>
              <w:jc w:val="left"/>
              <w:rPr>
                <w:szCs w:val="28"/>
              </w:rPr>
            </w:pPr>
            <w:r w:rsidRPr="0075779D">
              <w:rPr>
                <w:szCs w:val="28"/>
              </w:rPr>
              <w:t>Химотрипсин-подобная</w:t>
            </w:r>
          </w:p>
        </w:tc>
      </w:tr>
      <w:tr w:rsidR="00033E83" w:rsidRPr="006D3EF5" w14:paraId="731A82D2" w14:textId="77777777" w:rsidTr="00387ECF">
        <w:tc>
          <w:tcPr>
            <w:tcW w:w="935" w:type="pct"/>
          </w:tcPr>
          <w:p w14:paraId="59EA7E0C" w14:textId="77777777" w:rsidR="005C4AD5" w:rsidRPr="0075779D" w:rsidRDefault="00BF5734" w:rsidP="00BF5734">
            <w:pPr>
              <w:pStyle w:val="Compact"/>
              <w:ind w:firstLine="0"/>
              <w:jc w:val="left"/>
              <w:rPr>
                <w:szCs w:val="28"/>
              </w:rPr>
            </w:pPr>
            <w:r w:rsidRPr="0075779D">
              <w:rPr>
                <w:szCs w:val="28"/>
              </w:rPr>
              <w:t>Бета тип-8</w:t>
            </w:r>
          </w:p>
        </w:tc>
        <w:tc>
          <w:tcPr>
            <w:tcW w:w="1039" w:type="pct"/>
          </w:tcPr>
          <w:p w14:paraId="13F26DED" w14:textId="77777777" w:rsidR="005C4AD5" w:rsidRPr="0075779D" w:rsidRDefault="00BF5734">
            <w:pPr>
              <w:pStyle w:val="Compact"/>
              <w:jc w:val="left"/>
              <w:rPr>
                <w:szCs w:val="28"/>
              </w:rPr>
            </w:pPr>
            <m:oMathPara>
              <m:oMath>
                <m:r>
                  <w:rPr>
                    <w:rFonts w:ascii="Cambria Math" w:hAnsi="Cambria Math"/>
                    <w:szCs w:val="28"/>
                  </w:rPr>
                  <m:t>β5i</m:t>
                </m:r>
              </m:oMath>
            </m:oMathPara>
          </w:p>
        </w:tc>
        <w:tc>
          <w:tcPr>
            <w:tcW w:w="0" w:type="pct"/>
          </w:tcPr>
          <w:p w14:paraId="566FCF39" w14:textId="77777777" w:rsidR="005C4AD5" w:rsidRPr="0075779D" w:rsidRDefault="00BF5734" w:rsidP="00BF5734">
            <w:pPr>
              <w:pStyle w:val="Compact"/>
              <w:ind w:firstLine="0"/>
              <w:jc w:val="left"/>
              <w:rPr>
                <w:szCs w:val="28"/>
              </w:rPr>
            </w:pPr>
            <w:r w:rsidRPr="0075779D">
              <w:rPr>
                <w:szCs w:val="28"/>
              </w:rPr>
              <w:t>Lmp7, RING10, Y2, C13</w:t>
            </w:r>
          </w:p>
        </w:tc>
        <w:tc>
          <w:tcPr>
            <w:tcW w:w="0" w:type="pct"/>
          </w:tcPr>
          <w:p w14:paraId="1A6DAB68" w14:textId="77777777" w:rsidR="005C4AD5" w:rsidRPr="0075779D" w:rsidRDefault="00BF5734" w:rsidP="00BF5734">
            <w:pPr>
              <w:pStyle w:val="Compact"/>
              <w:ind w:firstLine="0"/>
              <w:jc w:val="left"/>
              <w:rPr>
                <w:szCs w:val="28"/>
              </w:rPr>
            </w:pPr>
            <w:r w:rsidRPr="0075779D">
              <w:rPr>
                <w:szCs w:val="28"/>
              </w:rPr>
              <w:t>PSMB8</w:t>
            </w:r>
          </w:p>
        </w:tc>
        <w:tc>
          <w:tcPr>
            <w:tcW w:w="0" w:type="pct"/>
          </w:tcPr>
          <w:p w14:paraId="7C556542" w14:textId="77777777" w:rsidR="005C4AD5" w:rsidRPr="0075779D" w:rsidRDefault="00BF5734" w:rsidP="00BF5734">
            <w:pPr>
              <w:pStyle w:val="Compact"/>
              <w:ind w:firstLine="0"/>
              <w:jc w:val="left"/>
              <w:rPr>
                <w:szCs w:val="28"/>
              </w:rPr>
            </w:pPr>
            <w:r w:rsidRPr="0075779D">
              <w:rPr>
                <w:szCs w:val="28"/>
              </w:rPr>
              <w:t>Химотрипсин-подобная</w:t>
            </w:r>
          </w:p>
        </w:tc>
      </w:tr>
      <w:tr w:rsidR="00033E83" w:rsidRPr="006D3EF5" w14:paraId="54A54502" w14:textId="77777777" w:rsidTr="00387ECF">
        <w:tc>
          <w:tcPr>
            <w:tcW w:w="935" w:type="pct"/>
          </w:tcPr>
          <w:p w14:paraId="5B199737" w14:textId="77777777" w:rsidR="005C4AD5" w:rsidRPr="0075779D" w:rsidRDefault="00BF5734" w:rsidP="00BF5734">
            <w:pPr>
              <w:pStyle w:val="Compact"/>
              <w:ind w:firstLine="0"/>
              <w:jc w:val="left"/>
              <w:rPr>
                <w:szCs w:val="28"/>
              </w:rPr>
            </w:pPr>
            <w:r w:rsidRPr="0075779D">
              <w:rPr>
                <w:szCs w:val="28"/>
              </w:rPr>
              <w:t>Бета тип-11</w:t>
            </w:r>
          </w:p>
        </w:tc>
        <w:tc>
          <w:tcPr>
            <w:tcW w:w="1039" w:type="pct"/>
          </w:tcPr>
          <w:p w14:paraId="7FCB0C97" w14:textId="77777777" w:rsidR="005C4AD5" w:rsidRPr="0075779D" w:rsidRDefault="00BF5734">
            <w:pPr>
              <w:pStyle w:val="Compact"/>
              <w:jc w:val="left"/>
              <w:rPr>
                <w:szCs w:val="28"/>
              </w:rPr>
            </w:pPr>
            <m:oMathPara>
              <m:oMath>
                <m:r>
                  <w:rPr>
                    <w:rFonts w:ascii="Cambria Math" w:hAnsi="Cambria Math"/>
                    <w:szCs w:val="28"/>
                  </w:rPr>
                  <m:t>β5t</m:t>
                </m:r>
              </m:oMath>
            </m:oMathPara>
          </w:p>
        </w:tc>
        <w:tc>
          <w:tcPr>
            <w:tcW w:w="0" w:type="pct"/>
          </w:tcPr>
          <w:p w14:paraId="2BAF0779" w14:textId="77777777" w:rsidR="005C4AD5" w:rsidRPr="0075779D" w:rsidRDefault="00BF5734" w:rsidP="00BF5734">
            <w:pPr>
              <w:pStyle w:val="Compact"/>
              <w:ind w:firstLine="0"/>
              <w:jc w:val="left"/>
              <w:rPr>
                <w:szCs w:val="28"/>
              </w:rPr>
            </w:pPr>
            <w:r w:rsidRPr="0075779D">
              <w:rPr>
                <w:szCs w:val="28"/>
              </w:rPr>
              <w:t>Thymus-specific β5</w:t>
            </w:r>
          </w:p>
        </w:tc>
        <w:tc>
          <w:tcPr>
            <w:tcW w:w="0" w:type="pct"/>
          </w:tcPr>
          <w:p w14:paraId="74BE884B" w14:textId="77777777" w:rsidR="005C4AD5" w:rsidRPr="0075779D" w:rsidRDefault="00BF5734" w:rsidP="00BF5734">
            <w:pPr>
              <w:pStyle w:val="Compact"/>
              <w:ind w:firstLine="0"/>
              <w:jc w:val="left"/>
              <w:rPr>
                <w:szCs w:val="28"/>
              </w:rPr>
            </w:pPr>
            <w:r w:rsidRPr="0075779D">
              <w:rPr>
                <w:szCs w:val="28"/>
              </w:rPr>
              <w:t>PSMB11</w:t>
            </w:r>
          </w:p>
        </w:tc>
        <w:tc>
          <w:tcPr>
            <w:tcW w:w="0" w:type="pct"/>
          </w:tcPr>
          <w:p w14:paraId="4C7F8F32" w14:textId="77777777" w:rsidR="005C4AD5" w:rsidRPr="0075779D" w:rsidRDefault="00BF5734" w:rsidP="00BF5734">
            <w:pPr>
              <w:pStyle w:val="Compact"/>
              <w:ind w:firstLine="0"/>
              <w:jc w:val="left"/>
              <w:rPr>
                <w:szCs w:val="28"/>
              </w:rPr>
            </w:pPr>
            <w:r w:rsidRPr="0075779D">
              <w:rPr>
                <w:szCs w:val="28"/>
              </w:rPr>
              <w:t>Химотрипсин-подобная</w:t>
            </w:r>
          </w:p>
        </w:tc>
      </w:tr>
    </w:tbl>
    <w:bookmarkEnd w:id="360"/>
    <w:p w14:paraId="63554161" w14:textId="7C07274A" w:rsidR="005C4AD5" w:rsidRPr="007A630F" w:rsidRDefault="00BF5734">
      <w:pPr>
        <w:pStyle w:val="a0"/>
        <w:rPr>
          <w:lang w:val="ru-RU"/>
        </w:rPr>
      </w:pPr>
      <w:r w:rsidRPr="007A630F">
        <w:rPr>
          <w:lang w:val="ru-RU"/>
        </w:rPr>
        <w:t>Анализ субстратной специфичности показывает, что конститутивная протеасома предпочитает выпускать пептиды с гидрофобными или основными остатками на С-конце, но это не означает, что не бывает других аминокислот на С-конце, к тому же у протеасом нет особых предпочтени</w:t>
      </w:r>
      <w:r w:rsidR="007F2068">
        <w:rPr>
          <w:lang w:val="ru-RU"/>
        </w:rPr>
        <w:t>й</w:t>
      </w:r>
      <w:r w:rsidRPr="007A630F">
        <w:rPr>
          <w:lang w:val="ru-RU"/>
        </w:rPr>
        <w:t xml:space="preserve"> по другим позициям в итоговом пептиде, а наблюдаемые частоты аминокислотных остатков зависят от строения регуляторных и каталитических субъединиц используемой протеасомы</w:t>
      </w:r>
      <w:r>
        <w:rPr>
          <w:lang w:val="ru-RU"/>
        </w:rPr>
        <w:t xml:space="preserve"> </w:t>
      </w:r>
      <w:r w:rsidR="00744043">
        <w:rPr>
          <w:lang w:val="ru-RU"/>
        </w:rPr>
        <w:fldChar w:fldCharType="begin"/>
      </w:r>
      <w:r w:rsidR="00744043">
        <w:rPr>
          <w:lang w:val="ru-RU"/>
        </w:rPr>
        <w:instrText xml:space="preserve"> ADDIN ZOTERO_ITEM CSL_CITATION {"citationID":"aWdMwLQP","properties":{"formattedCitation":"[35]","plainCitation":"[35]","noteIndex":0},"citationItems":[{"id":525,"uris":["http://zotero.org/users/10071278/items/KMBMQ9DS"],"itemData":{"id":525,"type":"article-journal","page":"11","title":"Substrate specificity of the human proteasome","author":[{"family":"Harris","given":"Jennifer L"},{"family":"Alper","given":"Phil B"},{"family":"Li","given":"Jun"},{"family":"Rechsteiner","given":"Martin"},{"family":"Backes","given":"Bradley J"}]}}],"schema":"https://github.com/citation-style-language/schema/raw/master/csl-citation.json"} </w:instrText>
      </w:r>
      <w:r w:rsidR="00744043">
        <w:rPr>
          <w:lang w:val="ru-RU"/>
        </w:rPr>
        <w:fldChar w:fldCharType="separate"/>
      </w:r>
      <w:r w:rsidR="00744043" w:rsidRPr="00744043">
        <w:rPr>
          <w:rFonts w:cs="Times New Roman"/>
          <w:lang w:val="ru-RU"/>
        </w:rPr>
        <w:t>[35]</w:t>
      </w:r>
      <w:r w:rsidR="00744043">
        <w:rPr>
          <w:lang w:val="ru-RU"/>
        </w:rPr>
        <w:fldChar w:fldCharType="end"/>
      </w:r>
      <w:r w:rsidRPr="007A630F">
        <w:rPr>
          <w:lang w:val="ru-RU"/>
        </w:rPr>
        <w:t xml:space="preserve">. Индуцированные субъединицы обладают отличающимся профилем каталитической активности: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субъединица предпочитает гидрофобные остатки с разветвленной цепью, в отличие от </w:t>
      </w:r>
      <m:oMath>
        <m:r>
          <w:rPr>
            <w:rFonts w:ascii="Cambria Math" w:hAnsi="Cambria Math"/>
          </w:rPr>
          <m:t>β</m:t>
        </m:r>
        <m:r>
          <w:rPr>
            <w:rFonts w:ascii="Cambria Math" w:hAnsi="Cambria Math"/>
            <w:lang w:val="ru-RU"/>
          </w:rPr>
          <m:t>1</m:t>
        </m:r>
      </m:oMath>
      <w:r w:rsidRPr="007A630F">
        <w:rPr>
          <w:lang w:val="ru-RU"/>
        </w:rPr>
        <w:t xml:space="preserve">, предпочитающей кислотные остатки, </w:t>
      </w:r>
      <m:oMath>
        <m:r>
          <w:rPr>
            <w:rFonts w:ascii="Cambria Math" w:hAnsi="Cambria Math"/>
          </w:rPr>
          <m:t>β</m:t>
        </m:r>
        <m:r>
          <w:rPr>
            <w:rFonts w:ascii="Cambria Math" w:hAnsi="Cambria Math"/>
            <w:lang w:val="ru-RU"/>
          </w:rPr>
          <m:t>5</m:t>
        </m:r>
        <m:r>
          <w:rPr>
            <w:rFonts w:ascii="Cambria Math" w:hAnsi="Cambria Math"/>
          </w:rPr>
          <m:t>i</m:t>
        </m:r>
      </m:oMath>
      <w:r w:rsidRPr="007A630F">
        <w:rPr>
          <w:lang w:val="ru-RU"/>
        </w:rPr>
        <w:t xml:space="preserve"> обладает ещё большим сродством к гидрофобным остаткам, чем </w:t>
      </w:r>
      <m:oMath>
        <m:r>
          <w:rPr>
            <w:rFonts w:ascii="Cambria Math" w:hAnsi="Cambria Math"/>
          </w:rPr>
          <m:t>β</m:t>
        </m:r>
        <m:r>
          <w:rPr>
            <w:rFonts w:ascii="Cambria Math" w:hAnsi="Cambria Math"/>
            <w:lang w:val="ru-RU"/>
          </w:rPr>
          <m:t>5</m:t>
        </m:r>
      </m:oMath>
      <w:r w:rsidRPr="007A630F">
        <w:rPr>
          <w:lang w:val="ru-RU"/>
        </w:rPr>
        <w:t xml:space="preserve">, а профиль активности </w:t>
      </w:r>
      <m:oMath>
        <m:r>
          <w:rPr>
            <w:rFonts w:ascii="Cambria Math" w:hAnsi="Cambria Math"/>
          </w:rPr>
          <m:t>β</m:t>
        </m:r>
        <m:r>
          <w:rPr>
            <w:rFonts w:ascii="Cambria Math" w:hAnsi="Cambria Math"/>
            <w:lang w:val="ru-RU"/>
          </w:rPr>
          <m:t>2</m:t>
        </m:r>
      </m:oMath>
      <w:r w:rsidRPr="007A630F">
        <w:rPr>
          <w:lang w:val="ru-RU"/>
        </w:rPr>
        <w:t xml:space="preserve"> и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идентичен</w:t>
      </w:r>
      <w:r w:rsidR="00744043" w:rsidRPr="0075779D">
        <w:rPr>
          <w:lang w:val="ru-RU"/>
        </w:rPr>
        <w:t xml:space="preserve"> </w:t>
      </w:r>
      <w:r w:rsidR="00744043">
        <w:rPr>
          <w:lang w:val="ru-RU"/>
        </w:rPr>
        <w:fldChar w:fldCharType="begin"/>
      </w:r>
      <w:r w:rsidR="00744043">
        <w:rPr>
          <w:lang w:val="ru-RU"/>
        </w:rPr>
        <w:instrText xml:space="preserve"> ADDIN ZOTERO_ITEM CSL_CITATION {"citationID":"AFxzqvAS","properties":{"formattedCitation":"[33]","plainCitation":"[33]","noteIndex":0},"citationItems":[{"id":374,"uris":["http://zotero.org/users/10071278/items/4SIRHUK9"],"itemData":{"id":374,"type":"article-journal","container-title":"Nature Immunology","DOI":"10.1038/s41590-018-0186-z","ISSN":"1529-2908, 1529-2916","issue":"9","journalAbbreviation":"Nat Immunol","language":"en","page":"923-931","source":"DOI.org (Crossref)","title":"The immunoproteasome and thymoproteasome: functions, evolution and human disease","title-short":"The immunoproteasome and thymoproteasome","volume":"19","author":[{"family":"Murata","given":"Shigeo"},{"family":"Takahama","given":"Yousuke"},{"family":"Kasahara","given":"Masanori"},{"family":"Tanaka","given":"Keiji"}],"issued":{"date-parts":[["2018",9]]}}}],"schema":"https://github.com/citation-style-language/schema/raw/master/csl-citation.json"} </w:instrText>
      </w:r>
      <w:r w:rsidR="00744043">
        <w:rPr>
          <w:lang w:val="ru-RU"/>
        </w:rPr>
        <w:fldChar w:fldCharType="separate"/>
      </w:r>
      <w:r w:rsidR="00744043" w:rsidRPr="0075779D">
        <w:rPr>
          <w:rFonts w:cs="Times New Roman"/>
          <w:lang w:val="ru-RU"/>
        </w:rPr>
        <w:t>[33]</w:t>
      </w:r>
      <w:r w:rsidR="00744043">
        <w:rPr>
          <w:lang w:val="ru-RU"/>
        </w:rPr>
        <w:fldChar w:fldCharType="end"/>
      </w:r>
      <w:r w:rsidR="00744043" w:rsidRPr="0075779D">
        <w:rPr>
          <w:lang w:val="ru-RU"/>
        </w:rPr>
        <w:t>.</w:t>
      </w:r>
      <w:r w:rsidR="00744043" w:rsidRPr="007A630F" w:rsidDel="00744043">
        <w:rPr>
          <w:lang w:val="ru-RU"/>
        </w:rPr>
        <w:t xml:space="preserve"> </w:t>
      </w:r>
      <m:oMath>
        <m:r>
          <w:rPr>
            <w:rFonts w:ascii="Cambria Math" w:hAnsi="Cambria Math"/>
          </w:rPr>
          <m:t>β</m:t>
        </m:r>
        <m:r>
          <w:rPr>
            <w:rFonts w:ascii="Cambria Math" w:hAnsi="Cambria Math"/>
            <w:lang w:val="ru-RU"/>
          </w:rPr>
          <m:t>5</m:t>
        </m:r>
        <m:r>
          <w:rPr>
            <w:rFonts w:ascii="Cambria Math" w:hAnsi="Cambria Math"/>
          </w:rPr>
          <m:t>t</m:t>
        </m:r>
      </m:oMath>
      <w:r w:rsidRPr="007A630F">
        <w:rPr>
          <w:lang w:val="ru-RU"/>
        </w:rPr>
        <w:t xml:space="preserve"> субъединица обладает пониженной химотрипсин-подобной активностью без влияния на каспазо-подобную и трипсин-подобную активности, что </w:t>
      </w:r>
      <w:r w:rsidRPr="007A630F">
        <w:rPr>
          <w:lang w:val="ru-RU"/>
        </w:rPr>
        <w:lastRenderedPageBreak/>
        <w:t>увеличивает долю пептидов с кислотным С-концевым остатком</w:t>
      </w:r>
      <w:r w:rsidR="00744043" w:rsidRPr="0075779D">
        <w:rPr>
          <w:lang w:val="ru-RU"/>
        </w:rPr>
        <w:t xml:space="preserve"> </w:t>
      </w:r>
      <w:r w:rsidR="00744043">
        <w:rPr>
          <w:lang w:val="ru-RU"/>
        </w:rPr>
        <w:fldChar w:fldCharType="begin"/>
      </w:r>
      <w:r w:rsidR="00744043">
        <w:rPr>
          <w:lang w:val="ru-RU"/>
        </w:rPr>
        <w:instrText xml:space="preserve"> ADDIN ZOTERO_ITEM CSL_CITATION {"citationID":"I0DH8X9k","properties":{"formattedCitation":"[36]","plainCitation":"[36]","noteIndex":0},"citationItems":[{"id":530,"uris":["http://zotero.org/users/10071278/items/KB9CNBA6"],"itemData":{"id":530,"type":"article-journal","container-title":"Current Opinion in Immunology","DOI":"10.1016/j.coi.2012.01.006","issue":"1","page":"92–98","title":"β5t-containing thymoproteasome: specific expression in thymic cortical epithelial cells and role in positive selection of CD8+ T cells","volume":"24","author":[{"family":"Takahama","given":"Yousuke"},{"family":"Takada","given":"Kensuke"},{"family":"Murata","given":"Shigeo"},{"family":"Tanaka","given":"Keiji"}],"issued":{"date-parts":[["2012"]]}}}],"schema":"https://github.com/citation-style-language/schema/raw/master/csl-citation.json"} </w:instrText>
      </w:r>
      <w:r w:rsidR="00744043">
        <w:rPr>
          <w:lang w:val="ru-RU"/>
        </w:rPr>
        <w:fldChar w:fldCharType="separate"/>
      </w:r>
      <w:r w:rsidR="00744043" w:rsidRPr="00744043">
        <w:rPr>
          <w:rFonts w:cs="Times New Roman"/>
          <w:lang w:val="ru-RU"/>
        </w:rPr>
        <w:t>[36]</w:t>
      </w:r>
      <w:r w:rsidR="00744043">
        <w:rPr>
          <w:lang w:val="ru-RU"/>
        </w:rPr>
        <w:fldChar w:fldCharType="end"/>
      </w:r>
      <w:r w:rsidRPr="007A630F">
        <w:rPr>
          <w:lang w:val="ru-RU"/>
        </w:rPr>
        <w:t>. Тимопроте</w:t>
      </w:r>
      <w:r w:rsidR="00744043">
        <w:rPr>
          <w:lang w:val="ru-RU"/>
        </w:rPr>
        <w:t>а</w:t>
      </w:r>
      <w:r w:rsidRPr="007A630F">
        <w:rPr>
          <w:lang w:val="ru-RU"/>
        </w:rPr>
        <w:t xml:space="preserve">сома участвует в положительной селекции </w:t>
      </w:r>
      <w:r>
        <w:t>CD</w:t>
      </w:r>
      <w:r w:rsidRPr="007A630F">
        <w:rPr>
          <w:lang w:val="ru-RU"/>
        </w:rPr>
        <w:t>8</w:t>
      </w:r>
      <w:r w:rsidRPr="007A630F">
        <w:rPr>
          <w:vertAlign w:val="superscript"/>
          <w:lang w:val="ru-RU"/>
        </w:rPr>
        <w:t>+</w:t>
      </w:r>
      <w:r w:rsidRPr="007A630F">
        <w:rPr>
          <w:lang w:val="ru-RU"/>
        </w:rPr>
        <w:t xml:space="preserve">-лимфоцитов </w:t>
      </w:r>
      <w:r w:rsidR="00744043">
        <w:rPr>
          <w:lang w:val="ru-RU"/>
        </w:rPr>
        <w:fldChar w:fldCharType="begin"/>
      </w:r>
      <w:r w:rsidR="00744043">
        <w:rPr>
          <w:lang w:val="ru-RU"/>
        </w:rPr>
        <w:instrText xml:space="preserve"> ADDIN ZOTERO_ITEM CSL_CITATION {"citationID":"2HyQi4wg","properties":{"formattedCitation":"[37]","plainCitation":"[37]","noteIndex":0},"citationItems":[{"id":377,"uris":["http://zotero.org/users/10071278/items/JYJMF8S8"],"itemData":{"id":377,"type":"article-journal","container-title":"Trends in Biochemical Sciences","DOI":"10.1016/j.tibs.2013.10.004","ISSN":"09680004","issue":"1","journalAbbreviation":"Trends in Biochemical Sciences","language":"en","page":"17-24","source":"DOI.org (Crossref)","title":"The unique functions of tissue-specific proteasomes","volume":"39","author":[{"family":"Kniepert","given":"Andrea"},{"family":"Groettrup","given":"Marcus"}],"issued":{"date-parts":[["2014",1]]}}}],"schema":"https://github.com/citation-style-language/schema/raw/master/csl-citation.json"} </w:instrText>
      </w:r>
      <w:r w:rsidR="00744043">
        <w:rPr>
          <w:lang w:val="ru-RU"/>
        </w:rPr>
        <w:fldChar w:fldCharType="separate"/>
      </w:r>
      <w:r w:rsidR="00744043" w:rsidRPr="0075779D">
        <w:rPr>
          <w:rFonts w:cs="Times New Roman"/>
          <w:lang w:val="ru-RU"/>
        </w:rPr>
        <w:t>[37]</w:t>
      </w:r>
      <w:r w:rsidR="00744043">
        <w:rPr>
          <w:lang w:val="ru-RU"/>
        </w:rPr>
        <w:fldChar w:fldCharType="end"/>
      </w:r>
      <w:r w:rsidRPr="007A630F">
        <w:rPr>
          <w:lang w:val="ru-RU"/>
        </w:rPr>
        <w:t>. Для положительной селекции лимфоцитов важно, чтобы они распознали комплекс “свой пептид-МНС”, поэтому тимопроте</w:t>
      </w:r>
      <w:r>
        <w:rPr>
          <w:lang w:val="ru-RU"/>
        </w:rPr>
        <w:t>а</w:t>
      </w:r>
      <w:r w:rsidRPr="007A630F">
        <w:rPr>
          <w:lang w:val="ru-RU"/>
        </w:rPr>
        <w:t xml:space="preserve">сома генерирует пептиды более похожие на </w:t>
      </w:r>
      <w:r w:rsidR="00744043" w:rsidRPr="007A630F">
        <w:rPr>
          <w:lang w:val="ru-RU"/>
        </w:rPr>
        <w:t>собственные, в то время как</w:t>
      </w:r>
      <w:r w:rsidRPr="007A630F">
        <w:rPr>
          <w:lang w:val="ru-RU"/>
        </w:rPr>
        <w:t xml:space="preserve"> для иммунопроте</w:t>
      </w:r>
      <w:r w:rsidR="00744043">
        <w:rPr>
          <w:lang w:val="ru-RU"/>
        </w:rPr>
        <w:t>а</w:t>
      </w:r>
      <w:r w:rsidRPr="007A630F">
        <w:rPr>
          <w:lang w:val="ru-RU"/>
        </w:rPr>
        <w:t>сомы важно генерировать пептиды максимально непохожие на собственные для скорейшей реализации иммунного ответа.</w:t>
      </w:r>
    </w:p>
    <w:p w14:paraId="58BA1668" w14:textId="32B722B9" w:rsidR="005C4AD5" w:rsidRPr="007A630F" w:rsidRDefault="00BF5734">
      <w:pPr>
        <w:pStyle w:val="a0"/>
        <w:rPr>
          <w:lang w:val="ru-RU"/>
        </w:rPr>
      </w:pPr>
      <w:r w:rsidRPr="007A630F">
        <w:rPr>
          <w:lang w:val="ru-RU"/>
        </w:rPr>
        <w:t xml:space="preserve">С помощью </w:t>
      </w:r>
      <w:r w:rsidR="007F2068" w:rsidRPr="0075779D">
        <w:rPr>
          <w:rFonts w:cs="Times New Roman"/>
          <w:szCs w:val="28"/>
          <w:lang w:val="ru-RU"/>
        </w:rPr>
        <w:t>убиквитин-проте</w:t>
      </w:r>
      <w:r w:rsidR="00744043">
        <w:rPr>
          <w:rFonts w:cs="Times New Roman"/>
          <w:szCs w:val="28"/>
          <w:lang w:val="ru-RU"/>
        </w:rPr>
        <w:t>а</w:t>
      </w:r>
      <w:r w:rsidR="007F2068" w:rsidRPr="0075779D">
        <w:rPr>
          <w:rFonts w:cs="Times New Roman"/>
          <w:szCs w:val="28"/>
          <w:lang w:val="ru-RU"/>
        </w:rPr>
        <w:t>сомальная система</w:t>
      </w:r>
      <w:r w:rsidR="007F2068" w:rsidRPr="0075779D">
        <w:rPr>
          <w:lang w:val="ru-RU"/>
        </w:rPr>
        <w:t xml:space="preserve"> </w:t>
      </w:r>
      <w:r w:rsidR="007F2068">
        <w:rPr>
          <w:lang w:val="ru-RU"/>
        </w:rPr>
        <w:t>(</w:t>
      </w:r>
      <w:r w:rsidR="007F2068" w:rsidRPr="00BF5734">
        <w:rPr>
          <w:rFonts w:cs="Times New Roman"/>
          <w:szCs w:val="28"/>
        </w:rPr>
        <w:t>ubiquitin</w:t>
      </w:r>
      <w:r w:rsidR="007F2068" w:rsidRPr="00B85DCC">
        <w:rPr>
          <w:rFonts w:cs="Times New Roman"/>
          <w:szCs w:val="28"/>
          <w:lang w:val="ru-RU"/>
        </w:rPr>
        <w:t>-</w:t>
      </w:r>
      <w:r w:rsidR="007F2068" w:rsidRPr="00BF5734">
        <w:rPr>
          <w:rFonts w:cs="Times New Roman"/>
          <w:szCs w:val="28"/>
        </w:rPr>
        <w:t>proteasomal</w:t>
      </w:r>
      <w:r w:rsidR="007F2068" w:rsidRPr="00B85DCC">
        <w:rPr>
          <w:rFonts w:cs="Times New Roman"/>
          <w:szCs w:val="28"/>
          <w:lang w:val="ru-RU"/>
        </w:rPr>
        <w:t xml:space="preserve"> </w:t>
      </w:r>
      <w:r w:rsidR="007F2068" w:rsidRPr="00BF5734">
        <w:rPr>
          <w:rFonts w:cs="Times New Roman"/>
          <w:szCs w:val="28"/>
        </w:rPr>
        <w:t>system</w:t>
      </w:r>
      <w:r w:rsidR="007F2068" w:rsidRPr="00B85DCC">
        <w:rPr>
          <w:rFonts w:cs="Times New Roman"/>
          <w:szCs w:val="28"/>
          <w:lang w:val="ru-RU"/>
        </w:rPr>
        <w:t xml:space="preserve"> </w:t>
      </w:r>
      <w:r w:rsidR="007F2068">
        <w:rPr>
          <w:rFonts w:cs="Times New Roman"/>
          <w:szCs w:val="28"/>
          <w:lang w:val="ru-RU"/>
        </w:rPr>
        <w:t>–</w:t>
      </w:r>
      <w:r w:rsidR="007F2068" w:rsidRPr="00B85DCC">
        <w:rPr>
          <w:rFonts w:cs="Times New Roman"/>
          <w:szCs w:val="28"/>
          <w:lang w:val="ru-RU"/>
        </w:rPr>
        <w:t xml:space="preserve"> </w:t>
      </w:r>
      <w:r>
        <w:t>UPS</w:t>
      </w:r>
      <w:r w:rsidR="007F2068">
        <w:rPr>
          <w:lang w:val="ru-RU"/>
        </w:rPr>
        <w:t>)</w:t>
      </w:r>
      <w:r w:rsidRPr="007A630F">
        <w:rPr>
          <w:lang w:val="ru-RU"/>
        </w:rPr>
        <w:t xml:space="preserve"> клетка избавляется как от поврежденных или ненужных белков, так и от дефективных рибосомальных продуктов (</w:t>
      </w:r>
      <w:r>
        <w:t>defective</w:t>
      </w:r>
      <w:r w:rsidRPr="007A630F">
        <w:rPr>
          <w:lang w:val="ru-RU"/>
        </w:rPr>
        <w:t xml:space="preserve"> </w:t>
      </w:r>
      <w:r>
        <w:t>ribosomal</w:t>
      </w:r>
      <w:r w:rsidRPr="007A630F">
        <w:rPr>
          <w:lang w:val="ru-RU"/>
        </w:rPr>
        <w:t xml:space="preserve"> </w:t>
      </w:r>
      <w:r>
        <w:t>products</w:t>
      </w:r>
      <w:r w:rsidRPr="007A630F">
        <w:rPr>
          <w:lang w:val="ru-RU"/>
        </w:rPr>
        <w:t xml:space="preserve">, </w:t>
      </w:r>
      <w:r>
        <w:t>DRiP</w:t>
      </w:r>
      <w:r w:rsidRPr="007A630F">
        <w:rPr>
          <w:lang w:val="ru-RU"/>
        </w:rPr>
        <w:t xml:space="preserve">). </w:t>
      </w:r>
      <w:r>
        <w:t>DRiP</w:t>
      </w:r>
      <w:r w:rsidRPr="007A630F">
        <w:rPr>
          <w:lang w:val="ru-RU"/>
        </w:rPr>
        <w:t xml:space="preserve"> представляют из себя пептиды, транслированные с интронов на неправильно сплайсированных мРНК, транслированные с</w:t>
      </w:r>
      <w:r w:rsidR="007F2068">
        <w:rPr>
          <w:lang w:val="ru-RU"/>
        </w:rPr>
        <w:t>о</w:t>
      </w:r>
      <w:r w:rsidRPr="007A630F">
        <w:rPr>
          <w:lang w:val="ru-RU"/>
        </w:rPr>
        <w:t xml:space="preserve"> сдвигом рамки считывания и неправильно уложенные белки, меченные убиквитином для их быстрого разрушения протеосомой</w:t>
      </w:r>
      <w:r>
        <w:rPr>
          <w:lang w:val="ru-RU"/>
        </w:rPr>
        <w:t xml:space="preserve"> </w:t>
      </w:r>
      <w:r w:rsidR="00744043">
        <w:rPr>
          <w:lang w:val="ru-RU"/>
        </w:rPr>
        <w:fldChar w:fldCharType="begin"/>
      </w:r>
      <w:r w:rsidR="00744043">
        <w:rPr>
          <w:lang w:val="ru-RU"/>
        </w:rPr>
        <w:instrText xml:space="preserve"> ADDIN ZOTERO_ITEM CSL_CITATION {"citationID":"obhx7bRp","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744043">
        <w:rPr>
          <w:lang w:val="ru-RU"/>
        </w:rPr>
        <w:fldChar w:fldCharType="separate"/>
      </w:r>
      <w:r w:rsidR="00744043" w:rsidRPr="0075779D">
        <w:rPr>
          <w:rFonts w:cs="Times New Roman"/>
          <w:lang w:val="ru-RU"/>
        </w:rPr>
        <w:t>[12]</w:t>
      </w:r>
      <w:r w:rsidR="00744043">
        <w:rPr>
          <w:lang w:val="ru-RU"/>
        </w:rPr>
        <w:fldChar w:fldCharType="end"/>
      </w:r>
      <w:r w:rsidRPr="007A630F">
        <w:rPr>
          <w:lang w:val="ru-RU"/>
        </w:rPr>
        <w:t xml:space="preserve">. Нарушения утилизации </w:t>
      </w:r>
      <w:r>
        <w:t>DRiP</w:t>
      </w:r>
      <w:r w:rsidRPr="007A630F">
        <w:rPr>
          <w:lang w:val="ru-RU"/>
        </w:rPr>
        <w:t xml:space="preserve"> могут приводить к различным заболеваниям</w:t>
      </w:r>
      <w:r>
        <w:rPr>
          <w:lang w:val="ru-RU"/>
        </w:rPr>
        <w:t xml:space="preserve"> </w:t>
      </w:r>
      <w:r w:rsidR="00744043">
        <w:rPr>
          <w:lang w:val="ru-RU"/>
        </w:rPr>
        <w:fldChar w:fldCharType="begin"/>
      </w:r>
      <w:r w:rsidR="00744043">
        <w:rPr>
          <w:lang w:val="ru-RU"/>
        </w:rPr>
        <w:instrText xml:space="preserve"> ADDIN ZOTERO_ITEM CSL_CITATION {"citationID":"qfA9rGps","properties":{"formattedCitation":"[38]","plainCitation":"[38]","noteIndex":0},"citationItems":[{"id":375,"uris":["http://zotero.org/users/10071278/items/PMM3Y687"],"itemData":{"id":375,"type":"article-journal","container-title":"The EMBO Journal","DOI":"10.15252/embj.2018101341","ISSN":"0261-4189, 1460-2075","issue":"15","journalAbbreviation":"EMBO J","language":"en","source":"DOI.org (Crossref)","title":"Defective ribosomal products challenge nuclear function by impairing nuclear condensate dynamics and immobilizing ubiquitin","URL":"https://onlinelibrary.wiley.com/doi/10.15252/embj.2018101341","volume":"38","author":[{"family":"Mediani","given":"Laura"},{"family":"Guillén‐Boixet","given":"Jordina"},{"family":"Vinet","given":"Jonathan"},{"family":"Franzmann","given":"Titus M"},{"family":"Bigi","given":"Ilaria"},{"family":"Mateju","given":"Daniel"},{"family":"Carrà","given":"Arianna D"},{"family":"Morelli","given":"Federica F"},{"family":"Tiago","given":"Tatiana"},{"family":"Poser","given":"Ina"},{"family":"Alberti","given":"Simon"},{"family":"Carra","given":"Serena"}],"accessed":{"date-parts":[["2023",4,7]]},"issued":{"date-parts":[["2019",8]]}}}],"schema":"https://github.com/citation-style-language/schema/raw/master/csl-citation.json"} </w:instrText>
      </w:r>
      <w:r w:rsidR="00744043">
        <w:rPr>
          <w:lang w:val="ru-RU"/>
        </w:rPr>
        <w:fldChar w:fldCharType="separate"/>
      </w:r>
      <w:r w:rsidR="00744043" w:rsidRPr="00744043">
        <w:rPr>
          <w:rFonts w:cs="Times New Roman"/>
          <w:lang w:val="ru-RU"/>
        </w:rPr>
        <w:t>[38]</w:t>
      </w:r>
      <w:r w:rsidR="00744043">
        <w:rPr>
          <w:lang w:val="ru-RU"/>
        </w:rPr>
        <w:fldChar w:fldCharType="end"/>
      </w:r>
      <w:r w:rsidRPr="007A630F">
        <w:rPr>
          <w:lang w:val="ru-RU"/>
        </w:rPr>
        <w:t xml:space="preserve">. </w:t>
      </w:r>
      <w:r>
        <w:t>DRiP</w:t>
      </w:r>
      <w:r w:rsidRPr="007A630F">
        <w:rPr>
          <w:lang w:val="ru-RU"/>
        </w:rPr>
        <w:t xml:space="preserve"> также служат важным источником антигенных пептидов для презентирования на МНС </w:t>
      </w:r>
      <w:r>
        <w:t>I</w:t>
      </w:r>
      <w:r>
        <w:rPr>
          <w:lang w:val="ru-RU"/>
        </w:rPr>
        <w:t xml:space="preserve"> </w:t>
      </w:r>
      <w:r w:rsidR="00744043">
        <w:rPr>
          <w:lang w:val="ru-RU"/>
        </w:rPr>
        <w:fldChar w:fldCharType="begin"/>
      </w:r>
      <w:r w:rsidR="00744043">
        <w:rPr>
          <w:lang w:val="ru-RU"/>
        </w:rPr>
        <w:instrText xml:space="preserve"> ADDIN ZOTERO_ITEM CSL_CITATION {"citationID":"tt1Yz2pV","properties":{"formattedCitation":"[39]","plainCitation":"[39]","noteIndex":0},"citationItems":[{"id":376,"uris":["http://zotero.org/users/10071278/items/H5BHPEGR"],"itemData":{"id":376,"type":"article-journal","abstract":"Abstract\n            The defective ribosomal product (DRiP) hypothesis of endogenous Ag processing posits that rapidly degraded forms of nascent proteins are a major source of peptide ligands for MHC class I molecules. Although there is broad experimental support for the DRiP hypothesis, careful kinetic analysis of the generation of defined peptide class I complexes has been limited to studies of recombinant vaccinia viruses expressing genes derived from other organisms. In this study, we show that insertion of the SIINFEKL peptide into the stalk of influenza A virus neuraminidase (NA) does not detectably modify NA folding, degradation, transport, or sp. act. when expressed in its natural context of influenza A virus infection. Using the 25-D1.16 mAb specific for Kb-SIINFEKL to precisely quantitate cell surface complexes by flow cytometry, we demonstrate that SIINFEKL is generated in complete lockstep with initiation and abrogation of NA biosynthesis in both L-Kb fibroblast cells and DC2.4 dendritic/monocyte cells. SIINFEKL presentation requires active proteasomes and TAP, consistent with its generation from a cytosolic DRiP pool. From the difference in the shutoff kinetics of Kb-SIINFEKL complex expression following protein synthesis versus proteasome inhibition, we estimate that the t1/2 of the biosynthetic source of NA peptide is </w:instrText>
      </w:r>
      <w:r w:rsidR="00744043">
        <w:rPr>
          <w:rFonts w:ascii="Cambria Math" w:hAnsi="Cambria Math" w:cs="Cambria Math"/>
          <w:lang w:val="ru-RU"/>
        </w:rPr>
        <w:instrText>∼</w:instrText>
      </w:r>
      <w:r w:rsidR="00744043">
        <w:rPr>
          <w:lang w:val="ru-RU"/>
        </w:rPr>
        <w:instrText xml:space="preserve">5 min. These observations extend the relevance of the DRiP hypothesis to viral proteins generated in their natural context.","container-title":"The Journal of Immunology","DOI":"10.4049/jimmunol.0901907","ISSN":"0022-1767, 1550-6606","issue":"3","language":"en","page":"1419-1424","source":"DOI.org (Crossref)","title":"Defective Ribosomal Products Are the Major Source of Antigenic Peptides Endogenously Generated from Influenza A Virus Neuraminidase","volume":"184","author":[{"family":"Dolan","given":"Brian P."},{"family":"Li","given":"Lily"},{"family":"Takeda","given":"Kazuyo"},{"family":"Bennink","given":"Jack R."},{"family":"Yewdell","given":"Jonathan W."}],"issued":{"date-parts":[["2010",2,1]]}}}],"schema":"https://github.com/citation-style-language/schema/raw/master/csl-citation.json"} </w:instrText>
      </w:r>
      <w:r w:rsidR="00744043">
        <w:rPr>
          <w:lang w:val="ru-RU"/>
        </w:rPr>
        <w:fldChar w:fldCharType="separate"/>
      </w:r>
      <w:r w:rsidR="00744043" w:rsidRPr="0075779D">
        <w:rPr>
          <w:rFonts w:cs="Times New Roman"/>
          <w:lang w:val="ru-RU"/>
        </w:rPr>
        <w:t>[39]</w:t>
      </w:r>
      <w:r w:rsidR="00744043">
        <w:rPr>
          <w:lang w:val="ru-RU"/>
        </w:rPr>
        <w:fldChar w:fldCharType="end"/>
      </w:r>
      <w:r w:rsidRPr="007A630F">
        <w:rPr>
          <w:lang w:val="ru-RU"/>
        </w:rPr>
        <w:t>.</w:t>
      </w:r>
    </w:p>
    <w:p w14:paraId="75FA6A65" w14:textId="7E7A3FC5" w:rsidR="005C4AD5" w:rsidRPr="007A630F" w:rsidRDefault="00BF5734">
      <w:pPr>
        <w:pStyle w:val="a0"/>
        <w:rPr>
          <w:lang w:val="ru-RU"/>
        </w:rPr>
      </w:pPr>
      <w:r w:rsidRPr="007A630F">
        <w:rPr>
          <w:lang w:val="ru-RU"/>
        </w:rPr>
        <w:t>В цитоплазме с продуктами гидролиза белков проте</w:t>
      </w:r>
      <w:r w:rsidR="00270346">
        <w:rPr>
          <w:lang w:val="ru-RU"/>
        </w:rPr>
        <w:t>а</w:t>
      </w:r>
      <w:r w:rsidRPr="007A630F">
        <w:rPr>
          <w:lang w:val="ru-RU"/>
        </w:rPr>
        <w:t>сомой могут произойти следующие события: утрата пост-трансляционных модификаций</w:t>
      </w:r>
      <w:r w:rsidR="00270346">
        <w:rPr>
          <w:lang w:val="ru-RU"/>
        </w:rPr>
        <w:t xml:space="preserve">, </w:t>
      </w:r>
      <w:r w:rsidRPr="007A630F">
        <w:rPr>
          <w:lang w:val="ru-RU"/>
        </w:rPr>
        <w:t>пептидный сплайсинг, катализируемый протеосомой (</w:t>
      </w:r>
      <w:r w:rsidR="00270346">
        <w:t>proteasome</w:t>
      </w:r>
      <w:r w:rsidRPr="007A630F">
        <w:rPr>
          <w:lang w:val="ru-RU"/>
        </w:rPr>
        <w:t>-</w:t>
      </w:r>
      <w:r>
        <w:t>catalyzed</w:t>
      </w:r>
      <w:r w:rsidRPr="007A630F">
        <w:rPr>
          <w:lang w:val="ru-RU"/>
        </w:rPr>
        <w:t xml:space="preserve"> </w:t>
      </w:r>
      <w:r>
        <w:t>peptide</w:t>
      </w:r>
      <w:r w:rsidRPr="007A630F">
        <w:rPr>
          <w:lang w:val="ru-RU"/>
        </w:rPr>
        <w:t xml:space="preserve"> </w:t>
      </w:r>
      <w:r>
        <w:t>splicing</w:t>
      </w:r>
      <w:r w:rsidRPr="007A630F">
        <w:rPr>
          <w:lang w:val="ru-RU"/>
        </w:rPr>
        <w:t xml:space="preserve">, </w:t>
      </w:r>
      <w:r>
        <w:t>PCPS</w:t>
      </w:r>
      <w:r w:rsidRPr="007A630F">
        <w:rPr>
          <w:lang w:val="ru-RU"/>
        </w:rPr>
        <w:t xml:space="preserve">), дальнейший гидролиз с </w:t>
      </w:r>
      <w:r>
        <w:t>N</w:t>
      </w:r>
      <w:r w:rsidRPr="007A630F">
        <w:rPr>
          <w:lang w:val="ru-RU"/>
        </w:rPr>
        <w:t xml:space="preserve">-конца цитозольными протеазами. Например, гликопротеины теряют </w:t>
      </w:r>
      <w:r>
        <w:t>N</w:t>
      </w:r>
      <w:r w:rsidRPr="007A630F">
        <w:rPr>
          <w:lang w:val="ru-RU"/>
        </w:rPr>
        <w:t>-связанные гликаны</w:t>
      </w:r>
      <w:r w:rsidR="00270346">
        <w:rPr>
          <w:lang w:val="ru-RU"/>
        </w:rPr>
        <w:t xml:space="preserve"> </w:t>
      </w:r>
      <w:r w:rsidR="00270346">
        <w:rPr>
          <w:lang w:val="ru-RU"/>
        </w:rPr>
        <w:fldChar w:fldCharType="begin"/>
      </w:r>
      <w:r w:rsidR="00270346">
        <w:rPr>
          <w:lang w:val="ru-RU"/>
        </w:rPr>
        <w:instrText xml:space="preserve"> ADDIN ZOTERO_ITEM CSL_CITATION {"citationID":"l5W5lM70","properties":{"formattedCitation":"[40]","plainCitation":"[40]","noteIndex":0},"citationItems":[{"id":370,"uris":["http://zotero.org/users/10071278/items/SK7Q628D"],"itemData":{"id":370,"type":"article-journal","container-title":"Gene","DOI":"10.1016/j.gene.2015.11.021","ISSN":"03781119","issue":"1","journalAbbreviation":"Gene","language":"en","page":"1-7","source":"DOI.org (Crossref)","title":"The cytoplasmic peptide:N-glycanase (NGLY1) — Structure, expression and cellular functions","title-short":"The cytoplasmic peptide","volume":"577","author":[{"family":"Suzuki","given":"Tadashi"},{"family":"Huang","given":"Chengcheng"},{"family":"Fujihira","given":"Haruhiko"}],"issued":{"date-parts":[["2016",2]]}}}],"schema":"https://github.com/citation-style-language/schema/raw/master/csl-citation.json"} </w:instrText>
      </w:r>
      <w:r w:rsidR="00270346">
        <w:rPr>
          <w:lang w:val="ru-RU"/>
        </w:rPr>
        <w:fldChar w:fldCharType="separate"/>
      </w:r>
      <w:r w:rsidR="00270346" w:rsidRPr="0075779D">
        <w:rPr>
          <w:rFonts w:cs="Times New Roman"/>
          <w:lang w:val="ru-RU"/>
        </w:rPr>
        <w:t>[40]</w:t>
      </w:r>
      <w:r w:rsidR="00270346">
        <w:rPr>
          <w:lang w:val="ru-RU"/>
        </w:rPr>
        <w:fldChar w:fldCharType="end"/>
      </w:r>
      <w:r w:rsidRPr="007A630F">
        <w:rPr>
          <w:lang w:val="ru-RU"/>
        </w:rPr>
        <w:t>. Эта реакция конвертирует остаток аспарагина в остаток аспартата, что важно для распознания некоторых опухолевых антигенов</w:t>
      </w:r>
      <w:r w:rsidR="00270346" w:rsidRPr="0075779D">
        <w:rPr>
          <w:lang w:val="ru-RU"/>
        </w:rPr>
        <w:t xml:space="preserve"> </w:t>
      </w:r>
      <w:r w:rsidR="00270346">
        <w:rPr>
          <w:lang w:val="ru-RU"/>
        </w:rPr>
        <w:fldChar w:fldCharType="begin"/>
      </w:r>
      <w:r w:rsidR="00270346">
        <w:rPr>
          <w:lang w:val="ru-RU"/>
        </w:rPr>
        <w:instrText xml:space="preserve"> ADDIN ZOTERO_ITEM CSL_CITATION {"citationID":"7Nw0xT2j","properties":{"formattedCitation":"[41]","plainCitation":"[41]","noteIndex":0},"citationItems":[{"id":369,"uris":["http://zotero.org/users/10071278/items/IDIPEHKL"],"itemData":{"id":369,"type":"article-journal","container-title":"Current Opinion in Immunology","DOI":"10.1016/j.coi.2013.10.005","ISSN":"09527915","journalAbbreviation":"Current Opinion in Immunology","language":"en","page":"21-31","source":"DOI.org (Crossref)","title":"Chemical biology of antigen presentation by MHC molecules","volume":"26","author":[{"family":"Kasteren","given":"Sander I","non-dropping-particle":"van"},{"family":"Overkleeft","given":"Hermen"},{"family":"Ovaa","given":"Huib"},{"family":"Neefjes","given":"Jacques"}],"issued":{"date-parts":[["2014",2]]}}}],"schema":"https://github.com/citation-style-language/schema/raw/master/csl-citation.json"} </w:instrText>
      </w:r>
      <w:r w:rsidR="00270346">
        <w:rPr>
          <w:lang w:val="ru-RU"/>
        </w:rPr>
        <w:fldChar w:fldCharType="separate"/>
      </w:r>
      <w:r w:rsidR="00270346" w:rsidRPr="00270346">
        <w:rPr>
          <w:rFonts w:cs="Times New Roman"/>
          <w:lang w:val="ru-RU"/>
        </w:rPr>
        <w:t>[41]</w:t>
      </w:r>
      <w:r w:rsidR="00270346">
        <w:rPr>
          <w:lang w:val="ru-RU"/>
        </w:rPr>
        <w:fldChar w:fldCharType="end"/>
      </w:r>
      <w:r w:rsidRPr="007A630F">
        <w:rPr>
          <w:lang w:val="ru-RU"/>
        </w:rPr>
        <w:t xml:space="preserve">. </w:t>
      </w:r>
      <w:r>
        <w:t>PCPS</w:t>
      </w:r>
      <w:r w:rsidRPr="007A630F">
        <w:rPr>
          <w:lang w:val="ru-RU"/>
        </w:rPr>
        <w:t xml:space="preserve"> впервые наблюдали при анализе антигенов рака почки</w:t>
      </w:r>
      <w:r w:rsidR="000B7CEC">
        <w:rPr>
          <w:lang w:val="ru-RU"/>
        </w:rPr>
        <w:t xml:space="preserve"> </w:t>
      </w:r>
      <w:r w:rsidR="00270346">
        <w:rPr>
          <w:lang w:val="ru-RU"/>
        </w:rPr>
        <w:fldChar w:fldCharType="begin"/>
      </w:r>
      <w:r w:rsidR="00270346">
        <w:rPr>
          <w:lang w:val="ru-RU"/>
        </w:rPr>
        <w:instrText xml:space="preserve"> ADDIN ZOTERO_ITEM CSL_CITATION {"citationID":"jVUFBxgE","properties":{"formattedCitation":"[42]","plainCitation":"[42]","noteIndex":0},"citationItems":[{"id":368,"uris":["http://zotero.org/users/10071278/items/SU9ZBS9T"],"itemData":{"id":368,"type":"article-journal","container-title":"Nature","DOI":"10.1038/nature02240","ISSN":"0028-0836, 1476-4687","issue":"6971","journalAbbreviation":"Nature","language":"en","page":"252-256","source":"DOI.org (Crossref)","title":"Immune recognition of a human renal cancer antigen through post-translational protein splicing","volume":"427","author":[{"family":"Hanada","given":"Ken-ichi"},{"family":"Yewdell","given":"Jonathan W."},{"family":"Yang","given":"James C."}],"issued":{"date-parts":[["2004",1]]}}}],"schema":"https://github.com/citation-style-language/schema/raw/master/csl-citation.json"} </w:instrText>
      </w:r>
      <w:r w:rsidR="00270346">
        <w:rPr>
          <w:lang w:val="ru-RU"/>
        </w:rPr>
        <w:fldChar w:fldCharType="separate"/>
      </w:r>
      <w:r w:rsidR="00270346" w:rsidRPr="0075779D">
        <w:rPr>
          <w:rFonts w:cs="Times New Roman"/>
          <w:lang w:val="ru-RU"/>
        </w:rPr>
        <w:t>[42]</w:t>
      </w:r>
      <w:r w:rsidR="00270346">
        <w:rPr>
          <w:lang w:val="ru-RU"/>
        </w:rPr>
        <w:fldChar w:fldCharType="end"/>
      </w:r>
      <w:r w:rsidRPr="007A630F">
        <w:rPr>
          <w:lang w:val="ru-RU"/>
        </w:rPr>
        <w:t>. Несмотря на то, что некоторые ученые сомневаются в существовании этого явления</w:t>
      </w:r>
      <w:r w:rsidR="00270346" w:rsidRPr="0075779D">
        <w:rPr>
          <w:lang w:val="ru-RU"/>
        </w:rPr>
        <w:t xml:space="preserve"> </w:t>
      </w:r>
      <w:r w:rsidR="00270346">
        <w:rPr>
          <w:lang w:val="ru-RU"/>
        </w:rPr>
        <w:fldChar w:fldCharType="begin"/>
      </w:r>
      <w:r w:rsidR="00270346">
        <w:rPr>
          <w:lang w:val="ru-RU"/>
        </w:rPr>
        <w:instrText xml:space="preserve"> ADDIN ZOTERO_ITEM CSL_CITATION {"citationID":"nTm9gWyz","properties":{"formattedCitation":"[43]","plainCitation":"[43]","noteIndex":0},"citationItems":[{"id":110,"uris":["http://zotero.org/users/10071278/items/ANF6747T"],"itemData":{"id":110,"type":"article-journal","container-title":"Molecular &amp; Cellular Proteomics","DOI":"10.1016/j.mcpro.2021.100099","ISSN":"15359476","journalAbbreviation":"Molecular &amp; Cellular Proteomics","language":"en","page":"100099","source":"DOI.org (Crossref)","title":"Are There Indeed Spliced Peptides in the Immunopeptidome?","volume":"20","author":[{"family":"Admon","given":"Arie"}],"issued":{"date-parts":[["2021"]]}}}],"schema":"https://github.com/citation-style-language/schema/raw/master/csl-citation.json"} </w:instrText>
      </w:r>
      <w:r w:rsidR="00270346">
        <w:rPr>
          <w:lang w:val="ru-RU"/>
        </w:rPr>
        <w:fldChar w:fldCharType="separate"/>
      </w:r>
      <w:r w:rsidR="00270346" w:rsidRPr="00270346">
        <w:rPr>
          <w:rFonts w:cs="Times New Roman"/>
          <w:lang w:val="ru-RU"/>
        </w:rPr>
        <w:t>[43]</w:t>
      </w:r>
      <w:r w:rsidR="00270346">
        <w:rPr>
          <w:lang w:val="ru-RU"/>
        </w:rPr>
        <w:fldChar w:fldCharType="end"/>
      </w:r>
      <w:r w:rsidRPr="007A630F">
        <w:rPr>
          <w:lang w:val="ru-RU"/>
        </w:rPr>
        <w:t>, оно наблюдается и изучается разными коллективами учёных</w:t>
      </w:r>
      <w:r w:rsidR="00270346" w:rsidRPr="0075779D">
        <w:rPr>
          <w:lang w:val="ru-RU"/>
        </w:rPr>
        <w:t xml:space="preserve"> </w:t>
      </w:r>
      <w:r w:rsidR="00270346">
        <w:rPr>
          <w:lang w:val="ru-RU"/>
        </w:rPr>
        <w:fldChar w:fldCharType="begin"/>
      </w:r>
      <w:r w:rsidR="00270346">
        <w:rPr>
          <w:lang w:val="ru-RU"/>
        </w:rPr>
        <w:instrText xml:space="preserve"> ADDIN ZOTERO_ITEM CSL_CITATION {"citationID":"LbKWVSoq","properties":{"formattedCitation":"[44\\uc0\\u8211{}48]","plainCitation":"[44–48]","noteIndex":0},"citationItems":[{"id":108,"uris":["http://zotero.org/users/10071278/items/UL2G2GEU"],"itemData":{"id":108,"type":"article-journal","container-title":"Journal of Biological Chemistry","DOI":"10.1074/jbc.R117.807560","ISSN":"00219258","issue":"51","journalAbbreviation":"Journal of Biological Chemistry","language":"en","page":"21170-21179","source":"DOI.org (Crossref)","title":"Peptide splicing by the proteasome","volume":"292","author":[{"family":"Vigneron","given":"Nathalie"},{"family":"Ferrari","given":"Violette"},{"family":"Stroobant","given":"Vincent"},{"family":"Abi Habib","given":"Joanna"},{"family":"Van den Eynde","given":"Benoit J."}],"issued":{"date-parts":[["2017",12]]}}},{"id":81,"uris":["http://zotero.org/users/10071278/items/N9TZSQKU"],"itemData":{"id":81,"type":"article-journal","abstract":"The human immune system relies on the capability of CD8+ T cells to patrol body cells, spot infected cells and eliminate them. This cytotoxic response is supposed to be limited to infected cells to avoid killing of healthy cells. To enable this, CD8+ T cells have T Cell Receptors (TCRs) which should discriminate between self and non-self through the recognition of antigenic peptides bound to Human Leukocyte Antigen class I (HLA-I) complexes—i.e., HLA-I immunopeptidomes—of patrolled cells. The majority of these antigenic peptides are produced by proteasomes through either peptide hydrolysis or peptide splicing. Proteasome-generated cis-spliced peptides derive from a given antigen, are immunogenic and frequently presented by HLA-I complexes. Theoretically, they also have a very large sequence variability, which might impinge upon our model of self/non-self discrimination and central and peripheral CD8+ T cell tolerance. Indeed, a large variety of cis-spliced epitopes might enlarge the pool of viral-human zwitter epitopes, i.e., peptides that may be generated with the exact same sequence from both self (human) and non-self (viral) antigens. Antigenic viral-human zwitter peptides may be recognized by CD8+ thymocytes and T cells, induce clonal deletion or other tolerance processes, thereby restraining CD8+ T cell response against viruses. To test this hypothesis, we computed in silico the theoretical frequency of zwitter non-spliced and cis-spliced epitope candidates derived from human proteome (self) and from the proteomes of a large pool of viruses (non-self). We considered their binding afﬁnity to the representative HLA-A</w:instrText>
      </w:r>
      <w:r w:rsidR="00270346">
        <w:rPr>
          <w:rFonts w:ascii="Cambria Math" w:hAnsi="Cambria Math" w:cs="Cambria Math"/>
          <w:lang w:val="ru-RU"/>
        </w:rPr>
        <w:instrText>∗</w:instrText>
      </w:r>
      <w:r w:rsidR="00270346">
        <w:rPr>
          <w:lang w:val="ru-RU"/>
        </w:rPr>
        <w:instrText>02:01 complex, self-antigen expression in Medullary Thymic Epithelial cells (mTECs) and the relative frequency of non-spliced and cis-spliced peptides in HLA-I immunopeptidomes. Based on the present knowledge of proteasome-catalyzed peptide splicing and neglecting CD8+ TCR degeneracy, our study suggests that, despite their frequency, the portion of the cis-spliced peptides we investigated could only marginally impinge upon the variety of functional CD8+ cytotoxic T cells (CTLs) involved in anti-viral response.","container-title":"Frontiers in Immunology","DOI":"10.3389/fimmu.2021.614276","ISSN":"1664-3224","journalAbbreviation":"Front. Immunol.","language":"en","page":"614276","source":"DOI.org (Crossref)","title":"Proteasome-Generated cis-Spliced Peptides and Their Potential Role in CD8+ T Cell Tolerance","volume":"12","author":[{"family":"Mansurkhodzhaev","given":"Artem"},{"family":"Barbosa","given":"Camila R. R."},{"family":"Mishto","given":"Michele"},{"family":"Liepe","given":"Juliane"}],"issued":{"date-parts":[["2021",2,24]]}}},{"id":88,"uris":["http://zotero.org/users/10071278/items/U2VFIAWP"],"itemData":{"id":88,"type":"article-journal","abstract":"Targeting CD8+ T cells to recurrent tumor-speciﬁc mutations can profoundly contribute to cancer treatment. Some of these mutations are potential tumor antigens although they can be displayed by non-spliced epitopes only in a few patients, because of the low afﬁnity of the mutated non-spliced peptides for the predominant HLA class I alleles. Here, we describe a pipeline that uses the large sequence variety of proteasome-generated spliced peptides and identiﬁes spliced epitope candidates, which carry the mutations and bind the predominant HLA-I alleles with high afﬁnity. They could be used in adoptive T cell therapy and other anti-cancer immunotherapies for large cohorts of cancer patients. As a proof of principle, the application of this pipeline led to the identiﬁcation of a KRAS G12V mutation-carrying spliced epitope candidate, which is produced by proteasomes, transported by TAPs and efﬁciently presented by the most prevalent HLA class I molecules, HLA-A</w:instrText>
      </w:r>
      <w:r w:rsidR="00270346">
        <w:rPr>
          <w:rFonts w:ascii="Cambria Math" w:hAnsi="Cambria Math" w:cs="Cambria Math"/>
          <w:lang w:val="ru-RU"/>
        </w:rPr>
        <w:instrText>∗</w:instrText>
      </w:r>
      <w:r w:rsidR="00270346">
        <w:rPr>
          <w:lang w:val="ru-RU"/>
        </w:rPr>
        <w:instrText xml:space="preserve">02:01 complexes.","container-title":"Frontiers in Immunology","DOI":"10.3389/fimmu.2019.02572","ISSN":"1664-3224","journalAbbreviation":"Front. Immunol.","language":"en","page":"2572","source":"DOI.org (Crossref)","title":"An in silico—in vitro Pipeline Identifying an HLA-A*02:01+ KRAS G12V+ Spliced Epitope Candidate for a Broad Tumor-Immune Response in Cancer Patients","title-short":"An in silico—in vitro Pipeline Identifying an HLA-A*02","volume":"10","author":[{"family":"Mishto","given":"Michele"},{"family":"Mansurkhodzhaev","given":"Artem"},{"family":"Ying","given":"Ge"},{"family":"Bitra","given":"Aruna"},{"family":"Cordfunke","given":"Robert A."},{"family":"Henze","given":"Sarah"},{"family":"Paul","given":"Debdas"},{"family":"Sidney","given":"John"},{"family":"Urlaub","given":"Henning"},{"family":"Neefjes","given":"Jacques"},{"family":"Sette","given":"Alessandro"},{"family":"Zajonc","given":"Dirk M."},{"family":"Liepe","given":"Juliane"}],"issued":{"date-parts":[["2019",11,15]]}}},{"id":366,"uris":["http://zotero.org/users/10071278/items/T5CT7YXK"],"itemData":{"id":366,"type":"article-journal","abstract":"Abstract\n            CD8+ T cells recognize peptides displayed by HLA class I molecules and monitor intracellular peptide pools. It is known that the proteasome splices two short peptide fragments. Recent studies using mass spectrometry (MS) and bioinformatics analysis have suggested that proteasome-generated spliced peptides (PSPs) may account for a substantial proportion of HLA class I ligands. However, the authenticity of the PSPs identified using bioinformatics approaches remain ambiguous. In this study, we employed MS-based de novo sequencing to directly capture cryptic HLA ligands that were not templated in the genome. We identified two PSPs originating from the same protein in a human colorectal cancer line with microsatellite instability. Healthy donor-derived CD8+ T cells readily responded to the two PSPs, showing their natural HLA presentation and antigenicity. Experiments using minigene constructs demonstrated proteasome-dependent processing of two PSPs generated by standard and reverse cis splicing, respectively. Our results suggest a broader diversity of HLA class I Ag repertoires generated by proteasomal splicing, supporting the advantage of MS-based approaches for the comprehensive identification of PSPs.","container-title":"The Journal of Immunology","DOI":"10.4049/jimmunol.2100717","ISSN":"0022-1767, 1550-6606","issue":"12","language":"en","page":"2856-2865","source":"DOI.org (Crossref)","title":"Characterization of Proteasome-Generated Spliced Peptides Detected by Mass Spectrometry","volume":"208","author":[{"family":"Kato","given":"Koji"},{"family":"Nakatsugawa","given":"Munehide"},{"family":"Tokita","given":"Serina"},{"family":"Hirohashi","given":"Yoshihiko"},{"family":"Kubo","given":"Terufumi"},{"family":"Tsukahara","given":"Tomohide"},{"family":"Murata","given":"Kenji"},{"family":"Chiba","given":"Hirofumi"},{"family":"Takahashi","given":"Hiroki"},{"family":"Hirano","given":"Naoto"},{"family":"Kanaseki","given":"Takayuki"},{"family":"Torigoe","given":"Toshihiko"}],"issued":{"date-parts":[["2022",6,15]]}}},{"id":109,"uris":["http://zotero.org/users/10071278/items/FVFX4GJL"],"itemData":{"id":109,"type":"article-journal","abstract":"Abstract\n            Within the tumor immunology community, the topic of proteasomal spliced peptides (PSP) has generated a great deal of controversy. In the earliest reports, careful biological validation led to the conclusion that proteasome-catalyzed peptide splicing was a rare event. To date, six PSPs have been validated biologically. However, the advent of algorithms to identify candidate PSPs in mass spectrometry data challenged this notion, with several studies concluding that the frequency of spliced peptides binding to MHC class I was quite high. Since this time, much debate has centered around the methodologies used in these studies. Several reanalyses of data from these studies have led to questions about the validity of the conclusions. Furthermore, the biological and technical validation that should be necessary for verifying PSP assignments was often lacking. It has been suggested therefore that the research community should unite around a common set of standards for validating candidate PSPs. In this review, we propose and highlight the necessary steps for validation of proteasomal splicing at both the mass spectrometry and biological levels. We hope that these guidelines will serve as a foundation for critical assessment of results from proteasomal splicing studies.","container-title":"Cancer Immunology Research","DOI":"10.1158/2326-6066.CIR-21-0727","ISSN":"2326-6066, 2326-6074","issue":"3","language":"en","page":"275-284","source":"DOI.org (Crossref)","title":"Navigating Critical Challenges Associated with Immunopeptidomics-Based Detection of Proteasomal Spliced Peptide Candidates","volume":"10","author":[{"family":"Lichti","given":"Cheryl F."},{"family":"Vigneron","given":"Nathalie"},{"family":"Clauser","given":"Karl R."},{"family":"Van den Eynde","given":"Benoit J."},{"family":"Bassani-Sternberg","given":"Michal"}],"issued":{"date-parts":[["2022",3,1]]}}}],"schema":"https://github.com/citation-style-language/schema/raw/master/csl-citation.json"} </w:instrText>
      </w:r>
      <w:r w:rsidR="00270346">
        <w:rPr>
          <w:lang w:val="ru-RU"/>
        </w:rPr>
        <w:fldChar w:fldCharType="separate"/>
      </w:r>
      <w:r w:rsidR="00270346" w:rsidRPr="00270346">
        <w:rPr>
          <w:rFonts w:cs="Times New Roman"/>
          <w:lang w:val="ru-RU"/>
        </w:rPr>
        <w:t>[44–48]</w:t>
      </w:r>
      <w:r w:rsidR="00270346">
        <w:rPr>
          <w:lang w:val="ru-RU"/>
        </w:rPr>
        <w:fldChar w:fldCharType="end"/>
      </w:r>
      <w:r w:rsidRPr="007A630F">
        <w:rPr>
          <w:lang w:val="ru-RU"/>
        </w:rPr>
        <w:t xml:space="preserve">, и большая часть иммунопептидома, который презентируется на </w:t>
      </w:r>
      <w:r>
        <w:t>HLA</w:t>
      </w:r>
      <w:r w:rsidRPr="007A630F">
        <w:rPr>
          <w:lang w:val="ru-RU"/>
        </w:rPr>
        <w:t xml:space="preserve"> </w:t>
      </w:r>
      <w:r>
        <w:t>I</w:t>
      </w:r>
      <w:r w:rsidRPr="007A630F">
        <w:rPr>
          <w:lang w:val="ru-RU"/>
        </w:rPr>
        <w:t xml:space="preserve"> класса, до 35% в некоторых клеточных линиях, может быть представлен сплайсированными </w:t>
      </w:r>
      <w:r w:rsidRPr="007A630F">
        <w:rPr>
          <w:lang w:val="ru-RU"/>
        </w:rPr>
        <w:lastRenderedPageBreak/>
        <w:t>пептидами</w:t>
      </w:r>
      <w:r w:rsidR="00270346" w:rsidRPr="0075779D">
        <w:rPr>
          <w:lang w:val="ru-RU"/>
        </w:rPr>
        <w:t xml:space="preserve"> </w:t>
      </w:r>
      <w:r w:rsidR="00270346">
        <w:rPr>
          <w:lang w:val="ru-RU"/>
        </w:rPr>
        <w:fldChar w:fldCharType="begin"/>
      </w:r>
      <w:r w:rsidR="00270346">
        <w:rPr>
          <w:lang w:val="ru-RU"/>
        </w:rPr>
        <w:instrText xml:space="preserve"> ADDIN ZOTERO_ITEM CSL_CITATION {"citationID":"8hMvmGQT","properties":{"formattedCitation":"[49]","plainCitation":"[49]","noteIndex":0},"citationItems":[{"id":74,"uris":["http://zotero.org/users/10071278/items/2E3HUUN2"],"itemData":{"id":74,"type":"article-journal","container-title":"Science","DOI":"10.1126/science.aaf4384","ISSN":"0036-8075, 1095-9203","issue":"6310","journalAbbreviation":"Science","language":"en","page":"354-358","source":"DOI.org (Crossref)","title":"A large fraction of HLA class I ligands are proteasome-generated spliced peptides","volume":"354","author":[{"family":"Liepe","given":"Juliane"},{"family":"Marino","given":"Fabio"},{"family":"Sidney","given":"John"},{"family":"Jeko","given":"Anita"},{"family":"Bunting","given":"Daniel E."},{"family":"Sette","given":"Alessandro"},{"family":"Kloetzel","given":"Peter M."},{"family":"Stumpf","given":"Michael P. H."},{"family":"Heck","given":"Albert J. R."},{"family":"Mishto","given":"Michele"}],"issued":{"date-parts":[["2016",10,21]]}}}],"schema":"https://github.com/citation-style-language/schema/raw/master/csl-citation.json"} </w:instrText>
      </w:r>
      <w:r w:rsidR="00270346">
        <w:rPr>
          <w:lang w:val="ru-RU"/>
        </w:rPr>
        <w:fldChar w:fldCharType="separate"/>
      </w:r>
      <w:r w:rsidR="00270346" w:rsidRPr="00270346">
        <w:rPr>
          <w:rFonts w:cs="Times New Roman"/>
          <w:lang w:val="ru-RU"/>
        </w:rPr>
        <w:t>[49]</w:t>
      </w:r>
      <w:r w:rsidR="00270346">
        <w:rPr>
          <w:lang w:val="ru-RU"/>
        </w:rPr>
        <w:fldChar w:fldCharType="end"/>
      </w:r>
      <w:r w:rsidRPr="007A630F">
        <w:rPr>
          <w:lang w:val="ru-RU"/>
        </w:rPr>
        <w:t xml:space="preserve">. </w:t>
      </w:r>
      <w:r>
        <w:t>PCPS</w:t>
      </w:r>
      <w:r w:rsidRPr="007A630F">
        <w:rPr>
          <w:lang w:val="ru-RU"/>
        </w:rPr>
        <w:t xml:space="preserve"> - процесс соедин</w:t>
      </w:r>
      <w:r w:rsidR="000B7CEC">
        <w:rPr>
          <w:lang w:val="ru-RU"/>
        </w:rPr>
        <w:t>ени</w:t>
      </w:r>
      <w:r w:rsidRPr="007A630F">
        <w:rPr>
          <w:lang w:val="ru-RU"/>
        </w:rPr>
        <w:t>я двух пептидов, продуцированных проте</w:t>
      </w:r>
      <w:r w:rsidR="000B7CEC">
        <w:rPr>
          <w:lang w:val="ru-RU"/>
        </w:rPr>
        <w:t>а</w:t>
      </w:r>
      <w:r w:rsidRPr="007A630F">
        <w:rPr>
          <w:lang w:val="ru-RU"/>
        </w:rPr>
        <w:t>сомой. Она же и кат</w:t>
      </w:r>
      <w:r w:rsidR="000B7CEC">
        <w:rPr>
          <w:lang w:val="ru-RU"/>
        </w:rPr>
        <w:t>а</w:t>
      </w:r>
      <w:r w:rsidRPr="007A630F">
        <w:rPr>
          <w:lang w:val="ru-RU"/>
        </w:rPr>
        <w:t>лизирует реакцию сплайсинга. Механизм реакции заключается в атаке свободной аминогруппой одного пептида ацил-ферментного интермедиата</w:t>
      </w:r>
      <w:r w:rsidR="000B7CEC">
        <w:rPr>
          <w:lang w:val="ru-RU"/>
        </w:rPr>
        <w:t xml:space="preserve"> </w:t>
      </w:r>
      <w:r w:rsidR="00270346">
        <w:rPr>
          <w:lang w:val="ru-RU"/>
        </w:rPr>
        <w:fldChar w:fldCharType="begin"/>
      </w:r>
      <w:r w:rsidR="00270346">
        <w:rPr>
          <w:lang w:val="ru-RU"/>
        </w:rPr>
        <w:instrText xml:space="preserve"> ADDIN ZOTERO_ITEM CSL_CITATION {"citationID":"6slICCCW","properties":{"formattedCitation":"[50]","plainCitation":"[50]","noteIndex":0},"citationItems":[{"id":107,"uris":["http://zotero.org/users/10071278/items/PGECVUQK"],"itemData":{"id":107,"type":"article-journal","abstract":"CD8+ cytolytic T lymphocytes are essential players of anti-tumor immune responses. On tumors, they recognize peptides of about 8-to-10 amino acids that generally result from the degradation of cellular proteins by the proteasome. Until a decade ago, these peptides were thought to solely correspond to linear fragments of proteins that were liberated after the hydrolysis of the peptide bonds located at their extremities. However, several examples of peptides containing two fragments originally distant in the protein sequence challenged this concept and demonstrated that proteasome could also splice peptides together by creating a new peptide bond between two distant fragments. Unexpectedly, peptide splicing emerges as an essential way to increase the peptide repertoire diversity as these spliced peptides were shown to represent up to 25% of the peptides presented on a cell by MHC class I. Here, we review the diﬀerent steps that led to the discovery of peptide splicing by the proteasome as well as the lightening oﬀered by the recent progresses of mass spectrometry and bioinformatics in the analysis of the spliced peptide repertoire.","container-title":"Molecular Immunology","DOI":"10.1016/j.molimm.2018.03.030","ISSN":"01615890","journalAbbreviation":"Molecular Immunology","language":"en","page":"93-102","source":"DOI.org (Crossref)","title":"Production of spliced peptides by the proteasome","volume":"113","author":[{"family":"Vigneron","given":"Nathalie"},{"family":"Stroobant","given":"Vincent"},{"family":"Ferrari","given":"Violette"},{"family":"Abi Habib","given":"Joanna"},{"family":"Van den Eynde","given":"Benoit J."}],"issued":{"date-parts":[["2019",9]]}}}],"schema":"https://github.com/citation-style-language/schema/raw/master/csl-citation.json"} </w:instrText>
      </w:r>
      <w:r w:rsidR="00270346">
        <w:rPr>
          <w:lang w:val="ru-RU"/>
        </w:rPr>
        <w:fldChar w:fldCharType="separate"/>
      </w:r>
      <w:r w:rsidR="00270346" w:rsidRPr="00387ECF">
        <w:rPr>
          <w:rFonts w:cs="Times New Roman"/>
          <w:lang w:val="ru-RU"/>
        </w:rPr>
        <w:t>[50]</w:t>
      </w:r>
      <w:r w:rsidR="00270346">
        <w:rPr>
          <w:lang w:val="ru-RU"/>
        </w:rPr>
        <w:fldChar w:fldCharType="end"/>
      </w:r>
      <w:r w:rsidRPr="007A630F">
        <w:rPr>
          <w:lang w:val="ru-RU"/>
        </w:rPr>
        <w:t xml:space="preserve">. Присоединение возможно в трех вариантах в зависимости от происхождения пептидов и порядка присоединения. Когда два пептида происходят из одного белка, говорят о цис-сплайсинге, если из двух разных белков, то о транс-сплайсинге. При цис-сплайсинге возможно два варианта. В первом случае пептиды присоединяются в том же порядке, как они идут в исходной последовательности, во втором случае же в обратном: пептид, который был ближе к С-концу исходного белка формирует </w:t>
      </w:r>
      <w:r>
        <w:t>N</w:t>
      </w:r>
      <w:r w:rsidRPr="007A630F">
        <w:rPr>
          <w:lang w:val="ru-RU"/>
        </w:rPr>
        <w:t>-конец сплайсированного пептида.</w:t>
      </w:r>
    </w:p>
    <w:p w14:paraId="22D0A3FF" w14:textId="446CC66E" w:rsidR="005C4AD5" w:rsidRPr="007A630F" w:rsidRDefault="00BF5734">
      <w:pPr>
        <w:pStyle w:val="a0"/>
        <w:rPr>
          <w:lang w:val="ru-RU"/>
        </w:rPr>
      </w:pPr>
      <w:r w:rsidRPr="007A630F">
        <w:rPr>
          <w:lang w:val="ru-RU"/>
        </w:rPr>
        <w:t>После выхода из проте</w:t>
      </w:r>
      <w:r w:rsidR="000B7CEC">
        <w:rPr>
          <w:lang w:val="ru-RU"/>
        </w:rPr>
        <w:t>а</w:t>
      </w:r>
      <w:r w:rsidRPr="007A630F">
        <w:rPr>
          <w:lang w:val="ru-RU"/>
        </w:rPr>
        <w:t>сомы, пептиды достаточно дли</w:t>
      </w:r>
      <w:r w:rsidR="000B7CEC">
        <w:rPr>
          <w:lang w:val="ru-RU"/>
        </w:rPr>
        <w:t>н</w:t>
      </w:r>
      <w:r w:rsidRPr="007A630F">
        <w:rPr>
          <w:lang w:val="ru-RU"/>
        </w:rPr>
        <w:t xml:space="preserve">ные, чтобы не помещаться в пептидсвязывающую бороздку, могут дальше разрушаться с </w:t>
      </w:r>
      <w:r>
        <w:t>N</w:t>
      </w:r>
      <w:r w:rsidRPr="007A630F">
        <w:rPr>
          <w:lang w:val="ru-RU"/>
        </w:rPr>
        <w:t>-конца цитозольными протеазами. Есть убедительные доказательства, что после выхода из протеосомы, процессинг с С-конца не происходит в клетках</w:t>
      </w:r>
      <w:r w:rsidR="00270346" w:rsidRPr="0075779D">
        <w:rPr>
          <w:lang w:val="ru-RU"/>
        </w:rPr>
        <w:t xml:space="preserve"> </w:t>
      </w:r>
      <w:r w:rsidR="00270346">
        <w:rPr>
          <w:lang w:val="ru-RU"/>
        </w:rPr>
        <w:fldChar w:fldCharType="begin"/>
      </w:r>
      <w:r w:rsidR="00270346">
        <w:rPr>
          <w:lang w:val="ru-RU"/>
        </w:rPr>
        <w:instrText xml:space="preserve"> ADDIN ZOTERO_ITEM CSL_CITATION {"citationID":"RRbRrQo8","properties":{"formattedCitation":"[51, 52]","plainCitation":"[51, 52]","noteIndex":0},"citationItems":[{"id":364,"uris":["http://zotero.org/users/10071278/items/PCYLIWM7"],"itemData":{"id":364,"type":"chapter","container-title":"Advances in Immunology","ISBN":"978-0-12-022480-7","language":"en","note":"DOI: 10.1016/S0065-2776(02)80012-8","page":"1-70","publisher":"Elsevier","source":"DOI.org (Crossref)","title":"Protein degradation and the generation of MHC class I-presented peptides","URL":"https://linkinghub.elsevier.com/retrieve/pii/S0065277602800128","volume":"80","author":[{"family":"Rock","given":"Kenneth L"},{"family":"York","given":"Ian A"},{"family":"Saric","given":"Tomo"},{"family":"Goldberg","given":"Alfred L"}],"accessed":{"date-parts":[["2023",4,8]]},"issued":{"date-parts":[["2002"]]}}},{"id":363,"uris":["http://zotero.org/users/10071278/items/85XQ4E28"],"itemData":{"id":363,"type":"article-journal","abstract":"Although cellular proteins degraded by proteasomes are the source of most antigenic peptides presented on major histocompatibility complex class I molecules, it is unknown whether the eight- to nine-residue peptides that fit in the binding groove of class I molecules are directly produced by proteasomes alone\n              in vivo\n              . If the eight-residue peptide SIINFEKL from chicken ovalbumin is extended by one or several residues at its C terminus and microinjected into cells or expressed from a minigene, it is processed and presented on major histocompatibility complex class I. However, processing and presentation are inhibited by proteasome inhibitors, such as lactacystin. In contrast, when SIINFEKL is extended by 2 to 25 residues at its N terminus, its presentation is not blocked by proteasome inhibitors. N-terminal processing also can occur when the extended peptide is cotranslationally inserted into the endoplasmic reticulum. Thus, two different proteolytic steps in the generation of an chicken ovalbumin-presented peptide can be distinguished. Cleavage by the proteasome defines the proper C terminus, whereas distinct peptidase(s) in the cytosol or endoplasmic reticulum may generate the appropriate N terminus from extended peptides.","container-title":"Proceedings of the National Academy of Sciences","DOI":"10.1073/pnas.94.20.10850","ISSN":"0027-8424, 1091-6490","issue":"20","journalAbbreviation":"Proc. Natl. Acad. Sci. U.S.A.","language":"en","page":"10850-10855","source":"DOI.org (Crossref)","title":"Two distinct proteolytic processes in the generation of a major histocompatibility complex class I-presented peptide","volume":"94","author":[{"family":"Craiu","given":"Abie"},{"family":"Akopian","given":"Tatos"},{"family":"Goldberg","given":"Alfred"},{"family":"Rock","given":"Kenneth L."}],"issued":{"date-parts":[["1997",9,30]]}}}],"schema":"https://github.com/citation-style-language/schema/raw/master/csl-citation.json"} </w:instrText>
      </w:r>
      <w:r w:rsidR="00270346">
        <w:rPr>
          <w:lang w:val="ru-RU"/>
        </w:rPr>
        <w:fldChar w:fldCharType="separate"/>
      </w:r>
      <w:r w:rsidR="00270346" w:rsidRPr="00270346">
        <w:rPr>
          <w:rFonts w:cs="Times New Roman"/>
          <w:lang w:val="ru-RU"/>
        </w:rPr>
        <w:t>[51, 52]</w:t>
      </w:r>
      <w:r w:rsidR="00270346">
        <w:rPr>
          <w:lang w:val="ru-RU"/>
        </w:rPr>
        <w:fldChar w:fldCharType="end"/>
      </w:r>
      <w:r w:rsidRPr="007A630F">
        <w:rPr>
          <w:lang w:val="ru-RU"/>
        </w:rPr>
        <w:t xml:space="preserve">. Показано, что участие в дальнейшем укорочении пептидов могут принимать участие пуромицин-чувствительная аминопептидаза, блеомуцингидролаза, анти-трипептидилпептидаза </w:t>
      </w:r>
      <w:r>
        <w:t>II</w:t>
      </w:r>
      <w:r w:rsidRPr="007A630F">
        <w:rPr>
          <w:lang w:val="ru-RU"/>
        </w:rPr>
        <w:t xml:space="preserve"> </w:t>
      </w:r>
      <w:r w:rsidR="00270346">
        <w:rPr>
          <w:lang w:val="ru-RU"/>
        </w:rPr>
        <w:fldChar w:fldCharType="begin"/>
      </w:r>
      <w:r w:rsidR="00270346">
        <w:rPr>
          <w:lang w:val="ru-RU"/>
        </w:rPr>
        <w:instrText xml:space="preserve"> ADDIN ZOTERO_ITEM CSL_CITATION {"citationID":"Q03t0g0T","properties":{"formattedCitation":"[53, 54]","plainCitation":"[53, 54]","noteIndex":0},"citationItems":[{"id":361,"uris":["http://zotero.org/users/10071278/items/BQ3HNH5Q"],"itemData":{"id":361,"type":"article-journal","container-title":"Nature Immunology","DOI":"10.1038/80852","ISSN":"1529-2908, 1529-2916","issue":"5","journalAbbreviation":"Nat Immunol","language":"en","page":"413-418","source":"DOI.org (Crossref)","title":"Two new proteases in the MHC class I processing pathway","volume":"1","author":[{"family":"Stoltze","given":"Lars"},{"family":"Schirle","given":"Markus"},{"family":"Schwarz","given":"Gerold"},{"family":"Schröter","given":"Christian"},{"family":"Thompson","given":"Michael W."},{"family":"Hersh","given":"Louis B."},{"family":"Kalbacher","given":"Hubert"},{"family":"Stevanovic","given":"Stefan"},{"family":"Rammensee","given":"Hans-Georg"},{"family":"Schild","given":"Hansjörg"}],"issued":{"date-parts":[["2000",11]]}}},{"id":362,"uris":["http://zotero.org/users/10071278/items/FQLSHQ2C"],"itemData":{"id":362,"type":"article-journal","abstract":"Abstract\n            Cells that have mutated their genes or are virally infected are a potential threat to a host. Consequently, the immune system has evolved mechanisms for CD8 T lymphocytes to identify such cells and eliminate them. The generation of CD8 T cell responses occurs in two phases, both of which critically involve the process of Ag presentation. In the first phase, sentinel cells gather Ags present in tissues and then present them to naive CD8 T cells in ways that stimulate their maturation into effectors. In the second phase, these effector cells seek out and eliminate the pathological cells. The abnormal cells are identified through their presentation of immunogenic Ags that they are producing. The Ag presentation mechanisms used by the sentinel cells can be different from those in other cells. This article will review these mechanisms with a focus in each case on how antigenic peptides are generated for presentation.","container-title":"The Journal of Immunology","DOI":"10.4049/jimmunol.0903399","ISSN":"0022-1767, 1550-6606","issue":"1","language":"en","page":"9-15","source":"DOI.org (Crossref)","title":"Proteases in MHC Class I Presentation and Cross-Presentation","volume":"184","author":[{"family":"Rock","given":"Kenneth L."},{"family":"Farfán-Arribas","given":"Diego J."},{"family":"Shen","given":"Lianjun"}],"issued":{"date-parts":[["2010",1,1]]}}}],"schema":"https://github.com/citation-style-language/schema/raw/master/csl-citation.json"} </w:instrText>
      </w:r>
      <w:r w:rsidR="00270346">
        <w:rPr>
          <w:lang w:val="ru-RU"/>
        </w:rPr>
        <w:fldChar w:fldCharType="separate"/>
      </w:r>
      <w:r w:rsidR="00270346" w:rsidRPr="00270346">
        <w:rPr>
          <w:rFonts w:cs="Times New Roman"/>
          <w:lang w:val="ru-RU"/>
        </w:rPr>
        <w:t>[53, 54]</w:t>
      </w:r>
      <w:r w:rsidR="00270346">
        <w:rPr>
          <w:lang w:val="ru-RU"/>
        </w:rPr>
        <w:fldChar w:fldCharType="end"/>
      </w:r>
      <w:r w:rsidRPr="007A630F">
        <w:rPr>
          <w:lang w:val="ru-RU"/>
        </w:rPr>
        <w:t>. От полного разрушения пептиды защищены шаперонами, например, кольцевым комплексом (</w:t>
      </w:r>
      <w:r>
        <w:t>TCP</w:t>
      </w:r>
      <w:r w:rsidRPr="007A630F">
        <w:rPr>
          <w:lang w:val="ru-RU"/>
        </w:rPr>
        <w:t xml:space="preserve">-1 </w:t>
      </w:r>
      <w:r>
        <w:t>ring</w:t>
      </w:r>
      <w:r w:rsidRPr="007A630F">
        <w:rPr>
          <w:lang w:val="ru-RU"/>
        </w:rPr>
        <w:t xml:space="preserve"> </w:t>
      </w:r>
      <w:r>
        <w:t>complex</w:t>
      </w:r>
      <w:r w:rsidRPr="007A630F">
        <w:rPr>
          <w:lang w:val="ru-RU"/>
        </w:rPr>
        <w:t xml:space="preserve">, </w:t>
      </w:r>
      <w:r>
        <w:t>TRiC</w:t>
      </w:r>
      <w:r w:rsidRPr="007A630F">
        <w:rPr>
          <w:lang w:val="ru-RU"/>
        </w:rPr>
        <w:t>)</w:t>
      </w:r>
      <w:r w:rsidR="000B7CEC">
        <w:rPr>
          <w:lang w:val="ru-RU"/>
        </w:rPr>
        <w:t xml:space="preserve"> </w:t>
      </w:r>
      <w:r w:rsidR="00270346">
        <w:rPr>
          <w:lang w:val="ru-RU"/>
        </w:rPr>
        <w:fldChar w:fldCharType="begin"/>
      </w:r>
      <w:r w:rsidR="00270346">
        <w:rPr>
          <w:lang w:val="ru-RU"/>
        </w:rPr>
        <w:instrText xml:space="preserve"> ADDIN ZOTERO_ITEM CSL_CITATION {"citationID":"sRx0ix6y","properties":{"formattedCitation":"[55]","plainCitation":"[55]","noteIndex":0},"citationItems":[{"id":360,"uris":["http://zotero.org/users/10071278/items/EQI5LS85"],"itemData":{"id":360,"type":"article-journal","container-title":"Molecular Cell","DOI":"10.1016/j.molcel.2003.08.009","ISSN":"10972765","issue":"3","journalAbbreviation":"Molecular Cell","language":"en","page":"565-576","source":"DOI.org (Crossref)","title":"The Group II Chaperonin TRiC Protects Proteolytic Intermediates from Degradation in the MHC Class I Antigen Processing Pathway","volume":"12","author":[{"family":"Kunisawa","given":"Jun"},{"family":"Shastri","given":"Nilabh"}],"issued":{"date-parts":[["2003",9]]}}}],"schema":"https://github.com/citation-style-language/schema/raw/master/csl-citation.json"} </w:instrText>
      </w:r>
      <w:r w:rsidR="00270346">
        <w:rPr>
          <w:lang w:val="ru-RU"/>
        </w:rPr>
        <w:fldChar w:fldCharType="separate"/>
      </w:r>
      <w:r w:rsidR="00270346" w:rsidRPr="00270346">
        <w:rPr>
          <w:rFonts w:cs="Times New Roman"/>
          <w:lang w:val="ru-RU"/>
        </w:rPr>
        <w:t>[55]</w:t>
      </w:r>
      <w:r w:rsidR="00270346">
        <w:rPr>
          <w:lang w:val="ru-RU"/>
        </w:rPr>
        <w:fldChar w:fldCharType="end"/>
      </w:r>
      <w:r w:rsidRPr="007A630F">
        <w:rPr>
          <w:lang w:val="ru-RU"/>
        </w:rPr>
        <w:t>.</w:t>
      </w:r>
    </w:p>
    <w:p w14:paraId="3930387E" w14:textId="093D1246" w:rsidR="005C4AD5" w:rsidRPr="007A630F" w:rsidRDefault="00BF5734">
      <w:pPr>
        <w:pStyle w:val="a0"/>
        <w:rPr>
          <w:lang w:val="ru-RU"/>
        </w:rPr>
      </w:pPr>
      <w:r w:rsidRPr="007A630F">
        <w:rPr>
          <w:lang w:val="ru-RU"/>
        </w:rPr>
        <w:t>Далее пептиды подлежат транспорту в Э</w:t>
      </w:r>
      <w:r w:rsidR="00F13542">
        <w:rPr>
          <w:lang w:val="ru-RU"/>
        </w:rPr>
        <w:t>П</w:t>
      </w:r>
      <w:r w:rsidRPr="007A630F">
        <w:rPr>
          <w:lang w:val="ru-RU"/>
        </w:rPr>
        <w:t xml:space="preserve">Р, где должно произойти их встраивание в МНС </w:t>
      </w:r>
      <w:r>
        <w:t>I</w:t>
      </w:r>
      <w:r w:rsidRPr="007A630F">
        <w:rPr>
          <w:lang w:val="ru-RU"/>
        </w:rPr>
        <w:t>. Их транслокацию обеспечивают специальные транспортеры, ассоциированные с антигенным процессингом (</w:t>
      </w:r>
      <w:r>
        <w:t>transporters</w:t>
      </w:r>
      <w:r w:rsidRPr="007A630F">
        <w:rPr>
          <w:lang w:val="ru-RU"/>
        </w:rPr>
        <w:t xml:space="preserve"> </w:t>
      </w:r>
      <w:r>
        <w:t>associated</w:t>
      </w:r>
      <w:r w:rsidRPr="007A630F">
        <w:rPr>
          <w:lang w:val="ru-RU"/>
        </w:rPr>
        <w:t xml:space="preserve"> </w:t>
      </w:r>
      <w:r>
        <w:t>with</w:t>
      </w:r>
      <w:r w:rsidRPr="007A630F">
        <w:rPr>
          <w:lang w:val="ru-RU"/>
        </w:rPr>
        <w:t xml:space="preserve"> </w:t>
      </w:r>
      <w:r>
        <w:t>antigen</w:t>
      </w:r>
      <w:r w:rsidRPr="007A630F">
        <w:rPr>
          <w:lang w:val="ru-RU"/>
        </w:rPr>
        <w:t xml:space="preserve"> </w:t>
      </w:r>
      <w:r>
        <w:t>processing</w:t>
      </w:r>
      <w:r w:rsidRPr="007A630F">
        <w:rPr>
          <w:lang w:val="ru-RU"/>
        </w:rPr>
        <w:t xml:space="preserve">, </w:t>
      </w:r>
      <w:r>
        <w:t>TAP</w:t>
      </w:r>
      <w:r w:rsidRPr="007A630F">
        <w:rPr>
          <w:lang w:val="ru-RU"/>
        </w:rPr>
        <w:t>). Это два белка, ТАР-1 и ТАР-2, из семейства АТФ-связывающих кассет (</w:t>
      </w:r>
      <w:r>
        <w:t>ATP</w:t>
      </w:r>
      <w:r w:rsidRPr="007A630F">
        <w:rPr>
          <w:lang w:val="ru-RU"/>
        </w:rPr>
        <w:t>-</w:t>
      </w:r>
      <w:r>
        <w:t>binding</w:t>
      </w:r>
      <w:r w:rsidRPr="007A630F">
        <w:rPr>
          <w:lang w:val="ru-RU"/>
        </w:rPr>
        <w:t xml:space="preserve"> </w:t>
      </w:r>
      <w:r>
        <w:t>cassette</w:t>
      </w:r>
      <w:r w:rsidRPr="007A630F">
        <w:rPr>
          <w:lang w:val="ru-RU"/>
        </w:rPr>
        <w:t xml:space="preserve">, </w:t>
      </w:r>
      <w:r>
        <w:t>ABC</w:t>
      </w:r>
      <w:r w:rsidRPr="007A630F">
        <w:rPr>
          <w:lang w:val="ru-RU"/>
        </w:rPr>
        <w:t xml:space="preserve">), состоящие из </w:t>
      </w:r>
      <w:r>
        <w:t>N</w:t>
      </w:r>
      <w:r w:rsidRPr="007A630F">
        <w:rPr>
          <w:lang w:val="ru-RU"/>
        </w:rPr>
        <w:t>-концевого трансмембраного домена и С-концевого нуклеотид-связывающего домена</w:t>
      </w:r>
      <w:r w:rsidR="00270346" w:rsidRPr="0075779D">
        <w:rPr>
          <w:lang w:val="ru-RU"/>
        </w:rPr>
        <w:t xml:space="preserve"> </w:t>
      </w:r>
      <w:r w:rsidR="00270346">
        <w:rPr>
          <w:lang w:val="ru-RU"/>
        </w:rPr>
        <w:fldChar w:fldCharType="begin"/>
      </w:r>
      <w:r w:rsidR="00270346">
        <w:rPr>
          <w:lang w:val="ru-RU"/>
        </w:rPr>
        <w:instrText xml:space="preserve"> ADDIN ZOTERO_ITEM CSL_CITATION {"citationID":"0HlhT0li","properties":{"formattedCitation":"[56]","plainCitation":"[56]","noteIndex":0},"citationItems":[{"id":359,"uris":["http://zotero.org/users/10071278/items/UESZHAG7"],"itemData":{"id":359,"type":"article-journal","container-title":"European Journal of Biochemistry","DOI":"10.1046/j.1432-1327.2001.02406.x","ISSN":"00142956","issue":"17","language":"en","page":"4776-4786","source":"DOI.org (Crossref)","title":"Functional asymmetry of the ATP-binding-cassettes of the ABC transporter TAP is determined by intrinsic properties of the nucleotide binding domains: Modular function of TAP domains","title-short":"Functional asymmetry of the ATP-binding-cassettes of the ABC transporter TAP is determined by intrinsic properties of the nucleotide binding domains","volume":"268","author":[{"family":"Daumke","given":"Oliver"},{"family":"Knittler","given":"Michael R."}],"issued":{"date-parts":[["2001",9,1]]}}}],"schema":"https://github.com/citation-style-language/schema/raw/master/csl-citation.json"} </w:instrText>
      </w:r>
      <w:r w:rsidR="00270346">
        <w:rPr>
          <w:lang w:val="ru-RU"/>
        </w:rPr>
        <w:fldChar w:fldCharType="separate"/>
      </w:r>
      <w:r w:rsidR="00270346" w:rsidRPr="00270346">
        <w:rPr>
          <w:rFonts w:cs="Times New Roman"/>
          <w:lang w:val="ru-RU"/>
        </w:rPr>
        <w:t>[56]</w:t>
      </w:r>
      <w:r w:rsidR="00270346">
        <w:rPr>
          <w:lang w:val="ru-RU"/>
        </w:rPr>
        <w:fldChar w:fldCharType="end"/>
      </w:r>
      <w:r w:rsidRPr="007A630F">
        <w:rPr>
          <w:lang w:val="ru-RU"/>
        </w:rPr>
        <w:t>. Гомодимеры этих белков не имеют функциональной активности</w:t>
      </w:r>
      <w:r w:rsidR="00270346" w:rsidRPr="0075779D">
        <w:rPr>
          <w:lang w:val="ru-RU"/>
        </w:rPr>
        <w:t xml:space="preserve"> </w:t>
      </w:r>
      <w:r w:rsidR="00270346">
        <w:fldChar w:fldCharType="begin"/>
      </w:r>
      <w:r w:rsidR="00270346" w:rsidRPr="0075779D">
        <w:rPr>
          <w:lang w:val="ru-RU"/>
        </w:rPr>
        <w:instrText xml:space="preserve"> </w:instrText>
      </w:r>
      <w:r w:rsidR="00270346">
        <w:instrText>ADDIN</w:instrText>
      </w:r>
      <w:r w:rsidR="00270346" w:rsidRPr="0075779D">
        <w:rPr>
          <w:lang w:val="ru-RU"/>
        </w:rPr>
        <w:instrText xml:space="preserve"> </w:instrText>
      </w:r>
      <w:r w:rsidR="00270346">
        <w:instrText>ZOTERO</w:instrText>
      </w:r>
      <w:r w:rsidR="00270346" w:rsidRPr="0075779D">
        <w:rPr>
          <w:lang w:val="ru-RU"/>
        </w:rPr>
        <w:instrText>_</w:instrText>
      </w:r>
      <w:r w:rsidR="00270346">
        <w:instrText>ITEM</w:instrText>
      </w:r>
      <w:r w:rsidR="00270346" w:rsidRPr="0075779D">
        <w:rPr>
          <w:lang w:val="ru-RU"/>
        </w:rPr>
        <w:instrText xml:space="preserve"> </w:instrText>
      </w:r>
      <w:r w:rsidR="00270346">
        <w:instrText>CSL</w:instrText>
      </w:r>
      <w:r w:rsidR="00270346" w:rsidRPr="0075779D">
        <w:rPr>
          <w:lang w:val="ru-RU"/>
        </w:rPr>
        <w:instrText>_</w:instrText>
      </w:r>
      <w:r w:rsidR="00270346">
        <w:instrText>CITATION</w:instrText>
      </w:r>
      <w:r w:rsidR="00270346" w:rsidRPr="0075779D">
        <w:rPr>
          <w:lang w:val="ru-RU"/>
        </w:rPr>
        <w:instrText xml:space="preserve"> {"</w:instrText>
      </w:r>
      <w:r w:rsidR="00270346">
        <w:instrText>citationID</w:instrText>
      </w:r>
      <w:r w:rsidR="00270346" w:rsidRPr="0075779D">
        <w:rPr>
          <w:lang w:val="ru-RU"/>
        </w:rPr>
        <w:instrText>":"</w:instrText>
      </w:r>
      <w:r w:rsidR="00270346">
        <w:instrText>Fcd</w:instrText>
      </w:r>
      <w:r w:rsidR="00270346" w:rsidRPr="0075779D">
        <w:rPr>
          <w:lang w:val="ru-RU"/>
        </w:rPr>
        <w:instrText>7</w:instrText>
      </w:r>
      <w:r w:rsidR="00270346">
        <w:instrText>yftd</w:instrText>
      </w:r>
      <w:r w:rsidR="00270346" w:rsidRPr="0075779D">
        <w:rPr>
          <w:lang w:val="ru-RU"/>
        </w:rPr>
        <w:instrText>","</w:instrText>
      </w:r>
      <w:r w:rsidR="00270346">
        <w:instrText>properties</w:instrText>
      </w:r>
      <w:r w:rsidR="00270346" w:rsidRPr="0075779D">
        <w:rPr>
          <w:lang w:val="ru-RU"/>
        </w:rPr>
        <w:instrText>":{"</w:instrText>
      </w:r>
      <w:r w:rsidR="00270346">
        <w:instrText>formattedCitation</w:instrText>
      </w:r>
      <w:r w:rsidR="00270346" w:rsidRPr="0075779D">
        <w:rPr>
          <w:lang w:val="ru-RU"/>
        </w:rPr>
        <w:instrText>":"[57]","</w:instrText>
      </w:r>
      <w:r w:rsidR="00270346">
        <w:instrText>plainCitation</w:instrText>
      </w:r>
      <w:r w:rsidR="00270346" w:rsidRPr="0075779D">
        <w:rPr>
          <w:lang w:val="ru-RU"/>
        </w:rPr>
        <w:instrText>":"[57]","</w:instrText>
      </w:r>
      <w:r w:rsidR="00270346">
        <w:instrText>noteIndex</w:instrText>
      </w:r>
      <w:r w:rsidR="00270346" w:rsidRPr="0075779D">
        <w:rPr>
          <w:lang w:val="ru-RU"/>
        </w:rPr>
        <w:instrText>":0},"</w:instrText>
      </w:r>
      <w:r w:rsidR="00270346">
        <w:instrText>citationItems</w:instrText>
      </w:r>
      <w:r w:rsidR="00270346" w:rsidRPr="0075779D">
        <w:rPr>
          <w:lang w:val="ru-RU"/>
        </w:rPr>
        <w:instrText>":[{"</w:instrText>
      </w:r>
      <w:r w:rsidR="00270346">
        <w:instrText>id</w:instrText>
      </w:r>
      <w:r w:rsidR="00270346" w:rsidRPr="0075779D">
        <w:rPr>
          <w:lang w:val="ru-RU"/>
        </w:rPr>
        <w:instrText>":358,"</w:instrText>
      </w:r>
      <w:r w:rsidR="00270346">
        <w:instrText>uris</w:instrText>
      </w:r>
      <w:r w:rsidR="00270346" w:rsidRPr="0075779D">
        <w:rPr>
          <w:lang w:val="ru-RU"/>
        </w:rPr>
        <w:instrText>":["</w:instrText>
      </w:r>
      <w:r w:rsidR="00270346">
        <w:instrText>http</w:instrText>
      </w:r>
      <w:r w:rsidR="00270346" w:rsidRPr="0075779D">
        <w:rPr>
          <w:lang w:val="ru-RU"/>
        </w:rPr>
        <w:instrText>://</w:instrText>
      </w:r>
      <w:r w:rsidR="00270346">
        <w:instrText>zotero</w:instrText>
      </w:r>
      <w:r w:rsidR="00270346" w:rsidRPr="0075779D">
        <w:rPr>
          <w:lang w:val="ru-RU"/>
        </w:rPr>
        <w:instrText>.</w:instrText>
      </w:r>
      <w:r w:rsidR="00270346">
        <w:instrText>org</w:instrText>
      </w:r>
      <w:r w:rsidR="00270346" w:rsidRPr="0075779D">
        <w:rPr>
          <w:lang w:val="ru-RU"/>
        </w:rPr>
        <w:instrText>/</w:instrText>
      </w:r>
      <w:r w:rsidR="00270346">
        <w:instrText>users</w:instrText>
      </w:r>
      <w:r w:rsidR="00270346" w:rsidRPr="0075779D">
        <w:rPr>
          <w:lang w:val="ru-RU"/>
        </w:rPr>
        <w:instrText>/10071278/</w:instrText>
      </w:r>
      <w:r w:rsidR="00270346">
        <w:instrText>items</w:instrText>
      </w:r>
      <w:r w:rsidR="00270346" w:rsidRPr="0075779D">
        <w:rPr>
          <w:lang w:val="ru-RU"/>
        </w:rPr>
        <w:instrText>/5</w:instrText>
      </w:r>
      <w:r w:rsidR="00270346">
        <w:instrText>WVX</w:instrText>
      </w:r>
      <w:r w:rsidR="00270346" w:rsidRPr="0075779D">
        <w:rPr>
          <w:lang w:val="ru-RU"/>
        </w:rPr>
        <w:instrText>2</w:instrText>
      </w:r>
      <w:r w:rsidR="00270346">
        <w:instrText>YSH</w:instrText>
      </w:r>
      <w:r w:rsidR="00270346" w:rsidRPr="0075779D">
        <w:rPr>
          <w:lang w:val="ru-RU"/>
        </w:rPr>
        <w:instrText>"],"</w:instrText>
      </w:r>
      <w:r w:rsidR="00270346">
        <w:instrText>itemData</w:instrText>
      </w:r>
      <w:r w:rsidR="00270346" w:rsidRPr="0075779D">
        <w:rPr>
          <w:lang w:val="ru-RU"/>
        </w:rPr>
        <w:instrText>":{"</w:instrText>
      </w:r>
      <w:r w:rsidR="00270346">
        <w:instrText>id</w:instrText>
      </w:r>
      <w:r w:rsidR="00270346" w:rsidRPr="0075779D">
        <w:rPr>
          <w:lang w:val="ru-RU"/>
        </w:rPr>
        <w:instrText>":358,"</w:instrText>
      </w:r>
      <w:r w:rsidR="00270346">
        <w:instrText>type</w:instrText>
      </w:r>
      <w:r w:rsidR="00270346" w:rsidRPr="0075779D">
        <w:rPr>
          <w:lang w:val="ru-RU"/>
        </w:rPr>
        <w:instrText>":"</w:instrText>
      </w:r>
      <w:r w:rsidR="00270346">
        <w:instrText>article</w:instrText>
      </w:r>
      <w:r w:rsidR="00270346" w:rsidRPr="0075779D">
        <w:rPr>
          <w:lang w:val="ru-RU"/>
        </w:rPr>
        <w:instrText>-</w:instrText>
      </w:r>
      <w:r w:rsidR="00270346">
        <w:instrText>journal</w:instrText>
      </w:r>
      <w:r w:rsidR="00270346" w:rsidRPr="0075779D">
        <w:rPr>
          <w:lang w:val="ru-RU"/>
        </w:rPr>
        <w:instrText>","</w:instrText>
      </w:r>
      <w:r w:rsidR="00270346">
        <w:instrText>container</w:instrText>
      </w:r>
      <w:r w:rsidR="00270346" w:rsidRPr="0075779D">
        <w:rPr>
          <w:lang w:val="ru-RU"/>
        </w:rPr>
        <w:instrText>-</w:instrText>
      </w:r>
      <w:r w:rsidR="00270346">
        <w:instrText>title</w:instrText>
      </w:r>
      <w:r w:rsidR="00270346" w:rsidRPr="0075779D">
        <w:rPr>
          <w:lang w:val="ru-RU"/>
        </w:rPr>
        <w:instrText>":"</w:instrText>
      </w:r>
      <w:r w:rsidR="00270346">
        <w:instrText>European</w:instrText>
      </w:r>
      <w:r w:rsidR="00270346" w:rsidRPr="0075779D">
        <w:rPr>
          <w:lang w:val="ru-RU"/>
        </w:rPr>
        <w:instrText xml:space="preserve"> </w:instrText>
      </w:r>
      <w:r w:rsidR="00270346">
        <w:instrText>Journal</w:instrText>
      </w:r>
      <w:r w:rsidR="00270346" w:rsidRPr="0075779D">
        <w:rPr>
          <w:lang w:val="ru-RU"/>
        </w:rPr>
        <w:instrText xml:space="preserve"> </w:instrText>
      </w:r>
      <w:r w:rsidR="00270346">
        <w:instrText>of</w:instrText>
      </w:r>
      <w:r w:rsidR="00270346" w:rsidRPr="0075779D">
        <w:rPr>
          <w:lang w:val="ru-RU"/>
        </w:rPr>
        <w:instrText xml:space="preserve"> </w:instrText>
      </w:r>
      <w:r w:rsidR="00270346">
        <w:instrText>Biochemistry</w:instrText>
      </w:r>
      <w:r w:rsidR="00270346" w:rsidRPr="0075779D">
        <w:rPr>
          <w:lang w:val="ru-RU"/>
        </w:rPr>
        <w:instrText>","</w:instrText>
      </w:r>
      <w:r w:rsidR="00270346">
        <w:instrText>DOI</w:instrText>
      </w:r>
      <w:r w:rsidR="00270346" w:rsidRPr="0075779D">
        <w:rPr>
          <w:lang w:val="ru-RU"/>
        </w:rPr>
        <w:instrText>":"10.1111/</w:instrText>
      </w:r>
      <w:r w:rsidR="00270346">
        <w:instrText>j</w:instrText>
      </w:r>
      <w:r w:rsidR="00270346" w:rsidRPr="0075779D">
        <w:rPr>
          <w:lang w:val="ru-RU"/>
        </w:rPr>
        <w:instrText>.1432-1033.1997.00266.</w:instrText>
      </w:r>
      <w:r w:rsidR="00270346">
        <w:instrText>x</w:instrText>
      </w:r>
      <w:r w:rsidR="00270346" w:rsidRPr="0075779D">
        <w:rPr>
          <w:lang w:val="ru-RU"/>
        </w:rPr>
        <w:instrText>","</w:instrText>
      </w:r>
      <w:r w:rsidR="00270346">
        <w:instrText>ISSN</w:instrText>
      </w:r>
      <w:r w:rsidR="00270346" w:rsidRPr="0075779D">
        <w:rPr>
          <w:lang w:val="ru-RU"/>
        </w:rPr>
        <w:instrText>":"0014-2956, 1432-1033","</w:instrText>
      </w:r>
      <w:r w:rsidR="00270346">
        <w:instrText>issue</w:instrText>
      </w:r>
      <w:r w:rsidR="00270346" w:rsidRPr="0075779D">
        <w:rPr>
          <w:lang w:val="ru-RU"/>
        </w:rPr>
        <w:instrText>":"2","</w:instrText>
      </w:r>
      <w:r w:rsidR="00270346">
        <w:instrText>journalAbbreviation</w:instrText>
      </w:r>
      <w:r w:rsidR="00270346" w:rsidRPr="0075779D">
        <w:rPr>
          <w:lang w:val="ru-RU"/>
        </w:rPr>
        <w:instrText>":"</w:instrText>
      </w:r>
      <w:r w:rsidR="00270346">
        <w:instrText>Eur</w:instrText>
      </w:r>
      <w:r w:rsidR="00270346" w:rsidRPr="0075779D">
        <w:rPr>
          <w:lang w:val="ru-RU"/>
        </w:rPr>
        <w:instrText xml:space="preserve"> </w:instrText>
      </w:r>
      <w:r w:rsidR="00270346">
        <w:instrText>J</w:instrText>
      </w:r>
      <w:r w:rsidR="00270346" w:rsidRPr="0075779D">
        <w:rPr>
          <w:lang w:val="ru-RU"/>
        </w:rPr>
        <w:instrText xml:space="preserve"> </w:instrText>
      </w:r>
      <w:r w:rsidR="00270346">
        <w:instrText>Biochem</w:instrText>
      </w:r>
      <w:r w:rsidR="00270346" w:rsidRPr="0075779D">
        <w:rPr>
          <w:lang w:val="ru-RU"/>
        </w:rPr>
        <w:instrText>","</w:instrText>
      </w:r>
      <w:r w:rsidR="00270346">
        <w:instrText>language</w:instrText>
      </w:r>
      <w:r w:rsidR="00270346" w:rsidRPr="0075779D">
        <w:rPr>
          <w:lang w:val="ru-RU"/>
        </w:rPr>
        <w:instrText>":"</w:instrText>
      </w:r>
      <w:r w:rsidR="00270346">
        <w:instrText>en</w:instrText>
      </w:r>
      <w:r w:rsidR="00270346" w:rsidRPr="0075779D">
        <w:rPr>
          <w:lang w:val="ru-RU"/>
        </w:rPr>
        <w:instrText>","</w:instrText>
      </w:r>
      <w:r w:rsidR="00270346">
        <w:instrText>page</w:instrText>
      </w:r>
      <w:r w:rsidR="00270346" w:rsidRPr="0075779D">
        <w:rPr>
          <w:lang w:val="ru-RU"/>
        </w:rPr>
        <w:instrText>":"266-272","</w:instrText>
      </w:r>
      <w:r w:rsidR="00270346">
        <w:instrText>source</w:instrText>
      </w:r>
      <w:r w:rsidR="00270346" w:rsidRPr="0075779D">
        <w:rPr>
          <w:lang w:val="ru-RU"/>
        </w:rPr>
        <w:instrText>":"</w:instrText>
      </w:r>
      <w:r w:rsidR="00270346">
        <w:instrText>DOI</w:instrText>
      </w:r>
      <w:r w:rsidR="00270346" w:rsidRPr="0075779D">
        <w:rPr>
          <w:lang w:val="ru-RU"/>
        </w:rPr>
        <w:instrText>.</w:instrText>
      </w:r>
      <w:r w:rsidR="00270346">
        <w:instrText>org</w:instrText>
      </w:r>
      <w:r w:rsidR="00270346" w:rsidRPr="0075779D">
        <w:rPr>
          <w:lang w:val="ru-RU"/>
        </w:rPr>
        <w:instrText xml:space="preserve"> (</w:instrText>
      </w:r>
      <w:r w:rsidR="00270346">
        <w:instrText>Crossref</w:instrText>
      </w:r>
      <w:r w:rsidR="00270346" w:rsidRPr="0075779D">
        <w:rPr>
          <w:lang w:val="ru-RU"/>
        </w:rPr>
        <w:instrText>)","</w:instrText>
      </w:r>
      <w:r w:rsidR="00270346">
        <w:instrText>title</w:instrText>
      </w:r>
      <w:r w:rsidR="00270346" w:rsidRPr="0075779D">
        <w:rPr>
          <w:lang w:val="ru-RU"/>
        </w:rPr>
        <w:instrText>":"</w:instrText>
      </w:r>
      <w:r w:rsidR="00270346">
        <w:instrText>Intracellular</w:instrText>
      </w:r>
      <w:r w:rsidR="00270346" w:rsidRPr="0075779D">
        <w:rPr>
          <w:lang w:val="ru-RU"/>
        </w:rPr>
        <w:instrText xml:space="preserve"> </w:instrText>
      </w:r>
      <w:r w:rsidR="00270346">
        <w:instrText>Location</w:instrText>
      </w:r>
      <w:r w:rsidR="00270346" w:rsidRPr="0075779D">
        <w:rPr>
          <w:lang w:val="ru-RU"/>
        </w:rPr>
        <w:instrText xml:space="preserve">, </w:instrText>
      </w:r>
      <w:r w:rsidR="00270346">
        <w:instrText>Complex</w:instrText>
      </w:r>
      <w:r w:rsidR="00270346" w:rsidRPr="0075779D">
        <w:rPr>
          <w:lang w:val="ru-RU"/>
        </w:rPr>
        <w:instrText xml:space="preserve"> </w:instrText>
      </w:r>
      <w:r w:rsidR="00270346">
        <w:instrText>Formation</w:instrText>
      </w:r>
      <w:r w:rsidR="00270346" w:rsidRPr="0075779D">
        <w:rPr>
          <w:lang w:val="ru-RU"/>
        </w:rPr>
        <w:instrText xml:space="preserve">, </w:instrText>
      </w:r>
      <w:r w:rsidR="00270346">
        <w:instrText>and</w:instrText>
      </w:r>
      <w:r w:rsidR="00270346" w:rsidRPr="0075779D">
        <w:rPr>
          <w:lang w:val="ru-RU"/>
        </w:rPr>
        <w:instrText xml:space="preserve"> </w:instrText>
      </w:r>
      <w:r w:rsidR="00270346">
        <w:instrText>Function</w:instrText>
      </w:r>
      <w:r w:rsidR="00270346" w:rsidRPr="0075779D">
        <w:rPr>
          <w:lang w:val="ru-RU"/>
        </w:rPr>
        <w:instrText xml:space="preserve"> </w:instrText>
      </w:r>
      <w:r w:rsidR="00270346">
        <w:instrText>of</w:instrText>
      </w:r>
      <w:r w:rsidR="00270346" w:rsidRPr="0075779D">
        <w:rPr>
          <w:lang w:val="ru-RU"/>
        </w:rPr>
        <w:instrText xml:space="preserve"> </w:instrText>
      </w:r>
      <w:r w:rsidR="00270346">
        <w:instrText>the</w:instrText>
      </w:r>
      <w:r w:rsidR="00270346" w:rsidRPr="0075779D">
        <w:rPr>
          <w:lang w:val="ru-RU"/>
        </w:rPr>
        <w:instrText xml:space="preserve"> </w:instrText>
      </w:r>
      <w:r w:rsidR="00270346">
        <w:instrText>Transporter</w:instrText>
      </w:r>
      <w:r w:rsidR="00270346" w:rsidRPr="0075779D">
        <w:rPr>
          <w:lang w:val="ru-RU"/>
        </w:rPr>
        <w:instrText xml:space="preserve"> </w:instrText>
      </w:r>
      <w:r w:rsidR="00270346">
        <w:instrText>Associated</w:instrText>
      </w:r>
      <w:r w:rsidR="00270346" w:rsidRPr="0075779D">
        <w:rPr>
          <w:lang w:val="ru-RU"/>
        </w:rPr>
        <w:instrText xml:space="preserve"> </w:instrText>
      </w:r>
      <w:r w:rsidR="00270346">
        <w:instrText>with</w:instrText>
      </w:r>
      <w:r w:rsidR="00270346" w:rsidRPr="0075779D">
        <w:rPr>
          <w:lang w:val="ru-RU"/>
        </w:rPr>
        <w:instrText xml:space="preserve"> </w:instrText>
      </w:r>
      <w:r w:rsidR="00270346">
        <w:instrText>Antigen</w:instrText>
      </w:r>
      <w:r w:rsidR="00270346" w:rsidRPr="0075779D">
        <w:rPr>
          <w:lang w:val="ru-RU"/>
        </w:rPr>
        <w:instrText xml:space="preserve"> </w:instrText>
      </w:r>
      <w:r w:rsidR="00270346">
        <w:instrText>Processing</w:instrText>
      </w:r>
      <w:r w:rsidR="00270346" w:rsidRPr="0075779D">
        <w:rPr>
          <w:lang w:val="ru-RU"/>
        </w:rPr>
        <w:instrText xml:space="preserve"> </w:instrText>
      </w:r>
      <w:r w:rsidR="00270346">
        <w:instrText>in</w:instrText>
      </w:r>
      <w:r w:rsidR="00270346" w:rsidRPr="0075779D">
        <w:rPr>
          <w:lang w:val="ru-RU"/>
        </w:rPr>
        <w:instrText xml:space="preserve"> </w:instrText>
      </w:r>
      <w:r w:rsidR="00270346">
        <w:instrText>Yeast</w:instrText>
      </w:r>
      <w:r w:rsidR="00270346" w:rsidRPr="0075779D">
        <w:rPr>
          <w:lang w:val="ru-RU"/>
        </w:rPr>
        <w:instrText>","</w:instrText>
      </w:r>
      <w:r w:rsidR="00270346">
        <w:instrText>volume</w:instrText>
      </w:r>
      <w:r w:rsidR="00270346" w:rsidRPr="0075779D">
        <w:rPr>
          <w:lang w:val="ru-RU"/>
        </w:rPr>
        <w:instrText>":"245","</w:instrText>
      </w:r>
      <w:r w:rsidR="00270346">
        <w:instrText>author</w:instrText>
      </w:r>
      <w:r w:rsidR="00270346" w:rsidRPr="0075779D">
        <w:rPr>
          <w:lang w:val="ru-RU"/>
        </w:rPr>
        <w:instrText>":[{"</w:instrText>
      </w:r>
      <w:r w:rsidR="00270346">
        <w:instrText>family</w:instrText>
      </w:r>
      <w:r w:rsidR="00270346" w:rsidRPr="0075779D">
        <w:rPr>
          <w:lang w:val="ru-RU"/>
        </w:rPr>
        <w:instrText>":"</w:instrText>
      </w:r>
      <w:r w:rsidR="00270346">
        <w:instrText>Urlinger</w:instrText>
      </w:r>
      <w:r w:rsidR="00270346" w:rsidRPr="0075779D">
        <w:rPr>
          <w:lang w:val="ru-RU"/>
        </w:rPr>
        <w:instrText>","</w:instrText>
      </w:r>
      <w:r w:rsidR="00270346">
        <w:instrText>given</w:instrText>
      </w:r>
      <w:r w:rsidR="00270346" w:rsidRPr="0075779D">
        <w:rPr>
          <w:lang w:val="ru-RU"/>
        </w:rPr>
        <w:instrText>":"</w:instrText>
      </w:r>
      <w:r w:rsidR="00270346">
        <w:instrText>Stefanie</w:instrText>
      </w:r>
      <w:r w:rsidR="00270346" w:rsidRPr="0075779D">
        <w:rPr>
          <w:lang w:val="ru-RU"/>
        </w:rPr>
        <w:instrText>"},{"</w:instrText>
      </w:r>
      <w:r w:rsidR="00270346">
        <w:instrText>family</w:instrText>
      </w:r>
      <w:r w:rsidR="00270346" w:rsidRPr="0075779D">
        <w:rPr>
          <w:lang w:val="ru-RU"/>
        </w:rPr>
        <w:instrText>":"</w:instrText>
      </w:r>
      <w:r w:rsidR="00270346">
        <w:instrText>Kuchler</w:instrText>
      </w:r>
      <w:r w:rsidR="00270346" w:rsidRPr="0075779D">
        <w:rPr>
          <w:lang w:val="ru-RU"/>
        </w:rPr>
        <w:instrText>","</w:instrText>
      </w:r>
      <w:r w:rsidR="00270346">
        <w:instrText>given</w:instrText>
      </w:r>
      <w:r w:rsidR="00270346" w:rsidRPr="0075779D">
        <w:rPr>
          <w:lang w:val="ru-RU"/>
        </w:rPr>
        <w:instrText>":"</w:instrText>
      </w:r>
      <w:r w:rsidR="00270346">
        <w:instrText>Karl</w:instrText>
      </w:r>
      <w:r w:rsidR="00270346" w:rsidRPr="0075779D">
        <w:rPr>
          <w:lang w:val="ru-RU"/>
        </w:rPr>
        <w:instrText>"},{"</w:instrText>
      </w:r>
      <w:r w:rsidR="00270346">
        <w:instrText>family</w:instrText>
      </w:r>
      <w:r w:rsidR="00270346" w:rsidRPr="0075779D">
        <w:rPr>
          <w:lang w:val="ru-RU"/>
        </w:rPr>
        <w:instrText>":"</w:instrText>
      </w:r>
      <w:r w:rsidR="00270346">
        <w:instrText>Meyer</w:instrText>
      </w:r>
      <w:r w:rsidR="00270346" w:rsidRPr="0075779D">
        <w:rPr>
          <w:lang w:val="ru-RU"/>
        </w:rPr>
        <w:instrText>","</w:instrText>
      </w:r>
      <w:r w:rsidR="00270346">
        <w:instrText>given</w:instrText>
      </w:r>
      <w:r w:rsidR="00270346" w:rsidRPr="0075779D">
        <w:rPr>
          <w:lang w:val="ru-RU"/>
        </w:rPr>
        <w:instrText>":"</w:instrText>
      </w:r>
      <w:r w:rsidR="00270346">
        <w:instrText>Thomas</w:instrText>
      </w:r>
      <w:r w:rsidR="00270346" w:rsidRPr="0075779D">
        <w:rPr>
          <w:lang w:val="ru-RU"/>
        </w:rPr>
        <w:instrText xml:space="preserve"> </w:instrText>
      </w:r>
      <w:r w:rsidR="00270346">
        <w:instrText>H</w:instrText>
      </w:r>
      <w:r w:rsidR="00270346" w:rsidRPr="0075779D">
        <w:rPr>
          <w:lang w:val="ru-RU"/>
        </w:rPr>
        <w:instrText>."},{"</w:instrText>
      </w:r>
      <w:r w:rsidR="00270346">
        <w:instrText>family</w:instrText>
      </w:r>
      <w:r w:rsidR="00270346" w:rsidRPr="0075779D">
        <w:rPr>
          <w:lang w:val="ru-RU"/>
        </w:rPr>
        <w:instrText>":"</w:instrText>
      </w:r>
      <w:r w:rsidR="00270346">
        <w:instrText>Uebel</w:instrText>
      </w:r>
      <w:r w:rsidR="00270346" w:rsidRPr="0075779D">
        <w:rPr>
          <w:lang w:val="ru-RU"/>
        </w:rPr>
        <w:instrText>","</w:instrText>
      </w:r>
      <w:r w:rsidR="00270346">
        <w:instrText>given</w:instrText>
      </w:r>
      <w:r w:rsidR="00270346" w:rsidRPr="0075779D">
        <w:rPr>
          <w:lang w:val="ru-RU"/>
        </w:rPr>
        <w:instrText>":"</w:instrText>
      </w:r>
      <w:r w:rsidR="00270346">
        <w:instrText>Stephan</w:instrText>
      </w:r>
      <w:r w:rsidR="00270346" w:rsidRPr="0075779D">
        <w:rPr>
          <w:lang w:val="ru-RU"/>
        </w:rPr>
        <w:instrText>"},{"</w:instrText>
      </w:r>
      <w:r w:rsidR="00270346">
        <w:instrText>family</w:instrText>
      </w:r>
      <w:r w:rsidR="00270346" w:rsidRPr="0075779D">
        <w:rPr>
          <w:lang w:val="ru-RU"/>
        </w:rPr>
        <w:instrText>":"</w:instrText>
      </w:r>
      <w:r w:rsidR="00270346">
        <w:instrText>Tampe</w:instrText>
      </w:r>
      <w:r w:rsidR="00270346" w:rsidRPr="0075779D">
        <w:rPr>
          <w:lang w:val="ru-RU"/>
        </w:rPr>
        <w:instrText>","</w:instrText>
      </w:r>
      <w:r w:rsidR="00270346">
        <w:instrText>given</w:instrText>
      </w:r>
      <w:r w:rsidR="00270346" w:rsidRPr="0075779D">
        <w:rPr>
          <w:lang w:val="ru-RU"/>
        </w:rPr>
        <w:instrText>":"</w:instrText>
      </w:r>
      <w:r w:rsidR="00270346">
        <w:instrText>Robert</w:instrText>
      </w:r>
      <w:r w:rsidR="00270346" w:rsidRPr="0075779D">
        <w:rPr>
          <w:lang w:val="ru-RU"/>
        </w:rPr>
        <w:instrText>"}],"</w:instrText>
      </w:r>
      <w:r w:rsidR="00270346">
        <w:instrText>issued</w:instrText>
      </w:r>
      <w:r w:rsidR="00270346" w:rsidRPr="0075779D">
        <w:rPr>
          <w:lang w:val="ru-RU"/>
        </w:rPr>
        <w:instrText>":{"</w:instrText>
      </w:r>
      <w:r w:rsidR="00270346">
        <w:instrText>date</w:instrText>
      </w:r>
      <w:r w:rsidR="00270346" w:rsidRPr="0075779D">
        <w:rPr>
          <w:lang w:val="ru-RU"/>
        </w:rPr>
        <w:instrText>-</w:instrText>
      </w:r>
      <w:r w:rsidR="00270346">
        <w:instrText>parts</w:instrText>
      </w:r>
      <w:r w:rsidR="00270346" w:rsidRPr="0075779D">
        <w:rPr>
          <w:lang w:val="ru-RU"/>
        </w:rPr>
        <w:instrText>":[["1997",4,15]]}}}],"</w:instrText>
      </w:r>
      <w:r w:rsidR="00270346">
        <w:instrText>schema</w:instrText>
      </w:r>
      <w:r w:rsidR="00270346" w:rsidRPr="0075779D">
        <w:rPr>
          <w:lang w:val="ru-RU"/>
        </w:rPr>
        <w:instrText>":"</w:instrText>
      </w:r>
      <w:r w:rsidR="00270346">
        <w:instrText>https</w:instrText>
      </w:r>
      <w:r w:rsidR="00270346" w:rsidRPr="0075779D">
        <w:rPr>
          <w:lang w:val="ru-RU"/>
        </w:rPr>
        <w:instrText>://</w:instrText>
      </w:r>
      <w:r w:rsidR="00270346">
        <w:instrText>github</w:instrText>
      </w:r>
      <w:r w:rsidR="00270346" w:rsidRPr="0075779D">
        <w:rPr>
          <w:lang w:val="ru-RU"/>
        </w:rPr>
        <w:instrText>.</w:instrText>
      </w:r>
      <w:r w:rsidR="00270346">
        <w:instrText>com</w:instrText>
      </w:r>
      <w:r w:rsidR="00270346" w:rsidRPr="0075779D">
        <w:rPr>
          <w:lang w:val="ru-RU"/>
        </w:rPr>
        <w:instrText>/</w:instrText>
      </w:r>
      <w:r w:rsidR="00270346">
        <w:instrText>citation</w:instrText>
      </w:r>
      <w:r w:rsidR="00270346" w:rsidRPr="0075779D">
        <w:rPr>
          <w:lang w:val="ru-RU"/>
        </w:rPr>
        <w:instrText>-</w:instrText>
      </w:r>
      <w:r w:rsidR="00270346">
        <w:instrText>style</w:instrText>
      </w:r>
      <w:r w:rsidR="00270346" w:rsidRPr="0075779D">
        <w:rPr>
          <w:lang w:val="ru-RU"/>
        </w:rPr>
        <w:instrText>-</w:instrText>
      </w:r>
      <w:r w:rsidR="00270346">
        <w:instrText>language</w:instrText>
      </w:r>
      <w:r w:rsidR="00270346" w:rsidRPr="0075779D">
        <w:rPr>
          <w:lang w:val="ru-RU"/>
        </w:rPr>
        <w:instrText>/</w:instrText>
      </w:r>
      <w:r w:rsidR="00270346">
        <w:instrText>schema</w:instrText>
      </w:r>
      <w:r w:rsidR="00270346" w:rsidRPr="0075779D">
        <w:rPr>
          <w:lang w:val="ru-RU"/>
        </w:rPr>
        <w:instrText>/</w:instrText>
      </w:r>
      <w:r w:rsidR="00270346">
        <w:instrText>raw</w:instrText>
      </w:r>
      <w:r w:rsidR="00270346" w:rsidRPr="0075779D">
        <w:rPr>
          <w:lang w:val="ru-RU"/>
        </w:rPr>
        <w:instrText>/</w:instrText>
      </w:r>
      <w:r w:rsidR="00270346">
        <w:instrText>master</w:instrText>
      </w:r>
      <w:r w:rsidR="00270346" w:rsidRPr="0075779D">
        <w:rPr>
          <w:lang w:val="ru-RU"/>
        </w:rPr>
        <w:instrText>/</w:instrText>
      </w:r>
      <w:r w:rsidR="00270346">
        <w:instrText>csl</w:instrText>
      </w:r>
      <w:r w:rsidR="00270346" w:rsidRPr="0075779D">
        <w:rPr>
          <w:lang w:val="ru-RU"/>
        </w:rPr>
        <w:instrText>-</w:instrText>
      </w:r>
      <w:r w:rsidR="00270346">
        <w:instrText>citation</w:instrText>
      </w:r>
      <w:r w:rsidR="00270346" w:rsidRPr="0075779D">
        <w:rPr>
          <w:lang w:val="ru-RU"/>
        </w:rPr>
        <w:instrText>.</w:instrText>
      </w:r>
      <w:r w:rsidR="00270346">
        <w:instrText>json</w:instrText>
      </w:r>
      <w:r w:rsidR="00270346" w:rsidRPr="0075779D">
        <w:rPr>
          <w:lang w:val="ru-RU"/>
        </w:rPr>
        <w:instrText xml:space="preserve">"} </w:instrText>
      </w:r>
      <w:r w:rsidR="00270346">
        <w:fldChar w:fldCharType="separate"/>
      </w:r>
      <w:r w:rsidR="00270346" w:rsidRPr="0075779D">
        <w:rPr>
          <w:rFonts w:cs="Times New Roman"/>
          <w:lang w:val="ru-RU"/>
        </w:rPr>
        <w:t>[57]</w:t>
      </w:r>
      <w:r w:rsidR="00270346">
        <w:fldChar w:fldCharType="end"/>
      </w:r>
      <w:r w:rsidRPr="007A630F">
        <w:rPr>
          <w:lang w:val="ru-RU"/>
        </w:rPr>
        <w:t xml:space="preserve">. Между трансмембранным доменом </w:t>
      </w:r>
      <w:r>
        <w:t>TAP</w:t>
      </w:r>
      <w:r w:rsidRPr="007A630F">
        <w:rPr>
          <w:lang w:val="ru-RU"/>
        </w:rPr>
        <w:t>-</w:t>
      </w:r>
      <w:r w:rsidRPr="007A630F">
        <w:rPr>
          <w:lang w:val="ru-RU"/>
        </w:rPr>
        <w:lastRenderedPageBreak/>
        <w:t>белков и белком тапасином есть солевой мостик, который важен для сборки пептид-загружающего комплекса (</w:t>
      </w:r>
      <w:r>
        <w:t>peptide</w:t>
      </w:r>
      <w:r w:rsidRPr="007A630F">
        <w:rPr>
          <w:lang w:val="ru-RU"/>
        </w:rPr>
        <w:t>-</w:t>
      </w:r>
      <w:r>
        <w:t>loading</w:t>
      </w:r>
      <w:r w:rsidRPr="007A630F">
        <w:rPr>
          <w:lang w:val="ru-RU"/>
        </w:rPr>
        <w:t xml:space="preserve"> </w:t>
      </w:r>
      <w:r>
        <w:t>complex</w:t>
      </w:r>
      <w:r w:rsidRPr="007A630F">
        <w:rPr>
          <w:lang w:val="ru-RU"/>
        </w:rPr>
        <w:t xml:space="preserve">, </w:t>
      </w:r>
      <w:r>
        <w:t>PLC</w:t>
      </w:r>
      <w:r w:rsidRPr="007A630F">
        <w:rPr>
          <w:lang w:val="ru-RU"/>
        </w:rPr>
        <w:t>)</w:t>
      </w:r>
      <w:r w:rsidR="00270346" w:rsidRPr="0075779D">
        <w:rPr>
          <w:lang w:val="ru-RU"/>
        </w:rPr>
        <w:t xml:space="preserve"> </w:t>
      </w:r>
      <w:r w:rsidR="00270346">
        <w:rPr>
          <w:lang w:val="ru-RU"/>
        </w:rPr>
        <w:fldChar w:fldCharType="begin"/>
      </w:r>
      <w:r w:rsidR="00666376">
        <w:rPr>
          <w:lang w:val="ru-RU"/>
        </w:rPr>
        <w:instrText xml:space="preserve"> ADDIN ZOTERO_ITEM CSL_CITATION {"citationID":"DpNiEZLk","properties":{"formattedCitation":"[58]","plainCitation":"[58]","noteIndex":0},"citationItems":[{"id":357,"uris":["http://zotero.org/users/10071278/items/M6PQIS39"],"itemData":{"id":357,"type":"article-journal","abstract":"Abstract\n            Salt bridges in lipid bilayers play a decisive role in the dynamic assembly and downstream signaling of the natural killer and T-cell receptors. Here, we describe the identification of an inter-subunit salt bridge in the membrane within yet another key component of the immune system, the peptide-loading complex (PLC). The PLC regulates cell surface presentation of self-antigens and antigenic peptides via molecules of the major histocompatibility complex class I. We demonstrate that a single salt bridge in the membrane between the transporter associated with antigen processing TAP and the MHC I-specific chaperone tapasin is essential for the assembly of the PLC and for efficient MHC I antigen presentation. Molecular modeling and all-atom molecular dynamics simulations suggest an ionic lock-switch mechanism for the binding of TAP to tapasin, in which an unfavorable uncompensated charge in the ER-membrane is prevented through complex formation. Our findings not only deepen the understanding of the interaction network within the PLC, but also provide evidence for a general interaction principle of dynamic multiprotein membrane complexes in immunity.","container-title":"Scientific Reports","DOI":"10.1038/srep17341","ISSN":"2045-2322","issue":"1","journalAbbreviation":"Sci Rep","language":"en","page":"17341","source":"DOI.org (Crossref)","title":"Assembly of the MHC I peptide-loading complex determined by a conserved ionic lock-switch","volume":"5","author":[{"family":"Blees","given":"Andreas"},{"family":"Reichel","given":"Katrin"},{"family":"Trowitzsch","given":"Simon"},{"family":"Fisette","given":"Olivier"},{"family":"Bock","given":"Christoph"},{"family":"Abele","given":"Rupert"},{"family":"Hummer","given":"Gerhard"},{"family":"Schäfer","given":"Lars V."},{"family":"Tampé","given":"Robert"}],"issued":{"date-parts":[["2015",11,27]]}}}],"schema":"https://github.com/citation-style-language/schema/raw/master/csl-citation.json"} </w:instrText>
      </w:r>
      <w:r w:rsidR="00270346">
        <w:rPr>
          <w:lang w:val="ru-RU"/>
        </w:rPr>
        <w:fldChar w:fldCharType="separate"/>
      </w:r>
      <w:r w:rsidR="00666376" w:rsidRPr="00666376">
        <w:rPr>
          <w:rFonts w:cs="Times New Roman"/>
          <w:lang w:val="ru-RU"/>
        </w:rPr>
        <w:t>[58]</w:t>
      </w:r>
      <w:r w:rsidR="00270346">
        <w:rPr>
          <w:lang w:val="ru-RU"/>
        </w:rPr>
        <w:fldChar w:fldCharType="end"/>
      </w:r>
      <w:r w:rsidRPr="007A630F">
        <w:rPr>
          <w:lang w:val="ru-RU"/>
        </w:rPr>
        <w:t xml:space="preserve">. Пептид связывается с транспортером, когда он в релаксированном состоянии, и </w:t>
      </w:r>
      <w:r w:rsidR="00666376" w:rsidRPr="007A630F">
        <w:rPr>
          <w:lang w:val="ru-RU"/>
        </w:rPr>
        <w:t>инициирует</w:t>
      </w:r>
      <w:r w:rsidRPr="007A630F">
        <w:rPr>
          <w:lang w:val="ru-RU"/>
        </w:rPr>
        <w:t xml:space="preserve"> в нем конформационные перестройки, в результате которых попадает в полость Э</w:t>
      </w:r>
      <w:r w:rsidR="00F13542">
        <w:rPr>
          <w:lang w:val="ru-RU"/>
        </w:rPr>
        <w:t>П</w:t>
      </w:r>
      <w:r w:rsidRPr="007A630F">
        <w:rPr>
          <w:lang w:val="ru-RU"/>
        </w:rPr>
        <w:t>Р</w:t>
      </w:r>
      <w:r w:rsidR="00666376">
        <w:rPr>
          <w:lang w:val="ru-RU"/>
        </w:rPr>
        <w:t xml:space="preserve"> </w:t>
      </w:r>
      <w:r w:rsidR="00666376">
        <w:rPr>
          <w:lang w:val="ru-RU"/>
        </w:rPr>
        <w:fldChar w:fldCharType="begin"/>
      </w:r>
      <w:r w:rsidR="00666376">
        <w:rPr>
          <w:lang w:val="ru-RU"/>
        </w:rPr>
        <w:instrText xml:space="preserve"> ADDIN ZOTERO_ITEM CSL_CITATION {"citationID":"1RrF8fdb","properties":{"formattedCitation":"[59]","plainCitation":"[59]","noteIndex":0},"citationItems":[{"id":117,"uris":["http://zotero.org/users/10071278/items/AXK89C5F"],"itemData":{"id":117,"type":"article-journal","abstract":"The transporter associated with antigen processing (TAP) selectively translocates antigenic peptides into the endoplasmic reticulum. Loading onto major histocompatibility complex class I molecules and proofreading of these bound epitopes are orchestrated within the macromolecular peptide-loading complex, which assembles on TAP. This heterodimeric ABC-binding cassette (ABC) transport complex is therefore a major component in the adaptive immune response against virally or malignantly transformed cells. Its pivotal role predestines TAP as a target for infectious diseases and malignant disorders. The development of therapies or drugs therefore requires a detailed comprehension of structure and function of this ABC transporter, but our knowledge about various aspects is still insufficient. This review highlights recent achievements on the structure and dynamics of antigenic peptides in complex with TAP. Understanding the binding mode of antigenic peptides in the TAP complex will crucially impact rational design of inhibitors, drug development, or vaccination strategies.","container-title":"Frontiers in Immunology","DOI":"10.3389/fimmu.2017.00010","ISSN":"1664-3224","journalAbbreviation":"Front. Immunol.","language":"en","source":"DOI.org (Crossref)","title":"Structure and Dynamics of Antigenic Peptides in Complex with TAP","URL":"http://journal.frontiersin.org/article/10.3389/fimmu.2017.00010/full","volume":"8","author":[{"family":"Lehnert","given":"Elisa"},{"family":"Tampé","given":"Robert"}],"accessed":{"date-parts":[["2022",9,15]]},"issued":{"date-parts":[["2017",1,30]]}}}],"schema":"https://github.com/citation-style-language/schema/raw/master/csl-citation.json"} </w:instrText>
      </w:r>
      <w:r w:rsidR="00666376">
        <w:rPr>
          <w:lang w:val="ru-RU"/>
        </w:rPr>
        <w:fldChar w:fldCharType="separate"/>
      </w:r>
      <w:r w:rsidR="00666376" w:rsidRPr="0075779D">
        <w:rPr>
          <w:rFonts w:cs="Times New Roman"/>
          <w:lang w:val="ru-RU"/>
        </w:rPr>
        <w:t>[59]</w:t>
      </w:r>
      <w:r w:rsidR="00666376">
        <w:rPr>
          <w:lang w:val="ru-RU"/>
        </w:rPr>
        <w:fldChar w:fldCharType="end"/>
      </w:r>
      <w:r w:rsidRPr="007A630F">
        <w:rPr>
          <w:lang w:val="ru-RU"/>
        </w:rPr>
        <w:t>. Гидролиз АТФ возвращает транспортер в исходное состояние</w:t>
      </w:r>
      <w:r w:rsidR="00666376" w:rsidRPr="0075779D">
        <w:rPr>
          <w:lang w:val="ru-RU"/>
        </w:rPr>
        <w:t xml:space="preserve"> </w:t>
      </w:r>
      <w:r w:rsidR="00666376">
        <w:fldChar w:fldCharType="begin"/>
      </w:r>
      <w:r w:rsidR="00666376" w:rsidRPr="0075779D">
        <w:rPr>
          <w:lang w:val="ru-RU"/>
        </w:rPr>
        <w:instrText xml:space="preserve"> </w:instrText>
      </w:r>
      <w:r w:rsidR="00666376">
        <w:instrText>ADDIN</w:instrText>
      </w:r>
      <w:r w:rsidR="00666376" w:rsidRPr="0075779D">
        <w:rPr>
          <w:lang w:val="ru-RU"/>
        </w:rPr>
        <w:instrText xml:space="preserve"> </w:instrText>
      </w:r>
      <w:r w:rsidR="00666376">
        <w:instrText>ZOTERO</w:instrText>
      </w:r>
      <w:r w:rsidR="00666376" w:rsidRPr="0075779D">
        <w:rPr>
          <w:lang w:val="ru-RU"/>
        </w:rPr>
        <w:instrText>_</w:instrText>
      </w:r>
      <w:r w:rsidR="00666376">
        <w:instrText>ITEM</w:instrText>
      </w:r>
      <w:r w:rsidR="00666376" w:rsidRPr="0075779D">
        <w:rPr>
          <w:lang w:val="ru-RU"/>
        </w:rPr>
        <w:instrText xml:space="preserve"> </w:instrText>
      </w:r>
      <w:r w:rsidR="00666376">
        <w:instrText>CSL</w:instrText>
      </w:r>
      <w:r w:rsidR="00666376" w:rsidRPr="0075779D">
        <w:rPr>
          <w:lang w:val="ru-RU"/>
        </w:rPr>
        <w:instrText>_</w:instrText>
      </w:r>
      <w:r w:rsidR="00666376">
        <w:instrText>CITATION</w:instrText>
      </w:r>
      <w:r w:rsidR="00666376" w:rsidRPr="0075779D">
        <w:rPr>
          <w:lang w:val="ru-RU"/>
        </w:rPr>
        <w:instrText xml:space="preserve"> {"</w:instrText>
      </w:r>
      <w:r w:rsidR="00666376">
        <w:instrText>citationID</w:instrText>
      </w:r>
      <w:r w:rsidR="00666376" w:rsidRPr="0075779D">
        <w:rPr>
          <w:lang w:val="ru-RU"/>
        </w:rPr>
        <w:instrText>":"0</w:instrText>
      </w:r>
      <w:r w:rsidR="00666376">
        <w:instrText>KFfOQPe</w:instrText>
      </w:r>
      <w:r w:rsidR="00666376" w:rsidRPr="0075779D">
        <w:rPr>
          <w:lang w:val="ru-RU"/>
        </w:rPr>
        <w:instrText>","</w:instrText>
      </w:r>
      <w:r w:rsidR="00666376">
        <w:instrText>properties</w:instrText>
      </w:r>
      <w:r w:rsidR="00666376" w:rsidRPr="0075779D">
        <w:rPr>
          <w:lang w:val="ru-RU"/>
        </w:rPr>
        <w:instrText>":{"</w:instrText>
      </w:r>
      <w:r w:rsidR="00666376">
        <w:instrText>formattedCitation</w:instrText>
      </w:r>
      <w:r w:rsidR="00666376" w:rsidRPr="0075779D">
        <w:rPr>
          <w:lang w:val="ru-RU"/>
        </w:rPr>
        <w:instrText>":"[60]","</w:instrText>
      </w:r>
      <w:r w:rsidR="00666376">
        <w:instrText>plainCitation</w:instrText>
      </w:r>
      <w:r w:rsidR="00666376" w:rsidRPr="0075779D">
        <w:rPr>
          <w:lang w:val="ru-RU"/>
        </w:rPr>
        <w:instrText>":"[60]","</w:instrText>
      </w:r>
      <w:r w:rsidR="00666376">
        <w:instrText>noteIndex</w:instrText>
      </w:r>
      <w:r w:rsidR="00666376" w:rsidRPr="0075779D">
        <w:rPr>
          <w:lang w:val="ru-RU"/>
        </w:rPr>
        <w:instrText>":0},"</w:instrText>
      </w:r>
      <w:r w:rsidR="00666376">
        <w:instrText>citationItems</w:instrText>
      </w:r>
      <w:r w:rsidR="00666376" w:rsidRPr="0075779D">
        <w:rPr>
          <w:lang w:val="ru-RU"/>
        </w:rPr>
        <w:instrText>":[{"</w:instrText>
      </w:r>
      <w:r w:rsidR="00666376">
        <w:instrText>id</w:instrText>
      </w:r>
      <w:r w:rsidR="00666376" w:rsidRPr="0075779D">
        <w:rPr>
          <w:lang w:val="ru-RU"/>
        </w:rPr>
        <w:instrText>":356,"</w:instrText>
      </w:r>
      <w:r w:rsidR="00666376">
        <w:instrText>uris</w:instrText>
      </w:r>
      <w:r w:rsidR="00666376" w:rsidRPr="0075779D">
        <w:rPr>
          <w:lang w:val="ru-RU"/>
        </w:rPr>
        <w:instrText>":["</w:instrText>
      </w:r>
      <w:r w:rsidR="00666376">
        <w:instrText>http</w:instrText>
      </w:r>
      <w:r w:rsidR="00666376" w:rsidRPr="0075779D">
        <w:rPr>
          <w:lang w:val="ru-RU"/>
        </w:rPr>
        <w:instrText>://</w:instrText>
      </w:r>
      <w:r w:rsidR="00666376">
        <w:instrText>zotero</w:instrText>
      </w:r>
      <w:r w:rsidR="00666376" w:rsidRPr="0075779D">
        <w:rPr>
          <w:lang w:val="ru-RU"/>
        </w:rPr>
        <w:instrText>.</w:instrText>
      </w:r>
      <w:r w:rsidR="00666376">
        <w:instrText>org</w:instrText>
      </w:r>
      <w:r w:rsidR="00666376" w:rsidRPr="0075779D">
        <w:rPr>
          <w:lang w:val="ru-RU"/>
        </w:rPr>
        <w:instrText>/</w:instrText>
      </w:r>
      <w:r w:rsidR="00666376">
        <w:instrText>users</w:instrText>
      </w:r>
      <w:r w:rsidR="00666376" w:rsidRPr="0075779D">
        <w:rPr>
          <w:lang w:val="ru-RU"/>
        </w:rPr>
        <w:instrText>/10071278/</w:instrText>
      </w:r>
      <w:r w:rsidR="00666376">
        <w:instrText>items</w:instrText>
      </w:r>
      <w:r w:rsidR="00666376" w:rsidRPr="0075779D">
        <w:rPr>
          <w:lang w:val="ru-RU"/>
        </w:rPr>
        <w:instrText>/</w:instrText>
      </w:r>
      <w:r w:rsidR="00666376">
        <w:instrText>P</w:instrText>
      </w:r>
      <w:r w:rsidR="00666376" w:rsidRPr="0075779D">
        <w:rPr>
          <w:lang w:val="ru-RU"/>
        </w:rPr>
        <w:instrText>9</w:instrText>
      </w:r>
      <w:r w:rsidR="00666376">
        <w:instrText>Q</w:instrText>
      </w:r>
      <w:r w:rsidR="00666376" w:rsidRPr="0075779D">
        <w:rPr>
          <w:lang w:val="ru-RU"/>
        </w:rPr>
        <w:instrText>2</w:instrText>
      </w:r>
      <w:r w:rsidR="00666376">
        <w:instrText>HEIE</w:instrText>
      </w:r>
      <w:r w:rsidR="00666376" w:rsidRPr="0075779D">
        <w:rPr>
          <w:lang w:val="ru-RU"/>
        </w:rPr>
        <w:instrText>"],"</w:instrText>
      </w:r>
      <w:r w:rsidR="00666376">
        <w:instrText>itemData</w:instrText>
      </w:r>
      <w:r w:rsidR="00666376" w:rsidRPr="0075779D">
        <w:rPr>
          <w:lang w:val="ru-RU"/>
        </w:rPr>
        <w:instrText>":{"</w:instrText>
      </w:r>
      <w:r w:rsidR="00666376">
        <w:instrText>id</w:instrText>
      </w:r>
      <w:r w:rsidR="00666376" w:rsidRPr="0075779D">
        <w:rPr>
          <w:lang w:val="ru-RU"/>
        </w:rPr>
        <w:instrText>":356,"</w:instrText>
      </w:r>
      <w:r w:rsidR="00666376">
        <w:instrText>type</w:instrText>
      </w:r>
      <w:r w:rsidR="00666376" w:rsidRPr="0075779D">
        <w:rPr>
          <w:lang w:val="ru-RU"/>
        </w:rPr>
        <w:instrText>":"</w:instrText>
      </w:r>
      <w:r w:rsidR="00666376">
        <w:instrText>article</w:instrText>
      </w:r>
      <w:r w:rsidR="00666376" w:rsidRPr="0075779D">
        <w:rPr>
          <w:lang w:val="ru-RU"/>
        </w:rPr>
        <w:instrText>-</w:instrText>
      </w:r>
      <w:r w:rsidR="00666376">
        <w:instrText>journal</w:instrText>
      </w:r>
      <w:r w:rsidR="00666376" w:rsidRPr="0075779D">
        <w:rPr>
          <w:lang w:val="ru-RU"/>
        </w:rPr>
        <w:instrText>","</w:instrText>
      </w:r>
      <w:r w:rsidR="00666376">
        <w:instrText>abstract</w:instrText>
      </w:r>
      <w:r w:rsidR="00666376" w:rsidRPr="0075779D">
        <w:rPr>
          <w:lang w:val="ru-RU"/>
        </w:rPr>
        <w:instrText>":"</w:instrText>
      </w:r>
      <w:r w:rsidR="00666376">
        <w:instrText>The</w:instrText>
      </w:r>
      <w:r w:rsidR="00666376" w:rsidRPr="0075779D">
        <w:rPr>
          <w:lang w:val="ru-RU"/>
        </w:rPr>
        <w:instrText xml:space="preserve"> </w:instrText>
      </w:r>
      <w:r w:rsidR="00666376">
        <w:instrText>transporter</w:instrText>
      </w:r>
      <w:r w:rsidR="00666376" w:rsidRPr="0075779D">
        <w:rPr>
          <w:lang w:val="ru-RU"/>
        </w:rPr>
        <w:instrText xml:space="preserve"> </w:instrText>
      </w:r>
      <w:r w:rsidR="00666376">
        <w:instrText>associated</w:instrText>
      </w:r>
      <w:r w:rsidR="00666376" w:rsidRPr="0075779D">
        <w:rPr>
          <w:lang w:val="ru-RU"/>
        </w:rPr>
        <w:instrText xml:space="preserve"> </w:instrText>
      </w:r>
      <w:r w:rsidR="00666376">
        <w:instrText>with</w:instrText>
      </w:r>
      <w:r w:rsidR="00666376" w:rsidRPr="0075779D">
        <w:rPr>
          <w:lang w:val="ru-RU"/>
        </w:rPr>
        <w:instrText xml:space="preserve"> </w:instrText>
      </w:r>
      <w:r w:rsidR="00666376">
        <w:instrText>antigen</w:instrText>
      </w:r>
      <w:r w:rsidR="00666376" w:rsidRPr="0075779D">
        <w:rPr>
          <w:lang w:val="ru-RU"/>
        </w:rPr>
        <w:instrText xml:space="preserve"> </w:instrText>
      </w:r>
      <w:r w:rsidR="00666376">
        <w:instrText>processing</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is</w:instrText>
      </w:r>
      <w:r w:rsidR="00666376" w:rsidRPr="0075779D">
        <w:rPr>
          <w:lang w:val="ru-RU"/>
        </w:rPr>
        <w:instrText xml:space="preserve"> </w:instrText>
      </w:r>
      <w:r w:rsidR="00666376">
        <w:instrText>essential</w:instrText>
      </w:r>
      <w:r w:rsidR="00666376" w:rsidRPr="0075779D">
        <w:rPr>
          <w:lang w:val="ru-RU"/>
        </w:rPr>
        <w:instrText xml:space="preserve"> </w:instrText>
      </w:r>
      <w:r w:rsidR="00666376">
        <w:instrText>for</w:instrText>
      </w:r>
      <w:r w:rsidR="00666376" w:rsidRPr="0075779D">
        <w:rPr>
          <w:lang w:val="ru-RU"/>
        </w:rPr>
        <w:instrText xml:space="preserve"> </w:instrText>
      </w:r>
      <w:r w:rsidR="00666376">
        <w:instrText>peptide</w:instrText>
      </w:r>
      <w:r w:rsidR="00666376" w:rsidRPr="0075779D">
        <w:rPr>
          <w:lang w:val="ru-RU"/>
        </w:rPr>
        <w:instrText xml:space="preserve"> </w:instrText>
      </w:r>
      <w:r w:rsidR="00666376">
        <w:instrText>delivery</w:instrText>
      </w:r>
      <w:r w:rsidR="00666376" w:rsidRPr="0075779D">
        <w:rPr>
          <w:lang w:val="ru-RU"/>
        </w:rPr>
        <w:instrText xml:space="preserve"> </w:instrText>
      </w:r>
      <w:r w:rsidR="00666376">
        <w:instrText>from</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cytosol</w:instrText>
      </w:r>
      <w:r w:rsidR="00666376" w:rsidRPr="0075779D">
        <w:rPr>
          <w:lang w:val="ru-RU"/>
        </w:rPr>
        <w:instrText xml:space="preserve"> </w:instrText>
      </w:r>
      <w:r w:rsidR="00666376">
        <w:instrText>into</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lumen</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endoplasmic</w:instrText>
      </w:r>
      <w:r w:rsidR="00666376" w:rsidRPr="0075779D">
        <w:rPr>
          <w:lang w:val="ru-RU"/>
        </w:rPr>
        <w:instrText xml:space="preserve"> </w:instrText>
      </w:r>
      <w:r w:rsidR="00666376">
        <w:instrText>reticulum</w:instrText>
      </w:r>
      <w:r w:rsidR="00666376" w:rsidRPr="0075779D">
        <w:rPr>
          <w:lang w:val="ru-RU"/>
        </w:rPr>
        <w:instrText xml:space="preserve"> (</w:instrText>
      </w:r>
      <w:r w:rsidR="00666376">
        <w:instrText>ER</w:instrText>
      </w:r>
      <w:r w:rsidR="00666376" w:rsidRPr="0075779D">
        <w:rPr>
          <w:lang w:val="ru-RU"/>
        </w:rPr>
        <w:instrText xml:space="preserve">), </w:instrText>
      </w:r>
      <w:r w:rsidR="00666376">
        <w:instrText>where</w:instrText>
      </w:r>
      <w:r w:rsidR="00666376" w:rsidRPr="0075779D">
        <w:rPr>
          <w:lang w:val="ru-RU"/>
        </w:rPr>
        <w:instrText xml:space="preserve"> </w:instrText>
      </w:r>
      <w:r w:rsidR="00666376">
        <w:instrText>these</w:instrText>
      </w:r>
      <w:r w:rsidR="00666376" w:rsidRPr="0075779D">
        <w:rPr>
          <w:lang w:val="ru-RU"/>
        </w:rPr>
        <w:instrText xml:space="preserve"> </w:instrText>
      </w:r>
      <w:r w:rsidR="00666376">
        <w:instrText>peptides</w:instrText>
      </w:r>
      <w:r w:rsidR="00666376" w:rsidRPr="0075779D">
        <w:rPr>
          <w:lang w:val="ru-RU"/>
        </w:rPr>
        <w:instrText xml:space="preserve"> </w:instrText>
      </w:r>
      <w:r w:rsidR="00666376">
        <w:instrText>are</w:instrText>
      </w:r>
      <w:r w:rsidR="00666376" w:rsidRPr="0075779D">
        <w:rPr>
          <w:lang w:val="ru-RU"/>
        </w:rPr>
        <w:instrText xml:space="preserve"> </w:instrText>
      </w:r>
      <w:r w:rsidR="00666376">
        <w:instrText>loaded</w:instrText>
      </w:r>
      <w:r w:rsidR="00666376" w:rsidRPr="0075779D">
        <w:rPr>
          <w:lang w:val="ru-RU"/>
        </w:rPr>
        <w:instrText xml:space="preserve"> </w:instrText>
      </w:r>
      <w:r w:rsidR="00666376">
        <w:instrText>on</w:instrText>
      </w:r>
      <w:r w:rsidR="00666376" w:rsidRPr="0075779D">
        <w:rPr>
          <w:lang w:val="ru-RU"/>
        </w:rPr>
        <w:instrText xml:space="preserve"> </w:instrText>
      </w:r>
      <w:r w:rsidR="00666376">
        <w:instrText>major</w:instrText>
      </w:r>
      <w:r w:rsidR="00666376" w:rsidRPr="0075779D">
        <w:rPr>
          <w:lang w:val="ru-RU"/>
        </w:rPr>
        <w:instrText xml:space="preserve"> </w:instrText>
      </w:r>
      <w:r w:rsidR="00666376">
        <w:instrText>histocompatibility</w:instrText>
      </w:r>
      <w:r w:rsidR="00666376" w:rsidRPr="0075779D">
        <w:rPr>
          <w:lang w:val="ru-RU"/>
        </w:rPr>
        <w:instrText xml:space="preserve"> </w:instrText>
      </w:r>
      <w:r w:rsidR="00666376">
        <w:instrText>complex</w:instrText>
      </w:r>
      <w:r w:rsidR="00666376" w:rsidRPr="0075779D">
        <w:rPr>
          <w:lang w:val="ru-RU"/>
        </w:rPr>
        <w:instrText xml:space="preserve"> (</w:instrText>
      </w:r>
      <w:r w:rsidR="00666376">
        <w:instrText>MHC</w:instrText>
      </w:r>
      <w:r w:rsidR="00666376" w:rsidRPr="0075779D">
        <w:rPr>
          <w:lang w:val="ru-RU"/>
        </w:rPr>
        <w:instrText xml:space="preserve">) </w:instrText>
      </w:r>
      <w:r w:rsidR="00666376">
        <w:instrText>I</w:instrText>
      </w:r>
      <w:r w:rsidR="00666376" w:rsidRPr="0075779D">
        <w:rPr>
          <w:lang w:val="ru-RU"/>
        </w:rPr>
        <w:instrText xml:space="preserve"> </w:instrText>
      </w:r>
      <w:r w:rsidR="00666376">
        <w:instrText>molecules</w:instrText>
      </w:r>
      <w:r w:rsidR="00666376" w:rsidRPr="0075779D">
        <w:rPr>
          <w:lang w:val="ru-RU"/>
        </w:rPr>
        <w:instrText xml:space="preserve">. </w:instrText>
      </w:r>
      <w:r w:rsidR="00666376">
        <w:instrText>Loaded</w:instrText>
      </w:r>
      <w:r w:rsidR="00666376" w:rsidRPr="0075779D">
        <w:rPr>
          <w:lang w:val="ru-RU"/>
        </w:rPr>
        <w:instrText xml:space="preserve"> </w:instrText>
      </w:r>
      <w:r w:rsidR="00666376">
        <w:instrText>MHC</w:instrText>
      </w:r>
      <w:r w:rsidR="00666376" w:rsidRPr="0075779D">
        <w:rPr>
          <w:lang w:val="ru-RU"/>
        </w:rPr>
        <w:instrText xml:space="preserve"> </w:instrText>
      </w:r>
      <w:r w:rsidR="00666376">
        <w:instrText>I</w:instrText>
      </w:r>
      <w:r w:rsidR="00666376" w:rsidRPr="0075779D">
        <w:rPr>
          <w:lang w:val="ru-RU"/>
        </w:rPr>
        <w:instrText xml:space="preserve"> </w:instrText>
      </w:r>
      <w:r w:rsidR="00666376">
        <w:instrText>leave</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ER</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display</w:instrText>
      </w:r>
      <w:r w:rsidR="00666376" w:rsidRPr="0075779D">
        <w:rPr>
          <w:lang w:val="ru-RU"/>
        </w:rPr>
        <w:instrText xml:space="preserve"> </w:instrText>
      </w:r>
      <w:r w:rsidR="00666376">
        <w:instrText>their</w:instrText>
      </w:r>
      <w:r w:rsidR="00666376" w:rsidRPr="0075779D">
        <w:rPr>
          <w:lang w:val="ru-RU"/>
        </w:rPr>
        <w:instrText xml:space="preserve"> </w:instrText>
      </w:r>
      <w:r w:rsidR="00666376">
        <w:instrText>antigenic</w:instrText>
      </w:r>
      <w:r w:rsidR="00666376" w:rsidRPr="0075779D">
        <w:rPr>
          <w:lang w:val="ru-RU"/>
        </w:rPr>
        <w:instrText xml:space="preserve"> </w:instrText>
      </w:r>
      <w:r w:rsidR="00666376">
        <w:instrText>cargo</w:instrText>
      </w:r>
      <w:r w:rsidR="00666376" w:rsidRPr="0075779D">
        <w:rPr>
          <w:lang w:val="ru-RU"/>
        </w:rPr>
        <w:instrText xml:space="preserve"> </w:instrText>
      </w:r>
      <w:r w:rsidR="00666376">
        <w:instrText>on</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cell</w:instrText>
      </w:r>
      <w:r w:rsidR="00666376" w:rsidRPr="0075779D">
        <w:rPr>
          <w:lang w:val="ru-RU"/>
        </w:rPr>
        <w:instrText xml:space="preserve"> </w:instrText>
      </w:r>
      <w:r w:rsidR="00666376">
        <w:instrText>surface</w:instrText>
      </w:r>
      <w:r w:rsidR="00666376" w:rsidRPr="0075779D">
        <w:rPr>
          <w:lang w:val="ru-RU"/>
        </w:rPr>
        <w:instrText xml:space="preserve"> </w:instrText>
      </w:r>
      <w:r w:rsidR="00666376">
        <w:instrText>to</w:instrText>
      </w:r>
      <w:r w:rsidR="00666376" w:rsidRPr="0075779D">
        <w:rPr>
          <w:lang w:val="ru-RU"/>
        </w:rPr>
        <w:instrText xml:space="preserve"> </w:instrText>
      </w:r>
      <w:r w:rsidR="00666376">
        <w:instrText>cytotoxic</w:instrText>
      </w:r>
      <w:r w:rsidR="00666376" w:rsidRPr="0075779D">
        <w:rPr>
          <w:lang w:val="ru-RU"/>
        </w:rPr>
        <w:instrText xml:space="preserve"> </w:instrText>
      </w:r>
      <w:r w:rsidR="00666376">
        <w:instrText>T</w:instrText>
      </w:r>
      <w:r w:rsidR="00666376" w:rsidRPr="0075779D">
        <w:rPr>
          <w:lang w:val="ru-RU"/>
        </w:rPr>
        <w:instrText xml:space="preserve"> </w:instrText>
      </w:r>
      <w:r w:rsidR="00666376">
        <w:instrText>cells</w:instrText>
      </w:r>
      <w:r w:rsidR="00666376" w:rsidRPr="0075779D">
        <w:rPr>
          <w:lang w:val="ru-RU"/>
        </w:rPr>
        <w:instrText xml:space="preserve">. </w:instrText>
      </w:r>
      <w:r w:rsidR="00666376">
        <w:instrText>Subsequently</w:instrText>
      </w:r>
      <w:r w:rsidR="00666376" w:rsidRPr="0075779D">
        <w:rPr>
          <w:lang w:val="ru-RU"/>
        </w:rPr>
        <w:instrText xml:space="preserve">, </w:instrText>
      </w:r>
      <w:r w:rsidR="00666376">
        <w:instrText>virus</w:instrText>
      </w:r>
      <w:r w:rsidR="00666376" w:rsidRPr="0075779D">
        <w:rPr>
          <w:lang w:val="ru-RU"/>
        </w:rPr>
        <w:instrText>-</w:instrText>
      </w:r>
      <w:r w:rsidR="00666376">
        <w:instrText>infected</w:instrText>
      </w:r>
      <w:r w:rsidR="00666376" w:rsidRPr="0075779D">
        <w:rPr>
          <w:lang w:val="ru-RU"/>
        </w:rPr>
        <w:instrText xml:space="preserve"> </w:instrText>
      </w:r>
      <w:r w:rsidR="00666376">
        <w:instrText>or</w:instrText>
      </w:r>
      <w:r w:rsidR="00666376" w:rsidRPr="0075779D">
        <w:rPr>
          <w:lang w:val="ru-RU"/>
        </w:rPr>
        <w:instrText xml:space="preserve"> </w:instrText>
      </w:r>
      <w:r w:rsidR="00666376">
        <w:instrText>malignantly</w:instrText>
      </w:r>
      <w:r w:rsidR="00666376" w:rsidRPr="0075779D">
        <w:rPr>
          <w:lang w:val="ru-RU"/>
        </w:rPr>
        <w:instrText xml:space="preserve"> </w:instrText>
      </w:r>
      <w:r w:rsidR="00666376">
        <w:instrText>transformed</w:instrText>
      </w:r>
      <w:r w:rsidR="00666376" w:rsidRPr="0075779D">
        <w:rPr>
          <w:lang w:val="ru-RU"/>
        </w:rPr>
        <w:instrText xml:space="preserve"> </w:instrText>
      </w:r>
      <w:r w:rsidR="00666376">
        <w:instrText>cells</w:instrText>
      </w:r>
      <w:r w:rsidR="00666376" w:rsidRPr="0075779D">
        <w:rPr>
          <w:lang w:val="ru-RU"/>
        </w:rPr>
        <w:instrText xml:space="preserve"> </w:instrText>
      </w:r>
      <w:r w:rsidR="00666376">
        <w:instrText>can</w:instrText>
      </w:r>
      <w:r w:rsidR="00666376" w:rsidRPr="0075779D">
        <w:rPr>
          <w:lang w:val="ru-RU"/>
        </w:rPr>
        <w:instrText xml:space="preserve"> </w:instrText>
      </w:r>
      <w:r w:rsidR="00666376">
        <w:instrText>be</w:instrText>
      </w:r>
      <w:r w:rsidR="00666376" w:rsidRPr="0075779D">
        <w:rPr>
          <w:lang w:val="ru-RU"/>
        </w:rPr>
        <w:instrText xml:space="preserve"> </w:instrText>
      </w:r>
      <w:r w:rsidR="00666376">
        <w:instrText>eliminated</w:instrText>
      </w:r>
      <w:r w:rsidR="00666376" w:rsidRPr="0075779D">
        <w:rPr>
          <w:lang w:val="ru-RU"/>
        </w:rPr>
        <w:instrText xml:space="preserve">. </w:instrText>
      </w:r>
      <w:r w:rsidR="00666376">
        <w:instrText>Here</w:instrText>
      </w:r>
      <w:r w:rsidR="00666376" w:rsidRPr="0075779D">
        <w:rPr>
          <w:lang w:val="ru-RU"/>
        </w:rPr>
        <w:instrText xml:space="preserve"> </w:instrText>
      </w:r>
      <w:r w:rsidR="00666376">
        <w:instrText>we</w:instrText>
      </w:r>
      <w:r w:rsidR="00666376" w:rsidRPr="0075779D">
        <w:rPr>
          <w:lang w:val="ru-RU"/>
        </w:rPr>
        <w:instrText xml:space="preserve"> </w:instrText>
      </w:r>
      <w:r w:rsidR="00666376">
        <w:instrText>discuss</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structure</w:instrText>
      </w:r>
      <w:r w:rsidR="00666376" w:rsidRPr="0075779D">
        <w:rPr>
          <w:lang w:val="ru-RU"/>
        </w:rPr>
        <w:instrText xml:space="preserve">, </w:instrText>
      </w:r>
      <w:r w:rsidR="00666376">
        <w:instrText>function</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mechanism</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as</w:instrText>
      </w:r>
      <w:r w:rsidR="00666376" w:rsidRPr="0075779D">
        <w:rPr>
          <w:lang w:val="ru-RU"/>
        </w:rPr>
        <w:instrText xml:space="preserve"> </w:instrText>
      </w:r>
      <w:r w:rsidR="00666376">
        <w:instrText>a</w:instrText>
      </w:r>
      <w:r w:rsidR="00666376" w:rsidRPr="0075779D">
        <w:rPr>
          <w:lang w:val="ru-RU"/>
        </w:rPr>
        <w:instrText xml:space="preserve"> </w:instrText>
      </w:r>
      <w:r w:rsidR="00666376">
        <w:instrText>central</w:instrText>
      </w:r>
      <w:r w:rsidR="00666376" w:rsidRPr="0075779D">
        <w:rPr>
          <w:lang w:val="ru-RU"/>
        </w:rPr>
        <w:instrText xml:space="preserve"> </w:instrText>
      </w:r>
      <w:r w:rsidR="00666376">
        <w:instrText>part</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peptide</w:instrText>
      </w:r>
      <w:r w:rsidR="00666376" w:rsidRPr="0075779D">
        <w:rPr>
          <w:lang w:val="ru-RU"/>
        </w:rPr>
        <w:instrText>-</w:instrText>
      </w:r>
      <w:r w:rsidR="00666376">
        <w:instrText>loading</w:instrText>
      </w:r>
      <w:r w:rsidR="00666376" w:rsidRPr="0075779D">
        <w:rPr>
          <w:lang w:val="ru-RU"/>
        </w:rPr>
        <w:instrText xml:space="preserve"> </w:instrText>
      </w:r>
      <w:r w:rsidR="00666376">
        <w:instrText>complex</w:instrText>
      </w:r>
      <w:r w:rsidR="00666376" w:rsidRPr="0075779D">
        <w:rPr>
          <w:lang w:val="ru-RU"/>
        </w:rPr>
        <w:instrText xml:space="preserve">. </w:instrText>
      </w:r>
      <w:r w:rsidR="00666376">
        <w:instrText>Furthermore</w:instrText>
      </w:r>
      <w:r w:rsidR="00666376" w:rsidRPr="0075779D">
        <w:rPr>
          <w:lang w:val="ru-RU"/>
        </w:rPr>
        <w:instrText xml:space="preserve">, </w:instrText>
      </w:r>
      <w:r w:rsidR="00666376">
        <w:instrText>aspects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virus</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tumor</w:instrText>
      </w:r>
      <w:r w:rsidR="00666376" w:rsidRPr="0075779D">
        <w:rPr>
          <w:lang w:val="ru-RU"/>
        </w:rPr>
        <w:instrText xml:space="preserve"> </w:instrText>
      </w:r>
      <w:r w:rsidR="00666376">
        <w:instrText>escape</w:instrText>
      </w:r>
      <w:r w:rsidR="00666376" w:rsidRPr="0075779D">
        <w:rPr>
          <w:lang w:val="ru-RU"/>
        </w:rPr>
        <w:instrText xml:space="preserve"> </w:instrText>
      </w:r>
      <w:r w:rsidR="00666376">
        <w:instrText>strategies</w:instrText>
      </w:r>
      <w:r w:rsidR="00666376" w:rsidRPr="0075779D">
        <w:rPr>
          <w:lang w:val="ru-RU"/>
        </w:rPr>
        <w:instrText xml:space="preserve"> </w:instrText>
      </w:r>
      <w:r w:rsidR="00666376">
        <w:instrText>are</w:instrText>
      </w:r>
      <w:r w:rsidR="00666376" w:rsidRPr="0075779D">
        <w:rPr>
          <w:lang w:val="ru-RU"/>
        </w:rPr>
        <w:instrText xml:space="preserve"> </w:instrText>
      </w:r>
      <w:r w:rsidR="00666376">
        <w:instrText>presented</w:instrText>
      </w:r>
      <w:r w:rsidR="00666376" w:rsidRPr="0075779D">
        <w:rPr>
          <w:lang w:val="ru-RU"/>
        </w:rPr>
        <w:instrText>.","</w:instrText>
      </w:r>
      <w:r w:rsidR="00666376">
        <w:instrText>container</w:instrText>
      </w:r>
      <w:r w:rsidR="00666376" w:rsidRPr="0075779D">
        <w:rPr>
          <w:lang w:val="ru-RU"/>
        </w:rPr>
        <w:instrText>-</w:instrText>
      </w:r>
      <w:r w:rsidR="00666376">
        <w:instrText>title</w:instrText>
      </w:r>
      <w:r w:rsidR="00666376" w:rsidRPr="0075779D">
        <w:rPr>
          <w:lang w:val="ru-RU"/>
        </w:rPr>
        <w:instrText>":"</w:instrText>
      </w:r>
      <w:r w:rsidR="00666376">
        <w:instrText>Physiology</w:instrText>
      </w:r>
      <w:r w:rsidR="00666376" w:rsidRPr="0075779D">
        <w:rPr>
          <w:lang w:val="ru-RU"/>
        </w:rPr>
        <w:instrText>","</w:instrText>
      </w:r>
      <w:r w:rsidR="00666376">
        <w:instrText>DOI</w:instrText>
      </w:r>
      <w:r w:rsidR="00666376" w:rsidRPr="0075779D">
        <w:rPr>
          <w:lang w:val="ru-RU"/>
        </w:rPr>
        <w:instrText>":"10.1152/</w:instrText>
      </w:r>
      <w:r w:rsidR="00666376">
        <w:instrText>physiol</w:instrText>
      </w:r>
      <w:r w:rsidR="00666376" w:rsidRPr="0075779D">
        <w:rPr>
          <w:lang w:val="ru-RU"/>
        </w:rPr>
        <w:instrText>.00002.2004","</w:instrText>
      </w:r>
      <w:r w:rsidR="00666376">
        <w:instrText>ISSN</w:instrText>
      </w:r>
      <w:r w:rsidR="00666376" w:rsidRPr="0075779D">
        <w:rPr>
          <w:lang w:val="ru-RU"/>
        </w:rPr>
        <w:instrText>":"1548-9213, 1548-9221","</w:instrText>
      </w:r>
      <w:r w:rsidR="00666376">
        <w:instrText>issue</w:instrText>
      </w:r>
      <w:r w:rsidR="00666376" w:rsidRPr="0075779D">
        <w:rPr>
          <w:lang w:val="ru-RU"/>
        </w:rPr>
        <w:instrText>":"4","</w:instrText>
      </w:r>
      <w:r w:rsidR="00666376">
        <w:instrText>journalAbbreviation</w:instrText>
      </w:r>
      <w:r w:rsidR="00666376" w:rsidRPr="0075779D">
        <w:rPr>
          <w:lang w:val="ru-RU"/>
        </w:rPr>
        <w:instrText>":"</w:instrText>
      </w:r>
      <w:r w:rsidR="00666376">
        <w:instrText>Physiology</w:instrText>
      </w:r>
      <w:r w:rsidR="00666376" w:rsidRPr="0075779D">
        <w:rPr>
          <w:lang w:val="ru-RU"/>
        </w:rPr>
        <w:instrText>","</w:instrText>
      </w:r>
      <w:r w:rsidR="00666376">
        <w:instrText>language</w:instrText>
      </w:r>
      <w:r w:rsidR="00666376" w:rsidRPr="0075779D">
        <w:rPr>
          <w:lang w:val="ru-RU"/>
        </w:rPr>
        <w:instrText>":"</w:instrText>
      </w:r>
      <w:r w:rsidR="00666376">
        <w:instrText>en</w:instrText>
      </w:r>
      <w:r w:rsidR="00666376" w:rsidRPr="0075779D">
        <w:rPr>
          <w:lang w:val="ru-RU"/>
        </w:rPr>
        <w:instrText>","</w:instrText>
      </w:r>
      <w:r w:rsidR="00666376">
        <w:instrText>page</w:instrText>
      </w:r>
      <w:r w:rsidR="00666376" w:rsidRPr="0075779D">
        <w:rPr>
          <w:lang w:val="ru-RU"/>
        </w:rPr>
        <w:instrText>":"216-224","</w:instrText>
      </w:r>
      <w:r w:rsidR="00666376">
        <w:instrText>source</w:instrText>
      </w:r>
      <w:r w:rsidR="00666376" w:rsidRPr="0075779D">
        <w:rPr>
          <w:lang w:val="ru-RU"/>
        </w:rPr>
        <w:instrText>":"</w:instrText>
      </w:r>
      <w:r w:rsidR="00666376">
        <w:instrText>DOI</w:instrText>
      </w:r>
      <w:r w:rsidR="00666376" w:rsidRPr="0075779D">
        <w:rPr>
          <w:lang w:val="ru-RU"/>
        </w:rPr>
        <w:instrText>.</w:instrText>
      </w:r>
      <w:r w:rsidR="00666376">
        <w:instrText>org</w:instrText>
      </w:r>
      <w:r w:rsidR="00666376" w:rsidRPr="0075779D">
        <w:rPr>
          <w:lang w:val="ru-RU"/>
        </w:rPr>
        <w:instrText xml:space="preserve"> (</w:instrText>
      </w:r>
      <w:r w:rsidR="00666376">
        <w:instrText>Crossref</w:instrText>
      </w:r>
      <w:r w:rsidR="00666376" w:rsidRPr="0075779D">
        <w:rPr>
          <w:lang w:val="ru-RU"/>
        </w:rPr>
        <w:instrText>)","</w:instrText>
      </w:r>
      <w:r w:rsidR="00666376">
        <w:instrText>title</w:instrText>
      </w:r>
      <w:r w:rsidR="00666376" w:rsidRPr="0075779D">
        <w:rPr>
          <w:lang w:val="ru-RU"/>
        </w:rPr>
        <w:instrText>":"</w:instrText>
      </w:r>
      <w:r w:rsidR="00666376">
        <w:instrText>The</w:instrText>
      </w:r>
      <w:r w:rsidR="00666376" w:rsidRPr="0075779D">
        <w:rPr>
          <w:lang w:val="ru-RU"/>
        </w:rPr>
        <w:instrText xml:space="preserve"> </w:instrText>
      </w:r>
      <w:r w:rsidR="00666376">
        <w:instrText>ABCs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Immunology</w:instrText>
      </w:r>
      <w:r w:rsidR="00666376" w:rsidRPr="0075779D">
        <w:rPr>
          <w:lang w:val="ru-RU"/>
        </w:rPr>
        <w:instrText xml:space="preserve">: </w:instrText>
      </w:r>
      <w:r w:rsidR="00666376">
        <w:instrText>Structure</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Function</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Transporter</w:instrText>
      </w:r>
      <w:r w:rsidR="00666376" w:rsidRPr="0075779D">
        <w:rPr>
          <w:lang w:val="ru-RU"/>
        </w:rPr>
        <w:instrText xml:space="preserve"> </w:instrText>
      </w:r>
      <w:r w:rsidR="00666376">
        <w:instrText>Associated</w:instrText>
      </w:r>
      <w:r w:rsidR="00666376" w:rsidRPr="0075779D">
        <w:rPr>
          <w:lang w:val="ru-RU"/>
        </w:rPr>
        <w:instrText xml:space="preserve"> </w:instrText>
      </w:r>
      <w:r w:rsidR="00666376">
        <w:instrText>with</w:instrText>
      </w:r>
      <w:r w:rsidR="00666376" w:rsidRPr="0075779D">
        <w:rPr>
          <w:lang w:val="ru-RU"/>
        </w:rPr>
        <w:instrText xml:space="preserve"> </w:instrText>
      </w:r>
      <w:r w:rsidR="00666376">
        <w:instrText>Antigen</w:instrText>
      </w:r>
      <w:r w:rsidR="00666376" w:rsidRPr="0075779D">
        <w:rPr>
          <w:lang w:val="ru-RU"/>
        </w:rPr>
        <w:instrText xml:space="preserve"> </w:instrText>
      </w:r>
      <w:r w:rsidR="00666376">
        <w:instrText>Processing</w:instrText>
      </w:r>
      <w:r w:rsidR="00666376" w:rsidRPr="0075779D">
        <w:rPr>
          <w:lang w:val="ru-RU"/>
        </w:rPr>
        <w:instrText>","</w:instrText>
      </w:r>
      <w:r w:rsidR="00666376">
        <w:instrText>title</w:instrText>
      </w:r>
      <w:r w:rsidR="00666376" w:rsidRPr="0075779D">
        <w:rPr>
          <w:lang w:val="ru-RU"/>
        </w:rPr>
        <w:instrText>-</w:instrText>
      </w:r>
      <w:r w:rsidR="00666376">
        <w:instrText>short</w:instrText>
      </w:r>
      <w:r w:rsidR="00666376" w:rsidRPr="0075779D">
        <w:rPr>
          <w:lang w:val="ru-RU"/>
        </w:rPr>
        <w:instrText>":"</w:instrText>
      </w:r>
      <w:r w:rsidR="00666376">
        <w:instrText>The</w:instrText>
      </w:r>
      <w:r w:rsidR="00666376" w:rsidRPr="0075779D">
        <w:rPr>
          <w:lang w:val="ru-RU"/>
        </w:rPr>
        <w:instrText xml:space="preserve"> </w:instrText>
      </w:r>
      <w:r w:rsidR="00666376">
        <w:instrText>ABCs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Immunology</w:instrText>
      </w:r>
      <w:r w:rsidR="00666376" w:rsidRPr="0075779D">
        <w:rPr>
          <w:lang w:val="ru-RU"/>
        </w:rPr>
        <w:instrText>","</w:instrText>
      </w:r>
      <w:r w:rsidR="00666376">
        <w:instrText>volume</w:instrText>
      </w:r>
      <w:r w:rsidR="00666376" w:rsidRPr="0075779D">
        <w:rPr>
          <w:lang w:val="ru-RU"/>
        </w:rPr>
        <w:instrText>":"19","</w:instrText>
      </w:r>
      <w:r w:rsidR="00666376">
        <w:instrText>author</w:instrText>
      </w:r>
      <w:r w:rsidR="00666376" w:rsidRPr="0075779D">
        <w:rPr>
          <w:lang w:val="ru-RU"/>
        </w:rPr>
        <w:instrText>":[{"</w:instrText>
      </w:r>
      <w:r w:rsidR="00666376">
        <w:instrText>family</w:instrText>
      </w:r>
      <w:r w:rsidR="00666376" w:rsidRPr="0075779D">
        <w:rPr>
          <w:lang w:val="ru-RU"/>
        </w:rPr>
        <w:instrText>":"</w:instrText>
      </w:r>
      <w:r w:rsidR="00666376">
        <w:instrText>Abele</w:instrText>
      </w:r>
      <w:r w:rsidR="00666376" w:rsidRPr="0075779D">
        <w:rPr>
          <w:lang w:val="ru-RU"/>
        </w:rPr>
        <w:instrText>","</w:instrText>
      </w:r>
      <w:r w:rsidR="00666376">
        <w:instrText>given</w:instrText>
      </w:r>
      <w:r w:rsidR="00666376" w:rsidRPr="0075779D">
        <w:rPr>
          <w:lang w:val="ru-RU"/>
        </w:rPr>
        <w:instrText>":"</w:instrText>
      </w:r>
      <w:r w:rsidR="00666376">
        <w:instrText>Rupert</w:instrText>
      </w:r>
      <w:r w:rsidR="00666376" w:rsidRPr="0075779D">
        <w:rPr>
          <w:lang w:val="ru-RU"/>
        </w:rPr>
        <w:instrText>"},{"</w:instrText>
      </w:r>
      <w:r w:rsidR="00666376">
        <w:instrText>family</w:instrText>
      </w:r>
      <w:r w:rsidR="00666376" w:rsidRPr="0075779D">
        <w:rPr>
          <w:lang w:val="ru-RU"/>
        </w:rPr>
        <w:instrText>":"</w:instrText>
      </w:r>
      <w:r w:rsidR="00666376">
        <w:instrText>Tamp</w:instrText>
      </w:r>
      <w:r w:rsidR="00666376" w:rsidRPr="0075779D">
        <w:rPr>
          <w:lang w:val="ru-RU"/>
        </w:rPr>
        <w:instrText>é","</w:instrText>
      </w:r>
      <w:r w:rsidR="00666376">
        <w:instrText>given</w:instrText>
      </w:r>
      <w:r w:rsidR="00666376" w:rsidRPr="0075779D">
        <w:rPr>
          <w:lang w:val="ru-RU"/>
        </w:rPr>
        <w:instrText>":"</w:instrText>
      </w:r>
      <w:r w:rsidR="00666376">
        <w:instrText>Robert</w:instrText>
      </w:r>
      <w:r w:rsidR="00666376" w:rsidRPr="0075779D">
        <w:rPr>
          <w:lang w:val="ru-RU"/>
        </w:rPr>
        <w:instrText>"}],"</w:instrText>
      </w:r>
      <w:r w:rsidR="00666376">
        <w:instrText>issued</w:instrText>
      </w:r>
      <w:r w:rsidR="00666376" w:rsidRPr="0075779D">
        <w:rPr>
          <w:lang w:val="ru-RU"/>
        </w:rPr>
        <w:instrText>":{"</w:instrText>
      </w:r>
      <w:r w:rsidR="00666376">
        <w:instrText>date</w:instrText>
      </w:r>
      <w:r w:rsidR="00666376" w:rsidRPr="0075779D">
        <w:rPr>
          <w:lang w:val="ru-RU"/>
        </w:rPr>
        <w:instrText>-</w:instrText>
      </w:r>
      <w:r w:rsidR="00666376">
        <w:instrText>parts</w:instrText>
      </w:r>
      <w:r w:rsidR="00666376" w:rsidRPr="0075779D">
        <w:rPr>
          <w:lang w:val="ru-RU"/>
        </w:rPr>
        <w:instrText>":[["2004",8]]}}}],"</w:instrText>
      </w:r>
      <w:r w:rsidR="00666376">
        <w:instrText>schema</w:instrText>
      </w:r>
      <w:r w:rsidR="00666376" w:rsidRPr="0075779D">
        <w:rPr>
          <w:lang w:val="ru-RU"/>
        </w:rPr>
        <w:instrText>":"</w:instrText>
      </w:r>
      <w:r w:rsidR="00666376">
        <w:instrText>https</w:instrText>
      </w:r>
      <w:r w:rsidR="00666376" w:rsidRPr="0075779D">
        <w:rPr>
          <w:lang w:val="ru-RU"/>
        </w:rPr>
        <w:instrText>://</w:instrText>
      </w:r>
      <w:r w:rsidR="00666376">
        <w:instrText>github</w:instrText>
      </w:r>
      <w:r w:rsidR="00666376" w:rsidRPr="0075779D">
        <w:rPr>
          <w:lang w:val="ru-RU"/>
        </w:rPr>
        <w:instrText>.</w:instrText>
      </w:r>
      <w:r w:rsidR="00666376">
        <w:instrText>com</w:instrText>
      </w:r>
      <w:r w:rsidR="00666376" w:rsidRPr="0075779D">
        <w:rPr>
          <w:lang w:val="ru-RU"/>
        </w:rPr>
        <w:instrText>/</w:instrText>
      </w:r>
      <w:r w:rsidR="00666376">
        <w:instrText>citation</w:instrText>
      </w:r>
      <w:r w:rsidR="00666376" w:rsidRPr="0075779D">
        <w:rPr>
          <w:lang w:val="ru-RU"/>
        </w:rPr>
        <w:instrText>-</w:instrText>
      </w:r>
      <w:r w:rsidR="00666376">
        <w:instrText>style</w:instrText>
      </w:r>
      <w:r w:rsidR="00666376" w:rsidRPr="0075779D">
        <w:rPr>
          <w:lang w:val="ru-RU"/>
        </w:rPr>
        <w:instrText>-</w:instrText>
      </w:r>
      <w:r w:rsidR="00666376">
        <w:instrText>language</w:instrText>
      </w:r>
      <w:r w:rsidR="00666376" w:rsidRPr="0075779D">
        <w:rPr>
          <w:lang w:val="ru-RU"/>
        </w:rPr>
        <w:instrText>/</w:instrText>
      </w:r>
      <w:r w:rsidR="00666376">
        <w:instrText>schema</w:instrText>
      </w:r>
      <w:r w:rsidR="00666376" w:rsidRPr="0075779D">
        <w:rPr>
          <w:lang w:val="ru-RU"/>
        </w:rPr>
        <w:instrText>/</w:instrText>
      </w:r>
      <w:r w:rsidR="00666376">
        <w:instrText>raw</w:instrText>
      </w:r>
      <w:r w:rsidR="00666376" w:rsidRPr="0075779D">
        <w:rPr>
          <w:lang w:val="ru-RU"/>
        </w:rPr>
        <w:instrText>/</w:instrText>
      </w:r>
      <w:r w:rsidR="00666376">
        <w:instrText>master</w:instrText>
      </w:r>
      <w:r w:rsidR="00666376" w:rsidRPr="0075779D">
        <w:rPr>
          <w:lang w:val="ru-RU"/>
        </w:rPr>
        <w:instrText>/</w:instrText>
      </w:r>
      <w:r w:rsidR="00666376">
        <w:instrText>csl</w:instrText>
      </w:r>
      <w:r w:rsidR="00666376" w:rsidRPr="0075779D">
        <w:rPr>
          <w:lang w:val="ru-RU"/>
        </w:rPr>
        <w:instrText>-</w:instrText>
      </w:r>
      <w:r w:rsidR="00666376">
        <w:instrText>citation</w:instrText>
      </w:r>
      <w:r w:rsidR="00666376" w:rsidRPr="0075779D">
        <w:rPr>
          <w:lang w:val="ru-RU"/>
        </w:rPr>
        <w:instrText>.</w:instrText>
      </w:r>
      <w:r w:rsidR="00666376">
        <w:instrText>json</w:instrText>
      </w:r>
      <w:r w:rsidR="00666376" w:rsidRPr="0075779D">
        <w:rPr>
          <w:lang w:val="ru-RU"/>
        </w:rPr>
        <w:instrText xml:space="preserve">"} </w:instrText>
      </w:r>
      <w:r w:rsidR="00666376">
        <w:fldChar w:fldCharType="separate"/>
      </w:r>
      <w:r w:rsidR="00666376" w:rsidRPr="0075779D">
        <w:rPr>
          <w:rFonts w:cs="Times New Roman"/>
          <w:lang w:val="ru-RU"/>
        </w:rPr>
        <w:t>[60]</w:t>
      </w:r>
      <w:r w:rsidR="00666376">
        <w:fldChar w:fldCharType="end"/>
      </w:r>
      <w:r w:rsidRPr="007A630F">
        <w:rPr>
          <w:lang w:val="ru-RU"/>
        </w:rPr>
        <w:t>. Пептиды не покидают Э</w:t>
      </w:r>
      <w:r w:rsidR="00F13542">
        <w:rPr>
          <w:lang w:val="ru-RU"/>
        </w:rPr>
        <w:t>П</w:t>
      </w:r>
      <w:r w:rsidRPr="007A630F">
        <w:rPr>
          <w:lang w:val="ru-RU"/>
        </w:rPr>
        <w:t xml:space="preserve">Р через </w:t>
      </w:r>
      <w:r>
        <w:t>TAP</w:t>
      </w:r>
      <w:r w:rsidRPr="007A630F">
        <w:rPr>
          <w:lang w:val="ru-RU"/>
        </w:rPr>
        <w:t>-транспортеры, так как их высокая концентрация в полости Э</w:t>
      </w:r>
      <w:r w:rsidR="00F13542">
        <w:rPr>
          <w:lang w:val="ru-RU"/>
        </w:rPr>
        <w:t>П</w:t>
      </w:r>
      <w:r w:rsidRPr="007A630F">
        <w:rPr>
          <w:lang w:val="ru-RU"/>
        </w:rPr>
        <w:t>Р вызывает транс-ингибирование комплекса</w:t>
      </w:r>
      <w:r w:rsidR="00666376" w:rsidRPr="0075779D">
        <w:rPr>
          <w:lang w:val="ru-RU"/>
        </w:rPr>
        <w:t xml:space="preserve"> </w:t>
      </w:r>
      <w:r w:rsidR="00666376">
        <w:rPr>
          <w:lang w:val="ru-RU"/>
        </w:rPr>
        <w:fldChar w:fldCharType="begin"/>
      </w:r>
      <w:r w:rsidR="00666376">
        <w:rPr>
          <w:lang w:val="ru-RU"/>
        </w:rPr>
        <w:instrText xml:space="preserve"> ADDIN ZOTERO_ITEM CSL_CITATION {"citationID":"egHWFjGw","properties":{"formattedCitation":"[61]","plainCitation":"[61]","noteIndex":0},"citationItems":[{"id":355,"uris":["http://zotero.org/users/10071278/items/2NEE4RCU"],"itemData":{"id":355,"type":"article-journal","abstract":"Abstract\n            \n              The ATP-binding cassette (ABC) transporter associated with antigen processing (TAP) participates in immune surveillance by moving proteasomal products into the endoplasmic reticulum (ER) lumen for major histocompatibility complex class I loading and cell surface presentation to cytotoxic T cells. Here we delineate the mechanistic basis for antigen translocation. Notably, TAP works as a molecular diode, translocating peptide substrates against the gradient in a strict unidirectional way. We reveal the importance of the D-loop at the dimer interface of the two nucleotide-binding domains (NBDs) in coupling substrate translocation with ATP hydrolysis and defining transport vectoriality. Substitution of the conserved aspartate, which coordinates the ATP-binding site, decreases NBD dimerization affinity and turns the unidirectional primary active pump into a passive bidirectional nucleotide-gated facilitator. Thus, ATP hydrolysis is not required for translocation\n              per se\n              , but is essential for both active and unidirectional transport. Our data provide detailed mechanistic insight into how heterodimeric ABC exporters operate.","container-title":"Nature Communications","DOI":"10.1038/ncomms6419","ISSN":"2041-1723","issue":"1","journalAbbreviation":"Nat Commun","language":"en","page":"5419","source":"DOI.org (Crossref)","title":"Mechanistic determinants of the directionality and energetics of active export by a heterodimeric ABC transporter","volume":"5","author":[{"family":"Grossmann","given":"Nina"},{"family":"Vakkasoglu","given":"Ahmet S."},{"family":"Hulpke","given":"Sabine"},{"family":"Abele","given":"Rupert"},{"family":"Gaudet","given":"Rachelle"},{"family":"Tampé","given":"Robert"}],"issued":{"date-parts":[["2014",11,7]]}}}],"schema":"https://github.com/citation-style-language/schema/raw/master/csl-citation.json"} </w:instrText>
      </w:r>
      <w:r w:rsidR="00666376">
        <w:rPr>
          <w:lang w:val="ru-RU"/>
        </w:rPr>
        <w:fldChar w:fldCharType="separate"/>
      </w:r>
      <w:r w:rsidR="00666376" w:rsidRPr="0075779D">
        <w:rPr>
          <w:rFonts w:cs="Times New Roman"/>
          <w:lang w:val="ru-RU"/>
        </w:rPr>
        <w:t>[61]</w:t>
      </w:r>
      <w:r w:rsidR="00666376">
        <w:rPr>
          <w:lang w:val="ru-RU"/>
        </w:rPr>
        <w:fldChar w:fldCharType="end"/>
      </w:r>
      <w:r w:rsidRPr="007A630F">
        <w:rPr>
          <w:lang w:val="ru-RU"/>
        </w:rPr>
        <w:t>. Только один пептид в один момент времени связывается с ТАР-комплексом</w:t>
      </w:r>
      <w:r w:rsidR="00666376" w:rsidRPr="0075779D">
        <w:rPr>
          <w:lang w:val="ru-RU"/>
        </w:rPr>
        <w:t xml:space="preserve"> </w:t>
      </w:r>
      <w:r w:rsidR="00666376">
        <w:rPr>
          <w:lang w:val="ru-RU"/>
        </w:rPr>
        <w:fldChar w:fldCharType="begin"/>
      </w:r>
      <w:r w:rsidR="00666376">
        <w:rPr>
          <w:lang w:val="ru-RU"/>
        </w:rPr>
        <w:instrText xml:space="preserve"> ADDIN ZOTERO_ITEM CSL_CITATION {"citationID":"vsh0QMsQ","properties":{"formattedCitation":"[62]","plainCitation":"[62]","noteIndex":0},"citationItems":[{"id":353,"uris":["http://zotero.org/users/10071278/items/RB2L6XPS"],"itemData":{"id":353,"type":"article-journal","container-title":"Journal of Biological Chemistry","DOI":"10.1074/jbc.M109.047779","ISSN":"00219258","issue":"49","journalAbbreviation":"Journal of Biological Chemistry","language":"en","page":"33740-33749","source":"DOI.org (Crossref)","title":"Purification and Reconstitution of the Antigen Transport Complex TAP","volume":"284","author":[{"family":"Herget","given":"Meike"},{"family":"Kreiβig","given":"Nina"},{"family":"Kolbe","given":"Christian"},{"family":"Schölz","given":"Christian"},{"family":"Tampé","given":"Robert"},{"family":"Abele","given":"Rupert"}],"issued":{"date-parts":[["2009",12]]}}}],"schema":"https://github.com/citation-style-language/schema/raw/master/csl-citation.json"} </w:instrText>
      </w:r>
      <w:r w:rsidR="00666376">
        <w:rPr>
          <w:lang w:val="ru-RU"/>
        </w:rPr>
        <w:fldChar w:fldCharType="separate"/>
      </w:r>
      <w:r w:rsidR="00666376" w:rsidRPr="00666376">
        <w:rPr>
          <w:rFonts w:cs="Times New Roman"/>
          <w:lang w:val="ru-RU"/>
        </w:rPr>
        <w:t>[62]</w:t>
      </w:r>
      <w:r w:rsidR="00666376">
        <w:rPr>
          <w:lang w:val="ru-RU"/>
        </w:rPr>
        <w:fldChar w:fldCharType="end"/>
      </w:r>
      <w:r w:rsidRPr="007A630F">
        <w:rPr>
          <w:lang w:val="ru-RU"/>
        </w:rPr>
        <w:t>. Оптимальная длина пептида для переноса 8-16 аминокислот, хотя ТАР-1/2 способен переносить пептиды до 40 аминокислот</w:t>
      </w:r>
      <w:r w:rsidR="00666376" w:rsidRPr="0075779D">
        <w:rPr>
          <w:lang w:val="ru-RU"/>
        </w:rPr>
        <w:t xml:space="preserve"> </w:t>
      </w:r>
      <w:r w:rsidR="00666376">
        <w:rPr>
          <w:lang w:val="ru-RU"/>
        </w:rPr>
        <w:fldChar w:fldCharType="begin"/>
      </w:r>
      <w:r w:rsidR="00666376">
        <w:rPr>
          <w:lang w:val="ru-RU"/>
        </w:rPr>
        <w:instrText xml:space="preserve"> ADDIN ZOTERO_ITEM CSL_CITATION {"citationID":"w2WldHbB","properties":{"formattedCitation":"[63, 64]","plainCitation":"[63, 64]","noteIndex":0},"citationItems":[{"id":352,"uris":["http://zotero.org/users/10071278/items/I73SFG23"],"itemData":{"id":352,"type":"article-journal","container-title":"Immunity","DOI":"10.1016/1074-7613(94)90091-4","ISSN":"10747613","issue":"6","journalAbbreviation":"Immunity","language":"en","page":"491-500","source":"DOI.org (Crossref)","title":"A sequential model for peptide binding and transport by the transporters associated with antigen processing","volume":"1","author":[{"family":"Endert","given":"Peter M.","non-dropping-particle":"van"},{"family":"Tampé","given":"Robert"},{"family":"Meyer","given":"Thomas H."},{"family":"Tisch","given":"Roland"},{"family":"Bach","given":"Jean-François"},{"family":"McDevitt","given":"Hugh O."}],"issued":{"date-parts":[["1994",9]]}}},{"id":351,"uris":["http://zotero.org/users/10071278/items/RMFW2MQM"],"itemData":{"id":351,"type":"article-journal","abstract":"The transporter associated with antigen processing (TAP) is\n essential for intracellular transport of protein fragments into the\n endoplasmic reticulum for loading of major histocompatibility complex\n (MHC) class I molecules. On the cell surface, these peptide–MHC\n complexes are monitored by cytotoxic T lymphocytes. To study the ATP\n hydrolysis of TAP, we developed an enrichment and reconstitution\n procedure, by which we fully restored TAP function in proteoliposomes.\n A TAP-specific ATPase activity was identified that could be stimulated\n by peptides and blocked by the herpes simplex virus protein ICP47.\n Strikingly, the peptide-binding motif of TAP directly correlates with\n the stimulation of the ATPase activity, demonstrating that the initial\n peptide-binding step is responsible for TAP selectivity. ATP hydrolysis\n follows Michaelis–Menten kinetics with a maximal velocity\n              V\n              max\n              of 2 μmol/min per mg TAP,\n corresponding to a turnover number of approximately 5 ATP per second.\n This turnover rate is sufficient to account for the role of TAP in\n peptide loading of MHC molecules and the overall process of antigen\n presentation. Interestingly, sterically restricted peptides that bind\n but are not transported by TAP do not stimulate ATPase activity. These\n results point to coordinated dialogue between the peptide-binding site,\n the nucleotide-binding domain, and the translocation site via\n conformational changes within the TAP complex.","container-title":"Proceedings of the National Academy of Sciences","DOI":"10.1073/pnas.061467898","ISSN":"0027-8424, 1091-6490","issue":"7","journalAbbreviation":"Proc. Natl. Acad. Sci. U.S.A.","language":"en","page":"3732-3737","source":"DOI.org (Crossref)","title":"Allosteric crosstalk between peptide-binding, transport, and ATP hydrolysis of the ABC transporter TAP","volume":"98","author":[{"family":"Gorbulev","given":"Stanislav"},{"family":"Abele","given":"Rupert"},{"family":"Tampé","given":"Robert"}],"issued":{"date-parts":[["2001",3,27]]}}}],"schema":"https://github.com/citation-style-language/schema/raw/master/csl-citation.json"} </w:instrText>
      </w:r>
      <w:r w:rsidR="00666376">
        <w:rPr>
          <w:lang w:val="ru-RU"/>
        </w:rPr>
        <w:fldChar w:fldCharType="separate"/>
      </w:r>
      <w:r w:rsidR="00666376" w:rsidRPr="0075779D">
        <w:rPr>
          <w:rFonts w:cs="Times New Roman"/>
          <w:lang w:val="ru-RU"/>
        </w:rPr>
        <w:t>[63, 64]</w:t>
      </w:r>
      <w:r w:rsidR="00666376">
        <w:rPr>
          <w:lang w:val="ru-RU"/>
        </w:rPr>
        <w:fldChar w:fldCharType="end"/>
      </w:r>
      <w:r w:rsidRPr="007A630F">
        <w:rPr>
          <w:lang w:val="ru-RU"/>
        </w:rPr>
        <w:t xml:space="preserve">. Важными для связывания с транспортером являются первые три </w:t>
      </w:r>
      <w:r>
        <w:t>N</w:t>
      </w:r>
      <w:r w:rsidRPr="007A630F">
        <w:rPr>
          <w:lang w:val="ru-RU"/>
        </w:rPr>
        <w:t>-концевые и одна С-концевая аминокислота</w:t>
      </w:r>
      <w:r w:rsidR="00666376" w:rsidRPr="0075779D">
        <w:rPr>
          <w:lang w:val="ru-RU"/>
        </w:rPr>
        <w:t xml:space="preserve"> </w:t>
      </w:r>
      <w:r w:rsidR="00666376">
        <w:rPr>
          <w:lang w:val="ru-RU"/>
        </w:rPr>
        <w:fldChar w:fldCharType="begin"/>
      </w:r>
      <w:r w:rsidR="00666376">
        <w:rPr>
          <w:lang w:val="ru-RU"/>
        </w:rPr>
        <w:instrText xml:space="preserve"> ADDIN ZOTERO_ITEM CSL_CITATION {"citationID":"a5AkFoAH","properties":{"formattedCitation":"[65]","plainCitation":"[65]","noteIndex":0},"citationItems":[{"id":350,"uris":["http://zotero.org/users/10071278/items/FY872XNG"],"itemData":{"id":350,"type":"article-journal","abstract":"The ATP-binding cassette transporter associated with antigen processing (TAP) plays a key role in the adaptive immune defense against infected or malignantly transformed cells by translocating proteasomal degradation products into the lumen of the endoplasmic reticulum for loading onto MHC class I molecules. The broad substrate spectrum of TAP, rendering peptides from 8 to 40 residues, including even branched or modified molecules, suggests an unforeseen structural flexibility of the substrate-binding pocket. Here we used EPR spectroscopy to reveal conformational details of the bound peptides. Side-chain dynamics and environmental polarity were derived from covalently attached 2,2,5,5-tetramethylpyrrolidine-1-oxyl spin probes, whereas 2,2,6,6-tetramethylpiperidine-1-oxyl-4-amino-4-carboxylic acid spin-labeled peptides were used to detect backbone properties. Dependent on the spin probe’s position, striking differences in affinity, dynamics, and polarity were found. The side-chains’ mobility was strongly restricted at the ends of the peptide, whereas the central region was flexible, suggesting a central peptide bulge. In the end, double electron electron resonance allowed the determination of intrapeptide distances in doubly labeled peptides bound to TAP. Simulations based on a rotamer library led to the conclusion that peptides bind to TAP in an extended kinked structure, analogous to those bound to MHC class I proteins.","container-title":"Proceedings of the National Academy of Sciences","DOI":"10.1073/pnas.1012355108","ISSN":"0027-8424, 1091-6490","issue":"4","journalAbbreviation":"Proc. Natl. Acad. Sci. U.S.A.","language":"en","page":"1349-1354","source":"DOI.org (Crossref)","title":"Conformation of peptides bound to the transporter associated with antigen processing (TAP)","volume":"108","author":[{"family":"Herget","given":"Meike"},{"family":"Baldauf","given":"Christoph"},{"family":"Schölz","given":"Christian"},{"family":"Parcej","given":"David"},{"family":"Wiesmüller","given":"Karl-Heinz"},{"family":"Tampé","given":"Robert"},{"family":"Abele","given":"Rupert"},{"family":"Bordignon","given":"Enrica"}],"issued":{"date-parts":[["2011",1,25]]}}}],"schema":"https://github.com/citation-style-language/schema/raw/master/csl-citation.json"} </w:instrText>
      </w:r>
      <w:r w:rsidR="00666376">
        <w:rPr>
          <w:lang w:val="ru-RU"/>
        </w:rPr>
        <w:fldChar w:fldCharType="separate"/>
      </w:r>
      <w:r w:rsidR="00666376" w:rsidRPr="0075779D">
        <w:rPr>
          <w:rFonts w:cs="Times New Roman"/>
          <w:lang w:val="ru-RU"/>
        </w:rPr>
        <w:t>[65]</w:t>
      </w:r>
      <w:r w:rsidR="00666376">
        <w:rPr>
          <w:lang w:val="ru-RU"/>
        </w:rPr>
        <w:fldChar w:fldCharType="end"/>
      </w:r>
      <w:r w:rsidRPr="007A630F">
        <w:rPr>
          <w:lang w:val="ru-RU"/>
        </w:rPr>
        <w:t>. Есть некоторые предпочтения по якорным остаткам у ТАР-транспортеров, а между ними участки могут сильно отличаться по длине и физико-химическим свойствам</w:t>
      </w:r>
      <w:r w:rsidR="00666376" w:rsidRPr="0075779D">
        <w:rPr>
          <w:lang w:val="ru-RU"/>
        </w:rPr>
        <w:t xml:space="preserve"> </w:t>
      </w:r>
      <w:r w:rsidR="00666376">
        <w:rPr>
          <w:lang w:val="ru-RU"/>
        </w:rPr>
        <w:fldChar w:fldCharType="begin"/>
      </w:r>
      <w:r w:rsidR="00666376">
        <w:rPr>
          <w:lang w:val="ru-RU"/>
        </w:rPr>
        <w:instrText xml:space="preserve"> ADDIN ZOTERO_ITEM CSL_CITATION {"citationID":"bZWCm1ps","properties":{"formattedCitation":"[59]","plainCitation":"[59]","noteIndex":0},"citationItems":[{"id":117,"uris":["http://zotero.org/users/10071278/items/AXK89C5F"],"itemData":{"id":117,"type":"article-journal","abstract":"The transporter associated with antigen processing (TAP) selectively translocates antigenic peptides into the endoplasmic reticulum. Loading onto major histocompatibility complex class I molecules and proofreading of these bound epitopes are orchestrated within the macromolecular peptide-loading complex, which assembles on TAP. This heterodimeric ABC-binding cassette (ABC) transport complex is therefore a major component in the adaptive immune response against virally or malignantly transformed cells. Its pivotal role predestines TAP as a target for infectious diseases and malignant disorders. The development of therapies or drugs therefore requires a detailed comprehension of structure and function of this ABC transporter, but our knowledge about various aspects is still insufficient. This review highlights recent achievements on the structure and dynamics of antigenic peptides in complex with TAP. Understanding the binding mode of antigenic peptides in the TAP complex will crucially impact rational design of inhibitors, drug development, or vaccination strategies.","container-title":"Frontiers in Immunology","DOI":"10.3389/fimmu.2017.00010","ISSN":"1664-3224","journalAbbreviation":"Front. Immunol.","language":"en","source":"DOI.org (Crossref)","title":"Structure and Dynamics of Antigenic Peptides in Complex with TAP","URL":"http://journal.frontiersin.org/article/10.3389/fimmu.2017.00010/full","volume":"8","author":[{"family":"Lehnert","given":"Elisa"},{"family":"Tampé","given":"Robert"}],"accessed":{"date-parts":[["2022",9,15]]},"issued":{"date-parts":[["2017",1,30]]}}}],"schema":"https://github.com/citation-style-language/schema/raw/master/csl-citation.json"} </w:instrText>
      </w:r>
      <w:r w:rsidR="00666376">
        <w:rPr>
          <w:lang w:val="ru-RU"/>
        </w:rPr>
        <w:fldChar w:fldCharType="separate"/>
      </w:r>
      <w:r w:rsidR="00666376" w:rsidRPr="0075779D">
        <w:rPr>
          <w:rFonts w:cs="Times New Roman"/>
          <w:lang w:val="ru-RU"/>
        </w:rPr>
        <w:t>[59]</w:t>
      </w:r>
      <w:r w:rsidR="00666376">
        <w:rPr>
          <w:lang w:val="ru-RU"/>
        </w:rPr>
        <w:fldChar w:fldCharType="end"/>
      </w:r>
      <w:r w:rsidRPr="007A630F">
        <w:rPr>
          <w:lang w:val="ru-RU"/>
        </w:rPr>
        <w:t xml:space="preserve">. В позиции 1 и 2 </w:t>
      </w:r>
      <w:r>
        <w:t>N</w:t>
      </w:r>
      <w:r w:rsidRPr="007A630F">
        <w:rPr>
          <w:lang w:val="ru-RU"/>
        </w:rPr>
        <w:t>-конца предпочтительны положительно заряженные аминокислоты, в позиции 3 предпочтительны ароматические аминокислоты, в первых трех позициях не должно быть пролина, гиброфобные или основные аминокислоты на С-конце</w:t>
      </w:r>
      <w:r w:rsidR="00666376" w:rsidRPr="0075779D">
        <w:rPr>
          <w:lang w:val="ru-RU"/>
        </w:rPr>
        <w:t xml:space="preserve"> </w:t>
      </w:r>
      <w:r w:rsidR="00666376">
        <w:rPr>
          <w:lang w:val="ru-RU"/>
        </w:rPr>
        <w:fldChar w:fldCharType="begin"/>
      </w:r>
      <w:r w:rsidR="00666376">
        <w:rPr>
          <w:lang w:val="ru-RU"/>
        </w:rPr>
        <w:instrText xml:space="preserve"> ADDIN ZOTERO_ITEM CSL_CITATION {"citationID":"iQr75Sv4","properties":{"formattedCitation":"[12, 66, 67]","plainCitation":"[12, 66, 67]","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id":349,"uris":["http://zotero.org/users/10071278/items/SZ2WV9SB"],"itemData":{"id":349,"type":"article-journal","container-title":"Immunity","DOI":"10.1016/1074-7613(94)90004-3","ISSN":"10747613","issue":"1","journalAbbreviation":"Immunity","language":"en","page":"7-14","source":"DOI.org (Crossref)","title":"Human transporters associated with antigen processing possess a promiscuous peptide-binding site","volume":"1","author":[{"family":"Androlewicz","given":"Matthew J."},{"family":"Cresswell","given":"Peter"}],"issued":{"date-parts":[["1994",4]]}}},{"id":348,"uris":["http://zotero.org/users/10071278/items/GQ2374LL"],"itemData":{"id":348,"type":"article-journal","abstract":"Transport of peptides across the membrane of the endoplasmic reticulum for assembly with MHC class I molecules is an essential step in antigen presentation to cytotoxic T cells. This task is performed by the major histocompatibility complex-encoded transporter associated with antigen processing (TAP). Using a combinatorial approach we have analyzed the substrate specificity of human TAP at high resolution and in the absence of any given sequence context, revealing the contribution of each peptide residue in stabilizing binding to TAP. Human TAP was found to be highly selective with peptide affinities covering at least three orders of magnitude. Interestingly, the selectivity is not equally distributed over the substrate. Only the N-terminal three positions and the C-terminal residue are critical, whereas effects from other peptide positions are negligible. A major influence from the peptide backbone was uncovered by peptide scans and libraries containing\n              d\n              amino acids. Again, independent of peptide length, critical positions were clustered near the peptide termini. These approaches demonstrate that human TAP is selective, with residues determining the affinity located in distinct regions, and point to the role of the peptide backbone in binding to TAP. This binding mode of TAP has implications in an optimized repertoire selection and in a coevolution with the major histocompatibility complex/T cell receptor complex.","container-title":"Proceedings of the National Academy of Sciences","DOI":"10.1073/pnas.94.17.8976","ISSN":"0027-8424, 1091-6490","issue":"17","journalAbbreviation":"Proc. Natl. Acad. Sci. U.S.A.","language":"en","page":"8976-8981","source":"DOI.org (Crossref)","title":"Recognition principle of the TAP transporter disclosed by combinatorial peptide libraries","volume":"94","author":[{"family":"Uebel","given":"Stephan"},{"family":"Kraas","given":"Wolfgang"},{"family":"Kienle","given":"Stefan"},{"family":"Wiesmüller","given":"Karl-Heinz"},{"family":"Jung","given":"Günther"},{"family":"Tampé","given":"Robert"}],"issued":{"date-parts":[["1997",8,19]]}}}],"schema":"https://github.com/citation-style-language/schema/raw/master/csl-citation.json"} </w:instrText>
      </w:r>
      <w:r w:rsidR="00666376">
        <w:rPr>
          <w:lang w:val="ru-RU"/>
        </w:rPr>
        <w:fldChar w:fldCharType="separate"/>
      </w:r>
      <w:r w:rsidR="00666376" w:rsidRPr="00387ECF">
        <w:rPr>
          <w:rFonts w:cs="Times New Roman"/>
          <w:lang w:val="ru-RU"/>
        </w:rPr>
        <w:t>[12, 66, 67]</w:t>
      </w:r>
      <w:r w:rsidR="00666376">
        <w:rPr>
          <w:lang w:val="ru-RU"/>
        </w:rPr>
        <w:fldChar w:fldCharType="end"/>
      </w:r>
      <w:r w:rsidRPr="007A630F">
        <w:rPr>
          <w:lang w:val="ru-RU"/>
        </w:rPr>
        <w:t>.</w:t>
      </w:r>
    </w:p>
    <w:p w14:paraId="09F3FEDC" w14:textId="09759740" w:rsidR="005C4AD5" w:rsidRPr="007A630F" w:rsidRDefault="00BF5734">
      <w:pPr>
        <w:pStyle w:val="a0"/>
        <w:rPr>
          <w:lang w:val="ru-RU"/>
        </w:rPr>
      </w:pPr>
      <w:r w:rsidRPr="007A630F">
        <w:rPr>
          <w:lang w:val="ru-RU"/>
        </w:rPr>
        <w:t>После попадания пептида в Э</w:t>
      </w:r>
      <w:r w:rsidR="00F13542">
        <w:rPr>
          <w:lang w:val="ru-RU"/>
        </w:rPr>
        <w:t>П</w:t>
      </w:r>
      <w:r w:rsidRPr="007A630F">
        <w:rPr>
          <w:lang w:val="ru-RU"/>
        </w:rPr>
        <w:t xml:space="preserve">Р он сразу поступает в </w:t>
      </w:r>
      <w:r>
        <w:t>PLC</w:t>
      </w:r>
      <w:r w:rsidRPr="007A630F">
        <w:rPr>
          <w:lang w:val="ru-RU"/>
        </w:rPr>
        <w:t xml:space="preserve">. </w:t>
      </w:r>
      <w:r>
        <w:t>PLC</w:t>
      </w:r>
      <w:r w:rsidRPr="007A630F">
        <w:rPr>
          <w:lang w:val="ru-RU"/>
        </w:rPr>
        <w:t xml:space="preserve"> состоит из </w:t>
      </w:r>
      <w:r w:rsidR="00F13542" w:rsidRPr="007A630F">
        <w:rPr>
          <w:lang w:val="ru-RU"/>
        </w:rPr>
        <w:t>собранной</w:t>
      </w:r>
      <w:r w:rsidRPr="007A630F">
        <w:rPr>
          <w:lang w:val="ru-RU"/>
        </w:rPr>
        <w:t xml:space="preserve"> молекулы </w:t>
      </w:r>
      <w:r>
        <w:t>HLA</w:t>
      </w:r>
      <w:r w:rsidRPr="007A630F">
        <w:rPr>
          <w:lang w:val="ru-RU"/>
        </w:rPr>
        <w:t xml:space="preserve"> </w:t>
      </w:r>
      <w:r>
        <w:t>I</w:t>
      </w:r>
      <w:r w:rsidRPr="007A630F">
        <w:rPr>
          <w:lang w:val="ru-RU"/>
        </w:rPr>
        <w:t xml:space="preserve">, шаперона кальретикулина, ТАР-ассоциированного белка тапасина и тиоловой редуктазы </w:t>
      </w:r>
      <w:r>
        <w:t>ERp</w:t>
      </w:r>
      <w:r w:rsidRPr="007A630F">
        <w:rPr>
          <w:lang w:val="ru-RU"/>
        </w:rPr>
        <w:t>57</w:t>
      </w:r>
      <w:r w:rsidR="00666376" w:rsidRPr="0075779D">
        <w:rPr>
          <w:lang w:val="ru-RU"/>
        </w:rPr>
        <w:t xml:space="preserve"> </w:t>
      </w:r>
      <w:r w:rsidR="00666376">
        <w:rPr>
          <w:lang w:val="ru-RU"/>
        </w:rPr>
        <w:fldChar w:fldCharType="begin"/>
      </w:r>
      <w:r w:rsidR="00666376">
        <w:rPr>
          <w:lang w:val="ru-RU"/>
        </w:rPr>
        <w:instrText xml:space="preserve"> ADDIN ZOTERO_ITEM CSL_CITATION {"citationID":"HW8cIgjJ","properties":{"formattedCitation":"[68]","plainCitation":"[68]","noteIndex":0},"citationItems":[{"id":346,"uris":["http://zotero.org/users/10071278/items/DXAPYUCV"],"itemData":{"id":346,"type":"article-journal","container-title":"Nature","DOI":"10.1038/nature24627","ISSN":"0028-0836, 1476-4687","issue":"7681","journalAbbreviation":"Nature","language":"en","page":"525-528","source":"DOI.org (Crossref)","title":"Structure of the human MHC-I peptide-loading complex","volume":"551","author":[{"family":"Blees","given":"Andreas"},{"family":"Januliene","given":"Dovile"},{"family":"Hofmann","given":"Tommy"},{"family":"Koller","given":"Nicole"},{"family":"Schmidt","given":"Carla"},{"family":"Trowitzsch","given":"Simon"},{"family":"Moeller","given":"Arne"},{"family":"Tampé","given":"Robert"}],"issued":{"date-parts":[["2017",11]]}}}],"schema":"https://github.com/citation-style-language/schema/raw/master/csl-citation.json"} </w:instrText>
      </w:r>
      <w:r w:rsidR="00666376">
        <w:rPr>
          <w:lang w:val="ru-RU"/>
        </w:rPr>
        <w:fldChar w:fldCharType="separate"/>
      </w:r>
      <w:r w:rsidR="00666376" w:rsidRPr="00666376">
        <w:rPr>
          <w:rFonts w:cs="Times New Roman"/>
          <w:lang w:val="ru-RU"/>
        </w:rPr>
        <w:t>[68]</w:t>
      </w:r>
      <w:r w:rsidR="00666376">
        <w:rPr>
          <w:lang w:val="ru-RU"/>
        </w:rPr>
        <w:fldChar w:fldCharType="end"/>
      </w:r>
      <w:r w:rsidRPr="007A630F">
        <w:rPr>
          <w:lang w:val="ru-RU"/>
        </w:rPr>
        <w:t xml:space="preserve">. Этот комплекс ответственен за присоединение эпитопа к молекуле </w:t>
      </w:r>
      <w:r>
        <w:t>HLA</w:t>
      </w:r>
      <w:r w:rsidRPr="007A630F">
        <w:rPr>
          <w:lang w:val="ru-RU"/>
        </w:rPr>
        <w:t xml:space="preserve">. Комплекс не загружает в молекулу </w:t>
      </w:r>
      <w:r>
        <w:t>HLA</w:t>
      </w:r>
      <w:r w:rsidRPr="007A630F">
        <w:rPr>
          <w:lang w:val="ru-RU"/>
        </w:rPr>
        <w:t xml:space="preserve"> первый попавшийся пептид, а подбирает наиболее аффин</w:t>
      </w:r>
      <w:r w:rsidR="00F13542">
        <w:rPr>
          <w:lang w:val="ru-RU"/>
        </w:rPr>
        <w:t>н</w:t>
      </w:r>
      <w:r w:rsidRPr="007A630F">
        <w:rPr>
          <w:lang w:val="ru-RU"/>
        </w:rPr>
        <w:t>ый, удаляя низкоафи</w:t>
      </w:r>
      <w:r w:rsidR="00F13542">
        <w:rPr>
          <w:lang w:val="ru-RU"/>
        </w:rPr>
        <w:t>н</w:t>
      </w:r>
      <w:r w:rsidRPr="007A630F">
        <w:rPr>
          <w:lang w:val="ru-RU"/>
        </w:rPr>
        <w:t>ные. Этот процесс называется пептидным корректированием</w:t>
      </w:r>
      <w:r w:rsidR="00A84A4B" w:rsidRPr="0075779D">
        <w:rPr>
          <w:lang w:val="ru-RU"/>
        </w:rPr>
        <w:t xml:space="preserve"> </w:t>
      </w:r>
      <w:r w:rsidR="00A84A4B">
        <w:fldChar w:fldCharType="begin"/>
      </w:r>
      <w:r w:rsidR="00A84A4B" w:rsidRPr="0075779D">
        <w:rPr>
          <w:lang w:val="ru-RU"/>
        </w:rPr>
        <w:instrText xml:space="preserve"> </w:instrText>
      </w:r>
      <w:r w:rsidR="00A84A4B">
        <w:instrText>ADDIN</w:instrText>
      </w:r>
      <w:r w:rsidR="00A84A4B" w:rsidRPr="0075779D">
        <w:rPr>
          <w:lang w:val="ru-RU"/>
        </w:rPr>
        <w:instrText xml:space="preserve"> </w:instrText>
      </w:r>
      <w:r w:rsidR="00A84A4B">
        <w:instrText>ZOTERO</w:instrText>
      </w:r>
      <w:r w:rsidR="00A84A4B" w:rsidRPr="0075779D">
        <w:rPr>
          <w:lang w:val="ru-RU"/>
        </w:rPr>
        <w:instrText>_</w:instrText>
      </w:r>
      <w:r w:rsidR="00A84A4B">
        <w:instrText>ITEM</w:instrText>
      </w:r>
      <w:r w:rsidR="00A84A4B" w:rsidRPr="0075779D">
        <w:rPr>
          <w:lang w:val="ru-RU"/>
        </w:rPr>
        <w:instrText xml:space="preserve"> </w:instrText>
      </w:r>
      <w:r w:rsidR="00A84A4B">
        <w:instrText>CSL</w:instrText>
      </w:r>
      <w:r w:rsidR="00A84A4B" w:rsidRPr="0075779D">
        <w:rPr>
          <w:lang w:val="ru-RU"/>
        </w:rPr>
        <w:instrText>_</w:instrText>
      </w:r>
      <w:r w:rsidR="00A84A4B">
        <w:instrText>CITATION</w:instrText>
      </w:r>
      <w:r w:rsidR="00A84A4B" w:rsidRPr="0075779D">
        <w:rPr>
          <w:lang w:val="ru-RU"/>
        </w:rPr>
        <w:instrText xml:space="preserve"> {"</w:instrText>
      </w:r>
      <w:r w:rsidR="00A84A4B">
        <w:instrText>citationID</w:instrText>
      </w:r>
      <w:r w:rsidR="00A84A4B" w:rsidRPr="0075779D">
        <w:rPr>
          <w:lang w:val="ru-RU"/>
        </w:rPr>
        <w:instrText>":"</w:instrText>
      </w:r>
      <w:r w:rsidR="00A84A4B">
        <w:instrText>oXHqDSm</w:instrText>
      </w:r>
      <w:r w:rsidR="00A84A4B" w:rsidRPr="0075779D">
        <w:rPr>
          <w:lang w:val="ru-RU"/>
        </w:rPr>
        <w:instrText>8","</w:instrText>
      </w:r>
      <w:r w:rsidR="00A84A4B">
        <w:instrText>properties</w:instrText>
      </w:r>
      <w:r w:rsidR="00A84A4B" w:rsidRPr="0075779D">
        <w:rPr>
          <w:lang w:val="ru-RU"/>
        </w:rPr>
        <w:instrText>":{"</w:instrText>
      </w:r>
      <w:r w:rsidR="00A84A4B">
        <w:instrText>formattedCitation</w:instrText>
      </w:r>
      <w:r w:rsidR="00A84A4B" w:rsidRPr="0075779D">
        <w:rPr>
          <w:lang w:val="ru-RU"/>
        </w:rPr>
        <w:instrText>":"[12]","</w:instrText>
      </w:r>
      <w:r w:rsidR="00A84A4B">
        <w:instrText>plainCitation</w:instrText>
      </w:r>
      <w:r w:rsidR="00A84A4B" w:rsidRPr="0075779D">
        <w:rPr>
          <w:lang w:val="ru-RU"/>
        </w:rPr>
        <w:instrText>":"[12]","</w:instrText>
      </w:r>
      <w:r w:rsidR="00A84A4B">
        <w:instrText>noteIndex</w:instrText>
      </w:r>
      <w:r w:rsidR="00A84A4B" w:rsidRPr="0075779D">
        <w:rPr>
          <w:lang w:val="ru-RU"/>
        </w:rPr>
        <w:instrText>":0},"</w:instrText>
      </w:r>
      <w:r w:rsidR="00A84A4B">
        <w:instrText>citationItems</w:instrText>
      </w:r>
      <w:r w:rsidR="00A84A4B" w:rsidRPr="0075779D">
        <w:rPr>
          <w:lang w:val="ru-RU"/>
        </w:rPr>
        <w:instrText>":[{"</w:instrText>
      </w:r>
      <w:r w:rsidR="00A84A4B">
        <w:instrText>id</w:instrText>
      </w:r>
      <w:r w:rsidR="00A84A4B" w:rsidRPr="0075779D">
        <w:rPr>
          <w:lang w:val="ru-RU"/>
        </w:rPr>
        <w:instrText>":406,"</w:instrText>
      </w:r>
      <w:r w:rsidR="00A84A4B">
        <w:instrText>uris</w:instrText>
      </w:r>
      <w:r w:rsidR="00A84A4B" w:rsidRPr="0075779D">
        <w:rPr>
          <w:lang w:val="ru-RU"/>
        </w:rPr>
        <w:instrText>":["</w:instrText>
      </w:r>
      <w:r w:rsidR="00A84A4B">
        <w:instrText>http</w:instrText>
      </w:r>
      <w:r w:rsidR="00A84A4B" w:rsidRPr="0075779D">
        <w:rPr>
          <w:lang w:val="ru-RU"/>
        </w:rPr>
        <w:instrText>://</w:instrText>
      </w:r>
      <w:r w:rsidR="00A84A4B">
        <w:instrText>zotero</w:instrText>
      </w:r>
      <w:r w:rsidR="00A84A4B" w:rsidRPr="0075779D">
        <w:rPr>
          <w:lang w:val="ru-RU"/>
        </w:rPr>
        <w:instrText>.</w:instrText>
      </w:r>
      <w:r w:rsidR="00A84A4B">
        <w:instrText>org</w:instrText>
      </w:r>
      <w:r w:rsidR="00A84A4B" w:rsidRPr="0075779D">
        <w:rPr>
          <w:lang w:val="ru-RU"/>
        </w:rPr>
        <w:instrText>/</w:instrText>
      </w:r>
      <w:r w:rsidR="00A84A4B">
        <w:instrText>users</w:instrText>
      </w:r>
      <w:r w:rsidR="00A84A4B" w:rsidRPr="0075779D">
        <w:rPr>
          <w:lang w:val="ru-RU"/>
        </w:rPr>
        <w:instrText>/10071278/</w:instrText>
      </w:r>
      <w:r w:rsidR="00A84A4B">
        <w:instrText>items</w:instrText>
      </w:r>
      <w:r w:rsidR="00A84A4B" w:rsidRPr="0075779D">
        <w:rPr>
          <w:lang w:val="ru-RU"/>
        </w:rPr>
        <w:instrText>/7</w:instrText>
      </w:r>
      <w:r w:rsidR="00A84A4B">
        <w:instrText>JMT</w:instrText>
      </w:r>
      <w:r w:rsidR="00A84A4B" w:rsidRPr="0075779D">
        <w:rPr>
          <w:lang w:val="ru-RU"/>
        </w:rPr>
        <w:instrText>9</w:instrText>
      </w:r>
      <w:r w:rsidR="00A84A4B">
        <w:instrText>W</w:instrText>
      </w:r>
      <w:r w:rsidR="00A84A4B" w:rsidRPr="0075779D">
        <w:rPr>
          <w:lang w:val="ru-RU"/>
        </w:rPr>
        <w:instrText>3</w:instrText>
      </w:r>
      <w:r w:rsidR="00A84A4B">
        <w:instrText>G</w:instrText>
      </w:r>
      <w:r w:rsidR="00A84A4B" w:rsidRPr="0075779D">
        <w:rPr>
          <w:lang w:val="ru-RU"/>
        </w:rPr>
        <w:instrText>"],"</w:instrText>
      </w:r>
      <w:r w:rsidR="00A84A4B">
        <w:instrText>itemData</w:instrText>
      </w:r>
      <w:r w:rsidR="00A84A4B" w:rsidRPr="0075779D">
        <w:rPr>
          <w:lang w:val="ru-RU"/>
        </w:rPr>
        <w:instrText>":{"</w:instrText>
      </w:r>
      <w:r w:rsidR="00A84A4B">
        <w:instrText>id</w:instrText>
      </w:r>
      <w:r w:rsidR="00A84A4B" w:rsidRPr="0075779D">
        <w:rPr>
          <w:lang w:val="ru-RU"/>
        </w:rPr>
        <w:instrText>":406,"</w:instrText>
      </w:r>
      <w:r w:rsidR="00A84A4B">
        <w:instrText>type</w:instrText>
      </w:r>
      <w:r w:rsidR="00A84A4B" w:rsidRPr="0075779D">
        <w:rPr>
          <w:lang w:val="ru-RU"/>
        </w:rPr>
        <w:instrText>":"</w:instrText>
      </w:r>
      <w:r w:rsidR="00A84A4B">
        <w:instrText>book</w:instrText>
      </w:r>
      <w:r w:rsidR="00A84A4B" w:rsidRPr="0075779D">
        <w:rPr>
          <w:lang w:val="ru-RU"/>
        </w:rPr>
        <w:instrText>","</w:instrText>
      </w:r>
      <w:r w:rsidR="00A84A4B">
        <w:instrText>edition</w:instrText>
      </w:r>
      <w:r w:rsidR="00A84A4B" w:rsidRPr="0075779D">
        <w:rPr>
          <w:lang w:val="ru-RU"/>
        </w:rPr>
        <w:instrText>":"9","</w:instrText>
      </w:r>
      <w:r w:rsidR="00A84A4B">
        <w:instrText>event</w:instrText>
      </w:r>
      <w:r w:rsidR="00A84A4B" w:rsidRPr="0075779D">
        <w:rPr>
          <w:lang w:val="ru-RU"/>
        </w:rPr>
        <w:instrText>-</w:instrText>
      </w:r>
      <w:r w:rsidR="00A84A4B">
        <w:instrText>place</w:instrText>
      </w:r>
      <w:r w:rsidR="00A84A4B" w:rsidRPr="0075779D">
        <w:rPr>
          <w:lang w:val="ru-RU"/>
        </w:rPr>
        <w:instrText>":"Москва","</w:instrText>
      </w:r>
      <w:r w:rsidR="00A84A4B">
        <w:instrText>ISBN</w:instrText>
      </w:r>
      <w:r w:rsidR="00A84A4B" w:rsidRPr="0075779D">
        <w:rPr>
          <w:lang w:val="ru-RU"/>
        </w:rPr>
        <w:instrText>":"978-5-98657-070-9","</w:instrText>
      </w:r>
      <w:r w:rsidR="00A84A4B">
        <w:instrText>language</w:instrText>
      </w:r>
      <w:r w:rsidR="00A84A4B" w:rsidRPr="0075779D">
        <w:rPr>
          <w:lang w:val="ru-RU"/>
        </w:rPr>
        <w:instrText>":"</w:instrText>
      </w:r>
      <w:r w:rsidR="00A84A4B">
        <w:instrText>ru</w:instrText>
      </w:r>
      <w:r w:rsidR="00A84A4B" w:rsidRPr="0075779D">
        <w:rPr>
          <w:lang w:val="ru-RU"/>
        </w:rPr>
        <w:instrText>","</w:instrText>
      </w:r>
      <w:r w:rsidR="00A84A4B">
        <w:instrText>number</w:instrText>
      </w:r>
      <w:r w:rsidR="00A84A4B" w:rsidRPr="0075779D">
        <w:rPr>
          <w:lang w:val="ru-RU"/>
        </w:rPr>
        <w:instrText>-</w:instrText>
      </w:r>
      <w:r w:rsidR="00A84A4B">
        <w:instrText>of</w:instrText>
      </w:r>
      <w:r w:rsidR="00A84A4B" w:rsidRPr="0075779D">
        <w:rPr>
          <w:lang w:val="ru-RU"/>
        </w:rPr>
        <w:instrText>-</w:instrText>
      </w:r>
      <w:r w:rsidR="00A84A4B">
        <w:instrText>pages</w:instrText>
      </w:r>
      <w:r w:rsidR="00A84A4B" w:rsidRPr="0075779D">
        <w:rPr>
          <w:lang w:val="ru-RU"/>
        </w:rPr>
        <w:instrText>":"1184","</w:instrText>
      </w:r>
      <w:r w:rsidR="00A84A4B">
        <w:instrText>publisher</w:instrText>
      </w:r>
      <w:r w:rsidR="00A84A4B" w:rsidRPr="0075779D">
        <w:rPr>
          <w:lang w:val="ru-RU"/>
        </w:rPr>
        <w:instrText>":"Логосфера","</w:instrText>
      </w:r>
      <w:r w:rsidR="00A84A4B">
        <w:instrText>publisher</w:instrText>
      </w:r>
      <w:r w:rsidR="00A84A4B" w:rsidRPr="0075779D">
        <w:rPr>
          <w:lang w:val="ru-RU"/>
        </w:rPr>
        <w:instrText>-</w:instrText>
      </w:r>
      <w:r w:rsidR="00A84A4B">
        <w:instrText>place</w:instrText>
      </w:r>
      <w:r w:rsidR="00A84A4B" w:rsidRPr="0075779D">
        <w:rPr>
          <w:lang w:val="ru-RU"/>
        </w:rPr>
        <w:instrText>":"Москва","</w:instrText>
      </w:r>
      <w:r w:rsidR="00A84A4B">
        <w:instrText>title</w:instrText>
      </w:r>
      <w:r w:rsidR="00A84A4B" w:rsidRPr="0075779D">
        <w:rPr>
          <w:lang w:val="ru-RU"/>
        </w:rPr>
        <w:instrText>":"Иммунобиология по Джанвею","</w:instrText>
      </w:r>
      <w:r w:rsidR="00A84A4B">
        <w:instrText>author</w:instrText>
      </w:r>
      <w:r w:rsidR="00A84A4B" w:rsidRPr="0075779D">
        <w:rPr>
          <w:lang w:val="ru-RU"/>
        </w:rPr>
        <w:instrText>":[{"</w:instrText>
      </w:r>
      <w:r w:rsidR="00A84A4B">
        <w:instrText>family</w:instrText>
      </w:r>
      <w:r w:rsidR="00A84A4B" w:rsidRPr="0075779D">
        <w:rPr>
          <w:lang w:val="ru-RU"/>
        </w:rPr>
        <w:instrText>":"Мерфи","</w:instrText>
      </w:r>
      <w:r w:rsidR="00A84A4B">
        <w:instrText>given</w:instrText>
      </w:r>
      <w:r w:rsidR="00A84A4B" w:rsidRPr="0075779D">
        <w:rPr>
          <w:lang w:val="ru-RU"/>
        </w:rPr>
        <w:instrText>":"К."},{"</w:instrText>
      </w:r>
      <w:r w:rsidR="00A84A4B">
        <w:instrText>family</w:instrText>
      </w:r>
      <w:r w:rsidR="00A84A4B" w:rsidRPr="0075779D">
        <w:rPr>
          <w:lang w:val="ru-RU"/>
        </w:rPr>
        <w:instrText>":"Уивер","</w:instrText>
      </w:r>
      <w:r w:rsidR="00A84A4B">
        <w:instrText>given</w:instrText>
      </w:r>
      <w:r w:rsidR="00A84A4B" w:rsidRPr="0075779D">
        <w:rPr>
          <w:lang w:val="ru-RU"/>
        </w:rPr>
        <w:instrText>":"К."}],"</w:instrText>
      </w:r>
      <w:r w:rsidR="00A84A4B">
        <w:instrText>issued</w:instrText>
      </w:r>
      <w:r w:rsidR="00A84A4B" w:rsidRPr="0075779D">
        <w:rPr>
          <w:lang w:val="ru-RU"/>
        </w:rPr>
        <w:instrText>":{"</w:instrText>
      </w:r>
      <w:r w:rsidR="00A84A4B">
        <w:instrText>date</w:instrText>
      </w:r>
      <w:r w:rsidR="00A84A4B" w:rsidRPr="0075779D">
        <w:rPr>
          <w:lang w:val="ru-RU"/>
        </w:rPr>
        <w:instrText>-</w:instrText>
      </w:r>
      <w:r w:rsidR="00A84A4B">
        <w:instrText>parts</w:instrText>
      </w:r>
      <w:r w:rsidR="00A84A4B" w:rsidRPr="0075779D">
        <w:rPr>
          <w:lang w:val="ru-RU"/>
        </w:rPr>
        <w:instrText>":[["2020"]]}}}],"</w:instrText>
      </w:r>
      <w:r w:rsidR="00A84A4B">
        <w:instrText>schema</w:instrText>
      </w:r>
      <w:r w:rsidR="00A84A4B" w:rsidRPr="0075779D">
        <w:rPr>
          <w:lang w:val="ru-RU"/>
        </w:rPr>
        <w:instrText>":"</w:instrText>
      </w:r>
      <w:r w:rsidR="00A84A4B">
        <w:instrText>https</w:instrText>
      </w:r>
      <w:r w:rsidR="00A84A4B" w:rsidRPr="0075779D">
        <w:rPr>
          <w:lang w:val="ru-RU"/>
        </w:rPr>
        <w:instrText>://</w:instrText>
      </w:r>
      <w:r w:rsidR="00A84A4B">
        <w:instrText>github</w:instrText>
      </w:r>
      <w:r w:rsidR="00A84A4B" w:rsidRPr="0075779D">
        <w:rPr>
          <w:lang w:val="ru-RU"/>
        </w:rPr>
        <w:instrText>.</w:instrText>
      </w:r>
      <w:r w:rsidR="00A84A4B">
        <w:instrText>com</w:instrText>
      </w:r>
      <w:r w:rsidR="00A84A4B" w:rsidRPr="0075779D">
        <w:rPr>
          <w:lang w:val="ru-RU"/>
        </w:rPr>
        <w:instrText>/</w:instrText>
      </w:r>
      <w:r w:rsidR="00A84A4B">
        <w:instrText>citation</w:instrText>
      </w:r>
      <w:r w:rsidR="00A84A4B" w:rsidRPr="0075779D">
        <w:rPr>
          <w:lang w:val="ru-RU"/>
        </w:rPr>
        <w:instrText>-</w:instrText>
      </w:r>
      <w:r w:rsidR="00A84A4B">
        <w:instrText>style</w:instrText>
      </w:r>
      <w:r w:rsidR="00A84A4B" w:rsidRPr="0075779D">
        <w:rPr>
          <w:lang w:val="ru-RU"/>
        </w:rPr>
        <w:instrText>-</w:instrText>
      </w:r>
      <w:r w:rsidR="00A84A4B">
        <w:instrText>language</w:instrText>
      </w:r>
      <w:r w:rsidR="00A84A4B" w:rsidRPr="0075779D">
        <w:rPr>
          <w:lang w:val="ru-RU"/>
        </w:rPr>
        <w:instrText>/</w:instrText>
      </w:r>
      <w:r w:rsidR="00A84A4B">
        <w:instrText>schema</w:instrText>
      </w:r>
      <w:r w:rsidR="00A84A4B" w:rsidRPr="0075779D">
        <w:rPr>
          <w:lang w:val="ru-RU"/>
        </w:rPr>
        <w:instrText>/</w:instrText>
      </w:r>
      <w:r w:rsidR="00A84A4B">
        <w:instrText>raw</w:instrText>
      </w:r>
      <w:r w:rsidR="00A84A4B" w:rsidRPr="0075779D">
        <w:rPr>
          <w:lang w:val="ru-RU"/>
        </w:rPr>
        <w:instrText>/</w:instrText>
      </w:r>
      <w:r w:rsidR="00A84A4B">
        <w:instrText>master</w:instrText>
      </w:r>
      <w:r w:rsidR="00A84A4B" w:rsidRPr="0075779D">
        <w:rPr>
          <w:lang w:val="ru-RU"/>
        </w:rPr>
        <w:instrText>/</w:instrText>
      </w:r>
      <w:r w:rsidR="00A84A4B">
        <w:instrText>csl</w:instrText>
      </w:r>
      <w:r w:rsidR="00A84A4B" w:rsidRPr="0075779D">
        <w:rPr>
          <w:lang w:val="ru-RU"/>
        </w:rPr>
        <w:instrText>-</w:instrText>
      </w:r>
      <w:r w:rsidR="00A84A4B">
        <w:instrText>citation</w:instrText>
      </w:r>
      <w:r w:rsidR="00A84A4B" w:rsidRPr="0075779D">
        <w:rPr>
          <w:lang w:val="ru-RU"/>
        </w:rPr>
        <w:instrText>.</w:instrText>
      </w:r>
      <w:r w:rsidR="00A84A4B">
        <w:instrText>json</w:instrText>
      </w:r>
      <w:r w:rsidR="00A84A4B" w:rsidRPr="0075779D">
        <w:rPr>
          <w:lang w:val="ru-RU"/>
        </w:rPr>
        <w:instrText xml:space="preserve">"} </w:instrText>
      </w:r>
      <w:r w:rsidR="00A84A4B">
        <w:fldChar w:fldCharType="separate"/>
      </w:r>
      <w:r w:rsidR="00A84A4B" w:rsidRPr="0075779D">
        <w:rPr>
          <w:rFonts w:cs="Times New Roman"/>
          <w:lang w:val="ru-RU"/>
        </w:rPr>
        <w:t>[12]</w:t>
      </w:r>
      <w:r w:rsidR="00A84A4B">
        <w:fldChar w:fldCharType="end"/>
      </w:r>
      <w:r w:rsidRPr="007A630F">
        <w:rPr>
          <w:lang w:val="ru-RU"/>
        </w:rPr>
        <w:t>. Кроме этого, в полости Э</w:t>
      </w:r>
      <w:r w:rsidR="00F13542">
        <w:rPr>
          <w:lang w:val="ru-RU"/>
        </w:rPr>
        <w:t>П</w:t>
      </w:r>
      <w:r w:rsidRPr="007A630F">
        <w:rPr>
          <w:lang w:val="ru-RU"/>
        </w:rPr>
        <w:t>Р есть специальные аминопептидазы, ассоциированные с антигенным процессингом (</w:t>
      </w:r>
      <w:r>
        <w:t>endoplasmatic</w:t>
      </w:r>
      <w:r w:rsidRPr="007A630F">
        <w:rPr>
          <w:lang w:val="ru-RU"/>
        </w:rPr>
        <w:t xml:space="preserve"> </w:t>
      </w:r>
      <w:r>
        <w:t>reticulum</w:t>
      </w:r>
      <w:r w:rsidRPr="007A630F">
        <w:rPr>
          <w:lang w:val="ru-RU"/>
        </w:rPr>
        <w:t xml:space="preserve"> </w:t>
      </w:r>
      <w:r>
        <w:t>aminopeptidase</w:t>
      </w:r>
      <w:r w:rsidRPr="007A630F">
        <w:rPr>
          <w:lang w:val="ru-RU"/>
        </w:rPr>
        <w:t xml:space="preserve"> </w:t>
      </w:r>
      <w:r>
        <w:t>associated</w:t>
      </w:r>
      <w:r w:rsidRPr="007A630F">
        <w:rPr>
          <w:lang w:val="ru-RU"/>
        </w:rPr>
        <w:t xml:space="preserve"> </w:t>
      </w:r>
      <w:r>
        <w:t>with</w:t>
      </w:r>
      <w:r w:rsidRPr="007A630F">
        <w:rPr>
          <w:lang w:val="ru-RU"/>
        </w:rPr>
        <w:t xml:space="preserve"> </w:t>
      </w:r>
      <w:r>
        <w:t>antigen</w:t>
      </w:r>
      <w:r w:rsidRPr="007A630F">
        <w:rPr>
          <w:lang w:val="ru-RU"/>
        </w:rPr>
        <w:t xml:space="preserve"> </w:t>
      </w:r>
      <w:r>
        <w:t>processing</w:t>
      </w:r>
      <w:r w:rsidRPr="007A630F">
        <w:rPr>
          <w:lang w:val="ru-RU"/>
        </w:rPr>
        <w:t xml:space="preserve">, </w:t>
      </w:r>
      <w:r>
        <w:t>ERAAP</w:t>
      </w:r>
      <w:r w:rsidRPr="007A630F">
        <w:rPr>
          <w:lang w:val="ru-RU"/>
        </w:rPr>
        <w:t xml:space="preserve">). Это два фермента, </w:t>
      </w:r>
      <w:r>
        <w:t>ERAP</w:t>
      </w:r>
      <w:r w:rsidRPr="007A630F">
        <w:rPr>
          <w:lang w:val="ru-RU"/>
        </w:rPr>
        <w:t xml:space="preserve">1 и </w:t>
      </w:r>
      <w:r>
        <w:t>ERAP</w:t>
      </w:r>
      <w:r w:rsidRPr="007A630F">
        <w:rPr>
          <w:lang w:val="ru-RU"/>
        </w:rPr>
        <w:t xml:space="preserve">2, которые представляют из цинковые протеазы с консервативным мотивом </w:t>
      </w:r>
      <w:r>
        <w:t>His</w:t>
      </w:r>
      <w:r w:rsidRPr="007A630F">
        <w:rPr>
          <w:lang w:val="ru-RU"/>
        </w:rPr>
        <w:t>-</w:t>
      </w:r>
      <w:r>
        <w:t>Glu</w:t>
      </w:r>
      <w:r w:rsidRPr="007A630F">
        <w:rPr>
          <w:lang w:val="ru-RU"/>
        </w:rPr>
        <w:t>-</w:t>
      </w:r>
      <w:r>
        <w:t>X</w:t>
      </w:r>
      <w:r w:rsidRPr="007A630F">
        <w:rPr>
          <w:lang w:val="ru-RU"/>
        </w:rPr>
        <w:t>-</w:t>
      </w:r>
      <w:r>
        <w:t>X</w:t>
      </w:r>
      <w:r w:rsidRPr="007A630F">
        <w:rPr>
          <w:lang w:val="ru-RU"/>
        </w:rPr>
        <w:t>-</w:t>
      </w:r>
      <w:r>
        <w:t>His</w:t>
      </w:r>
      <w:r w:rsidRPr="007A630F">
        <w:rPr>
          <w:lang w:val="ru-RU"/>
        </w:rPr>
        <w:t>-</w:t>
      </w:r>
      <w:r>
        <w:t>X</w:t>
      </w:r>
      <w:r w:rsidRPr="007A630F">
        <w:rPr>
          <w:lang w:val="ru-RU"/>
        </w:rPr>
        <w:t>18-</w:t>
      </w:r>
      <w:r>
        <w:t>Glu</w:t>
      </w:r>
      <w:r w:rsidRPr="007A630F">
        <w:rPr>
          <w:lang w:val="ru-RU"/>
        </w:rPr>
        <w:t xml:space="preserve">, которые также нарезают пептиды с </w:t>
      </w:r>
      <w:r>
        <w:t>N</w:t>
      </w:r>
      <w:r w:rsidRPr="007A630F">
        <w:rPr>
          <w:lang w:val="ru-RU"/>
        </w:rPr>
        <w:t>-конца</w:t>
      </w:r>
      <w:r w:rsidR="00A84A4B">
        <w:rPr>
          <w:lang w:val="ru-RU"/>
        </w:rPr>
        <w:t xml:space="preserve"> </w:t>
      </w:r>
      <w:r w:rsidR="00A84A4B">
        <w:rPr>
          <w:lang w:val="ru-RU"/>
        </w:rPr>
        <w:fldChar w:fldCharType="begin"/>
      </w:r>
      <w:r w:rsidR="00A84A4B">
        <w:rPr>
          <w:lang w:val="ru-RU"/>
        </w:rPr>
        <w:instrText xml:space="preserve"> ADDIN ZOTERO_ITEM CSL_CITATION {"citationID":"3ShwsQcW","properties":{"formattedCitation":"[69]","plainCitation":"[69]","noteIndex":0},"citationItems":[{"id":345,"uris":["http://zotero.org/users/10071278/items/83JCUPCB"],"itemData":{"id":345,"type":"article-journal","container-title":"Nature","DOI":"10.1038/nature01074","ISSN":"0028-0836, 1476-4687","issue":"6906","journalAbbreviation":"Nature","language":"en","page":"480-483","source":"DOI.org (Crossref)","title":"ERAAP customizes peptides for MHC class I molecules in the endoplasmic reticulum","volume":"419","author":[{"family":"Serwold","given":"Thomas"},{"family":"Gonzalez","given":"Federico"},{"family":"Kim","given":"Jennifer"},{"family":"Jacob","given":"Richard"},{"family":"Shastri","given":"Nilabh"}],"issued":{"date-parts":[["2002",10]]}}}],"schema":"https://github.com/citation-style-language/schema/raw/master/csl-citation.json"} </w:instrText>
      </w:r>
      <w:r w:rsidR="00A84A4B">
        <w:rPr>
          <w:lang w:val="ru-RU"/>
        </w:rPr>
        <w:fldChar w:fldCharType="separate"/>
      </w:r>
      <w:r w:rsidR="00A84A4B" w:rsidRPr="00A84A4B">
        <w:rPr>
          <w:rFonts w:cs="Times New Roman"/>
          <w:lang w:val="ru-RU"/>
        </w:rPr>
        <w:t>[69]</w:t>
      </w:r>
      <w:r w:rsidR="00A84A4B">
        <w:rPr>
          <w:lang w:val="ru-RU"/>
        </w:rPr>
        <w:fldChar w:fldCharType="end"/>
      </w:r>
      <w:r w:rsidRPr="007A630F">
        <w:rPr>
          <w:lang w:val="ru-RU"/>
        </w:rPr>
        <w:t xml:space="preserve">. Экспрессия этих ферментов </w:t>
      </w:r>
      <w:r w:rsidRPr="007A630F">
        <w:rPr>
          <w:lang w:val="ru-RU"/>
        </w:rPr>
        <w:lastRenderedPageBreak/>
        <w:t xml:space="preserve">увеличивается под действием </w:t>
      </w:r>
      <w:r>
        <w:t>IFN</w:t>
      </w:r>
      <w:r w:rsidRPr="007A630F">
        <w:rPr>
          <w:lang w:val="ru-RU"/>
        </w:rPr>
        <w:t>-</w:t>
      </w:r>
      <m:oMath>
        <m:r>
          <w:rPr>
            <w:rFonts w:ascii="Cambria Math" w:hAnsi="Cambria Math"/>
          </w:rPr>
          <m:t>γ</m:t>
        </m:r>
      </m:oMath>
      <w:r w:rsidR="00A84A4B" w:rsidRPr="0075779D">
        <w:rPr>
          <w:lang w:val="ru-RU"/>
        </w:rPr>
        <w:t xml:space="preserve"> </w:t>
      </w:r>
      <w:r w:rsidR="00A84A4B">
        <w:fldChar w:fldCharType="begin"/>
      </w:r>
      <w:r w:rsidR="00A84A4B" w:rsidRPr="0075779D">
        <w:rPr>
          <w:lang w:val="ru-RU"/>
        </w:rPr>
        <w:instrText xml:space="preserve"> </w:instrText>
      </w:r>
      <w:r w:rsidR="00A84A4B">
        <w:instrText>ADDIN</w:instrText>
      </w:r>
      <w:r w:rsidR="00A84A4B" w:rsidRPr="0075779D">
        <w:rPr>
          <w:lang w:val="ru-RU"/>
        </w:rPr>
        <w:instrText xml:space="preserve"> </w:instrText>
      </w:r>
      <w:r w:rsidR="00A84A4B">
        <w:instrText>ZOTERO</w:instrText>
      </w:r>
      <w:r w:rsidR="00A84A4B" w:rsidRPr="0075779D">
        <w:rPr>
          <w:lang w:val="ru-RU"/>
        </w:rPr>
        <w:instrText>_</w:instrText>
      </w:r>
      <w:r w:rsidR="00A84A4B">
        <w:instrText>ITEM</w:instrText>
      </w:r>
      <w:r w:rsidR="00A84A4B" w:rsidRPr="0075779D">
        <w:rPr>
          <w:lang w:val="ru-RU"/>
        </w:rPr>
        <w:instrText xml:space="preserve"> </w:instrText>
      </w:r>
      <w:r w:rsidR="00A84A4B">
        <w:instrText>CSL</w:instrText>
      </w:r>
      <w:r w:rsidR="00A84A4B" w:rsidRPr="0075779D">
        <w:rPr>
          <w:lang w:val="ru-RU"/>
        </w:rPr>
        <w:instrText>_</w:instrText>
      </w:r>
      <w:r w:rsidR="00A84A4B">
        <w:instrText>CITATION</w:instrText>
      </w:r>
      <w:r w:rsidR="00A84A4B" w:rsidRPr="0075779D">
        <w:rPr>
          <w:lang w:val="ru-RU"/>
        </w:rPr>
        <w:instrText xml:space="preserve"> {"</w:instrText>
      </w:r>
      <w:r w:rsidR="00A84A4B">
        <w:instrText>citationID</w:instrText>
      </w:r>
      <w:r w:rsidR="00A84A4B" w:rsidRPr="0075779D">
        <w:rPr>
          <w:lang w:val="ru-RU"/>
        </w:rPr>
        <w:instrText>":"</w:instrText>
      </w:r>
      <w:r w:rsidR="00A84A4B">
        <w:instrText>J</w:instrText>
      </w:r>
      <w:r w:rsidR="00A84A4B" w:rsidRPr="0075779D">
        <w:rPr>
          <w:lang w:val="ru-RU"/>
        </w:rPr>
        <w:instrText>5</w:instrText>
      </w:r>
      <w:r w:rsidR="00A84A4B">
        <w:instrText>O</w:instrText>
      </w:r>
      <w:r w:rsidR="00A84A4B" w:rsidRPr="0075779D">
        <w:rPr>
          <w:lang w:val="ru-RU"/>
        </w:rPr>
        <w:instrText>3</w:instrText>
      </w:r>
      <w:r w:rsidR="00A84A4B">
        <w:instrText>es</w:instrText>
      </w:r>
      <w:r w:rsidR="00A84A4B" w:rsidRPr="0075779D">
        <w:rPr>
          <w:lang w:val="ru-RU"/>
        </w:rPr>
        <w:instrText>8</w:instrText>
      </w:r>
      <w:r w:rsidR="00A84A4B">
        <w:instrText>k</w:instrText>
      </w:r>
      <w:r w:rsidR="00A84A4B" w:rsidRPr="0075779D">
        <w:rPr>
          <w:lang w:val="ru-RU"/>
        </w:rPr>
        <w:instrText>","</w:instrText>
      </w:r>
      <w:r w:rsidR="00A84A4B">
        <w:instrText>properties</w:instrText>
      </w:r>
      <w:r w:rsidR="00A84A4B" w:rsidRPr="0075779D">
        <w:rPr>
          <w:lang w:val="ru-RU"/>
        </w:rPr>
        <w:instrText>":{"</w:instrText>
      </w:r>
      <w:r w:rsidR="00A84A4B">
        <w:instrText>formattedCitation</w:instrText>
      </w:r>
      <w:r w:rsidR="00A84A4B" w:rsidRPr="0075779D">
        <w:rPr>
          <w:lang w:val="ru-RU"/>
        </w:rPr>
        <w:instrText>":"[69]","</w:instrText>
      </w:r>
      <w:r w:rsidR="00A84A4B">
        <w:instrText>plainCitation</w:instrText>
      </w:r>
      <w:r w:rsidR="00A84A4B" w:rsidRPr="0075779D">
        <w:rPr>
          <w:lang w:val="ru-RU"/>
        </w:rPr>
        <w:instrText>":"[69]","</w:instrText>
      </w:r>
      <w:r w:rsidR="00A84A4B">
        <w:instrText>noteIndex</w:instrText>
      </w:r>
      <w:r w:rsidR="00A84A4B" w:rsidRPr="0075779D">
        <w:rPr>
          <w:lang w:val="ru-RU"/>
        </w:rPr>
        <w:instrText>":0},"</w:instrText>
      </w:r>
      <w:r w:rsidR="00A84A4B">
        <w:instrText>citationItems</w:instrText>
      </w:r>
      <w:r w:rsidR="00A84A4B" w:rsidRPr="0075779D">
        <w:rPr>
          <w:lang w:val="ru-RU"/>
        </w:rPr>
        <w:instrText>":[{"</w:instrText>
      </w:r>
      <w:r w:rsidR="00A84A4B">
        <w:instrText>id</w:instrText>
      </w:r>
      <w:r w:rsidR="00A84A4B" w:rsidRPr="0075779D">
        <w:rPr>
          <w:lang w:val="ru-RU"/>
        </w:rPr>
        <w:instrText>":345,"</w:instrText>
      </w:r>
      <w:r w:rsidR="00A84A4B">
        <w:instrText>uris</w:instrText>
      </w:r>
      <w:r w:rsidR="00A84A4B" w:rsidRPr="0075779D">
        <w:rPr>
          <w:lang w:val="ru-RU"/>
        </w:rPr>
        <w:instrText>":["</w:instrText>
      </w:r>
      <w:r w:rsidR="00A84A4B">
        <w:instrText>http</w:instrText>
      </w:r>
      <w:r w:rsidR="00A84A4B" w:rsidRPr="0075779D">
        <w:rPr>
          <w:lang w:val="ru-RU"/>
        </w:rPr>
        <w:instrText>://</w:instrText>
      </w:r>
      <w:r w:rsidR="00A84A4B">
        <w:instrText>zotero</w:instrText>
      </w:r>
      <w:r w:rsidR="00A84A4B" w:rsidRPr="0075779D">
        <w:rPr>
          <w:lang w:val="ru-RU"/>
        </w:rPr>
        <w:instrText>.</w:instrText>
      </w:r>
      <w:r w:rsidR="00A84A4B">
        <w:instrText>org</w:instrText>
      </w:r>
      <w:r w:rsidR="00A84A4B" w:rsidRPr="0075779D">
        <w:rPr>
          <w:lang w:val="ru-RU"/>
        </w:rPr>
        <w:instrText>/</w:instrText>
      </w:r>
      <w:r w:rsidR="00A84A4B">
        <w:instrText>users</w:instrText>
      </w:r>
      <w:r w:rsidR="00A84A4B" w:rsidRPr="0075779D">
        <w:rPr>
          <w:lang w:val="ru-RU"/>
        </w:rPr>
        <w:instrText>/10071278/</w:instrText>
      </w:r>
      <w:r w:rsidR="00A84A4B">
        <w:instrText>items</w:instrText>
      </w:r>
      <w:r w:rsidR="00A84A4B" w:rsidRPr="0075779D">
        <w:rPr>
          <w:lang w:val="ru-RU"/>
        </w:rPr>
        <w:instrText>/83</w:instrText>
      </w:r>
      <w:r w:rsidR="00A84A4B">
        <w:instrText>JCUPCB</w:instrText>
      </w:r>
      <w:r w:rsidR="00A84A4B" w:rsidRPr="0075779D">
        <w:rPr>
          <w:lang w:val="ru-RU"/>
        </w:rPr>
        <w:instrText>"],"</w:instrText>
      </w:r>
      <w:r w:rsidR="00A84A4B">
        <w:instrText>itemData</w:instrText>
      </w:r>
      <w:r w:rsidR="00A84A4B" w:rsidRPr="0075779D">
        <w:rPr>
          <w:lang w:val="ru-RU"/>
        </w:rPr>
        <w:instrText>":{"</w:instrText>
      </w:r>
      <w:r w:rsidR="00A84A4B">
        <w:instrText>id</w:instrText>
      </w:r>
      <w:r w:rsidR="00A84A4B" w:rsidRPr="0075779D">
        <w:rPr>
          <w:lang w:val="ru-RU"/>
        </w:rPr>
        <w:instrText>":345,"</w:instrText>
      </w:r>
      <w:r w:rsidR="00A84A4B">
        <w:instrText>type</w:instrText>
      </w:r>
      <w:r w:rsidR="00A84A4B" w:rsidRPr="0075779D">
        <w:rPr>
          <w:lang w:val="ru-RU"/>
        </w:rPr>
        <w:instrText>":"</w:instrText>
      </w:r>
      <w:r w:rsidR="00A84A4B">
        <w:instrText>article</w:instrText>
      </w:r>
      <w:r w:rsidR="00A84A4B" w:rsidRPr="0075779D">
        <w:rPr>
          <w:lang w:val="ru-RU"/>
        </w:rPr>
        <w:instrText>-</w:instrText>
      </w:r>
      <w:r w:rsidR="00A84A4B">
        <w:instrText>journal</w:instrText>
      </w:r>
      <w:r w:rsidR="00A84A4B" w:rsidRPr="0075779D">
        <w:rPr>
          <w:lang w:val="ru-RU"/>
        </w:rPr>
        <w:instrText>","</w:instrText>
      </w:r>
      <w:r w:rsidR="00A84A4B">
        <w:instrText>container</w:instrText>
      </w:r>
      <w:r w:rsidR="00A84A4B" w:rsidRPr="0075779D">
        <w:rPr>
          <w:lang w:val="ru-RU"/>
        </w:rPr>
        <w:instrText>-</w:instrText>
      </w:r>
      <w:r w:rsidR="00A84A4B">
        <w:instrText>title</w:instrText>
      </w:r>
      <w:r w:rsidR="00A84A4B" w:rsidRPr="0075779D">
        <w:rPr>
          <w:lang w:val="ru-RU"/>
        </w:rPr>
        <w:instrText>":"</w:instrText>
      </w:r>
      <w:r w:rsidR="00A84A4B">
        <w:instrText>Nature</w:instrText>
      </w:r>
      <w:r w:rsidR="00A84A4B" w:rsidRPr="0075779D">
        <w:rPr>
          <w:lang w:val="ru-RU"/>
        </w:rPr>
        <w:instrText>","</w:instrText>
      </w:r>
      <w:r w:rsidR="00A84A4B">
        <w:instrText>DOI</w:instrText>
      </w:r>
      <w:r w:rsidR="00A84A4B" w:rsidRPr="0075779D">
        <w:rPr>
          <w:lang w:val="ru-RU"/>
        </w:rPr>
        <w:instrText>":"10.1038/</w:instrText>
      </w:r>
      <w:r w:rsidR="00A84A4B">
        <w:instrText>nature</w:instrText>
      </w:r>
      <w:r w:rsidR="00A84A4B" w:rsidRPr="0075779D">
        <w:rPr>
          <w:lang w:val="ru-RU"/>
        </w:rPr>
        <w:instrText>01074","</w:instrText>
      </w:r>
      <w:r w:rsidR="00A84A4B">
        <w:instrText>ISSN</w:instrText>
      </w:r>
      <w:r w:rsidR="00A84A4B" w:rsidRPr="0075779D">
        <w:rPr>
          <w:lang w:val="ru-RU"/>
        </w:rPr>
        <w:instrText>":"0028-0836, 1476-4687","</w:instrText>
      </w:r>
      <w:r w:rsidR="00A84A4B">
        <w:instrText>issue</w:instrText>
      </w:r>
      <w:r w:rsidR="00A84A4B" w:rsidRPr="0075779D">
        <w:rPr>
          <w:lang w:val="ru-RU"/>
        </w:rPr>
        <w:instrText>":"6906","</w:instrText>
      </w:r>
      <w:r w:rsidR="00A84A4B">
        <w:instrText>journalAbbreviation</w:instrText>
      </w:r>
      <w:r w:rsidR="00A84A4B" w:rsidRPr="0075779D">
        <w:rPr>
          <w:lang w:val="ru-RU"/>
        </w:rPr>
        <w:instrText>":"</w:instrText>
      </w:r>
      <w:r w:rsidR="00A84A4B">
        <w:instrText>Nature</w:instrText>
      </w:r>
      <w:r w:rsidR="00A84A4B" w:rsidRPr="0075779D">
        <w:rPr>
          <w:lang w:val="ru-RU"/>
        </w:rPr>
        <w:instrText>","</w:instrText>
      </w:r>
      <w:r w:rsidR="00A84A4B">
        <w:instrText>language</w:instrText>
      </w:r>
      <w:r w:rsidR="00A84A4B" w:rsidRPr="0075779D">
        <w:rPr>
          <w:lang w:val="ru-RU"/>
        </w:rPr>
        <w:instrText>":"</w:instrText>
      </w:r>
      <w:r w:rsidR="00A84A4B">
        <w:instrText>en</w:instrText>
      </w:r>
      <w:r w:rsidR="00A84A4B" w:rsidRPr="0075779D">
        <w:rPr>
          <w:lang w:val="ru-RU"/>
        </w:rPr>
        <w:instrText>","</w:instrText>
      </w:r>
      <w:r w:rsidR="00A84A4B">
        <w:instrText>page</w:instrText>
      </w:r>
      <w:r w:rsidR="00A84A4B" w:rsidRPr="0075779D">
        <w:rPr>
          <w:lang w:val="ru-RU"/>
        </w:rPr>
        <w:instrText>":"480-483","</w:instrText>
      </w:r>
      <w:r w:rsidR="00A84A4B">
        <w:instrText>source</w:instrText>
      </w:r>
      <w:r w:rsidR="00A84A4B" w:rsidRPr="0075779D">
        <w:rPr>
          <w:lang w:val="ru-RU"/>
        </w:rPr>
        <w:instrText>":"</w:instrText>
      </w:r>
      <w:r w:rsidR="00A84A4B">
        <w:instrText>DOI</w:instrText>
      </w:r>
      <w:r w:rsidR="00A84A4B" w:rsidRPr="0075779D">
        <w:rPr>
          <w:lang w:val="ru-RU"/>
        </w:rPr>
        <w:instrText>.</w:instrText>
      </w:r>
      <w:r w:rsidR="00A84A4B">
        <w:instrText>org</w:instrText>
      </w:r>
      <w:r w:rsidR="00A84A4B" w:rsidRPr="0075779D">
        <w:rPr>
          <w:lang w:val="ru-RU"/>
        </w:rPr>
        <w:instrText xml:space="preserve"> (</w:instrText>
      </w:r>
      <w:r w:rsidR="00A84A4B">
        <w:instrText>Crossref</w:instrText>
      </w:r>
      <w:r w:rsidR="00A84A4B" w:rsidRPr="0075779D">
        <w:rPr>
          <w:lang w:val="ru-RU"/>
        </w:rPr>
        <w:instrText>)","</w:instrText>
      </w:r>
      <w:r w:rsidR="00A84A4B">
        <w:instrText>title</w:instrText>
      </w:r>
      <w:r w:rsidR="00A84A4B" w:rsidRPr="0075779D">
        <w:rPr>
          <w:lang w:val="ru-RU"/>
        </w:rPr>
        <w:instrText>":"</w:instrText>
      </w:r>
      <w:r w:rsidR="00A84A4B">
        <w:instrText>ERAAP</w:instrText>
      </w:r>
      <w:r w:rsidR="00A84A4B" w:rsidRPr="0075779D">
        <w:rPr>
          <w:lang w:val="ru-RU"/>
        </w:rPr>
        <w:instrText xml:space="preserve"> </w:instrText>
      </w:r>
      <w:r w:rsidR="00A84A4B">
        <w:instrText>customizes</w:instrText>
      </w:r>
      <w:r w:rsidR="00A84A4B" w:rsidRPr="0075779D">
        <w:rPr>
          <w:lang w:val="ru-RU"/>
        </w:rPr>
        <w:instrText xml:space="preserve"> </w:instrText>
      </w:r>
      <w:r w:rsidR="00A84A4B">
        <w:instrText>peptides</w:instrText>
      </w:r>
      <w:r w:rsidR="00A84A4B" w:rsidRPr="0075779D">
        <w:rPr>
          <w:lang w:val="ru-RU"/>
        </w:rPr>
        <w:instrText xml:space="preserve"> </w:instrText>
      </w:r>
      <w:r w:rsidR="00A84A4B">
        <w:instrText>for</w:instrText>
      </w:r>
      <w:r w:rsidR="00A84A4B" w:rsidRPr="0075779D">
        <w:rPr>
          <w:lang w:val="ru-RU"/>
        </w:rPr>
        <w:instrText xml:space="preserve"> </w:instrText>
      </w:r>
      <w:r w:rsidR="00A84A4B">
        <w:instrText>MHC</w:instrText>
      </w:r>
      <w:r w:rsidR="00A84A4B" w:rsidRPr="0075779D">
        <w:rPr>
          <w:lang w:val="ru-RU"/>
        </w:rPr>
        <w:instrText xml:space="preserve"> </w:instrText>
      </w:r>
      <w:r w:rsidR="00A84A4B">
        <w:instrText>class</w:instrText>
      </w:r>
      <w:r w:rsidR="00A84A4B" w:rsidRPr="0075779D">
        <w:rPr>
          <w:lang w:val="ru-RU"/>
        </w:rPr>
        <w:instrText xml:space="preserve"> </w:instrText>
      </w:r>
      <w:r w:rsidR="00A84A4B">
        <w:instrText>I</w:instrText>
      </w:r>
      <w:r w:rsidR="00A84A4B" w:rsidRPr="0075779D">
        <w:rPr>
          <w:lang w:val="ru-RU"/>
        </w:rPr>
        <w:instrText xml:space="preserve"> </w:instrText>
      </w:r>
      <w:r w:rsidR="00A84A4B">
        <w:instrText>molecules</w:instrText>
      </w:r>
      <w:r w:rsidR="00A84A4B" w:rsidRPr="0075779D">
        <w:rPr>
          <w:lang w:val="ru-RU"/>
        </w:rPr>
        <w:instrText xml:space="preserve"> </w:instrText>
      </w:r>
      <w:r w:rsidR="00A84A4B">
        <w:instrText>in</w:instrText>
      </w:r>
      <w:r w:rsidR="00A84A4B" w:rsidRPr="0075779D">
        <w:rPr>
          <w:lang w:val="ru-RU"/>
        </w:rPr>
        <w:instrText xml:space="preserve"> </w:instrText>
      </w:r>
      <w:r w:rsidR="00A84A4B">
        <w:instrText>the</w:instrText>
      </w:r>
      <w:r w:rsidR="00A84A4B" w:rsidRPr="0075779D">
        <w:rPr>
          <w:lang w:val="ru-RU"/>
        </w:rPr>
        <w:instrText xml:space="preserve"> </w:instrText>
      </w:r>
      <w:r w:rsidR="00A84A4B">
        <w:instrText>endoplasmic</w:instrText>
      </w:r>
      <w:r w:rsidR="00A84A4B" w:rsidRPr="0075779D">
        <w:rPr>
          <w:lang w:val="ru-RU"/>
        </w:rPr>
        <w:instrText xml:space="preserve"> </w:instrText>
      </w:r>
      <w:r w:rsidR="00A84A4B">
        <w:instrText>reticulum</w:instrText>
      </w:r>
      <w:r w:rsidR="00A84A4B" w:rsidRPr="0075779D">
        <w:rPr>
          <w:lang w:val="ru-RU"/>
        </w:rPr>
        <w:instrText>","</w:instrText>
      </w:r>
      <w:r w:rsidR="00A84A4B">
        <w:instrText>volume</w:instrText>
      </w:r>
      <w:r w:rsidR="00A84A4B" w:rsidRPr="0075779D">
        <w:rPr>
          <w:lang w:val="ru-RU"/>
        </w:rPr>
        <w:instrText>":"419","</w:instrText>
      </w:r>
      <w:r w:rsidR="00A84A4B">
        <w:instrText>author</w:instrText>
      </w:r>
      <w:r w:rsidR="00A84A4B" w:rsidRPr="0075779D">
        <w:rPr>
          <w:lang w:val="ru-RU"/>
        </w:rPr>
        <w:instrText>":[{"</w:instrText>
      </w:r>
      <w:r w:rsidR="00A84A4B">
        <w:instrText>family</w:instrText>
      </w:r>
      <w:r w:rsidR="00A84A4B" w:rsidRPr="0075779D">
        <w:rPr>
          <w:lang w:val="ru-RU"/>
        </w:rPr>
        <w:instrText>":"</w:instrText>
      </w:r>
      <w:r w:rsidR="00A84A4B">
        <w:instrText>Serwold</w:instrText>
      </w:r>
      <w:r w:rsidR="00A84A4B" w:rsidRPr="0075779D">
        <w:rPr>
          <w:lang w:val="ru-RU"/>
        </w:rPr>
        <w:instrText>","</w:instrText>
      </w:r>
      <w:r w:rsidR="00A84A4B">
        <w:instrText>given</w:instrText>
      </w:r>
      <w:r w:rsidR="00A84A4B" w:rsidRPr="0075779D">
        <w:rPr>
          <w:lang w:val="ru-RU"/>
        </w:rPr>
        <w:instrText>":"</w:instrText>
      </w:r>
      <w:r w:rsidR="00A84A4B">
        <w:instrText>Thomas</w:instrText>
      </w:r>
      <w:r w:rsidR="00A84A4B" w:rsidRPr="0075779D">
        <w:rPr>
          <w:lang w:val="ru-RU"/>
        </w:rPr>
        <w:instrText>"},{"</w:instrText>
      </w:r>
      <w:r w:rsidR="00A84A4B">
        <w:instrText>family</w:instrText>
      </w:r>
      <w:r w:rsidR="00A84A4B" w:rsidRPr="0075779D">
        <w:rPr>
          <w:lang w:val="ru-RU"/>
        </w:rPr>
        <w:instrText>":"</w:instrText>
      </w:r>
      <w:r w:rsidR="00A84A4B">
        <w:instrText>Gonzalez</w:instrText>
      </w:r>
      <w:r w:rsidR="00A84A4B" w:rsidRPr="0075779D">
        <w:rPr>
          <w:lang w:val="ru-RU"/>
        </w:rPr>
        <w:instrText>","</w:instrText>
      </w:r>
      <w:r w:rsidR="00A84A4B">
        <w:instrText>given</w:instrText>
      </w:r>
      <w:r w:rsidR="00A84A4B" w:rsidRPr="0075779D">
        <w:rPr>
          <w:lang w:val="ru-RU"/>
        </w:rPr>
        <w:instrText>":"</w:instrText>
      </w:r>
      <w:r w:rsidR="00A84A4B">
        <w:instrText>Federico</w:instrText>
      </w:r>
      <w:r w:rsidR="00A84A4B" w:rsidRPr="0075779D">
        <w:rPr>
          <w:lang w:val="ru-RU"/>
        </w:rPr>
        <w:instrText>"},{"</w:instrText>
      </w:r>
      <w:r w:rsidR="00A84A4B">
        <w:instrText>family</w:instrText>
      </w:r>
      <w:r w:rsidR="00A84A4B" w:rsidRPr="0075779D">
        <w:rPr>
          <w:lang w:val="ru-RU"/>
        </w:rPr>
        <w:instrText>":"</w:instrText>
      </w:r>
      <w:r w:rsidR="00A84A4B">
        <w:instrText>Kim</w:instrText>
      </w:r>
      <w:r w:rsidR="00A84A4B" w:rsidRPr="0075779D">
        <w:rPr>
          <w:lang w:val="ru-RU"/>
        </w:rPr>
        <w:instrText>","</w:instrText>
      </w:r>
      <w:r w:rsidR="00A84A4B">
        <w:instrText>given</w:instrText>
      </w:r>
      <w:r w:rsidR="00A84A4B" w:rsidRPr="0075779D">
        <w:rPr>
          <w:lang w:val="ru-RU"/>
        </w:rPr>
        <w:instrText>":"</w:instrText>
      </w:r>
      <w:r w:rsidR="00A84A4B">
        <w:instrText>Jennifer</w:instrText>
      </w:r>
      <w:r w:rsidR="00A84A4B" w:rsidRPr="0075779D">
        <w:rPr>
          <w:lang w:val="ru-RU"/>
        </w:rPr>
        <w:instrText>"},{"</w:instrText>
      </w:r>
      <w:r w:rsidR="00A84A4B">
        <w:instrText>family</w:instrText>
      </w:r>
      <w:r w:rsidR="00A84A4B" w:rsidRPr="0075779D">
        <w:rPr>
          <w:lang w:val="ru-RU"/>
        </w:rPr>
        <w:instrText>":"</w:instrText>
      </w:r>
      <w:r w:rsidR="00A84A4B">
        <w:instrText>Jacob</w:instrText>
      </w:r>
      <w:r w:rsidR="00A84A4B" w:rsidRPr="0075779D">
        <w:rPr>
          <w:lang w:val="ru-RU"/>
        </w:rPr>
        <w:instrText>","</w:instrText>
      </w:r>
      <w:r w:rsidR="00A84A4B">
        <w:instrText>given</w:instrText>
      </w:r>
      <w:r w:rsidR="00A84A4B" w:rsidRPr="0075779D">
        <w:rPr>
          <w:lang w:val="ru-RU"/>
        </w:rPr>
        <w:instrText>":"</w:instrText>
      </w:r>
      <w:r w:rsidR="00A84A4B">
        <w:instrText>Richard</w:instrText>
      </w:r>
      <w:r w:rsidR="00A84A4B" w:rsidRPr="0075779D">
        <w:rPr>
          <w:lang w:val="ru-RU"/>
        </w:rPr>
        <w:instrText>"},{"</w:instrText>
      </w:r>
      <w:r w:rsidR="00A84A4B">
        <w:instrText>family</w:instrText>
      </w:r>
      <w:r w:rsidR="00A84A4B" w:rsidRPr="0075779D">
        <w:rPr>
          <w:lang w:val="ru-RU"/>
        </w:rPr>
        <w:instrText>":"</w:instrText>
      </w:r>
      <w:r w:rsidR="00A84A4B">
        <w:instrText>Shastri</w:instrText>
      </w:r>
      <w:r w:rsidR="00A84A4B" w:rsidRPr="0075779D">
        <w:rPr>
          <w:lang w:val="ru-RU"/>
        </w:rPr>
        <w:instrText>","</w:instrText>
      </w:r>
      <w:r w:rsidR="00A84A4B">
        <w:instrText>given</w:instrText>
      </w:r>
      <w:r w:rsidR="00A84A4B" w:rsidRPr="0075779D">
        <w:rPr>
          <w:lang w:val="ru-RU"/>
        </w:rPr>
        <w:instrText>":"</w:instrText>
      </w:r>
      <w:r w:rsidR="00A84A4B">
        <w:instrText>Nilabh</w:instrText>
      </w:r>
      <w:r w:rsidR="00A84A4B" w:rsidRPr="0075779D">
        <w:rPr>
          <w:lang w:val="ru-RU"/>
        </w:rPr>
        <w:instrText>"}],"</w:instrText>
      </w:r>
      <w:r w:rsidR="00A84A4B">
        <w:instrText>issued</w:instrText>
      </w:r>
      <w:r w:rsidR="00A84A4B" w:rsidRPr="0075779D">
        <w:rPr>
          <w:lang w:val="ru-RU"/>
        </w:rPr>
        <w:instrText>":{"</w:instrText>
      </w:r>
      <w:r w:rsidR="00A84A4B">
        <w:instrText>date</w:instrText>
      </w:r>
      <w:r w:rsidR="00A84A4B" w:rsidRPr="0075779D">
        <w:rPr>
          <w:lang w:val="ru-RU"/>
        </w:rPr>
        <w:instrText>-</w:instrText>
      </w:r>
      <w:r w:rsidR="00A84A4B">
        <w:instrText>parts</w:instrText>
      </w:r>
      <w:r w:rsidR="00A84A4B" w:rsidRPr="0075779D">
        <w:rPr>
          <w:lang w:val="ru-RU"/>
        </w:rPr>
        <w:instrText>":[["2002",10]]}}}],"</w:instrText>
      </w:r>
      <w:r w:rsidR="00A84A4B">
        <w:instrText>schema</w:instrText>
      </w:r>
      <w:r w:rsidR="00A84A4B" w:rsidRPr="0075779D">
        <w:rPr>
          <w:lang w:val="ru-RU"/>
        </w:rPr>
        <w:instrText>":"</w:instrText>
      </w:r>
      <w:r w:rsidR="00A84A4B">
        <w:instrText>https</w:instrText>
      </w:r>
      <w:r w:rsidR="00A84A4B" w:rsidRPr="0075779D">
        <w:rPr>
          <w:lang w:val="ru-RU"/>
        </w:rPr>
        <w:instrText>://</w:instrText>
      </w:r>
      <w:r w:rsidR="00A84A4B">
        <w:instrText>github</w:instrText>
      </w:r>
      <w:r w:rsidR="00A84A4B" w:rsidRPr="0075779D">
        <w:rPr>
          <w:lang w:val="ru-RU"/>
        </w:rPr>
        <w:instrText>.</w:instrText>
      </w:r>
      <w:r w:rsidR="00A84A4B">
        <w:instrText>com</w:instrText>
      </w:r>
      <w:r w:rsidR="00A84A4B" w:rsidRPr="0075779D">
        <w:rPr>
          <w:lang w:val="ru-RU"/>
        </w:rPr>
        <w:instrText>/</w:instrText>
      </w:r>
      <w:r w:rsidR="00A84A4B">
        <w:instrText>citation</w:instrText>
      </w:r>
      <w:r w:rsidR="00A84A4B" w:rsidRPr="0075779D">
        <w:rPr>
          <w:lang w:val="ru-RU"/>
        </w:rPr>
        <w:instrText>-</w:instrText>
      </w:r>
      <w:r w:rsidR="00A84A4B">
        <w:instrText>style</w:instrText>
      </w:r>
      <w:r w:rsidR="00A84A4B" w:rsidRPr="0075779D">
        <w:rPr>
          <w:lang w:val="ru-RU"/>
        </w:rPr>
        <w:instrText>-</w:instrText>
      </w:r>
      <w:r w:rsidR="00A84A4B">
        <w:instrText>language</w:instrText>
      </w:r>
      <w:r w:rsidR="00A84A4B" w:rsidRPr="0075779D">
        <w:rPr>
          <w:lang w:val="ru-RU"/>
        </w:rPr>
        <w:instrText>/</w:instrText>
      </w:r>
      <w:r w:rsidR="00A84A4B">
        <w:instrText>schema</w:instrText>
      </w:r>
      <w:r w:rsidR="00A84A4B" w:rsidRPr="0075779D">
        <w:rPr>
          <w:lang w:val="ru-RU"/>
        </w:rPr>
        <w:instrText>/</w:instrText>
      </w:r>
      <w:r w:rsidR="00A84A4B">
        <w:instrText>raw</w:instrText>
      </w:r>
      <w:r w:rsidR="00A84A4B" w:rsidRPr="0075779D">
        <w:rPr>
          <w:lang w:val="ru-RU"/>
        </w:rPr>
        <w:instrText>/</w:instrText>
      </w:r>
      <w:r w:rsidR="00A84A4B">
        <w:instrText>master</w:instrText>
      </w:r>
      <w:r w:rsidR="00A84A4B" w:rsidRPr="0075779D">
        <w:rPr>
          <w:lang w:val="ru-RU"/>
        </w:rPr>
        <w:instrText>/</w:instrText>
      </w:r>
      <w:r w:rsidR="00A84A4B">
        <w:instrText>csl</w:instrText>
      </w:r>
      <w:r w:rsidR="00A84A4B" w:rsidRPr="0075779D">
        <w:rPr>
          <w:lang w:val="ru-RU"/>
        </w:rPr>
        <w:instrText>-</w:instrText>
      </w:r>
      <w:r w:rsidR="00A84A4B">
        <w:instrText>citation</w:instrText>
      </w:r>
      <w:r w:rsidR="00A84A4B" w:rsidRPr="0075779D">
        <w:rPr>
          <w:lang w:val="ru-RU"/>
        </w:rPr>
        <w:instrText>.</w:instrText>
      </w:r>
      <w:r w:rsidR="00A84A4B">
        <w:instrText>json</w:instrText>
      </w:r>
      <w:r w:rsidR="00A84A4B" w:rsidRPr="0075779D">
        <w:rPr>
          <w:lang w:val="ru-RU"/>
        </w:rPr>
        <w:instrText xml:space="preserve">"} </w:instrText>
      </w:r>
      <w:r w:rsidR="00A84A4B">
        <w:fldChar w:fldCharType="separate"/>
      </w:r>
      <w:r w:rsidR="00A84A4B" w:rsidRPr="0075779D">
        <w:rPr>
          <w:rFonts w:cs="Times New Roman"/>
          <w:lang w:val="ru-RU"/>
        </w:rPr>
        <w:t>[69]</w:t>
      </w:r>
      <w:r w:rsidR="00A84A4B">
        <w:fldChar w:fldCharType="end"/>
      </w:r>
      <w:r w:rsidRPr="007A630F">
        <w:rPr>
          <w:lang w:val="ru-RU"/>
        </w:rPr>
        <w:t>. Здоровые клетки с нокаутом этих генов продуцируют неиммунногенные пептиды или пептиды, которые вызывают гибель клетки из-за действия на них цитотоксических Т-лимфоцитов</w:t>
      </w:r>
      <w:r w:rsidR="00A84A4B" w:rsidRPr="0075779D">
        <w:rPr>
          <w:lang w:val="ru-RU"/>
        </w:rPr>
        <w:t xml:space="preserve"> </w:t>
      </w:r>
      <w:r w:rsidR="00A84A4B">
        <w:rPr>
          <w:lang w:val="ru-RU"/>
        </w:rPr>
        <w:fldChar w:fldCharType="begin"/>
      </w:r>
      <w:r w:rsidR="00A84A4B">
        <w:rPr>
          <w:lang w:val="ru-RU"/>
        </w:rPr>
        <w:instrText xml:space="preserve"> ADDIN ZOTERO_ITEM CSL_CITATION {"citationID":"VibRav9Z","properties":{"formattedCitation":"[70]","plainCitation":"[70]","noteIndex":0},"citationItems":[{"id":344,"uris":["http://zotero.org/users/10071278/items/SYKCKZLY"],"itemData":{"id":344,"type":"article-journal","container-title":"Nature Immunology","DOI":"10.1038/ni.2306","ISSN":"1529-2908, 1529-2916","issue":"6","journalAbbreviation":"Nat Immunol","language":"en","page":"526-528","source":"DOI.org (Crossref)","title":"Don't mess with ERAAP!","volume":"13","author":[{"family":"Yewdell","given":"Jonathan W"},{"family":"Lu","given":"Xiuju"}],"issued":{"date-parts":[["2012",6]]}}}],"schema":"https://github.com/citation-style-language/schema/raw/master/csl-citation.json"} </w:instrText>
      </w:r>
      <w:r w:rsidR="00A84A4B">
        <w:rPr>
          <w:lang w:val="ru-RU"/>
        </w:rPr>
        <w:fldChar w:fldCharType="separate"/>
      </w:r>
      <w:r w:rsidR="00A84A4B" w:rsidRPr="00A84A4B">
        <w:rPr>
          <w:rFonts w:cs="Times New Roman"/>
          <w:lang w:val="ru-RU"/>
        </w:rPr>
        <w:t>[70]</w:t>
      </w:r>
      <w:r w:rsidR="00A84A4B">
        <w:rPr>
          <w:lang w:val="ru-RU"/>
        </w:rPr>
        <w:fldChar w:fldCharType="end"/>
      </w:r>
      <w:r w:rsidRPr="007A630F">
        <w:rPr>
          <w:lang w:val="ru-RU"/>
        </w:rPr>
        <w:t xml:space="preserve">. Пептиды, которым не удалось связаться с </w:t>
      </w:r>
      <w:r>
        <w:t>MHC</w:t>
      </w:r>
      <w:r w:rsidRPr="007A630F">
        <w:rPr>
          <w:lang w:val="ru-RU"/>
        </w:rPr>
        <w:t xml:space="preserve"> удаляются из Э</w:t>
      </w:r>
      <w:r w:rsidR="00F13542">
        <w:rPr>
          <w:lang w:val="ru-RU"/>
        </w:rPr>
        <w:t>П</w:t>
      </w:r>
      <w:r w:rsidRPr="007A630F">
        <w:rPr>
          <w:lang w:val="ru-RU"/>
        </w:rPr>
        <w:t xml:space="preserve">Р с помощью АТФ-зависимого транспортера </w:t>
      </w:r>
      <w:r>
        <w:t>Sec</w:t>
      </w:r>
      <w:r w:rsidRPr="007A630F">
        <w:rPr>
          <w:lang w:val="ru-RU"/>
        </w:rPr>
        <w:t>61</w:t>
      </w:r>
      <w:r w:rsidR="00A84A4B" w:rsidRPr="00387ECF">
        <w:rPr>
          <w:lang w:val="ru-RU"/>
        </w:rPr>
        <w:t xml:space="preserve"> </w:t>
      </w:r>
      <w:r w:rsidR="00A84A4B">
        <w:fldChar w:fldCharType="begin"/>
      </w:r>
      <w:r w:rsidR="00A84A4B" w:rsidRPr="00387ECF">
        <w:rPr>
          <w:lang w:val="ru-RU"/>
        </w:rPr>
        <w:instrText xml:space="preserve"> </w:instrText>
      </w:r>
      <w:r w:rsidR="00A84A4B">
        <w:instrText>ADDIN</w:instrText>
      </w:r>
      <w:r w:rsidR="00A84A4B" w:rsidRPr="00387ECF">
        <w:rPr>
          <w:lang w:val="ru-RU"/>
        </w:rPr>
        <w:instrText xml:space="preserve"> </w:instrText>
      </w:r>
      <w:r w:rsidR="00A84A4B">
        <w:instrText>ZOTERO</w:instrText>
      </w:r>
      <w:r w:rsidR="00A84A4B" w:rsidRPr="00387ECF">
        <w:rPr>
          <w:lang w:val="ru-RU"/>
        </w:rPr>
        <w:instrText>_</w:instrText>
      </w:r>
      <w:r w:rsidR="00A84A4B">
        <w:instrText>ITEM</w:instrText>
      </w:r>
      <w:r w:rsidR="00A84A4B" w:rsidRPr="00387ECF">
        <w:rPr>
          <w:lang w:val="ru-RU"/>
        </w:rPr>
        <w:instrText xml:space="preserve"> </w:instrText>
      </w:r>
      <w:r w:rsidR="00A84A4B">
        <w:instrText>CSL</w:instrText>
      </w:r>
      <w:r w:rsidR="00A84A4B" w:rsidRPr="00387ECF">
        <w:rPr>
          <w:lang w:val="ru-RU"/>
        </w:rPr>
        <w:instrText>_</w:instrText>
      </w:r>
      <w:r w:rsidR="00A84A4B">
        <w:instrText>CITATION</w:instrText>
      </w:r>
      <w:r w:rsidR="00A84A4B" w:rsidRPr="00387ECF">
        <w:rPr>
          <w:lang w:val="ru-RU"/>
        </w:rPr>
        <w:instrText xml:space="preserve"> {"</w:instrText>
      </w:r>
      <w:r w:rsidR="00A84A4B">
        <w:instrText>citationID</w:instrText>
      </w:r>
      <w:r w:rsidR="00A84A4B" w:rsidRPr="00387ECF">
        <w:rPr>
          <w:lang w:val="ru-RU"/>
        </w:rPr>
        <w:instrText>":"</w:instrText>
      </w:r>
      <w:r w:rsidR="00A84A4B">
        <w:instrText>Kd</w:instrText>
      </w:r>
      <w:r w:rsidR="00A84A4B" w:rsidRPr="00387ECF">
        <w:rPr>
          <w:lang w:val="ru-RU"/>
        </w:rPr>
        <w:instrText>6</w:instrText>
      </w:r>
      <w:r w:rsidR="00A84A4B">
        <w:instrText>Q</w:instrText>
      </w:r>
      <w:r w:rsidR="00A84A4B" w:rsidRPr="00387ECF">
        <w:rPr>
          <w:lang w:val="ru-RU"/>
        </w:rPr>
        <w:instrText>0</w:instrText>
      </w:r>
      <w:r w:rsidR="00A84A4B">
        <w:instrText>Zod</w:instrText>
      </w:r>
      <w:r w:rsidR="00A84A4B" w:rsidRPr="00387ECF">
        <w:rPr>
          <w:lang w:val="ru-RU"/>
        </w:rPr>
        <w:instrText>","</w:instrText>
      </w:r>
      <w:r w:rsidR="00A84A4B">
        <w:instrText>properties</w:instrText>
      </w:r>
      <w:r w:rsidR="00A84A4B" w:rsidRPr="00387ECF">
        <w:rPr>
          <w:lang w:val="ru-RU"/>
        </w:rPr>
        <w:instrText>":{"</w:instrText>
      </w:r>
      <w:r w:rsidR="00A84A4B">
        <w:instrText>formattedCitation</w:instrText>
      </w:r>
      <w:r w:rsidR="00A84A4B" w:rsidRPr="00387ECF">
        <w:rPr>
          <w:lang w:val="ru-RU"/>
        </w:rPr>
        <w:instrText>":"[71]","</w:instrText>
      </w:r>
      <w:r w:rsidR="00A84A4B">
        <w:instrText>plainCitation</w:instrText>
      </w:r>
      <w:r w:rsidR="00A84A4B" w:rsidRPr="00387ECF">
        <w:rPr>
          <w:lang w:val="ru-RU"/>
        </w:rPr>
        <w:instrText>":"[71]","</w:instrText>
      </w:r>
      <w:r w:rsidR="00A84A4B">
        <w:instrText>noteIndex</w:instrText>
      </w:r>
      <w:r w:rsidR="00A84A4B" w:rsidRPr="00387ECF">
        <w:rPr>
          <w:lang w:val="ru-RU"/>
        </w:rPr>
        <w:instrText>":0},"</w:instrText>
      </w:r>
      <w:r w:rsidR="00A84A4B">
        <w:instrText>citationItems</w:instrText>
      </w:r>
      <w:r w:rsidR="00A84A4B" w:rsidRPr="00387ECF">
        <w:rPr>
          <w:lang w:val="ru-RU"/>
        </w:rPr>
        <w:instrText>":[{"</w:instrText>
      </w:r>
      <w:r w:rsidR="00A84A4B">
        <w:instrText>id</w:instrText>
      </w:r>
      <w:r w:rsidR="00A84A4B" w:rsidRPr="00387ECF">
        <w:rPr>
          <w:lang w:val="ru-RU"/>
        </w:rPr>
        <w:instrText>":343,"</w:instrText>
      </w:r>
      <w:r w:rsidR="00A84A4B">
        <w:instrText>uris</w:instrText>
      </w:r>
      <w:r w:rsidR="00A84A4B" w:rsidRPr="00387ECF">
        <w:rPr>
          <w:lang w:val="ru-RU"/>
        </w:rPr>
        <w:instrText>":["</w:instrText>
      </w:r>
      <w:r w:rsidR="00A84A4B">
        <w:instrText>http</w:instrText>
      </w:r>
      <w:r w:rsidR="00A84A4B" w:rsidRPr="00387ECF">
        <w:rPr>
          <w:lang w:val="ru-RU"/>
        </w:rPr>
        <w:instrText>://</w:instrText>
      </w:r>
      <w:r w:rsidR="00A84A4B">
        <w:instrText>zotero</w:instrText>
      </w:r>
      <w:r w:rsidR="00A84A4B" w:rsidRPr="00387ECF">
        <w:rPr>
          <w:lang w:val="ru-RU"/>
        </w:rPr>
        <w:instrText>.</w:instrText>
      </w:r>
      <w:r w:rsidR="00A84A4B">
        <w:instrText>org</w:instrText>
      </w:r>
      <w:r w:rsidR="00A84A4B" w:rsidRPr="00387ECF">
        <w:rPr>
          <w:lang w:val="ru-RU"/>
        </w:rPr>
        <w:instrText>/</w:instrText>
      </w:r>
      <w:r w:rsidR="00A84A4B">
        <w:instrText>users</w:instrText>
      </w:r>
      <w:r w:rsidR="00A84A4B" w:rsidRPr="00387ECF">
        <w:rPr>
          <w:lang w:val="ru-RU"/>
        </w:rPr>
        <w:instrText>/10071278/</w:instrText>
      </w:r>
      <w:r w:rsidR="00A84A4B">
        <w:instrText>items</w:instrText>
      </w:r>
      <w:r w:rsidR="00A84A4B" w:rsidRPr="00387ECF">
        <w:rPr>
          <w:lang w:val="ru-RU"/>
        </w:rPr>
        <w:instrText>/</w:instrText>
      </w:r>
      <w:r w:rsidR="00A84A4B">
        <w:instrText>MATDBSWQ</w:instrText>
      </w:r>
      <w:r w:rsidR="00A84A4B" w:rsidRPr="00387ECF">
        <w:rPr>
          <w:lang w:val="ru-RU"/>
        </w:rPr>
        <w:instrText>"],"</w:instrText>
      </w:r>
      <w:r w:rsidR="00A84A4B">
        <w:instrText>itemData</w:instrText>
      </w:r>
      <w:r w:rsidR="00A84A4B" w:rsidRPr="00387ECF">
        <w:rPr>
          <w:lang w:val="ru-RU"/>
        </w:rPr>
        <w:instrText>":{"</w:instrText>
      </w:r>
      <w:r w:rsidR="00A84A4B">
        <w:instrText>id</w:instrText>
      </w:r>
      <w:r w:rsidR="00A84A4B" w:rsidRPr="00387ECF">
        <w:rPr>
          <w:lang w:val="ru-RU"/>
        </w:rPr>
        <w:instrText>":343,"</w:instrText>
      </w:r>
      <w:r w:rsidR="00A84A4B">
        <w:instrText>type</w:instrText>
      </w:r>
      <w:r w:rsidR="00A84A4B" w:rsidRPr="00387ECF">
        <w:rPr>
          <w:lang w:val="ru-RU"/>
        </w:rPr>
        <w:instrText>":"</w:instrText>
      </w:r>
      <w:r w:rsidR="00A84A4B">
        <w:instrText>article</w:instrText>
      </w:r>
      <w:r w:rsidR="00A84A4B" w:rsidRPr="00387ECF">
        <w:rPr>
          <w:lang w:val="ru-RU"/>
        </w:rPr>
        <w:instrText>-</w:instrText>
      </w:r>
      <w:r w:rsidR="00A84A4B">
        <w:instrText>journal</w:instrText>
      </w:r>
      <w:r w:rsidR="00A84A4B" w:rsidRPr="00387ECF">
        <w:rPr>
          <w:lang w:val="ru-RU"/>
        </w:rPr>
        <w:instrText>","</w:instrText>
      </w:r>
      <w:r w:rsidR="00A84A4B">
        <w:instrText>abstract</w:instrText>
      </w:r>
      <w:r w:rsidR="00A84A4B" w:rsidRPr="00387ECF">
        <w:rPr>
          <w:lang w:val="ru-RU"/>
        </w:rPr>
        <w:instrText>":"</w:instrText>
      </w:r>
      <w:r w:rsidR="00A84A4B">
        <w:instrText>The</w:instrText>
      </w:r>
      <w:r w:rsidR="00A84A4B" w:rsidRPr="00387ECF">
        <w:rPr>
          <w:lang w:val="ru-RU"/>
        </w:rPr>
        <w:instrText xml:space="preserve"> </w:instrText>
      </w:r>
      <w:r w:rsidR="00A84A4B">
        <w:instrText>conserved</w:instrText>
      </w:r>
      <w:r w:rsidR="00A84A4B" w:rsidRPr="00387ECF">
        <w:rPr>
          <w:lang w:val="ru-RU"/>
        </w:rPr>
        <w:instrText xml:space="preserve"> </w:instrText>
      </w:r>
      <w:r w:rsidR="00A84A4B">
        <w:instrText>protein</w:instrText>
      </w:r>
      <w:r w:rsidR="00A84A4B" w:rsidRPr="00387ECF">
        <w:rPr>
          <w:lang w:val="ru-RU"/>
        </w:rPr>
        <w:instrText>-</w:instrText>
      </w:r>
      <w:r w:rsidR="00A84A4B">
        <w:instrText>conducting</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referred</w:instrText>
      </w:r>
      <w:r w:rsidR="00A84A4B" w:rsidRPr="00387ECF">
        <w:rPr>
          <w:lang w:val="ru-RU"/>
        </w:rPr>
        <w:instrText xml:space="preserve"> </w:instrText>
      </w:r>
      <w:r w:rsidR="00A84A4B">
        <w:instrText>to</w:instrText>
      </w:r>
      <w:r w:rsidR="00A84A4B" w:rsidRPr="00387ECF">
        <w:rPr>
          <w:lang w:val="ru-RU"/>
        </w:rPr>
        <w:instrText xml:space="preserve"> </w:instrText>
      </w:r>
      <w:r w:rsidR="00A84A4B">
        <w:instrText>as</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Sec</w:instrText>
      </w:r>
      <w:r w:rsidR="00A84A4B" w:rsidRPr="00387ECF">
        <w:rPr>
          <w:lang w:val="ru-RU"/>
        </w:rPr>
        <w:instrText xml:space="preserve">61 </w:instrText>
      </w:r>
      <w:r w:rsidR="00A84A4B">
        <w:instrText>channel</w:instrText>
      </w:r>
      <w:r w:rsidR="00A84A4B" w:rsidRPr="00387ECF">
        <w:rPr>
          <w:lang w:val="ru-RU"/>
        </w:rPr>
        <w:instrText xml:space="preserve"> </w:instrText>
      </w:r>
      <w:r w:rsidR="00A84A4B">
        <w:instrText>in</w:instrText>
      </w:r>
      <w:r w:rsidR="00A84A4B" w:rsidRPr="00387ECF">
        <w:rPr>
          <w:lang w:val="ru-RU"/>
        </w:rPr>
        <w:instrText xml:space="preserve"> </w:instrText>
      </w:r>
      <w:r w:rsidR="00A84A4B">
        <w:instrText>eukaryotes</w:instrText>
      </w:r>
      <w:r w:rsidR="00A84A4B" w:rsidRPr="00387ECF">
        <w:rPr>
          <w:lang w:val="ru-RU"/>
        </w:rPr>
        <w:instrText xml:space="preserve"> </w:instrText>
      </w:r>
      <w:r w:rsidR="00A84A4B">
        <w:instrText>or</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SecY</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in</w:instrText>
      </w:r>
      <w:r w:rsidR="00A84A4B" w:rsidRPr="00387ECF">
        <w:rPr>
          <w:lang w:val="ru-RU"/>
        </w:rPr>
        <w:instrText xml:space="preserve"> </w:instrText>
      </w:r>
      <w:r w:rsidR="00A84A4B">
        <w:instrText>eubacteria</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archaea</w:instrText>
      </w:r>
      <w:r w:rsidR="00A84A4B" w:rsidRPr="00387ECF">
        <w:rPr>
          <w:lang w:val="ru-RU"/>
        </w:rPr>
        <w:instrText xml:space="preserve">, </w:instrText>
      </w:r>
      <w:r w:rsidR="00A84A4B">
        <w:instrText>translocates</w:instrText>
      </w:r>
      <w:r w:rsidR="00A84A4B" w:rsidRPr="00387ECF">
        <w:rPr>
          <w:lang w:val="ru-RU"/>
        </w:rPr>
        <w:instrText xml:space="preserve"> </w:instrText>
      </w:r>
      <w:r w:rsidR="00A84A4B">
        <w:instrText>proteins</w:instrText>
      </w:r>
      <w:r w:rsidR="00A84A4B" w:rsidRPr="00387ECF">
        <w:rPr>
          <w:lang w:val="ru-RU"/>
        </w:rPr>
        <w:instrText xml:space="preserve"> </w:instrText>
      </w:r>
      <w:r w:rsidR="00A84A4B">
        <w:instrText>across</w:instrText>
      </w:r>
      <w:r w:rsidR="00A84A4B" w:rsidRPr="00387ECF">
        <w:rPr>
          <w:lang w:val="ru-RU"/>
        </w:rPr>
        <w:instrText xml:space="preserve"> </w:instrText>
      </w:r>
      <w:r w:rsidR="00A84A4B">
        <w:instrText>cellular</w:instrText>
      </w:r>
      <w:r w:rsidR="00A84A4B" w:rsidRPr="00387ECF">
        <w:rPr>
          <w:lang w:val="ru-RU"/>
        </w:rPr>
        <w:instrText xml:space="preserve"> </w:instrText>
      </w:r>
      <w:r w:rsidR="00A84A4B">
        <w:instrText>membranes</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integrates</w:instrText>
      </w:r>
      <w:r w:rsidR="00A84A4B" w:rsidRPr="00387ECF">
        <w:rPr>
          <w:lang w:val="ru-RU"/>
        </w:rPr>
        <w:instrText xml:space="preserve"> </w:instrText>
      </w:r>
      <w:r w:rsidR="00A84A4B">
        <w:instrText>proteins</w:instrText>
      </w:r>
      <w:r w:rsidR="00A84A4B" w:rsidRPr="00387ECF">
        <w:rPr>
          <w:lang w:val="ru-RU"/>
        </w:rPr>
        <w:instrText xml:space="preserve"> </w:instrText>
      </w:r>
      <w:r w:rsidR="00A84A4B">
        <w:instrText>containing</w:instrText>
      </w:r>
      <w:r w:rsidR="00A84A4B" w:rsidRPr="00387ECF">
        <w:rPr>
          <w:lang w:val="ru-RU"/>
        </w:rPr>
        <w:instrText xml:space="preserve"> </w:instrText>
      </w:r>
      <w:r w:rsidR="00A84A4B">
        <w:instrText>hydrophobic</w:instrText>
      </w:r>
      <w:r w:rsidR="00A84A4B" w:rsidRPr="00387ECF">
        <w:rPr>
          <w:lang w:val="ru-RU"/>
        </w:rPr>
        <w:instrText xml:space="preserve"> </w:instrText>
      </w:r>
      <w:r w:rsidR="00A84A4B">
        <w:instrText>transmembrane</w:instrText>
      </w:r>
      <w:r w:rsidR="00A84A4B" w:rsidRPr="00387ECF">
        <w:rPr>
          <w:lang w:val="ru-RU"/>
        </w:rPr>
        <w:instrText xml:space="preserve"> </w:instrText>
      </w:r>
      <w:r w:rsidR="00A84A4B">
        <w:instrText>segments</w:instrText>
      </w:r>
      <w:r w:rsidR="00A84A4B" w:rsidRPr="00387ECF">
        <w:rPr>
          <w:lang w:val="ru-RU"/>
        </w:rPr>
        <w:instrText xml:space="preserve"> </w:instrText>
      </w:r>
      <w:r w:rsidR="00A84A4B">
        <w:instrText>into</w:instrText>
      </w:r>
      <w:r w:rsidR="00A84A4B" w:rsidRPr="00387ECF">
        <w:rPr>
          <w:lang w:val="ru-RU"/>
        </w:rPr>
        <w:instrText xml:space="preserve"> </w:instrText>
      </w:r>
      <w:r w:rsidR="00A84A4B">
        <w:instrText>lipid</w:instrText>
      </w:r>
      <w:r w:rsidR="00A84A4B" w:rsidRPr="00387ECF">
        <w:rPr>
          <w:lang w:val="ru-RU"/>
        </w:rPr>
        <w:instrText xml:space="preserve"> </w:instrText>
      </w:r>
      <w:r w:rsidR="00A84A4B">
        <w:instrText>bilayers</w:instrText>
      </w:r>
      <w:r w:rsidR="00A84A4B" w:rsidRPr="00387ECF">
        <w:rPr>
          <w:lang w:val="ru-RU"/>
        </w:rPr>
        <w:instrText xml:space="preserve">. </w:instrText>
      </w:r>
      <w:r w:rsidR="00A84A4B">
        <w:instrText>Structural</w:instrText>
      </w:r>
      <w:r w:rsidR="00A84A4B" w:rsidRPr="00387ECF">
        <w:rPr>
          <w:lang w:val="ru-RU"/>
        </w:rPr>
        <w:instrText xml:space="preserve"> </w:instrText>
      </w:r>
      <w:r w:rsidR="00A84A4B">
        <w:instrText>studies</w:instrText>
      </w:r>
      <w:r w:rsidR="00A84A4B" w:rsidRPr="00387ECF">
        <w:rPr>
          <w:lang w:val="ru-RU"/>
        </w:rPr>
        <w:instrText xml:space="preserve"> </w:instrText>
      </w:r>
      <w:r w:rsidR="00A84A4B">
        <w:instrText>illustrate</w:instrText>
      </w:r>
      <w:r w:rsidR="00A84A4B" w:rsidRPr="00387ECF">
        <w:rPr>
          <w:lang w:val="ru-RU"/>
        </w:rPr>
        <w:instrText xml:space="preserve"> </w:instrText>
      </w:r>
      <w:r w:rsidR="00A84A4B">
        <w:instrText>how</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protein</w:instrText>
      </w:r>
      <w:r w:rsidR="00A84A4B" w:rsidRPr="00387ECF">
        <w:rPr>
          <w:lang w:val="ru-RU"/>
        </w:rPr>
        <w:instrText>-</w:instrText>
      </w:r>
      <w:r w:rsidR="00A84A4B">
        <w:instrText>conducting</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accomplishes</w:instrText>
      </w:r>
      <w:r w:rsidR="00A84A4B" w:rsidRPr="00387ECF">
        <w:rPr>
          <w:lang w:val="ru-RU"/>
        </w:rPr>
        <w:instrText xml:space="preserve"> </w:instrText>
      </w:r>
      <w:r w:rsidR="00A84A4B">
        <w:instrText>these</w:instrText>
      </w:r>
      <w:r w:rsidR="00A84A4B" w:rsidRPr="00387ECF">
        <w:rPr>
          <w:lang w:val="ru-RU"/>
        </w:rPr>
        <w:instrText xml:space="preserve"> </w:instrText>
      </w:r>
      <w:r w:rsidR="00A84A4B">
        <w:instrText>tasks</w:instrText>
      </w:r>
      <w:r w:rsidR="00A84A4B" w:rsidRPr="00387ECF">
        <w:rPr>
          <w:lang w:val="ru-RU"/>
        </w:rPr>
        <w:instrText xml:space="preserve">. </w:instrText>
      </w:r>
      <w:r w:rsidR="00A84A4B">
        <w:instrText>Three</w:instrText>
      </w:r>
      <w:r w:rsidR="00A84A4B" w:rsidRPr="00387ECF">
        <w:rPr>
          <w:lang w:val="ru-RU"/>
        </w:rPr>
        <w:instrText xml:space="preserve"> </w:instrText>
      </w:r>
      <w:r w:rsidR="00A84A4B">
        <w:instrText>different</w:instrText>
      </w:r>
      <w:r w:rsidR="00A84A4B" w:rsidRPr="00387ECF">
        <w:rPr>
          <w:lang w:val="ru-RU"/>
        </w:rPr>
        <w:instrText xml:space="preserve"> </w:instrText>
      </w:r>
      <w:r w:rsidR="00A84A4B">
        <w:instrText>mechanisms</w:instrText>
      </w:r>
      <w:r w:rsidR="00A84A4B" w:rsidRPr="00387ECF">
        <w:rPr>
          <w:lang w:val="ru-RU"/>
        </w:rPr>
        <w:instrText xml:space="preserve">, </w:instrText>
      </w:r>
      <w:r w:rsidR="00A84A4B">
        <w:instrText>each</w:instrText>
      </w:r>
      <w:r w:rsidR="00A84A4B" w:rsidRPr="00387ECF">
        <w:rPr>
          <w:lang w:val="ru-RU"/>
        </w:rPr>
        <w:instrText xml:space="preserve"> </w:instrText>
      </w:r>
      <w:r w:rsidR="00A84A4B">
        <w:instrText>requiring</w:instrText>
      </w:r>
      <w:r w:rsidR="00A84A4B" w:rsidRPr="00387ECF">
        <w:rPr>
          <w:lang w:val="ru-RU"/>
        </w:rPr>
        <w:instrText xml:space="preserve"> </w:instrText>
      </w:r>
      <w:r w:rsidR="00A84A4B">
        <w:instrText>a</w:instrText>
      </w:r>
      <w:r w:rsidR="00A84A4B" w:rsidRPr="00387ECF">
        <w:rPr>
          <w:lang w:val="ru-RU"/>
        </w:rPr>
        <w:instrText xml:space="preserve"> </w:instrText>
      </w:r>
      <w:r w:rsidR="00A84A4B">
        <w:instrText>different</w:instrText>
      </w:r>
      <w:r w:rsidR="00A84A4B" w:rsidRPr="00387ECF">
        <w:rPr>
          <w:lang w:val="ru-RU"/>
        </w:rPr>
        <w:instrText xml:space="preserve"> </w:instrText>
      </w:r>
      <w:r w:rsidR="00A84A4B">
        <w:instrText>set</w:instrText>
      </w:r>
      <w:r w:rsidR="00A84A4B" w:rsidRPr="00387ECF">
        <w:rPr>
          <w:lang w:val="ru-RU"/>
        </w:rPr>
        <w:instrText xml:space="preserve"> </w:instrText>
      </w:r>
      <w:r w:rsidR="00A84A4B">
        <w:instrText>of</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binding</w:instrText>
      </w:r>
      <w:r w:rsidR="00A84A4B" w:rsidRPr="00387ECF">
        <w:rPr>
          <w:lang w:val="ru-RU"/>
        </w:rPr>
        <w:instrText xml:space="preserve"> </w:instrText>
      </w:r>
      <w:r w:rsidR="00A84A4B">
        <w:instrText>partners</w:instrText>
      </w:r>
      <w:r w:rsidR="00A84A4B" w:rsidRPr="00387ECF">
        <w:rPr>
          <w:lang w:val="ru-RU"/>
        </w:rPr>
        <w:instrText xml:space="preserve">, </w:instrText>
      </w:r>
      <w:r w:rsidR="00A84A4B">
        <w:instrText>are</w:instrText>
      </w:r>
      <w:r w:rsidR="00A84A4B" w:rsidRPr="00387ECF">
        <w:rPr>
          <w:lang w:val="ru-RU"/>
        </w:rPr>
        <w:instrText xml:space="preserve"> </w:instrText>
      </w:r>
      <w:r w:rsidR="00A84A4B">
        <w:instrText>employed</w:instrText>
      </w:r>
      <w:r w:rsidR="00A84A4B" w:rsidRPr="00387ECF">
        <w:rPr>
          <w:lang w:val="ru-RU"/>
        </w:rPr>
        <w:instrText xml:space="preserve"> </w:instrText>
      </w:r>
      <w:r w:rsidR="00A84A4B">
        <w:instrText>to</w:instrText>
      </w:r>
      <w:r w:rsidR="00A84A4B" w:rsidRPr="00387ECF">
        <w:rPr>
          <w:lang w:val="ru-RU"/>
        </w:rPr>
        <w:instrText xml:space="preserve"> </w:instrText>
      </w:r>
      <w:r w:rsidR="00A84A4B">
        <w:instrText>move</w:instrText>
      </w:r>
      <w:r w:rsidR="00A84A4B" w:rsidRPr="00387ECF">
        <w:rPr>
          <w:lang w:val="ru-RU"/>
        </w:rPr>
        <w:instrText xml:space="preserve"> </w:instrText>
      </w:r>
      <w:r w:rsidR="00A84A4B">
        <w:instrText>polypeptide</w:instrText>
      </w:r>
      <w:r w:rsidR="00A84A4B" w:rsidRPr="00387ECF">
        <w:rPr>
          <w:lang w:val="ru-RU"/>
        </w:rPr>
        <w:instrText xml:space="preserve"> </w:instrText>
      </w:r>
      <w:r w:rsidR="00A84A4B">
        <w:instrText>substrates</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ribosome</w:instrText>
      </w:r>
      <w:r w:rsidR="00A84A4B" w:rsidRPr="00387ECF">
        <w:rPr>
          <w:lang w:val="ru-RU"/>
        </w:rPr>
        <w:instrText xml:space="preserve"> </w:instrText>
      </w:r>
      <w:r w:rsidR="00A84A4B">
        <w:instrText>feeds</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polypeptide</w:instrText>
      </w:r>
      <w:r w:rsidR="00A84A4B" w:rsidRPr="00387ECF">
        <w:rPr>
          <w:lang w:val="ru-RU"/>
        </w:rPr>
        <w:instrText xml:space="preserve"> </w:instrText>
      </w:r>
      <w:r w:rsidR="00A84A4B">
        <w:instrText>chain</w:instrText>
      </w:r>
      <w:r w:rsidR="00A84A4B" w:rsidRPr="00387ECF">
        <w:rPr>
          <w:lang w:val="ru-RU"/>
        </w:rPr>
        <w:instrText xml:space="preserve"> </w:instrText>
      </w:r>
      <w:r w:rsidR="00A84A4B">
        <w:instrText>directly</w:instrText>
      </w:r>
      <w:r w:rsidR="00A84A4B" w:rsidRPr="00387ECF">
        <w:rPr>
          <w:lang w:val="ru-RU"/>
        </w:rPr>
        <w:instrText xml:space="preserve"> </w:instrText>
      </w:r>
      <w:r w:rsidR="00A84A4B">
        <w:instrText>into</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a</w:instrText>
      </w:r>
      <w:r w:rsidR="00A84A4B" w:rsidRPr="00387ECF">
        <w:rPr>
          <w:lang w:val="ru-RU"/>
        </w:rPr>
        <w:instrText xml:space="preserve"> </w:instrText>
      </w:r>
      <w:r w:rsidR="00A84A4B">
        <w:instrText>ratcheting</w:instrText>
      </w:r>
      <w:r w:rsidR="00A84A4B" w:rsidRPr="00387ECF">
        <w:rPr>
          <w:lang w:val="ru-RU"/>
        </w:rPr>
        <w:instrText xml:space="preserve"> </w:instrText>
      </w:r>
      <w:r w:rsidR="00A84A4B">
        <w:instrText>mechanism</w:instrText>
      </w:r>
      <w:r w:rsidR="00A84A4B" w:rsidRPr="00387ECF">
        <w:rPr>
          <w:lang w:val="ru-RU"/>
        </w:rPr>
        <w:instrText xml:space="preserve"> </w:instrText>
      </w:r>
      <w:r w:rsidR="00A84A4B">
        <w:instrText>is</w:instrText>
      </w:r>
      <w:r w:rsidR="00A84A4B" w:rsidRPr="00387ECF">
        <w:rPr>
          <w:lang w:val="ru-RU"/>
        </w:rPr>
        <w:instrText xml:space="preserve"> </w:instrText>
      </w:r>
      <w:r w:rsidR="00A84A4B">
        <w:instrText>used</w:instrText>
      </w:r>
      <w:r w:rsidR="00A84A4B" w:rsidRPr="00387ECF">
        <w:rPr>
          <w:lang w:val="ru-RU"/>
        </w:rPr>
        <w:instrText xml:space="preserve"> </w:instrText>
      </w:r>
      <w:r w:rsidR="00A84A4B">
        <w:instrText>by</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eukaryotic</w:instrText>
      </w:r>
      <w:r w:rsidR="00A84A4B" w:rsidRPr="00387ECF">
        <w:rPr>
          <w:lang w:val="ru-RU"/>
        </w:rPr>
        <w:instrText xml:space="preserve"> </w:instrText>
      </w:r>
      <w:r w:rsidR="00A84A4B">
        <w:instrText>endoplasmic</w:instrText>
      </w:r>
      <w:r w:rsidR="00A84A4B" w:rsidRPr="00387ECF">
        <w:rPr>
          <w:lang w:val="ru-RU"/>
        </w:rPr>
        <w:instrText xml:space="preserve"> </w:instrText>
      </w:r>
      <w:r w:rsidR="00A84A4B">
        <w:instrText>reticulum</w:instrText>
      </w:r>
      <w:r w:rsidR="00A84A4B" w:rsidRPr="00387ECF">
        <w:rPr>
          <w:lang w:val="ru-RU"/>
        </w:rPr>
        <w:instrText xml:space="preserve"> </w:instrText>
      </w:r>
      <w:r w:rsidR="00A84A4B">
        <w:instrText>chaperone</w:instrText>
      </w:r>
      <w:r w:rsidR="00A84A4B" w:rsidRPr="00387ECF">
        <w:rPr>
          <w:lang w:val="ru-RU"/>
        </w:rPr>
        <w:instrText xml:space="preserve"> </w:instrText>
      </w:r>
      <w:r w:rsidR="00A84A4B">
        <w:instrText>BiP</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a</w:instrText>
      </w:r>
      <w:r w:rsidR="00A84A4B" w:rsidRPr="00387ECF">
        <w:rPr>
          <w:lang w:val="ru-RU"/>
        </w:rPr>
        <w:instrText xml:space="preserve"> </w:instrText>
      </w:r>
      <w:r w:rsidR="00A84A4B">
        <w:instrText>pushing</w:instrText>
      </w:r>
      <w:r w:rsidR="00A84A4B" w:rsidRPr="00387ECF">
        <w:rPr>
          <w:lang w:val="ru-RU"/>
        </w:rPr>
        <w:instrText xml:space="preserve"> </w:instrText>
      </w:r>
      <w:r w:rsidR="00A84A4B">
        <w:instrText>mechanism</w:instrText>
      </w:r>
      <w:r w:rsidR="00A84A4B" w:rsidRPr="00387ECF">
        <w:rPr>
          <w:lang w:val="ru-RU"/>
        </w:rPr>
        <w:instrText xml:space="preserve"> </w:instrText>
      </w:r>
      <w:r w:rsidR="00A84A4B">
        <w:instrText>is</w:instrText>
      </w:r>
      <w:r w:rsidR="00A84A4B" w:rsidRPr="00387ECF">
        <w:rPr>
          <w:lang w:val="ru-RU"/>
        </w:rPr>
        <w:instrText xml:space="preserve"> </w:instrText>
      </w:r>
      <w:r w:rsidR="00A84A4B">
        <w:instrText>utilized</w:instrText>
      </w:r>
      <w:r w:rsidR="00A84A4B" w:rsidRPr="00387ECF">
        <w:rPr>
          <w:lang w:val="ru-RU"/>
        </w:rPr>
        <w:instrText xml:space="preserve"> </w:instrText>
      </w:r>
      <w:r w:rsidR="00A84A4B">
        <w:instrText>by</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bacterial</w:instrText>
      </w:r>
      <w:r w:rsidR="00A84A4B" w:rsidRPr="00387ECF">
        <w:rPr>
          <w:lang w:val="ru-RU"/>
        </w:rPr>
        <w:instrText xml:space="preserve"> </w:instrText>
      </w:r>
      <w:r w:rsidR="00A84A4B">
        <w:instrText>ATPase</w:instrText>
      </w:r>
      <w:r w:rsidR="00A84A4B" w:rsidRPr="00387ECF">
        <w:rPr>
          <w:lang w:val="ru-RU"/>
        </w:rPr>
        <w:instrText xml:space="preserve"> </w:instrText>
      </w:r>
      <w:r w:rsidR="00A84A4B">
        <w:instrText>SecA</w:instrText>
      </w:r>
      <w:r w:rsidR="00A84A4B" w:rsidRPr="00387ECF">
        <w:rPr>
          <w:lang w:val="ru-RU"/>
        </w:rPr>
        <w:instrText xml:space="preserve">. </w:instrText>
      </w:r>
      <w:r w:rsidR="00A84A4B">
        <w:instrText>We</w:instrText>
      </w:r>
      <w:r w:rsidR="00A84A4B" w:rsidRPr="00387ECF">
        <w:rPr>
          <w:lang w:val="ru-RU"/>
        </w:rPr>
        <w:instrText xml:space="preserve"> </w:instrText>
      </w:r>
      <w:r w:rsidR="00A84A4B">
        <w:instrText>review</w:instrText>
      </w:r>
      <w:r w:rsidR="00A84A4B" w:rsidRPr="00387ECF">
        <w:rPr>
          <w:lang w:val="ru-RU"/>
        </w:rPr>
        <w:instrText xml:space="preserve"> </w:instrText>
      </w:r>
      <w:r w:rsidR="00A84A4B">
        <w:instrText>these</w:instrText>
      </w:r>
      <w:r w:rsidR="00A84A4B" w:rsidRPr="00387ECF">
        <w:rPr>
          <w:lang w:val="ru-RU"/>
        </w:rPr>
        <w:instrText xml:space="preserve"> </w:instrText>
      </w:r>
      <w:r w:rsidR="00A84A4B">
        <w:instrText>translocation</w:instrText>
      </w:r>
      <w:r w:rsidR="00A84A4B" w:rsidRPr="00387ECF">
        <w:rPr>
          <w:lang w:val="ru-RU"/>
        </w:rPr>
        <w:instrText xml:space="preserve"> </w:instrText>
      </w:r>
      <w:r w:rsidR="00A84A4B">
        <w:instrText>mechanisms</w:instrText>
      </w:r>
      <w:r w:rsidR="00A84A4B" w:rsidRPr="00387ECF">
        <w:rPr>
          <w:lang w:val="ru-RU"/>
        </w:rPr>
        <w:instrText xml:space="preserve">, </w:instrText>
      </w:r>
      <w:r w:rsidR="00A84A4B">
        <w:instrText>relating</w:instrText>
      </w:r>
      <w:r w:rsidR="00A84A4B" w:rsidRPr="00387ECF">
        <w:rPr>
          <w:lang w:val="ru-RU"/>
        </w:rPr>
        <w:instrText xml:space="preserve"> </w:instrText>
      </w:r>
      <w:r w:rsidR="00A84A4B">
        <w:instrText>biochemical</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genetic</w:instrText>
      </w:r>
      <w:r w:rsidR="00A84A4B" w:rsidRPr="00387ECF">
        <w:rPr>
          <w:lang w:val="ru-RU"/>
        </w:rPr>
        <w:instrText xml:space="preserve"> </w:instrText>
      </w:r>
      <w:r w:rsidR="00A84A4B">
        <w:instrText>observations</w:instrText>
      </w:r>
      <w:r w:rsidR="00A84A4B" w:rsidRPr="00387ECF">
        <w:rPr>
          <w:lang w:val="ru-RU"/>
        </w:rPr>
        <w:instrText xml:space="preserve"> </w:instrText>
      </w:r>
      <w:r w:rsidR="00A84A4B">
        <w:instrText>to</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structures</w:instrText>
      </w:r>
      <w:r w:rsidR="00A84A4B" w:rsidRPr="00387ECF">
        <w:rPr>
          <w:lang w:val="ru-RU"/>
        </w:rPr>
        <w:instrText xml:space="preserve"> </w:instrText>
      </w:r>
      <w:r w:rsidR="00A84A4B">
        <w:instrText>of</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protein</w:instrText>
      </w:r>
      <w:r w:rsidR="00A84A4B" w:rsidRPr="00387ECF">
        <w:rPr>
          <w:lang w:val="ru-RU"/>
        </w:rPr>
        <w:instrText>-</w:instrText>
      </w:r>
      <w:r w:rsidR="00A84A4B">
        <w:instrText>conducting</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its</w:instrText>
      </w:r>
      <w:r w:rsidR="00A84A4B" w:rsidRPr="00387ECF">
        <w:rPr>
          <w:lang w:val="ru-RU"/>
        </w:rPr>
        <w:instrText xml:space="preserve"> </w:instrText>
      </w:r>
      <w:r w:rsidR="00A84A4B">
        <w:instrText>binding</w:instrText>
      </w:r>
      <w:r w:rsidR="00A84A4B" w:rsidRPr="00387ECF">
        <w:rPr>
          <w:lang w:val="ru-RU"/>
        </w:rPr>
        <w:instrText xml:space="preserve"> </w:instrText>
      </w:r>
      <w:r w:rsidR="00A84A4B">
        <w:instrText>partners</w:instrText>
      </w:r>
      <w:r w:rsidR="00A84A4B" w:rsidRPr="00387ECF">
        <w:rPr>
          <w:lang w:val="ru-RU"/>
        </w:rPr>
        <w:instrText>.","</w:instrText>
      </w:r>
      <w:r w:rsidR="00A84A4B">
        <w:instrText>container</w:instrText>
      </w:r>
      <w:r w:rsidR="00A84A4B" w:rsidRPr="00387ECF">
        <w:rPr>
          <w:lang w:val="ru-RU"/>
        </w:rPr>
        <w:instrText>-</w:instrText>
      </w:r>
      <w:r w:rsidR="00A84A4B">
        <w:instrText>title</w:instrText>
      </w:r>
      <w:r w:rsidR="00A84A4B" w:rsidRPr="00387ECF">
        <w:rPr>
          <w:lang w:val="ru-RU"/>
        </w:rPr>
        <w:instrText>":"</w:instrText>
      </w:r>
      <w:r w:rsidR="00A84A4B">
        <w:instrText>Annual</w:instrText>
      </w:r>
      <w:r w:rsidR="00A84A4B" w:rsidRPr="00387ECF">
        <w:rPr>
          <w:lang w:val="ru-RU"/>
        </w:rPr>
        <w:instrText xml:space="preserve"> </w:instrText>
      </w:r>
      <w:r w:rsidR="00A84A4B">
        <w:instrText>Review</w:instrText>
      </w:r>
      <w:r w:rsidR="00A84A4B" w:rsidRPr="00387ECF">
        <w:rPr>
          <w:lang w:val="ru-RU"/>
        </w:rPr>
        <w:instrText xml:space="preserve"> </w:instrText>
      </w:r>
      <w:r w:rsidR="00A84A4B">
        <w:instrText>of</w:instrText>
      </w:r>
      <w:r w:rsidR="00A84A4B" w:rsidRPr="00387ECF">
        <w:rPr>
          <w:lang w:val="ru-RU"/>
        </w:rPr>
        <w:instrText xml:space="preserve"> </w:instrText>
      </w:r>
      <w:r w:rsidR="00A84A4B">
        <w:instrText>Cell</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Developmental</w:instrText>
      </w:r>
      <w:r w:rsidR="00A84A4B" w:rsidRPr="00387ECF">
        <w:rPr>
          <w:lang w:val="ru-RU"/>
        </w:rPr>
        <w:instrText xml:space="preserve"> </w:instrText>
      </w:r>
      <w:r w:rsidR="00A84A4B">
        <w:instrText>Biology</w:instrText>
      </w:r>
      <w:r w:rsidR="00A84A4B" w:rsidRPr="00387ECF">
        <w:rPr>
          <w:lang w:val="ru-RU"/>
        </w:rPr>
        <w:instrText>","</w:instrText>
      </w:r>
      <w:r w:rsidR="00A84A4B">
        <w:instrText>DOI</w:instrText>
      </w:r>
      <w:r w:rsidR="00A84A4B" w:rsidRPr="00387ECF">
        <w:rPr>
          <w:lang w:val="ru-RU"/>
        </w:rPr>
        <w:instrText>":"10.1146/</w:instrText>
      </w:r>
      <w:r w:rsidR="00A84A4B">
        <w:instrText>annurev</w:instrText>
      </w:r>
      <w:r w:rsidR="00A84A4B" w:rsidRPr="00387ECF">
        <w:rPr>
          <w:lang w:val="ru-RU"/>
        </w:rPr>
        <w:instrText>.</w:instrText>
      </w:r>
      <w:r w:rsidR="00A84A4B">
        <w:instrText>cellbio</w:instrText>
      </w:r>
      <w:r w:rsidR="00A84A4B" w:rsidRPr="00387ECF">
        <w:rPr>
          <w:lang w:val="ru-RU"/>
        </w:rPr>
        <w:instrText>.21.012704.133214","</w:instrText>
      </w:r>
      <w:r w:rsidR="00A84A4B">
        <w:instrText>ISSN</w:instrText>
      </w:r>
      <w:r w:rsidR="00A84A4B" w:rsidRPr="00387ECF">
        <w:rPr>
          <w:lang w:val="ru-RU"/>
        </w:rPr>
        <w:instrText>":"1081-0706, 1530-8995","</w:instrText>
      </w:r>
      <w:r w:rsidR="00A84A4B">
        <w:instrText>issue</w:instrText>
      </w:r>
      <w:r w:rsidR="00A84A4B" w:rsidRPr="00387ECF">
        <w:rPr>
          <w:lang w:val="ru-RU"/>
        </w:rPr>
        <w:instrText>":"1","</w:instrText>
      </w:r>
      <w:r w:rsidR="00A84A4B">
        <w:instrText>journalAbbreviation</w:instrText>
      </w:r>
      <w:r w:rsidR="00A84A4B" w:rsidRPr="00387ECF">
        <w:rPr>
          <w:lang w:val="ru-RU"/>
        </w:rPr>
        <w:instrText>":"</w:instrText>
      </w:r>
      <w:r w:rsidR="00A84A4B">
        <w:instrText>Annu</w:instrText>
      </w:r>
      <w:r w:rsidR="00A84A4B" w:rsidRPr="00387ECF">
        <w:rPr>
          <w:lang w:val="ru-RU"/>
        </w:rPr>
        <w:instrText xml:space="preserve">. </w:instrText>
      </w:r>
      <w:r w:rsidR="00A84A4B">
        <w:instrText>Rev</w:instrText>
      </w:r>
      <w:r w:rsidR="00A84A4B" w:rsidRPr="00387ECF">
        <w:rPr>
          <w:lang w:val="ru-RU"/>
        </w:rPr>
        <w:instrText xml:space="preserve">. </w:instrText>
      </w:r>
      <w:r w:rsidR="00A84A4B">
        <w:instrText>Cell</w:instrText>
      </w:r>
      <w:r w:rsidR="00A84A4B" w:rsidRPr="00387ECF">
        <w:rPr>
          <w:lang w:val="ru-RU"/>
        </w:rPr>
        <w:instrText xml:space="preserve"> </w:instrText>
      </w:r>
      <w:r w:rsidR="00A84A4B">
        <w:instrText>Dev</w:instrText>
      </w:r>
      <w:r w:rsidR="00A84A4B" w:rsidRPr="00387ECF">
        <w:rPr>
          <w:lang w:val="ru-RU"/>
        </w:rPr>
        <w:instrText xml:space="preserve">. </w:instrText>
      </w:r>
      <w:r w:rsidR="00A84A4B">
        <w:instrText>Biol</w:instrText>
      </w:r>
      <w:r w:rsidR="00A84A4B" w:rsidRPr="00387ECF">
        <w:rPr>
          <w:lang w:val="ru-RU"/>
        </w:rPr>
        <w:instrText>.","</w:instrText>
      </w:r>
      <w:r w:rsidR="00A84A4B">
        <w:instrText>language</w:instrText>
      </w:r>
      <w:r w:rsidR="00A84A4B" w:rsidRPr="00387ECF">
        <w:rPr>
          <w:lang w:val="ru-RU"/>
        </w:rPr>
        <w:instrText>":"</w:instrText>
      </w:r>
      <w:r w:rsidR="00A84A4B">
        <w:instrText>en</w:instrText>
      </w:r>
      <w:r w:rsidR="00A84A4B" w:rsidRPr="00387ECF">
        <w:rPr>
          <w:lang w:val="ru-RU"/>
        </w:rPr>
        <w:instrText>","</w:instrText>
      </w:r>
      <w:r w:rsidR="00A84A4B">
        <w:instrText>page</w:instrText>
      </w:r>
      <w:r w:rsidR="00A84A4B" w:rsidRPr="00387ECF">
        <w:rPr>
          <w:lang w:val="ru-RU"/>
        </w:rPr>
        <w:instrText>":"529-550","</w:instrText>
      </w:r>
      <w:r w:rsidR="00A84A4B">
        <w:instrText>source</w:instrText>
      </w:r>
      <w:r w:rsidR="00A84A4B" w:rsidRPr="00387ECF">
        <w:rPr>
          <w:lang w:val="ru-RU"/>
        </w:rPr>
        <w:instrText>":"</w:instrText>
      </w:r>
      <w:r w:rsidR="00A84A4B">
        <w:instrText>DOI</w:instrText>
      </w:r>
      <w:r w:rsidR="00A84A4B" w:rsidRPr="00387ECF">
        <w:rPr>
          <w:lang w:val="ru-RU"/>
        </w:rPr>
        <w:instrText>.</w:instrText>
      </w:r>
      <w:r w:rsidR="00A84A4B">
        <w:instrText>org</w:instrText>
      </w:r>
      <w:r w:rsidR="00A84A4B" w:rsidRPr="00387ECF">
        <w:rPr>
          <w:lang w:val="ru-RU"/>
        </w:rPr>
        <w:instrText xml:space="preserve"> (</w:instrText>
      </w:r>
      <w:r w:rsidR="00A84A4B">
        <w:instrText>Crossref</w:instrText>
      </w:r>
      <w:r w:rsidR="00A84A4B" w:rsidRPr="00387ECF">
        <w:rPr>
          <w:lang w:val="ru-RU"/>
        </w:rPr>
        <w:instrText>)","</w:instrText>
      </w:r>
      <w:r w:rsidR="00A84A4B">
        <w:instrText>title</w:instrText>
      </w:r>
      <w:r w:rsidR="00A84A4B" w:rsidRPr="00387ECF">
        <w:rPr>
          <w:lang w:val="ru-RU"/>
        </w:rPr>
        <w:instrText>":"</w:instrText>
      </w:r>
      <w:r w:rsidR="00A84A4B">
        <w:instrText>PROTEIN</w:instrText>
      </w:r>
      <w:r w:rsidR="00A84A4B" w:rsidRPr="00387ECF">
        <w:rPr>
          <w:lang w:val="ru-RU"/>
        </w:rPr>
        <w:instrText xml:space="preserve"> </w:instrText>
      </w:r>
      <w:r w:rsidR="00A84A4B">
        <w:instrText>TRANSLOCATION</w:instrText>
      </w:r>
      <w:r w:rsidR="00A84A4B" w:rsidRPr="00387ECF">
        <w:rPr>
          <w:lang w:val="ru-RU"/>
        </w:rPr>
        <w:instrText xml:space="preserve"> </w:instrText>
      </w:r>
      <w:r w:rsidR="00A84A4B">
        <w:instrText>BY</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SEC</w:instrText>
      </w:r>
      <w:r w:rsidR="00A84A4B" w:rsidRPr="00387ECF">
        <w:rPr>
          <w:lang w:val="ru-RU"/>
        </w:rPr>
        <w:instrText>61/</w:instrText>
      </w:r>
      <w:r w:rsidR="00A84A4B">
        <w:instrText>SECY</w:instrText>
      </w:r>
      <w:r w:rsidR="00A84A4B" w:rsidRPr="00387ECF">
        <w:rPr>
          <w:lang w:val="ru-RU"/>
        </w:rPr>
        <w:instrText xml:space="preserve"> </w:instrText>
      </w:r>
      <w:r w:rsidR="00A84A4B">
        <w:instrText>CHANNEL</w:instrText>
      </w:r>
      <w:r w:rsidR="00A84A4B" w:rsidRPr="00387ECF">
        <w:rPr>
          <w:lang w:val="ru-RU"/>
        </w:rPr>
        <w:instrText>","</w:instrText>
      </w:r>
      <w:r w:rsidR="00A84A4B">
        <w:instrText>volume</w:instrText>
      </w:r>
      <w:r w:rsidR="00A84A4B" w:rsidRPr="00387ECF">
        <w:rPr>
          <w:lang w:val="ru-RU"/>
        </w:rPr>
        <w:instrText>":"21","</w:instrText>
      </w:r>
      <w:r w:rsidR="00A84A4B">
        <w:instrText>author</w:instrText>
      </w:r>
      <w:r w:rsidR="00A84A4B" w:rsidRPr="00387ECF">
        <w:rPr>
          <w:lang w:val="ru-RU"/>
        </w:rPr>
        <w:instrText>":[{"</w:instrText>
      </w:r>
      <w:r w:rsidR="00A84A4B">
        <w:instrText>family</w:instrText>
      </w:r>
      <w:r w:rsidR="00A84A4B" w:rsidRPr="00387ECF">
        <w:rPr>
          <w:lang w:val="ru-RU"/>
        </w:rPr>
        <w:instrText>":"</w:instrText>
      </w:r>
      <w:r w:rsidR="00A84A4B">
        <w:instrText>Osborne</w:instrText>
      </w:r>
      <w:r w:rsidR="00A84A4B" w:rsidRPr="00387ECF">
        <w:rPr>
          <w:lang w:val="ru-RU"/>
        </w:rPr>
        <w:instrText>","</w:instrText>
      </w:r>
      <w:r w:rsidR="00A84A4B">
        <w:instrText>given</w:instrText>
      </w:r>
      <w:r w:rsidR="00A84A4B" w:rsidRPr="00387ECF">
        <w:rPr>
          <w:lang w:val="ru-RU"/>
        </w:rPr>
        <w:instrText>":"</w:instrText>
      </w:r>
      <w:r w:rsidR="00A84A4B">
        <w:instrText>Andrew</w:instrText>
      </w:r>
      <w:r w:rsidR="00A84A4B" w:rsidRPr="00387ECF">
        <w:rPr>
          <w:lang w:val="ru-RU"/>
        </w:rPr>
        <w:instrText xml:space="preserve"> </w:instrText>
      </w:r>
      <w:r w:rsidR="00A84A4B">
        <w:instrText>R</w:instrText>
      </w:r>
      <w:r w:rsidR="00A84A4B" w:rsidRPr="00387ECF">
        <w:rPr>
          <w:lang w:val="ru-RU"/>
        </w:rPr>
        <w:instrText>."},{"</w:instrText>
      </w:r>
      <w:r w:rsidR="00A84A4B">
        <w:instrText>family</w:instrText>
      </w:r>
      <w:r w:rsidR="00A84A4B" w:rsidRPr="00387ECF">
        <w:rPr>
          <w:lang w:val="ru-RU"/>
        </w:rPr>
        <w:instrText>":"</w:instrText>
      </w:r>
      <w:r w:rsidR="00A84A4B">
        <w:instrText>Rapoport</w:instrText>
      </w:r>
      <w:r w:rsidR="00A84A4B" w:rsidRPr="00387ECF">
        <w:rPr>
          <w:lang w:val="ru-RU"/>
        </w:rPr>
        <w:instrText>","</w:instrText>
      </w:r>
      <w:r w:rsidR="00A84A4B">
        <w:instrText>given</w:instrText>
      </w:r>
      <w:r w:rsidR="00A84A4B" w:rsidRPr="00387ECF">
        <w:rPr>
          <w:lang w:val="ru-RU"/>
        </w:rPr>
        <w:instrText>":"</w:instrText>
      </w:r>
      <w:r w:rsidR="00A84A4B">
        <w:instrText>Tom</w:instrText>
      </w:r>
      <w:r w:rsidR="00A84A4B" w:rsidRPr="00387ECF">
        <w:rPr>
          <w:lang w:val="ru-RU"/>
        </w:rPr>
        <w:instrText xml:space="preserve"> </w:instrText>
      </w:r>
      <w:r w:rsidR="00A84A4B">
        <w:instrText>A</w:instrText>
      </w:r>
      <w:r w:rsidR="00A84A4B" w:rsidRPr="00387ECF">
        <w:rPr>
          <w:lang w:val="ru-RU"/>
        </w:rPr>
        <w:instrText>."},{"</w:instrText>
      </w:r>
      <w:r w:rsidR="00A84A4B">
        <w:instrText>family</w:instrText>
      </w:r>
      <w:r w:rsidR="00A84A4B" w:rsidRPr="00387ECF">
        <w:rPr>
          <w:lang w:val="ru-RU"/>
        </w:rPr>
        <w:instrText>":"</w:instrText>
      </w:r>
      <w:r w:rsidR="00A84A4B">
        <w:instrText>Berg</w:instrText>
      </w:r>
      <w:r w:rsidR="00A84A4B" w:rsidRPr="00387ECF">
        <w:rPr>
          <w:lang w:val="ru-RU"/>
        </w:rPr>
        <w:instrText>","</w:instrText>
      </w:r>
      <w:r w:rsidR="00A84A4B">
        <w:instrText>given</w:instrText>
      </w:r>
      <w:r w:rsidR="00A84A4B" w:rsidRPr="00387ECF">
        <w:rPr>
          <w:lang w:val="ru-RU"/>
        </w:rPr>
        <w:instrText>":"</w:instrText>
      </w:r>
      <w:r w:rsidR="00A84A4B">
        <w:instrText>Bert</w:instrText>
      </w:r>
      <w:r w:rsidR="00A84A4B" w:rsidRPr="00387ECF">
        <w:rPr>
          <w:lang w:val="ru-RU"/>
        </w:rPr>
        <w:instrText>","</w:instrText>
      </w:r>
      <w:r w:rsidR="00A84A4B">
        <w:instrText>non</w:instrText>
      </w:r>
      <w:r w:rsidR="00A84A4B" w:rsidRPr="00387ECF">
        <w:rPr>
          <w:lang w:val="ru-RU"/>
        </w:rPr>
        <w:instrText>-</w:instrText>
      </w:r>
      <w:r w:rsidR="00A84A4B">
        <w:instrText>dropping</w:instrText>
      </w:r>
      <w:r w:rsidR="00A84A4B" w:rsidRPr="00387ECF">
        <w:rPr>
          <w:lang w:val="ru-RU"/>
        </w:rPr>
        <w:instrText>-</w:instrText>
      </w:r>
      <w:r w:rsidR="00A84A4B">
        <w:instrText>particle</w:instrText>
      </w:r>
      <w:r w:rsidR="00A84A4B" w:rsidRPr="00387ECF">
        <w:rPr>
          <w:lang w:val="ru-RU"/>
        </w:rPr>
        <w:instrText>":"</w:instrText>
      </w:r>
      <w:r w:rsidR="00A84A4B">
        <w:instrText>van</w:instrText>
      </w:r>
      <w:r w:rsidR="00A84A4B" w:rsidRPr="00387ECF">
        <w:rPr>
          <w:lang w:val="ru-RU"/>
        </w:rPr>
        <w:instrText xml:space="preserve"> </w:instrText>
      </w:r>
      <w:r w:rsidR="00A84A4B">
        <w:instrText>den</w:instrText>
      </w:r>
      <w:r w:rsidR="00A84A4B" w:rsidRPr="00387ECF">
        <w:rPr>
          <w:lang w:val="ru-RU"/>
        </w:rPr>
        <w:instrText>"}],"</w:instrText>
      </w:r>
      <w:r w:rsidR="00A84A4B">
        <w:instrText>issued</w:instrText>
      </w:r>
      <w:r w:rsidR="00A84A4B" w:rsidRPr="00387ECF">
        <w:rPr>
          <w:lang w:val="ru-RU"/>
        </w:rPr>
        <w:instrText>":{"</w:instrText>
      </w:r>
      <w:r w:rsidR="00A84A4B">
        <w:instrText>date</w:instrText>
      </w:r>
      <w:r w:rsidR="00A84A4B" w:rsidRPr="00387ECF">
        <w:rPr>
          <w:lang w:val="ru-RU"/>
        </w:rPr>
        <w:instrText>-</w:instrText>
      </w:r>
      <w:r w:rsidR="00A84A4B">
        <w:instrText>parts</w:instrText>
      </w:r>
      <w:r w:rsidR="00A84A4B" w:rsidRPr="00387ECF">
        <w:rPr>
          <w:lang w:val="ru-RU"/>
        </w:rPr>
        <w:instrText>":[["2005",11,1]]}}}],"</w:instrText>
      </w:r>
      <w:r w:rsidR="00A84A4B">
        <w:instrText>schema</w:instrText>
      </w:r>
      <w:r w:rsidR="00A84A4B" w:rsidRPr="00387ECF">
        <w:rPr>
          <w:lang w:val="ru-RU"/>
        </w:rPr>
        <w:instrText>":"</w:instrText>
      </w:r>
      <w:r w:rsidR="00A84A4B">
        <w:instrText>https</w:instrText>
      </w:r>
      <w:r w:rsidR="00A84A4B" w:rsidRPr="00387ECF">
        <w:rPr>
          <w:lang w:val="ru-RU"/>
        </w:rPr>
        <w:instrText>://</w:instrText>
      </w:r>
      <w:r w:rsidR="00A84A4B">
        <w:instrText>github</w:instrText>
      </w:r>
      <w:r w:rsidR="00A84A4B" w:rsidRPr="00387ECF">
        <w:rPr>
          <w:lang w:val="ru-RU"/>
        </w:rPr>
        <w:instrText>.</w:instrText>
      </w:r>
      <w:r w:rsidR="00A84A4B">
        <w:instrText>com</w:instrText>
      </w:r>
      <w:r w:rsidR="00A84A4B" w:rsidRPr="00387ECF">
        <w:rPr>
          <w:lang w:val="ru-RU"/>
        </w:rPr>
        <w:instrText>/</w:instrText>
      </w:r>
      <w:r w:rsidR="00A84A4B">
        <w:instrText>citation</w:instrText>
      </w:r>
      <w:r w:rsidR="00A84A4B" w:rsidRPr="00387ECF">
        <w:rPr>
          <w:lang w:val="ru-RU"/>
        </w:rPr>
        <w:instrText>-</w:instrText>
      </w:r>
      <w:r w:rsidR="00A84A4B">
        <w:instrText>style</w:instrText>
      </w:r>
      <w:r w:rsidR="00A84A4B" w:rsidRPr="00387ECF">
        <w:rPr>
          <w:lang w:val="ru-RU"/>
        </w:rPr>
        <w:instrText>-</w:instrText>
      </w:r>
      <w:r w:rsidR="00A84A4B">
        <w:instrText>language</w:instrText>
      </w:r>
      <w:r w:rsidR="00A84A4B" w:rsidRPr="00387ECF">
        <w:rPr>
          <w:lang w:val="ru-RU"/>
        </w:rPr>
        <w:instrText>/</w:instrText>
      </w:r>
      <w:r w:rsidR="00A84A4B">
        <w:instrText>schema</w:instrText>
      </w:r>
      <w:r w:rsidR="00A84A4B" w:rsidRPr="00387ECF">
        <w:rPr>
          <w:lang w:val="ru-RU"/>
        </w:rPr>
        <w:instrText>/</w:instrText>
      </w:r>
      <w:r w:rsidR="00A84A4B">
        <w:instrText>raw</w:instrText>
      </w:r>
      <w:r w:rsidR="00A84A4B" w:rsidRPr="00387ECF">
        <w:rPr>
          <w:lang w:val="ru-RU"/>
        </w:rPr>
        <w:instrText>/</w:instrText>
      </w:r>
      <w:r w:rsidR="00A84A4B">
        <w:instrText>master</w:instrText>
      </w:r>
      <w:r w:rsidR="00A84A4B" w:rsidRPr="00387ECF">
        <w:rPr>
          <w:lang w:val="ru-RU"/>
        </w:rPr>
        <w:instrText>/</w:instrText>
      </w:r>
      <w:r w:rsidR="00A84A4B">
        <w:instrText>csl</w:instrText>
      </w:r>
      <w:r w:rsidR="00A84A4B" w:rsidRPr="00387ECF">
        <w:rPr>
          <w:lang w:val="ru-RU"/>
        </w:rPr>
        <w:instrText>-</w:instrText>
      </w:r>
      <w:r w:rsidR="00A84A4B">
        <w:instrText>citation</w:instrText>
      </w:r>
      <w:r w:rsidR="00A84A4B" w:rsidRPr="00387ECF">
        <w:rPr>
          <w:lang w:val="ru-RU"/>
        </w:rPr>
        <w:instrText>.</w:instrText>
      </w:r>
      <w:r w:rsidR="00A84A4B">
        <w:instrText>json</w:instrText>
      </w:r>
      <w:r w:rsidR="00A84A4B" w:rsidRPr="00387ECF">
        <w:rPr>
          <w:lang w:val="ru-RU"/>
        </w:rPr>
        <w:instrText xml:space="preserve">"} </w:instrText>
      </w:r>
      <w:r w:rsidR="00A84A4B">
        <w:fldChar w:fldCharType="separate"/>
      </w:r>
      <w:r w:rsidR="00A84A4B" w:rsidRPr="00387ECF">
        <w:rPr>
          <w:rFonts w:cs="Times New Roman"/>
          <w:lang w:val="ru-RU"/>
        </w:rPr>
        <w:t>[71]</w:t>
      </w:r>
      <w:r w:rsidR="00A84A4B">
        <w:fldChar w:fldCharType="end"/>
      </w:r>
      <w:r w:rsidRPr="007A630F">
        <w:rPr>
          <w:lang w:val="ru-RU"/>
        </w:rPr>
        <w:t>.</w:t>
      </w:r>
    </w:p>
    <w:p w14:paraId="70850387" w14:textId="7F383648" w:rsidR="005C4AD5" w:rsidRPr="007A630F" w:rsidRDefault="00BF5734">
      <w:pPr>
        <w:pStyle w:val="a0"/>
        <w:rPr>
          <w:lang w:val="ru-RU"/>
        </w:rPr>
      </w:pPr>
      <w:r w:rsidRPr="007A630F">
        <w:rPr>
          <w:lang w:val="ru-RU"/>
        </w:rPr>
        <w:t xml:space="preserve">Следует иметь в виду, что процессинг антигена не совсем последовательный процесс. Например, получение эпитопа </w:t>
      </w:r>
      <w:r>
        <w:t>IYMDGTADSFSF</w:t>
      </w:r>
      <w:r w:rsidRPr="007A630F">
        <w:rPr>
          <w:lang w:val="ru-RU"/>
        </w:rPr>
        <w:t xml:space="preserve"> из фермента тирозиназы проходит следующие стадии</w:t>
      </w:r>
      <w:r w:rsidR="00A84A4B" w:rsidRPr="0075779D">
        <w:rPr>
          <w:lang w:val="ru-RU"/>
        </w:rPr>
        <w:t xml:space="preserve"> </w:t>
      </w:r>
      <w:r w:rsidR="00A84A4B">
        <w:rPr>
          <w:lang w:val="ru-RU"/>
        </w:rPr>
        <w:fldChar w:fldCharType="begin"/>
      </w:r>
      <w:r w:rsidR="00A84A4B">
        <w:rPr>
          <w:lang w:val="ru-RU"/>
        </w:rPr>
        <w:instrText xml:space="preserve"> ADDIN ZOTERO_ITEM CSL_CITATION {"citationID":"xegv1tEz","properties":{"formattedCitation":"[44]","plainCitation":"[44]","noteIndex":0},"citationItems":[{"id":108,"uris":["http://zotero.org/users/10071278/items/UL2G2GEU"],"itemData":{"id":108,"type":"article-journal","container-title":"Journal of Biological Chemistry","DOI":"10.1074/jbc.R117.807560","ISSN":"00219258","issue":"51","journalAbbreviation":"Journal of Biological Chemistry","language":"en","page":"21170-21179","source":"DOI.org (Crossref)","title":"Peptide splicing by the proteasome","volume":"292","author":[{"family":"Vigneron","given":"Nathalie"},{"family":"Ferrari","given":"Violette"},{"family":"Stroobant","given":"Vincent"},{"family":"Abi Habib","given":"Joanna"},{"family":"Van den Eynde","given":"Benoit J."}],"issued":{"date-parts":[["2017",12]]}}}],"schema":"https://github.com/citation-style-language/schema/raw/master/csl-citation.json"} </w:instrText>
      </w:r>
      <w:r w:rsidR="00A84A4B">
        <w:rPr>
          <w:lang w:val="ru-RU"/>
        </w:rPr>
        <w:fldChar w:fldCharType="separate"/>
      </w:r>
      <w:r w:rsidR="00A84A4B" w:rsidRPr="0075779D">
        <w:rPr>
          <w:rFonts w:cs="Times New Roman"/>
          <w:lang w:val="ru-RU"/>
        </w:rPr>
        <w:t>[44]</w:t>
      </w:r>
      <w:r w:rsidR="00A84A4B">
        <w:rPr>
          <w:lang w:val="ru-RU"/>
        </w:rPr>
        <w:fldChar w:fldCharType="end"/>
      </w:r>
      <w:r w:rsidRPr="007A630F">
        <w:rPr>
          <w:lang w:val="ru-RU"/>
        </w:rPr>
        <w:t>:</w:t>
      </w:r>
    </w:p>
    <w:p w14:paraId="39E5486E" w14:textId="68BD9E3D"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После синтеза белок попадает в Э</w:t>
      </w:r>
      <w:r w:rsidR="00F13542">
        <w:rPr>
          <w:rFonts w:ascii="Times New Roman" w:hAnsi="Times New Roman" w:cs="Times New Roman"/>
          <w:sz w:val="28"/>
          <w:szCs w:val="28"/>
          <w:lang w:val="ru-RU"/>
        </w:rPr>
        <w:t>П</w:t>
      </w:r>
      <w:r w:rsidRPr="000B7CEC">
        <w:rPr>
          <w:rFonts w:ascii="Times New Roman" w:hAnsi="Times New Roman" w:cs="Times New Roman"/>
          <w:sz w:val="28"/>
          <w:szCs w:val="28"/>
          <w:lang w:val="ru-RU"/>
        </w:rPr>
        <w:t xml:space="preserve">Р, где происходит </w:t>
      </w:r>
      <w:r w:rsidRPr="000B7CEC">
        <w:rPr>
          <w:rFonts w:ascii="Times New Roman" w:hAnsi="Times New Roman" w:cs="Times New Roman"/>
          <w:sz w:val="28"/>
          <w:szCs w:val="28"/>
        </w:rPr>
        <w:t>N</w:t>
      </w:r>
      <w:r w:rsidRPr="000B7CEC">
        <w:rPr>
          <w:rFonts w:ascii="Times New Roman" w:hAnsi="Times New Roman" w:cs="Times New Roman"/>
          <w:sz w:val="28"/>
          <w:szCs w:val="28"/>
          <w:lang w:val="ru-RU"/>
        </w:rPr>
        <w:t>-гликозилирование по специфичным аспарагиновым остаткам;</w:t>
      </w:r>
    </w:p>
    <w:p w14:paraId="2C187D80" w14:textId="77777777"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 xml:space="preserve">После этого белок переносится в цитоплазму, но некоторые молекулы из них неправильно собираются, поэтому идут на утилизацию в </w:t>
      </w:r>
      <w:r w:rsidRPr="000B7CEC">
        <w:rPr>
          <w:rFonts w:ascii="Times New Roman" w:hAnsi="Times New Roman" w:cs="Times New Roman"/>
          <w:sz w:val="28"/>
          <w:szCs w:val="28"/>
        </w:rPr>
        <w:t>UPS</w:t>
      </w:r>
      <w:r w:rsidRPr="000B7CEC">
        <w:rPr>
          <w:rFonts w:ascii="Times New Roman" w:hAnsi="Times New Roman" w:cs="Times New Roman"/>
          <w:sz w:val="28"/>
          <w:szCs w:val="28"/>
          <w:lang w:val="ru-RU"/>
        </w:rPr>
        <w:t>;</w:t>
      </w:r>
    </w:p>
    <w:p w14:paraId="429373A9" w14:textId="2A8765AA"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У неправильно собранных белков прои</w:t>
      </w:r>
      <w:r w:rsidR="00F13542">
        <w:rPr>
          <w:rFonts w:ascii="Times New Roman" w:hAnsi="Times New Roman" w:cs="Times New Roman"/>
          <w:sz w:val="28"/>
          <w:szCs w:val="28"/>
          <w:lang w:val="ru-RU"/>
        </w:rPr>
        <w:t>с</w:t>
      </w:r>
      <w:r w:rsidRPr="000B7CEC">
        <w:rPr>
          <w:rFonts w:ascii="Times New Roman" w:hAnsi="Times New Roman" w:cs="Times New Roman"/>
          <w:sz w:val="28"/>
          <w:szCs w:val="28"/>
          <w:lang w:val="ru-RU"/>
        </w:rPr>
        <w:t xml:space="preserve">ходит потеря </w:t>
      </w:r>
      <w:r w:rsidRPr="000B7CEC">
        <w:rPr>
          <w:rFonts w:ascii="Times New Roman" w:hAnsi="Times New Roman" w:cs="Times New Roman"/>
          <w:sz w:val="28"/>
          <w:szCs w:val="28"/>
        </w:rPr>
        <w:t>N</w:t>
      </w:r>
      <w:r w:rsidRPr="000B7CEC">
        <w:rPr>
          <w:rFonts w:ascii="Times New Roman" w:hAnsi="Times New Roman" w:cs="Times New Roman"/>
          <w:sz w:val="28"/>
          <w:szCs w:val="28"/>
          <w:lang w:val="ru-RU"/>
        </w:rPr>
        <w:t>-связанных гликанов с конверсией аспарагина в аспартат;</w:t>
      </w:r>
    </w:p>
    <w:p w14:paraId="2DC90445" w14:textId="3FB947FD"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В проте</w:t>
      </w:r>
      <w:r w:rsidR="00C820CA">
        <w:rPr>
          <w:rFonts w:ascii="Times New Roman" w:hAnsi="Times New Roman" w:cs="Times New Roman"/>
          <w:sz w:val="28"/>
          <w:szCs w:val="28"/>
          <w:lang w:val="ru-RU"/>
        </w:rPr>
        <w:t>а</w:t>
      </w:r>
      <w:r w:rsidRPr="000B7CEC">
        <w:rPr>
          <w:rFonts w:ascii="Times New Roman" w:hAnsi="Times New Roman" w:cs="Times New Roman"/>
          <w:sz w:val="28"/>
          <w:szCs w:val="28"/>
          <w:lang w:val="ru-RU"/>
        </w:rPr>
        <w:t xml:space="preserve">соме два пептида с такими конвертированными сайтами, </w:t>
      </w:r>
      <w:r w:rsidRPr="000B7CEC">
        <w:rPr>
          <w:rFonts w:ascii="Times New Roman" w:hAnsi="Times New Roman" w:cs="Times New Roman"/>
          <w:sz w:val="28"/>
          <w:szCs w:val="28"/>
        </w:rPr>
        <w:t>IYMDGT</w:t>
      </w:r>
      <w:r w:rsidRPr="000B7CEC">
        <w:rPr>
          <w:rFonts w:ascii="Times New Roman" w:hAnsi="Times New Roman" w:cs="Times New Roman"/>
          <w:sz w:val="28"/>
          <w:szCs w:val="28"/>
          <w:lang w:val="ru-RU"/>
        </w:rPr>
        <w:t xml:space="preserve"> и </w:t>
      </w:r>
      <w:r w:rsidRPr="000B7CEC">
        <w:rPr>
          <w:rFonts w:ascii="Times New Roman" w:hAnsi="Times New Roman" w:cs="Times New Roman"/>
          <w:sz w:val="28"/>
          <w:szCs w:val="28"/>
        </w:rPr>
        <w:t>ADSFSF</w:t>
      </w:r>
      <w:r w:rsidRPr="000B7CEC">
        <w:rPr>
          <w:rFonts w:ascii="Times New Roman" w:hAnsi="Times New Roman" w:cs="Times New Roman"/>
          <w:sz w:val="28"/>
          <w:szCs w:val="28"/>
          <w:lang w:val="ru-RU"/>
        </w:rPr>
        <w:t>, соединяются (цис-прямой сплайсинг, катализированный проте</w:t>
      </w:r>
      <w:r w:rsidR="00C820CA">
        <w:rPr>
          <w:rFonts w:ascii="Times New Roman" w:hAnsi="Times New Roman" w:cs="Times New Roman"/>
          <w:sz w:val="28"/>
          <w:szCs w:val="28"/>
          <w:lang w:val="ru-RU"/>
        </w:rPr>
        <w:t>а</w:t>
      </w:r>
      <w:r w:rsidRPr="000B7CEC">
        <w:rPr>
          <w:rFonts w:ascii="Times New Roman" w:hAnsi="Times New Roman" w:cs="Times New Roman"/>
          <w:sz w:val="28"/>
          <w:szCs w:val="28"/>
          <w:lang w:val="ru-RU"/>
        </w:rPr>
        <w:t>сомой);</w:t>
      </w:r>
    </w:p>
    <w:p w14:paraId="73A6AD4F" w14:textId="52B101F4" w:rsidR="00C820CA" w:rsidRPr="006904D6" w:rsidRDefault="00BF5734" w:rsidP="00387ECF">
      <w:pPr>
        <w:numPr>
          <w:ilvl w:val="0"/>
          <w:numId w:val="7"/>
        </w:numPr>
        <w:spacing w:line="360" w:lineRule="auto"/>
        <w:rPr>
          <w:rFonts w:ascii="Times New Roman" w:eastAsiaTheme="majorEastAsia" w:hAnsi="Times New Roman" w:cstheme="majorBidi"/>
          <w:b/>
          <w:bCs/>
          <w:color w:val="000000" w:themeColor="text1"/>
          <w:sz w:val="28"/>
          <w:szCs w:val="28"/>
          <w:lang w:val="ru-RU"/>
        </w:rPr>
      </w:pPr>
      <w:r w:rsidRPr="000B7CEC">
        <w:rPr>
          <w:rFonts w:ascii="Times New Roman" w:hAnsi="Times New Roman" w:cs="Times New Roman"/>
          <w:sz w:val="28"/>
          <w:szCs w:val="28"/>
          <w:lang w:val="ru-RU"/>
        </w:rPr>
        <w:t xml:space="preserve">Пептид </w:t>
      </w:r>
      <w:r w:rsidRPr="000B7CEC">
        <w:rPr>
          <w:rFonts w:ascii="Times New Roman" w:hAnsi="Times New Roman" w:cs="Times New Roman"/>
          <w:sz w:val="28"/>
          <w:szCs w:val="28"/>
        </w:rPr>
        <w:t>IYMDGTADSFSF</w:t>
      </w:r>
      <w:r w:rsidRPr="000B7CEC">
        <w:rPr>
          <w:rFonts w:ascii="Times New Roman" w:hAnsi="Times New Roman" w:cs="Times New Roman"/>
          <w:sz w:val="28"/>
          <w:szCs w:val="28"/>
          <w:lang w:val="ru-RU"/>
        </w:rPr>
        <w:t xml:space="preserve"> переносится в Э</w:t>
      </w:r>
      <w:r w:rsidR="00F13542">
        <w:rPr>
          <w:rFonts w:ascii="Times New Roman" w:hAnsi="Times New Roman" w:cs="Times New Roman"/>
          <w:sz w:val="28"/>
          <w:szCs w:val="28"/>
          <w:lang w:val="ru-RU"/>
        </w:rPr>
        <w:t>П</w:t>
      </w:r>
      <w:r w:rsidRPr="000B7CEC">
        <w:rPr>
          <w:rFonts w:ascii="Times New Roman" w:hAnsi="Times New Roman" w:cs="Times New Roman"/>
          <w:sz w:val="28"/>
          <w:szCs w:val="28"/>
          <w:lang w:val="ru-RU"/>
        </w:rPr>
        <w:t xml:space="preserve">Р, загружается в молекулу </w:t>
      </w:r>
      <w:r w:rsidRPr="000B7CEC">
        <w:rPr>
          <w:rFonts w:ascii="Times New Roman" w:hAnsi="Times New Roman" w:cs="Times New Roman"/>
          <w:sz w:val="28"/>
          <w:szCs w:val="28"/>
        </w:rPr>
        <w:t>MHC</w:t>
      </w:r>
      <w:r w:rsidRPr="000B7CEC">
        <w:rPr>
          <w:rFonts w:ascii="Times New Roman" w:hAnsi="Times New Roman" w:cs="Times New Roman"/>
          <w:sz w:val="28"/>
          <w:szCs w:val="28"/>
          <w:lang w:val="ru-RU"/>
        </w:rPr>
        <w:t xml:space="preserve"> и полученный комплекс транспортируется на ЦПМ.</w:t>
      </w:r>
      <w:bookmarkStart w:id="364" w:name="Xdb6ffac3bc29515b0ca04148591874df0abe80e"/>
      <w:bookmarkEnd w:id="358"/>
    </w:p>
    <w:p w14:paraId="388D2096" w14:textId="420B8CBA" w:rsidR="005C4AD5" w:rsidRPr="007A630F" w:rsidRDefault="00F13542" w:rsidP="0075779D">
      <w:pPr>
        <w:pStyle w:val="2"/>
        <w:rPr>
          <w:lang w:val="ru-RU"/>
        </w:rPr>
      </w:pPr>
      <w:bookmarkStart w:id="365" w:name="_Toc135956185"/>
      <w:r>
        <w:rPr>
          <w:lang w:val="ru-RU"/>
        </w:rPr>
        <w:t>1.3</w:t>
      </w:r>
      <w:r w:rsidR="00BF5734" w:rsidRPr="007A630F">
        <w:rPr>
          <w:lang w:val="ru-RU"/>
        </w:rPr>
        <w:t>. Программы и сервисы для предсказания Т-клеточных эпитопов</w:t>
      </w:r>
      <w:bookmarkEnd w:id="365"/>
    </w:p>
    <w:p w14:paraId="0B14E00D" w14:textId="229B0E48" w:rsidR="00F13542" w:rsidRDefault="00BF5734">
      <w:pPr>
        <w:pStyle w:val="FirstParagraph"/>
        <w:rPr>
          <w:lang w:val="ru-RU"/>
        </w:rPr>
      </w:pPr>
      <w:r w:rsidRPr="007A630F">
        <w:rPr>
          <w:lang w:val="ru-RU"/>
        </w:rPr>
        <w:t xml:space="preserve">Моделированию антигенного процессинга чуть больше 20 лет и за это время были опробованы различные подходы и использовались разные источники данных. За </w:t>
      </w:r>
      <w:r w:rsidR="00F13542">
        <w:rPr>
          <w:lang w:val="ru-RU"/>
        </w:rPr>
        <w:t>это время</w:t>
      </w:r>
      <w:r w:rsidRPr="007A630F">
        <w:rPr>
          <w:lang w:val="ru-RU"/>
        </w:rPr>
        <w:t xml:space="preserve"> накопился огромный массив данных, собранный независимо в несколько баз данных и баз знаний. </w:t>
      </w:r>
      <w:r>
        <w:t>Immune</w:t>
      </w:r>
      <w:r w:rsidRPr="007A630F">
        <w:rPr>
          <w:lang w:val="ru-RU"/>
        </w:rPr>
        <w:t xml:space="preserve"> </w:t>
      </w:r>
      <w:r>
        <w:t>Epitope</w:t>
      </w:r>
      <w:r w:rsidRPr="007A630F">
        <w:rPr>
          <w:lang w:val="ru-RU"/>
        </w:rPr>
        <w:t xml:space="preserve"> </w:t>
      </w:r>
      <w:r>
        <w:t>Database</w:t>
      </w:r>
      <w:r w:rsidRPr="007A630F">
        <w:rPr>
          <w:lang w:val="ru-RU"/>
        </w:rPr>
        <w:t xml:space="preserve"> (</w:t>
      </w:r>
      <w:r>
        <w:t>IEDB</w:t>
      </w:r>
      <w:r w:rsidRPr="007A630F">
        <w:rPr>
          <w:lang w:val="ru-RU"/>
        </w:rPr>
        <w:t xml:space="preserve">) - </w:t>
      </w:r>
      <w:r w:rsidR="00F13542">
        <w:rPr>
          <w:lang w:val="ru-RU"/>
        </w:rPr>
        <w:t>наиболее значимый</w:t>
      </w:r>
      <w:r w:rsidR="00F13542" w:rsidRPr="007A630F">
        <w:rPr>
          <w:lang w:val="ru-RU"/>
        </w:rPr>
        <w:t xml:space="preserve"> </w:t>
      </w:r>
      <w:r w:rsidRPr="007A630F">
        <w:rPr>
          <w:lang w:val="ru-RU"/>
        </w:rPr>
        <w:t xml:space="preserve">ресурс, который содержит, огромную базу данных иммунологических данных, онтологию и сервисы для </w:t>
      </w:r>
      <w:r w:rsidRPr="007A630F">
        <w:rPr>
          <w:lang w:val="ru-RU"/>
        </w:rPr>
        <w:lastRenderedPageBreak/>
        <w:t>предсказания различных взаимодействий</w:t>
      </w:r>
      <w:r w:rsidR="00281DA5" w:rsidRPr="0075779D">
        <w:rPr>
          <w:lang w:val="ru-RU"/>
        </w:rPr>
        <w:t xml:space="preserve"> </w:t>
      </w:r>
      <w:r w:rsidR="00281DA5">
        <w:rPr>
          <w:lang w:val="ru-RU"/>
        </w:rPr>
        <w:fldChar w:fldCharType="begin"/>
      </w:r>
      <w:r w:rsidR="00281DA5">
        <w:rPr>
          <w:lang w:val="ru-RU"/>
        </w:rPr>
        <w:instrText xml:space="preserve"> ADDIN ZOTERO_ITEM CSL_CITATION {"citationID":"xKXM4YAf","properties":{"formattedCitation":"[72]","plainCitation":"[72]","noteIndex":0},"citationItems":[{"id":24,"uris":["http://zotero.org/users/10071278/items/JLSK53IR"],"itemData":{"id":24,"type":"article-journal","abstract":"The Immune Epitope Database (IEDB, iedb.org) captures experimental data conﬁned in ﬁgures, text and tables of the scientiﬁc literature, making it freely available and easily searchable to the public. The scope of the IEDB extends across immune epitope data related to all species studied and includes antibody, T cell, and MHC binding contexts associated with infectious, allergic, autoimmune, and transplant related diseases. Having been publicly accessible for &gt;10 years, the recent focus of the IEDB has been improved query and reporting functionality to meet the needs of our users to access and summarize data that continues to grow in quantity and complexity. Here we present an update on our current efforts and future goals.","container-title":"Nucleic Acids Research","DOI":"10.1093/nar/gky1006","ISSN":"0305-1048, 1362-4962","issue":"D1","language":"en","page":"D339-D343","source":"DOI.org (Crossref)","title":"The Immune Epitope Database (IEDB): 2018 update","title-short":"The Immune Epitope Database (IEDB)","volume":"47","author":[{"family":"Vita","given":"Randi"},{"family":"Mahajan","given":"Swapnil"},{"family":"Overton","given":"James A"},{"family":"Dhanda","given":"Sandeep Kumar"},{"family":"Martini","given":"Sheridan"},{"family":"Cantrell","given":"Jason R"},{"family":"Wheeler","given":"Daniel K"},{"family":"Sette","given":"Alessandro"},{"family":"Peters","given":"Bjoern"}],"issued":{"date-parts":[["2019",1,8]]}}}],"schema":"https://github.com/citation-style-language/schema/raw/master/csl-citation.json"} </w:instrText>
      </w:r>
      <w:r w:rsidR="00281DA5">
        <w:rPr>
          <w:lang w:val="ru-RU"/>
        </w:rPr>
        <w:fldChar w:fldCharType="separate"/>
      </w:r>
      <w:r w:rsidR="00281DA5" w:rsidRPr="00281DA5">
        <w:rPr>
          <w:rFonts w:cs="Times New Roman"/>
          <w:lang w:val="ru-RU"/>
        </w:rPr>
        <w:t>[72]</w:t>
      </w:r>
      <w:r w:rsidR="00281DA5">
        <w:rPr>
          <w:lang w:val="ru-RU"/>
        </w:rPr>
        <w:fldChar w:fldCharType="end"/>
      </w:r>
      <w:r w:rsidRPr="007A630F">
        <w:rPr>
          <w:lang w:val="ru-RU"/>
        </w:rPr>
        <w:t xml:space="preserve">. Эта база данных (БД) - основа всех современных исследований в области моделирования связывания эпитопов с МНС, распознавания комплексов </w:t>
      </w:r>
      <w:r>
        <w:t>TCR</w:t>
      </w:r>
      <w:r w:rsidRPr="007A630F">
        <w:rPr>
          <w:lang w:val="ru-RU"/>
        </w:rPr>
        <w:t>-</w:t>
      </w:r>
      <w:r>
        <w:t>pMHC</w:t>
      </w:r>
      <w:r w:rsidRPr="007A630F">
        <w:rPr>
          <w:lang w:val="ru-RU"/>
        </w:rPr>
        <w:t xml:space="preserve"> и других исследований, так как содержит в себе миллионы записей. </w:t>
      </w:r>
    </w:p>
    <w:p w14:paraId="26C167A2" w14:textId="7154573B" w:rsidR="00297BAA" w:rsidRDefault="00297BAA">
      <w:pPr>
        <w:pStyle w:val="FirstParagraph"/>
        <w:rPr>
          <w:lang w:val="ru-RU"/>
        </w:rPr>
      </w:pPr>
      <w:r>
        <w:rPr>
          <w:lang w:val="ru-RU"/>
        </w:rPr>
        <w:t>Также н</w:t>
      </w:r>
      <w:r w:rsidR="00BF5734" w:rsidRPr="007A630F">
        <w:rPr>
          <w:lang w:val="ru-RU"/>
        </w:rPr>
        <w:t>акоплен большой массив масс-спектрометрических данных, посвященных предсказанию продуктов расщепления белков проте</w:t>
      </w:r>
      <w:r w:rsidR="000B7CEC">
        <w:rPr>
          <w:lang w:val="ru-RU"/>
        </w:rPr>
        <w:t>а</w:t>
      </w:r>
      <w:r w:rsidR="00BF5734" w:rsidRPr="007A630F">
        <w:rPr>
          <w:lang w:val="ru-RU"/>
        </w:rPr>
        <w:t xml:space="preserve">сомой, который был объединен в БД </w:t>
      </w:r>
      <w:r w:rsidR="00BF5734">
        <w:t>InvitroSPI</w:t>
      </w:r>
      <w:r w:rsidR="004354E3" w:rsidRPr="0075779D">
        <w:rPr>
          <w:lang w:val="ru-RU"/>
        </w:rPr>
        <w:t xml:space="preserve"> </w:t>
      </w:r>
      <w:r w:rsidR="004354E3">
        <w:rPr>
          <w:lang w:val="ru-RU"/>
        </w:rPr>
        <w:fldChar w:fldCharType="begin"/>
      </w:r>
      <w:r w:rsidR="004354E3">
        <w:rPr>
          <w:lang w:val="ru-RU"/>
        </w:rPr>
        <w:instrText xml:space="preserve"> ADDIN ZOTERO_ITEM CSL_CITATION {"citationID":"2EmUYvHu","properties":{"formattedCitation":"[73]","plainCitation":"[73]","noteIndex":0},"citationItems":[{"id":338,"uris":["http://zotero.org/users/10071278/items/9P8RQZYA"],"itemData":{"id":338,"type":"article-journal","abstract":"Abstract\n            \n              Noncanonical epitopes presented by Human Leucocyte Antigen class I (HLA-I) complexes to CD8\n              +\n              T cells attracted the spotlight in the research of novel immunotherapies against cancer, infection and autoimmunity. Proteasomes, which are the main producers of HLA-I-bound antigenic peptides, can catalyze both peptide hydrolysis and peptide splicing. The prediction of proteasome-generated spliced peptides is an objective that still requires a reliable (and large) database of non-spliced and spliced peptides produced by these proteases. Here, we present an extended database of proteasome-generated spliced and non-spliced peptides, which was obtained by analyzing\n              in vitro\n              digestions of 80 unique synthetic polypeptide substrates, measured by different mass spectrometers. Peptides were identified through invitroSPI method, which was validated through\n              in silico\n              and\n              in vitro\n              strategies. The peptide product database contains 16,631 unique peptide products (5,493 non-spliced, 6,453\n              cis\n              -spliced and 4,685\n              trans\n              -spliced peptide products), and a substrate sequence variety that is a valuable source for predictors of proteasome-catalyzed peptide hydrolysis and splicing. Potential artefacts and skewed results due to different identification and analysis strategies are discussed.","container-title":"Scientific Data","DOI":"10.1038/s41597-022-01890-6","ISSN":"2052-4463","issue":"1","journalAbbreviation":"Sci Data","language":"en","page":"18","source":"DOI.org (Crossref)","title":"InvitroSPI and a large database of proteasome-generated spliced and non-spliced peptides","volume":"10","author":[{"family":"Roetschke","given":"Hanna P."},{"family":"Rodriguez-Hernandez","given":"Guillermo"},{"family":"Cormican","given":"John A."},{"family":"Yang","given":"Xiaoping"},{"family":"Lynham","given":"Steven"},{"family":"Mishto","given":"Michele"},{"family":"Liepe","given":"Juliane"}],"issued":{"date-parts":[["2023",1,10]]}}}],"schema":"https://github.com/citation-style-language/schema/raw/master/csl-citation.json"} </w:instrText>
      </w:r>
      <w:r w:rsidR="004354E3">
        <w:rPr>
          <w:lang w:val="ru-RU"/>
        </w:rPr>
        <w:fldChar w:fldCharType="separate"/>
      </w:r>
      <w:r w:rsidR="004354E3" w:rsidRPr="004354E3">
        <w:rPr>
          <w:rFonts w:cs="Times New Roman"/>
          <w:lang w:val="ru-RU"/>
        </w:rPr>
        <w:t>[73]</w:t>
      </w:r>
      <w:r w:rsidR="004354E3">
        <w:rPr>
          <w:lang w:val="ru-RU"/>
        </w:rPr>
        <w:fldChar w:fldCharType="end"/>
      </w:r>
      <w:r w:rsidR="00BF5734" w:rsidRPr="007A630F">
        <w:rPr>
          <w:lang w:val="ru-RU"/>
        </w:rPr>
        <w:t xml:space="preserve">. </w:t>
      </w:r>
      <w:r w:rsidR="00BF5734">
        <w:t>InvitroSPI</w:t>
      </w:r>
      <w:r w:rsidR="00BF5734" w:rsidRPr="007A630F">
        <w:rPr>
          <w:lang w:val="ru-RU"/>
        </w:rPr>
        <w:t xml:space="preserve"> объединяет три больших датасета </w:t>
      </w:r>
      <w:r w:rsidR="00BF5734">
        <w:rPr>
          <w:i/>
          <w:iCs/>
        </w:rPr>
        <w:t>in</w:t>
      </w:r>
      <w:r w:rsidR="00BF5734" w:rsidRPr="007A630F">
        <w:rPr>
          <w:i/>
          <w:iCs/>
          <w:lang w:val="ru-RU"/>
        </w:rPr>
        <w:t xml:space="preserve"> </w:t>
      </w:r>
      <w:r w:rsidR="00BF5734">
        <w:rPr>
          <w:i/>
          <w:iCs/>
        </w:rPr>
        <w:t>vitro</w:t>
      </w:r>
      <w:r w:rsidR="00BF5734" w:rsidRPr="007A630F">
        <w:rPr>
          <w:lang w:val="ru-RU"/>
        </w:rPr>
        <w:t xml:space="preserve"> экспериментов с проте</w:t>
      </w:r>
      <w:r w:rsidR="000B7CEC">
        <w:rPr>
          <w:lang w:val="ru-RU"/>
        </w:rPr>
        <w:t>а</w:t>
      </w:r>
      <w:r w:rsidR="00BF5734" w:rsidRPr="007A630F">
        <w:rPr>
          <w:lang w:val="ru-RU"/>
        </w:rPr>
        <w:t>сомой и содержит 16 631 уникальный пептид. Присутству</w:t>
      </w:r>
      <w:r w:rsidR="000B7CEC">
        <w:rPr>
          <w:lang w:val="ru-RU"/>
        </w:rPr>
        <w:t>ю</w:t>
      </w:r>
      <w:r w:rsidR="00BF5734" w:rsidRPr="007A630F">
        <w:rPr>
          <w:lang w:val="ru-RU"/>
        </w:rPr>
        <w:t>т как сплайсированные пептиды, так и несплайсированные</w:t>
      </w:r>
      <w:r>
        <w:rPr>
          <w:lang w:val="ru-RU"/>
        </w:rPr>
        <w:t>.</w:t>
      </w:r>
      <w:r w:rsidR="00BF5734" w:rsidRPr="007A630F">
        <w:rPr>
          <w:lang w:val="ru-RU"/>
        </w:rPr>
        <w:t xml:space="preserve"> Однако </w:t>
      </w:r>
      <w:r w:rsidR="004354E3">
        <w:rPr>
          <w:lang w:val="ru-RU"/>
        </w:rPr>
        <w:t>есть</w:t>
      </w:r>
      <w:r w:rsidR="004354E3" w:rsidRPr="007A630F">
        <w:rPr>
          <w:lang w:val="ru-RU"/>
        </w:rPr>
        <w:t xml:space="preserve"> </w:t>
      </w:r>
      <w:r w:rsidR="00BF5734" w:rsidRPr="007A630F">
        <w:rPr>
          <w:lang w:val="ru-RU"/>
        </w:rPr>
        <w:t>данные,</w:t>
      </w:r>
      <w:r w:rsidR="004354E3">
        <w:rPr>
          <w:lang w:val="ru-RU"/>
        </w:rPr>
        <w:t xml:space="preserve"> показывающие,</w:t>
      </w:r>
      <w:r w:rsidR="00BF5734" w:rsidRPr="007A630F">
        <w:rPr>
          <w:lang w:val="ru-RU"/>
        </w:rPr>
        <w:t xml:space="preserve"> что </w:t>
      </w:r>
      <w:r w:rsidR="004354E3">
        <w:rPr>
          <w:lang w:val="ru-RU"/>
        </w:rPr>
        <w:t xml:space="preserve">по </w:t>
      </w:r>
      <w:r w:rsidR="00BF5734">
        <w:rPr>
          <w:i/>
          <w:iCs/>
        </w:rPr>
        <w:t>in</w:t>
      </w:r>
      <w:r w:rsidR="00BF5734" w:rsidRPr="007A630F">
        <w:rPr>
          <w:i/>
          <w:iCs/>
          <w:lang w:val="ru-RU"/>
        </w:rPr>
        <w:t xml:space="preserve"> </w:t>
      </w:r>
      <w:r w:rsidR="00BF5734">
        <w:rPr>
          <w:i/>
          <w:iCs/>
        </w:rPr>
        <w:t>vitro</w:t>
      </w:r>
      <w:r w:rsidR="00BF5734" w:rsidRPr="007A630F">
        <w:rPr>
          <w:lang w:val="ru-RU"/>
        </w:rPr>
        <w:t xml:space="preserve"> данны</w:t>
      </w:r>
      <w:r w:rsidR="004354E3">
        <w:rPr>
          <w:lang w:val="ru-RU"/>
        </w:rPr>
        <w:t>м</w:t>
      </w:r>
      <w:r w:rsidR="00BF5734" w:rsidRPr="007A630F">
        <w:rPr>
          <w:lang w:val="ru-RU"/>
        </w:rPr>
        <w:t xml:space="preserve"> не</w:t>
      </w:r>
      <w:r w:rsidR="004354E3">
        <w:rPr>
          <w:lang w:val="ru-RU"/>
        </w:rPr>
        <w:t>льзя прогнозировать</w:t>
      </w:r>
      <w:r w:rsidR="00BF5734" w:rsidRPr="007A630F">
        <w:rPr>
          <w:lang w:val="ru-RU"/>
        </w:rPr>
        <w:t xml:space="preserve">, что будет </w:t>
      </w:r>
      <w:r w:rsidR="00BF5734">
        <w:rPr>
          <w:i/>
          <w:iCs/>
        </w:rPr>
        <w:t>in</w:t>
      </w:r>
      <w:r w:rsidR="00BF5734" w:rsidRPr="007A630F">
        <w:rPr>
          <w:i/>
          <w:iCs/>
          <w:lang w:val="ru-RU"/>
        </w:rPr>
        <w:t xml:space="preserve"> </w:t>
      </w:r>
      <w:r w:rsidR="00BF5734">
        <w:rPr>
          <w:i/>
          <w:iCs/>
        </w:rPr>
        <w:t>vivo</w:t>
      </w:r>
      <w:r w:rsidR="004354E3">
        <w:rPr>
          <w:lang w:val="ru-RU"/>
        </w:rPr>
        <w:t xml:space="preserve"> </w:t>
      </w:r>
      <w:r w:rsidR="004354E3">
        <w:rPr>
          <w:lang w:val="ru-RU"/>
        </w:rPr>
        <w:fldChar w:fldCharType="begin"/>
      </w:r>
      <w:r w:rsidR="004354E3">
        <w:rPr>
          <w:lang w:val="ru-RU"/>
        </w:rPr>
        <w:instrText xml:space="preserve"> ADDIN ZOTERO_ITEM CSL_CITATION {"citationID":"CfS4Uk7q","properties":{"formattedCitation":"[74]","plainCitation":"[74]","noteIndex":0},"citationItems":[{"id":372,"uris":["http://zotero.org/users/10071278/items/5964XPP8"],"itemData":{"id":372,"type":"article-journal","abstract":"Proteasome-catalyzed peptide splicing (PCPS) of cancer-driving antigens could generate attractive neoepitopes to be targeted by T cell receptor (TCR)-based adoptive T cell therapy. Based on a spliced peptide prediction algorithm, TCRs were generated against putative KRASG12V- and RAC2P29L-derived neo-splicetopes with high HLA-A*02:01 binding affinity. TCRs generated in mice with a diverse human TCR repertoire specifically recognized the respective target peptides with high efficacy. However, we failed to detect any neo-splicetope-specific T cell response when testing the in vivo neo-splicetope generation and obtained no experimental evidence that the putative KRASG12V- and RAC2P29L-derived neo-splicetopes were naturally processed and presented. Furthermore, only the putative RAC2P29L-derived neo-splicetopes was generated by in vitro PCPS. The experiments pose severe questions on the notion that available algorithms or the in vitro PCPS reaction reliably simulate in vivo splicing and argue against the general applicability of an algorithm-driven ‘reverse immunology’ pipeline for the identification of cancer-specific neo-splicetopes.","container-title":"eLife","DOI":"10.7554/eLife.62019","ISSN":"2050-084X","language":"en","page":"e62019","source":"DOI.org (Crossref)","title":"In vitro proteasome processing of neo-splicetopes does not predict their presentation in vivo","volume":"10","author":[{"family":"Willimsky","given":"Gerald"},{"family":"Beier","given":"Christin"},{"family":"Immisch","given":"Lena"},{"family":"Papafotiou","given":"George"},{"family":"Scheuplein","given":"Vivian"},{"family":"Goede","given":"Andrean"},{"family":"Holzhütter","given":"Hermann-Georg"},{"family":"Blankenstein","given":"Thomas"},{"family":"Kloetzel","given":"Peter M"}],"issued":{"date-parts":[["2021",4,20]]}}}],"schema":"https://github.com/citation-style-language/schema/raw/master/csl-citation.json"} </w:instrText>
      </w:r>
      <w:r w:rsidR="004354E3">
        <w:rPr>
          <w:lang w:val="ru-RU"/>
        </w:rPr>
        <w:fldChar w:fldCharType="separate"/>
      </w:r>
      <w:r w:rsidR="004354E3" w:rsidRPr="0075779D">
        <w:rPr>
          <w:rFonts w:cs="Times New Roman"/>
          <w:lang w:val="ru-RU"/>
        </w:rPr>
        <w:t>[74]</w:t>
      </w:r>
      <w:r w:rsidR="004354E3">
        <w:rPr>
          <w:lang w:val="ru-RU"/>
        </w:rPr>
        <w:fldChar w:fldCharType="end"/>
      </w:r>
      <w:r w:rsidR="00BF5734" w:rsidRPr="007A630F">
        <w:rPr>
          <w:lang w:val="ru-RU"/>
        </w:rPr>
        <w:t xml:space="preserve">. До появления источников этой БД основным датасетом были данные о сайтах разрезания для дрожжевой енолазы </w:t>
      </w:r>
      <w:r w:rsidR="00BF5734">
        <w:t>I</w:t>
      </w:r>
      <w:r w:rsidR="00BF5734" w:rsidRPr="007A630F">
        <w:rPr>
          <w:lang w:val="ru-RU"/>
        </w:rPr>
        <w:t xml:space="preserve"> и </w:t>
      </w:r>
      <m:oMath>
        <m:r>
          <w:rPr>
            <w:rFonts w:ascii="Cambria Math" w:hAnsi="Cambria Math"/>
          </w:rPr>
          <m:t>β</m:t>
        </m:r>
      </m:oMath>
      <w:r w:rsidR="00BF5734" w:rsidRPr="007A630F">
        <w:rPr>
          <w:lang w:val="ru-RU"/>
        </w:rPr>
        <w:t>-казеина</w:t>
      </w:r>
      <w:r w:rsidR="004354E3" w:rsidRPr="0075779D">
        <w:rPr>
          <w:lang w:val="ru-RU"/>
        </w:rPr>
        <w:t xml:space="preserve"> </w:t>
      </w:r>
      <w:r w:rsidR="004354E3">
        <w:rPr>
          <w:lang w:val="ru-RU"/>
        </w:rPr>
        <w:fldChar w:fldCharType="begin"/>
      </w:r>
      <w:r w:rsidR="004354E3">
        <w:rPr>
          <w:lang w:val="ru-RU"/>
        </w:rPr>
        <w:instrText xml:space="preserve"> ADDIN ZOTERO_ITEM CSL_CITATION {"citationID":"io1Ym6p6","properties":{"formattedCitation":"[75, 76]","plainCitation":"[75, 76]","noteIndex":0},"citationItems":[{"id":337,"uris":["http://zotero.org/users/10071278/items/YIY896JP"],"itemData":{"id":337,"type":"article-journal","abstract":"Proteasomes are the main proteases responsible for cytosolic protein degradation and the production of major histocompatibility complex class I ligands. Incorporation of the interferon γ–inducible subunits low molecular weight protein (LMP)-2, LMP-7, and multicatalytic endopeptidase complex–like (MECL)-1 leads to the formation of immunoproteasomes which have been associated with more efficient class I antigen processing. Although differences in cleavage specificities of constitutive and immunoproteasomes have been observed frequently, cleavage motifs have not been described previously.\n            We now report that cells expressing immunoproteasomes display a different peptide repertoire changing the overall cytotoxic T cell–specificity as indicated by the observation that LMP-7−/− mice react against cells of LMP-7 wild-type mice. Moreover, using the 436 amino acid protein enolase-1 as an unmodified model substrate in combination with a quantitative approach, we analyzed a large collection of peptides generated by either set of proteasomes. Inspection of the amino acids flanking proteasomal cleavage sites allowed the description of two different cleavage motifs. These motifs finally explain recent findings describing differential processing of epitopes by constitutive and immunoproteasomes and are important to the understanding of peripheral T cell tolerization/activation as well as for effective vaccine development.","container-title":"Journal of Experimental Medicine","DOI":"10.1084/jem.194.1.1","ISSN":"0022-1007, 1540-9538","issue":"1","language":"en","page":"1-12","source":"DOI.org (Crossref)","title":"Discrete Cleavage Motifs of Constitutive and Immunoproteasomes Revealed by Quantitative Analysis of Cleavage Products","volume":"194","author":[{"family":"Toes","given":"R.E.M."},{"family":"Nussbaum","given":"A.K."},{"family":"Degermann","given":"S."},{"family":"Schirle","given":"M."},{"family":"Emmerich","given":"N.P.N."},{"family":"Kraft","given":"M."},{"family":"Laplace","given":"C."},{"family":"Zwinderman","given":"A."},{"family":"Dick","given":"T.P."},{"family":"Müller","given":"J."},{"family":"Schönfisch","given":"B."},{"family":"Schmid","given":"C."},{"family":"Fehling","given":"H.-J."},{"family":"Stevanovic","given":"S."},{"family":"Rammensee","given":"H.G."},{"family":"Schild","given":"H."}],"issued":{"date-parts":[["2001",7,2]]}}},{"id":336,"uris":["http://zotero.org/users/10071278/items/RWLUSPCN"],"itemData":{"id":336,"type":"article-journal","container-title":"Journal of Biological Chemistry","DOI":"10.1074/jbc.M000740200","ISSN":"00219258","issue":"28","journalAbbreviation":"Journal of Biological Chemistry","language":"en","page":"21140-21148","source":"DOI.org (Crossref)","title":"The Human 26 S and 20 S Proteasomes Generate Overlapping but Different Sets of Peptide Fragments from a Model Protein Substrate","volume":"275","author":[{"family":"Emmerich","given":"Niels P.N."},{"family":"Nussbaum","given":"Alexander K."},{"family":"Stevanovic","given":"Stefan"},{"family":"Priemer","given":"Martin"},{"family":"Toes","given":"René E.M."},{"family":"Rammensee","given":"Hans-Georg"},{"family":"Schild","given":"Hansjörg"}],"issued":{"date-parts":[["2000",7]]}}}],"schema":"https://github.com/citation-style-language/schema/raw/master/csl-citation.json"} </w:instrText>
      </w:r>
      <w:r w:rsidR="004354E3">
        <w:rPr>
          <w:lang w:val="ru-RU"/>
        </w:rPr>
        <w:fldChar w:fldCharType="separate"/>
      </w:r>
      <w:r w:rsidR="004354E3" w:rsidRPr="0075779D">
        <w:rPr>
          <w:rFonts w:cs="Times New Roman"/>
          <w:lang w:val="ru-RU"/>
        </w:rPr>
        <w:t>[75, 76]</w:t>
      </w:r>
      <w:r w:rsidR="004354E3">
        <w:rPr>
          <w:lang w:val="ru-RU"/>
        </w:rPr>
        <w:fldChar w:fldCharType="end"/>
      </w:r>
      <w:r w:rsidR="00BF5734" w:rsidRPr="007A630F">
        <w:rPr>
          <w:lang w:val="ru-RU"/>
        </w:rPr>
        <w:t xml:space="preserve">. </w:t>
      </w:r>
    </w:p>
    <w:p w14:paraId="1927EC2B" w14:textId="7C47E49E" w:rsidR="005C4AD5" w:rsidRPr="007A630F" w:rsidRDefault="00BF5734">
      <w:pPr>
        <w:pStyle w:val="FirstParagraph"/>
        <w:rPr>
          <w:lang w:val="ru-RU"/>
        </w:rPr>
      </w:pPr>
      <w:r w:rsidRPr="007A630F">
        <w:rPr>
          <w:lang w:val="ru-RU"/>
        </w:rPr>
        <w:t xml:space="preserve">Данные по связыванию пептидов с </w:t>
      </w:r>
      <w:r>
        <w:t>TAP</w:t>
      </w:r>
      <w:r w:rsidRPr="007A630F">
        <w:rPr>
          <w:lang w:val="ru-RU"/>
        </w:rPr>
        <w:t xml:space="preserve"> содержатся в двух БД: </w:t>
      </w:r>
      <w:r>
        <w:t>MHC</w:t>
      </w:r>
      <w:r w:rsidRPr="007A630F">
        <w:rPr>
          <w:lang w:val="ru-RU"/>
        </w:rPr>
        <w:t xml:space="preserve"> </w:t>
      </w:r>
      <w:r>
        <w:t>BN</w:t>
      </w:r>
      <w:r w:rsidRPr="007A630F">
        <w:rPr>
          <w:lang w:val="ru-RU"/>
        </w:rPr>
        <w:t xml:space="preserve"> 4.0 и </w:t>
      </w:r>
      <w:r>
        <w:t>AntiJen</w:t>
      </w:r>
      <w:r w:rsidRPr="007A630F">
        <w:rPr>
          <w:lang w:val="ru-RU"/>
        </w:rPr>
        <w:t xml:space="preserve"> 2.0</w:t>
      </w:r>
      <w:r w:rsidR="004354E3" w:rsidRPr="0075779D">
        <w:rPr>
          <w:lang w:val="ru-RU"/>
        </w:rPr>
        <w:t xml:space="preserve"> </w:t>
      </w:r>
      <w:r w:rsidR="004354E3">
        <w:rPr>
          <w:lang w:val="ru-RU"/>
        </w:rPr>
        <w:fldChar w:fldCharType="begin"/>
      </w:r>
      <w:r w:rsidR="004354E3">
        <w:rPr>
          <w:lang w:val="ru-RU"/>
        </w:rPr>
        <w:instrText xml:space="preserve"> ADDIN ZOTERO_ITEM CSL_CITATION {"citationID":"EY88sB4T","properties":{"formattedCitation":"[77, 78]","plainCitation":"[77, 78]","noteIndex":0},"citationItems":[{"id":335,"uris":["http://zotero.org/users/10071278/items/QGWQN2KL"],"itemData":{"id":335,"type":"article-journal","container-title":"Immunome Research","DOI":"10.1186/1745-7580-1-4","ISSN":"17457580","issue":"1","journalAbbreviation":"Immunome Res","page":"4","source":"DOI.org (Crossref)","title":"AntiJen: a quantitative immunology database integrating functional, thermodynamic, kinetic, biophysical, and cellular data","volume":"1","author":[{"family":"Toseland","given":"Christopher P"},{"family":"Clayton","given":"Debra J"},{"family":"McSparron","given":"Helen"},{"family":"Hemsley","given":"Shelley L"},{"family":"Blythe","given":"Martin J"},{"family":"Paine","given":"Kelly"},{"family":"Doytchinova","given":"Irini A"},{"family":"Guan","given":"Pingping"},{"family":"Hattotuwagama","given":"Channa K"},{"family":"Flower","given":"Darren R"}],"issued":{"date-parts":[["2005"]]}}},{"id":89,"uris":["http://zotero.org/users/10071278/items/XSF7VE7K"],"itemData":{"id":89,"type":"article-journal","abstract":"Background: Many databases housing the information about MHC binders and non-binders have been developed in the past to help the scientific community working in the field of immunology, immune-informatics or vaccine design. As the information about these MHC binding and nonbinding peptides continues to grow with the time and there is a need to keep the databases updated. So, in order to provide the immunological fraternity with the most recent information we need to maintain and update our database regularly. In this paper, we describe the updated version of 4.0 of the database MHCBN.","container-title":"BMC Research Notes","DOI":"10.1186/1756-0500-2-61","ISSN":"1756-0500","issue":"1","journalAbbreviation":"BMC Res Notes","language":"en","page":"61","source":"DOI.org (Crossref)","title":"MHCBN 4.0: A database of MHC/TAP binding peptides and T-cell epitopes","title-short":"MHCBN 4.0","volume":"2","author":[{"family":"Lata","given":"Sneh"},{"family":"Bhasin","given":"Manoj"},{"family":"Raghava","given":"Gajendra PS"}],"issued":{"date-parts":[["2009"]]}}}],"schema":"https://github.com/citation-style-language/schema/raw/master/csl-citation.json"} </w:instrText>
      </w:r>
      <w:r w:rsidR="004354E3">
        <w:rPr>
          <w:lang w:val="ru-RU"/>
        </w:rPr>
        <w:fldChar w:fldCharType="separate"/>
      </w:r>
      <w:r w:rsidR="004354E3" w:rsidRPr="004354E3">
        <w:rPr>
          <w:rFonts w:cs="Times New Roman"/>
          <w:lang w:val="ru-RU"/>
        </w:rPr>
        <w:t>[77, 78]</w:t>
      </w:r>
      <w:r w:rsidR="004354E3">
        <w:rPr>
          <w:lang w:val="ru-RU"/>
        </w:rPr>
        <w:fldChar w:fldCharType="end"/>
      </w:r>
      <w:r w:rsidRPr="007A630F">
        <w:rPr>
          <w:lang w:val="ru-RU"/>
        </w:rPr>
        <w:t>. Однако на момент</w:t>
      </w:r>
      <w:r w:rsidR="00297BAA">
        <w:rPr>
          <w:lang w:val="ru-RU"/>
        </w:rPr>
        <w:t xml:space="preserve"> </w:t>
      </w:r>
      <w:r w:rsidRPr="007A630F">
        <w:rPr>
          <w:lang w:val="ru-RU"/>
        </w:rPr>
        <w:t xml:space="preserve">09 апреля 2023 года выгрузить данные из </w:t>
      </w:r>
      <w:r>
        <w:t>AntiJen</w:t>
      </w:r>
      <w:r w:rsidRPr="007A630F">
        <w:rPr>
          <w:lang w:val="ru-RU"/>
        </w:rPr>
        <w:t xml:space="preserve"> 2.0 не представлялось возможным. Также некоторые датасеты выложены в открытый доступ разработчиками программ</w:t>
      </w:r>
      <w:r w:rsidR="004354E3" w:rsidRPr="004354E3">
        <w:rPr>
          <w:lang w:val="ru-RU"/>
        </w:rPr>
        <w:t xml:space="preserve"> </w:t>
      </w:r>
      <w:r w:rsidR="004354E3">
        <w:fldChar w:fldCharType="begin"/>
      </w:r>
      <w:r w:rsidR="004354E3">
        <w:rPr>
          <w:lang w:val="ru-RU"/>
        </w:rPr>
        <w:instrText xml:space="preserve"> ADDIN ZOTERO_ITEM CSL_CITATION {"citationID":"As9bAN5r","properties":{"formattedCitation":"[79]","plainCitation":"[79]","noteIndex":0},"citationItems":[{"id":100,"uris":["http://zotero.org/users/10071278/items/4XAGZSXF"],"itemData":{"id":100,"type":"article-journal","abstract":"Background: Proteasomes play a central role in the major histocompatibility class I (MHCI) antigen processing pathway. They conduct the proteolytic degradation of proteins in the cytosol, generating the C-terminus of CD8 T cell epitopes and MHCI-peptide ligands (P1 residue of cleavage site). There are two types of proteasomes, the constitutive form, expressed in most cell types, and the immunoproteasome, which is constitutively expressed in mature dendritic cells. Protective CD8 T cell epitopes are likely generated by the immunoproteasome and the constitutive proteasome, and here we have modeled and analyzed the cleavage by these two proteases.\nResults: We have modeled the immunoproteasome and proteasome cleavage sites upon two non-overlapping sets of peptides consisting of 553 CD8 T cell epitopes, naturally processed and restricted by human MHCI molecules, and 382 peptides eluted from human MHCI molecules, respectively, using N-grams. Cleavage models were generated considering different epitope and MHCI-eluted fragment lengths and the same number of C-terminal flanking residues. Models were evaluated in 5-fold cross-validation. Judging by the Mathew’s Correlation Coefficient (MCC), optimal cleavage models for the proteasome (MCC = 0.43 ± 0.07) and the immunoproteasome (MCC = 0.36 ± 0.06) were obtained from 12-residue peptide fragments. Using an independent dataset consisting of 137 HIV1-specific CD8 T cell epitopes, the immunoproteasome and proteasome cleavage models achieved MCC values of 0.30 and 0.18, respectively, comparatively better than those achieved by related methods. Using ROC analyses, we have also shown that, combined with MHCI-peptide binding predictions, cleavage predictions by the immunoproteasome and proteasome models significantly increase the discovery rate of CD8 T cell epitopes restricted by different MHCI molecules, including A*0201, A*0301, A*2402, B*0702, B*2705.\nConclusions: We have developed models that are specific to predict cleavage by the proteasome and the immunoproteasome. These models ought to be instrumental to identify protective CD8 T cell epitopes and are readily available for free public use at http://imed.med.ucm.es/Tools/PCPS/.","container-title":"BMC Bioinformatics","DOI":"10.1186/1471-2105-11-479","ISSN":"1471-2105","issue":"1","journalAbbreviation":"BMC Bioinformatics","language":"en","page":"479","source":"DOI.org (Crossref)","title":"Computational analysis and modeling of cleavage by the immunoproteasome and the constitutive proteasome","volume":"11","author":[{"family":"Diez-Rivero","given":"Carmen M"},{"family":"Lafuente","given":"Esther M"},{"family":"Reche","given":"Pedro A"}],"issued":{"date-parts":[["2010",12]]}}}],"schema":"https://github.com/citation-style-language/schema/raw/master/csl-citation.json"} </w:instrText>
      </w:r>
      <w:r w:rsidR="004354E3">
        <w:fldChar w:fldCharType="separate"/>
      </w:r>
      <w:r w:rsidR="004354E3" w:rsidRPr="004354E3">
        <w:rPr>
          <w:rFonts w:cs="Times New Roman"/>
          <w:lang w:val="ru-RU"/>
        </w:rPr>
        <w:t>[79]</w:t>
      </w:r>
      <w:r w:rsidR="004354E3">
        <w:fldChar w:fldCharType="end"/>
      </w:r>
      <w:r w:rsidRPr="007A630F">
        <w:rPr>
          <w:lang w:val="ru-RU"/>
        </w:rPr>
        <w:t xml:space="preserve">. Эти БД небольшие, насчитывают около тысячи записей. Активность по отношению к ТАР представлена в виде </w:t>
      </w:r>
      <w:r w:rsidR="00297BAA">
        <w:rPr>
          <w:lang w:val="ru-RU"/>
        </w:rPr>
        <w:t xml:space="preserve">значений </w:t>
      </w:r>
      <w:r>
        <w:t>IC</w:t>
      </w:r>
      <w:r w:rsidRPr="007A630F">
        <w:rPr>
          <w:vertAlign w:val="subscript"/>
          <w:lang w:val="ru-RU"/>
        </w:rPr>
        <w:t>50</w:t>
      </w:r>
      <w:r w:rsidRPr="007A630F">
        <w:rPr>
          <w:lang w:val="ru-RU"/>
        </w:rPr>
        <w:t xml:space="preserve"> относительно пептида </w:t>
      </w:r>
      <w:r>
        <w:t>RRYNASTEL</w:t>
      </w:r>
      <w:r w:rsidRPr="007A630F">
        <w:rPr>
          <w:lang w:val="ru-RU"/>
        </w:rPr>
        <w:t xml:space="preserve"> с радиоактивной меткой. Кроме </w:t>
      </w:r>
      <w:r>
        <w:t>IEDB</w:t>
      </w:r>
      <w:r w:rsidRPr="007A630F">
        <w:rPr>
          <w:lang w:val="ru-RU"/>
        </w:rPr>
        <w:t xml:space="preserve"> существует ещё несколько небольших баз данных, хранящие порядка несколько десятков тысяч записей</w:t>
      </w:r>
      <w:r w:rsidR="00297BAA">
        <w:rPr>
          <w:lang w:val="ru-RU"/>
        </w:rPr>
        <w:t xml:space="preserve"> с</w:t>
      </w:r>
      <w:r w:rsidRPr="007A630F">
        <w:rPr>
          <w:lang w:val="ru-RU"/>
        </w:rPr>
        <w:t xml:space="preserve"> данны</w:t>
      </w:r>
      <w:r w:rsidR="00297BAA">
        <w:rPr>
          <w:lang w:val="ru-RU"/>
        </w:rPr>
        <w:t>ми</w:t>
      </w:r>
      <w:r w:rsidRPr="007A630F">
        <w:rPr>
          <w:lang w:val="ru-RU"/>
        </w:rPr>
        <w:t xml:space="preserve"> о</w:t>
      </w:r>
      <w:r w:rsidR="00297BAA">
        <w:rPr>
          <w:lang w:val="ru-RU"/>
        </w:rPr>
        <w:t>б</w:t>
      </w:r>
      <w:r w:rsidRPr="007A630F">
        <w:rPr>
          <w:lang w:val="ru-RU"/>
        </w:rPr>
        <w:t xml:space="preserve"> эпитопах, аллелях МНС и узнающих последовательностях ТКР: </w:t>
      </w:r>
      <w:r>
        <w:t>VDJdb</w:t>
      </w:r>
      <w:r w:rsidRPr="007A630F">
        <w:rPr>
          <w:lang w:val="ru-RU"/>
        </w:rPr>
        <w:t xml:space="preserve">, </w:t>
      </w:r>
      <w:r>
        <w:t>McPAS</w:t>
      </w:r>
      <w:r w:rsidRPr="007A630F">
        <w:rPr>
          <w:lang w:val="ru-RU"/>
        </w:rPr>
        <w:t>-</w:t>
      </w:r>
      <w:r>
        <w:t>TCR</w:t>
      </w:r>
      <w:r w:rsidRPr="007A630F">
        <w:rPr>
          <w:lang w:val="ru-RU"/>
        </w:rPr>
        <w:t xml:space="preserve">, </w:t>
      </w:r>
      <w:r>
        <w:t>EPIMHC</w:t>
      </w:r>
      <w:r w:rsidRPr="007A630F">
        <w:rPr>
          <w:lang w:val="ru-RU"/>
        </w:rPr>
        <w:t xml:space="preserve">, </w:t>
      </w:r>
      <w:r>
        <w:t>SYFPEITHI</w:t>
      </w:r>
      <w:r w:rsidRPr="007A630F">
        <w:rPr>
          <w:lang w:val="ru-RU"/>
        </w:rPr>
        <w:t xml:space="preserve"> и другие</w:t>
      </w:r>
      <w:r w:rsidR="000B7CEC">
        <w:rPr>
          <w:lang w:val="ru-RU"/>
        </w:rPr>
        <w:t xml:space="preserve"> </w:t>
      </w:r>
      <w:r w:rsidR="004354E3">
        <w:rPr>
          <w:lang w:val="ru-RU"/>
        </w:rPr>
        <w:fldChar w:fldCharType="begin"/>
      </w:r>
      <w:r w:rsidR="004354E3">
        <w:rPr>
          <w:lang w:val="ru-RU"/>
        </w:rPr>
        <w:instrText xml:space="preserve"> ADDIN ZOTERO_ITEM CSL_CITATION {"citationID":"o4u8FIgu","properties":{"formattedCitation":"[80\\uc0\\u8211{}83]","plainCitation":"[80–83]","noteIndex":0},"citationItems":[{"id":6,"uris":["http://zotero.org/users/10071278/items/NWKCZHSM"],"itemData":{"id":6,"type":"article-journal","abstract":"Here, we report an update of the VDJdb database with a substantial increase in the number of T-cell receptor (TCR) sequences and their cognate antigens. The update further provides a new database infrastructure featuring two additional analysis modes that facilitate database querying and real-world data analysis. The increased yield of TCR speciﬁcity identiﬁcation methods and the overall increase in the number of studies in the ﬁeld has allowed us to expand the database more than 5-fold. Furthermore, several new analysis methods are included. For example, batch annotation of TCR repertoire sequencing samples allows for annotating large datasets on-line. Using recently developed bioinformatic methods for TCR motif mining, we have built a reduced set of highquality TCR motifs that can be used for both training TCR speciﬁcity predictors and matching against TCRs of interest. These additions enhance the versatility of the VDJdb in the task of exploring T-cell antigen speciﬁcities. The database is available at https://vdjdb.cdr3.net.","container-title":"Nucleic Acids Research","DOI":"10.1093/nar/gkz874","ISSN":"0305-1048, 1362-4962","issue":"D1","language":"en","page":"D1057-D1062","source":"DOI.org (Crossref)","title":"VDJdb in 2019: database extension, new analysis infrastructure and a T-cell receptor motif compendium","title-short":"VDJdb in 2019","volume":"48","author":[{"family":"Bagaev","given":"Dmitry V"},{"family":"Vroomans","given":"Renske M A"},{"family":"Samir","given":"Jerome"},{"family":"Stervbo","given":"Ulrik"},{"family":"Rius","given":"Cristina"},{"family":"Dolton","given":"Garry"},{"family":"Greenshields-Watson","given":"Alexander"},{"family":"Attaf","given":"Meriem"},{"family":"Egorov","given":"Evgeny S"},{"family":"Zvyagin","given":"Ivan V"},{"family":"Babel","given":"Nina"},{"family":"Cole","given":"David K"},{"family":"Godkin","given":"Andrew J"},{"family":"Sewell","given":"Andrew K"},{"family":"Kesmir","given":"Can"},{"family":"Chudakov","given":"Dmitriy M"},{"family":"Luciani","given":"Fabio"},{"family":"Shugay","given":"Mikhail"}],"issued":{"date-parts":[["2020",1,8]]}}},{"id":22,"uris":["http://zotero.org/users/10071278/items/754P9U5Q"],"itemData":{"id":22,"type":"article-journal","abstract":"Motivation: While growing numbers of T cell receptor (TCR) repertoires are being mapped by highthroughput sequencing, existing methods do not allow for computationally connecting a given TCR sequence to its target antigen, or relating it to a specific pathology. As an alternative, a manuallycurated database can relate TCR sequences with their cognate antigens and associated pathologies based on published experimental data.","container-title":"Bioinformatics","DOI":"10.1093/bioinformatics/btx286","ISSN":"1367-4803, 1460-2059","issue":"18","language":"en","page":"2924-2929","source":"DOI.org (Crossref)","title":"McPAS-TCR: a manually curated catalogue of pathology-associated T cell receptor sequences","title-short":"McPAS-TCR","volume":"33","author":[{"family":"Tickotsky","given":"Nili"},{"family":"Sagiv","given":"Tal"},{"family":"Prilusky","given":"Jaime"},{"family":"Shifrut","given":"Eric"},{"family":"Friedman","given":"Nir"}],"editor":[{"family":"Wren","given":"Jonathan"}],"issued":{"date-parts":[["2017",9,15]]}}},{"id":333,"uris":["http://zotero.org/users/10071278/items/2GG9TY3D"],"itemData":{"id":333,"type":"article-journal","container-title":"Immunogenetics","DOI":"10.1007/s002510050595","ISSN":"0093-7711, 1432-1211","issue":"3-4","journalAbbreviation":"Immunogenetics","page":"213-219","source":"DOI.org (Crossref)","title":"SYFPEITHI: database for MHC ligands and peptide motifs","title-short":"SYFPEITHI","volume":"50","author":[{"family":"Rammensee","given":"H. -G."},{"family":"Bachmann","given":"J."},{"family":"Emmerich","given":"N. P. N."},{"family":"Bachor","given":"O. A."},{"family":"Stevanović","given":"S."}],"issued":{"date-parts":[["1999",11,22]]}}},{"id":328,"uris":["http://zotero.org/users/10071278/items/XNSZ5GZB"],"itemData":{"id":328,"type":"article-journal","abstract":"Summary: EPIMHC is a relational database of MHC-binding peptides and T cell epitopes that are observed in real proteins. Currently, the database contains 4867 distinct peptide sequences from various sources, including 84 tumor-associated antigens. The EPIMHC database is accessible through a web server that has been designed to facilitate research in computational vaccinology. Importantly, peptides resulting from a query can be selected to derive speciﬁc motif-matrices. Subsequently, these motif-matrices can be used in combination with a dynamic algorithm for predicting MHC-binding peptides from user-provided protein queries.","container-title":"Bioinformatics","DOI":"10.1093/bioinformatics/bti269","ISSN":"1367-4803, 1460-2059","issue":"9","journalAbbreviation":"Bioinformatics","language":"en","page":"2140-2141","source":"DOI.org (Crossref)","title":"EPIMHC: a curated database of MHC-binding peptides for customized computational vaccinology","title-short":"EPIMHC","volume":"21","author":[{"family":"Reche","given":"P. A."},{"family":"Zhang","given":"H."},{"family":"Glutting","given":"J.-P."},{"family":"Reinherz","given":"E. L."}],"issued":{"date-parts":[["2005",5,1]]}}}],"schema":"https://github.com/citation-style-language/schema/raw/master/csl-citation.json"} </w:instrText>
      </w:r>
      <w:r w:rsidR="004354E3">
        <w:rPr>
          <w:lang w:val="ru-RU"/>
        </w:rPr>
        <w:fldChar w:fldCharType="separate"/>
      </w:r>
      <w:r w:rsidR="004354E3" w:rsidRPr="004354E3">
        <w:rPr>
          <w:rFonts w:cs="Times New Roman"/>
          <w:lang w:val="ru-RU"/>
        </w:rPr>
        <w:t>[80–83]</w:t>
      </w:r>
      <w:r w:rsidR="004354E3">
        <w:rPr>
          <w:lang w:val="ru-RU"/>
        </w:rPr>
        <w:fldChar w:fldCharType="end"/>
      </w:r>
      <w:r w:rsidRPr="007A630F">
        <w:rPr>
          <w:lang w:val="ru-RU"/>
        </w:rPr>
        <w:t>.</w:t>
      </w:r>
    </w:p>
    <w:p w14:paraId="2B9BE0A6" w14:textId="566AAB08" w:rsidR="005C4AD5" w:rsidRPr="007A630F" w:rsidRDefault="00BF5734">
      <w:pPr>
        <w:pStyle w:val="a0"/>
        <w:rPr>
          <w:lang w:val="ru-RU"/>
        </w:rPr>
      </w:pPr>
      <w:r w:rsidRPr="007A630F">
        <w:rPr>
          <w:lang w:val="ru-RU"/>
        </w:rPr>
        <w:t xml:space="preserve">Первые </w:t>
      </w:r>
      <w:r w:rsidR="00297BAA">
        <w:rPr>
          <w:lang w:val="ru-RU"/>
        </w:rPr>
        <w:t xml:space="preserve">компьютерные </w:t>
      </w:r>
      <w:r w:rsidRPr="007A630F">
        <w:rPr>
          <w:lang w:val="ru-RU"/>
        </w:rPr>
        <w:t>программы</w:t>
      </w:r>
      <w:r w:rsidR="00297BAA">
        <w:rPr>
          <w:lang w:val="ru-RU"/>
        </w:rPr>
        <w:t>,</w:t>
      </w:r>
      <w:r w:rsidRPr="007A630F">
        <w:rPr>
          <w:lang w:val="ru-RU"/>
        </w:rPr>
        <w:t xml:space="preserve"> </w:t>
      </w:r>
      <w:r w:rsidR="00297BAA" w:rsidRPr="007A630F">
        <w:rPr>
          <w:lang w:val="ru-RU"/>
        </w:rPr>
        <w:t>посвящённ</w:t>
      </w:r>
      <w:r w:rsidR="00297BAA">
        <w:rPr>
          <w:lang w:val="ru-RU"/>
        </w:rPr>
        <w:t>ые</w:t>
      </w:r>
      <w:r w:rsidR="00297BAA" w:rsidRPr="007A630F">
        <w:rPr>
          <w:lang w:val="ru-RU"/>
        </w:rPr>
        <w:t xml:space="preserve"> моделированию отдельных шагов процессинга</w:t>
      </w:r>
      <w:r w:rsidR="00297BAA">
        <w:rPr>
          <w:lang w:val="ru-RU"/>
        </w:rPr>
        <w:t xml:space="preserve"> </w:t>
      </w:r>
      <w:r w:rsidRPr="007A630F">
        <w:rPr>
          <w:lang w:val="ru-RU"/>
        </w:rPr>
        <w:t xml:space="preserve">также появились в начале 2000-ых годов </w:t>
      </w:r>
      <w:r w:rsidR="004354E3">
        <w:rPr>
          <w:lang w:val="ru-RU"/>
        </w:rPr>
        <w:fldChar w:fldCharType="begin"/>
      </w:r>
      <w:r w:rsidR="004354E3">
        <w:rPr>
          <w:lang w:val="ru-RU"/>
        </w:rPr>
        <w:instrText xml:space="preserve"> ADDIN ZOTERO_ITEM CSL_CITATION {"citationID":"Jj6yjJdq","properties":{"formattedCitation":"[84, 85]","plainCitation":"[84, 85]","noteIndex":0},"citationItems":[{"id":98,"uris":["http://zotero.org/users/10071278/items/7N6E5EL8"],"itemData":{"id":98,"type":"article-journal","abstract":"The first version of PAProC (Prediction Algorithm for Proteasomal Cleavages) is now available to the general public. PAProC is a prediction tool for cleavages by human and yeast proteasomes, based on experimental cleavage data. It will be particularly useful for immunologists working on antigen processing and the prediction of major histocompatibility complex class I molecule (MHC I) ligands and cytotoxic T-lymphocyte (CTL) epitopes. Likewise, in cases in which proteasomal protein degradation has been indicated in disease, PAProC can be used to assess the general cleavability of disease-linked proteins. On its web site (http://www.paproc.de), background information and hyperlinks are provided for the user (e.g., to SYFPEITHI, the database for the prediction of MHC I ligands).","container-title":"Immunogenetics","DOI":"10.1007/s002510100300","ISSN":"0093-7711, 1432-1211","issue":"2","journalAbbreviation":"Immunogenetics","language":"en","page":"87-94","source":"DOI.org (Crossref)","title":"PAProC: a prediction algorithm for proteasomal cleavages available on the WWW","title-short":"PAProC","volume":"53","author":[{"family":"Nussbaum","given":"Alexander Konrad"},{"family":"Kuttler","given":"Christina"},{"family":"Hadeler","given":"Karl-Peter"},{"family":"Rammensee","given":"Hans-Georg"},{"family":"Schild","given":"Hansj&amp;#x000F6;rg"}],"issued":{"date-parts":[["2001",3,27]]}}},{"id":341,"uris":["http://zotero.org/users/10071278/items/UA4VDNKL"],"itemData":{"id":341,"type":"article-journal","container-title":"Journal of Molecular Graphics and Modelling","DOI":"10.1016/S1093-3263(03)00160-8","ISSN":"10933263","issue":"3","journalAbbreviation":"Journal of Molecular Graphics and Modelling","language":"en","page":"195-207","source":"DOI.org (Crossref)","title":"Quantitative online prediction of peptide binding to the major histocompatibility complex","volume":"22","author":[{"family":"Hattotuwagama","given":"Channa K."},{"family":"Guan","given":"Pingping"},{"family":"Doytchinova","given":"Irini A."},{"family":"Zygouri","given":"Christianna"},{"family":"Flower","given":"Darren R."}],"issued":{"date-parts":[["2004",1]]}}}],"schema":"https://github.com/citation-style-language/schema/raw/master/csl-citation.json"} </w:instrText>
      </w:r>
      <w:r w:rsidR="004354E3">
        <w:rPr>
          <w:lang w:val="ru-RU"/>
        </w:rPr>
        <w:fldChar w:fldCharType="separate"/>
      </w:r>
      <w:r w:rsidR="004354E3" w:rsidRPr="004354E3">
        <w:rPr>
          <w:rFonts w:cs="Times New Roman"/>
          <w:lang w:val="ru-RU"/>
        </w:rPr>
        <w:t>[84, 85]</w:t>
      </w:r>
      <w:r w:rsidR="004354E3">
        <w:rPr>
          <w:lang w:val="ru-RU"/>
        </w:rPr>
        <w:fldChar w:fldCharType="end"/>
      </w:r>
      <w:r w:rsidRPr="007A630F">
        <w:rPr>
          <w:lang w:val="ru-RU"/>
        </w:rPr>
        <w:t>. Как было замечено, процессинг антигенов далеко не всегда протекает последовательно, однако уже в 2006 году была предпринята попытка его моделирования как единого процесса</w:t>
      </w:r>
      <w:r w:rsidR="004354E3" w:rsidRPr="0075779D">
        <w:rPr>
          <w:lang w:val="ru-RU"/>
        </w:rPr>
        <w:t xml:space="preserve"> </w:t>
      </w:r>
      <w:r w:rsidR="004354E3">
        <w:rPr>
          <w:lang w:val="ru-RU"/>
        </w:rPr>
        <w:fldChar w:fldCharType="begin"/>
      </w:r>
      <w:r w:rsidR="004354E3">
        <w:rPr>
          <w:lang w:val="ru-RU"/>
        </w:rPr>
        <w:instrText xml:space="preserve"> ADDIN ZOTERO_ITEM CSL_CITATION {"citationID":"QHv9zp1f","properties":{"formattedCitation":"[86]","plainCitation":"[86]","noteIndex":0},"citationItems":[{"id":340,"uris":["http://zotero.org/users/10071278/items/EKWDX23W"],"itemData":{"id":340,"type":"article-journal","abstract":"Abstract\n            \n              Background\n              The main processing pathway for MHC class I ligands involves degradation of proteins by the proteasome, followed by transport of products by the transporter associated with antigen processing (TAP) to the endoplasmic reticulum (ER), where peptides are bound by MHC class I molecules, and then presented on the cell surface by MHCs. The whole process is modeled here using an integrated approach, which we call EpiJen. EpiJen is based on quantitative matrices, derived by the additive method, and applied successively to select epitopes. EpiJen is available free online.\n            \n            \n              Results\n              To identify epitopes, a source protein is passed through four steps: proteasome cleavage, TAP transport, MHC binding and epitope selection. At each stage, different proportions of non-epitopes are eliminated. The final set of peptides represents no more than 5% of the whole protein sequence and will contain 85% of the true epitopes, as indicated by external validation. Compared to other integrated methods (NetCTL, WAPP and SMM), EpiJen performs best, predicting 61 of the 99 HIV epitopes used in this study.\n            \n            \n              Conclusion\n              \n                EpiJen is a reliable multi-step algorithm for T cell epitope prediction, which belongs to the next generation of\n                in silico\n                T cell epitope identification methods. These methods aim to reduce subsequent experimental work by improving the success rate of epitope prediction.","container-title":"BMC Bioinformatics","DOI":"10.1186/1471-2105-7-131","ISSN":"1471-2105","issue":"1","journalAbbreviation":"BMC Bioinformatics","language":"en","page":"131","source":"DOI.org (Crossref)","title":"EpiJen: a server for multistep T cell epitope prediction","title-short":"EpiJen","volume":"7","author":[{"family":"Doytchinova","given":"Irini A"},{"family":"Guan","given":"Pingping"},{"family":"Flower","given":"Darren R"}],"issued":{"date-parts":[["2006",12]]}}}],"schema":"https://github.com/citation-style-language/schema/raw/master/csl-citation.json"} </w:instrText>
      </w:r>
      <w:r w:rsidR="004354E3">
        <w:rPr>
          <w:lang w:val="ru-RU"/>
        </w:rPr>
        <w:fldChar w:fldCharType="separate"/>
      </w:r>
      <w:r w:rsidR="004354E3" w:rsidRPr="0075779D">
        <w:rPr>
          <w:rFonts w:cs="Times New Roman"/>
          <w:lang w:val="ru-RU"/>
        </w:rPr>
        <w:t>[86]</w:t>
      </w:r>
      <w:r w:rsidR="004354E3">
        <w:rPr>
          <w:lang w:val="ru-RU"/>
        </w:rPr>
        <w:fldChar w:fldCharType="end"/>
      </w:r>
      <w:r w:rsidRPr="007A630F">
        <w:rPr>
          <w:lang w:val="ru-RU"/>
        </w:rPr>
        <w:t xml:space="preserve">. </w:t>
      </w:r>
      <w:r>
        <w:t>EpiJen</w:t>
      </w:r>
      <w:r w:rsidRPr="007A630F">
        <w:rPr>
          <w:lang w:val="ru-RU"/>
        </w:rPr>
        <w:t xml:space="preserve"> моделирует три </w:t>
      </w:r>
      <w:r w:rsidRPr="007A630F">
        <w:rPr>
          <w:lang w:val="ru-RU"/>
        </w:rPr>
        <w:lastRenderedPageBreak/>
        <w:t xml:space="preserve">основополагающих этапа процессинга: </w:t>
      </w:r>
      <w:r w:rsidR="00B11A75">
        <w:rPr>
          <w:lang w:val="ru-RU"/>
        </w:rPr>
        <w:t>расщепление</w:t>
      </w:r>
      <w:r w:rsidR="00B11A75" w:rsidRPr="007A630F">
        <w:rPr>
          <w:lang w:val="ru-RU"/>
        </w:rPr>
        <w:t xml:space="preserve"> </w:t>
      </w:r>
      <w:r w:rsidRPr="007A630F">
        <w:rPr>
          <w:lang w:val="ru-RU"/>
        </w:rPr>
        <w:t>белков проте</w:t>
      </w:r>
      <w:r w:rsidR="000B7CEC">
        <w:rPr>
          <w:lang w:val="ru-RU"/>
        </w:rPr>
        <w:t>а</w:t>
      </w:r>
      <w:r w:rsidRPr="007A630F">
        <w:rPr>
          <w:lang w:val="ru-RU"/>
        </w:rPr>
        <w:t>сомой, транспорт в Э</w:t>
      </w:r>
      <w:r w:rsidR="00297BAA">
        <w:rPr>
          <w:lang w:val="ru-RU"/>
        </w:rPr>
        <w:t>П</w:t>
      </w:r>
      <w:r w:rsidRPr="007A630F">
        <w:rPr>
          <w:lang w:val="ru-RU"/>
        </w:rPr>
        <w:t xml:space="preserve">Р и связывание с МНС - и выдает топ-5% пептидов, которые связываются с прогнозируемыми ТКР. Методы, ставшие классическими, собраны на сайте </w:t>
      </w:r>
      <w:r>
        <w:t>Immune</w:t>
      </w:r>
      <w:r w:rsidRPr="007A630F">
        <w:rPr>
          <w:lang w:val="ru-RU"/>
        </w:rPr>
        <w:t xml:space="preserve"> </w:t>
      </w:r>
      <w:r>
        <w:t>Epitope</w:t>
      </w:r>
      <w:r w:rsidRPr="007A630F">
        <w:rPr>
          <w:lang w:val="ru-RU"/>
        </w:rPr>
        <w:t xml:space="preserve"> </w:t>
      </w:r>
      <w:r>
        <w:t>Database</w:t>
      </w:r>
      <w:r w:rsidRPr="007A630F">
        <w:rPr>
          <w:lang w:val="ru-RU"/>
        </w:rPr>
        <w:t xml:space="preserve"> </w:t>
      </w:r>
      <w:r>
        <w:t>Analysis</w:t>
      </w:r>
      <w:r w:rsidRPr="007A630F">
        <w:rPr>
          <w:lang w:val="ru-RU"/>
        </w:rPr>
        <w:t xml:space="preserve"> </w:t>
      </w:r>
      <w:r>
        <w:t>Resource</w:t>
      </w:r>
      <w:r w:rsidRPr="007A630F">
        <w:rPr>
          <w:lang w:val="ru-RU"/>
        </w:rPr>
        <w:t xml:space="preserve"> (</w:t>
      </w:r>
      <w:r>
        <w:t>IEDB</w:t>
      </w:r>
      <w:r w:rsidRPr="007A630F">
        <w:rPr>
          <w:lang w:val="ru-RU"/>
        </w:rPr>
        <w:t>-</w:t>
      </w:r>
      <w:r>
        <w:t>AR</w:t>
      </w:r>
      <w:r w:rsidRPr="007A630F">
        <w:rPr>
          <w:lang w:val="ru-RU"/>
        </w:rPr>
        <w:t>)</w:t>
      </w:r>
      <w:r w:rsidR="00B11A75">
        <w:rPr>
          <w:lang w:val="ru-RU"/>
        </w:rPr>
        <w:t xml:space="preserve"> </w:t>
      </w:r>
      <w:r w:rsidR="00B11A75">
        <w:rPr>
          <w:lang w:val="ru-RU"/>
        </w:rPr>
        <w:fldChar w:fldCharType="begin"/>
      </w:r>
      <w:r w:rsidR="00B11A75">
        <w:rPr>
          <w:lang w:val="ru-RU"/>
        </w:rPr>
        <w:instrText xml:space="preserve"> ADDIN ZOTERO_ITEM CSL_CITATION {"citationID":"D70bkGM0","properties":{"formattedCitation":"[87]","plainCitation":"[87]","noteIndex":0},"citationItems":[{"id":339,"uris":["http://zotero.org/users/10071278/items/2Y63KEI6"],"itemData":{"id":339,"type":"article-journal","abstract":"Abstract\n            The Immune Epitope Database Analysis Resource (IEDB-AR, http://tools.iedb.org/) is a companion website to the IEDB that provides computational tools focused on the prediction and analysis of B and T cell epitopes. All of the tools are freely available through the public website and many are also available through a REST API and/or a downloadable command-line tool. A virtual machine image of the entire site is also freely available for non-commercial use and contains most of the tools on the public site. Here, we describe the tools and functionalities that are available in the IEDB-AR, focusing on the 10 new tools that have been added since the last report in the 2012 NAR webserver edition. In addition, many of the tools that were already hosted on the site in 2012 have received updates to newest versions, including NetMHC, NetMHCpan, BepiPred and DiscoTope. Overall, this IEDB-AR update provides a substantial set of updated and novel features for epitope prediction and analysis.","container-title":"Nucleic Acids Research","DOI":"10.1093/nar/gkz452","ISSN":"0305-1048, 1362-4962","issue":"W1","language":"en","page":"W502-W506","source":"DOI.org (Crossref)","title":"IEDB-AR: immune epitope database—analysis resource in 2019","title-short":"IEDB-AR","volume":"47","author":[{"family":"Dhanda","given":"Sandeep Kumar"},{"family":"Mahajan","given":"Swapnil"},{"family":"Paul","given":"Sinu"},{"family":"Yan","given":"Zhen"},{"family":"Kim","given":"Haeuk"},{"family":"Jespersen","given":"Martin Closter"},{"family":"Jurtz","given":"Vanessa"},{"family":"Andreatta","given":"Massimo"},{"family":"Greenbaum","given":"Jason A"},{"family":"Marcatili","given":"Paolo"},{"family":"Sette","given":"Alessandro"},{"family":"Nielsen","given":"Morten"},{"family":"Peters","given":"Bjoern"}],"issued":{"date-parts":[["2019",7,2]]}}}],"schema":"https://github.com/citation-style-language/schema/raw/master/csl-citation.json"} </w:instrText>
      </w:r>
      <w:r w:rsidR="00B11A75">
        <w:rPr>
          <w:lang w:val="ru-RU"/>
        </w:rPr>
        <w:fldChar w:fldCharType="separate"/>
      </w:r>
      <w:r w:rsidR="00B11A75" w:rsidRPr="00387ECF">
        <w:rPr>
          <w:rFonts w:cs="Times New Roman"/>
          <w:lang w:val="ru-RU"/>
        </w:rPr>
        <w:t>[87]</w:t>
      </w:r>
      <w:r w:rsidR="00B11A75">
        <w:rPr>
          <w:lang w:val="ru-RU"/>
        </w:rPr>
        <w:fldChar w:fldCharType="end"/>
      </w:r>
      <w:r w:rsidRPr="007A630F">
        <w:rPr>
          <w:lang w:val="ru-RU"/>
        </w:rPr>
        <w:t>. Сервисы по предсказанию процессинга антигенов можно разделить на 2 группы: сервисы, которые предсказывают отдельные этапы процессинга, и сервисы, которые учитывают несколько этапов процессинга.</w:t>
      </w:r>
    </w:p>
    <w:p w14:paraId="16060E88" w14:textId="168F0F94" w:rsidR="005C4AD5" w:rsidRPr="007A630F" w:rsidRDefault="00BF5734">
      <w:pPr>
        <w:pStyle w:val="a0"/>
        <w:rPr>
          <w:lang w:val="ru-RU"/>
        </w:rPr>
      </w:pPr>
      <w:r w:rsidRPr="007A630F">
        <w:rPr>
          <w:lang w:val="ru-RU"/>
        </w:rPr>
        <w:t>На данный момент исследователи моделируют реакцию разрушения белков проте</w:t>
      </w:r>
      <w:r w:rsidR="000B7CEC">
        <w:rPr>
          <w:lang w:val="ru-RU"/>
        </w:rPr>
        <w:t>а</w:t>
      </w:r>
      <w:r w:rsidRPr="007A630F">
        <w:rPr>
          <w:lang w:val="ru-RU"/>
        </w:rPr>
        <w:t xml:space="preserve">сомой, транспорт пептидов ТАР, связывание пептидов с МНС. Наиболее известные примеры программ представлены в </w:t>
      </w:r>
      <w:hyperlink w:anchor="tbl-programs">
        <w:r w:rsidR="000B7CEC" w:rsidRPr="0075779D">
          <w:rPr>
            <w:rStyle w:val="afd"/>
            <w:color w:val="auto"/>
            <w:lang w:val="ru-RU"/>
          </w:rPr>
          <w:t>таблице 2</w:t>
        </w:r>
      </w:hyperlink>
      <w:r w:rsidRPr="007A630F">
        <w:rPr>
          <w:lang w:val="ru-RU"/>
        </w:rPr>
        <w:t>.</w:t>
      </w:r>
    </w:p>
    <w:p w14:paraId="12E0F8AE" w14:textId="4CDE0107" w:rsidR="00230943" w:rsidRPr="00387ECF" w:rsidRDefault="00230943" w:rsidP="00387ECF">
      <w:pPr>
        <w:pStyle w:val="afa"/>
        <w:keepNext/>
        <w:spacing w:line="360" w:lineRule="auto"/>
        <w:rPr>
          <w:rFonts w:ascii="Times New Roman" w:hAnsi="Times New Roman" w:cs="Times New Roman"/>
          <w:sz w:val="28"/>
          <w:szCs w:val="28"/>
          <w:lang w:val="ru-RU"/>
        </w:rPr>
      </w:pPr>
      <w:bookmarkStart w:id="366" w:name="tbl-programs"/>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367" w:author="Антон Смирнов" w:date="2023-05-25T17:55:00Z">
        <w:r w:rsidR="0030389C" w:rsidRPr="0030389C">
          <w:rPr>
            <w:rFonts w:ascii="Times New Roman" w:hAnsi="Times New Roman" w:cs="Times New Roman"/>
            <w:b/>
            <w:bCs/>
            <w:i w:val="0"/>
            <w:iCs/>
            <w:noProof/>
            <w:sz w:val="28"/>
            <w:szCs w:val="28"/>
            <w:lang w:val="ru-RU"/>
            <w:rPrChange w:id="368" w:author="Антон Смирнов" w:date="2023-05-25T17:55:00Z">
              <w:rPr>
                <w:rFonts w:ascii="Times New Roman" w:hAnsi="Times New Roman" w:cs="Times New Roman"/>
                <w:b/>
                <w:bCs/>
                <w:i w:val="0"/>
                <w:iCs/>
                <w:noProof/>
                <w:sz w:val="28"/>
                <w:szCs w:val="28"/>
              </w:rPr>
            </w:rPrChange>
          </w:rPr>
          <w:t>2</w:t>
        </w:r>
      </w:ins>
      <w:del w:id="369" w:author="Антон Смирнов" w:date="2023-05-25T17:55:00Z">
        <w:r w:rsidR="007E001C" w:rsidRPr="00387ECF" w:rsidDel="0030389C">
          <w:rPr>
            <w:rFonts w:ascii="Times New Roman" w:hAnsi="Times New Roman" w:cs="Times New Roman"/>
            <w:b/>
            <w:bCs/>
            <w:i w:val="0"/>
            <w:iCs/>
            <w:noProof/>
            <w:sz w:val="28"/>
            <w:szCs w:val="28"/>
            <w:lang w:val="ru-RU"/>
          </w:rPr>
          <w:delText>2</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sz w:val="28"/>
          <w:szCs w:val="28"/>
          <w:lang w:val="ru-RU"/>
        </w:rPr>
        <w:t xml:space="preserve">. </w:t>
      </w:r>
      <w:r w:rsidRPr="00387ECF">
        <w:rPr>
          <w:rFonts w:ascii="Times New Roman" w:hAnsi="Times New Roman" w:cs="Times New Roman"/>
          <w:i w:val="0"/>
          <w:iCs/>
          <w:sz w:val="28"/>
          <w:szCs w:val="28"/>
          <w:lang w:val="ru-RU"/>
        </w:rPr>
        <w:t>Примеры программ для моделирования отдельных этапов процессинга антигенов</w:t>
      </w:r>
    </w:p>
    <w:tbl>
      <w:tblPr>
        <w:tblStyle w:val="Table"/>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53"/>
        <w:gridCol w:w="2023"/>
        <w:gridCol w:w="2610"/>
        <w:gridCol w:w="1382"/>
        <w:gridCol w:w="1903"/>
      </w:tblGrid>
      <w:tr w:rsidR="0046767B" w14:paraId="013720BA" w14:textId="77777777" w:rsidTr="00387ECF">
        <w:trPr>
          <w:cnfStyle w:val="100000000000" w:firstRow="1" w:lastRow="0" w:firstColumn="0" w:lastColumn="0" w:oddVBand="0" w:evenVBand="0" w:oddHBand="0" w:evenHBand="0" w:firstRowFirstColumn="0" w:firstRowLastColumn="0" w:lastRowFirstColumn="0" w:lastRowLastColumn="0"/>
          <w:tblHeader/>
        </w:trPr>
        <w:tc>
          <w:tcPr>
            <w:tcW w:w="0" w:type="auto"/>
          </w:tcPr>
          <w:p w14:paraId="1BCB99E8" w14:textId="7AE796E3" w:rsidR="001F356C" w:rsidRPr="00387ECF" w:rsidRDefault="001F356C" w:rsidP="00387ECF">
            <w:pPr>
              <w:pStyle w:val="Compact"/>
              <w:ind w:firstLine="0"/>
              <w:jc w:val="center"/>
              <w:rPr>
                <w:lang w:val="ru-RU"/>
              </w:rPr>
            </w:pPr>
            <w:r>
              <w:rPr>
                <w:lang w:val="ru-RU"/>
              </w:rPr>
              <w:t>Программа</w:t>
            </w:r>
          </w:p>
        </w:tc>
        <w:tc>
          <w:tcPr>
            <w:tcW w:w="2056" w:type="dxa"/>
          </w:tcPr>
          <w:p w14:paraId="6CDC0842" w14:textId="4F559961" w:rsidR="001F356C" w:rsidRPr="00387ECF" w:rsidRDefault="001F356C" w:rsidP="00387ECF">
            <w:pPr>
              <w:pStyle w:val="Compact"/>
              <w:ind w:firstLine="0"/>
              <w:jc w:val="center"/>
              <w:rPr>
                <w:lang w:val="ru-RU"/>
              </w:rPr>
            </w:pPr>
            <w:r>
              <w:rPr>
                <w:lang w:val="ru-RU"/>
              </w:rPr>
              <w:t>Моделируемые этапы</w:t>
            </w:r>
          </w:p>
        </w:tc>
        <w:tc>
          <w:tcPr>
            <w:tcW w:w="2653" w:type="dxa"/>
          </w:tcPr>
          <w:p w14:paraId="5035C7E8" w14:textId="3FAF5202" w:rsidR="001F356C" w:rsidRPr="007A630F" w:rsidRDefault="001F356C" w:rsidP="00387ECF">
            <w:pPr>
              <w:pStyle w:val="Compact"/>
              <w:ind w:firstLine="0"/>
              <w:jc w:val="center"/>
              <w:rPr>
                <w:lang w:val="ru-RU"/>
              </w:rPr>
            </w:pPr>
            <w:r>
              <w:rPr>
                <w:lang w:val="ru-RU"/>
              </w:rPr>
              <w:t>Источники данных</w:t>
            </w:r>
          </w:p>
        </w:tc>
        <w:tc>
          <w:tcPr>
            <w:tcW w:w="1403" w:type="dxa"/>
          </w:tcPr>
          <w:p w14:paraId="3A42F9E8" w14:textId="61E01037" w:rsidR="001F356C" w:rsidRPr="00387ECF" w:rsidRDefault="001F356C" w:rsidP="00387ECF">
            <w:pPr>
              <w:pStyle w:val="Compact"/>
              <w:ind w:firstLine="0"/>
              <w:jc w:val="center"/>
              <w:rPr>
                <w:lang w:val="ru-RU"/>
              </w:rPr>
            </w:pPr>
            <w:r>
              <w:rPr>
                <w:lang w:val="ru-RU"/>
              </w:rPr>
              <w:t>Алгоритм</w:t>
            </w:r>
          </w:p>
        </w:tc>
        <w:tc>
          <w:tcPr>
            <w:tcW w:w="1596" w:type="dxa"/>
          </w:tcPr>
          <w:p w14:paraId="3679FEF7" w14:textId="07941E2C" w:rsidR="001F356C" w:rsidRPr="00387ECF" w:rsidRDefault="001F356C" w:rsidP="00387ECF">
            <w:pPr>
              <w:pStyle w:val="Compact"/>
              <w:ind w:right="-23" w:firstLine="0"/>
              <w:jc w:val="center"/>
              <w:rPr>
                <w:lang w:val="ru-RU"/>
              </w:rPr>
            </w:pPr>
            <w:r>
              <w:rPr>
                <w:lang w:val="ru-RU"/>
              </w:rPr>
              <w:t>Литературный источник</w:t>
            </w:r>
          </w:p>
        </w:tc>
      </w:tr>
      <w:tr w:rsidR="0046767B" w14:paraId="46F0B063" w14:textId="77777777" w:rsidTr="00387ECF">
        <w:tc>
          <w:tcPr>
            <w:tcW w:w="0" w:type="auto"/>
          </w:tcPr>
          <w:p w14:paraId="77594611" w14:textId="77777777" w:rsidR="005C4AD5" w:rsidRDefault="00BF5734" w:rsidP="00BF5734">
            <w:pPr>
              <w:pStyle w:val="Compact"/>
              <w:ind w:firstLine="0"/>
              <w:jc w:val="left"/>
            </w:pPr>
            <w:r>
              <w:t>Pcleavage</w:t>
            </w:r>
          </w:p>
        </w:tc>
        <w:tc>
          <w:tcPr>
            <w:tcW w:w="0" w:type="auto"/>
          </w:tcPr>
          <w:p w14:paraId="36E1F582" w14:textId="77777777" w:rsidR="005C4AD5" w:rsidRDefault="00BF5734" w:rsidP="0020414D">
            <w:pPr>
              <w:pStyle w:val="Compact"/>
              <w:ind w:firstLine="0"/>
              <w:jc w:val="left"/>
            </w:pPr>
            <w:r>
              <w:t>Протеосома</w:t>
            </w:r>
          </w:p>
        </w:tc>
        <w:tc>
          <w:tcPr>
            <w:tcW w:w="2653" w:type="dxa"/>
          </w:tcPr>
          <w:p w14:paraId="15945578" w14:textId="77777777" w:rsidR="005C4AD5" w:rsidRPr="007A630F" w:rsidRDefault="00BF5734" w:rsidP="0020414D">
            <w:pPr>
              <w:pStyle w:val="Compact"/>
              <w:ind w:firstLine="0"/>
              <w:jc w:val="left"/>
              <w:rPr>
                <w:lang w:val="ru-RU"/>
              </w:rPr>
            </w:pPr>
            <w:r w:rsidRPr="007A630F">
              <w:rPr>
                <w:lang w:val="ru-RU"/>
              </w:rPr>
              <w:t xml:space="preserve">Данные по енолазе и казеину, МНС </w:t>
            </w:r>
            <w:r>
              <w:t>BN</w:t>
            </w:r>
            <w:r w:rsidRPr="007A630F">
              <w:rPr>
                <w:lang w:val="ru-RU"/>
              </w:rPr>
              <w:t>,</w:t>
            </w:r>
          </w:p>
        </w:tc>
        <w:tc>
          <w:tcPr>
            <w:tcW w:w="1403" w:type="dxa"/>
          </w:tcPr>
          <w:p w14:paraId="769F9CE1" w14:textId="77777777" w:rsidR="005C4AD5" w:rsidRDefault="00BF5734" w:rsidP="0020414D">
            <w:pPr>
              <w:pStyle w:val="Compact"/>
              <w:ind w:firstLine="0"/>
              <w:jc w:val="left"/>
            </w:pPr>
            <w:r>
              <w:t>SVM</w:t>
            </w:r>
          </w:p>
        </w:tc>
        <w:tc>
          <w:tcPr>
            <w:tcW w:w="1596" w:type="dxa"/>
          </w:tcPr>
          <w:p w14:paraId="64525E18" w14:textId="55304179" w:rsidR="005C4AD5" w:rsidRDefault="00033E83">
            <w:pPr>
              <w:pStyle w:val="Compact"/>
              <w:jc w:val="left"/>
            </w:pPr>
            <w:r>
              <w:fldChar w:fldCharType="begin"/>
            </w:r>
            <w:r>
              <w:instrText xml:space="preserve"> ADDIN ZOTERO_ITEM CSL_CITATION {"citationID":"xgGkiiYL","properties":{"formattedCitation":"[88]","plainCitation":"[88]","noteIndex":0},"citationItems":[{"id":99,"uris":["http://zotero.org/users/10071278/items/U93I8ICX"],"itemData":{"id":99,"type":"article-journal","abstract":"This manuscript describes a support vector machine based method for the prediction of constitutive as well as immunoproteasome cleavage sites in antigenic sequences. This method achieved Matthew’s correlation coefficents of 0.54 and 0.43 on in vitro and major histocompatibility complex ligand data, respectively. This shows that the performance of our method is comparable to that of the NetChop method, which is currently considered to be the best method for proteasome cleavage site prediction. Based on the method, a web server, Pcleavage, has also been developed. This server accepts protein sequences in any standard format and present results in a user-friendly format. The server is available for free use by all academic users at the URL http:// www.imtech.res.in/raghava/pcleavage/ or http:// bioinformatics.uams.edu/mirror/pcleavage/.","container-title":"Nucleic Acids Research","DOI":"10.1093/nar/gki587","ISSN":"0305-1048, 1362-4962","issue":"Web Server","journalAbbreviation":"Nucleic Acids Research","language":"en","page":"W202-W207","source":"DOI.org (Crossref)","title":"Pcleavage: an SVM based method for prediction of constitutive proteasome and immunoproteasome cleavage sites in antigenic sequences","title-short":"Pcleavage","volume":"33","author":[{"family":"Bhasin","given":"M."},{"family":"Raghava","given":"G. P. S."}],"issued":{"date-parts":[["2005",7,1]]}}}],"schema":"https://github.com/citation-style-language/schema/raw/master/csl-citation.json"} </w:instrText>
            </w:r>
            <w:r>
              <w:fldChar w:fldCharType="separate"/>
            </w:r>
            <w:r w:rsidRPr="00033E83">
              <w:rPr>
                <w:rFonts w:cs="Times New Roman"/>
              </w:rPr>
              <w:t>[88]</w:t>
            </w:r>
            <w:r>
              <w:fldChar w:fldCharType="end"/>
            </w:r>
          </w:p>
        </w:tc>
      </w:tr>
      <w:tr w:rsidR="0046767B" w14:paraId="2F57CF54" w14:textId="77777777" w:rsidTr="00387ECF">
        <w:trPr>
          <w:cantSplit/>
        </w:trPr>
        <w:tc>
          <w:tcPr>
            <w:tcW w:w="0" w:type="auto"/>
          </w:tcPr>
          <w:p w14:paraId="1AAB8E7F" w14:textId="77777777" w:rsidR="005C4AD5" w:rsidRDefault="00BF5734" w:rsidP="00BF5734">
            <w:pPr>
              <w:pStyle w:val="Compact"/>
              <w:ind w:firstLine="0"/>
              <w:jc w:val="left"/>
            </w:pPr>
            <w:r>
              <w:t>NetChop</w:t>
            </w:r>
          </w:p>
        </w:tc>
        <w:tc>
          <w:tcPr>
            <w:tcW w:w="0" w:type="auto"/>
          </w:tcPr>
          <w:p w14:paraId="42867162" w14:textId="77777777" w:rsidR="005C4AD5" w:rsidRDefault="00BF5734" w:rsidP="0020414D">
            <w:pPr>
              <w:pStyle w:val="Compact"/>
              <w:ind w:firstLine="0"/>
              <w:jc w:val="left"/>
            </w:pPr>
            <w:r>
              <w:t>Протеосома</w:t>
            </w:r>
          </w:p>
        </w:tc>
        <w:tc>
          <w:tcPr>
            <w:tcW w:w="2653" w:type="dxa"/>
          </w:tcPr>
          <w:p w14:paraId="3AB88EE0" w14:textId="77777777" w:rsidR="005C4AD5" w:rsidRDefault="00BF5734" w:rsidP="0020414D">
            <w:pPr>
              <w:pStyle w:val="Compact"/>
              <w:ind w:firstLine="0"/>
              <w:jc w:val="left"/>
            </w:pPr>
            <w:r>
              <w:t>SYFPEITHI, MHCPEP, HIV Immunology Database, Данные по енолазе и казеину</w:t>
            </w:r>
          </w:p>
        </w:tc>
        <w:tc>
          <w:tcPr>
            <w:tcW w:w="1403" w:type="dxa"/>
          </w:tcPr>
          <w:p w14:paraId="554DEBC9" w14:textId="0C21363E" w:rsidR="005C4AD5" w:rsidRDefault="0020414D" w:rsidP="0020414D">
            <w:pPr>
              <w:pStyle w:val="Compact"/>
              <w:ind w:firstLine="0"/>
              <w:jc w:val="left"/>
            </w:pPr>
            <w:r>
              <w:t>ANN</w:t>
            </w:r>
          </w:p>
        </w:tc>
        <w:tc>
          <w:tcPr>
            <w:tcW w:w="1596" w:type="dxa"/>
          </w:tcPr>
          <w:p w14:paraId="295B51A4" w14:textId="374CAA8E" w:rsidR="005C4AD5" w:rsidRDefault="00033E83">
            <w:pPr>
              <w:pStyle w:val="Compact"/>
              <w:jc w:val="left"/>
            </w:pPr>
            <w:r>
              <w:fldChar w:fldCharType="begin"/>
            </w:r>
            <w:r>
              <w:instrText xml:space="preserve"> ADDIN ZOTERO_ITEM CSL_CITATION {"citationID":"D8Q47UXF","properties":{"formattedCitation":"[89]","plainCitation":"[89]","noteIndex":0},"citationItems":[{"id":93,"uris":["http://zotero.org/users/10071278/items/VQ9S4WAZ"],"itemData":{"id":93,"type":"article-journal","container-title":"Immunogenetics","DOI":"10.1007/s00251-005-0781-7","ISSN":"0093-7711, 1432-1211","issue":"1-2","journalAbbreviation":"Immunogenetics","language":"en","page":"33-41","source":"DOI.org (Crossref)","title":"The role of the proteasome in generating cytotoxic T-cell epitopes: insights obtained from improved predictions of proteasomal cleavage","title-short":"The role of the proteasome in generating cytotoxic T-cell epitopes","volume":"57","author":[{"family":"Nielsen","given":"Morten"},{"family":"Lundegaard","given":"Claus"},{"family":"Lund","given":"Ole"},{"family":"Keşmir","given":"Can"}],"issued":{"date-parts":[["2005",4]]}}}],"schema":"https://github.com/citation-style-language/schema/raw/master/csl-citation.json"} </w:instrText>
            </w:r>
            <w:r>
              <w:fldChar w:fldCharType="separate"/>
            </w:r>
            <w:r w:rsidRPr="00033E83">
              <w:rPr>
                <w:rFonts w:cs="Times New Roman"/>
              </w:rPr>
              <w:t>[89]</w:t>
            </w:r>
            <w:r>
              <w:fldChar w:fldCharType="end"/>
            </w:r>
          </w:p>
        </w:tc>
      </w:tr>
      <w:tr w:rsidR="0046767B" w14:paraId="427635D6" w14:textId="77777777" w:rsidTr="00387ECF">
        <w:tc>
          <w:tcPr>
            <w:tcW w:w="0" w:type="auto"/>
          </w:tcPr>
          <w:p w14:paraId="56B99FAF" w14:textId="77777777" w:rsidR="005C4AD5" w:rsidRDefault="00BF5734" w:rsidP="00BF5734">
            <w:pPr>
              <w:pStyle w:val="Compact"/>
              <w:ind w:firstLine="0"/>
              <w:jc w:val="left"/>
            </w:pPr>
            <w:r>
              <w:t>PCPS</w:t>
            </w:r>
          </w:p>
        </w:tc>
        <w:tc>
          <w:tcPr>
            <w:tcW w:w="0" w:type="auto"/>
          </w:tcPr>
          <w:p w14:paraId="2A2FD212" w14:textId="77777777" w:rsidR="005C4AD5" w:rsidRDefault="00BF5734" w:rsidP="0020414D">
            <w:pPr>
              <w:pStyle w:val="Compact"/>
              <w:ind w:firstLine="0"/>
              <w:jc w:val="left"/>
            </w:pPr>
            <w:r>
              <w:t>Протеосома</w:t>
            </w:r>
          </w:p>
        </w:tc>
        <w:tc>
          <w:tcPr>
            <w:tcW w:w="2653" w:type="dxa"/>
          </w:tcPr>
          <w:p w14:paraId="079AB9AF" w14:textId="70102CD5" w:rsidR="005C4AD5" w:rsidRDefault="00BF5734" w:rsidP="0020414D">
            <w:pPr>
              <w:pStyle w:val="Compact"/>
              <w:ind w:firstLine="0"/>
              <w:jc w:val="left"/>
            </w:pPr>
            <w:r>
              <w:t>HIV Immunology Database, EPIMHC, Immuneepitope,</w:t>
            </w:r>
            <w:r w:rsidR="00D8041C" w:rsidRPr="00D8041C">
              <w:t xml:space="preserve"> </w:t>
            </w:r>
            <w:r>
              <w:t>Los Alamos database</w:t>
            </w:r>
          </w:p>
        </w:tc>
        <w:tc>
          <w:tcPr>
            <w:tcW w:w="1403" w:type="dxa"/>
          </w:tcPr>
          <w:p w14:paraId="55D22A71" w14:textId="77777777" w:rsidR="005C4AD5" w:rsidRDefault="00BF5734" w:rsidP="0020414D">
            <w:pPr>
              <w:pStyle w:val="Compact"/>
              <w:ind w:firstLine="0"/>
              <w:jc w:val="left"/>
            </w:pPr>
            <w:r>
              <w:t>N-граммы</w:t>
            </w:r>
          </w:p>
        </w:tc>
        <w:tc>
          <w:tcPr>
            <w:tcW w:w="1596" w:type="dxa"/>
          </w:tcPr>
          <w:p w14:paraId="7AB30FE8" w14:textId="1337DD22" w:rsidR="005C4AD5" w:rsidRDefault="00033E83">
            <w:pPr>
              <w:pStyle w:val="Compact"/>
              <w:jc w:val="left"/>
            </w:pPr>
            <w:r>
              <w:fldChar w:fldCharType="begin"/>
            </w:r>
            <w:r>
              <w:instrText xml:space="preserve"> ADDIN ZOTERO_ITEM CSL_CITATION {"citationID":"hJ28e5Rt","properties":{"formattedCitation":"[90]","plainCitation":"[90]","noteIndex":0},"citationItems":[{"id":79,"uris":["http://zotero.org/users/10071278/items/ERVXEELE"],"itemData":{"id":79,"type":"article-journal","abstract":"Background:  We previously introduced PCPS (Proteasome Cleavage Prediction Server), a web-based tool to predict proteasome cleavage sites using n-grams. Here, we evaluated the ability of PCPS immunoproteasome cleavage model to discriminate ­CD8+ T cell epitopes.\nResults:  We first assembled an epitope dataset consisting of 844 unique virus-specific ­CD8+ T cell epitopes and their source proteins. We then analyzed cleavage predictions by PCPS immunoproteasome cleavage model on this dataset and compared them with those provided by a related method implemented by NetChop web server. PCPS was clearly superior to NetChop in term of sensitivity (0.89 vs. 0.79) but somewhat inferior with regard to specificity (0.55 vs. 0.60). Judging by the Mathew’s Correlation Coefficient, PCPS predictions were overall superior to those provided by NetChop (0.46 vs. 0.39). We next analyzed the power of C-terminal cleavage predictions provided by the same PCPS model to discriminate ­CD8+ T cell epitopes, finding that they could be discriminated from random peptides with an accuracy of 0.74. Following these results, we tuned the PCPS web server to predict ­CD8+ T cell epitopes and predicted the entire SARS-CoV-2 epitope space.\nConclusions:  We report an improved version of PCPS named iPCPS for predicting proteasome cleavage sites and peptides with ­CD8+ T cell epitope features. iPCPS is available for free public use at https://imed.med.ucm.es/Tools/pcps/.","container-title":"BMC Bioinformatics","DOI":"10.1186/s12859-020-03782-1","ISSN":"1471-2105","issue":"S17","journalAbbreviation":"BMC Bioinformatics","language":"en","page":"484","source":"DOI.org (Crossref)","title":"Identification of CD8+ T cell epitopes through proteasome cleavage site predictions","volume":"21","author":[{"family":"Gomez-Perosanz","given":"Marta"},{"family":"Ras-Carmona","given":"Alvaro"},{"family":"Lafuente","given":"Esther M."},{"family":"Reche","given":"Pedro A."}],"issued":{"date-parts":[["2020",12]]}}}],"schema":"https://github.com/citation-style-language/schema/raw/master/csl-citation.json"} </w:instrText>
            </w:r>
            <w:r>
              <w:fldChar w:fldCharType="separate"/>
            </w:r>
            <w:r w:rsidRPr="00033E83">
              <w:rPr>
                <w:rFonts w:cs="Times New Roman"/>
              </w:rPr>
              <w:t>[90]</w:t>
            </w:r>
            <w:r>
              <w:fldChar w:fldCharType="end"/>
            </w:r>
          </w:p>
        </w:tc>
      </w:tr>
      <w:tr w:rsidR="0046767B" w14:paraId="0E7CF2DE" w14:textId="77777777" w:rsidTr="00387ECF">
        <w:tc>
          <w:tcPr>
            <w:tcW w:w="0" w:type="auto"/>
          </w:tcPr>
          <w:p w14:paraId="4BFC24A3" w14:textId="77777777" w:rsidR="005C4AD5" w:rsidRDefault="00BF5734" w:rsidP="00BF5734">
            <w:pPr>
              <w:pStyle w:val="Compact"/>
              <w:ind w:firstLine="0"/>
              <w:jc w:val="left"/>
            </w:pPr>
            <w:r>
              <w:t>PRED</w:t>
            </w:r>
            <w:r>
              <w:rPr>
                <w:vertAlign w:val="superscript"/>
              </w:rPr>
              <w:t>TAP</w:t>
            </w:r>
          </w:p>
        </w:tc>
        <w:tc>
          <w:tcPr>
            <w:tcW w:w="0" w:type="auto"/>
          </w:tcPr>
          <w:p w14:paraId="23166F83" w14:textId="77777777" w:rsidR="005C4AD5" w:rsidRDefault="00BF5734" w:rsidP="009B5EC2">
            <w:pPr>
              <w:pStyle w:val="Compact"/>
              <w:ind w:firstLine="0"/>
              <w:jc w:val="left"/>
            </w:pPr>
            <w:r>
              <w:t>TAP</w:t>
            </w:r>
          </w:p>
        </w:tc>
        <w:tc>
          <w:tcPr>
            <w:tcW w:w="2653" w:type="dxa"/>
          </w:tcPr>
          <w:p w14:paraId="2EC0B674" w14:textId="77777777" w:rsidR="005C4AD5" w:rsidRDefault="00BF5734" w:rsidP="0020414D">
            <w:pPr>
              <w:pStyle w:val="Compact"/>
              <w:ind w:firstLine="0"/>
              <w:jc w:val="left"/>
            </w:pPr>
            <w:r>
              <w:t>Экспериментальны</w:t>
            </w:r>
            <w:r>
              <w:lastRenderedPageBreak/>
              <w:t>е данные</w:t>
            </w:r>
          </w:p>
        </w:tc>
        <w:tc>
          <w:tcPr>
            <w:tcW w:w="1403" w:type="dxa"/>
          </w:tcPr>
          <w:p w14:paraId="32244D05" w14:textId="41082DCE" w:rsidR="005C4AD5" w:rsidRDefault="0020414D" w:rsidP="0020414D">
            <w:pPr>
              <w:pStyle w:val="Compact"/>
              <w:ind w:firstLine="0"/>
              <w:jc w:val="left"/>
            </w:pPr>
            <w:r>
              <w:lastRenderedPageBreak/>
              <w:t xml:space="preserve">ANN </w:t>
            </w:r>
            <w:r w:rsidR="00BF5734">
              <w:t xml:space="preserve">+ </w:t>
            </w:r>
            <w:r w:rsidR="00BF5734">
              <w:lastRenderedPageBreak/>
              <w:t>HMM</w:t>
            </w:r>
          </w:p>
        </w:tc>
        <w:tc>
          <w:tcPr>
            <w:tcW w:w="1596" w:type="dxa"/>
          </w:tcPr>
          <w:p w14:paraId="35AB7A3B" w14:textId="612B2922" w:rsidR="005C4AD5" w:rsidRDefault="00033E83">
            <w:pPr>
              <w:pStyle w:val="Compact"/>
              <w:jc w:val="left"/>
            </w:pPr>
            <w:r>
              <w:lastRenderedPageBreak/>
              <w:fldChar w:fldCharType="begin"/>
            </w:r>
            <w:r>
              <w:instrText xml:space="preserve"> ADDIN ZOTERO_ITEM CSL_CITATION {"citationID":"jGuYUdWJ","properties":{"formattedCitation":"[91]","plainCitation":"[91]","noteIndex":0},"citationItems":[{"id":101,"uris":["http://zotero.org/users/10071278/items/FL7D9JSV"],"itemData":{"id":101,"type":"article-journal","abstract":"Background: The transporter associated with antigen processing (TAP) is a critical component of the major histocompatibility complex (MHC) class I antigen processing and presentation pathway. TAP transports antigenic peptides into the endoplasmic reticulum where it loads them into the binding groove of MHC class I molecules. Because peptides must first be transported by TAP in order to be presented on MHC class I, TAP binding preferences should impact significantly on T-cell epitope selection.","container-title":"Immunome Research","DOI":"10.1186/1745-7580-2-3","ISSN":"17457580","issue":"1","journalAbbreviation":"Immunome Res","language":"en","page":"3","source":"DOI.org (Crossref)","title":"PREDTAP: a system for prediction of peptide binding to the human transporter associated with antigen processing","volume":"2","author":[{"family":"Zhang","given":"Guang"},{"family":"Petrovsky","given":"Nikolai"},{"family":"Kwoh","given":"Chee"},{"family":"August","given":"J Thomas"},{"family":"Brusic","given":"Vladimir"}],"issued":{"date-parts":[["2006"]]}}}],"schema":"https://github.com/citation-style-language/schema/raw/master/csl-citation.json"} </w:instrText>
            </w:r>
            <w:r>
              <w:fldChar w:fldCharType="separate"/>
            </w:r>
            <w:r w:rsidRPr="00033E83">
              <w:rPr>
                <w:rFonts w:cs="Times New Roman"/>
              </w:rPr>
              <w:t>[91]</w:t>
            </w:r>
            <w:r>
              <w:fldChar w:fldCharType="end"/>
            </w:r>
          </w:p>
        </w:tc>
      </w:tr>
      <w:tr w:rsidR="0046767B" w:rsidRPr="00033E83" w14:paraId="47982204" w14:textId="77777777" w:rsidTr="00387ECF">
        <w:tc>
          <w:tcPr>
            <w:tcW w:w="0" w:type="auto"/>
          </w:tcPr>
          <w:p w14:paraId="6A7DE26C" w14:textId="77777777" w:rsidR="005C4AD5" w:rsidRDefault="00BF5734" w:rsidP="0020414D">
            <w:pPr>
              <w:pStyle w:val="Compact"/>
              <w:ind w:firstLine="0"/>
              <w:jc w:val="left"/>
            </w:pPr>
            <w:r>
              <w:t>TAPREG</w:t>
            </w:r>
          </w:p>
        </w:tc>
        <w:tc>
          <w:tcPr>
            <w:tcW w:w="0" w:type="auto"/>
          </w:tcPr>
          <w:p w14:paraId="7A6436C7" w14:textId="77777777" w:rsidR="005C4AD5" w:rsidRDefault="00BF5734" w:rsidP="0020414D">
            <w:pPr>
              <w:pStyle w:val="Compact"/>
              <w:ind w:firstLine="0"/>
              <w:jc w:val="left"/>
            </w:pPr>
            <w:r>
              <w:t>TAP</w:t>
            </w:r>
          </w:p>
        </w:tc>
        <w:tc>
          <w:tcPr>
            <w:tcW w:w="2653" w:type="dxa"/>
          </w:tcPr>
          <w:p w14:paraId="71965F8F" w14:textId="77777777" w:rsidR="005C4AD5" w:rsidRDefault="00BF5734" w:rsidP="0020414D">
            <w:pPr>
              <w:pStyle w:val="Compact"/>
              <w:ind w:firstLine="0"/>
              <w:jc w:val="left"/>
            </w:pPr>
            <w:r>
              <w:t>Экспериментальные данные, Antijen</w:t>
            </w:r>
          </w:p>
        </w:tc>
        <w:tc>
          <w:tcPr>
            <w:tcW w:w="1403" w:type="dxa"/>
          </w:tcPr>
          <w:p w14:paraId="30DCE71D" w14:textId="77777777" w:rsidR="005C4AD5" w:rsidRDefault="00BF5734" w:rsidP="0020414D">
            <w:pPr>
              <w:pStyle w:val="Compact"/>
              <w:ind w:firstLine="0"/>
              <w:jc w:val="left"/>
            </w:pPr>
            <w:r>
              <w:t>SVM</w:t>
            </w:r>
          </w:p>
        </w:tc>
        <w:tc>
          <w:tcPr>
            <w:tcW w:w="1596" w:type="dxa"/>
          </w:tcPr>
          <w:p w14:paraId="259B083F" w14:textId="4FD5D7A4" w:rsidR="005C4AD5" w:rsidRPr="00387ECF" w:rsidRDefault="00033E83">
            <w:pPr>
              <w:pStyle w:val="Compact"/>
              <w:jc w:val="left"/>
            </w:pPr>
            <w:r>
              <w:fldChar w:fldCharType="begin"/>
            </w:r>
            <w:r>
              <w:instrText xml:space="preserve"> ADDIN ZOTERO_ITEM CSL_CITATION {"citationID":"cveDNySe","properties":{"formattedCitation":"[79]","plainCitation":"[79]","noteIndex":0},"citationItems":[{"id":100,"uris":["http://zotero.org/users/10071278/items/4XAGZSXF"],"itemData":{"id":100,"type":"article-journal","abstract":"Background: Proteasomes play a central role in the major histocompatibility class I (MHCI) antigen processing pathway. They conduct the proteolytic degradation of proteins in the cytosol, generating the C-terminus of CD8 T cell epitopes and MHCI-peptide ligands (P1 residue of cleavage site). There are two types of proteasomes, the constitutive form, expressed in most cell types, and the immunoproteasome, which is constitutively expressed in mature dendritic cells. Protective CD8 T cell epitopes are likely generated by the immunoproteasome and the constitutive proteasome, and here we have modeled and analyzed the cleavage by these two proteases.\nResults: We have modeled the immunoproteasome and proteasome cleavage sites upon two non-overlapping sets of peptides consisting of 553 CD8 T cell epitopes, naturally processed and restricted by human MHCI molecules, and 382 peptides eluted from human MHCI molecules, respectively, using N-grams. Cleavage models were generated considering different epitope and MHCI-eluted fragment lengths and the same number of C-terminal flanking residues. Models were evaluated in 5-fold cross-validation. Judging by the Mathew’s Correlation Coefficient (MCC), optimal cleavage models for the proteasome (MCC = 0.43 ± 0.07) and the immunoproteasome (MCC = 0.36 ± 0.06</w:instrText>
            </w:r>
            <w:r w:rsidRPr="00387ECF">
              <w:instrText xml:space="preserve">) </w:instrText>
            </w:r>
            <w:r>
              <w:instrText>were</w:instrText>
            </w:r>
            <w:r w:rsidRPr="00387ECF">
              <w:instrText xml:space="preserve"> </w:instrText>
            </w:r>
            <w:r>
              <w:instrText>obtained</w:instrText>
            </w:r>
            <w:r w:rsidRPr="00387ECF">
              <w:instrText xml:space="preserve"> </w:instrText>
            </w:r>
            <w:r>
              <w:instrText>from</w:instrText>
            </w:r>
            <w:r w:rsidRPr="00387ECF">
              <w:instrText xml:space="preserve"> 12-</w:instrText>
            </w:r>
            <w:r>
              <w:instrText>residue</w:instrText>
            </w:r>
            <w:r w:rsidRPr="00387ECF">
              <w:instrText xml:space="preserve"> </w:instrText>
            </w:r>
            <w:r>
              <w:instrText>peptide</w:instrText>
            </w:r>
            <w:r w:rsidRPr="00387ECF">
              <w:instrText xml:space="preserve"> </w:instrText>
            </w:r>
            <w:r>
              <w:instrText>fragments</w:instrText>
            </w:r>
            <w:r w:rsidRPr="00387ECF">
              <w:instrText xml:space="preserve">. </w:instrText>
            </w:r>
            <w:r>
              <w:instrText>Using</w:instrText>
            </w:r>
            <w:r w:rsidRPr="00387ECF">
              <w:instrText xml:space="preserve"> </w:instrText>
            </w:r>
            <w:r>
              <w:instrText>an</w:instrText>
            </w:r>
            <w:r w:rsidRPr="00387ECF">
              <w:instrText xml:space="preserve"> </w:instrText>
            </w:r>
            <w:r>
              <w:instrText>independent</w:instrText>
            </w:r>
            <w:r w:rsidRPr="00387ECF">
              <w:instrText xml:space="preserve"> </w:instrText>
            </w:r>
            <w:r>
              <w:instrText>dataset</w:instrText>
            </w:r>
            <w:r w:rsidRPr="00387ECF">
              <w:instrText xml:space="preserve"> </w:instrText>
            </w:r>
            <w:r>
              <w:instrText>consisting</w:instrText>
            </w:r>
            <w:r w:rsidRPr="00387ECF">
              <w:instrText xml:space="preserve"> </w:instrText>
            </w:r>
            <w:r>
              <w:instrText>of</w:instrText>
            </w:r>
            <w:r w:rsidRPr="00387ECF">
              <w:instrText xml:space="preserve"> 137 </w:instrText>
            </w:r>
            <w:r>
              <w:instrText>HIV</w:instrText>
            </w:r>
            <w:r w:rsidRPr="00387ECF">
              <w:instrText>1-</w:instrText>
            </w:r>
            <w:r>
              <w:instrText>specific</w:instrText>
            </w:r>
            <w:r w:rsidRPr="00387ECF">
              <w:instrText xml:space="preserve"> </w:instrText>
            </w:r>
            <w:r>
              <w:instrText>CD</w:instrText>
            </w:r>
            <w:r w:rsidRPr="00387ECF">
              <w:instrText xml:space="preserve">8 </w:instrText>
            </w:r>
            <w:r>
              <w:instrText>T</w:instrText>
            </w:r>
            <w:r w:rsidRPr="00387ECF">
              <w:instrText xml:space="preserve"> </w:instrText>
            </w:r>
            <w:r>
              <w:instrText>cell</w:instrText>
            </w:r>
            <w:r w:rsidRPr="00387ECF">
              <w:instrText xml:space="preserve"> </w:instrText>
            </w:r>
            <w:r>
              <w:instrText>epitopes</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and</w:instrText>
            </w:r>
            <w:r w:rsidRPr="00387ECF">
              <w:instrText xml:space="preserve"> </w:instrText>
            </w:r>
            <w:r>
              <w:instrText>proteasome</w:instrText>
            </w:r>
            <w:r w:rsidRPr="00387ECF">
              <w:instrText xml:space="preserve"> </w:instrText>
            </w:r>
            <w:r>
              <w:instrText>cleavage</w:instrText>
            </w:r>
            <w:r w:rsidRPr="00387ECF">
              <w:instrText xml:space="preserve"> </w:instrText>
            </w:r>
            <w:r>
              <w:instrText>models</w:instrText>
            </w:r>
            <w:r w:rsidRPr="00387ECF">
              <w:instrText xml:space="preserve"> </w:instrText>
            </w:r>
            <w:r>
              <w:instrText>achieved</w:instrText>
            </w:r>
            <w:r w:rsidRPr="00387ECF">
              <w:instrText xml:space="preserve"> </w:instrText>
            </w:r>
            <w:r>
              <w:instrText>MCC</w:instrText>
            </w:r>
            <w:r w:rsidRPr="00387ECF">
              <w:instrText xml:space="preserve"> </w:instrText>
            </w:r>
            <w:r>
              <w:instrText>values</w:instrText>
            </w:r>
            <w:r w:rsidRPr="00387ECF">
              <w:instrText xml:space="preserve"> </w:instrText>
            </w:r>
            <w:r>
              <w:instrText>of</w:instrText>
            </w:r>
            <w:r w:rsidRPr="00387ECF">
              <w:instrText xml:space="preserve"> 0.30 </w:instrText>
            </w:r>
            <w:r>
              <w:instrText>and</w:instrText>
            </w:r>
            <w:r w:rsidRPr="00387ECF">
              <w:instrText xml:space="preserve"> 0.18, </w:instrText>
            </w:r>
            <w:r>
              <w:instrText>respectively</w:instrText>
            </w:r>
            <w:r w:rsidRPr="00387ECF">
              <w:instrText xml:space="preserve">, </w:instrText>
            </w:r>
            <w:r>
              <w:instrText>comparatively</w:instrText>
            </w:r>
            <w:r w:rsidRPr="00387ECF">
              <w:instrText xml:space="preserve"> </w:instrText>
            </w:r>
            <w:r>
              <w:instrText>better</w:instrText>
            </w:r>
            <w:r w:rsidRPr="00387ECF">
              <w:instrText xml:space="preserve"> </w:instrText>
            </w:r>
            <w:r>
              <w:instrText>than</w:instrText>
            </w:r>
            <w:r w:rsidRPr="00387ECF">
              <w:instrText xml:space="preserve"> </w:instrText>
            </w:r>
            <w:r>
              <w:instrText>those</w:instrText>
            </w:r>
            <w:r w:rsidRPr="00387ECF">
              <w:instrText xml:space="preserve"> </w:instrText>
            </w:r>
            <w:r>
              <w:instrText>achieved</w:instrText>
            </w:r>
            <w:r w:rsidRPr="00387ECF">
              <w:instrText xml:space="preserve"> </w:instrText>
            </w:r>
            <w:r>
              <w:instrText>by</w:instrText>
            </w:r>
            <w:r w:rsidRPr="00387ECF">
              <w:instrText xml:space="preserve"> </w:instrText>
            </w:r>
            <w:r>
              <w:instrText>related</w:instrText>
            </w:r>
            <w:r w:rsidRPr="00387ECF">
              <w:instrText xml:space="preserve"> </w:instrText>
            </w:r>
            <w:r>
              <w:instrText>methods</w:instrText>
            </w:r>
            <w:r w:rsidRPr="00387ECF">
              <w:instrText xml:space="preserve">. </w:instrText>
            </w:r>
            <w:r>
              <w:instrText>Using</w:instrText>
            </w:r>
            <w:r w:rsidRPr="00387ECF">
              <w:instrText xml:space="preserve"> </w:instrText>
            </w:r>
            <w:r>
              <w:instrText>ROC</w:instrText>
            </w:r>
            <w:r w:rsidRPr="00387ECF">
              <w:instrText xml:space="preserve"> </w:instrText>
            </w:r>
            <w:r>
              <w:instrText>analyses</w:instrText>
            </w:r>
            <w:r w:rsidRPr="00387ECF">
              <w:instrText xml:space="preserve">, </w:instrText>
            </w:r>
            <w:r>
              <w:instrText>we</w:instrText>
            </w:r>
            <w:r w:rsidRPr="00387ECF">
              <w:instrText xml:space="preserve"> </w:instrText>
            </w:r>
            <w:r>
              <w:instrText>have</w:instrText>
            </w:r>
            <w:r w:rsidRPr="00387ECF">
              <w:instrText xml:space="preserve"> </w:instrText>
            </w:r>
            <w:r>
              <w:instrText>also</w:instrText>
            </w:r>
            <w:r w:rsidRPr="00387ECF">
              <w:instrText xml:space="preserve"> </w:instrText>
            </w:r>
            <w:r>
              <w:instrText>shown</w:instrText>
            </w:r>
            <w:r w:rsidRPr="00387ECF">
              <w:instrText xml:space="preserve"> </w:instrText>
            </w:r>
            <w:r>
              <w:instrText>that</w:instrText>
            </w:r>
            <w:r w:rsidRPr="00387ECF">
              <w:instrText xml:space="preserve">, </w:instrText>
            </w:r>
            <w:r>
              <w:instrText>combined</w:instrText>
            </w:r>
            <w:r w:rsidRPr="00387ECF">
              <w:instrText xml:space="preserve"> </w:instrText>
            </w:r>
            <w:r>
              <w:instrText>with</w:instrText>
            </w:r>
            <w:r w:rsidRPr="00387ECF">
              <w:instrText xml:space="preserve"> </w:instrText>
            </w:r>
            <w:r>
              <w:instrText>MHCI</w:instrText>
            </w:r>
            <w:r w:rsidRPr="00387ECF">
              <w:instrText>-</w:instrText>
            </w:r>
            <w:r>
              <w:instrText>peptide</w:instrText>
            </w:r>
            <w:r w:rsidRPr="00387ECF">
              <w:instrText xml:space="preserve"> </w:instrText>
            </w:r>
            <w:r>
              <w:instrText>binding</w:instrText>
            </w:r>
            <w:r w:rsidRPr="00387ECF">
              <w:instrText xml:space="preserve"> </w:instrText>
            </w:r>
            <w:r>
              <w:instrText>predictions</w:instrText>
            </w:r>
            <w:r w:rsidRPr="00387ECF">
              <w:instrText xml:space="preserve">, </w:instrText>
            </w:r>
            <w:r>
              <w:instrText>cleavage</w:instrText>
            </w:r>
            <w:r w:rsidRPr="00387ECF">
              <w:instrText xml:space="preserve"> </w:instrText>
            </w:r>
            <w:r>
              <w:instrText>predictions</w:instrText>
            </w:r>
            <w:r w:rsidRPr="00387ECF">
              <w:instrText xml:space="preserve"> </w:instrText>
            </w:r>
            <w:r>
              <w:instrText>by</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and</w:instrText>
            </w:r>
            <w:r w:rsidRPr="00387ECF">
              <w:instrText xml:space="preserve"> </w:instrText>
            </w:r>
            <w:r>
              <w:instrText>proteasome</w:instrText>
            </w:r>
            <w:r w:rsidRPr="00387ECF">
              <w:instrText xml:space="preserve"> </w:instrText>
            </w:r>
            <w:r>
              <w:instrText>models</w:instrText>
            </w:r>
            <w:r w:rsidRPr="00387ECF">
              <w:instrText xml:space="preserve"> </w:instrText>
            </w:r>
            <w:r>
              <w:instrText>significantly</w:instrText>
            </w:r>
            <w:r w:rsidRPr="00387ECF">
              <w:instrText xml:space="preserve"> </w:instrText>
            </w:r>
            <w:r>
              <w:instrText>increase</w:instrText>
            </w:r>
            <w:r w:rsidRPr="00387ECF">
              <w:instrText xml:space="preserve"> </w:instrText>
            </w:r>
            <w:r>
              <w:instrText>the</w:instrText>
            </w:r>
            <w:r w:rsidRPr="00387ECF">
              <w:instrText xml:space="preserve"> </w:instrText>
            </w:r>
            <w:r>
              <w:instrText>discovery</w:instrText>
            </w:r>
            <w:r w:rsidRPr="00387ECF">
              <w:instrText xml:space="preserve"> </w:instrText>
            </w:r>
            <w:r>
              <w:instrText>rate</w:instrText>
            </w:r>
            <w:r w:rsidRPr="00387ECF">
              <w:instrText xml:space="preserve"> </w:instrText>
            </w:r>
            <w:r>
              <w:instrText>of</w:instrText>
            </w:r>
            <w:r w:rsidRPr="00387ECF">
              <w:instrText xml:space="preserve"> </w:instrText>
            </w:r>
            <w:r>
              <w:instrText>CD</w:instrText>
            </w:r>
            <w:r w:rsidRPr="00387ECF">
              <w:instrText xml:space="preserve">8 </w:instrText>
            </w:r>
            <w:r>
              <w:instrText>T</w:instrText>
            </w:r>
            <w:r w:rsidRPr="00387ECF">
              <w:instrText xml:space="preserve"> </w:instrText>
            </w:r>
            <w:r>
              <w:instrText>cell</w:instrText>
            </w:r>
            <w:r w:rsidRPr="00387ECF">
              <w:instrText xml:space="preserve"> </w:instrText>
            </w:r>
            <w:r>
              <w:instrText>epitopes</w:instrText>
            </w:r>
            <w:r w:rsidRPr="00387ECF">
              <w:instrText xml:space="preserve"> </w:instrText>
            </w:r>
            <w:r>
              <w:instrText>restricted</w:instrText>
            </w:r>
            <w:r w:rsidRPr="00387ECF">
              <w:instrText xml:space="preserve"> </w:instrText>
            </w:r>
            <w:r>
              <w:instrText>by</w:instrText>
            </w:r>
            <w:r w:rsidRPr="00387ECF">
              <w:instrText xml:space="preserve"> </w:instrText>
            </w:r>
            <w:r>
              <w:instrText>different</w:instrText>
            </w:r>
            <w:r w:rsidRPr="00387ECF">
              <w:instrText xml:space="preserve"> </w:instrText>
            </w:r>
            <w:r>
              <w:instrText>MHCI</w:instrText>
            </w:r>
            <w:r w:rsidRPr="00387ECF">
              <w:instrText xml:space="preserve"> </w:instrText>
            </w:r>
            <w:r>
              <w:instrText>molecules</w:instrText>
            </w:r>
            <w:r w:rsidRPr="00387ECF">
              <w:instrText xml:space="preserve">, </w:instrText>
            </w:r>
            <w:r>
              <w:instrText>including</w:instrText>
            </w:r>
            <w:r w:rsidRPr="00387ECF">
              <w:instrText xml:space="preserve"> </w:instrText>
            </w:r>
            <w:r>
              <w:instrText>A</w:instrText>
            </w:r>
            <w:r w:rsidRPr="00387ECF">
              <w:instrText xml:space="preserve">*0201, </w:instrText>
            </w:r>
            <w:r>
              <w:instrText>A</w:instrText>
            </w:r>
            <w:r w:rsidRPr="00387ECF">
              <w:instrText xml:space="preserve">*0301, </w:instrText>
            </w:r>
            <w:r>
              <w:instrText>A</w:instrText>
            </w:r>
            <w:r w:rsidRPr="00387ECF">
              <w:instrText xml:space="preserve">*2402, </w:instrText>
            </w:r>
            <w:r>
              <w:instrText>B</w:instrText>
            </w:r>
            <w:r w:rsidRPr="00387ECF">
              <w:instrText xml:space="preserve">*0702, </w:instrText>
            </w:r>
            <w:r>
              <w:instrText>B</w:instrText>
            </w:r>
            <w:r w:rsidRPr="00387ECF">
              <w:instrText>*2705.\</w:instrText>
            </w:r>
            <w:r>
              <w:instrText>nConclusions</w:instrText>
            </w:r>
            <w:r w:rsidRPr="00387ECF">
              <w:instrText xml:space="preserve">: </w:instrText>
            </w:r>
            <w:r>
              <w:instrText>We</w:instrText>
            </w:r>
            <w:r w:rsidRPr="00387ECF">
              <w:instrText xml:space="preserve"> </w:instrText>
            </w:r>
            <w:r>
              <w:instrText>have</w:instrText>
            </w:r>
            <w:r w:rsidRPr="00387ECF">
              <w:instrText xml:space="preserve"> </w:instrText>
            </w:r>
            <w:r>
              <w:instrText>developed</w:instrText>
            </w:r>
            <w:r w:rsidRPr="00387ECF">
              <w:instrText xml:space="preserve"> </w:instrText>
            </w:r>
            <w:r>
              <w:instrText>models</w:instrText>
            </w:r>
            <w:r w:rsidRPr="00387ECF">
              <w:instrText xml:space="preserve"> </w:instrText>
            </w:r>
            <w:r>
              <w:instrText>that</w:instrText>
            </w:r>
            <w:r w:rsidRPr="00387ECF">
              <w:instrText xml:space="preserve"> </w:instrText>
            </w:r>
            <w:r>
              <w:instrText>are</w:instrText>
            </w:r>
            <w:r w:rsidRPr="00387ECF">
              <w:instrText xml:space="preserve"> </w:instrText>
            </w:r>
            <w:r>
              <w:instrText>specific</w:instrText>
            </w:r>
            <w:r w:rsidRPr="00387ECF">
              <w:instrText xml:space="preserve"> </w:instrText>
            </w:r>
            <w:r>
              <w:instrText>to</w:instrText>
            </w:r>
            <w:r w:rsidRPr="00387ECF">
              <w:instrText xml:space="preserve"> </w:instrText>
            </w:r>
            <w:r>
              <w:instrText>predict</w:instrText>
            </w:r>
            <w:r w:rsidRPr="00387ECF">
              <w:instrText xml:space="preserve"> </w:instrText>
            </w:r>
            <w:r>
              <w:instrText>cleavage</w:instrText>
            </w:r>
            <w:r w:rsidRPr="00387ECF">
              <w:instrText xml:space="preserve"> </w:instrText>
            </w:r>
            <w:r>
              <w:instrText>by</w:instrText>
            </w:r>
            <w:r w:rsidRPr="00387ECF">
              <w:instrText xml:space="preserve"> </w:instrText>
            </w:r>
            <w:r>
              <w:instrText>the</w:instrText>
            </w:r>
            <w:r w:rsidRPr="00387ECF">
              <w:instrText xml:space="preserve"> </w:instrText>
            </w:r>
            <w:r>
              <w:instrText>proteasome</w:instrText>
            </w:r>
            <w:r w:rsidRPr="00387ECF">
              <w:instrText xml:space="preserve"> </w:instrText>
            </w:r>
            <w:r>
              <w:instrText>and</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These</w:instrText>
            </w:r>
            <w:r w:rsidRPr="00387ECF">
              <w:instrText xml:space="preserve"> </w:instrText>
            </w:r>
            <w:r>
              <w:instrText>models</w:instrText>
            </w:r>
            <w:r w:rsidRPr="00387ECF">
              <w:instrText xml:space="preserve"> </w:instrText>
            </w:r>
            <w:r>
              <w:instrText>ought</w:instrText>
            </w:r>
            <w:r w:rsidRPr="00387ECF">
              <w:instrText xml:space="preserve"> </w:instrText>
            </w:r>
            <w:r>
              <w:instrText>to</w:instrText>
            </w:r>
            <w:r w:rsidRPr="00387ECF">
              <w:instrText xml:space="preserve"> </w:instrText>
            </w:r>
            <w:r>
              <w:instrText>be</w:instrText>
            </w:r>
            <w:r w:rsidRPr="00387ECF">
              <w:instrText xml:space="preserve"> </w:instrText>
            </w:r>
            <w:r>
              <w:instrText>instrumental</w:instrText>
            </w:r>
            <w:r w:rsidRPr="00387ECF">
              <w:instrText xml:space="preserve"> </w:instrText>
            </w:r>
            <w:r>
              <w:instrText>to</w:instrText>
            </w:r>
            <w:r w:rsidRPr="00387ECF">
              <w:instrText xml:space="preserve"> </w:instrText>
            </w:r>
            <w:r>
              <w:instrText>identify</w:instrText>
            </w:r>
            <w:r w:rsidRPr="00387ECF">
              <w:instrText xml:space="preserve"> </w:instrText>
            </w:r>
            <w:r>
              <w:instrText>protective</w:instrText>
            </w:r>
            <w:r w:rsidRPr="00387ECF">
              <w:instrText xml:space="preserve"> </w:instrText>
            </w:r>
            <w:r>
              <w:instrText>CD</w:instrText>
            </w:r>
            <w:r w:rsidRPr="00387ECF">
              <w:instrText xml:space="preserve">8 </w:instrText>
            </w:r>
            <w:r>
              <w:instrText>T</w:instrText>
            </w:r>
            <w:r w:rsidRPr="00387ECF">
              <w:instrText xml:space="preserve"> </w:instrText>
            </w:r>
            <w:r>
              <w:instrText>cell</w:instrText>
            </w:r>
            <w:r w:rsidRPr="00387ECF">
              <w:instrText xml:space="preserve"> </w:instrText>
            </w:r>
            <w:r>
              <w:instrText>epitopes</w:instrText>
            </w:r>
            <w:r w:rsidRPr="00387ECF">
              <w:instrText xml:space="preserve"> </w:instrText>
            </w:r>
            <w:r>
              <w:instrText>and</w:instrText>
            </w:r>
            <w:r w:rsidRPr="00387ECF">
              <w:instrText xml:space="preserve"> </w:instrText>
            </w:r>
            <w:r>
              <w:instrText>are</w:instrText>
            </w:r>
            <w:r w:rsidRPr="00387ECF">
              <w:instrText xml:space="preserve"> </w:instrText>
            </w:r>
            <w:r>
              <w:instrText>readily</w:instrText>
            </w:r>
            <w:r w:rsidRPr="00387ECF">
              <w:instrText xml:space="preserve"> </w:instrText>
            </w:r>
            <w:r>
              <w:instrText>available</w:instrText>
            </w:r>
            <w:r w:rsidRPr="00387ECF">
              <w:instrText xml:space="preserve"> </w:instrText>
            </w:r>
            <w:r>
              <w:instrText>for</w:instrText>
            </w:r>
            <w:r w:rsidRPr="00387ECF">
              <w:instrText xml:space="preserve"> </w:instrText>
            </w:r>
            <w:r>
              <w:instrText>free</w:instrText>
            </w:r>
            <w:r w:rsidRPr="00387ECF">
              <w:instrText xml:space="preserve"> </w:instrText>
            </w:r>
            <w:r>
              <w:instrText>public</w:instrText>
            </w:r>
            <w:r w:rsidRPr="00387ECF">
              <w:instrText xml:space="preserve"> </w:instrText>
            </w:r>
            <w:r>
              <w:instrText>use</w:instrText>
            </w:r>
            <w:r w:rsidRPr="00387ECF">
              <w:instrText xml:space="preserve"> </w:instrText>
            </w:r>
            <w:r>
              <w:instrText>at</w:instrText>
            </w:r>
            <w:r w:rsidRPr="00387ECF">
              <w:instrText xml:space="preserve"> </w:instrText>
            </w:r>
            <w:r>
              <w:instrText>http</w:instrText>
            </w:r>
            <w:r w:rsidRPr="00387ECF">
              <w:instrText>://</w:instrText>
            </w:r>
            <w:r>
              <w:instrText>imed</w:instrText>
            </w:r>
            <w:r w:rsidRPr="00387ECF">
              <w:instrText>.</w:instrText>
            </w:r>
            <w:r>
              <w:instrText>med</w:instrText>
            </w:r>
            <w:r w:rsidRPr="00387ECF">
              <w:instrText>.</w:instrText>
            </w:r>
            <w:r>
              <w:instrText>ucm</w:instrText>
            </w:r>
            <w:r w:rsidRPr="00387ECF">
              <w:instrText>.</w:instrText>
            </w:r>
            <w:r>
              <w:instrText>es</w:instrText>
            </w:r>
            <w:r w:rsidRPr="00387ECF">
              <w:instrText>/</w:instrText>
            </w:r>
            <w:r>
              <w:instrText>Tools</w:instrText>
            </w:r>
            <w:r w:rsidRPr="00387ECF">
              <w:instrText>/</w:instrText>
            </w:r>
            <w:r>
              <w:instrText>PCPS</w:instrText>
            </w:r>
            <w:r w:rsidRPr="00387ECF">
              <w:instrText>/.","</w:instrText>
            </w:r>
            <w:r>
              <w:instrText>container</w:instrText>
            </w:r>
            <w:r w:rsidRPr="00387ECF">
              <w:instrText>-</w:instrText>
            </w:r>
            <w:r>
              <w:instrText>title</w:instrText>
            </w:r>
            <w:r w:rsidRPr="00387ECF">
              <w:instrText>":"</w:instrText>
            </w:r>
            <w:r>
              <w:instrText>BMC</w:instrText>
            </w:r>
            <w:r w:rsidRPr="00387ECF">
              <w:instrText xml:space="preserve"> </w:instrText>
            </w:r>
            <w:r>
              <w:instrText>Bioinformatics</w:instrText>
            </w:r>
            <w:r w:rsidRPr="00387ECF">
              <w:instrText>","</w:instrText>
            </w:r>
            <w:r>
              <w:instrText>DOI</w:instrText>
            </w:r>
            <w:r w:rsidRPr="00387ECF">
              <w:instrText>":"10.1186/1471-2105-11-479","</w:instrText>
            </w:r>
            <w:r>
              <w:instrText>ISSN</w:instrText>
            </w:r>
            <w:r w:rsidRPr="00387ECF">
              <w:instrText>":"1471-2105","</w:instrText>
            </w:r>
            <w:r>
              <w:instrText>issue</w:instrText>
            </w:r>
            <w:r w:rsidRPr="00387ECF">
              <w:instrText>":"1","</w:instrText>
            </w:r>
            <w:r>
              <w:instrText>journalAbbreviation</w:instrText>
            </w:r>
            <w:r w:rsidRPr="00387ECF">
              <w:instrText>":"</w:instrText>
            </w:r>
            <w:r>
              <w:instrText>BMC</w:instrText>
            </w:r>
            <w:r w:rsidRPr="00387ECF">
              <w:instrText xml:space="preserve"> </w:instrText>
            </w:r>
            <w:r>
              <w:instrText>Bioinformatics</w:instrText>
            </w:r>
            <w:r w:rsidRPr="00387ECF">
              <w:instrText>","</w:instrText>
            </w:r>
            <w:r>
              <w:instrText>language</w:instrText>
            </w:r>
            <w:r w:rsidRPr="00387ECF">
              <w:instrText>":"</w:instrText>
            </w:r>
            <w:r>
              <w:instrText>en</w:instrText>
            </w:r>
            <w:r w:rsidRPr="00387ECF">
              <w:instrText>","</w:instrText>
            </w:r>
            <w:r>
              <w:instrText>page</w:instrText>
            </w:r>
            <w:r w:rsidRPr="00387ECF">
              <w:instrText>":"479","</w:instrText>
            </w:r>
            <w:r>
              <w:instrText>source</w:instrText>
            </w:r>
            <w:r w:rsidRPr="00387ECF">
              <w:instrText>":"</w:instrText>
            </w:r>
            <w:r>
              <w:instrText>DOI</w:instrText>
            </w:r>
            <w:r w:rsidRPr="00387ECF">
              <w:instrText>.</w:instrText>
            </w:r>
            <w:r>
              <w:instrText>org</w:instrText>
            </w:r>
            <w:r w:rsidRPr="00387ECF">
              <w:instrText xml:space="preserve"> (</w:instrText>
            </w:r>
            <w:r>
              <w:instrText>Crossref</w:instrText>
            </w:r>
            <w:r w:rsidRPr="00387ECF">
              <w:instrText>)","</w:instrText>
            </w:r>
            <w:r>
              <w:instrText>title</w:instrText>
            </w:r>
            <w:r w:rsidRPr="00387ECF">
              <w:instrText>":"</w:instrText>
            </w:r>
            <w:r>
              <w:instrText>Computational</w:instrText>
            </w:r>
            <w:r w:rsidRPr="00387ECF">
              <w:instrText xml:space="preserve"> </w:instrText>
            </w:r>
            <w:r>
              <w:instrText>analysis</w:instrText>
            </w:r>
            <w:r w:rsidRPr="00387ECF">
              <w:instrText xml:space="preserve"> </w:instrText>
            </w:r>
            <w:r>
              <w:instrText>and</w:instrText>
            </w:r>
            <w:r w:rsidRPr="00387ECF">
              <w:instrText xml:space="preserve"> </w:instrText>
            </w:r>
            <w:r>
              <w:instrText>modeling</w:instrText>
            </w:r>
            <w:r w:rsidRPr="00387ECF">
              <w:instrText xml:space="preserve"> </w:instrText>
            </w:r>
            <w:r>
              <w:instrText>of</w:instrText>
            </w:r>
            <w:r w:rsidRPr="00387ECF">
              <w:instrText xml:space="preserve"> </w:instrText>
            </w:r>
            <w:r>
              <w:instrText>cleavage</w:instrText>
            </w:r>
            <w:r w:rsidRPr="00387ECF">
              <w:instrText xml:space="preserve"> </w:instrText>
            </w:r>
            <w:r>
              <w:instrText>by</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and</w:instrText>
            </w:r>
            <w:r w:rsidRPr="00387ECF">
              <w:instrText xml:space="preserve"> </w:instrText>
            </w:r>
            <w:r>
              <w:instrText>the</w:instrText>
            </w:r>
            <w:r w:rsidRPr="00387ECF">
              <w:instrText xml:space="preserve"> </w:instrText>
            </w:r>
            <w:r>
              <w:instrText>constitutive</w:instrText>
            </w:r>
            <w:r w:rsidRPr="00387ECF">
              <w:instrText xml:space="preserve"> </w:instrText>
            </w:r>
            <w:r>
              <w:instrText>proteasome</w:instrText>
            </w:r>
            <w:r w:rsidRPr="00387ECF">
              <w:instrText>","</w:instrText>
            </w:r>
            <w:r>
              <w:instrText>volume</w:instrText>
            </w:r>
            <w:r w:rsidRPr="00387ECF">
              <w:instrText>":"11","</w:instrText>
            </w:r>
            <w:r>
              <w:instrText>author</w:instrText>
            </w:r>
            <w:r w:rsidRPr="00387ECF">
              <w:instrText>":[{"</w:instrText>
            </w:r>
            <w:r>
              <w:instrText>family</w:instrText>
            </w:r>
            <w:r w:rsidRPr="00387ECF">
              <w:instrText>":"</w:instrText>
            </w:r>
            <w:r>
              <w:instrText>Diez</w:instrText>
            </w:r>
            <w:r w:rsidRPr="00387ECF">
              <w:instrText>-</w:instrText>
            </w:r>
            <w:r>
              <w:instrText>Rivero</w:instrText>
            </w:r>
            <w:r w:rsidRPr="00387ECF">
              <w:instrText>","</w:instrText>
            </w:r>
            <w:r>
              <w:instrText>given</w:instrText>
            </w:r>
            <w:r w:rsidRPr="00387ECF">
              <w:instrText>":"</w:instrText>
            </w:r>
            <w:r>
              <w:instrText>Carmen</w:instrText>
            </w:r>
            <w:r w:rsidRPr="00387ECF">
              <w:instrText xml:space="preserve"> </w:instrText>
            </w:r>
            <w:r>
              <w:instrText>M</w:instrText>
            </w:r>
            <w:r w:rsidRPr="00387ECF">
              <w:instrText>"},{"</w:instrText>
            </w:r>
            <w:r>
              <w:instrText>family</w:instrText>
            </w:r>
            <w:r w:rsidRPr="00387ECF">
              <w:instrText>":"</w:instrText>
            </w:r>
            <w:r>
              <w:instrText>Lafuente</w:instrText>
            </w:r>
            <w:r w:rsidRPr="00387ECF">
              <w:instrText>","</w:instrText>
            </w:r>
            <w:r>
              <w:instrText>given</w:instrText>
            </w:r>
            <w:r w:rsidRPr="00387ECF">
              <w:instrText>":"</w:instrText>
            </w:r>
            <w:r>
              <w:instrText>Esther</w:instrText>
            </w:r>
            <w:r w:rsidRPr="00387ECF">
              <w:instrText xml:space="preserve"> </w:instrText>
            </w:r>
            <w:r>
              <w:instrText>M</w:instrText>
            </w:r>
            <w:r w:rsidRPr="00387ECF">
              <w:instrText>"},{"</w:instrText>
            </w:r>
            <w:r>
              <w:instrText>family</w:instrText>
            </w:r>
            <w:r w:rsidRPr="00387ECF">
              <w:instrText>":"</w:instrText>
            </w:r>
            <w:r>
              <w:instrText>Reche</w:instrText>
            </w:r>
            <w:r w:rsidRPr="00387ECF">
              <w:instrText>","</w:instrText>
            </w:r>
            <w:r>
              <w:instrText>given</w:instrText>
            </w:r>
            <w:r w:rsidRPr="00387ECF">
              <w:instrText>":"</w:instrText>
            </w:r>
            <w:r>
              <w:instrText>Pedro</w:instrText>
            </w:r>
            <w:r w:rsidRPr="00387ECF">
              <w:instrText xml:space="preserve"> </w:instrText>
            </w:r>
            <w:r>
              <w:instrText>A</w:instrText>
            </w:r>
            <w:r w:rsidRPr="00387ECF">
              <w:instrText>"}],"</w:instrText>
            </w:r>
            <w:r>
              <w:instrText>issued</w:instrText>
            </w:r>
            <w:r w:rsidRPr="00387ECF">
              <w:instrText>":{"</w:instrText>
            </w:r>
            <w:r>
              <w:instrText>date</w:instrText>
            </w:r>
            <w:r w:rsidRPr="00387ECF">
              <w:instrText>-</w:instrText>
            </w:r>
            <w:r>
              <w:instrText>parts</w:instrText>
            </w:r>
            <w:r w:rsidRPr="00387ECF">
              <w:instrText>":[["2010",12]]}}}],"</w:instrText>
            </w:r>
            <w:r>
              <w:instrText>schema</w:instrText>
            </w:r>
            <w:r w:rsidRPr="00387ECF">
              <w:instrText>":"</w:instrText>
            </w:r>
            <w:r>
              <w:instrText>https</w:instrText>
            </w:r>
            <w:r w:rsidRPr="00387ECF">
              <w:instrText>://</w:instrText>
            </w:r>
            <w:r>
              <w:instrText>github</w:instrText>
            </w:r>
            <w:r w:rsidRPr="00387ECF">
              <w:instrText>.</w:instrText>
            </w:r>
            <w:r>
              <w:instrText>com</w:instrText>
            </w:r>
            <w:r w:rsidRPr="00387ECF">
              <w:instrText>/</w:instrText>
            </w:r>
            <w:r>
              <w:instrText>citation</w:instrText>
            </w:r>
            <w:r w:rsidRPr="00387ECF">
              <w:instrText>-</w:instrText>
            </w:r>
            <w:r>
              <w:instrText>style</w:instrText>
            </w:r>
            <w:r w:rsidRPr="00387ECF">
              <w:instrText>-</w:instrText>
            </w:r>
            <w:r>
              <w:instrText>language</w:instrText>
            </w:r>
            <w:r w:rsidRPr="00387ECF">
              <w:instrText>/</w:instrText>
            </w:r>
            <w:r>
              <w:instrText>schema</w:instrText>
            </w:r>
            <w:r w:rsidRPr="00387ECF">
              <w:instrText>/</w:instrText>
            </w:r>
            <w:r>
              <w:instrText>raw</w:instrText>
            </w:r>
            <w:r w:rsidRPr="00387ECF">
              <w:instrText>/</w:instrText>
            </w:r>
            <w:r>
              <w:instrText>master</w:instrText>
            </w:r>
            <w:r w:rsidRPr="00387ECF">
              <w:instrText>/</w:instrText>
            </w:r>
            <w:r>
              <w:instrText>csl</w:instrText>
            </w:r>
            <w:r w:rsidRPr="00387ECF">
              <w:instrText>-</w:instrText>
            </w:r>
            <w:r>
              <w:instrText>citation</w:instrText>
            </w:r>
            <w:r w:rsidRPr="00387ECF">
              <w:instrText>.</w:instrText>
            </w:r>
            <w:r>
              <w:instrText>json</w:instrText>
            </w:r>
            <w:r w:rsidRPr="00387ECF">
              <w:instrText xml:space="preserve">"} </w:instrText>
            </w:r>
            <w:r>
              <w:fldChar w:fldCharType="separate"/>
            </w:r>
            <w:r w:rsidRPr="00387ECF">
              <w:rPr>
                <w:rFonts w:cs="Times New Roman"/>
              </w:rPr>
              <w:t>[79]</w:t>
            </w:r>
            <w:r>
              <w:fldChar w:fldCharType="end"/>
            </w:r>
          </w:p>
        </w:tc>
      </w:tr>
      <w:tr w:rsidR="0046767B" w:rsidRPr="00033E83" w14:paraId="2E75B9F8" w14:textId="77777777" w:rsidTr="00387ECF">
        <w:tc>
          <w:tcPr>
            <w:tcW w:w="0" w:type="auto"/>
          </w:tcPr>
          <w:p w14:paraId="325DD815" w14:textId="77777777" w:rsidR="005C4AD5" w:rsidRPr="00387ECF" w:rsidRDefault="00BF5734" w:rsidP="0020414D">
            <w:pPr>
              <w:pStyle w:val="Compact"/>
              <w:ind w:firstLine="0"/>
              <w:jc w:val="left"/>
            </w:pPr>
            <w:r>
              <w:t>NetMHCpan</w:t>
            </w:r>
          </w:p>
        </w:tc>
        <w:tc>
          <w:tcPr>
            <w:tcW w:w="0" w:type="auto"/>
          </w:tcPr>
          <w:p w14:paraId="5537754B" w14:textId="77777777" w:rsidR="005C4AD5" w:rsidRPr="00387ECF" w:rsidRDefault="00BF5734" w:rsidP="0020414D">
            <w:pPr>
              <w:pStyle w:val="Compact"/>
              <w:ind w:firstLine="0"/>
              <w:jc w:val="left"/>
            </w:pPr>
            <w:r>
              <w:t>MHC</w:t>
            </w:r>
          </w:p>
        </w:tc>
        <w:tc>
          <w:tcPr>
            <w:tcW w:w="2653" w:type="dxa"/>
          </w:tcPr>
          <w:p w14:paraId="4B9BAC04" w14:textId="77777777" w:rsidR="005C4AD5" w:rsidRPr="00387ECF" w:rsidRDefault="00BF5734" w:rsidP="0020414D">
            <w:pPr>
              <w:pStyle w:val="Compact"/>
              <w:ind w:firstLine="0"/>
              <w:jc w:val="left"/>
            </w:pPr>
            <w:r>
              <w:t>IEDB</w:t>
            </w:r>
          </w:p>
        </w:tc>
        <w:tc>
          <w:tcPr>
            <w:tcW w:w="1403" w:type="dxa"/>
          </w:tcPr>
          <w:p w14:paraId="2E22F344" w14:textId="1FF4CE71" w:rsidR="005C4AD5" w:rsidRPr="00387ECF" w:rsidRDefault="0020414D" w:rsidP="0020414D">
            <w:pPr>
              <w:pStyle w:val="Compact"/>
              <w:ind w:firstLine="0"/>
              <w:jc w:val="left"/>
            </w:pPr>
            <w:r>
              <w:t>ANN</w:t>
            </w:r>
          </w:p>
        </w:tc>
        <w:tc>
          <w:tcPr>
            <w:tcW w:w="1596" w:type="dxa"/>
          </w:tcPr>
          <w:p w14:paraId="0DDB3B11" w14:textId="59BE83B2" w:rsidR="005C4AD5" w:rsidRPr="00387ECF" w:rsidRDefault="00033E83">
            <w:pPr>
              <w:pStyle w:val="Compact"/>
              <w:jc w:val="left"/>
            </w:pPr>
            <w:r>
              <w:rPr>
                <w:lang w:val="ru-RU"/>
              </w:rPr>
              <w:fldChar w:fldCharType="begin"/>
            </w:r>
            <w:r w:rsidRPr="00387ECF">
              <w:instrText xml:space="preserve"> ADDIN ZOTERO_ITEM CSL_CITATION {"citationID":"XN5N7oyW","properties":{"formattedCitation":"[92]","plainCitation":"[92]","noteIndex":0},"citationItems":[{"id":322,"uris":["http://zotero.org/users/10071278/items/F5G9CRDB"],"itemData":{"id":322,"type":"article-journal","container-title":"PLoS ONE","DOI":"10.1371/journal.pone.0000796","ISSN":"1932-6203","issue":"8","journalAbbreviation":"PLoS ONE","language":"en","page":"e796","source":"DOI.org (Crossref)","title":"NetMHCpan, a Method for Quantitative Predictions of Peptide Binding to Any HLA-A and -B Locus Protein of Known Sequence","volume":"2","author":[{"family":"Nielsen","given":"Morten"},{"family":"Lundegaard","given":"Claus"},{"family":"Blicher","given":"Thomas"},{"family":"Lamberth","given":"Kasper"},{"family":"Harndahl","given":"Mikkel"},{"family":"Justesen","given":"Sune"},{"family":"Røder","given":"Gustav"},{"family":"Peters","given":"Bjoern"},{"family":"Sette","given":"Alessandro"},{"family":"Lund","given":"Ole"},{"family":"Buus","given":"Søren"}],"editor":[{"family":"Kallas","given":"Esper"}],"issued":{"date-parts":[["2007",8,29]]}}}],"schema":"https://github.com/citation-style-language/schema/raw/master/csl-citation.json"} </w:instrText>
            </w:r>
            <w:r>
              <w:rPr>
                <w:lang w:val="ru-RU"/>
              </w:rPr>
              <w:fldChar w:fldCharType="separate"/>
            </w:r>
            <w:r w:rsidRPr="00033E83">
              <w:rPr>
                <w:rFonts w:cs="Times New Roman"/>
              </w:rPr>
              <w:t>[92]</w:t>
            </w:r>
            <w:r>
              <w:rPr>
                <w:lang w:val="ru-RU"/>
              </w:rPr>
              <w:fldChar w:fldCharType="end"/>
            </w:r>
          </w:p>
        </w:tc>
      </w:tr>
      <w:tr w:rsidR="0046767B" w:rsidRPr="00033E83" w14:paraId="3D391DE1" w14:textId="77777777" w:rsidTr="00387ECF">
        <w:tc>
          <w:tcPr>
            <w:tcW w:w="0" w:type="auto"/>
          </w:tcPr>
          <w:p w14:paraId="756C1ACF" w14:textId="1CA3B5FF" w:rsidR="005C4AD5" w:rsidRPr="00387ECF" w:rsidRDefault="00BF5734" w:rsidP="0020414D">
            <w:pPr>
              <w:pStyle w:val="Compact"/>
              <w:ind w:firstLine="0"/>
              <w:jc w:val="left"/>
            </w:pPr>
            <w:r>
              <w:t>MHCSeqNe</w:t>
            </w:r>
            <w:r w:rsidR="001F356C">
              <w:t>t</w:t>
            </w:r>
          </w:p>
        </w:tc>
        <w:tc>
          <w:tcPr>
            <w:tcW w:w="0" w:type="auto"/>
          </w:tcPr>
          <w:p w14:paraId="4F4D6E7C" w14:textId="77777777" w:rsidR="005C4AD5" w:rsidRPr="00387ECF" w:rsidRDefault="00BF5734" w:rsidP="0020414D">
            <w:pPr>
              <w:pStyle w:val="Compact"/>
              <w:ind w:firstLine="0"/>
              <w:jc w:val="left"/>
            </w:pPr>
            <w:r>
              <w:t>MHC</w:t>
            </w:r>
          </w:p>
        </w:tc>
        <w:tc>
          <w:tcPr>
            <w:tcW w:w="2653" w:type="dxa"/>
          </w:tcPr>
          <w:p w14:paraId="68946B7A" w14:textId="37D17FA4" w:rsidR="005C4AD5" w:rsidRPr="00387ECF" w:rsidRDefault="00BF5734" w:rsidP="00387ECF">
            <w:pPr>
              <w:pStyle w:val="Compact"/>
              <w:ind w:hanging="1560"/>
              <w:jc w:val="left"/>
            </w:pPr>
            <w:r>
              <w:t>IEDB</w:t>
            </w:r>
            <w:r w:rsidRPr="00387ECF">
              <w:t xml:space="preserve">, </w:t>
            </w:r>
            <w:r>
              <w:t>MHC</w:t>
            </w:r>
            <w:r w:rsidR="001F356C" w:rsidRPr="00387ECF">
              <w:t xml:space="preserve"> </w:t>
            </w:r>
            <w:r w:rsidR="007A0009">
              <w:t>IEDB, MHC</w:t>
            </w:r>
            <w:r>
              <w:t>flurry</w:t>
            </w:r>
          </w:p>
        </w:tc>
        <w:tc>
          <w:tcPr>
            <w:tcW w:w="1403" w:type="dxa"/>
          </w:tcPr>
          <w:p w14:paraId="20EC1EC2" w14:textId="6031253B" w:rsidR="005C4AD5" w:rsidRPr="00387ECF" w:rsidRDefault="0020414D" w:rsidP="0020414D">
            <w:pPr>
              <w:pStyle w:val="Compact"/>
              <w:ind w:firstLine="0"/>
              <w:jc w:val="left"/>
            </w:pPr>
            <w:r>
              <w:t>ANN</w:t>
            </w:r>
          </w:p>
        </w:tc>
        <w:tc>
          <w:tcPr>
            <w:tcW w:w="1596" w:type="dxa"/>
          </w:tcPr>
          <w:p w14:paraId="1D64C07C" w14:textId="7CCF2AB0" w:rsidR="005C4AD5" w:rsidRPr="00033E83" w:rsidRDefault="00033E83">
            <w:pPr>
              <w:pStyle w:val="Compact"/>
              <w:jc w:val="left"/>
              <w:rPr>
                <w:lang w:val="ru-RU"/>
              </w:rPr>
            </w:pPr>
            <w:r>
              <w:rPr>
                <w:lang w:val="ru-RU"/>
              </w:rPr>
              <w:fldChar w:fldCharType="begin"/>
            </w:r>
            <w:r w:rsidRPr="00387ECF">
              <w:instrText xml:space="preserve"> ADDIN ZOTERO_ITEM CSL_CITATION {"citationID":"eArT2pZA","properties":{"formattedCitation":"[93]","plainCitation":"[93]","noteIndex":0},"citationItems":[{"id":323,"uris":["http://zotero.org/users/10071278/items/P</w:instrText>
            </w:r>
            <w:r w:rsidRPr="00387ECF">
              <w:rPr>
                <w:rPrChange w:id="370" w:author="Антон Смирнов" w:date="2023-05-25T12:32:00Z">
                  <w:rPr>
                    <w:lang w:val="ru-RU"/>
                  </w:rPr>
                </w:rPrChange>
              </w:rPr>
              <w:instrText>Q</w:instrText>
            </w:r>
            <w:r>
              <w:rPr>
                <w:lang w:val="ru-RU"/>
              </w:rPr>
              <w:instrText xml:space="preserve">XAVDZQ"],"itemData":{"id":323,"type":"article-journal","abstract":"Background: Immunotherapy is an emerging approach in cancer treatment that activates the host immune system to destroy cancer cells expressing unique peptide signatures (neoepitopes). Administrations of cancer-specific neoepitopes in the form of synthetic peptide vaccine have been proven effective in both mouse models and human patients. Because only a tiny fraction of cancer-specific neoepitopes actually elicits immune response, selection of potent, immunogenic neoepitopes remains a challenging step in cancer vaccine development. A basic approach for immunogenicity prediction is based on the premise that effective neoepitope should bind with the Major Histocompatibility Complex (MHC) with high affinity.\nResults: In this study, we developed MHCSeqNet, an open-source deep learning model, which not only outperforms state-of-the-art predictors on both MHC binding affinity and MHC ligand peptidome datasets but also exhibits promising generalization to unseen MHC class I alleles. MHCSeqNet employed neural network architectures developed for natural language processing to model amino acid sequence representations of MHC allele and epitope peptide as sentences with amino acids as individual words. This consideration allows MHCSeqNet to accept new MHC alleles as well as peptides of any length.\nConclusions: The improved performance and the flexibility offered by MHCSeqNet should make it a valuable tool for screening effective neoepitopes in cancer vaccine development.","container-title":"BMC Bioinformatics","DOI":"10.1186/s12859-019-2892-4","ISSN":"1471-2105","issue":"1","journalAbbreviation":"BMC Bioinformatics","language":"en","page":"270","source":"DOI.org (Crossref)","title":"MHCSeqNet: a deep neural network model for universal MHC binding prediction","title-short":"MHCSeqNet","volume":"20","author":[{"family":"Phloyphisut","given":"Poomarin"},{"family":"Pornputtapong","given":"Natapol"},{"family":"Sriswasdi","given":"Sira"},{"family":"Chuangsuwanich","given":"Ekapol"}],"issued":{"date-parts":[["2019",12]]}}}],"schema":"https://github.com/citation-style-language/schema/raw/master/csl-citation.json"} </w:instrText>
            </w:r>
            <w:r>
              <w:rPr>
                <w:lang w:val="ru-RU"/>
              </w:rPr>
              <w:fldChar w:fldCharType="separate"/>
            </w:r>
            <w:r w:rsidRPr="00033E83">
              <w:rPr>
                <w:rFonts w:cs="Times New Roman"/>
              </w:rPr>
              <w:t>[93]</w:t>
            </w:r>
            <w:r>
              <w:rPr>
                <w:lang w:val="ru-RU"/>
              </w:rPr>
              <w:fldChar w:fldCharType="end"/>
            </w:r>
          </w:p>
        </w:tc>
      </w:tr>
    </w:tbl>
    <w:bookmarkEnd w:id="366"/>
    <w:p w14:paraId="533C097E" w14:textId="161BD045" w:rsidR="005C4AD5" w:rsidRPr="008C1E98" w:rsidRDefault="00BF5734">
      <w:pPr>
        <w:pStyle w:val="a0"/>
        <w:rPr>
          <w:lang w:val="ru-RU"/>
        </w:rPr>
      </w:pPr>
      <w:r w:rsidRPr="007A630F">
        <w:rPr>
          <w:lang w:val="ru-RU"/>
        </w:rPr>
        <w:t xml:space="preserve">Программы </w:t>
      </w:r>
      <w:r>
        <w:t>NetCTLpan</w:t>
      </w:r>
      <w:r w:rsidRPr="007A630F">
        <w:rPr>
          <w:lang w:val="ru-RU"/>
        </w:rPr>
        <w:t xml:space="preserve"> и </w:t>
      </w:r>
      <w:r>
        <w:t>MHCflurry</w:t>
      </w:r>
      <w:r w:rsidRPr="007A630F">
        <w:rPr>
          <w:lang w:val="ru-RU"/>
        </w:rPr>
        <w:t xml:space="preserve"> моделируют несколько этапов процессинга. </w:t>
      </w:r>
      <w:r>
        <w:t>MHCflurry</w:t>
      </w:r>
      <w:r w:rsidRPr="007A630F">
        <w:rPr>
          <w:lang w:val="ru-RU"/>
        </w:rPr>
        <w:t xml:space="preserve"> состоит из двух моделей на основе нейронных сетей: по предсказанию процессинга и связыванию с МНС - результат </w:t>
      </w:r>
      <w:r w:rsidR="00BA0357" w:rsidRPr="007A630F">
        <w:rPr>
          <w:lang w:val="ru-RU"/>
        </w:rPr>
        <w:t>агрегирует</w:t>
      </w:r>
      <w:r w:rsidRPr="007A630F">
        <w:rPr>
          <w:lang w:val="ru-RU"/>
        </w:rPr>
        <w:t xml:space="preserve"> с помощью логистической регрессии</w:t>
      </w:r>
      <w:r w:rsidR="00BA0357" w:rsidRPr="0075779D">
        <w:rPr>
          <w:lang w:val="ru-RU"/>
        </w:rPr>
        <w:t xml:space="preserve"> </w:t>
      </w:r>
      <w:r w:rsidR="00BA0357">
        <w:rPr>
          <w:lang w:val="ru-RU"/>
        </w:rPr>
        <w:fldChar w:fldCharType="begin"/>
      </w:r>
      <w:r w:rsidR="00BA0357">
        <w:rPr>
          <w:lang w:val="ru-RU"/>
        </w:rPr>
        <w:instrText xml:space="preserve"> ADDIN ZOTERO_ITEM CSL_CITATION {"citationID":"43A60cgv","properties":{"formattedCitation":"[94]","plainCitation":"[94]","noteIndex":0},"citationItems":[{"id":91,"uris":["http://zotero.org/users/10071278/items/UE37RRUC"],"itemData":{"id":91,"type":"article-journal","abstract":"Computational prediction of the peptides presented on major histocompatibility complex (MHC) class I proteins is an important tool for studying T cell immunity. The data available to develop such predictors have expanded with the use of mass spectrometry to identify naturally presented MHC ligands. In addition to elucidating binding motifs, the identiﬁed ligands also reﬂect the antigen processing steps that occur prior to MHC binding. Here, we developed an integrated predictor of MHC class I presentation that combines new models for MHC class I binding and antigen processing. Considering only peptides ﬁrst predicted by the binding model to bind strongly to MHC, the antigen processing model is trained to discriminate published mass spectrometry-identiﬁed MHC class I ligands from unobserved peptides. The integrated model outperformed the two individual components as well as NetMHCpan 4.0 and MixMHCpred 2.0.2 on held-out mass spectrometry experiments. Our predictors are implemented in the open source MHCﬂurry package, version 2.0 (github.com/openvax/mhcﬂurry).","container-title":"Cell Systems","DOI":"10.1016/j.cels.2020.06.010","ISSN":"24054712","issue":"1","journalAbbreviation":"Cell Systems","language":"en","page":"42-48.e7","source":"DOI.org (Crossref)","title":"MHCflurry 2.0: Improved Pan-Allele Prediction of MHC Class I-Presented Peptides by Incorporating Antigen Processing","title-short":"MHCflurry 2.0","volume":"11","author":[{"family":"O’Donnell","given":"Timothy J."},{"family":"Rubinsteyn","given":"Alex"},{"family":"Laserson","given":"Uri"}],"issued":{"date-parts":[["2020",7]]}}}],"schema":"https://github.com/citation-style-language/schema/raw/master/csl-citation.json"} </w:instrText>
      </w:r>
      <w:r w:rsidR="00BA0357">
        <w:rPr>
          <w:lang w:val="ru-RU"/>
        </w:rPr>
        <w:fldChar w:fldCharType="separate"/>
      </w:r>
      <w:r w:rsidR="00BA0357" w:rsidRPr="00BA0357">
        <w:rPr>
          <w:rFonts w:cs="Times New Roman"/>
          <w:lang w:val="ru-RU"/>
        </w:rPr>
        <w:t>[94]</w:t>
      </w:r>
      <w:r w:rsidR="00BA0357">
        <w:rPr>
          <w:lang w:val="ru-RU"/>
        </w:rPr>
        <w:fldChar w:fldCharType="end"/>
      </w:r>
      <w:r w:rsidRPr="007A630F">
        <w:rPr>
          <w:lang w:val="ru-RU"/>
        </w:rPr>
        <w:t xml:space="preserve">. </w:t>
      </w:r>
      <w:r>
        <w:t>NetCTLpan</w:t>
      </w:r>
      <w:r w:rsidRPr="007A630F">
        <w:rPr>
          <w:lang w:val="ru-RU"/>
        </w:rPr>
        <w:t xml:space="preserve"> предсказывает разрезание белков </w:t>
      </w:r>
      <w:r w:rsidR="00BA0357" w:rsidRPr="007A630F">
        <w:rPr>
          <w:lang w:val="ru-RU"/>
        </w:rPr>
        <w:t>проте</w:t>
      </w:r>
      <w:r w:rsidR="00BA0357">
        <w:rPr>
          <w:lang w:val="ru-RU"/>
        </w:rPr>
        <w:t>а</w:t>
      </w:r>
      <w:r w:rsidR="00BA0357" w:rsidRPr="007A630F">
        <w:rPr>
          <w:lang w:val="ru-RU"/>
        </w:rPr>
        <w:t>сомой</w:t>
      </w:r>
      <w:r w:rsidRPr="007A630F">
        <w:rPr>
          <w:lang w:val="ru-RU"/>
        </w:rPr>
        <w:t xml:space="preserve">, транспорт и связывание по отдельности </w:t>
      </w:r>
      <w:r w:rsidR="00BA0357">
        <w:rPr>
          <w:lang w:val="ru-RU"/>
        </w:rPr>
        <w:fldChar w:fldCharType="begin"/>
      </w:r>
      <w:r w:rsidR="00BA0357">
        <w:rPr>
          <w:lang w:val="ru-RU"/>
        </w:rPr>
        <w:instrText xml:space="preserve"> ADDIN ZOTERO_ITEM CSL_CITATION {"citationID":"vmj5yTyy","properties":{"formattedCitation":"[95]","plainCitation":"[95]","noteIndex":0},"citationItems":[{"id":95,"uris":["http://zotero.org/users/10071278/items/P8KAQD7Q"],"itemData":{"id":95,"type":"article-journal","container-title":"Immunogenetics","DOI":"10.1007/s00251-010-0441-4","ISSN":"0093-7711, 1432-1211","issue":"6","journalAbbreviation":"Immunogenetics","language":"en","page":"357-368","source":"DOI.org (Crossref)","title":"NetCTLpan: pan-specific MHC class I pathway epitope predictions","title-short":"NetCTLpan","volume":"62","author":[{"family":"Stranzl","given":"Thomas"},{"family":"Larsen","given":"Mette Voldby"},{"family":"Lundegaard","given":"Claus"},{"family":"Nielsen","given":"Morten"}],"issued":{"date-parts":[["2010",6]]}}}],"schema":"https://github.com/citation-style-language/schema/raw/master/csl-citation.json"} </w:instrText>
      </w:r>
      <w:r w:rsidR="00BA0357">
        <w:rPr>
          <w:lang w:val="ru-RU"/>
        </w:rPr>
        <w:fldChar w:fldCharType="separate"/>
      </w:r>
      <w:r w:rsidR="00BA0357" w:rsidRPr="00BA0357">
        <w:rPr>
          <w:rFonts w:cs="Times New Roman"/>
          <w:lang w:val="ru-RU"/>
        </w:rPr>
        <w:t>[95]</w:t>
      </w:r>
      <w:r w:rsidR="00BA0357">
        <w:rPr>
          <w:lang w:val="ru-RU"/>
        </w:rPr>
        <w:fldChar w:fldCharType="end"/>
      </w:r>
      <w:r w:rsidRPr="007A630F">
        <w:rPr>
          <w:lang w:val="ru-RU"/>
        </w:rPr>
        <w:t xml:space="preserve">. Эти методы являются пан-аллельными, то есть предсказывают результат для почти всего многообразия известных аллелей </w:t>
      </w:r>
      <w:r>
        <w:t>HLA</w:t>
      </w:r>
      <w:r w:rsidRPr="007A630F">
        <w:rPr>
          <w:lang w:val="ru-RU"/>
        </w:rPr>
        <w:t xml:space="preserve">. Это достигается путем особого подхода представления аллелей в виде псевдопоследовательности остатков, находящихся на расстоянии до 4 Å от пептидов длиной 9 аминокислот в любых репрезентативных структурах комплекса </w:t>
      </w:r>
      <w:r>
        <w:t>HLA</w:t>
      </w:r>
      <w:r w:rsidRPr="007A630F">
        <w:rPr>
          <w:lang w:val="ru-RU"/>
        </w:rPr>
        <w:t>-пептид</w:t>
      </w:r>
      <w:r w:rsidR="00BA0357" w:rsidRPr="0075779D">
        <w:rPr>
          <w:lang w:val="ru-RU"/>
        </w:rPr>
        <w:t xml:space="preserve"> </w:t>
      </w:r>
      <w:r w:rsidR="00BA0357">
        <w:rPr>
          <w:lang w:val="ru-RU"/>
        </w:rPr>
        <w:fldChar w:fldCharType="begin"/>
      </w:r>
      <w:r w:rsidR="00BA0357">
        <w:rPr>
          <w:lang w:val="ru-RU"/>
        </w:rPr>
        <w:instrText xml:space="preserve"> ADDIN ZOTERO_ITEM CSL_CITATION {"citationID":"nFWVcgkA","properties":{"formattedCitation":"[92]","plainCitation":"[92]","noteIndex":0},"citationItems":[{"id":322,"uris":["http://zotero.org/users/10071278/items/F5G9CRDB"],"itemData":{"id":322,"type":"article-journal","container-title":"PLoS ONE","DOI":"10.1371/journal.pone.0000796","ISSN":"1932-6203","issue":"8","journalAbbreviation":"PLoS ONE","language":"en","page":"e796","source":"DOI.org (Crossref)","title":"NetMHCpan, a Method for Quantitative Predictions of Peptide Binding to Any HLA-A and -B Locus Protein of Known Sequence","volume":"2","author":[{"family":"Nielsen","given":"Morten"},{"family":"Lundegaard","given":"Claus"},{"family":"Blicher","given":"Thomas"},{"family":"Lamberth","given":"Kasper"},{"family":"Harndahl","given":"Mikkel"},{"family":"Justesen","given":"Sune"},{"family":"Røder","given":"Gustav"},{"family":"Peters","given":"Bjoern"},{"family":"Sette","given":"Alessandro"},{"family":"Lund","given":"Ole"},{"family":"Buus","given":"Søren"}],"editor":[{"family":"Kallas","given":"Esper"}],"issued":{"date-parts":[["2007",8,29]]}}}],"schema":"https://github.com/citation-style-language/schema/raw/master/csl-citation.json"} </w:instrText>
      </w:r>
      <w:r w:rsidR="00BA0357">
        <w:rPr>
          <w:lang w:val="ru-RU"/>
        </w:rPr>
        <w:fldChar w:fldCharType="separate"/>
      </w:r>
      <w:r w:rsidR="00BA0357" w:rsidRPr="0075779D">
        <w:rPr>
          <w:rFonts w:cs="Times New Roman"/>
          <w:lang w:val="ru-RU"/>
        </w:rPr>
        <w:t>[92]</w:t>
      </w:r>
      <w:r w:rsidR="00BA0357">
        <w:rPr>
          <w:lang w:val="ru-RU"/>
        </w:rPr>
        <w:fldChar w:fldCharType="end"/>
      </w:r>
      <w:r w:rsidRPr="007A630F">
        <w:rPr>
          <w:lang w:val="ru-RU"/>
        </w:rPr>
        <w:t xml:space="preserve">. Активно ведется разработка пан-специфичных фреймворков для предсказания связывания пептидов с </w:t>
      </w:r>
      <w:r>
        <w:t>HLA</w:t>
      </w:r>
      <w:r w:rsidRPr="007A630F">
        <w:rPr>
          <w:lang w:val="ru-RU"/>
        </w:rPr>
        <w:t xml:space="preserve"> и все они основаны на нейронных сетях</w:t>
      </w:r>
      <w:r w:rsidR="00BA0357" w:rsidRPr="0075779D">
        <w:rPr>
          <w:lang w:val="ru-RU"/>
        </w:rPr>
        <w:t xml:space="preserve"> </w:t>
      </w:r>
      <w:r w:rsidR="00BA0357">
        <w:rPr>
          <w:lang w:val="ru-RU"/>
        </w:rPr>
        <w:fldChar w:fldCharType="begin"/>
      </w:r>
      <w:r w:rsidR="00BA0357">
        <w:rPr>
          <w:lang w:val="ru-RU"/>
        </w:rPr>
        <w:instrText xml:space="preserve"> ADDIN ZOTERO_ITEM CSL_CITATION {"citationID":"MThXxc9k","properties":{"formattedCitation":"[93, 96, 97]","plainCitation":"[93, 96, 97]","noteIndex":0},"citationItems":[{"id":323,"uris":["http://zotero.org/users/10071278/items/PQXAVDZQ"],"itemData":{"id":323,"type":"article-journal","abstract":"Background: Immunotherapy is an emerging approach in cancer treatment that activates the host immune system to destroy cancer cells expressing unique peptide signatures (neoepitopes). Administrations of cancer-specific neoepitopes in the form of synthetic peptide vaccine have been proven effective in both mouse models and human patients. Because only a tiny fraction of cancer-specific neoepitopes actually elicits immune response, selection of potent, immunogenic neoepitopes remains a challenging step in cancer vaccine development. A basic approach for immunogenicity prediction is based on the premise that effective neoepitope should bind with the Major Histocompatibility Complex (MHC) with high affinity.\nResults: In this study, we developed MHCSeqNet, an open-source deep learning model, which not only outperforms state-of-the-art predictors on both MHC binding affinity and MHC ligand peptidome datasets but also exhibits promising generalization to unseen MHC class I alleles. MHCSeqNet employed neural network architectures developed for natural language processing to model amino acid sequence representations of MHC allele and epitope peptide as sentences with amino acids as individual words. This consideration allows MHCSeqNet to accept new MHC alleles as well as peptides of any length.\nConclusions: The improved performance and the flexibility offered by MHCSeqNet should make it a valuable tool for screening effective neoepitopes in cancer vaccine development.","container-title":"BMC Bioinformatics","DOI":"10.1186/s12859-019-2892-4","ISSN":"1471-2105","issue":"1","journalAbbreviation":"BMC Bioinformatics","language":"en","page":"270","source":"DOI.org (Crossref)","title":"MHCSeqNet: a deep neural network model for universal MHC binding prediction","title-short":"MHCSeqNet","volume":"20","author":[{"family":"Phloyphisut","given":"Poomarin"},{"family":"Pornputtapong","given":"Natapol"},{"family":"Sriswasdi","given":"Sira"},{"family":"Chuangsuwanich","given":"Ekapol"}],"issued":{"date-parts":[["2019",12]]}}},{"id":85,"uris":["http://zotero.org/users/10071278/items/8BXU3C8D"],"itemData":{"id":85,"type":"article-journal","abstract":"Neoantigens play important roles in cancer immunotherapy. Current methods used for neoantigen prediction focus on the binding between human leukocyte antigens (HLAs) and peptides, which is insufﬁcient for high-conﬁdence neoantigen prediction. In this study, we apply deep learning techniques to predict neoantigens considering both the possibility of HLA-peptide binding (binding model) and the potential immunogenicity (immunogenicity model) of the peptide-HLA complex (pHLA). The binding model achieves comparable performance with other well-acknowledged tools on the latest Immune Epitope Database (IEDB) benchmark datasets and an independent mass spectrometry (MS) dataset. The immunogenicity model could signiﬁcantly improve the prediction precision of neoantigens. The further application of our method to the mutations with pre-existing T-cell responses indicating its feasibility in clinical application. DeepHLApan is freely available at https://github.com/jiujiezz/deephlapan and http:// biopharm.zju.edu.cn/deephlapan.","container-title":"Frontiers in Immunology","DOI":"10.3389/fimmu.2019.02559","ISSN":"1664-3224","journalAbbreviation":"Front. Immunol.","language":"en","page":"2559","source":"DOI.org (Crossref)","title":"DeepHLApan: A Deep Learning Approach for Neoantigen Prediction Considering Both HLA-Peptide Binding and Immunogenicity","title-short":"DeepHLApan","volume":"10","author":[{"family":"Wu","given":"Jingcheng"},{"family":"Wang","given":"Wenzhe"},{"family":"Zhang","given":"Jiucheng"},{"family":"Zhou","given":"Binbin"},{"family":"Zhao","given":"Wenyi"},{"family":"Su","given":"Zhixi"},{"family":"Gu","given":"Xun"},{"family":"Wu","given":"Jian"},{"family":"Zhou","given":"Zhan"},{"family":"Chen","given":"Shuqing"}],"issued":{"date-parts":[["2019",11,1]]}}},{"id":321,"uris":["http://zotero.org/users/10071278/items/S3XX5XJV"],"itemData":{"id":321,"type":"article-journal","container-title":"Molecular &amp; Cellular Proteomics","DOI":"10.1074/mcp.TIR119.001658","ISSN":"15359476","issue":"12","journalAbbreviation":"Molecular &amp; Cellular Proteomics","language":"en","page":"2459-2477","source":"DOI.org (Crossref)","title":"NNAlign_MA; MHC Peptidome Deconvolution for Accurate MHC Binding Motif Characterization and Improved T-cell Epitope Predictions","volume":"18","author":[{"family":"Alvarez","given":"Bruno"},{"family":"Reynisson","given":"Birkir"},{"family":"Barra","given":"Carolina"},{"family":"Buus","given":"Søren"},{"family":"Ternette","given":"Nicola"},{"family":"Connelley","given":"Tim"},{"family":"Andreatta","given":"Massimo"},{"family":"Nielsen","given":"Morten"}],"issued":{"date-parts":[["2019",12]]}}}],"schema":"https://github.com/citation-style-language/schema/raw/master/csl-citation.json"} </w:instrText>
      </w:r>
      <w:r w:rsidR="00BA0357">
        <w:rPr>
          <w:lang w:val="ru-RU"/>
        </w:rPr>
        <w:fldChar w:fldCharType="separate"/>
      </w:r>
      <w:r w:rsidR="00BA0357" w:rsidRPr="0075779D">
        <w:rPr>
          <w:rFonts w:cs="Times New Roman"/>
          <w:lang w:val="ru-RU"/>
        </w:rPr>
        <w:t>[93, 96, 97]</w:t>
      </w:r>
      <w:r w:rsidR="00BA0357">
        <w:rPr>
          <w:lang w:val="ru-RU"/>
        </w:rPr>
        <w:fldChar w:fldCharType="end"/>
      </w:r>
      <w:r w:rsidRPr="007A630F">
        <w:rPr>
          <w:lang w:val="ru-RU"/>
        </w:rPr>
        <w:t xml:space="preserve">. Современные методы предсказания связывания пептида с МНС имеют высокий </w:t>
      </w:r>
      <w:r>
        <w:t>AUC</w:t>
      </w:r>
      <w:r w:rsidRPr="007A630F">
        <w:rPr>
          <w:lang w:val="ru-RU"/>
        </w:rPr>
        <w:t xml:space="preserve"> </w:t>
      </w:r>
      <w:r>
        <w:t>ROC</w:t>
      </w:r>
      <w:r w:rsidRPr="007A630F">
        <w:rPr>
          <w:lang w:val="ru-RU"/>
        </w:rPr>
        <w:t xml:space="preserve">, больше 0,95, однако предсказания ограничены </w:t>
      </w:r>
      <w:r w:rsidR="00297BAA">
        <w:rPr>
          <w:lang w:val="ru-RU"/>
        </w:rPr>
        <w:t xml:space="preserve">определенными аллелями </w:t>
      </w:r>
      <w:r w:rsidR="00297BAA">
        <w:t>MHC</w:t>
      </w:r>
      <w:r w:rsidR="00297BAA">
        <w:rPr>
          <w:lang w:val="ru-RU"/>
        </w:rPr>
        <w:t xml:space="preserve">, а также </w:t>
      </w:r>
      <w:r w:rsidRPr="007A630F">
        <w:rPr>
          <w:lang w:val="ru-RU"/>
        </w:rPr>
        <w:t>какой-то конкретной длиной пептида, чаще в 9 аминокислот</w:t>
      </w:r>
      <w:r w:rsidR="00BA0357" w:rsidRPr="0075779D">
        <w:rPr>
          <w:lang w:val="ru-RU"/>
        </w:rPr>
        <w:t xml:space="preserve"> </w:t>
      </w:r>
      <w:r w:rsidR="00BA0357">
        <w:rPr>
          <w:lang w:val="ru-RU"/>
        </w:rPr>
        <w:fldChar w:fldCharType="begin"/>
      </w:r>
      <w:r w:rsidR="00BA0357">
        <w:rPr>
          <w:lang w:val="ru-RU"/>
        </w:rPr>
        <w:instrText xml:space="preserve"> ADDIN ZOTERO_ITEM CSL_CITATION {"citationID":"8IX0ypMO","properties":{"formattedCitation":"[98, 99]","plainCitation":"[98, 99]","noteIndex":0},"citationItems":[{"id":319,"uris":["http://zotero.org/users/10071278/items/SNHQ4ITU"],"itemData":{"id":319,"type":"article-journal","container-title":"PLOS Computational Biology","DOI":"10.1371/journal.pcbi.1007757","ISSN":"1553-7358","issue":"5","journalAbbreviation":"PLoS Comput Biol","language":"en","page":"e1007757","source":"DOI.org (Crossref)","title":"Benchmarking predictions of MHC class I restricted T cell epitopes in a comprehensively studied model system","volume":"16","author":[{"family":"Paul","given":"Sinu"},{"family":"Croft","given":"Nathan P."},{"family":"Purcell","given":"Anthony W."},{"family":"Tscharke","given":"David C."},{"family":"Sette","given":"Alessandro"},{"family":"Nielsen","given":"Morten"},{"family":"Peters","given":"Bjoern"}],"editor":[{"family":"Mettu","given":"Ramgopal"}],"issued":{"date-parts":[["2020",5,26]]}}},{"id":318,"uris":["http://zotero.org/users/10071278/items/F8Y76D8Z"],"itemData":{"id":318,"type":"article-journal","abstract":"Abstract\n            Human leukocyte antigen class I (HLA-I) molecules are encoded by major histocompatibility complex (MHC) class I loci in humans. The binding and interaction between HLA-I molecules and intracellular peptides derived from a variety of proteolytic mechanisms play a crucial role in subsequent T-cell recognition of target cells and the specificity of the immune response. In this context, tools that predict the likelihood for a peptide to bind to specific HLA class I allotypes are important for selecting the most promising antigenic targets for immunotherapy. In this article, we comprehensively review a variety of currently available tools for predicting the binding of peptides to a selection of HLA-I allomorphs. Specifically, we compare their calculation methods for the prediction score, employed algorithms, evaluation strategies and software functionalities. In addition, we have evaluated the prediction performance of the reviewed tools based on an independent validation data set, containing 21 101 experimentally verified ligands across 19 HLA-I allotypes. The benchmarking results show that MixMHCpred 2.0.1 achieves the best performance for predicting peptides binding to most of the HLA-I allomorphs studied, while NetMHCpan 4.0 and NetMHCcons 1.1 outperform the other machine learning-based and consensus-based tools, respectively. Importantly, it should be noted that a peptide predicted with a higher binding score for a specific HLA allotype does not necessarily imply it will be immunogenic. That said, peptide-binding predictors are still very useful in that they can help to significantly reduce the large number of epitope candidates that need to be experimentally verified. Several other factors, including susceptibility to proteasome cleavage, peptide transport into the endoplasmic reticulum and T-cell receptor repertoire, also contribute to the immunogenicity of peptide antigens, and some of them can be considered by some predictors. Therefore, integrating features derived from these additional factors together with HLA-binding properties by using machine-learning algorithms may increase the prediction accuracy of immunogenic peptides. As such, we anticipate that this review and benchmarking survey will assist researchers in selecting appropriate prediction tools that best suit their purposes and provide useful guidelines for the development of improved antigen predictors in the future.","container-title":"Briefings in Bioinformatics","DOI":"10.1093/bib/bbz051","ISSN":"1477-4054","issue":"4","language":"en","page":"1119-1135","source":"DOI.org (Crossref)","title":"A comprehensive review and performance evaluation of bioinformatics tools for HLA class I peptide-binding prediction","volume":"21","author":[{"family":"Mei","given":"Shutao"},{"family":"Li","given":"Fuyi"},{"family":"Leier","given":"André"},{"family":"Marquez-Lago","given":"Tatiana T"},{"family":"Giam","given":"Kailin"},{"family":"Croft","given":"Nathan P"},{"family":"Akutsu","given":"Tatsuya"},{"family":"Smith","given":"A Ian"},{"family":"Li","given":"Jian"},{"family":"Rossjohn","given":"Jamie"},{"family":"Purcell","given":"Anthony W"},{"family":"Song","given":"Jiangning"}],"issued":{"date-parts":[["2020",7,15]]}}}],"schema":"https://github.com/citation-style-language/schema/raw/master/csl-citation.json"} </w:instrText>
      </w:r>
      <w:r w:rsidR="00BA0357">
        <w:rPr>
          <w:lang w:val="ru-RU"/>
        </w:rPr>
        <w:fldChar w:fldCharType="separate"/>
      </w:r>
      <w:r w:rsidR="00BA0357" w:rsidRPr="0075779D">
        <w:rPr>
          <w:rFonts w:cs="Times New Roman"/>
          <w:lang w:val="ru-RU"/>
        </w:rPr>
        <w:t>[98, 99]</w:t>
      </w:r>
      <w:r w:rsidR="00BA0357">
        <w:rPr>
          <w:lang w:val="ru-RU"/>
        </w:rPr>
        <w:fldChar w:fldCharType="end"/>
      </w:r>
      <w:r w:rsidRPr="007A630F">
        <w:rPr>
          <w:lang w:val="ru-RU"/>
        </w:rPr>
        <w:t>.</w:t>
      </w:r>
      <w:r w:rsidR="008C1E98">
        <w:rPr>
          <w:lang w:val="ru-RU"/>
        </w:rPr>
        <w:t xml:space="preserve"> Следует отметить, что в современных работах моделируют расщепление белков протеасомой и связывание пептидов с </w:t>
      </w:r>
      <w:r w:rsidR="008C1E98">
        <w:t>MHC</w:t>
      </w:r>
      <w:r w:rsidR="008C1E98" w:rsidRPr="0075779D">
        <w:rPr>
          <w:lang w:val="ru-RU"/>
        </w:rPr>
        <w:t xml:space="preserve">. </w:t>
      </w:r>
      <w:r w:rsidR="008C1E98">
        <w:rPr>
          <w:lang w:val="ru-RU"/>
        </w:rPr>
        <w:t xml:space="preserve">Активность по отношению к </w:t>
      </w:r>
      <w:r w:rsidR="008C1E98">
        <w:t>TAP</w:t>
      </w:r>
      <w:r w:rsidR="008C1E98" w:rsidRPr="0075779D">
        <w:rPr>
          <w:lang w:val="ru-RU"/>
        </w:rPr>
        <w:t xml:space="preserve"> </w:t>
      </w:r>
      <w:r w:rsidR="008C1E98">
        <w:rPr>
          <w:lang w:val="ru-RU"/>
        </w:rPr>
        <w:t>транспортеру не является главным направлением моделирования из-за недостатка данных и трудоемкости экспериментов, в которых их получают.</w:t>
      </w:r>
    </w:p>
    <w:p w14:paraId="65FC6059" w14:textId="736BD0C4" w:rsidR="009C1349" w:rsidRDefault="009C1349" w:rsidP="007050C1">
      <w:pPr>
        <w:pStyle w:val="1"/>
        <w:rPr>
          <w:sz w:val="28"/>
          <w:lang w:val="ru-RU"/>
        </w:rPr>
      </w:pPr>
      <w:bookmarkStart w:id="371" w:name="концептуальная-схема-модели"/>
      <w:bookmarkStart w:id="372" w:name="_Toc135956186"/>
      <w:bookmarkEnd w:id="364"/>
      <w:r>
        <w:rPr>
          <w:sz w:val="28"/>
          <w:lang w:val="ru-RU"/>
        </w:rPr>
        <w:lastRenderedPageBreak/>
        <w:t xml:space="preserve">Глава </w:t>
      </w:r>
      <w:r w:rsidR="00297BAA" w:rsidRPr="0075779D">
        <w:rPr>
          <w:sz w:val="28"/>
          <w:lang w:val="ru-RU"/>
        </w:rPr>
        <w:t>2. Материалы и методы</w:t>
      </w:r>
      <w:bookmarkEnd w:id="372"/>
    </w:p>
    <w:p w14:paraId="49EDFAAD" w14:textId="5707C642" w:rsidR="007050C1" w:rsidRDefault="007050C1" w:rsidP="007050C1">
      <w:pPr>
        <w:pStyle w:val="2"/>
        <w:rPr>
          <w:lang w:val="ru-RU"/>
        </w:rPr>
      </w:pPr>
      <w:bookmarkStart w:id="373" w:name="_Toc135956187"/>
      <w:r>
        <w:rPr>
          <w:lang w:val="ru-RU"/>
        </w:rPr>
        <w:t>2.1 Источники данных для моделирования</w:t>
      </w:r>
      <w:bookmarkEnd w:id="373"/>
    </w:p>
    <w:p w14:paraId="604DB8DA" w14:textId="2FDF7268" w:rsidR="00005FA4" w:rsidRPr="0075779D" w:rsidRDefault="00005FA4" w:rsidP="0075779D">
      <w:pPr>
        <w:pStyle w:val="a0"/>
        <w:rPr>
          <w:lang w:val="ru-RU"/>
        </w:rPr>
      </w:pPr>
      <w:r>
        <w:rPr>
          <w:lang w:val="ru-RU"/>
        </w:rPr>
        <w:t>Данные для моделирования были извлечены из открытых источников: опубликованных баз данных и статей из рецензируемых журналов.</w:t>
      </w:r>
      <w:r w:rsidR="00D3406F">
        <w:rPr>
          <w:lang w:val="ru-RU"/>
        </w:rPr>
        <w:t xml:space="preserve"> Отфильтрованные таблицы сохранялись в </w:t>
      </w:r>
      <w:r w:rsidR="00D3406F">
        <w:t>csv</w:t>
      </w:r>
      <w:r w:rsidR="00D3406F" w:rsidRPr="0075779D">
        <w:rPr>
          <w:lang w:val="ru-RU"/>
        </w:rPr>
        <w:t xml:space="preserve"> (</w:t>
      </w:r>
      <w:r w:rsidR="00D3406F">
        <w:t>comma</w:t>
      </w:r>
      <w:r w:rsidR="00D3406F" w:rsidRPr="0075779D">
        <w:rPr>
          <w:lang w:val="ru-RU"/>
        </w:rPr>
        <w:t>-</w:t>
      </w:r>
      <w:r w:rsidR="00D3406F">
        <w:t>separated</w:t>
      </w:r>
      <w:r w:rsidR="00D3406F" w:rsidRPr="0075779D">
        <w:rPr>
          <w:lang w:val="ru-RU"/>
        </w:rPr>
        <w:t xml:space="preserve"> </w:t>
      </w:r>
      <w:r w:rsidR="00D3406F">
        <w:t>values</w:t>
      </w:r>
      <w:r w:rsidR="00D3406F" w:rsidRPr="0075779D">
        <w:rPr>
          <w:lang w:val="ru-RU"/>
        </w:rPr>
        <w:t xml:space="preserve">) </w:t>
      </w:r>
      <w:r w:rsidR="00D3406F">
        <w:rPr>
          <w:lang w:val="ru-RU"/>
        </w:rPr>
        <w:t>формате.</w:t>
      </w:r>
    </w:p>
    <w:p w14:paraId="034985A2" w14:textId="4FC03118" w:rsidR="007050C1" w:rsidRDefault="007050C1" w:rsidP="007050C1">
      <w:pPr>
        <w:pStyle w:val="3"/>
        <w:rPr>
          <w:lang w:val="ru-RU"/>
        </w:rPr>
      </w:pPr>
      <w:bookmarkStart w:id="374" w:name="_Toc135956188"/>
      <w:r>
        <w:rPr>
          <w:lang w:val="ru-RU"/>
        </w:rPr>
        <w:t xml:space="preserve">2.1.1. Модель </w:t>
      </w:r>
      <w:r w:rsidR="00BA77E2">
        <w:rPr>
          <w:lang w:val="ru-RU"/>
        </w:rPr>
        <w:t xml:space="preserve">прогноза сайтов расщепления </w:t>
      </w:r>
      <w:r>
        <w:rPr>
          <w:lang w:val="ru-RU"/>
        </w:rPr>
        <w:t>протеасом</w:t>
      </w:r>
      <w:r w:rsidR="00BA77E2">
        <w:rPr>
          <w:lang w:val="ru-RU"/>
        </w:rPr>
        <w:t>ой</w:t>
      </w:r>
      <w:bookmarkEnd w:id="374"/>
    </w:p>
    <w:p w14:paraId="64359518" w14:textId="6295DB93" w:rsidR="007050C1" w:rsidRDefault="009508F2" w:rsidP="007050C1">
      <w:pPr>
        <w:pStyle w:val="a0"/>
        <w:rPr>
          <w:lang w:val="ru-RU"/>
        </w:rPr>
      </w:pPr>
      <w:r>
        <w:rPr>
          <w:lang w:val="ru-RU"/>
        </w:rPr>
        <w:t xml:space="preserve">Для моделей протеасомы существуют два типа данных: </w:t>
      </w:r>
      <w:r w:rsidRPr="0075779D">
        <w:rPr>
          <w:i/>
          <w:iCs/>
        </w:rPr>
        <w:t>in</w:t>
      </w:r>
      <w:r w:rsidRPr="0075779D">
        <w:rPr>
          <w:i/>
          <w:iCs/>
          <w:lang w:val="ru-RU"/>
        </w:rPr>
        <w:t xml:space="preserve"> </w:t>
      </w:r>
      <w:r w:rsidRPr="0075779D">
        <w:rPr>
          <w:i/>
          <w:iCs/>
        </w:rPr>
        <w:t>vitro</w:t>
      </w:r>
      <w:r>
        <w:rPr>
          <w:lang w:val="ru-RU"/>
        </w:rPr>
        <w:t xml:space="preserve"> эксперименты и</w:t>
      </w:r>
      <w:r w:rsidRPr="0075779D">
        <w:rPr>
          <w:lang w:val="ru-RU"/>
        </w:rPr>
        <w:t xml:space="preserve"> </w:t>
      </w:r>
      <w:r w:rsidRPr="0075779D">
        <w:rPr>
          <w:i/>
          <w:iCs/>
        </w:rPr>
        <w:t>in</w:t>
      </w:r>
      <w:r w:rsidRPr="0075779D">
        <w:rPr>
          <w:i/>
          <w:iCs/>
          <w:lang w:val="ru-RU"/>
        </w:rPr>
        <w:t xml:space="preserve"> </w:t>
      </w:r>
      <w:r w:rsidRPr="0075779D">
        <w:rPr>
          <w:i/>
          <w:iCs/>
        </w:rPr>
        <w:t>vivo</w:t>
      </w:r>
      <w:r>
        <w:rPr>
          <w:lang w:val="ru-RU"/>
        </w:rPr>
        <w:t xml:space="preserve"> эксперименты. Эксперимент </w:t>
      </w:r>
      <w:r w:rsidRPr="0075779D">
        <w:rPr>
          <w:i/>
          <w:iCs/>
        </w:rPr>
        <w:t>in</w:t>
      </w:r>
      <w:r w:rsidRPr="0075779D">
        <w:rPr>
          <w:i/>
          <w:iCs/>
          <w:lang w:val="ru-RU"/>
        </w:rPr>
        <w:t xml:space="preserve"> </w:t>
      </w:r>
      <w:r w:rsidRPr="0075779D">
        <w:rPr>
          <w:i/>
          <w:iCs/>
        </w:rPr>
        <w:t>vitro</w:t>
      </w:r>
      <w:r w:rsidRPr="0075779D">
        <w:rPr>
          <w:lang w:val="ru-RU"/>
        </w:rPr>
        <w:t xml:space="preserve"> </w:t>
      </w:r>
      <w:r>
        <w:rPr>
          <w:lang w:val="ru-RU"/>
        </w:rPr>
        <w:t xml:space="preserve">заключается </w:t>
      </w:r>
      <w:r w:rsidR="008C1E98">
        <w:rPr>
          <w:lang w:val="ru-RU"/>
        </w:rPr>
        <w:t>в инкубировании</w:t>
      </w:r>
      <w:r>
        <w:rPr>
          <w:lang w:val="ru-RU"/>
        </w:rPr>
        <w:t xml:space="preserve"> небольших, длиной в 20-30 аминокислотных остатков, фрагментов белков с каталитическим ядром протеасомы или с цельной протеасомой в пробирке несколько часов и в определении получившихся пептидов методами масс-спектрометрии.</w:t>
      </w:r>
      <w:r w:rsidR="008C1E98">
        <w:rPr>
          <w:lang w:val="ru-RU"/>
        </w:rPr>
        <w:t xml:space="preserve"> Эксперимент </w:t>
      </w:r>
      <w:r w:rsidR="008C1E98">
        <w:rPr>
          <w:i/>
          <w:iCs/>
        </w:rPr>
        <w:t>in</w:t>
      </w:r>
      <w:r w:rsidR="008C1E98" w:rsidRPr="0075779D">
        <w:rPr>
          <w:i/>
          <w:iCs/>
          <w:lang w:val="ru-RU"/>
        </w:rPr>
        <w:t xml:space="preserve"> </w:t>
      </w:r>
      <w:r w:rsidR="008C1E98">
        <w:rPr>
          <w:i/>
          <w:iCs/>
        </w:rPr>
        <w:t>vivo</w:t>
      </w:r>
      <w:r w:rsidR="008C1E98" w:rsidRPr="0075779D">
        <w:rPr>
          <w:lang w:val="ru-RU"/>
        </w:rPr>
        <w:t xml:space="preserve"> </w:t>
      </w:r>
      <w:r w:rsidR="008C1E98">
        <w:rPr>
          <w:lang w:val="ru-RU"/>
        </w:rPr>
        <w:t>заключается в элюировании комплексов пептид-МНС с поверхности ЦПМ живых клеток и определении аллеля МНС и последовательности пептида методами масс-спектрометрии.</w:t>
      </w:r>
      <w:r w:rsidR="00E159B8">
        <w:rPr>
          <w:lang w:val="ru-RU"/>
        </w:rPr>
        <w:t xml:space="preserve"> Для обучения</w:t>
      </w:r>
      <w:r w:rsidR="00AF0B2E">
        <w:rPr>
          <w:lang w:val="ru-RU"/>
        </w:rPr>
        <w:t xml:space="preserve"> и валидации</w:t>
      </w:r>
      <w:r w:rsidR="00E159B8">
        <w:rPr>
          <w:lang w:val="ru-RU"/>
        </w:rPr>
        <w:t xml:space="preserve"> моделей </w:t>
      </w:r>
      <w:r w:rsidR="00E159B8" w:rsidRPr="00BB51BC">
        <w:rPr>
          <w:i/>
          <w:iCs/>
        </w:rPr>
        <w:t>in</w:t>
      </w:r>
      <w:r w:rsidR="00E159B8" w:rsidRPr="00BB51BC">
        <w:rPr>
          <w:i/>
          <w:iCs/>
          <w:lang w:val="ru-RU"/>
        </w:rPr>
        <w:t xml:space="preserve"> </w:t>
      </w:r>
      <w:r w:rsidR="00E159B8" w:rsidRPr="00BB51BC">
        <w:rPr>
          <w:i/>
          <w:iCs/>
        </w:rPr>
        <w:t>vitro</w:t>
      </w:r>
      <w:r w:rsidR="00E159B8">
        <w:rPr>
          <w:i/>
          <w:iCs/>
          <w:lang w:val="ru-RU"/>
        </w:rPr>
        <w:t xml:space="preserve"> </w:t>
      </w:r>
      <w:r w:rsidR="00E159B8">
        <w:rPr>
          <w:lang w:val="ru-RU"/>
        </w:rPr>
        <w:t xml:space="preserve">была использована БД </w:t>
      </w:r>
      <w:r w:rsidR="00E159B8">
        <w:t>InvitroSPI</w:t>
      </w:r>
      <w:r w:rsidR="00E159B8" w:rsidRPr="0075779D">
        <w:rPr>
          <w:lang w:val="ru-RU"/>
        </w:rPr>
        <w:t xml:space="preserve"> </w:t>
      </w:r>
      <w:r w:rsidR="00E159B8">
        <w:fldChar w:fldCharType="begin"/>
      </w:r>
      <w:r w:rsidR="00E159B8">
        <w:rPr>
          <w:lang w:val="ru-RU"/>
        </w:rPr>
        <w:instrText xml:space="preserve"> ADDIN ZOTERO_ITEM CSL_CITATION {"citationID":"5eCG958M","properties":{"formattedCitation":"[73]","plainCitation":"[73]","noteIndex":0},"citationItems":[{"id":338,"uris":["http://zotero.org/users/10071278/items/9P8RQZYA"],"itemData":{"id":338,"type":"article-journal","abstract":"Abstract\n            \n              Noncanonical epitopes presented by Human Leucocyte Antigen class I (HLA-I) complexes to CD8\n              +\n              T cells attracted the spotlight in the research of novel immunotherapies against cancer, infection and autoimmunity. Proteasomes, which are the main producers of HLA-I-bound antigenic peptides, can catalyze both peptide hydrolysis and peptide splicing. The prediction of proteasome-generated spliced peptides is an objective that still requires a reliable (and large) database of non-spliced and spliced peptides produced by these proteases. Here, we present an extended database of proteasome-generated spliced and non-spliced peptides, which was obtained by analyzing\n              in vitro\n              digestions of 80 unique synthetic polypeptide substrates, measured by different mass spectrometers. Peptides were identified through invitroSPI method, which was validated through\n              in silico\n              and\n              in vitro\n              strategies. The peptide product database contains 16,631 unique peptide products (5,493 non-spliced, 6,453\n              cis\n              -spliced and 4,685\n              trans\n              -spliced peptide products), and a substrate sequence variety that is a valuable source for predictors of proteasome-catalyzed peptide hydrolysis and splicing. Potential artefacts and skewed results due to different identification and analysis strategies are discussed.","container-title":"Scientific Data","DOI":"10.1038/s41597-022-01890-6","ISSN":"2052-4463","issue":"1","journalAbbreviation":"Sci Data","language":"en","page":"18","source":"DOI.org (Crossref)","title":"InvitroSPI and a large database of proteasome-generated spliced and non-spliced peptides","volume":"10","author":[{"family":"Roetschke","given":"Hanna P."},{"family":"Rodriguez-Hernandez","given":"Guillermo"},{"family":"Cormican","given":"John A."},{"family":"Yang","given":"Xiaoping"},{"family":"Lynham","given":"Steven"},{"family":"Mishto","given":"Michele"},{"family":"Liepe","given":"Juliane"}],"issued":{"date-parts":[["2023",1,10]]}}}],"schema":"https://github.com/citation-style-language/schema/raw/master/csl-citation.json"} </w:instrText>
      </w:r>
      <w:r w:rsidR="00E159B8">
        <w:fldChar w:fldCharType="separate"/>
      </w:r>
      <w:r w:rsidR="00E159B8" w:rsidRPr="00E159B8">
        <w:rPr>
          <w:rFonts w:cs="Times New Roman"/>
          <w:lang w:val="ru-RU"/>
        </w:rPr>
        <w:t>[73]</w:t>
      </w:r>
      <w:r w:rsidR="00E159B8">
        <w:fldChar w:fldCharType="end"/>
      </w:r>
      <w:r w:rsidR="00E159B8" w:rsidRPr="0075779D">
        <w:rPr>
          <w:lang w:val="ru-RU"/>
        </w:rPr>
        <w:t xml:space="preserve">, </w:t>
      </w:r>
      <w:r w:rsidR="00E159B8">
        <w:rPr>
          <w:lang w:val="ru-RU"/>
        </w:rPr>
        <w:t xml:space="preserve">дополненная обучающей выборкой программы </w:t>
      </w:r>
      <w:r w:rsidR="00E159B8">
        <w:t>pepsickle</w:t>
      </w:r>
      <w:r w:rsidR="00E159B8" w:rsidRPr="0075779D">
        <w:rPr>
          <w:lang w:val="ru-RU"/>
        </w:rPr>
        <w:t xml:space="preserve"> </w:t>
      </w:r>
      <w:r w:rsidR="00E159B8">
        <w:fldChar w:fldCharType="begin"/>
      </w:r>
      <w:r w:rsidR="00E159B8">
        <w:rPr>
          <w:lang w:val="ru-RU"/>
        </w:rPr>
        <w:instrText xml:space="preserve"> ADDIN ZOTERO_ITEM CSL_CITATION {"citationID":"oduz0XmP","properties":{"formattedCitation":"[100]","plainCitation":"[100]","noteIndex":0},"citationItems":[{"id":606,"uris":["http://zotero.org/users/10071278/items/J83SAVDS"],"itemData":{"id":606,"type":"article-journal","abstract":"Abstract\n            \n              Motivation\n              Proteasomal cleavage is a key component in protein turnover, as well as antigen processing and presentation. Although tools for proteasomal cleavage prediction are available, they vary widely in their performance, options and availability.\n            \n            \n              Results\n              Herein, we present pepsickle, an open-source tool for proteasomal cleavage prediction with better in vivo prediction performance (area under the curve) and computational speed than current models available in the field and with the ability to predict sites based on both constitutive and immunoproteasome profiles. Post hoc filtering of predicted patient neoepitopes using pepsickle significantly enriches for immune-responsive epitopes and may improve current epitope prediction and vaccine development pipelines.\n            \n            \n              Availability and implementation\n              pepsickle is open source and available at https://github.com/pdxgx/pepsickle.\n            \n            \n              Supplementary information\n              Supplementary data are available at Bioinformatics online.","container-title":"Bioinformatics","DOI":"10.1093/bioinformatics/btab628","ISSN":"1367-4803, 1367-4811","issue":"21","language":"en","page":"3723-3733","source":"DOI.org (Crossref)","title":"pepsickle rapidly and accurately predicts proteasomal cleavage sites for improved neoantigen identification","volume":"37","author":[{"family":"Weeder","given":"Benjamin R"},{"family":"Wood","given":"Mary A"},{"family":"Li","given":"Ellysia"},{"family":"Nellore","given":"Abhinav"},{"family":"Thompson","given":"Reid F"}],"editor":[{"family":"Valencia","given":"Alfonso"}],"issued":{"date-parts":[["2021",11,5]]}}}],"schema":"https://github.com/citation-style-language/schema/raw/master/csl-citation.json"} </w:instrText>
      </w:r>
      <w:r w:rsidR="00E159B8">
        <w:fldChar w:fldCharType="separate"/>
      </w:r>
      <w:r w:rsidR="00E159B8" w:rsidRPr="00E159B8">
        <w:rPr>
          <w:rFonts w:cs="Times New Roman"/>
          <w:lang w:val="ru-RU"/>
        </w:rPr>
        <w:t>[100]</w:t>
      </w:r>
      <w:r w:rsidR="00E159B8">
        <w:fldChar w:fldCharType="end"/>
      </w:r>
      <w:r w:rsidR="00E159B8" w:rsidRPr="0075779D">
        <w:rPr>
          <w:lang w:val="ru-RU"/>
        </w:rPr>
        <w:t xml:space="preserve">. </w:t>
      </w:r>
      <w:r w:rsidR="00E159B8">
        <w:rPr>
          <w:lang w:val="ru-RU"/>
        </w:rPr>
        <w:t xml:space="preserve">Были </w:t>
      </w:r>
      <w:r w:rsidR="00AF0B2E">
        <w:rPr>
          <w:lang w:val="ru-RU"/>
        </w:rPr>
        <w:t>отобраны</w:t>
      </w:r>
      <w:r w:rsidR="00E159B8">
        <w:rPr>
          <w:lang w:val="ru-RU"/>
        </w:rPr>
        <w:t xml:space="preserve"> данные, полученные на 20</w:t>
      </w:r>
      <w:r w:rsidR="00E159B8">
        <w:t>S</w:t>
      </w:r>
      <w:r w:rsidR="00E159B8" w:rsidRPr="0075779D">
        <w:rPr>
          <w:lang w:val="ru-RU"/>
        </w:rPr>
        <w:t xml:space="preserve"> </w:t>
      </w:r>
      <w:r w:rsidR="00E159B8">
        <w:rPr>
          <w:lang w:val="ru-RU"/>
        </w:rPr>
        <w:t>субъединице человеческой протеасомы с временем инкубации не более 5 часов</w:t>
      </w:r>
      <w:r w:rsidR="00AF0B2E" w:rsidRPr="0075779D">
        <w:rPr>
          <w:lang w:val="ru-RU"/>
        </w:rPr>
        <w:t xml:space="preserve">; </w:t>
      </w:r>
      <w:r w:rsidR="00AF0B2E">
        <w:rPr>
          <w:lang w:val="ru-RU"/>
        </w:rPr>
        <w:t>о</w:t>
      </w:r>
      <w:r w:rsidR="00E159B8">
        <w:rPr>
          <w:lang w:val="ru-RU"/>
        </w:rPr>
        <w:t>тфильтрованы сплайсированные пептиды, с пост</w:t>
      </w:r>
      <w:r w:rsidR="002C6EF1">
        <w:rPr>
          <w:lang w:val="ru-RU"/>
        </w:rPr>
        <w:t xml:space="preserve">трансляционными модификациями или ошибками химического синтеза, с ошибками записи последовательности. </w:t>
      </w:r>
      <w:r w:rsidR="00AF0B2E">
        <w:rPr>
          <w:lang w:val="ru-RU"/>
        </w:rPr>
        <w:t>Правильно записанной считается п</w:t>
      </w:r>
      <w:r w:rsidR="002C6EF1">
        <w:rPr>
          <w:lang w:val="ru-RU"/>
        </w:rPr>
        <w:t>оследовательность</w:t>
      </w:r>
      <w:r w:rsidR="00AF0B2E">
        <w:rPr>
          <w:lang w:val="ru-RU"/>
        </w:rPr>
        <w:t>, записанная</w:t>
      </w:r>
      <w:r w:rsidR="002C6EF1">
        <w:rPr>
          <w:lang w:val="ru-RU"/>
        </w:rPr>
        <w:t xml:space="preserve"> в однобуквенном коде и состоя</w:t>
      </w:r>
      <w:r w:rsidR="00AF0B2E">
        <w:rPr>
          <w:lang w:val="ru-RU"/>
        </w:rPr>
        <w:t>щая</w:t>
      </w:r>
      <w:r w:rsidR="002C6EF1">
        <w:rPr>
          <w:lang w:val="ru-RU"/>
        </w:rPr>
        <w:t xml:space="preserve"> из 20 основных протеиногенных аминокислот. </w:t>
      </w:r>
    </w:p>
    <w:p w14:paraId="23E64548" w14:textId="1FDA93E5" w:rsidR="00BE0A15" w:rsidRDefault="002C6EF1">
      <w:pPr>
        <w:pStyle w:val="a0"/>
        <w:rPr>
          <w:lang w:val="ru-RU"/>
        </w:rPr>
      </w:pPr>
      <w:r>
        <w:rPr>
          <w:lang w:val="ru-RU"/>
        </w:rPr>
        <w:t>Данные</w:t>
      </w:r>
      <w:r w:rsidRPr="00AF0B2E">
        <w:rPr>
          <w:lang w:val="ru-RU"/>
        </w:rPr>
        <w:t xml:space="preserve"> </w:t>
      </w:r>
      <w:r w:rsidRPr="0075779D">
        <w:rPr>
          <w:i/>
          <w:iCs/>
        </w:rPr>
        <w:t>in</w:t>
      </w:r>
      <w:r w:rsidRPr="0075779D">
        <w:rPr>
          <w:i/>
          <w:iCs/>
          <w:lang w:val="ru-RU"/>
        </w:rPr>
        <w:t xml:space="preserve"> </w:t>
      </w:r>
      <w:r w:rsidRPr="0075779D">
        <w:rPr>
          <w:i/>
          <w:iCs/>
        </w:rPr>
        <w:t>vivo</w:t>
      </w:r>
      <w:r w:rsidR="00AF0B2E" w:rsidRPr="0075779D">
        <w:rPr>
          <w:i/>
          <w:iCs/>
          <w:lang w:val="ru-RU"/>
        </w:rPr>
        <w:t xml:space="preserve"> </w:t>
      </w:r>
      <w:r w:rsidR="00AF0B2E">
        <w:rPr>
          <w:lang w:val="ru-RU"/>
        </w:rPr>
        <w:t xml:space="preserve">были извлечены из копии </w:t>
      </w:r>
      <w:r w:rsidR="00AF0B2E">
        <w:t>IEDB</w:t>
      </w:r>
      <w:r w:rsidR="00AF0B2E" w:rsidRPr="0075779D">
        <w:rPr>
          <w:lang w:val="ru-RU"/>
        </w:rPr>
        <w:t xml:space="preserve">, </w:t>
      </w:r>
      <w:r w:rsidR="00AF0B2E">
        <w:rPr>
          <w:lang w:val="ru-RU"/>
        </w:rPr>
        <w:t xml:space="preserve">локально развернутой на базе СУБД </w:t>
      </w:r>
      <w:r w:rsidR="00AF0B2E">
        <w:t>MySQL</w:t>
      </w:r>
      <w:r w:rsidR="00AF0B2E" w:rsidRPr="0075779D">
        <w:rPr>
          <w:lang w:val="ru-RU"/>
        </w:rPr>
        <w:t>.</w:t>
      </w:r>
      <w:r w:rsidR="00AF0B2E">
        <w:rPr>
          <w:lang w:val="ru-RU"/>
        </w:rPr>
        <w:t xml:space="preserve"> Для извлечения данных был написан скрипт на языке</w:t>
      </w:r>
      <w:r w:rsidR="00AF0B2E" w:rsidRPr="0075779D">
        <w:rPr>
          <w:lang w:val="ru-RU"/>
        </w:rPr>
        <w:t xml:space="preserve"> </w:t>
      </w:r>
      <w:r w:rsidR="00AF0B2E">
        <w:rPr>
          <w:lang w:val="ru-RU"/>
        </w:rPr>
        <w:t xml:space="preserve">программирования </w:t>
      </w:r>
      <w:r w:rsidR="00AF0B2E">
        <w:t>SQL</w:t>
      </w:r>
      <w:ins w:id="375" w:author="Антон Смирнов" w:date="2023-05-25T20:47:00Z">
        <w:r w:rsidR="00F2580F">
          <w:rPr>
            <w:lang w:val="ru-RU"/>
          </w:rPr>
          <w:t xml:space="preserve"> (</w:t>
        </w:r>
      </w:ins>
      <w:ins w:id="376" w:author="Антон Смирнов" w:date="2023-05-25T20:48:00Z">
        <w:r w:rsidR="00F2580F">
          <w:rPr>
            <w:lang w:val="ru-RU"/>
          </w:rPr>
          <w:t xml:space="preserve">таблица </w:t>
        </w:r>
        <w:r w:rsidR="00F2580F">
          <w:t>mhc</w:t>
        </w:r>
        <w:r w:rsidR="00F2580F" w:rsidRPr="00F2580F">
          <w:rPr>
            <w:lang w:val="ru-RU"/>
            <w:rPrChange w:id="377" w:author="Антон Смирнов" w:date="2023-05-25T20:48:00Z">
              <w:rPr/>
            </w:rPrChange>
          </w:rPr>
          <w:t>_</w:t>
        </w:r>
        <w:r w:rsidR="00F2580F">
          <w:t>elution</w:t>
        </w:r>
      </w:ins>
      <w:ins w:id="378" w:author="Антон Смирнов" w:date="2023-05-25T20:47:00Z">
        <w:r w:rsidR="00F2580F">
          <w:rPr>
            <w:lang w:val="ru-RU"/>
          </w:rPr>
          <w:t>)</w:t>
        </w:r>
      </w:ins>
      <w:r w:rsidR="00AF0B2E" w:rsidRPr="0075779D">
        <w:rPr>
          <w:lang w:val="ru-RU"/>
        </w:rPr>
        <w:t>.</w:t>
      </w:r>
      <w:r w:rsidR="001954B7">
        <w:rPr>
          <w:lang w:val="ru-RU"/>
        </w:rPr>
        <w:t xml:space="preserve"> С его помощью были </w:t>
      </w:r>
      <w:r w:rsidR="001954B7">
        <w:rPr>
          <w:lang w:val="ru-RU"/>
        </w:rPr>
        <w:lastRenderedPageBreak/>
        <w:t xml:space="preserve">извлечены данные об экспериментах </w:t>
      </w:r>
      <w:r w:rsidR="001954B7" w:rsidRPr="0075779D">
        <w:rPr>
          <w:i/>
          <w:iCs/>
        </w:rPr>
        <w:t>in</w:t>
      </w:r>
      <w:r w:rsidR="001954B7" w:rsidRPr="0075779D">
        <w:rPr>
          <w:i/>
          <w:iCs/>
          <w:lang w:val="ru-RU"/>
        </w:rPr>
        <w:t xml:space="preserve"> </w:t>
      </w:r>
      <w:r w:rsidR="001954B7" w:rsidRPr="0075779D">
        <w:rPr>
          <w:i/>
          <w:iCs/>
        </w:rPr>
        <w:t>vivo</w:t>
      </w:r>
      <w:r w:rsidR="004E4E14">
        <w:rPr>
          <w:lang w:val="ru-RU"/>
        </w:rPr>
        <w:t xml:space="preserve"> на клетках человека.</w:t>
      </w:r>
      <w:r w:rsidR="00BE0A15">
        <w:rPr>
          <w:lang w:val="ru-RU"/>
        </w:rPr>
        <w:t xml:space="preserve"> Критерии дальнейшей фильтрации:</w:t>
      </w:r>
    </w:p>
    <w:p w14:paraId="16AAB938" w14:textId="3FF6DBCA" w:rsidR="00BE0A15" w:rsidRDefault="00BE0A15" w:rsidP="00BE0A15">
      <w:pPr>
        <w:pStyle w:val="a0"/>
        <w:numPr>
          <w:ilvl w:val="0"/>
          <w:numId w:val="8"/>
        </w:numPr>
        <w:rPr>
          <w:lang w:val="ru-RU"/>
        </w:rPr>
      </w:pPr>
      <w:r>
        <w:rPr>
          <w:lang w:val="ru-RU"/>
        </w:rPr>
        <w:t xml:space="preserve">Пептид не связывается с </w:t>
      </w:r>
      <w:r>
        <w:t>HLA</w:t>
      </w:r>
      <w:r w:rsidRPr="0075779D">
        <w:rPr>
          <w:lang w:val="ru-RU"/>
        </w:rPr>
        <w:t xml:space="preserve"> </w:t>
      </w:r>
      <w:r>
        <w:t>I</w:t>
      </w:r>
      <w:r w:rsidRPr="0075779D">
        <w:rPr>
          <w:lang w:val="ru-RU"/>
        </w:rPr>
        <w:t xml:space="preserve"> </w:t>
      </w:r>
    </w:p>
    <w:p w14:paraId="7C5A98B7" w14:textId="60D99667" w:rsidR="00D3406F" w:rsidRDefault="00D3406F" w:rsidP="00BE0A15">
      <w:pPr>
        <w:pStyle w:val="a0"/>
        <w:numPr>
          <w:ilvl w:val="0"/>
          <w:numId w:val="8"/>
        </w:numPr>
        <w:rPr>
          <w:lang w:val="ru-RU"/>
        </w:rPr>
      </w:pPr>
      <w:r>
        <w:rPr>
          <w:lang w:val="ru-RU"/>
        </w:rPr>
        <w:t>Представлена неполная последовательность пептида</w:t>
      </w:r>
    </w:p>
    <w:p w14:paraId="38E2EC04" w14:textId="77777777" w:rsidR="00BE0A15" w:rsidRPr="0075779D" w:rsidRDefault="00BE0A15" w:rsidP="00BE0A15">
      <w:pPr>
        <w:pStyle w:val="a0"/>
        <w:numPr>
          <w:ilvl w:val="0"/>
          <w:numId w:val="8"/>
        </w:numPr>
        <w:rPr>
          <w:lang w:val="ru-RU"/>
        </w:rPr>
      </w:pPr>
      <w:r>
        <w:rPr>
          <w:lang w:val="ru-RU"/>
        </w:rPr>
        <w:t xml:space="preserve">Записи содержат следующие ключевые слова в комментариях: </w:t>
      </w:r>
      <w:r w:rsidRPr="0075779D">
        <w:rPr>
          <w:lang w:val="ru-RU"/>
        </w:rPr>
        <w:t>“</w:t>
      </w:r>
      <w:r>
        <w:t>bad</w:t>
      </w:r>
      <w:r w:rsidRPr="0075779D">
        <w:rPr>
          <w:lang w:val="ru-RU"/>
        </w:rPr>
        <w:t>”, “</w:t>
      </w:r>
      <w:r>
        <w:t>did</w:t>
      </w:r>
      <w:r w:rsidRPr="0075779D">
        <w:rPr>
          <w:lang w:val="ru-RU"/>
        </w:rPr>
        <w:t xml:space="preserve"> </w:t>
      </w:r>
      <w:r>
        <w:t>not</w:t>
      </w:r>
      <w:r w:rsidRPr="0075779D">
        <w:rPr>
          <w:lang w:val="ru-RU"/>
        </w:rPr>
        <w:t>”, “</w:t>
      </w:r>
      <w:r>
        <w:t>TAP</w:t>
      </w:r>
      <w:r w:rsidRPr="0075779D">
        <w:rPr>
          <w:lang w:val="ru-RU"/>
        </w:rPr>
        <w:t xml:space="preserve"> </w:t>
      </w:r>
      <w:r>
        <w:t>deficient</w:t>
      </w:r>
      <w:r w:rsidRPr="0075779D">
        <w:rPr>
          <w:lang w:val="ru-RU"/>
        </w:rPr>
        <w:t>”, “</w:t>
      </w:r>
      <w:r>
        <w:t>predict</w:t>
      </w:r>
      <w:r w:rsidRPr="0075779D">
        <w:rPr>
          <w:lang w:val="ru-RU"/>
        </w:rPr>
        <w:t>”, “</w:t>
      </w:r>
      <w:r>
        <w:t>ERAP</w:t>
      </w:r>
      <w:r w:rsidRPr="0075779D">
        <w:rPr>
          <w:lang w:val="ru-RU"/>
        </w:rPr>
        <w:t xml:space="preserve">1 </w:t>
      </w:r>
      <w:r>
        <w:t>silencing</w:t>
      </w:r>
      <w:r w:rsidRPr="0075779D">
        <w:rPr>
          <w:lang w:val="ru-RU"/>
        </w:rPr>
        <w:t>”</w:t>
      </w:r>
    </w:p>
    <w:p w14:paraId="0912CE1A" w14:textId="2830D561" w:rsidR="00BE0A15" w:rsidRDefault="00BE0A15" w:rsidP="00BE0A15">
      <w:pPr>
        <w:pStyle w:val="a0"/>
        <w:numPr>
          <w:ilvl w:val="0"/>
          <w:numId w:val="8"/>
        </w:numPr>
        <w:rPr>
          <w:lang w:val="ru-RU"/>
        </w:rPr>
      </w:pPr>
      <w:r>
        <w:rPr>
          <w:lang w:val="ru-RU"/>
        </w:rPr>
        <w:t>Неправильно записанная последовательность пептида или белка, из которого происходит этот пептид</w:t>
      </w:r>
    </w:p>
    <w:p w14:paraId="2B78B1D0" w14:textId="7C210D41" w:rsidR="002C6EF1" w:rsidRDefault="00BE0A15" w:rsidP="00BE0A15">
      <w:pPr>
        <w:pStyle w:val="a0"/>
        <w:numPr>
          <w:ilvl w:val="0"/>
          <w:numId w:val="8"/>
        </w:numPr>
        <w:rPr>
          <w:lang w:val="ru-RU"/>
        </w:rPr>
      </w:pPr>
      <w:r>
        <w:rPr>
          <w:lang w:val="ru-RU"/>
        </w:rPr>
        <w:t>Пептид короче 8 или длиннее 14 аминокислотных остатков</w:t>
      </w:r>
    </w:p>
    <w:p w14:paraId="2222364E" w14:textId="77777777" w:rsidR="00D3406F" w:rsidRDefault="00D3406F" w:rsidP="00BE0A15">
      <w:pPr>
        <w:pStyle w:val="a0"/>
        <w:numPr>
          <w:ilvl w:val="0"/>
          <w:numId w:val="8"/>
        </w:numPr>
        <w:rPr>
          <w:lang w:val="ru-RU"/>
        </w:rPr>
      </w:pPr>
      <w:r>
        <w:rPr>
          <w:lang w:val="ru-RU"/>
        </w:rPr>
        <w:t>Последовательность п</w:t>
      </w:r>
      <w:r w:rsidR="00BE0A15">
        <w:rPr>
          <w:lang w:val="ru-RU"/>
        </w:rPr>
        <w:t>ептид</w:t>
      </w:r>
      <w:r>
        <w:rPr>
          <w:lang w:val="ru-RU"/>
        </w:rPr>
        <w:t>а встречается в референсном белке больше 1 раза или не встречается вовсе</w:t>
      </w:r>
    </w:p>
    <w:p w14:paraId="1B067C4A" w14:textId="2A34C17F" w:rsidR="00BE0A15" w:rsidRDefault="00D3406F" w:rsidP="00D3406F">
      <w:pPr>
        <w:pStyle w:val="a0"/>
        <w:rPr>
          <w:lang w:val="ru-RU"/>
        </w:rPr>
      </w:pPr>
      <w:r>
        <w:rPr>
          <w:lang w:val="ru-RU"/>
        </w:rPr>
        <w:t xml:space="preserve">После фильтрации из данных </w:t>
      </w:r>
      <w:r w:rsidRPr="0075779D">
        <w:rPr>
          <w:i/>
          <w:iCs/>
        </w:rPr>
        <w:t>in</w:t>
      </w:r>
      <w:r w:rsidRPr="0075779D">
        <w:rPr>
          <w:i/>
          <w:iCs/>
          <w:lang w:val="ru-RU"/>
        </w:rPr>
        <w:t xml:space="preserve"> </w:t>
      </w:r>
      <w:r w:rsidRPr="0075779D">
        <w:rPr>
          <w:i/>
          <w:iCs/>
        </w:rPr>
        <w:t>vivo</w:t>
      </w:r>
      <w:r w:rsidRPr="0075779D">
        <w:rPr>
          <w:lang w:val="ru-RU"/>
        </w:rPr>
        <w:t xml:space="preserve"> </w:t>
      </w:r>
      <w:r>
        <w:rPr>
          <w:lang w:val="ru-RU"/>
        </w:rPr>
        <w:t xml:space="preserve">и </w:t>
      </w:r>
      <w:r w:rsidRPr="0075779D">
        <w:rPr>
          <w:i/>
          <w:iCs/>
        </w:rPr>
        <w:t>in</w:t>
      </w:r>
      <w:r w:rsidRPr="0075779D">
        <w:rPr>
          <w:i/>
          <w:iCs/>
          <w:lang w:val="ru-RU"/>
        </w:rPr>
        <w:t xml:space="preserve"> </w:t>
      </w:r>
      <w:r w:rsidRPr="0075779D">
        <w:rPr>
          <w:i/>
          <w:iCs/>
        </w:rPr>
        <w:t>vitro</w:t>
      </w:r>
      <w:r w:rsidRPr="0075779D">
        <w:rPr>
          <w:lang w:val="ru-RU"/>
        </w:rPr>
        <w:t xml:space="preserve"> </w:t>
      </w:r>
      <w:r>
        <w:rPr>
          <w:lang w:val="ru-RU"/>
        </w:rPr>
        <w:t>были удалены повторяющиеся записи.</w:t>
      </w:r>
    </w:p>
    <w:p w14:paraId="44EFE414" w14:textId="7F8C4BD0" w:rsidR="00D3406F" w:rsidRDefault="00BA77E2" w:rsidP="00D3406F">
      <w:pPr>
        <w:pStyle w:val="3"/>
        <w:rPr>
          <w:lang w:val="ru-RU"/>
        </w:rPr>
      </w:pPr>
      <w:bookmarkStart w:id="379" w:name="_Toc135956189"/>
      <w:r w:rsidRPr="0075779D">
        <w:rPr>
          <w:lang w:val="ru-RU"/>
        </w:rPr>
        <w:t xml:space="preserve">2.1.2 </w:t>
      </w:r>
      <w:r>
        <w:rPr>
          <w:lang w:val="ru-RU"/>
        </w:rPr>
        <w:t>Модель прогноза активности к ТАР</w:t>
      </w:r>
      <w:bookmarkEnd w:id="379"/>
    </w:p>
    <w:p w14:paraId="444573FB" w14:textId="5A94814E" w:rsidR="00BA77E2" w:rsidRDefault="009D0048" w:rsidP="00BA77E2">
      <w:pPr>
        <w:pStyle w:val="a0"/>
        <w:rPr>
          <w:lang w:val="ru-RU"/>
        </w:rPr>
      </w:pPr>
      <w:r>
        <w:rPr>
          <w:lang w:val="ru-RU"/>
        </w:rPr>
        <w:t xml:space="preserve">Для обучения и валидации были взяты данные из статьи про сервис </w:t>
      </w:r>
      <w:r>
        <w:t>TAPPRED</w:t>
      </w:r>
      <w:r>
        <w:fldChar w:fldCharType="begin"/>
      </w:r>
      <w:r w:rsidRPr="009D0048">
        <w:rPr>
          <w:lang w:val="ru-RU"/>
        </w:rPr>
        <w:instrText xml:space="preserve"> </w:instrText>
      </w:r>
      <w:r>
        <w:instrText>ADDIN</w:instrText>
      </w:r>
      <w:r w:rsidRPr="009D0048">
        <w:rPr>
          <w:lang w:val="ru-RU"/>
        </w:rPr>
        <w:instrText xml:space="preserve"> </w:instrText>
      </w:r>
      <w:r>
        <w:instrText>ZOTERO</w:instrText>
      </w:r>
      <w:r w:rsidRPr="009D0048">
        <w:rPr>
          <w:lang w:val="ru-RU"/>
        </w:rPr>
        <w:instrText>_</w:instrText>
      </w:r>
      <w:r>
        <w:instrText>ITEM</w:instrText>
      </w:r>
      <w:r w:rsidRPr="009D0048">
        <w:rPr>
          <w:lang w:val="ru-RU"/>
        </w:rPr>
        <w:instrText xml:space="preserve"> </w:instrText>
      </w:r>
      <w:r>
        <w:instrText>CSL</w:instrText>
      </w:r>
      <w:r w:rsidRPr="009D0048">
        <w:rPr>
          <w:lang w:val="ru-RU"/>
        </w:rPr>
        <w:instrText>_</w:instrText>
      </w:r>
      <w:r>
        <w:instrText>CITATION</w:instrText>
      </w:r>
      <w:r w:rsidRPr="009D0048">
        <w:rPr>
          <w:lang w:val="ru-RU"/>
        </w:rPr>
        <w:instrText xml:space="preserve"> {"</w:instrText>
      </w:r>
      <w:r>
        <w:instrText>citationID</w:instrText>
      </w:r>
      <w:r w:rsidRPr="009D0048">
        <w:rPr>
          <w:lang w:val="ru-RU"/>
        </w:rPr>
        <w:instrText>":"</w:instrText>
      </w:r>
      <w:r>
        <w:instrText>r</w:instrText>
      </w:r>
      <w:r w:rsidRPr="009D0048">
        <w:rPr>
          <w:lang w:val="ru-RU"/>
        </w:rPr>
        <w:instrText>6</w:instrText>
      </w:r>
      <w:r>
        <w:instrText>PyWX</w:instrText>
      </w:r>
      <w:r w:rsidRPr="009D0048">
        <w:rPr>
          <w:lang w:val="ru-RU"/>
        </w:rPr>
        <w:instrText>2</w:instrText>
      </w:r>
      <w:r>
        <w:instrText>e</w:instrText>
      </w:r>
      <w:r w:rsidRPr="009D0048">
        <w:rPr>
          <w:lang w:val="ru-RU"/>
        </w:rPr>
        <w:instrText>","</w:instrText>
      </w:r>
      <w:r>
        <w:instrText>properties</w:instrText>
      </w:r>
      <w:r w:rsidRPr="009D0048">
        <w:rPr>
          <w:lang w:val="ru-RU"/>
        </w:rPr>
        <w:instrText>":{"</w:instrText>
      </w:r>
      <w:r>
        <w:instrText>formattedCitation</w:instrText>
      </w:r>
      <w:r w:rsidRPr="009D0048">
        <w:rPr>
          <w:lang w:val="ru-RU"/>
        </w:rPr>
        <w:instrText>":"[79]","</w:instrText>
      </w:r>
      <w:r>
        <w:instrText>plainCitation</w:instrText>
      </w:r>
      <w:r w:rsidRPr="009D0048">
        <w:rPr>
          <w:lang w:val="ru-RU"/>
        </w:rPr>
        <w:instrText>":"[79]","</w:instrText>
      </w:r>
      <w:r>
        <w:instrText>noteIndex</w:instrText>
      </w:r>
      <w:r w:rsidRPr="009D0048">
        <w:rPr>
          <w:lang w:val="ru-RU"/>
        </w:rPr>
        <w:instrText>":0},"</w:instrText>
      </w:r>
      <w:r>
        <w:instrText>citationItems</w:instrText>
      </w:r>
      <w:r w:rsidRPr="009D0048">
        <w:rPr>
          <w:lang w:val="ru-RU"/>
        </w:rPr>
        <w:instrText>":[{"</w:instrText>
      </w:r>
      <w:r>
        <w:instrText>id</w:instrText>
      </w:r>
      <w:r w:rsidRPr="009D0048">
        <w:rPr>
          <w:lang w:val="ru-RU"/>
        </w:rPr>
        <w:instrText>":100,"</w:instrText>
      </w:r>
      <w:r>
        <w:instrText>uris</w:instrText>
      </w:r>
      <w:r w:rsidRPr="009D0048">
        <w:rPr>
          <w:lang w:val="ru-RU"/>
        </w:rPr>
        <w:instrText>":["</w:instrText>
      </w:r>
      <w:r>
        <w:instrText>http</w:instrText>
      </w:r>
      <w:r w:rsidRPr="009D0048">
        <w:rPr>
          <w:lang w:val="ru-RU"/>
        </w:rPr>
        <w:instrText>://</w:instrText>
      </w:r>
      <w:r>
        <w:instrText>zotero</w:instrText>
      </w:r>
      <w:r w:rsidRPr="009D0048">
        <w:rPr>
          <w:lang w:val="ru-RU"/>
        </w:rPr>
        <w:instrText>.</w:instrText>
      </w:r>
      <w:r>
        <w:instrText>org</w:instrText>
      </w:r>
      <w:r w:rsidRPr="009D0048">
        <w:rPr>
          <w:lang w:val="ru-RU"/>
        </w:rPr>
        <w:instrText>/</w:instrText>
      </w:r>
      <w:r>
        <w:instrText>users</w:instrText>
      </w:r>
      <w:r w:rsidRPr="009D0048">
        <w:rPr>
          <w:lang w:val="ru-RU"/>
        </w:rPr>
        <w:instrText>/10071278/</w:instrText>
      </w:r>
      <w:r>
        <w:instrText>items</w:instrText>
      </w:r>
      <w:r w:rsidRPr="009D0048">
        <w:rPr>
          <w:lang w:val="ru-RU"/>
        </w:rPr>
        <w:instrText>/4</w:instrText>
      </w:r>
      <w:r>
        <w:instrText>XAGZSXF</w:instrText>
      </w:r>
      <w:r w:rsidRPr="009D0048">
        <w:rPr>
          <w:lang w:val="ru-RU"/>
        </w:rPr>
        <w:instrText>"],"</w:instrText>
      </w:r>
      <w:r>
        <w:instrText>itemData</w:instrText>
      </w:r>
      <w:r w:rsidRPr="009D0048">
        <w:rPr>
          <w:lang w:val="ru-RU"/>
        </w:rPr>
        <w:instrText>":{"</w:instrText>
      </w:r>
      <w:r>
        <w:instrText>id</w:instrText>
      </w:r>
      <w:r w:rsidRPr="009D0048">
        <w:rPr>
          <w:lang w:val="ru-RU"/>
        </w:rPr>
        <w:instrText>":100,"</w:instrText>
      </w:r>
      <w:r>
        <w:instrText>type</w:instrText>
      </w:r>
      <w:r w:rsidRPr="009D0048">
        <w:rPr>
          <w:lang w:val="ru-RU"/>
        </w:rPr>
        <w:instrText>":"</w:instrText>
      </w:r>
      <w:r>
        <w:instrText>article</w:instrText>
      </w:r>
      <w:r w:rsidRPr="009D0048">
        <w:rPr>
          <w:lang w:val="ru-RU"/>
        </w:rPr>
        <w:instrText>-</w:instrText>
      </w:r>
      <w:r>
        <w:instrText>journal</w:instrText>
      </w:r>
      <w:r w:rsidRPr="009D0048">
        <w:rPr>
          <w:lang w:val="ru-RU"/>
        </w:rPr>
        <w:instrText>","</w:instrText>
      </w:r>
      <w:r>
        <w:instrText>abstract</w:instrText>
      </w:r>
      <w:r w:rsidRPr="009D0048">
        <w:rPr>
          <w:lang w:val="ru-RU"/>
        </w:rPr>
        <w:instrText>":"</w:instrText>
      </w:r>
      <w:r>
        <w:instrText>Background</w:instrText>
      </w:r>
      <w:r w:rsidRPr="009D0048">
        <w:rPr>
          <w:lang w:val="ru-RU"/>
        </w:rPr>
        <w:instrText xml:space="preserve">: </w:instrText>
      </w:r>
      <w:r>
        <w:instrText>Proteasomes</w:instrText>
      </w:r>
      <w:r w:rsidRPr="009D0048">
        <w:rPr>
          <w:lang w:val="ru-RU"/>
        </w:rPr>
        <w:instrText xml:space="preserve"> </w:instrText>
      </w:r>
      <w:r>
        <w:instrText>play</w:instrText>
      </w:r>
      <w:r w:rsidRPr="009D0048">
        <w:rPr>
          <w:lang w:val="ru-RU"/>
        </w:rPr>
        <w:instrText xml:space="preserve"> </w:instrText>
      </w:r>
      <w:r>
        <w:instrText>a</w:instrText>
      </w:r>
      <w:r w:rsidRPr="009D0048">
        <w:rPr>
          <w:lang w:val="ru-RU"/>
        </w:rPr>
        <w:instrText xml:space="preserve"> </w:instrText>
      </w:r>
      <w:r>
        <w:instrText>central</w:instrText>
      </w:r>
      <w:r w:rsidRPr="009D0048">
        <w:rPr>
          <w:lang w:val="ru-RU"/>
        </w:rPr>
        <w:instrText xml:space="preserve"> </w:instrText>
      </w:r>
      <w:r>
        <w:instrText>role</w:instrText>
      </w:r>
      <w:r w:rsidRPr="009D0048">
        <w:rPr>
          <w:lang w:val="ru-RU"/>
        </w:rPr>
        <w:instrText xml:space="preserve"> </w:instrText>
      </w:r>
      <w:r>
        <w:instrText>in</w:instrText>
      </w:r>
      <w:r w:rsidRPr="009D0048">
        <w:rPr>
          <w:lang w:val="ru-RU"/>
        </w:rPr>
        <w:instrText xml:space="preserve"> </w:instrText>
      </w:r>
      <w:r>
        <w:instrText>the</w:instrText>
      </w:r>
      <w:r w:rsidRPr="009D0048">
        <w:rPr>
          <w:lang w:val="ru-RU"/>
        </w:rPr>
        <w:instrText xml:space="preserve"> </w:instrText>
      </w:r>
      <w:r>
        <w:instrText>major</w:instrText>
      </w:r>
      <w:r w:rsidRPr="009D0048">
        <w:rPr>
          <w:lang w:val="ru-RU"/>
        </w:rPr>
        <w:instrText xml:space="preserve"> </w:instrText>
      </w:r>
      <w:r>
        <w:instrText>histocompatibility</w:instrText>
      </w:r>
      <w:r w:rsidRPr="009D0048">
        <w:rPr>
          <w:lang w:val="ru-RU"/>
        </w:rPr>
        <w:instrText xml:space="preserve"> </w:instrText>
      </w:r>
      <w:r>
        <w:instrText>class</w:instrText>
      </w:r>
      <w:r w:rsidRPr="009D0048">
        <w:rPr>
          <w:lang w:val="ru-RU"/>
        </w:rPr>
        <w:instrText xml:space="preserve"> </w:instrText>
      </w:r>
      <w:r>
        <w:instrText>I</w:instrText>
      </w:r>
      <w:r w:rsidRPr="009D0048">
        <w:rPr>
          <w:lang w:val="ru-RU"/>
        </w:rPr>
        <w:instrText xml:space="preserve"> (</w:instrText>
      </w:r>
      <w:r>
        <w:instrText>MHCI</w:instrText>
      </w:r>
      <w:r w:rsidRPr="009D0048">
        <w:rPr>
          <w:lang w:val="ru-RU"/>
        </w:rPr>
        <w:instrText xml:space="preserve">) </w:instrText>
      </w:r>
      <w:r>
        <w:instrText>antigen</w:instrText>
      </w:r>
      <w:r w:rsidRPr="009D0048">
        <w:rPr>
          <w:lang w:val="ru-RU"/>
        </w:rPr>
        <w:instrText xml:space="preserve"> </w:instrText>
      </w:r>
      <w:r>
        <w:instrText>processing</w:instrText>
      </w:r>
      <w:r w:rsidRPr="009D0048">
        <w:rPr>
          <w:lang w:val="ru-RU"/>
        </w:rPr>
        <w:instrText xml:space="preserve"> </w:instrText>
      </w:r>
      <w:r>
        <w:instrText>pathway</w:instrText>
      </w:r>
      <w:r w:rsidRPr="009D0048">
        <w:rPr>
          <w:lang w:val="ru-RU"/>
        </w:rPr>
        <w:instrText xml:space="preserve">. </w:instrText>
      </w:r>
      <w:r>
        <w:instrText>They</w:instrText>
      </w:r>
      <w:r w:rsidRPr="009D0048">
        <w:rPr>
          <w:lang w:val="ru-RU"/>
        </w:rPr>
        <w:instrText xml:space="preserve"> </w:instrText>
      </w:r>
      <w:r>
        <w:instrText>conduct</w:instrText>
      </w:r>
      <w:r w:rsidRPr="009D0048">
        <w:rPr>
          <w:lang w:val="ru-RU"/>
        </w:rPr>
        <w:instrText xml:space="preserve"> </w:instrText>
      </w:r>
      <w:r>
        <w:instrText>the</w:instrText>
      </w:r>
      <w:r w:rsidRPr="009D0048">
        <w:rPr>
          <w:lang w:val="ru-RU"/>
        </w:rPr>
        <w:instrText xml:space="preserve"> </w:instrText>
      </w:r>
      <w:r>
        <w:instrText>proteolytic</w:instrText>
      </w:r>
      <w:r w:rsidRPr="009D0048">
        <w:rPr>
          <w:lang w:val="ru-RU"/>
        </w:rPr>
        <w:instrText xml:space="preserve"> </w:instrText>
      </w:r>
      <w:r>
        <w:instrText>degradation</w:instrText>
      </w:r>
      <w:r w:rsidRPr="009D0048">
        <w:rPr>
          <w:lang w:val="ru-RU"/>
        </w:rPr>
        <w:instrText xml:space="preserve"> </w:instrText>
      </w:r>
      <w:r>
        <w:instrText>of</w:instrText>
      </w:r>
      <w:r w:rsidRPr="009D0048">
        <w:rPr>
          <w:lang w:val="ru-RU"/>
        </w:rPr>
        <w:instrText xml:space="preserve"> </w:instrText>
      </w:r>
      <w:r>
        <w:instrText>proteins</w:instrText>
      </w:r>
      <w:r w:rsidRPr="009D0048">
        <w:rPr>
          <w:lang w:val="ru-RU"/>
        </w:rPr>
        <w:instrText xml:space="preserve"> </w:instrText>
      </w:r>
      <w:r>
        <w:instrText>in</w:instrText>
      </w:r>
      <w:r w:rsidRPr="009D0048">
        <w:rPr>
          <w:lang w:val="ru-RU"/>
        </w:rPr>
        <w:instrText xml:space="preserve"> </w:instrText>
      </w:r>
      <w:r>
        <w:instrText>the</w:instrText>
      </w:r>
      <w:r w:rsidRPr="009D0048">
        <w:rPr>
          <w:lang w:val="ru-RU"/>
        </w:rPr>
        <w:instrText xml:space="preserve"> </w:instrText>
      </w:r>
      <w:r>
        <w:instrText>cytosol</w:instrText>
      </w:r>
      <w:r w:rsidRPr="009D0048">
        <w:rPr>
          <w:lang w:val="ru-RU"/>
        </w:rPr>
        <w:instrText xml:space="preserve">, </w:instrText>
      </w:r>
      <w:r>
        <w:instrText>generating</w:instrText>
      </w:r>
      <w:r w:rsidRPr="009D0048">
        <w:rPr>
          <w:lang w:val="ru-RU"/>
        </w:rPr>
        <w:instrText xml:space="preserve"> </w:instrText>
      </w:r>
      <w:r>
        <w:instrText>the</w:instrText>
      </w:r>
      <w:r w:rsidRPr="009D0048">
        <w:rPr>
          <w:lang w:val="ru-RU"/>
        </w:rPr>
        <w:instrText xml:space="preserve"> </w:instrText>
      </w:r>
      <w:r>
        <w:instrText>C</w:instrText>
      </w:r>
      <w:r w:rsidRPr="009D0048">
        <w:rPr>
          <w:lang w:val="ru-RU"/>
        </w:rPr>
        <w:instrText>-</w:instrText>
      </w:r>
      <w:r>
        <w:instrText>terminus</w:instrText>
      </w:r>
      <w:r w:rsidRPr="009D0048">
        <w:rPr>
          <w:lang w:val="ru-RU"/>
        </w:rPr>
        <w:instrText xml:space="preserve"> </w:instrText>
      </w:r>
      <w:r>
        <w:instrText>of</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and</w:instrText>
      </w:r>
      <w:r w:rsidRPr="009D0048">
        <w:rPr>
          <w:lang w:val="ru-RU"/>
        </w:rPr>
        <w:instrText xml:space="preserve"> </w:instrText>
      </w:r>
      <w:r>
        <w:instrText>MHCI</w:instrText>
      </w:r>
      <w:r w:rsidRPr="009D0048">
        <w:rPr>
          <w:lang w:val="ru-RU"/>
        </w:rPr>
        <w:instrText>-</w:instrText>
      </w:r>
      <w:r>
        <w:instrText>peptide</w:instrText>
      </w:r>
      <w:r w:rsidRPr="009D0048">
        <w:rPr>
          <w:lang w:val="ru-RU"/>
        </w:rPr>
        <w:instrText xml:space="preserve"> </w:instrText>
      </w:r>
      <w:r>
        <w:instrText>ligands</w:instrText>
      </w:r>
      <w:r w:rsidRPr="009D0048">
        <w:rPr>
          <w:lang w:val="ru-RU"/>
        </w:rPr>
        <w:instrText xml:space="preserve"> (</w:instrText>
      </w:r>
      <w:r>
        <w:instrText>P</w:instrText>
      </w:r>
      <w:r w:rsidRPr="009D0048">
        <w:rPr>
          <w:lang w:val="ru-RU"/>
        </w:rPr>
        <w:instrText xml:space="preserve">1 </w:instrText>
      </w:r>
      <w:r>
        <w:instrText>residue</w:instrText>
      </w:r>
      <w:r w:rsidRPr="009D0048">
        <w:rPr>
          <w:lang w:val="ru-RU"/>
        </w:rPr>
        <w:instrText xml:space="preserve"> </w:instrText>
      </w:r>
      <w:r>
        <w:instrText>of</w:instrText>
      </w:r>
      <w:r w:rsidRPr="009D0048">
        <w:rPr>
          <w:lang w:val="ru-RU"/>
        </w:rPr>
        <w:instrText xml:space="preserve"> </w:instrText>
      </w:r>
      <w:r>
        <w:instrText>cleavage</w:instrText>
      </w:r>
      <w:r w:rsidRPr="009D0048">
        <w:rPr>
          <w:lang w:val="ru-RU"/>
        </w:rPr>
        <w:instrText xml:space="preserve"> </w:instrText>
      </w:r>
      <w:r>
        <w:instrText>site</w:instrText>
      </w:r>
      <w:r w:rsidRPr="009D0048">
        <w:rPr>
          <w:lang w:val="ru-RU"/>
        </w:rPr>
        <w:instrText xml:space="preserve">). </w:instrText>
      </w:r>
      <w:r>
        <w:instrText>There</w:instrText>
      </w:r>
      <w:r w:rsidRPr="009D0048">
        <w:rPr>
          <w:lang w:val="ru-RU"/>
        </w:rPr>
        <w:instrText xml:space="preserve"> </w:instrText>
      </w:r>
      <w:r>
        <w:instrText>are</w:instrText>
      </w:r>
      <w:r w:rsidRPr="009D0048">
        <w:rPr>
          <w:lang w:val="ru-RU"/>
        </w:rPr>
        <w:instrText xml:space="preserve"> </w:instrText>
      </w:r>
      <w:r>
        <w:instrText>two</w:instrText>
      </w:r>
      <w:r w:rsidRPr="009D0048">
        <w:rPr>
          <w:lang w:val="ru-RU"/>
        </w:rPr>
        <w:instrText xml:space="preserve"> </w:instrText>
      </w:r>
      <w:r>
        <w:instrText>types</w:instrText>
      </w:r>
      <w:r w:rsidRPr="009D0048">
        <w:rPr>
          <w:lang w:val="ru-RU"/>
        </w:rPr>
        <w:instrText xml:space="preserve"> </w:instrText>
      </w:r>
      <w:r>
        <w:instrText>of</w:instrText>
      </w:r>
      <w:r w:rsidRPr="009D0048">
        <w:rPr>
          <w:lang w:val="ru-RU"/>
        </w:rPr>
        <w:instrText xml:space="preserve"> </w:instrText>
      </w:r>
      <w:r>
        <w:instrText>proteasomes</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form</w:instrText>
      </w:r>
      <w:r w:rsidRPr="009D0048">
        <w:rPr>
          <w:lang w:val="ru-RU"/>
        </w:rPr>
        <w:instrText xml:space="preserve">, </w:instrText>
      </w:r>
      <w:r>
        <w:instrText>expressed</w:instrText>
      </w:r>
      <w:r w:rsidRPr="009D0048">
        <w:rPr>
          <w:lang w:val="ru-RU"/>
        </w:rPr>
        <w:instrText xml:space="preserve"> </w:instrText>
      </w:r>
      <w:r>
        <w:instrText>in</w:instrText>
      </w:r>
      <w:r w:rsidRPr="009D0048">
        <w:rPr>
          <w:lang w:val="ru-RU"/>
        </w:rPr>
        <w:instrText xml:space="preserve"> </w:instrText>
      </w:r>
      <w:r>
        <w:instrText>most</w:instrText>
      </w:r>
      <w:r w:rsidRPr="009D0048">
        <w:rPr>
          <w:lang w:val="ru-RU"/>
        </w:rPr>
        <w:instrText xml:space="preserve"> </w:instrText>
      </w:r>
      <w:r>
        <w:instrText>cell</w:instrText>
      </w:r>
      <w:r w:rsidRPr="009D0048">
        <w:rPr>
          <w:lang w:val="ru-RU"/>
        </w:rPr>
        <w:instrText xml:space="preserve"> </w:instrText>
      </w:r>
      <w:r>
        <w:instrText>types</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which</w:instrText>
      </w:r>
      <w:r w:rsidRPr="009D0048">
        <w:rPr>
          <w:lang w:val="ru-RU"/>
        </w:rPr>
        <w:instrText xml:space="preserve"> </w:instrText>
      </w:r>
      <w:r>
        <w:instrText>is</w:instrText>
      </w:r>
      <w:r w:rsidRPr="009D0048">
        <w:rPr>
          <w:lang w:val="ru-RU"/>
        </w:rPr>
        <w:instrText xml:space="preserve"> </w:instrText>
      </w:r>
      <w:r>
        <w:instrText>constitutively</w:instrText>
      </w:r>
      <w:r w:rsidRPr="009D0048">
        <w:rPr>
          <w:lang w:val="ru-RU"/>
        </w:rPr>
        <w:instrText xml:space="preserve"> </w:instrText>
      </w:r>
      <w:r>
        <w:instrText>expressed</w:instrText>
      </w:r>
      <w:r w:rsidRPr="009D0048">
        <w:rPr>
          <w:lang w:val="ru-RU"/>
        </w:rPr>
        <w:instrText xml:space="preserve"> </w:instrText>
      </w:r>
      <w:r>
        <w:instrText>in</w:instrText>
      </w:r>
      <w:r w:rsidRPr="009D0048">
        <w:rPr>
          <w:lang w:val="ru-RU"/>
        </w:rPr>
        <w:instrText xml:space="preserve"> </w:instrText>
      </w:r>
      <w:r>
        <w:instrText>mature</w:instrText>
      </w:r>
      <w:r w:rsidRPr="009D0048">
        <w:rPr>
          <w:lang w:val="ru-RU"/>
        </w:rPr>
        <w:instrText xml:space="preserve"> </w:instrText>
      </w:r>
      <w:r>
        <w:instrText>dendritic</w:instrText>
      </w:r>
      <w:r w:rsidRPr="009D0048">
        <w:rPr>
          <w:lang w:val="ru-RU"/>
        </w:rPr>
        <w:instrText xml:space="preserve"> </w:instrText>
      </w:r>
      <w:r>
        <w:instrText>cells</w:instrText>
      </w:r>
      <w:r w:rsidRPr="009D0048">
        <w:rPr>
          <w:lang w:val="ru-RU"/>
        </w:rPr>
        <w:instrText xml:space="preserve">. </w:instrText>
      </w:r>
      <w:r>
        <w:instrText>Protective</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are</w:instrText>
      </w:r>
      <w:r w:rsidRPr="009D0048">
        <w:rPr>
          <w:lang w:val="ru-RU"/>
        </w:rPr>
        <w:instrText xml:space="preserve"> </w:instrText>
      </w:r>
      <w:r>
        <w:instrText>likely</w:instrText>
      </w:r>
      <w:r w:rsidRPr="009D0048">
        <w:rPr>
          <w:lang w:val="ru-RU"/>
        </w:rPr>
        <w:instrText xml:space="preserve"> </w:instrText>
      </w:r>
      <w:r>
        <w:instrText>generated</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proteasome</w:instrText>
      </w:r>
      <w:r w:rsidRPr="009D0048">
        <w:rPr>
          <w:lang w:val="ru-RU"/>
        </w:rPr>
        <w:instrText xml:space="preserve">, </w:instrText>
      </w:r>
      <w:r>
        <w:instrText>and</w:instrText>
      </w:r>
      <w:r w:rsidRPr="009D0048">
        <w:rPr>
          <w:lang w:val="ru-RU"/>
        </w:rPr>
        <w:instrText xml:space="preserve"> </w:instrText>
      </w:r>
      <w:r>
        <w:instrText>here</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modeled</w:instrText>
      </w:r>
      <w:r w:rsidRPr="009D0048">
        <w:rPr>
          <w:lang w:val="ru-RU"/>
        </w:rPr>
        <w:instrText xml:space="preserve"> </w:instrText>
      </w:r>
      <w:r>
        <w:instrText>and</w:instrText>
      </w:r>
      <w:r w:rsidRPr="009D0048">
        <w:rPr>
          <w:lang w:val="ru-RU"/>
        </w:rPr>
        <w:instrText xml:space="preserve"> </w:instrText>
      </w:r>
      <w:r>
        <w:instrText>analyzed</w:instrText>
      </w:r>
      <w:r w:rsidRPr="009D0048">
        <w:rPr>
          <w:lang w:val="ru-RU"/>
        </w:rPr>
        <w:instrText xml:space="preserve"> </w:instrText>
      </w:r>
      <w:r>
        <w:instrText>the</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these</w:instrText>
      </w:r>
      <w:r w:rsidRPr="009D0048">
        <w:rPr>
          <w:lang w:val="ru-RU"/>
        </w:rPr>
        <w:instrText xml:space="preserve"> </w:instrText>
      </w:r>
      <w:r>
        <w:instrText>two</w:instrText>
      </w:r>
      <w:r w:rsidRPr="009D0048">
        <w:rPr>
          <w:lang w:val="ru-RU"/>
        </w:rPr>
        <w:instrText xml:space="preserve"> </w:instrText>
      </w:r>
      <w:r>
        <w:instrText>proteases</w:instrText>
      </w:r>
      <w:r w:rsidRPr="009D0048">
        <w:rPr>
          <w:lang w:val="ru-RU"/>
        </w:rPr>
        <w:instrText>.\</w:instrText>
      </w:r>
      <w:r>
        <w:instrText>nResults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modeled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cleavage</w:instrText>
      </w:r>
      <w:r w:rsidRPr="009D0048">
        <w:rPr>
          <w:lang w:val="ru-RU"/>
        </w:rPr>
        <w:instrText xml:space="preserve"> </w:instrText>
      </w:r>
      <w:r>
        <w:instrText>sites</w:instrText>
      </w:r>
      <w:r w:rsidRPr="009D0048">
        <w:rPr>
          <w:lang w:val="ru-RU"/>
        </w:rPr>
        <w:instrText xml:space="preserve"> </w:instrText>
      </w:r>
      <w:r>
        <w:instrText>upon</w:instrText>
      </w:r>
      <w:r w:rsidRPr="009D0048">
        <w:rPr>
          <w:lang w:val="ru-RU"/>
        </w:rPr>
        <w:instrText xml:space="preserve"> </w:instrText>
      </w:r>
      <w:r>
        <w:instrText>two</w:instrText>
      </w:r>
      <w:r w:rsidRPr="009D0048">
        <w:rPr>
          <w:lang w:val="ru-RU"/>
        </w:rPr>
        <w:instrText xml:space="preserve"> </w:instrText>
      </w:r>
      <w:r>
        <w:instrText>non</w:instrText>
      </w:r>
      <w:r w:rsidRPr="009D0048">
        <w:rPr>
          <w:lang w:val="ru-RU"/>
        </w:rPr>
        <w:instrText>-</w:instrText>
      </w:r>
      <w:r>
        <w:instrText>overlapping</w:instrText>
      </w:r>
      <w:r w:rsidRPr="009D0048">
        <w:rPr>
          <w:lang w:val="ru-RU"/>
        </w:rPr>
        <w:instrText xml:space="preserve"> </w:instrText>
      </w:r>
      <w:r>
        <w:instrText>sets</w:instrText>
      </w:r>
      <w:r w:rsidRPr="009D0048">
        <w:rPr>
          <w:lang w:val="ru-RU"/>
        </w:rPr>
        <w:instrText xml:space="preserve"> </w:instrText>
      </w:r>
      <w:r>
        <w:instrText>of</w:instrText>
      </w:r>
      <w:r w:rsidRPr="009D0048">
        <w:rPr>
          <w:lang w:val="ru-RU"/>
        </w:rPr>
        <w:instrText xml:space="preserve"> </w:instrText>
      </w:r>
      <w:r>
        <w:instrText>peptides</w:instrText>
      </w:r>
      <w:r w:rsidRPr="009D0048">
        <w:rPr>
          <w:lang w:val="ru-RU"/>
        </w:rPr>
        <w:instrText xml:space="preserve"> </w:instrText>
      </w:r>
      <w:r>
        <w:instrText>consisting</w:instrText>
      </w:r>
      <w:r w:rsidRPr="009D0048">
        <w:rPr>
          <w:lang w:val="ru-RU"/>
        </w:rPr>
        <w:instrText xml:space="preserve"> </w:instrText>
      </w:r>
      <w:r>
        <w:instrText>of</w:instrText>
      </w:r>
      <w:r w:rsidRPr="009D0048">
        <w:rPr>
          <w:lang w:val="ru-RU"/>
        </w:rPr>
        <w:instrText xml:space="preserve"> 553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naturally</w:instrText>
      </w:r>
      <w:r w:rsidRPr="009D0048">
        <w:rPr>
          <w:lang w:val="ru-RU"/>
        </w:rPr>
        <w:instrText xml:space="preserve"> </w:instrText>
      </w:r>
      <w:r>
        <w:instrText>processed</w:instrText>
      </w:r>
      <w:r w:rsidRPr="009D0048">
        <w:rPr>
          <w:lang w:val="ru-RU"/>
        </w:rPr>
        <w:instrText xml:space="preserve"> </w:instrText>
      </w:r>
      <w:r>
        <w:instrText>and</w:instrText>
      </w:r>
      <w:r w:rsidRPr="009D0048">
        <w:rPr>
          <w:lang w:val="ru-RU"/>
        </w:rPr>
        <w:instrText xml:space="preserve"> </w:instrText>
      </w:r>
      <w:r>
        <w:instrText>restricted</w:instrText>
      </w:r>
      <w:r w:rsidRPr="009D0048">
        <w:rPr>
          <w:lang w:val="ru-RU"/>
        </w:rPr>
        <w:instrText xml:space="preserve"> </w:instrText>
      </w:r>
      <w:r>
        <w:instrText>by</w:instrText>
      </w:r>
      <w:r w:rsidRPr="009D0048">
        <w:rPr>
          <w:lang w:val="ru-RU"/>
        </w:rPr>
        <w:instrText xml:space="preserve"> </w:instrText>
      </w:r>
      <w:r>
        <w:instrText>human</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and</w:instrText>
      </w:r>
      <w:r w:rsidRPr="009D0048">
        <w:rPr>
          <w:lang w:val="ru-RU"/>
        </w:rPr>
        <w:instrText xml:space="preserve"> 382 </w:instrText>
      </w:r>
      <w:r>
        <w:instrText>peptides</w:instrText>
      </w:r>
      <w:r w:rsidRPr="009D0048">
        <w:rPr>
          <w:lang w:val="ru-RU"/>
        </w:rPr>
        <w:instrText xml:space="preserve"> </w:instrText>
      </w:r>
      <w:r>
        <w:instrText>eluted</w:instrText>
      </w:r>
      <w:r w:rsidRPr="009D0048">
        <w:rPr>
          <w:lang w:val="ru-RU"/>
        </w:rPr>
        <w:instrText xml:space="preserve"> </w:instrText>
      </w:r>
      <w:r>
        <w:instrText>from</w:instrText>
      </w:r>
      <w:r w:rsidRPr="009D0048">
        <w:rPr>
          <w:lang w:val="ru-RU"/>
        </w:rPr>
        <w:instrText xml:space="preserve"> </w:instrText>
      </w:r>
      <w:r>
        <w:instrText>human</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respectively</w:instrText>
      </w:r>
      <w:r w:rsidRPr="009D0048">
        <w:rPr>
          <w:lang w:val="ru-RU"/>
        </w:rPr>
        <w:instrText xml:space="preserve">, </w:instrText>
      </w:r>
      <w:r>
        <w:instrText>using</w:instrText>
      </w:r>
      <w:r w:rsidRPr="009D0048">
        <w:rPr>
          <w:lang w:val="ru-RU"/>
        </w:rPr>
        <w:instrText xml:space="preserve"> </w:instrText>
      </w:r>
      <w:r>
        <w:instrText>N</w:instrText>
      </w:r>
      <w:r w:rsidRPr="009D0048">
        <w:rPr>
          <w:lang w:val="ru-RU"/>
        </w:rPr>
        <w:instrText>-</w:instrText>
      </w:r>
      <w:r>
        <w:instrText>grams</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were</w:instrText>
      </w:r>
      <w:r w:rsidRPr="009D0048">
        <w:rPr>
          <w:lang w:val="ru-RU"/>
        </w:rPr>
        <w:instrText xml:space="preserve"> </w:instrText>
      </w:r>
      <w:r>
        <w:instrText>generated</w:instrText>
      </w:r>
      <w:r w:rsidRPr="009D0048">
        <w:rPr>
          <w:lang w:val="ru-RU"/>
        </w:rPr>
        <w:instrText xml:space="preserve"> </w:instrText>
      </w:r>
      <w:r>
        <w:instrText>considering</w:instrText>
      </w:r>
      <w:r w:rsidRPr="009D0048">
        <w:rPr>
          <w:lang w:val="ru-RU"/>
        </w:rPr>
        <w:instrText xml:space="preserve"> </w:instrText>
      </w:r>
      <w:r>
        <w:instrText>different</w:instrText>
      </w:r>
      <w:r w:rsidRPr="009D0048">
        <w:rPr>
          <w:lang w:val="ru-RU"/>
        </w:rPr>
        <w:instrText xml:space="preserve"> </w:instrText>
      </w:r>
      <w:r>
        <w:instrText>epitope</w:instrText>
      </w:r>
      <w:r w:rsidRPr="009D0048">
        <w:rPr>
          <w:lang w:val="ru-RU"/>
        </w:rPr>
        <w:instrText xml:space="preserve"> </w:instrText>
      </w:r>
      <w:r>
        <w:instrText>and</w:instrText>
      </w:r>
      <w:r w:rsidRPr="009D0048">
        <w:rPr>
          <w:lang w:val="ru-RU"/>
        </w:rPr>
        <w:instrText xml:space="preserve"> </w:instrText>
      </w:r>
      <w:r>
        <w:instrText>MHCI</w:instrText>
      </w:r>
      <w:r w:rsidRPr="009D0048">
        <w:rPr>
          <w:lang w:val="ru-RU"/>
        </w:rPr>
        <w:instrText>-</w:instrText>
      </w:r>
      <w:r>
        <w:instrText>eluted</w:instrText>
      </w:r>
      <w:r w:rsidRPr="009D0048">
        <w:rPr>
          <w:lang w:val="ru-RU"/>
        </w:rPr>
        <w:instrText xml:space="preserve"> </w:instrText>
      </w:r>
      <w:r>
        <w:instrText>fragment</w:instrText>
      </w:r>
      <w:r w:rsidRPr="009D0048">
        <w:rPr>
          <w:lang w:val="ru-RU"/>
        </w:rPr>
        <w:instrText xml:space="preserve"> </w:instrText>
      </w:r>
      <w:r>
        <w:instrText>lengths</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same</w:instrText>
      </w:r>
      <w:r w:rsidRPr="009D0048">
        <w:rPr>
          <w:lang w:val="ru-RU"/>
        </w:rPr>
        <w:instrText xml:space="preserve"> </w:instrText>
      </w:r>
      <w:r>
        <w:instrText>number</w:instrText>
      </w:r>
      <w:r w:rsidRPr="009D0048">
        <w:rPr>
          <w:lang w:val="ru-RU"/>
        </w:rPr>
        <w:instrText xml:space="preserve"> </w:instrText>
      </w:r>
      <w:r>
        <w:instrText>of</w:instrText>
      </w:r>
      <w:r w:rsidRPr="009D0048">
        <w:rPr>
          <w:lang w:val="ru-RU"/>
        </w:rPr>
        <w:instrText xml:space="preserve"> </w:instrText>
      </w:r>
      <w:r>
        <w:instrText>C</w:instrText>
      </w:r>
      <w:r w:rsidRPr="009D0048">
        <w:rPr>
          <w:lang w:val="ru-RU"/>
        </w:rPr>
        <w:instrText>-</w:instrText>
      </w:r>
      <w:r>
        <w:instrText>terminal</w:instrText>
      </w:r>
      <w:r w:rsidRPr="009D0048">
        <w:rPr>
          <w:lang w:val="ru-RU"/>
        </w:rPr>
        <w:instrText xml:space="preserve"> </w:instrText>
      </w:r>
      <w:r>
        <w:instrText>flanking</w:instrText>
      </w:r>
      <w:r w:rsidRPr="009D0048">
        <w:rPr>
          <w:lang w:val="ru-RU"/>
        </w:rPr>
        <w:instrText xml:space="preserve"> </w:instrText>
      </w:r>
      <w:r>
        <w:instrText>residues</w:instrText>
      </w:r>
      <w:r w:rsidRPr="009D0048">
        <w:rPr>
          <w:lang w:val="ru-RU"/>
        </w:rPr>
        <w:instrText xml:space="preserve">. </w:instrText>
      </w:r>
      <w:r>
        <w:instrText>Models</w:instrText>
      </w:r>
      <w:r w:rsidRPr="009D0048">
        <w:rPr>
          <w:lang w:val="ru-RU"/>
        </w:rPr>
        <w:instrText xml:space="preserve"> </w:instrText>
      </w:r>
      <w:r>
        <w:instrText>were</w:instrText>
      </w:r>
      <w:r w:rsidRPr="009D0048">
        <w:rPr>
          <w:lang w:val="ru-RU"/>
        </w:rPr>
        <w:instrText xml:space="preserve"> </w:instrText>
      </w:r>
      <w:r>
        <w:instrText>evaluated</w:instrText>
      </w:r>
      <w:r w:rsidRPr="009D0048">
        <w:rPr>
          <w:lang w:val="ru-RU"/>
        </w:rPr>
        <w:instrText xml:space="preserve"> </w:instrText>
      </w:r>
      <w:r>
        <w:instrText>in</w:instrText>
      </w:r>
      <w:r w:rsidRPr="009D0048">
        <w:rPr>
          <w:lang w:val="ru-RU"/>
        </w:rPr>
        <w:instrText xml:space="preserve"> 5-</w:instrText>
      </w:r>
      <w:r>
        <w:instrText>fold</w:instrText>
      </w:r>
      <w:r w:rsidRPr="009D0048">
        <w:rPr>
          <w:lang w:val="ru-RU"/>
        </w:rPr>
        <w:instrText xml:space="preserve"> </w:instrText>
      </w:r>
      <w:r>
        <w:instrText>cross</w:instrText>
      </w:r>
      <w:r w:rsidRPr="009D0048">
        <w:rPr>
          <w:lang w:val="ru-RU"/>
        </w:rPr>
        <w:instrText>-</w:instrText>
      </w:r>
      <w:r>
        <w:instrText>validation</w:instrText>
      </w:r>
      <w:r w:rsidRPr="009D0048">
        <w:rPr>
          <w:lang w:val="ru-RU"/>
        </w:rPr>
        <w:instrText xml:space="preserve">. </w:instrText>
      </w:r>
      <w:r>
        <w:instrText>Judging</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Mathew</w:instrText>
      </w:r>
      <w:r w:rsidRPr="009D0048">
        <w:rPr>
          <w:lang w:val="ru-RU"/>
        </w:rPr>
        <w:instrText>’</w:instrText>
      </w:r>
      <w:r>
        <w:instrText>s</w:instrText>
      </w:r>
      <w:r w:rsidRPr="009D0048">
        <w:rPr>
          <w:lang w:val="ru-RU"/>
        </w:rPr>
        <w:instrText xml:space="preserve"> </w:instrText>
      </w:r>
      <w:r>
        <w:instrText>Correlation</w:instrText>
      </w:r>
      <w:r w:rsidRPr="009D0048">
        <w:rPr>
          <w:lang w:val="ru-RU"/>
        </w:rPr>
        <w:instrText xml:space="preserve"> </w:instrText>
      </w:r>
      <w:r>
        <w:instrText>Coefficient</w:instrText>
      </w:r>
      <w:r w:rsidRPr="009D0048">
        <w:rPr>
          <w:lang w:val="ru-RU"/>
        </w:rPr>
        <w:instrText xml:space="preserve"> (</w:instrText>
      </w:r>
      <w:r>
        <w:instrText>MCC</w:instrText>
      </w:r>
      <w:r w:rsidRPr="009D0048">
        <w:rPr>
          <w:lang w:val="ru-RU"/>
        </w:rPr>
        <w:instrText xml:space="preserve">), </w:instrText>
      </w:r>
      <w:r>
        <w:instrText>optimal</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for</w:instrText>
      </w:r>
      <w:r w:rsidRPr="009D0048">
        <w:rPr>
          <w:lang w:val="ru-RU"/>
        </w:rPr>
        <w:instrText xml:space="preserve"> </w:instrText>
      </w:r>
      <w:r>
        <w:instrText>the</w:instrText>
      </w:r>
      <w:r w:rsidRPr="009D0048">
        <w:rPr>
          <w:lang w:val="ru-RU"/>
        </w:rPr>
        <w:instrText xml:space="preserve"> </w:instrText>
      </w:r>
      <w:r>
        <w:instrText>proteasome</w:instrText>
      </w:r>
      <w:r w:rsidRPr="009D0048">
        <w:rPr>
          <w:lang w:val="ru-RU"/>
        </w:rPr>
        <w:instrText xml:space="preserve"> (</w:instrText>
      </w:r>
      <w:r>
        <w:instrText>MCC</w:instrText>
      </w:r>
      <w:r w:rsidRPr="009D0048">
        <w:rPr>
          <w:lang w:val="ru-RU"/>
        </w:rPr>
        <w:instrText xml:space="preserve"> = 0.43 ± 0.07)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MCC</w:instrText>
      </w:r>
      <w:r w:rsidRPr="009D0048">
        <w:rPr>
          <w:lang w:val="ru-RU"/>
        </w:rPr>
        <w:instrText xml:space="preserve"> = 0.36 ± 0.06) </w:instrText>
      </w:r>
      <w:r>
        <w:instrText>were</w:instrText>
      </w:r>
      <w:r w:rsidRPr="009D0048">
        <w:rPr>
          <w:lang w:val="ru-RU"/>
        </w:rPr>
        <w:instrText xml:space="preserve"> </w:instrText>
      </w:r>
      <w:r>
        <w:instrText>obtained</w:instrText>
      </w:r>
      <w:r w:rsidRPr="009D0048">
        <w:rPr>
          <w:lang w:val="ru-RU"/>
        </w:rPr>
        <w:instrText xml:space="preserve"> </w:instrText>
      </w:r>
      <w:r>
        <w:instrText>from</w:instrText>
      </w:r>
      <w:r w:rsidRPr="009D0048">
        <w:rPr>
          <w:lang w:val="ru-RU"/>
        </w:rPr>
        <w:instrText xml:space="preserve"> 12-</w:instrText>
      </w:r>
      <w:r>
        <w:instrText>residue</w:instrText>
      </w:r>
      <w:r w:rsidRPr="009D0048">
        <w:rPr>
          <w:lang w:val="ru-RU"/>
        </w:rPr>
        <w:instrText xml:space="preserve"> </w:instrText>
      </w:r>
      <w:r>
        <w:instrText>peptide</w:instrText>
      </w:r>
      <w:r w:rsidRPr="009D0048">
        <w:rPr>
          <w:lang w:val="ru-RU"/>
        </w:rPr>
        <w:instrText xml:space="preserve"> </w:instrText>
      </w:r>
      <w:r>
        <w:instrText>fragments</w:instrText>
      </w:r>
      <w:r w:rsidRPr="009D0048">
        <w:rPr>
          <w:lang w:val="ru-RU"/>
        </w:rPr>
        <w:instrText xml:space="preserve">. </w:instrText>
      </w:r>
      <w:r>
        <w:instrText>Using</w:instrText>
      </w:r>
      <w:r w:rsidRPr="009D0048">
        <w:rPr>
          <w:lang w:val="ru-RU"/>
        </w:rPr>
        <w:instrText xml:space="preserve"> </w:instrText>
      </w:r>
      <w:r>
        <w:instrText>an</w:instrText>
      </w:r>
      <w:r w:rsidRPr="009D0048">
        <w:rPr>
          <w:lang w:val="ru-RU"/>
        </w:rPr>
        <w:instrText xml:space="preserve"> </w:instrText>
      </w:r>
      <w:r>
        <w:instrText>independent</w:instrText>
      </w:r>
      <w:r w:rsidRPr="009D0048">
        <w:rPr>
          <w:lang w:val="ru-RU"/>
        </w:rPr>
        <w:instrText xml:space="preserve"> </w:instrText>
      </w:r>
      <w:r>
        <w:instrText>dataset</w:instrText>
      </w:r>
      <w:r w:rsidRPr="009D0048">
        <w:rPr>
          <w:lang w:val="ru-RU"/>
        </w:rPr>
        <w:instrText xml:space="preserve"> </w:instrText>
      </w:r>
      <w:r>
        <w:instrText>consisting</w:instrText>
      </w:r>
      <w:r w:rsidRPr="009D0048">
        <w:rPr>
          <w:lang w:val="ru-RU"/>
        </w:rPr>
        <w:instrText xml:space="preserve"> </w:instrText>
      </w:r>
      <w:r>
        <w:instrText>of</w:instrText>
      </w:r>
      <w:r w:rsidRPr="009D0048">
        <w:rPr>
          <w:lang w:val="ru-RU"/>
        </w:rPr>
        <w:instrText xml:space="preserve"> 137 </w:instrText>
      </w:r>
      <w:r>
        <w:instrText>HIV</w:instrText>
      </w:r>
      <w:r w:rsidRPr="009D0048">
        <w:rPr>
          <w:lang w:val="ru-RU"/>
        </w:rPr>
        <w:instrText>1-</w:instrText>
      </w:r>
      <w:r>
        <w:instrText>specific</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achieved</w:instrText>
      </w:r>
      <w:r w:rsidRPr="009D0048">
        <w:rPr>
          <w:lang w:val="ru-RU"/>
        </w:rPr>
        <w:instrText xml:space="preserve"> </w:instrText>
      </w:r>
      <w:r>
        <w:instrText>MCC</w:instrText>
      </w:r>
      <w:r w:rsidRPr="009D0048">
        <w:rPr>
          <w:lang w:val="ru-RU"/>
        </w:rPr>
        <w:instrText xml:space="preserve"> </w:instrText>
      </w:r>
      <w:r>
        <w:instrText>values</w:instrText>
      </w:r>
      <w:r w:rsidRPr="009D0048">
        <w:rPr>
          <w:lang w:val="ru-RU"/>
        </w:rPr>
        <w:instrText xml:space="preserve"> </w:instrText>
      </w:r>
      <w:r>
        <w:instrText>of</w:instrText>
      </w:r>
      <w:r w:rsidRPr="009D0048">
        <w:rPr>
          <w:lang w:val="ru-RU"/>
        </w:rPr>
        <w:instrText xml:space="preserve"> 0.30 </w:instrText>
      </w:r>
      <w:r>
        <w:instrText>and</w:instrText>
      </w:r>
      <w:r w:rsidRPr="009D0048">
        <w:rPr>
          <w:lang w:val="ru-RU"/>
        </w:rPr>
        <w:instrText xml:space="preserve"> 0.18, </w:instrText>
      </w:r>
      <w:r>
        <w:instrText>respectively</w:instrText>
      </w:r>
      <w:r w:rsidRPr="009D0048">
        <w:rPr>
          <w:lang w:val="ru-RU"/>
        </w:rPr>
        <w:instrText xml:space="preserve">, </w:instrText>
      </w:r>
      <w:r>
        <w:instrText>comparatively</w:instrText>
      </w:r>
      <w:r w:rsidRPr="009D0048">
        <w:rPr>
          <w:lang w:val="ru-RU"/>
        </w:rPr>
        <w:instrText xml:space="preserve"> </w:instrText>
      </w:r>
      <w:r>
        <w:instrText>better</w:instrText>
      </w:r>
      <w:r w:rsidRPr="009D0048">
        <w:rPr>
          <w:lang w:val="ru-RU"/>
        </w:rPr>
        <w:instrText xml:space="preserve"> </w:instrText>
      </w:r>
      <w:r>
        <w:instrText>than</w:instrText>
      </w:r>
      <w:r w:rsidRPr="009D0048">
        <w:rPr>
          <w:lang w:val="ru-RU"/>
        </w:rPr>
        <w:instrText xml:space="preserve"> </w:instrText>
      </w:r>
      <w:r>
        <w:instrText>those</w:instrText>
      </w:r>
      <w:r w:rsidRPr="009D0048">
        <w:rPr>
          <w:lang w:val="ru-RU"/>
        </w:rPr>
        <w:instrText xml:space="preserve"> </w:instrText>
      </w:r>
      <w:r>
        <w:instrText>achieved</w:instrText>
      </w:r>
      <w:r w:rsidRPr="009D0048">
        <w:rPr>
          <w:lang w:val="ru-RU"/>
        </w:rPr>
        <w:instrText xml:space="preserve"> </w:instrText>
      </w:r>
      <w:r>
        <w:instrText>by</w:instrText>
      </w:r>
      <w:r w:rsidRPr="009D0048">
        <w:rPr>
          <w:lang w:val="ru-RU"/>
        </w:rPr>
        <w:instrText xml:space="preserve"> </w:instrText>
      </w:r>
      <w:r>
        <w:instrText>related</w:instrText>
      </w:r>
      <w:r w:rsidRPr="009D0048">
        <w:rPr>
          <w:lang w:val="ru-RU"/>
        </w:rPr>
        <w:instrText xml:space="preserve"> </w:instrText>
      </w:r>
      <w:r>
        <w:instrText>methods</w:instrText>
      </w:r>
      <w:r w:rsidRPr="009D0048">
        <w:rPr>
          <w:lang w:val="ru-RU"/>
        </w:rPr>
        <w:instrText xml:space="preserve">. </w:instrText>
      </w:r>
      <w:r>
        <w:instrText>Using</w:instrText>
      </w:r>
      <w:r w:rsidRPr="009D0048">
        <w:rPr>
          <w:lang w:val="ru-RU"/>
        </w:rPr>
        <w:instrText xml:space="preserve"> </w:instrText>
      </w:r>
      <w:r>
        <w:instrText>ROC</w:instrText>
      </w:r>
      <w:r w:rsidRPr="009D0048">
        <w:rPr>
          <w:lang w:val="ru-RU"/>
        </w:rPr>
        <w:instrText xml:space="preserve"> </w:instrText>
      </w:r>
      <w:r>
        <w:instrText>analyses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also</w:instrText>
      </w:r>
      <w:r w:rsidRPr="009D0048">
        <w:rPr>
          <w:lang w:val="ru-RU"/>
        </w:rPr>
        <w:instrText xml:space="preserve"> </w:instrText>
      </w:r>
      <w:r>
        <w:instrText>shown</w:instrText>
      </w:r>
      <w:r w:rsidRPr="009D0048">
        <w:rPr>
          <w:lang w:val="ru-RU"/>
        </w:rPr>
        <w:instrText xml:space="preserve"> </w:instrText>
      </w:r>
      <w:r>
        <w:instrText>that</w:instrText>
      </w:r>
      <w:r w:rsidRPr="009D0048">
        <w:rPr>
          <w:lang w:val="ru-RU"/>
        </w:rPr>
        <w:instrText xml:space="preserve">, </w:instrText>
      </w:r>
      <w:r>
        <w:instrText>combined</w:instrText>
      </w:r>
      <w:r w:rsidRPr="009D0048">
        <w:rPr>
          <w:lang w:val="ru-RU"/>
        </w:rPr>
        <w:instrText xml:space="preserve"> </w:instrText>
      </w:r>
      <w:r>
        <w:instrText>with</w:instrText>
      </w:r>
      <w:r w:rsidRPr="009D0048">
        <w:rPr>
          <w:lang w:val="ru-RU"/>
        </w:rPr>
        <w:instrText xml:space="preserve"> </w:instrText>
      </w:r>
      <w:r>
        <w:instrText>MHCI</w:instrText>
      </w:r>
      <w:r w:rsidRPr="009D0048">
        <w:rPr>
          <w:lang w:val="ru-RU"/>
        </w:rPr>
        <w:instrText>-</w:instrText>
      </w:r>
      <w:r>
        <w:instrText>peptide</w:instrText>
      </w:r>
      <w:r w:rsidRPr="009D0048">
        <w:rPr>
          <w:lang w:val="ru-RU"/>
        </w:rPr>
        <w:instrText xml:space="preserve"> </w:instrText>
      </w:r>
      <w:r>
        <w:instrText>binding</w:instrText>
      </w:r>
      <w:r w:rsidRPr="009D0048">
        <w:rPr>
          <w:lang w:val="ru-RU"/>
        </w:rPr>
        <w:instrText xml:space="preserve"> </w:instrText>
      </w:r>
      <w:r>
        <w:instrText>predictions</w:instrText>
      </w:r>
      <w:r w:rsidRPr="009D0048">
        <w:rPr>
          <w:lang w:val="ru-RU"/>
        </w:rPr>
        <w:instrText xml:space="preserve">, </w:instrText>
      </w:r>
      <w:r>
        <w:instrText>cleavage</w:instrText>
      </w:r>
      <w:r w:rsidRPr="009D0048">
        <w:rPr>
          <w:lang w:val="ru-RU"/>
        </w:rPr>
        <w:instrText xml:space="preserve"> </w:instrText>
      </w:r>
      <w:r>
        <w:instrText>predictions</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models</w:instrText>
      </w:r>
      <w:r w:rsidRPr="009D0048">
        <w:rPr>
          <w:lang w:val="ru-RU"/>
        </w:rPr>
        <w:instrText xml:space="preserve"> </w:instrText>
      </w:r>
      <w:r>
        <w:instrText>significantly</w:instrText>
      </w:r>
      <w:r w:rsidRPr="009D0048">
        <w:rPr>
          <w:lang w:val="ru-RU"/>
        </w:rPr>
        <w:instrText xml:space="preserve"> </w:instrText>
      </w:r>
      <w:r>
        <w:instrText>increase</w:instrText>
      </w:r>
      <w:r w:rsidRPr="009D0048">
        <w:rPr>
          <w:lang w:val="ru-RU"/>
        </w:rPr>
        <w:instrText xml:space="preserve"> </w:instrText>
      </w:r>
      <w:r>
        <w:instrText>the</w:instrText>
      </w:r>
      <w:r w:rsidRPr="009D0048">
        <w:rPr>
          <w:lang w:val="ru-RU"/>
        </w:rPr>
        <w:instrText xml:space="preserve"> </w:instrText>
      </w:r>
      <w:r>
        <w:instrText>discovery</w:instrText>
      </w:r>
      <w:r w:rsidRPr="009D0048">
        <w:rPr>
          <w:lang w:val="ru-RU"/>
        </w:rPr>
        <w:instrText xml:space="preserve"> </w:instrText>
      </w:r>
      <w:r>
        <w:instrText>rate</w:instrText>
      </w:r>
      <w:r w:rsidRPr="009D0048">
        <w:rPr>
          <w:lang w:val="ru-RU"/>
        </w:rPr>
        <w:instrText xml:space="preserve"> </w:instrText>
      </w:r>
      <w:r>
        <w:instrText>of</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restricted</w:instrText>
      </w:r>
      <w:r w:rsidRPr="009D0048">
        <w:rPr>
          <w:lang w:val="ru-RU"/>
        </w:rPr>
        <w:instrText xml:space="preserve"> </w:instrText>
      </w:r>
      <w:r>
        <w:instrText>by</w:instrText>
      </w:r>
      <w:r w:rsidRPr="009D0048">
        <w:rPr>
          <w:lang w:val="ru-RU"/>
        </w:rPr>
        <w:instrText xml:space="preserve"> </w:instrText>
      </w:r>
      <w:r>
        <w:instrText>different</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including</w:instrText>
      </w:r>
      <w:r w:rsidRPr="009D0048">
        <w:rPr>
          <w:lang w:val="ru-RU"/>
        </w:rPr>
        <w:instrText xml:space="preserve"> </w:instrText>
      </w:r>
      <w:r>
        <w:instrText>A</w:instrText>
      </w:r>
      <w:r w:rsidRPr="009D0048">
        <w:rPr>
          <w:lang w:val="ru-RU"/>
        </w:rPr>
        <w:instrText xml:space="preserve">*0201, </w:instrText>
      </w:r>
      <w:r>
        <w:instrText>A</w:instrText>
      </w:r>
      <w:r w:rsidRPr="009D0048">
        <w:rPr>
          <w:lang w:val="ru-RU"/>
        </w:rPr>
        <w:instrText xml:space="preserve">*0301, </w:instrText>
      </w:r>
      <w:r>
        <w:instrText>A</w:instrText>
      </w:r>
      <w:r w:rsidRPr="009D0048">
        <w:rPr>
          <w:lang w:val="ru-RU"/>
        </w:rPr>
        <w:instrText xml:space="preserve">*2402, </w:instrText>
      </w:r>
      <w:r>
        <w:instrText>B</w:instrText>
      </w:r>
      <w:r w:rsidRPr="009D0048">
        <w:rPr>
          <w:lang w:val="ru-RU"/>
        </w:rPr>
        <w:instrText xml:space="preserve">*0702, </w:instrText>
      </w:r>
      <w:r>
        <w:instrText>B</w:instrText>
      </w:r>
      <w:r w:rsidRPr="009D0048">
        <w:rPr>
          <w:lang w:val="ru-RU"/>
        </w:rPr>
        <w:instrText>*2705.\</w:instrText>
      </w:r>
      <w:r>
        <w:instrText>nConclusions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developed</w:instrText>
      </w:r>
      <w:r w:rsidRPr="009D0048">
        <w:rPr>
          <w:lang w:val="ru-RU"/>
        </w:rPr>
        <w:instrText xml:space="preserve"> </w:instrText>
      </w:r>
      <w:r>
        <w:instrText>models</w:instrText>
      </w:r>
      <w:r w:rsidRPr="009D0048">
        <w:rPr>
          <w:lang w:val="ru-RU"/>
        </w:rPr>
        <w:instrText xml:space="preserve"> </w:instrText>
      </w:r>
      <w:r>
        <w:instrText>that</w:instrText>
      </w:r>
      <w:r w:rsidRPr="009D0048">
        <w:rPr>
          <w:lang w:val="ru-RU"/>
        </w:rPr>
        <w:instrText xml:space="preserve"> </w:instrText>
      </w:r>
      <w:r>
        <w:instrText>are</w:instrText>
      </w:r>
      <w:r w:rsidRPr="009D0048">
        <w:rPr>
          <w:lang w:val="ru-RU"/>
        </w:rPr>
        <w:instrText xml:space="preserve"> </w:instrText>
      </w:r>
      <w:r>
        <w:instrText>specific</w:instrText>
      </w:r>
      <w:r w:rsidRPr="009D0048">
        <w:rPr>
          <w:lang w:val="ru-RU"/>
        </w:rPr>
        <w:instrText xml:space="preserve"> </w:instrText>
      </w:r>
      <w:r>
        <w:instrText>to</w:instrText>
      </w:r>
      <w:r w:rsidRPr="009D0048">
        <w:rPr>
          <w:lang w:val="ru-RU"/>
        </w:rPr>
        <w:instrText xml:space="preserve"> </w:instrText>
      </w:r>
      <w:r>
        <w:instrText>predict</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These</w:instrText>
      </w:r>
      <w:r w:rsidRPr="009D0048">
        <w:rPr>
          <w:lang w:val="ru-RU"/>
        </w:rPr>
        <w:instrText xml:space="preserve"> </w:instrText>
      </w:r>
      <w:r>
        <w:instrText>models</w:instrText>
      </w:r>
      <w:r w:rsidRPr="009D0048">
        <w:rPr>
          <w:lang w:val="ru-RU"/>
        </w:rPr>
        <w:instrText xml:space="preserve"> </w:instrText>
      </w:r>
      <w:r>
        <w:instrText>ought</w:instrText>
      </w:r>
      <w:r w:rsidRPr="009D0048">
        <w:rPr>
          <w:lang w:val="ru-RU"/>
        </w:rPr>
        <w:instrText xml:space="preserve"> </w:instrText>
      </w:r>
      <w:r>
        <w:instrText>to</w:instrText>
      </w:r>
      <w:r w:rsidRPr="009D0048">
        <w:rPr>
          <w:lang w:val="ru-RU"/>
        </w:rPr>
        <w:instrText xml:space="preserve"> </w:instrText>
      </w:r>
      <w:r>
        <w:instrText>be</w:instrText>
      </w:r>
      <w:r w:rsidRPr="009D0048">
        <w:rPr>
          <w:lang w:val="ru-RU"/>
        </w:rPr>
        <w:instrText xml:space="preserve"> </w:instrText>
      </w:r>
      <w:r>
        <w:instrText>instrumental</w:instrText>
      </w:r>
      <w:r w:rsidRPr="009D0048">
        <w:rPr>
          <w:lang w:val="ru-RU"/>
        </w:rPr>
        <w:instrText xml:space="preserve"> </w:instrText>
      </w:r>
      <w:r>
        <w:instrText>to</w:instrText>
      </w:r>
      <w:r w:rsidRPr="009D0048">
        <w:rPr>
          <w:lang w:val="ru-RU"/>
        </w:rPr>
        <w:instrText xml:space="preserve"> </w:instrText>
      </w:r>
      <w:r>
        <w:instrText>identify</w:instrText>
      </w:r>
      <w:r w:rsidRPr="009D0048">
        <w:rPr>
          <w:lang w:val="ru-RU"/>
        </w:rPr>
        <w:instrText xml:space="preserve"> </w:instrText>
      </w:r>
      <w:r>
        <w:instrText>protective</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and</w:instrText>
      </w:r>
      <w:r w:rsidRPr="009D0048">
        <w:rPr>
          <w:lang w:val="ru-RU"/>
        </w:rPr>
        <w:instrText xml:space="preserve"> </w:instrText>
      </w:r>
      <w:r>
        <w:instrText>are</w:instrText>
      </w:r>
      <w:r w:rsidRPr="009D0048">
        <w:rPr>
          <w:lang w:val="ru-RU"/>
        </w:rPr>
        <w:instrText xml:space="preserve"> </w:instrText>
      </w:r>
      <w:r>
        <w:instrText>readily</w:instrText>
      </w:r>
      <w:r w:rsidRPr="009D0048">
        <w:rPr>
          <w:lang w:val="ru-RU"/>
        </w:rPr>
        <w:instrText xml:space="preserve"> </w:instrText>
      </w:r>
      <w:r>
        <w:instrText>available</w:instrText>
      </w:r>
      <w:r w:rsidRPr="009D0048">
        <w:rPr>
          <w:lang w:val="ru-RU"/>
        </w:rPr>
        <w:instrText xml:space="preserve"> </w:instrText>
      </w:r>
      <w:r>
        <w:instrText>for</w:instrText>
      </w:r>
      <w:r w:rsidRPr="009D0048">
        <w:rPr>
          <w:lang w:val="ru-RU"/>
        </w:rPr>
        <w:instrText xml:space="preserve"> </w:instrText>
      </w:r>
      <w:r>
        <w:instrText>free</w:instrText>
      </w:r>
      <w:r w:rsidRPr="009D0048">
        <w:rPr>
          <w:lang w:val="ru-RU"/>
        </w:rPr>
        <w:instrText xml:space="preserve"> </w:instrText>
      </w:r>
      <w:r>
        <w:instrText>public</w:instrText>
      </w:r>
      <w:r w:rsidRPr="009D0048">
        <w:rPr>
          <w:lang w:val="ru-RU"/>
        </w:rPr>
        <w:instrText xml:space="preserve"> </w:instrText>
      </w:r>
      <w:r>
        <w:instrText>use</w:instrText>
      </w:r>
      <w:r w:rsidRPr="009D0048">
        <w:rPr>
          <w:lang w:val="ru-RU"/>
        </w:rPr>
        <w:instrText xml:space="preserve"> </w:instrText>
      </w:r>
      <w:r>
        <w:instrText>at</w:instrText>
      </w:r>
      <w:r w:rsidRPr="009D0048">
        <w:rPr>
          <w:lang w:val="ru-RU"/>
        </w:rPr>
        <w:instrText xml:space="preserve"> </w:instrText>
      </w:r>
      <w:r>
        <w:instrText>http</w:instrText>
      </w:r>
      <w:r w:rsidRPr="009D0048">
        <w:rPr>
          <w:lang w:val="ru-RU"/>
        </w:rPr>
        <w:instrText>://</w:instrText>
      </w:r>
      <w:r>
        <w:instrText>imed</w:instrText>
      </w:r>
      <w:r w:rsidRPr="009D0048">
        <w:rPr>
          <w:lang w:val="ru-RU"/>
        </w:rPr>
        <w:instrText>.</w:instrText>
      </w:r>
      <w:r>
        <w:instrText>med</w:instrText>
      </w:r>
      <w:r w:rsidRPr="009D0048">
        <w:rPr>
          <w:lang w:val="ru-RU"/>
        </w:rPr>
        <w:instrText>.</w:instrText>
      </w:r>
      <w:r>
        <w:instrText>ucm</w:instrText>
      </w:r>
      <w:r w:rsidRPr="009D0048">
        <w:rPr>
          <w:lang w:val="ru-RU"/>
        </w:rPr>
        <w:instrText>.</w:instrText>
      </w:r>
      <w:r>
        <w:instrText>es</w:instrText>
      </w:r>
      <w:r w:rsidRPr="009D0048">
        <w:rPr>
          <w:lang w:val="ru-RU"/>
        </w:rPr>
        <w:instrText>/</w:instrText>
      </w:r>
      <w:r>
        <w:instrText>Tools</w:instrText>
      </w:r>
      <w:r w:rsidRPr="009D0048">
        <w:rPr>
          <w:lang w:val="ru-RU"/>
        </w:rPr>
        <w:instrText>/</w:instrText>
      </w:r>
      <w:r>
        <w:instrText>PCPS</w:instrText>
      </w:r>
      <w:r w:rsidRPr="009D0048">
        <w:rPr>
          <w:lang w:val="ru-RU"/>
        </w:rPr>
        <w:instrText>/.","</w:instrText>
      </w:r>
      <w:r>
        <w:instrText>container</w:instrText>
      </w:r>
      <w:r w:rsidRPr="009D0048">
        <w:rPr>
          <w:lang w:val="ru-RU"/>
        </w:rPr>
        <w:instrText>-</w:instrText>
      </w:r>
      <w:r>
        <w:instrText>title</w:instrText>
      </w:r>
      <w:r w:rsidRPr="009D0048">
        <w:rPr>
          <w:lang w:val="ru-RU"/>
        </w:rPr>
        <w:instrText>":"</w:instrText>
      </w:r>
      <w:r>
        <w:instrText>BMC</w:instrText>
      </w:r>
      <w:r w:rsidRPr="009D0048">
        <w:rPr>
          <w:lang w:val="ru-RU"/>
        </w:rPr>
        <w:instrText xml:space="preserve"> </w:instrText>
      </w:r>
      <w:r>
        <w:instrText>Bioinformatics</w:instrText>
      </w:r>
      <w:r w:rsidRPr="009D0048">
        <w:rPr>
          <w:lang w:val="ru-RU"/>
        </w:rPr>
        <w:instrText>","</w:instrText>
      </w:r>
      <w:r>
        <w:instrText>DOI</w:instrText>
      </w:r>
      <w:r w:rsidRPr="009D0048">
        <w:rPr>
          <w:lang w:val="ru-RU"/>
        </w:rPr>
        <w:instrText>":"10.1186/1471-2105-11-479","</w:instrText>
      </w:r>
      <w:r>
        <w:instrText>ISSN</w:instrText>
      </w:r>
      <w:r w:rsidRPr="009D0048">
        <w:rPr>
          <w:lang w:val="ru-RU"/>
        </w:rPr>
        <w:instrText>":"1471-2105","</w:instrText>
      </w:r>
      <w:r>
        <w:instrText>issue</w:instrText>
      </w:r>
      <w:r w:rsidRPr="009D0048">
        <w:rPr>
          <w:lang w:val="ru-RU"/>
        </w:rPr>
        <w:instrText>":"1","</w:instrText>
      </w:r>
      <w:r>
        <w:instrText>journalAbbreviation</w:instrText>
      </w:r>
      <w:r w:rsidRPr="009D0048">
        <w:rPr>
          <w:lang w:val="ru-RU"/>
        </w:rPr>
        <w:instrText>":"</w:instrText>
      </w:r>
      <w:r>
        <w:instrText>BMC</w:instrText>
      </w:r>
      <w:r w:rsidRPr="009D0048">
        <w:rPr>
          <w:lang w:val="ru-RU"/>
        </w:rPr>
        <w:instrText xml:space="preserve"> </w:instrText>
      </w:r>
      <w:r>
        <w:instrText>Bioinformatics</w:instrText>
      </w:r>
      <w:r w:rsidRPr="009D0048">
        <w:rPr>
          <w:lang w:val="ru-RU"/>
        </w:rPr>
        <w:instrText>","</w:instrText>
      </w:r>
      <w:r>
        <w:instrText>language</w:instrText>
      </w:r>
      <w:r w:rsidRPr="009D0048">
        <w:rPr>
          <w:lang w:val="ru-RU"/>
        </w:rPr>
        <w:instrText>":"</w:instrText>
      </w:r>
      <w:r>
        <w:instrText>en</w:instrText>
      </w:r>
      <w:r w:rsidRPr="009D0048">
        <w:rPr>
          <w:lang w:val="ru-RU"/>
        </w:rPr>
        <w:instrText>","</w:instrText>
      </w:r>
      <w:r>
        <w:instrText>page</w:instrText>
      </w:r>
      <w:r w:rsidRPr="009D0048">
        <w:rPr>
          <w:lang w:val="ru-RU"/>
        </w:rPr>
        <w:instrText>":"479","</w:instrText>
      </w:r>
      <w:r>
        <w:instrText>source</w:instrText>
      </w:r>
      <w:r w:rsidRPr="009D0048">
        <w:rPr>
          <w:lang w:val="ru-RU"/>
        </w:rPr>
        <w:instrText>":"</w:instrText>
      </w:r>
      <w:r>
        <w:instrText>DOI</w:instrText>
      </w:r>
      <w:r w:rsidRPr="009D0048">
        <w:rPr>
          <w:lang w:val="ru-RU"/>
        </w:rPr>
        <w:instrText>.</w:instrText>
      </w:r>
      <w:r>
        <w:instrText>org</w:instrText>
      </w:r>
      <w:r w:rsidRPr="009D0048">
        <w:rPr>
          <w:lang w:val="ru-RU"/>
        </w:rPr>
        <w:instrText xml:space="preserve"> (</w:instrText>
      </w:r>
      <w:r>
        <w:instrText>Crossref</w:instrText>
      </w:r>
      <w:r w:rsidRPr="009D0048">
        <w:rPr>
          <w:lang w:val="ru-RU"/>
        </w:rPr>
        <w:instrText>)","</w:instrText>
      </w:r>
      <w:r>
        <w:instrText>title</w:instrText>
      </w:r>
      <w:r w:rsidRPr="009D0048">
        <w:rPr>
          <w:lang w:val="ru-RU"/>
        </w:rPr>
        <w:instrText>":"</w:instrText>
      </w:r>
      <w:r>
        <w:instrText>Computational</w:instrText>
      </w:r>
      <w:r w:rsidRPr="009D0048">
        <w:rPr>
          <w:lang w:val="ru-RU"/>
        </w:rPr>
        <w:instrText xml:space="preserve"> </w:instrText>
      </w:r>
      <w:r>
        <w:instrText>analysis</w:instrText>
      </w:r>
      <w:r w:rsidRPr="009D0048">
        <w:rPr>
          <w:lang w:val="ru-RU"/>
        </w:rPr>
        <w:instrText xml:space="preserve"> </w:instrText>
      </w:r>
      <w:r>
        <w:instrText>and</w:instrText>
      </w:r>
      <w:r w:rsidRPr="009D0048">
        <w:rPr>
          <w:lang w:val="ru-RU"/>
        </w:rPr>
        <w:instrText xml:space="preserve"> </w:instrText>
      </w:r>
      <w:r>
        <w:instrText>modeling</w:instrText>
      </w:r>
      <w:r w:rsidRPr="009D0048">
        <w:rPr>
          <w:lang w:val="ru-RU"/>
        </w:rPr>
        <w:instrText xml:space="preserve"> </w:instrText>
      </w:r>
      <w:r>
        <w:instrText>of</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proteasome</w:instrText>
      </w:r>
      <w:r w:rsidRPr="009D0048">
        <w:rPr>
          <w:lang w:val="ru-RU"/>
        </w:rPr>
        <w:instrText>","</w:instrText>
      </w:r>
      <w:r>
        <w:instrText>volume</w:instrText>
      </w:r>
      <w:r w:rsidRPr="009D0048">
        <w:rPr>
          <w:lang w:val="ru-RU"/>
        </w:rPr>
        <w:instrText>":"11","</w:instrText>
      </w:r>
      <w:r>
        <w:instrText>author</w:instrText>
      </w:r>
      <w:r w:rsidRPr="009D0048">
        <w:rPr>
          <w:lang w:val="ru-RU"/>
        </w:rPr>
        <w:instrText>":[{"</w:instrText>
      </w:r>
      <w:r>
        <w:instrText>family</w:instrText>
      </w:r>
      <w:r w:rsidRPr="009D0048">
        <w:rPr>
          <w:lang w:val="ru-RU"/>
        </w:rPr>
        <w:instrText>":"</w:instrText>
      </w:r>
      <w:r>
        <w:instrText>Diez</w:instrText>
      </w:r>
      <w:r w:rsidRPr="009D0048">
        <w:rPr>
          <w:lang w:val="ru-RU"/>
        </w:rPr>
        <w:instrText>-</w:instrText>
      </w:r>
      <w:r>
        <w:instrText>Rivero</w:instrText>
      </w:r>
      <w:r w:rsidRPr="009D0048">
        <w:rPr>
          <w:lang w:val="ru-RU"/>
        </w:rPr>
        <w:instrText>","</w:instrText>
      </w:r>
      <w:r>
        <w:instrText>given</w:instrText>
      </w:r>
      <w:r w:rsidRPr="009D0048">
        <w:rPr>
          <w:lang w:val="ru-RU"/>
        </w:rPr>
        <w:instrText>":"</w:instrText>
      </w:r>
      <w:r>
        <w:instrText>Carmen</w:instrText>
      </w:r>
      <w:r w:rsidRPr="009D0048">
        <w:rPr>
          <w:lang w:val="ru-RU"/>
        </w:rPr>
        <w:instrText xml:space="preserve"> </w:instrText>
      </w:r>
      <w:r>
        <w:instrText>M</w:instrText>
      </w:r>
      <w:r w:rsidRPr="009D0048">
        <w:rPr>
          <w:lang w:val="ru-RU"/>
        </w:rPr>
        <w:instrText>"},{"</w:instrText>
      </w:r>
      <w:r>
        <w:instrText>family</w:instrText>
      </w:r>
      <w:r w:rsidRPr="009D0048">
        <w:rPr>
          <w:lang w:val="ru-RU"/>
        </w:rPr>
        <w:instrText>":"</w:instrText>
      </w:r>
      <w:r>
        <w:instrText>Lafuente</w:instrText>
      </w:r>
      <w:r w:rsidRPr="009D0048">
        <w:rPr>
          <w:lang w:val="ru-RU"/>
        </w:rPr>
        <w:instrText>","</w:instrText>
      </w:r>
      <w:r>
        <w:instrText>given</w:instrText>
      </w:r>
      <w:r w:rsidRPr="009D0048">
        <w:rPr>
          <w:lang w:val="ru-RU"/>
        </w:rPr>
        <w:instrText>":"</w:instrText>
      </w:r>
      <w:r>
        <w:instrText>Esther</w:instrText>
      </w:r>
      <w:r w:rsidRPr="009D0048">
        <w:rPr>
          <w:lang w:val="ru-RU"/>
        </w:rPr>
        <w:instrText xml:space="preserve"> </w:instrText>
      </w:r>
      <w:r>
        <w:instrText>M</w:instrText>
      </w:r>
      <w:r w:rsidRPr="009D0048">
        <w:rPr>
          <w:lang w:val="ru-RU"/>
        </w:rPr>
        <w:instrText>"},{"</w:instrText>
      </w:r>
      <w:r>
        <w:instrText>family</w:instrText>
      </w:r>
      <w:r w:rsidRPr="009D0048">
        <w:rPr>
          <w:lang w:val="ru-RU"/>
        </w:rPr>
        <w:instrText>":</w:instrText>
      </w:r>
      <w:r w:rsidRPr="0075779D">
        <w:rPr>
          <w:lang w:val="ru-RU"/>
        </w:rPr>
        <w:instrText>"</w:instrText>
      </w:r>
      <w:r>
        <w:instrText>Reche</w:instrText>
      </w:r>
      <w:r w:rsidRPr="0075779D">
        <w:rPr>
          <w:lang w:val="ru-RU"/>
        </w:rPr>
        <w:instrText>","</w:instrText>
      </w:r>
      <w:r>
        <w:instrText>given</w:instrText>
      </w:r>
      <w:r w:rsidRPr="0075779D">
        <w:rPr>
          <w:lang w:val="ru-RU"/>
        </w:rPr>
        <w:instrText>":"</w:instrText>
      </w:r>
      <w:r>
        <w:instrText>Pedro</w:instrText>
      </w:r>
      <w:r w:rsidRPr="0075779D">
        <w:rPr>
          <w:lang w:val="ru-RU"/>
        </w:rPr>
        <w:instrText xml:space="preserve"> </w:instrText>
      </w:r>
      <w:r>
        <w:instrText>A</w:instrText>
      </w:r>
      <w:r w:rsidRPr="0075779D">
        <w:rPr>
          <w:lang w:val="ru-RU"/>
        </w:rPr>
        <w:instrText>"}],"</w:instrText>
      </w:r>
      <w:r>
        <w:instrText>issued</w:instrText>
      </w:r>
      <w:r w:rsidRPr="0075779D">
        <w:rPr>
          <w:lang w:val="ru-RU"/>
        </w:rPr>
        <w:instrText>":{"</w:instrText>
      </w:r>
      <w:r>
        <w:instrText>date</w:instrText>
      </w:r>
      <w:r w:rsidRPr="0075779D">
        <w:rPr>
          <w:lang w:val="ru-RU"/>
        </w:rPr>
        <w:instrText>-</w:instrText>
      </w:r>
      <w:r>
        <w:instrText>parts</w:instrText>
      </w:r>
      <w:r w:rsidRPr="0075779D">
        <w:rPr>
          <w:lang w:val="ru-RU"/>
        </w:rPr>
        <w:instrText>":[["2010",12]]}}}],"</w:instrText>
      </w:r>
      <w:r>
        <w:instrText>schema</w:instrText>
      </w:r>
      <w:r w:rsidRPr="0075779D">
        <w:rPr>
          <w:lang w:val="ru-RU"/>
        </w:rPr>
        <w:instrText>":"</w:instrText>
      </w:r>
      <w:r>
        <w:instrText>https</w:instrText>
      </w:r>
      <w:r w:rsidRPr="0075779D">
        <w:rPr>
          <w:lang w:val="ru-RU"/>
        </w:rPr>
        <w:instrText>://</w:instrText>
      </w:r>
      <w:r>
        <w:instrText>github</w:instrText>
      </w:r>
      <w:r w:rsidRPr="0075779D">
        <w:rPr>
          <w:lang w:val="ru-RU"/>
        </w:rPr>
        <w:instrText>.</w:instrText>
      </w:r>
      <w:r>
        <w:instrText>com</w:instrText>
      </w:r>
      <w:r w:rsidRPr="0075779D">
        <w:rPr>
          <w:lang w:val="ru-RU"/>
        </w:rPr>
        <w:instrText>/</w:instrText>
      </w:r>
      <w:r>
        <w:instrText>citation</w:instrText>
      </w:r>
      <w:r w:rsidRPr="0075779D">
        <w:rPr>
          <w:lang w:val="ru-RU"/>
        </w:rPr>
        <w:instrText>-</w:instrText>
      </w:r>
      <w:r>
        <w:instrText>style</w:instrText>
      </w:r>
      <w:r w:rsidRPr="0075779D">
        <w:rPr>
          <w:lang w:val="ru-RU"/>
        </w:rPr>
        <w:instrText>-</w:instrText>
      </w:r>
      <w:r>
        <w:instrText>language</w:instrText>
      </w:r>
      <w:r w:rsidRPr="0075779D">
        <w:rPr>
          <w:lang w:val="ru-RU"/>
        </w:rPr>
        <w:instrText>/</w:instrText>
      </w:r>
      <w:r>
        <w:instrText>schema</w:instrText>
      </w:r>
      <w:r w:rsidRPr="0075779D">
        <w:rPr>
          <w:lang w:val="ru-RU"/>
        </w:rPr>
        <w:instrText>/</w:instrText>
      </w:r>
      <w:r>
        <w:instrText>raw</w:instrText>
      </w:r>
      <w:r w:rsidRPr="0075779D">
        <w:rPr>
          <w:lang w:val="ru-RU"/>
        </w:rPr>
        <w:instrText>/</w:instrText>
      </w:r>
      <w:r>
        <w:instrText>master</w:instrText>
      </w:r>
      <w:r w:rsidRPr="0075779D">
        <w:rPr>
          <w:lang w:val="ru-RU"/>
        </w:rPr>
        <w:instrText>/</w:instrText>
      </w:r>
      <w:r>
        <w:instrText>csl</w:instrText>
      </w:r>
      <w:r w:rsidRPr="0075779D">
        <w:rPr>
          <w:lang w:val="ru-RU"/>
        </w:rPr>
        <w:instrText>-</w:instrText>
      </w:r>
      <w:r>
        <w:instrText>citation</w:instrText>
      </w:r>
      <w:r w:rsidRPr="0075779D">
        <w:rPr>
          <w:lang w:val="ru-RU"/>
        </w:rPr>
        <w:instrText>.</w:instrText>
      </w:r>
      <w:r>
        <w:instrText>json</w:instrText>
      </w:r>
      <w:r w:rsidRPr="0075779D">
        <w:rPr>
          <w:lang w:val="ru-RU"/>
        </w:rPr>
        <w:instrText xml:space="preserve">"} </w:instrText>
      </w:r>
      <w:r>
        <w:fldChar w:fldCharType="separate"/>
      </w:r>
      <w:r w:rsidRPr="0075779D">
        <w:rPr>
          <w:rFonts w:cs="Times New Roman"/>
          <w:lang w:val="ru-RU"/>
        </w:rPr>
        <w:t>[79]</w:t>
      </w:r>
      <w:r>
        <w:fldChar w:fldCharType="end"/>
      </w:r>
      <w:r w:rsidRPr="0075779D">
        <w:rPr>
          <w:lang w:val="ru-RU"/>
        </w:rPr>
        <w:t xml:space="preserve">. </w:t>
      </w:r>
      <w:r>
        <w:rPr>
          <w:lang w:val="ru-RU"/>
        </w:rPr>
        <w:t>Исходный набор данных скомпилирован из двух источников</w:t>
      </w:r>
      <w:r>
        <w:rPr>
          <w:lang w:val="ru-RU"/>
        </w:rPr>
        <w:fldChar w:fldCharType="begin"/>
      </w:r>
      <w:r>
        <w:rPr>
          <w:lang w:val="ru-RU"/>
        </w:rPr>
        <w:instrText xml:space="preserve"> ADDIN ZOTERO_ITEM CSL_CITATION {"citationID":"fRfzj04L","properties":{"formattedCitation":"[77, 101]","plainCitation":"[77, 101]","noteIndex":0},"citationItems":[{"id":335,"uris":["http://zotero.org/users/10071278/items/QGWQN2KL"],"itemData":{"id":335,"type":"article-journal","container-title":"Immunome Research","DOI":"10.1186/1745-7580-1-4","ISSN":"17457580","issue":"1","journalAbbreviation":"Immunome Res","page":"4","source":"DOI.org (Crossref)","title":"AntiJen: a quantitative immunology database integrating functional, thermodynamic, kinetic, biophysical, and cellular data","volume":"1","author":[{"family":"Toseland","given":"Christopher P"},{"family":"Clayton","given":"Debra J"},{"family":"McSparron","given":"Helen"},{"family":"Hemsley","given":"Shelley L"},{"family":"Blythe","given":"Martin J"},{"family":"Paine","given":"Kelly"},{"family":"Doytchinova","given":"Irini A"},{"family":"Guan","given":"Pingping"},{"family":"Hattotuwagama","given":"Channa K"},{"family":"Flower","given":"Darren R"}],"issued":{"date-parts":[["2005"]]}}},{"id":608,"uris":["http://zotero.org/users/10071278/items/YUYMT5GU"],"itemData":{"id":608,"type":"article-journal","abstract":"Abstract\n            Efficiency of presentation of a peptide epitope by a MHC class I molecule depends on two parameters: its binding to the MHC molecule and its generation by intracellular Ag processing. In contrast to the former parameter, the mechanisms underlying peptide selection in Ag processing are poorly understood. Peptide translocation by the TAP transporter is required for presentation of most epitopes and may modulate peptide supply to MHC class I molecules. To study the role of human TAP for peptide presentation by individual HLA class I molecules, we generated artificial neural networks capable of predicting the affinity of TAP for random sequence 9-mer peptides. Using neural network-based predictions of TAP affinity, we found that peptides eluted from three different HLA class I molecules had higher TAP affinities than control peptides with equal binding affinities for the same HLA class I molecules, suggesting that human TAP may contribute to epitope selection. In simulated TAP binding experiments with 408 HLA class I binding peptides, HLA class I molecules differed significantly with respect to TAP affinities of their ligands. As a result, some class I molecules, especially HLA-B27, may be particularly efficient in presentation of cytosolic peptides with low concentrations, while most class I molecules may predominantly present abundant cytosolic peptides.","container-title":"The Journal of Immunology","DOI":"10.4049/jimmunol.161.2.617","ISSN":"0022-1767, 1550-6606","issue":"2","language":"en","page":"617-624","source":"DOI.org (Crossref)","title":"Relationship Between Peptide Selectivities of Human Transporters Associated with Antigen Processing and HLA Class I Molecules","volume":"161","author":[{"family":"Daniel","given":"Soizic"},{"family":"Brusic","given":"Vladimir"},{"family":"Caillat-Zucman","given":"Sophie"},{"family":"Petrovsky","given":"Nicolai"},{"family":"Harrison","given":"Leonard"},{"family":"Riganelli","given":"Daniela"},{"family":"Sinigaglia","given":"Francesco"},{"family":"Gallazzi","given":"Fabio"},{"family":"Hammer","given":"Jürgen"},{"family":"Van Endert","given":"Peter M."}],"issued":{"date-parts":[["1998",7,15]]}}}],"schema":"https://github.com/citation-style-language/schema/raw/master/csl-citation.json"} </w:instrText>
      </w:r>
      <w:r>
        <w:rPr>
          <w:lang w:val="ru-RU"/>
        </w:rPr>
        <w:fldChar w:fldCharType="separate"/>
      </w:r>
      <w:r w:rsidRPr="0075779D">
        <w:rPr>
          <w:rFonts w:cs="Times New Roman"/>
          <w:lang w:val="ru-RU"/>
        </w:rPr>
        <w:t>[77, 101]</w:t>
      </w:r>
      <w:r>
        <w:rPr>
          <w:lang w:val="ru-RU"/>
        </w:rPr>
        <w:fldChar w:fldCharType="end"/>
      </w:r>
      <w:r w:rsidR="009E7ACD">
        <w:rPr>
          <w:lang w:val="ru-RU"/>
        </w:rPr>
        <w:t xml:space="preserve"> и значение меры активности – концентрации полумаксимального ингибирования (</w:t>
      </w:r>
      <w:r w:rsidR="009E7ACD">
        <w:t>IC</w:t>
      </w:r>
      <w:r w:rsidR="009E7ACD" w:rsidRPr="0075779D">
        <w:rPr>
          <w:vertAlign w:val="subscript"/>
          <w:lang w:val="ru-RU"/>
        </w:rPr>
        <w:t>50</w:t>
      </w:r>
      <w:r w:rsidR="009E7ACD">
        <w:rPr>
          <w:lang w:val="ru-RU"/>
        </w:rPr>
        <w:t>)</w:t>
      </w:r>
      <w:r w:rsidR="009E7ACD" w:rsidRPr="0075779D">
        <w:rPr>
          <w:lang w:val="ru-RU"/>
        </w:rPr>
        <w:t xml:space="preserve"> </w:t>
      </w:r>
      <w:r w:rsidR="009E7ACD">
        <w:rPr>
          <w:lang w:val="ru-RU"/>
        </w:rPr>
        <w:t xml:space="preserve">относительно пептида </w:t>
      </w:r>
      <w:r w:rsidR="009E7ACD">
        <w:t>RRYNASTEL</w:t>
      </w:r>
      <w:r w:rsidR="009E7ACD">
        <w:rPr>
          <w:lang w:val="ru-RU"/>
        </w:rPr>
        <w:t xml:space="preserve"> – был представлен в логарифмическом масштабе по основанию 2.</w:t>
      </w:r>
      <w:r w:rsidR="001720CC">
        <w:rPr>
          <w:lang w:val="ru-RU"/>
        </w:rPr>
        <w:t xml:space="preserve"> Эти значения были измерены на микросомах, приготовленных из клеточной линии </w:t>
      </w:r>
      <w:r w:rsidR="001720CC">
        <w:t>Sf</w:t>
      </w:r>
      <w:r w:rsidR="001720CC" w:rsidRPr="0075779D">
        <w:rPr>
          <w:lang w:val="ru-RU"/>
        </w:rPr>
        <w:t xml:space="preserve">9, </w:t>
      </w:r>
      <w:r w:rsidR="001720CC">
        <w:rPr>
          <w:lang w:val="ru-RU"/>
        </w:rPr>
        <w:t xml:space="preserve">где референсный пептид был помечен </w:t>
      </w:r>
      <w:r w:rsidR="001720CC" w:rsidRPr="0075779D">
        <w:rPr>
          <w:vertAlign w:val="superscript"/>
          <w:lang w:val="ru-RU"/>
        </w:rPr>
        <w:t>125</w:t>
      </w:r>
      <w:r w:rsidR="001720CC">
        <w:t>I</w:t>
      </w:r>
      <w:r w:rsidR="001720CC" w:rsidRPr="0075779D">
        <w:rPr>
          <w:lang w:val="ru-RU"/>
        </w:rPr>
        <w:t xml:space="preserve"> </w:t>
      </w:r>
      <w:r w:rsidR="001720CC">
        <w:rPr>
          <w:lang w:val="ru-RU"/>
        </w:rPr>
        <w:t>по остатку тирозина</w:t>
      </w:r>
      <w:r w:rsidR="001720CC">
        <w:rPr>
          <w:lang w:val="ru-RU"/>
        </w:rPr>
        <w:fldChar w:fldCharType="begin"/>
      </w:r>
      <w:r w:rsidR="001720CC">
        <w:rPr>
          <w:lang w:val="ru-RU"/>
        </w:rPr>
        <w:instrText xml:space="preserve"> ADDIN ZOTERO_ITEM CSL_CITATION {"citationID":"g4DEnwnm","properties":{"formattedCitation":"[101]","plainCitation":"[101]","noteIndex":0},"citationItems":[{"id":608,"uris":["http://zotero.org/users/10071278/items/YUYMT5GU"],"itemData":{"id":608,"type":"article-journal","abstract":"Abstract\n            Efficiency of presentation of a peptide epitope by a MHC class I molecule depends on two parameters: its binding to the MHC molecule and its generation by intracellular Ag processing. In contrast to the former parameter, the mechanisms underlying peptide selection in Ag processing are poorly understood. Peptide translocation by the TAP transporter is required for presentation of most epitopes and may modulate peptide supply to MHC class I molecules. To study the role of human TAP for peptide presentation by individual HLA class I molecules, we generated artificial neural networks capable of predicting the affinity of TAP for random sequence 9-mer peptides. Using neural network-based predictions of TAP affinity, we found that peptides eluted from three different HLA class I molecules had higher TAP affinities than control peptides with equal binding affinities for the same HLA class I molecules, suggesting that human TAP may contribute to epitope selection. In simulated TAP binding experiments with 408 HLA class I binding peptides, HLA class I molecules differed significantly with respect to TAP affinities of their ligands. As a result, some class I molecules, especially HLA-B27, may be particularly efficient in presentation of cytosolic peptides with low concentrations, while most class I molecules may predominantly present abundant cytosolic peptides.","container-title":"The Journal of Immunology","DOI":"10.4049/jimmunol.161.2.617","ISSN":"0022-1767, 1550-6606","issue":"2","language":"en","page":"617-624","source":"DOI.org (Crossref)","title":"Relationship Between Peptide Selectivities of Human Transporters Associated with Antigen Processing and HLA Class I Molecules","volume":"161","author":[{"family":"Daniel","given":"Soizic"},{"family":"Brusic","given":"Vladimir"},{"family":"Caillat-Zucman","given":"Sophie"},{"family":"Petrovsky","given":"Nicolai"},{"family":"Harrison","given":"Leonard"},{"family":"Riganelli","given":"Daniela"},{"family":"Sinigaglia","given":"Francesco"},{"family":"Gallazzi","given":"Fabio"},{"family":"Hammer","given":"Jürgen"},{"family":"Van Endert","given":"Peter M."}],"issued":{"date-parts":[["1998",7,15]]}}}],"schema":"https://github.com/citation-style-language/schema/raw/master/csl-citation.json"} </w:instrText>
      </w:r>
      <w:r w:rsidR="001720CC">
        <w:rPr>
          <w:lang w:val="ru-RU"/>
        </w:rPr>
        <w:fldChar w:fldCharType="separate"/>
      </w:r>
      <w:r w:rsidR="001720CC" w:rsidRPr="00387ECF">
        <w:rPr>
          <w:rFonts w:cs="Times New Roman"/>
          <w:lang w:val="ru-RU"/>
        </w:rPr>
        <w:t>[101]</w:t>
      </w:r>
      <w:r w:rsidR="001720CC">
        <w:rPr>
          <w:lang w:val="ru-RU"/>
        </w:rPr>
        <w:fldChar w:fldCharType="end"/>
      </w:r>
      <w:r w:rsidR="001720CC">
        <w:rPr>
          <w:lang w:val="ru-RU"/>
        </w:rPr>
        <w:t>. Относительное</w:t>
      </w:r>
      <w:r w:rsidR="009E7ACD">
        <w:rPr>
          <w:lang w:val="ru-RU"/>
        </w:rPr>
        <w:t xml:space="preserve"> </w:t>
      </w:r>
      <w:r w:rsidR="00E57B48">
        <w:t>IC</w:t>
      </w:r>
      <w:r w:rsidR="00E57B48" w:rsidRPr="00BE76AA">
        <w:rPr>
          <w:vertAlign w:val="subscript"/>
          <w:lang w:val="ru-RU"/>
        </w:rPr>
        <w:t>50</w:t>
      </w:r>
      <w:r w:rsidR="00E57B48">
        <w:rPr>
          <w:vertAlign w:val="subscript"/>
          <w:lang w:val="ru-RU"/>
        </w:rPr>
        <w:t xml:space="preserve"> </w:t>
      </w:r>
      <w:r w:rsidR="00E57B48">
        <w:rPr>
          <w:lang w:val="ru-RU"/>
        </w:rPr>
        <w:t xml:space="preserve">изменяется от 0,1 до 338 нМ, что не позволяет отделить нам активные пептиды от неактивных, так как порог для неактивных пептидов, рекомендуемый в литературе равен 500 нМ </w:t>
      </w:r>
      <w:r w:rsidR="00E57B48">
        <w:rPr>
          <w:lang w:val="ru-RU"/>
        </w:rPr>
        <w:fldChar w:fldCharType="begin"/>
      </w:r>
      <w:r w:rsidR="00E57B48">
        <w:rPr>
          <w:lang w:val="ru-RU"/>
        </w:rPr>
        <w:instrText xml:space="preserve"> ADDIN ZOTERO_ITEM CSL_CITATION {"citationID":"rCTgKcjF","properties":{"formattedCitation":"[102]","plainCitation":"[102]","noteIndex":0},"citationItems":[{"id":610,"uris":["http://zotero.org/users/10071278/items/M986X4ZJ"],"itemData":{"id":610,"type":"article-journal","container-title":"PLOS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E57B48">
        <w:rPr>
          <w:lang w:val="ru-RU"/>
        </w:rPr>
        <w:fldChar w:fldCharType="separate"/>
      </w:r>
      <w:r w:rsidR="00E57B48" w:rsidRPr="00E57B48">
        <w:rPr>
          <w:rFonts w:cs="Times New Roman"/>
          <w:lang w:val="ru-RU"/>
        </w:rPr>
        <w:t>[102]</w:t>
      </w:r>
      <w:r w:rsidR="00E57B48">
        <w:rPr>
          <w:lang w:val="ru-RU"/>
        </w:rPr>
        <w:fldChar w:fldCharType="end"/>
      </w:r>
      <w:r w:rsidR="006A69AF">
        <w:rPr>
          <w:lang w:val="ru-RU"/>
        </w:rPr>
        <w:t>.</w:t>
      </w:r>
      <w:r w:rsidR="006A69AF" w:rsidRPr="0075779D">
        <w:rPr>
          <w:lang w:val="ru-RU"/>
        </w:rPr>
        <w:t xml:space="preserve"> </w:t>
      </w:r>
      <w:r w:rsidR="006A69AF">
        <w:rPr>
          <w:lang w:val="ru-RU"/>
        </w:rPr>
        <w:t xml:space="preserve">Поэтому модель разделяет сильноактивные пептиды от слабоактивных и неактивных по порогу в 100 нМ, несколько большему принятому в </w:t>
      </w:r>
      <w:r w:rsidR="006A69AF">
        <w:rPr>
          <w:lang w:val="ru-RU"/>
        </w:rPr>
        <w:lastRenderedPageBreak/>
        <w:t>литературе (50 нМ)</w:t>
      </w:r>
      <w:r w:rsidR="002339B3">
        <w:rPr>
          <w:lang w:val="ru-RU"/>
        </w:rPr>
        <w:t xml:space="preserve"> </w:t>
      </w:r>
      <w:r w:rsidR="006A69AF">
        <w:rPr>
          <w:lang w:val="ru-RU"/>
        </w:rPr>
        <w:fldChar w:fldCharType="begin"/>
      </w:r>
      <w:r w:rsidR="006A69AF">
        <w:rPr>
          <w:lang w:val="ru-RU"/>
        </w:rPr>
        <w:instrText xml:space="preserve"> ADDIN ZOTERO_ITEM CSL_CITATION {"citationID":"ClYf3XKX","properties":{"formattedCitation":"[102]","plainCitation":"[102]","noteIndex":0},"citationItems":[{"id":610,"uris":["http://zotero.org/users/10071278/items/M986X4ZJ"],"itemData":{"id":610,"type":"article-journal","container-title":"PLOS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6A69AF">
        <w:rPr>
          <w:lang w:val="ru-RU"/>
        </w:rPr>
        <w:fldChar w:fldCharType="separate"/>
      </w:r>
      <w:r w:rsidR="006A69AF" w:rsidRPr="0075779D">
        <w:rPr>
          <w:rFonts w:cs="Times New Roman"/>
          <w:lang w:val="ru-RU"/>
        </w:rPr>
        <w:t>[102]</w:t>
      </w:r>
      <w:r w:rsidR="006A69AF">
        <w:rPr>
          <w:lang w:val="ru-RU"/>
        </w:rPr>
        <w:fldChar w:fldCharType="end"/>
      </w:r>
      <w:r w:rsidR="006A69AF" w:rsidRPr="0075779D">
        <w:rPr>
          <w:lang w:val="ru-RU"/>
        </w:rPr>
        <w:t>.</w:t>
      </w:r>
      <w:r w:rsidR="006A69AF">
        <w:rPr>
          <w:lang w:val="ru-RU"/>
        </w:rPr>
        <w:t xml:space="preserve"> Порог был увеличен для </w:t>
      </w:r>
      <w:r w:rsidR="001720CC">
        <w:rPr>
          <w:lang w:val="ru-RU"/>
        </w:rPr>
        <w:t xml:space="preserve">уменьшения доли ложно отрицательных результатов. </w:t>
      </w:r>
    </w:p>
    <w:p w14:paraId="1DB16C92" w14:textId="05595B76" w:rsidR="008903DD" w:rsidRPr="00387ECF" w:rsidRDefault="008903DD" w:rsidP="008903DD">
      <w:pPr>
        <w:pStyle w:val="3"/>
        <w:rPr>
          <w:lang w:val="ru-RU"/>
        </w:rPr>
      </w:pPr>
      <w:bookmarkStart w:id="380" w:name="_Toc135956190"/>
      <w:r w:rsidRPr="0075779D">
        <w:rPr>
          <w:lang w:val="ru-RU"/>
        </w:rPr>
        <w:t xml:space="preserve">2.1.3 </w:t>
      </w:r>
      <w:r>
        <w:rPr>
          <w:lang w:val="ru-RU"/>
        </w:rPr>
        <w:t xml:space="preserve">Модель прогноза связывания с </w:t>
      </w:r>
      <w:r>
        <w:t>HLA</w:t>
      </w:r>
      <w:bookmarkEnd w:id="380"/>
    </w:p>
    <w:p w14:paraId="50166F8B" w14:textId="5AEFE53D" w:rsidR="008903DD" w:rsidRDefault="008903DD" w:rsidP="008903DD">
      <w:pPr>
        <w:pStyle w:val="a0"/>
        <w:rPr>
          <w:lang w:val="ru-RU"/>
        </w:rPr>
      </w:pPr>
      <w:r>
        <w:rPr>
          <w:lang w:val="ru-RU"/>
        </w:rPr>
        <w:t xml:space="preserve">Данные для обучения и валидации модели были взяты из </w:t>
      </w:r>
      <w:r>
        <w:t>IEDB</w:t>
      </w:r>
      <w:r w:rsidR="00B51F40" w:rsidRPr="0075779D">
        <w:rPr>
          <w:lang w:val="ru-RU"/>
        </w:rPr>
        <w:t xml:space="preserve"> </w:t>
      </w:r>
      <w:r w:rsidR="00B51F40">
        <w:rPr>
          <w:lang w:val="ru-RU"/>
        </w:rPr>
        <w:t xml:space="preserve">и статьи про сервис </w:t>
      </w:r>
      <w:r w:rsidR="00B51F40">
        <w:t>MHCflurry</w:t>
      </w:r>
      <w:r w:rsidR="00B51F40">
        <w:rPr>
          <w:lang w:val="ru-RU"/>
        </w:rPr>
        <w:t xml:space="preserve"> </w:t>
      </w:r>
      <w:r w:rsidR="00B51F40">
        <w:fldChar w:fldCharType="begin"/>
      </w:r>
      <w:r w:rsidR="00B51F40">
        <w:rPr>
          <w:lang w:val="ru-RU"/>
        </w:rPr>
        <w:instrText xml:space="preserve"> ADDIN ZOTERO_ITEM CSL_CITATION {"citationID":"OFPyguE3","properties":{"formattedCitation":"[94]","plainCitation":"[94]","noteIndex":0},"citationItems":[{"id":91,"uris":["http://zotero.org/users/10071278/items/UE37RRUC"],"itemData":{"id":91,"type":"article-journal","abstract":"Computational prediction of the peptides presented on major histocompatibility complex (MHC) class I proteins is an important tool for studying T cell immunity. The data available to develop such predictors have expanded with the use of mass spectrometry to identify naturally presented MHC ligands. In addition to elucidating binding motifs, the identiﬁed ligands also reﬂect the antigen processing steps that occur prior to MHC binding. Here, we developed an integrated predictor of MHC class I presentation that combines new models for MHC class I binding and antigen processing. Considering only peptides ﬁrst predicted by the binding model to bind strongly to MHC, the antigen processing model is trained to discriminate published mass spectrometry-identiﬁed MHC class I ligands from unobserved peptides. The integrated model outperformed the two individual components as well as NetMHCpan 4.0 and MixMHCpred 2.0.2 on held-out mass spectrometry experiments. Our predictors are implemented in the open source MHCﬂurry package, version 2.0 (github.com/openvax/mhcﬂurry).","container-title":"Cell Systems","DOI":"10.1016/j.cels.2020.06.010","ISSN":"24054712","issue":"1","journalAbbreviation":"Cell Systems","language":"en","page":"42-48.e7","source":"DOI.org (Crossref)","title":"MHCflurry 2.0: Improved Pan-Allele Prediction of MHC Class I-Presented Peptides by Incorporating Antigen Processing","title-short":"MHCflurry 2.0","volume":"11","author":[{"family":"O’Donnell","given":"Timothy J."},{"family":"Rubinsteyn","given":"Alex"},{"family":"Laserson","given":"Uri"}],"issued":{"date-parts":[["2020",7]]}}}],"schema":"https://github.com/citation-style-language/schema/raw/master/csl-citation.json"} </w:instrText>
      </w:r>
      <w:r w:rsidR="00B51F40">
        <w:fldChar w:fldCharType="separate"/>
      </w:r>
      <w:r w:rsidR="00B51F40" w:rsidRPr="00B51F40">
        <w:rPr>
          <w:rFonts w:cs="Times New Roman"/>
          <w:lang w:val="ru-RU"/>
        </w:rPr>
        <w:t>[94]</w:t>
      </w:r>
      <w:r w:rsidR="00B51F40">
        <w:fldChar w:fldCharType="end"/>
      </w:r>
      <w:r w:rsidR="00B51F40" w:rsidRPr="0075779D">
        <w:rPr>
          <w:lang w:val="ru-RU"/>
        </w:rPr>
        <w:t>.</w:t>
      </w:r>
      <w:r w:rsidR="00B51F40">
        <w:rPr>
          <w:lang w:val="ru-RU"/>
        </w:rPr>
        <w:t xml:space="preserve"> </w:t>
      </w:r>
      <w:r w:rsidR="005516A5">
        <w:rPr>
          <w:lang w:val="ru-RU"/>
        </w:rPr>
        <w:t xml:space="preserve">Для извлечения данных из </w:t>
      </w:r>
      <w:r w:rsidR="005516A5">
        <w:t>IEDB</w:t>
      </w:r>
      <w:r w:rsidR="005516A5" w:rsidRPr="0075779D">
        <w:rPr>
          <w:lang w:val="ru-RU"/>
        </w:rPr>
        <w:t xml:space="preserve"> </w:t>
      </w:r>
      <w:r w:rsidR="005516A5">
        <w:rPr>
          <w:lang w:val="ru-RU"/>
        </w:rPr>
        <w:t xml:space="preserve">был написан </w:t>
      </w:r>
      <w:r w:rsidR="005516A5">
        <w:t>SQL</w:t>
      </w:r>
      <w:r w:rsidR="005516A5" w:rsidRPr="0075779D">
        <w:rPr>
          <w:lang w:val="ru-RU"/>
        </w:rPr>
        <w:t xml:space="preserve"> </w:t>
      </w:r>
      <w:r w:rsidR="005516A5">
        <w:rPr>
          <w:lang w:val="ru-RU"/>
        </w:rPr>
        <w:t>скрипт, аналогичный такому для извлечения данных для протеасомы</w:t>
      </w:r>
      <w:ins w:id="381" w:author="Антон Смирнов" w:date="2023-05-25T20:47:00Z">
        <w:r w:rsidR="00F2580F">
          <w:rPr>
            <w:lang w:val="ru-RU"/>
          </w:rPr>
          <w:t xml:space="preserve"> (таблицы </w:t>
        </w:r>
        <w:r w:rsidR="00F2580F">
          <w:t>mhc</w:t>
        </w:r>
        <w:r w:rsidR="00F2580F" w:rsidRPr="00F2580F">
          <w:rPr>
            <w:lang w:val="ru-RU"/>
            <w:rPrChange w:id="382" w:author="Антон Смирнов" w:date="2023-05-25T20:47:00Z">
              <w:rPr/>
            </w:rPrChange>
          </w:rPr>
          <w:t>_</w:t>
        </w:r>
        <w:r w:rsidR="00F2580F">
          <w:t>bind</w:t>
        </w:r>
        <w:r w:rsidR="00F2580F" w:rsidRPr="00F2580F">
          <w:rPr>
            <w:lang w:val="ru-RU"/>
            <w:rPrChange w:id="383" w:author="Антон Смирнов" w:date="2023-05-25T20:47:00Z">
              <w:rPr/>
            </w:rPrChange>
          </w:rPr>
          <w:t xml:space="preserve"> </w:t>
        </w:r>
        <w:r w:rsidR="00F2580F">
          <w:rPr>
            <w:lang w:val="ru-RU"/>
          </w:rPr>
          <w:t xml:space="preserve">и </w:t>
        </w:r>
        <w:r w:rsidR="00F2580F">
          <w:t>mhc</w:t>
        </w:r>
        <w:r w:rsidR="00F2580F" w:rsidRPr="00F2580F">
          <w:rPr>
            <w:lang w:val="ru-RU"/>
            <w:rPrChange w:id="384" w:author="Антон Смирнов" w:date="2023-05-25T20:47:00Z">
              <w:rPr/>
            </w:rPrChange>
          </w:rPr>
          <w:t>_</w:t>
        </w:r>
        <w:r w:rsidR="00F2580F">
          <w:t>elution</w:t>
        </w:r>
        <w:r w:rsidR="00F2580F">
          <w:rPr>
            <w:lang w:val="ru-RU"/>
          </w:rPr>
          <w:t>)</w:t>
        </w:r>
      </w:ins>
      <w:r w:rsidR="005516A5">
        <w:rPr>
          <w:lang w:val="ru-RU"/>
        </w:rPr>
        <w:t xml:space="preserve">. </w:t>
      </w:r>
      <w:r w:rsidR="00B51F40">
        <w:rPr>
          <w:lang w:val="ru-RU"/>
        </w:rPr>
        <w:t xml:space="preserve">Данные, как и в случае с протеасомой, двух типов: </w:t>
      </w:r>
      <w:r w:rsidR="00B51F40" w:rsidRPr="0075779D">
        <w:rPr>
          <w:i/>
          <w:iCs/>
        </w:rPr>
        <w:t>in</w:t>
      </w:r>
      <w:r w:rsidR="00B51F40" w:rsidRPr="0075779D">
        <w:rPr>
          <w:i/>
          <w:iCs/>
          <w:lang w:val="ru-RU"/>
        </w:rPr>
        <w:t xml:space="preserve"> </w:t>
      </w:r>
      <w:r w:rsidR="00B51F40" w:rsidRPr="0075779D">
        <w:rPr>
          <w:i/>
          <w:iCs/>
        </w:rPr>
        <w:t>vitro</w:t>
      </w:r>
      <w:r w:rsidR="00B51F40" w:rsidRPr="0075779D">
        <w:rPr>
          <w:lang w:val="ru-RU"/>
        </w:rPr>
        <w:t xml:space="preserve"> </w:t>
      </w:r>
      <w:r w:rsidR="00B51F40">
        <w:rPr>
          <w:lang w:val="ru-RU"/>
        </w:rPr>
        <w:t xml:space="preserve">и </w:t>
      </w:r>
      <w:r w:rsidR="00B51F40" w:rsidRPr="0075779D">
        <w:rPr>
          <w:i/>
          <w:iCs/>
        </w:rPr>
        <w:t>in</w:t>
      </w:r>
      <w:r w:rsidR="00B51F40" w:rsidRPr="0075779D">
        <w:rPr>
          <w:i/>
          <w:iCs/>
          <w:lang w:val="ru-RU"/>
        </w:rPr>
        <w:t xml:space="preserve"> </w:t>
      </w:r>
      <w:r w:rsidR="00B51F40" w:rsidRPr="0075779D">
        <w:rPr>
          <w:i/>
          <w:iCs/>
        </w:rPr>
        <w:t>vivo</w:t>
      </w:r>
      <w:r w:rsidR="00B51F40" w:rsidRPr="0075779D">
        <w:rPr>
          <w:lang w:val="ru-RU"/>
        </w:rPr>
        <w:t xml:space="preserve">. </w:t>
      </w:r>
      <w:commentRangeStart w:id="385"/>
      <w:r w:rsidR="00B51F40">
        <w:rPr>
          <w:lang w:val="ru-RU"/>
        </w:rPr>
        <w:t>Здесь эти данные можно объединить, так как</w:t>
      </w:r>
      <w:r w:rsidR="005516A5" w:rsidRPr="0075779D">
        <w:rPr>
          <w:lang w:val="ru-RU"/>
        </w:rPr>
        <w:t xml:space="preserve"> </w:t>
      </w:r>
      <w:r w:rsidR="005516A5">
        <w:rPr>
          <w:lang w:val="ru-RU"/>
        </w:rPr>
        <w:t xml:space="preserve">и </w:t>
      </w:r>
      <w:r w:rsidR="005516A5" w:rsidRPr="0075779D">
        <w:rPr>
          <w:i/>
          <w:iCs/>
        </w:rPr>
        <w:t>in</w:t>
      </w:r>
      <w:r w:rsidR="005516A5" w:rsidRPr="0075779D">
        <w:rPr>
          <w:i/>
          <w:iCs/>
          <w:lang w:val="ru-RU"/>
        </w:rPr>
        <w:t xml:space="preserve"> </w:t>
      </w:r>
      <w:r w:rsidR="005516A5" w:rsidRPr="0075779D">
        <w:rPr>
          <w:i/>
          <w:iCs/>
        </w:rPr>
        <w:t>vitro</w:t>
      </w:r>
      <w:r w:rsidR="005516A5" w:rsidRPr="0075779D">
        <w:rPr>
          <w:lang w:val="ru-RU"/>
        </w:rPr>
        <w:t xml:space="preserve">, </w:t>
      </w:r>
      <w:r w:rsidR="005516A5">
        <w:rPr>
          <w:lang w:val="ru-RU"/>
        </w:rPr>
        <w:t xml:space="preserve">и </w:t>
      </w:r>
      <w:r w:rsidR="005516A5" w:rsidRPr="0075779D">
        <w:rPr>
          <w:i/>
          <w:iCs/>
        </w:rPr>
        <w:t>in</w:t>
      </w:r>
      <w:r w:rsidR="005516A5" w:rsidRPr="0075779D">
        <w:rPr>
          <w:i/>
          <w:iCs/>
          <w:lang w:val="ru-RU"/>
        </w:rPr>
        <w:t xml:space="preserve"> </w:t>
      </w:r>
      <w:r w:rsidR="005516A5" w:rsidRPr="0075779D">
        <w:rPr>
          <w:i/>
          <w:iCs/>
        </w:rPr>
        <w:t>vivo</w:t>
      </w:r>
      <w:r w:rsidR="005516A5" w:rsidRPr="0075779D">
        <w:rPr>
          <w:lang w:val="ru-RU"/>
        </w:rPr>
        <w:t xml:space="preserve"> </w:t>
      </w:r>
      <w:r w:rsidR="005516A5">
        <w:rPr>
          <w:lang w:val="ru-RU"/>
        </w:rPr>
        <w:t>результаты определены в ходе непосредственного измерения</w:t>
      </w:r>
      <w:r w:rsidR="005516A5" w:rsidRPr="0075779D">
        <w:rPr>
          <w:lang w:val="ru-RU"/>
        </w:rPr>
        <w:t>.</w:t>
      </w:r>
      <w:commentRangeEnd w:id="385"/>
      <w:r w:rsidR="005516A5">
        <w:rPr>
          <w:rStyle w:val="aff2"/>
          <w:rFonts w:asciiTheme="minorHAnsi" w:hAnsiTheme="minorHAnsi"/>
        </w:rPr>
        <w:commentReference w:id="385"/>
      </w:r>
      <w:r w:rsidR="005516A5">
        <w:rPr>
          <w:lang w:val="ru-RU"/>
        </w:rPr>
        <w:t xml:space="preserve"> Для некоторых данных представлен качественный результат: активен или неактивен – для некоторых конкретное значение аффинности</w:t>
      </w:r>
      <w:r w:rsidR="00E63C19">
        <w:rPr>
          <w:lang w:val="ru-RU"/>
        </w:rPr>
        <w:t xml:space="preserve">. Записи, для которых аффинность представлена в других единицах измерения, были отфильтрованы. Также были отфильтрованы записи, в комментариях к которым присутствовали ключевые слова </w:t>
      </w:r>
      <w:r w:rsidR="00E63C19" w:rsidRPr="00BE76AA">
        <w:rPr>
          <w:lang w:val="ru-RU"/>
        </w:rPr>
        <w:t>“</w:t>
      </w:r>
      <w:r w:rsidR="00E63C19">
        <w:t>bad</w:t>
      </w:r>
      <w:r w:rsidR="00E63C19" w:rsidRPr="00BE76AA">
        <w:rPr>
          <w:lang w:val="ru-RU"/>
        </w:rPr>
        <w:t>”, “</w:t>
      </w:r>
      <w:r w:rsidR="00E63C19">
        <w:t>did</w:t>
      </w:r>
      <w:r w:rsidR="00E63C19" w:rsidRPr="00BE76AA">
        <w:rPr>
          <w:lang w:val="ru-RU"/>
        </w:rPr>
        <w:t xml:space="preserve"> </w:t>
      </w:r>
      <w:r w:rsidR="00E63C19">
        <w:t>not</w:t>
      </w:r>
      <w:r w:rsidR="00E63C19" w:rsidRPr="00BE76AA">
        <w:rPr>
          <w:lang w:val="ru-RU"/>
        </w:rPr>
        <w:t>”, “</w:t>
      </w:r>
      <w:r w:rsidR="00E63C19">
        <w:t>TAP</w:t>
      </w:r>
      <w:r w:rsidR="00E63C19" w:rsidRPr="00BE76AA">
        <w:rPr>
          <w:lang w:val="ru-RU"/>
        </w:rPr>
        <w:t xml:space="preserve"> </w:t>
      </w:r>
      <w:r w:rsidR="00E63C19">
        <w:t>deficient</w:t>
      </w:r>
      <w:r w:rsidR="00E63C19" w:rsidRPr="00BE76AA">
        <w:rPr>
          <w:lang w:val="ru-RU"/>
        </w:rPr>
        <w:t>”, “</w:t>
      </w:r>
      <w:r w:rsidR="00E63C19">
        <w:t>predict</w:t>
      </w:r>
      <w:r w:rsidR="00E63C19" w:rsidRPr="00BE76AA">
        <w:rPr>
          <w:lang w:val="ru-RU"/>
        </w:rPr>
        <w:t>”, “</w:t>
      </w:r>
      <w:r w:rsidR="00E63C19">
        <w:t>ERAP</w:t>
      </w:r>
      <w:r w:rsidR="00E63C19" w:rsidRPr="00BE76AA">
        <w:rPr>
          <w:lang w:val="ru-RU"/>
        </w:rPr>
        <w:t xml:space="preserve">1 </w:t>
      </w:r>
      <w:r w:rsidR="00E63C19">
        <w:t>silencing</w:t>
      </w:r>
      <w:r w:rsidR="00E63C19" w:rsidRPr="00BE76AA">
        <w:rPr>
          <w:lang w:val="ru-RU"/>
        </w:rPr>
        <w:t>”</w:t>
      </w:r>
      <w:r w:rsidR="00E63C19" w:rsidRPr="0075779D">
        <w:rPr>
          <w:lang w:val="ru-RU"/>
        </w:rPr>
        <w:t>, “</w:t>
      </w:r>
      <w:r w:rsidR="00E63C19">
        <w:t>non</w:t>
      </w:r>
      <w:r w:rsidR="00E63C19" w:rsidRPr="0075779D">
        <w:rPr>
          <w:lang w:val="ru-RU"/>
        </w:rPr>
        <w:t>-</w:t>
      </w:r>
      <w:r w:rsidR="00E63C19">
        <w:t>immunogenic</w:t>
      </w:r>
      <w:r w:rsidR="00E63C19" w:rsidRPr="0075779D">
        <w:rPr>
          <w:lang w:val="ru-RU"/>
        </w:rPr>
        <w:t xml:space="preserve">”; </w:t>
      </w:r>
      <w:r w:rsidR="00E63C19">
        <w:rPr>
          <w:lang w:val="ru-RU"/>
        </w:rPr>
        <w:t>содержащие неполные или неправильно записанные последовательности пептидов</w:t>
      </w:r>
      <w:r w:rsidR="00153E6A">
        <w:rPr>
          <w:lang w:val="ru-RU"/>
        </w:rPr>
        <w:t xml:space="preserve">, неполно записанные </w:t>
      </w:r>
      <w:r w:rsidR="00153E6A">
        <w:t>HLA</w:t>
      </w:r>
      <w:r w:rsidR="00153E6A" w:rsidRPr="0075779D">
        <w:rPr>
          <w:lang w:val="ru-RU"/>
        </w:rPr>
        <w:t xml:space="preserve"> </w:t>
      </w:r>
      <w:r w:rsidR="00153E6A">
        <w:rPr>
          <w:lang w:val="ru-RU"/>
        </w:rPr>
        <w:t xml:space="preserve">аллели, то есть записи, которые не позволяют однозначно идентифицировать последовательность </w:t>
      </w:r>
      <w:r w:rsidR="00153E6A">
        <w:rPr>
          <w:rFonts w:cs="Times New Roman"/>
          <w:lang w:val="ru-RU"/>
        </w:rPr>
        <w:t>α</w:t>
      </w:r>
      <w:r w:rsidR="00153E6A" w:rsidRPr="0075779D">
        <w:rPr>
          <w:lang w:val="ru-RU"/>
        </w:rPr>
        <w:t>-</w:t>
      </w:r>
      <w:r w:rsidR="00153E6A">
        <w:rPr>
          <w:lang w:val="ru-RU"/>
        </w:rPr>
        <w:t xml:space="preserve">цепи </w:t>
      </w:r>
      <w:r w:rsidR="00153E6A">
        <w:t>HLA</w:t>
      </w:r>
      <w:r w:rsidR="00153E6A" w:rsidRPr="0075779D">
        <w:rPr>
          <w:lang w:val="ru-RU"/>
        </w:rPr>
        <w:t xml:space="preserve"> </w:t>
      </w:r>
      <w:r w:rsidR="00153E6A">
        <w:t>I</w:t>
      </w:r>
      <w:r w:rsidR="00153E6A">
        <w:rPr>
          <w:lang w:val="ru-RU"/>
        </w:rPr>
        <w:t>. Пептиды были разделены по аллель-специфичному порогу</w:t>
      </w:r>
      <w:r w:rsidR="00153E6A">
        <w:rPr>
          <w:lang w:val="ru-RU"/>
        </w:rPr>
        <w:fldChar w:fldCharType="begin"/>
      </w:r>
      <w:r w:rsidR="00153E6A">
        <w:rPr>
          <w:lang w:val="ru-RU"/>
        </w:rPr>
        <w:instrText xml:space="preserve"> ADDIN ZOTERO_ITEM CSL_CITATION {"citationID":"qEFdTPqL","properties":{"formattedCitation":"[103]","plainCitation":"[103]","noteIndex":0},"citationItems":[{"id":612,"uris":["http://zotero.org/users/10071278/items/GXRGGGTI"],"itemData":{"id":612,"type":"article-journal","abstract":"Abstract\n            Prediction of HLA binding affinity is widely used to identify candidate T cell epitopes, and an affinity of 500 nM is routinely used as a threshold for peptide selection. However, the fraction (percentage) of peptides predicted to bind with affinities of 500 nM varies by allele. For example, of a large collection of </w:instrText>
      </w:r>
      <w:r w:rsidR="00153E6A">
        <w:rPr>
          <w:rFonts w:ascii="Cambria Math" w:hAnsi="Cambria Math" w:cs="Cambria Math"/>
          <w:lang w:val="ru-RU"/>
        </w:rPr>
        <w:instrText>∼</w:instrText>
      </w:r>
      <w:r w:rsidR="00153E6A">
        <w:rPr>
          <w:lang w:val="ru-RU"/>
        </w:rPr>
        <w:instrText>30,000 dengue virus</w:instrText>
      </w:r>
      <w:r w:rsidR="00153E6A">
        <w:rPr>
          <w:rFonts w:cs="Times New Roman"/>
          <w:lang w:val="ru-RU"/>
        </w:rPr>
        <w:instrText>–</w:instrText>
      </w:r>
      <w:r w:rsidR="00153E6A">
        <w:rPr>
          <w:lang w:val="ru-RU"/>
        </w:rPr>
        <w:instrText xml:space="preserve">derived peptides only 0.3% were predicted to bind HLA A*0101, wheras nearly 5% were predicted for A*0201. This striking difference could not be ascribed to variation in accuracy of the algorithms used, as predicted values closely correlated with affinity measured in vitro with purified HLA molecules. These data raised the question whether different alleles would also vary in terms of epitope repertoire size, defined as the number of associated epitopes or, alternatively, whether alleles vary drastically in terms of the affinity threshold associated with immunogenicity. To address this issue, strains of HLA transgenic mice with wide (A*0201), intermediate (B*0702), or narrow (A*0101) repertoires were immunized with peptides of varying binding affinity and relative percentile ranking. The results show that absolute binding capacity is a better predictor of immunogenicity, and analysis of epitopes from the Immune Epitope Database revealed that predictive efficacy is increased using allele-specific affinity thresholds. Finally, we investigated the genetic and structural basis of the phenomenon. Although no stringent correlate was defined, on average HLA B alleles are associated with significantly narrower repertoires than are HLA A alleles.","container-title":"The Journal of Immunology","DOI":"10.4049/jimmunol.1302101","ISSN":"0022-1767, 1550-6606","issue":"12","language":"en","page":"5831-5839","source":"DOI.org (Crossref)","title":"HLA Class I Alleles Are Associated with Peptide-Binding Repertoires of Different Size, Affinity, and Immunogenicity","volume":"191","author":[{"family":"Paul","given":"Sinu"},{"family":"Weiskopf","given":"Daniela"},{"family":"Angelo","given":"Michael A."},{"family":"Sidney","given":"John"},{"family":"Peters","given":"Bjoern"},{"family":"Sette","given":"Alessandro"}],"issued":{"date-parts":[["2013",12,15]]}}}],"schema":"https://github.com/citation-style-language/schema/raw/master/csl-citation.json"} </w:instrText>
      </w:r>
      <w:r w:rsidR="00153E6A">
        <w:rPr>
          <w:lang w:val="ru-RU"/>
        </w:rPr>
        <w:fldChar w:fldCharType="separate"/>
      </w:r>
      <w:r w:rsidR="00153E6A" w:rsidRPr="00153E6A">
        <w:rPr>
          <w:rFonts w:cs="Times New Roman"/>
          <w:lang w:val="ru-RU"/>
        </w:rPr>
        <w:t>[103]</w:t>
      </w:r>
      <w:r w:rsidR="00153E6A">
        <w:rPr>
          <w:lang w:val="ru-RU"/>
        </w:rPr>
        <w:fldChar w:fldCharType="end"/>
      </w:r>
      <w:r w:rsidR="00153E6A" w:rsidRPr="0075779D">
        <w:rPr>
          <w:lang w:val="ru-RU"/>
        </w:rPr>
        <w:t xml:space="preserve">, </w:t>
      </w:r>
      <w:r w:rsidR="00153E6A">
        <w:rPr>
          <w:lang w:val="ru-RU"/>
        </w:rPr>
        <w:t>если же такой</w:t>
      </w:r>
      <w:r w:rsidR="00647406">
        <w:rPr>
          <w:lang w:val="ru-RU"/>
        </w:rPr>
        <w:t xml:space="preserve"> не известен, то по рекомендуемому в литературе в 500 нМ</w:t>
      </w:r>
      <w:r w:rsidR="002339B3">
        <w:rPr>
          <w:lang w:val="ru-RU"/>
        </w:rPr>
        <w:t xml:space="preserve"> </w:t>
      </w:r>
      <w:r w:rsidR="00647406">
        <w:rPr>
          <w:lang w:val="ru-RU"/>
        </w:rPr>
        <w:fldChar w:fldCharType="begin"/>
      </w:r>
      <w:r w:rsidR="00647406">
        <w:rPr>
          <w:lang w:val="ru-RU"/>
        </w:rPr>
        <w:instrText xml:space="preserve"> ADDIN ZOTERO_ITEM CSL_CITATION {"citationID":"IsxjZfbF","properties":{"formattedCitation":"[104]","plainCitation":"[104]","noteIndex":0},"citationItems":[{"id":614,"uris":["http://zotero.org/users/10071278/items/IJAQXPQW"],"itemData":{"id":614,"type":"article-journal","abstract":"The relationship between binding affinity for HLA class I molecules and immunogenicity of discrete peptide epitopes has been analyzed in two different experimental approaches. In the first approach, the immunogenicity of potential epitopes ranging in MHC binding affinity over a 10,000-fold range was analyzed in HLA-A*0201 transgenic mice. In the second approach, the antigenicity of approximately 100 different hepatitis B virus (HBV)-derived potential epitopes, all carrying A*0201 binding motifs, was assessed by using PBL of acute hepatitis patients. In both cases, it was found that an affinity threshold of approximately 500 nM (preferably 50 nM or less) apparently determines the capacity of a peptide epitope to elicit a CTL response. These data correlate well with class I binding affinity measurements of either naturally processed peptides or previously described T cell epitopes. Taken together, these data have important implications for the selection of epitopes for peptide-based vaccines, and also formally demonstrate the crucial role of determinant selection in the shaping of T cell responses. Because in most (but not all) cases, high affinity peptides seem to be immunogenic, our data also suggest that holes in the functional T cell repertoire, if they exist, may be relatively rare.","container-title":"Journal of Immunology (Baltimore, Md.: 1950)","ISSN":"0022-1767","issue":"12","journalAbbreviation":"J Immunol","language":"eng","note":"PMID: 7527444","page":"5586-5592","source":"PubMed","title":"The relationship between class I binding affinity and immunogenicity of potential cytotoxic T cell epitopes","volume":"153","author":[{"family":"Sette","given":"A."},{"family":"Vitiello","given":"A."},{"family":"Reherman","given":"B."},{"family":"Fowler","given":"P."},{"family":"Nayersina","given":"R."},{"family":"Kast","given":"W. M."},{"family":"Melief","given":"C. J."},{"family":"Oseroff","given":"C."},{"family":"Yuan","given":"L."},{"family":"Ruppert","given":"J."},{"family":"Sidney","given":"J."},{"family":"Guercio","given":"M. F.","non-dropping-particle":"del"},{"family":"Southwood","given":"S."},{"family":"Kubo","given":"R. T."},{"family":"Chesnut","given":"R. W."},{"family":"Grey","given":"H. M."},{"family":"Chisari","given":"F. V."}],"issued":{"date-parts":[["1994",12,15]]}}}],"schema":"https://github.com/citation-style-language/schema/raw/master/csl-citation.json"} </w:instrText>
      </w:r>
      <w:r w:rsidR="00647406">
        <w:rPr>
          <w:lang w:val="ru-RU"/>
        </w:rPr>
        <w:fldChar w:fldCharType="separate"/>
      </w:r>
      <w:r w:rsidR="00647406" w:rsidRPr="00647406">
        <w:rPr>
          <w:rFonts w:cs="Times New Roman"/>
          <w:lang w:val="ru-RU"/>
        </w:rPr>
        <w:t>[104]</w:t>
      </w:r>
      <w:r w:rsidR="00647406">
        <w:rPr>
          <w:lang w:val="ru-RU"/>
        </w:rPr>
        <w:fldChar w:fldCharType="end"/>
      </w:r>
      <w:r w:rsidR="00647406" w:rsidRPr="0075779D">
        <w:rPr>
          <w:lang w:val="ru-RU"/>
        </w:rPr>
        <w:t xml:space="preserve">. </w:t>
      </w:r>
      <w:r w:rsidR="00647406">
        <w:rPr>
          <w:lang w:val="ru-RU"/>
        </w:rPr>
        <w:t>Неактивные пептиды были отфильтрованы. Это связано с особенностью работы программы, используемой для моделирования.</w:t>
      </w:r>
    </w:p>
    <w:p w14:paraId="319FEDE6" w14:textId="39B38A6D" w:rsidR="00C6573C" w:rsidRPr="00387ECF" w:rsidRDefault="00C6573C" w:rsidP="00C6573C">
      <w:pPr>
        <w:pStyle w:val="2"/>
        <w:rPr>
          <w:lang w:val="ru-RU"/>
        </w:rPr>
      </w:pPr>
      <w:bookmarkStart w:id="386" w:name="_Toc135956191"/>
      <w:r>
        <w:rPr>
          <w:lang w:val="ru-RU"/>
        </w:rPr>
        <w:t xml:space="preserve">2.2. Программа </w:t>
      </w:r>
      <w:r>
        <w:t>MultiPASS</w:t>
      </w:r>
      <w:bookmarkEnd w:id="386"/>
    </w:p>
    <w:p w14:paraId="54056CA2" w14:textId="44F3EB30" w:rsidR="00A97629" w:rsidRPr="00E67701" w:rsidRDefault="00C6573C" w:rsidP="00E11DF9">
      <w:pPr>
        <w:pStyle w:val="a0"/>
        <w:rPr>
          <w:lang w:val="ru-RU"/>
        </w:rPr>
      </w:pPr>
      <w:r>
        <w:rPr>
          <w:lang w:val="ru-RU"/>
        </w:rPr>
        <w:t xml:space="preserve">Программа </w:t>
      </w:r>
      <w:r>
        <w:t>MultiPASS</w:t>
      </w:r>
      <w:r w:rsidRPr="0075779D">
        <w:rPr>
          <w:lang w:val="ru-RU"/>
        </w:rPr>
        <w:t xml:space="preserve"> – </w:t>
      </w:r>
      <w:r>
        <w:rPr>
          <w:lang w:val="ru-RU"/>
        </w:rPr>
        <w:t>коммерческая программа, разработанная в Институте биомедицинской химии им. В.Н. Ореховича. Является</w:t>
      </w:r>
      <w:r w:rsidRPr="00E11DF9">
        <w:rPr>
          <w:lang w:val="ru-RU"/>
        </w:rPr>
        <w:t xml:space="preserve"> </w:t>
      </w:r>
      <w:r>
        <w:rPr>
          <w:lang w:val="ru-RU"/>
        </w:rPr>
        <w:t>модификацией</w:t>
      </w:r>
      <w:r w:rsidRPr="00E11DF9">
        <w:rPr>
          <w:lang w:val="ru-RU"/>
        </w:rPr>
        <w:t xml:space="preserve"> </w:t>
      </w:r>
      <w:r>
        <w:rPr>
          <w:lang w:val="ru-RU"/>
        </w:rPr>
        <w:t>программы</w:t>
      </w:r>
      <w:r w:rsidRPr="00E11DF9">
        <w:rPr>
          <w:lang w:val="ru-RU"/>
        </w:rPr>
        <w:t xml:space="preserve"> </w:t>
      </w:r>
      <w:r>
        <w:t>Prediction</w:t>
      </w:r>
      <w:r w:rsidRPr="0075779D">
        <w:rPr>
          <w:lang w:val="ru-RU"/>
        </w:rPr>
        <w:t xml:space="preserve"> </w:t>
      </w:r>
      <w:r>
        <w:t>of</w:t>
      </w:r>
      <w:r w:rsidRPr="0075779D">
        <w:rPr>
          <w:lang w:val="ru-RU"/>
        </w:rPr>
        <w:t xml:space="preserve"> </w:t>
      </w:r>
      <w:r>
        <w:t>Activity</w:t>
      </w:r>
      <w:r w:rsidRPr="0075779D">
        <w:rPr>
          <w:lang w:val="ru-RU"/>
        </w:rPr>
        <w:t xml:space="preserve"> </w:t>
      </w:r>
      <w:r>
        <w:t>Spectra</w:t>
      </w:r>
      <w:r w:rsidRPr="0075779D">
        <w:rPr>
          <w:lang w:val="ru-RU"/>
        </w:rPr>
        <w:t xml:space="preserve"> </w:t>
      </w:r>
      <w:r>
        <w:t>for</w:t>
      </w:r>
      <w:r w:rsidRPr="0075779D">
        <w:rPr>
          <w:lang w:val="ru-RU"/>
        </w:rPr>
        <w:t xml:space="preserve"> </w:t>
      </w:r>
      <w:r>
        <w:t>Substances</w:t>
      </w:r>
      <w:r w:rsidRPr="0075779D">
        <w:rPr>
          <w:lang w:val="ru-RU"/>
        </w:rPr>
        <w:t xml:space="preserve"> (</w:t>
      </w:r>
      <w:r>
        <w:t>PASS</w:t>
      </w:r>
      <w:r w:rsidRPr="0075779D">
        <w:rPr>
          <w:lang w:val="ru-RU"/>
        </w:rPr>
        <w:t>)</w:t>
      </w:r>
      <w:r w:rsidR="00E11DF9" w:rsidRPr="0075779D">
        <w:rPr>
          <w:lang w:val="ru-RU"/>
        </w:rPr>
        <w:t xml:space="preserve">, </w:t>
      </w:r>
      <w:r w:rsidR="00E11DF9">
        <w:rPr>
          <w:lang w:val="ru-RU"/>
        </w:rPr>
        <w:t>разработанной</w:t>
      </w:r>
      <w:r w:rsidR="00E11DF9" w:rsidRPr="00E11DF9">
        <w:rPr>
          <w:lang w:val="ru-RU"/>
        </w:rPr>
        <w:t xml:space="preserve"> </w:t>
      </w:r>
      <w:r w:rsidR="00E11DF9">
        <w:rPr>
          <w:lang w:val="ru-RU"/>
        </w:rPr>
        <w:t>там</w:t>
      </w:r>
      <w:r w:rsidR="00E11DF9" w:rsidRPr="00E11DF9">
        <w:rPr>
          <w:lang w:val="ru-RU"/>
        </w:rPr>
        <w:t xml:space="preserve"> </w:t>
      </w:r>
      <w:r w:rsidR="00E11DF9">
        <w:rPr>
          <w:lang w:val="ru-RU"/>
        </w:rPr>
        <w:t xml:space="preserve">же, приспособленной для работы с биологическими </w:t>
      </w:r>
      <w:r w:rsidR="00E11DF9">
        <w:rPr>
          <w:lang w:val="ru-RU"/>
        </w:rPr>
        <w:lastRenderedPageBreak/>
        <w:t>последовательностями (ДНК, РНК, белки). Эта программа работает с дескрипторами многоуровневых атомных окрестностей (</w:t>
      </w:r>
      <w:r w:rsidR="00E11DF9" w:rsidRPr="00E11DF9">
        <w:t>Multilevel</w:t>
      </w:r>
      <w:r w:rsidR="00E11DF9" w:rsidRPr="0075779D">
        <w:rPr>
          <w:lang w:val="ru-RU"/>
        </w:rPr>
        <w:t xml:space="preserve"> </w:t>
      </w:r>
      <w:r w:rsidR="00E11DF9" w:rsidRPr="00E11DF9">
        <w:t>Neighborhoods</w:t>
      </w:r>
      <w:r w:rsidR="00E11DF9" w:rsidRPr="0075779D">
        <w:rPr>
          <w:lang w:val="ru-RU"/>
        </w:rPr>
        <w:t xml:space="preserve"> </w:t>
      </w:r>
      <w:r w:rsidR="00E11DF9" w:rsidRPr="00E11DF9">
        <w:t>of</w:t>
      </w:r>
      <w:r w:rsidR="00E11DF9" w:rsidRPr="0075779D">
        <w:rPr>
          <w:lang w:val="ru-RU"/>
        </w:rPr>
        <w:t xml:space="preserve"> </w:t>
      </w:r>
      <w:r w:rsidR="00E11DF9" w:rsidRPr="00E11DF9">
        <w:t>Atoms</w:t>
      </w:r>
      <w:r w:rsidR="00E11DF9" w:rsidRPr="0075779D">
        <w:rPr>
          <w:lang w:val="ru-RU"/>
        </w:rPr>
        <w:t xml:space="preserve">, </w:t>
      </w:r>
      <w:r w:rsidR="00E11DF9">
        <w:t>MNA</w:t>
      </w:r>
      <w:r w:rsidR="00E11DF9" w:rsidRPr="0075779D">
        <w:rPr>
          <w:lang w:val="ru-RU"/>
        </w:rPr>
        <w:t>)</w:t>
      </w:r>
      <w:r w:rsidR="004227FE" w:rsidRPr="0075779D">
        <w:rPr>
          <w:lang w:val="ru-RU"/>
        </w:rPr>
        <w:t xml:space="preserve">. </w:t>
      </w:r>
      <w:r w:rsidR="004227FE">
        <w:rPr>
          <w:lang w:val="ru-RU"/>
        </w:rPr>
        <w:t>Эти дескрипторы являются подструктурами исходной молекулы. Генерация происходит по рекурсивному алгоритму: нулевой уровень – атомы в молекуле, первый уровень –</w:t>
      </w:r>
      <w:r w:rsidR="0051333C">
        <w:rPr>
          <w:lang w:val="ru-RU"/>
        </w:rPr>
        <w:t xml:space="preserve"> дескрипторы нулевого уровня и </w:t>
      </w:r>
      <w:r w:rsidR="004227FE">
        <w:rPr>
          <w:lang w:val="ru-RU"/>
        </w:rPr>
        <w:t>атомы, связанные с  дескриптором 0 уровня</w:t>
      </w:r>
      <w:r w:rsidR="0051333C">
        <w:rPr>
          <w:lang w:val="ru-RU"/>
        </w:rPr>
        <w:t xml:space="preserve"> непосредственно ковалентной связью, второй уровень – дескрипторы первого уровня и атомы, связанные с атомами из дескриптора первого уровня ковалентной связью</w:t>
      </w:r>
      <w:r w:rsidR="0051333C" w:rsidRPr="0075779D">
        <w:rPr>
          <w:lang w:val="ru-RU"/>
        </w:rPr>
        <w:t xml:space="preserve"> </w:t>
      </w:r>
      <w:r w:rsidR="0051333C">
        <w:rPr>
          <w:lang w:val="ru-RU"/>
        </w:rPr>
        <w:t xml:space="preserve">и так далее </w:t>
      </w:r>
      <w:r w:rsidR="0051333C">
        <w:rPr>
          <w:lang w:val="ru-RU"/>
        </w:rPr>
        <w:fldChar w:fldCharType="begin"/>
      </w:r>
      <w:r w:rsidR="0051333C">
        <w:rPr>
          <w:lang w:val="ru-RU"/>
        </w:rPr>
        <w:instrText xml:space="preserve"> ADDIN ZOTERO_ITEM CSL_CITATION {"citationID":"frgHcnxQ","properties":{"formattedCitation":"[105]","plainCitation":"[105]","noteIndex":0},"citationItems":[{"id":10,"uris":["http://zotero.org/users/10071278/items/H7R9N6N6"],"itemData":{"id":10,"type":"article-journal","abstract":"Recognition of the phosphorylation sites in proteins is required for reconstruction of regulatory processes in living systems. This task is complicated because the phosphorylation motifs in amino acid sequences are considerably degenerated. To improve the prediction efficacy researchers often use additional descriptors, which should reflect physicochemical features of site-surrounding regions. We have evaluated the reasonability of this approach by applying molecular descriptors (MNA) for structural presentation of the peptide segments. Comparative testing was performed using the prognostic method PASS and two input data types: sets of the MNA descriptors represented peptides as chemical structures and amino acid sequences written using a one-letter code. Training sets were classified in accordance with the established types of the enzymes (protein kinases), modifying corresponding phosphorylation sites. The accuracy estimates obtained by prognosis validation for various classes of substrates were significantly different with both the letters and molecular descriptors. In case of the letter description, the prognosis accuracy demonstrated less dependence on the length of peptides in the training set, while in the case of structural descriptors the accuracy level was determined by the peptide size and descriptor characteristics (MNA levels). The maximal prognosis accuracy related to various kinase families was achieved at different sizes of molecular fragments covered by the MNA descriptors of corresponding levels. This obviously reflected structural differences in surroundings of phosphorylation sites modified by various protein kinases. The use of molecular descriptors provided the prognostic results comparable with the results obtained using traditional letter representation. The prognosis accuracy demonstrated less dependence on the method describing site-surrounding peptides at higher accuracy rates. Applying the MNA descriptors it is possible to achieve better accuracy in the cases when the letter description cannot provide acceptable accuracy.","container-title":"Biomeditsinskaya Khimiya","DOI":"10.18097/PBMC20176305423","ISSN":"2310-6905, 2310-6972","issue":"5","journalAbbreviation":"BIOMED KHIM","language":"ru","page":"423-427","source":"DOI.org (Crossref)","title":"Application of molecular descriptors for recognition of phosphorylation sites in amino acid sequences","volume":"63","author":[{"family":"Karasev","given":"D.A."},{"family":"Savosina","given":"P.I."},{"family":"Sobolev","given":"B.N."},{"family":"Filimonov","given":"D.A."},{"family":"Lagunin","given":"A.A."}],"issued":{"date-parts":[["2017",10]]}}}],"schema":"https://github.com/citation-style-language/schema/raw/master/csl-citation.json"} </w:instrText>
      </w:r>
      <w:r w:rsidR="0051333C">
        <w:rPr>
          <w:lang w:val="ru-RU"/>
        </w:rPr>
        <w:fldChar w:fldCharType="separate"/>
      </w:r>
      <w:r w:rsidR="0051333C" w:rsidRPr="0051333C">
        <w:rPr>
          <w:rFonts w:cs="Times New Roman"/>
          <w:lang w:val="ru-RU"/>
        </w:rPr>
        <w:t>[105]</w:t>
      </w:r>
      <w:r w:rsidR="0051333C">
        <w:rPr>
          <w:lang w:val="ru-RU"/>
        </w:rPr>
        <w:fldChar w:fldCharType="end"/>
      </w:r>
      <w:r w:rsidR="0051333C">
        <w:rPr>
          <w:lang w:val="ru-RU"/>
        </w:rPr>
        <w:t xml:space="preserve">. Такое множество дескрипторов учитывает тип атомов и порядок связей между ними, но не характер самих связей. </w:t>
      </w:r>
      <w:r w:rsidR="0051333C">
        <w:t>MultiPASS</w:t>
      </w:r>
      <w:r w:rsidR="0051333C" w:rsidRPr="0075779D">
        <w:rPr>
          <w:lang w:val="ru-RU"/>
        </w:rPr>
        <w:t xml:space="preserve"> </w:t>
      </w:r>
      <w:r w:rsidR="0051333C">
        <w:rPr>
          <w:lang w:val="ru-RU"/>
        </w:rPr>
        <w:t>основан на модифицированном наивном Байесовском классификаторе.</w:t>
      </w:r>
      <w:r w:rsidR="0055673C">
        <w:rPr>
          <w:lang w:val="ru-RU"/>
        </w:rPr>
        <w:t xml:space="preserve"> Априорные вероятности и правдоподобия оцениваются по входной выборке</w:t>
      </w:r>
      <w:r w:rsidR="0055673C" w:rsidRPr="0075779D">
        <w:rPr>
          <w:lang w:val="ru-RU"/>
        </w:rPr>
        <w:t xml:space="preserve"> </w:t>
      </w:r>
      <w:r w:rsidR="0055673C">
        <w:rPr>
          <w:lang w:val="ru-RU"/>
        </w:rPr>
        <w:t>с использованием арксинус-преобразования Фишера</w:t>
      </w:r>
      <w:r w:rsidR="0055673C">
        <w:rPr>
          <w:lang w:val="ru-RU"/>
        </w:rPr>
        <w:fldChar w:fldCharType="begin"/>
      </w:r>
      <w:r w:rsidR="0055673C">
        <w:rPr>
          <w:lang w:val="ru-RU"/>
        </w:rPr>
        <w:instrText xml:space="preserve"> ADDIN ZOTERO_ITEM CSL_CITATION {"citationID":"27nvhrB9","properties":{"formattedCitation":"[106]","plainCitation":"[106]","noteIndex":0},"citationItems":[{"id":8,"uris":["http://zotero.org/users/10071278/items/ZFQFW2L3"],"itemData":{"id":8,"type":"article-journal","abstract":"The freely accessible web resource PASS Online is presented. This resource is designed for the prediction of the biological activity spectra of organic compounds based on their structural formulas for more than 4000 types of biological activity with average accuracy above 95% (http://www.way2drug.com/passonline). The prediction is based on an analysis of the structure-activity relationships in the training set containing information on the structure and biological activity of more than 300000 organic compounds. The possibilities and limitations of this approach are described. Recommendations are given for interpreting the prediction results. Examples are given for the practical use of the PASS Online web resource in order to establish priorities for chemical synthesis and biological testing of substances on the basis of prediction results. The further trends are considered for the using PASS Online as an Internet platform for joint projects of academic researchers for the search and development of new pharmaceutical agents.","container-title":"Chemistry of Heterocyclic Compounds","DOI":"10.1007/s10593-014-1496-1","ISSN":"0009-3122, 1573-8353","issue":"3","journalAbbreviation":"Chem Heterocycl Comp","language":"en","page":"444-457","source":"DOI.org (Crossref)","title":"Prediction of the Biological Activity Spectra of Organic Compounds Using the Pass Online Web Resource","volume":"50","author":[{"family":"Filimonov","given":"D. A."},{"family":"Lagunin","given":"A. A."},{"family":"Gloriozova","given":"T. A."},{"family":"Rudik","given":"A. V."},{"family":"Druzhilovskii","given":"D. S."},{"family":"Pogodin","given":"P. V."},{"family":"Poroikov","given":"V. V."}],"issued":{"date-parts":[["2014",6]]}}}],"schema":"https://github.com/citation-style-language/schema/raw/master/csl-citation.json"} </w:instrText>
      </w:r>
      <w:r w:rsidR="0055673C">
        <w:rPr>
          <w:lang w:val="ru-RU"/>
        </w:rPr>
        <w:fldChar w:fldCharType="separate"/>
      </w:r>
      <w:r w:rsidR="0055673C" w:rsidRPr="0075779D">
        <w:rPr>
          <w:rFonts w:cs="Times New Roman"/>
          <w:lang w:val="ru-RU"/>
        </w:rPr>
        <w:t>[106]</w:t>
      </w:r>
      <w:r w:rsidR="0055673C">
        <w:rPr>
          <w:lang w:val="ru-RU"/>
        </w:rPr>
        <w:fldChar w:fldCharType="end"/>
      </w:r>
      <w:r w:rsidR="0055673C">
        <w:rPr>
          <w:lang w:val="ru-RU"/>
        </w:rPr>
        <w:t>.</w:t>
      </w:r>
      <w:r w:rsidR="00E67701">
        <w:rPr>
          <w:lang w:val="ru-RU"/>
        </w:rPr>
        <w:t xml:space="preserve"> </w:t>
      </w:r>
      <w:r w:rsidR="00C802FF">
        <w:rPr>
          <w:lang w:val="ru-RU"/>
        </w:rPr>
        <w:t xml:space="preserve">При наличии нескольких классов в обучающей выборке </w:t>
      </w:r>
      <w:r w:rsidR="00C802FF">
        <w:t>MultiPASS</w:t>
      </w:r>
      <w:r w:rsidR="00C802FF" w:rsidRPr="0075779D">
        <w:rPr>
          <w:lang w:val="ru-RU"/>
        </w:rPr>
        <w:t xml:space="preserve"> </w:t>
      </w:r>
      <w:r w:rsidR="00C802FF">
        <w:rPr>
          <w:lang w:val="ru-RU"/>
        </w:rPr>
        <w:t xml:space="preserve">берет за отрицательные примеры все примеры, которые не относятся к обучаемому классу. </w:t>
      </w:r>
      <w:r w:rsidR="005A12C5">
        <w:rPr>
          <w:lang w:val="ru-RU"/>
        </w:rPr>
        <w:t xml:space="preserve">На выходе </w:t>
      </w:r>
      <w:r w:rsidR="005A12C5">
        <w:t>MultiPASS</w:t>
      </w:r>
      <w:r w:rsidR="005A12C5" w:rsidRPr="0075779D">
        <w:rPr>
          <w:lang w:val="ru-RU"/>
        </w:rPr>
        <w:t xml:space="preserve"> </w:t>
      </w:r>
      <w:r w:rsidR="005A12C5">
        <w:rPr>
          <w:lang w:val="ru-RU"/>
        </w:rPr>
        <w:t xml:space="preserve">выдает таблицу, в которой для целевых веществ выставлен прогноз в диапазоне </w:t>
      </w:r>
      <w:r w:rsidR="005A12C5" w:rsidRPr="0075779D">
        <w:rPr>
          <w:lang w:val="ru-RU"/>
        </w:rPr>
        <w:t xml:space="preserve">[-1;1]. -1 </w:t>
      </w:r>
      <w:r w:rsidR="005A12C5">
        <w:rPr>
          <w:lang w:val="ru-RU"/>
        </w:rPr>
        <w:t>означает, что программа уверена, что вещество не обладает этой активностью, 1 означает уверенность программы в обладании данным веществом прогнозируемой активностью.</w:t>
      </w:r>
      <w:r w:rsidR="005A12C5" w:rsidRPr="0075779D">
        <w:rPr>
          <w:lang w:val="ru-RU"/>
        </w:rPr>
        <w:t xml:space="preserve"> </w:t>
      </w:r>
      <w:r w:rsidR="00E67701">
        <w:t>MultiPASS</w:t>
      </w:r>
      <w:r w:rsidR="00E67701" w:rsidRPr="0075779D">
        <w:rPr>
          <w:lang w:val="ru-RU"/>
        </w:rPr>
        <w:t xml:space="preserve"> </w:t>
      </w:r>
      <w:r w:rsidR="00E67701">
        <w:rPr>
          <w:lang w:val="ru-RU"/>
        </w:rPr>
        <w:t xml:space="preserve">работает только на операционной системе </w:t>
      </w:r>
      <w:r w:rsidR="00E67701">
        <w:t>Windows</w:t>
      </w:r>
      <w:r w:rsidR="00E67701" w:rsidRPr="0075779D">
        <w:rPr>
          <w:lang w:val="ru-RU"/>
        </w:rPr>
        <w:t>.</w:t>
      </w:r>
    </w:p>
    <w:p w14:paraId="20A3FAE5" w14:textId="745101EC" w:rsidR="00171E8E" w:rsidRDefault="0055673C" w:rsidP="00E11DF9">
      <w:pPr>
        <w:pStyle w:val="a0"/>
        <w:rPr>
          <w:lang w:val="ru-RU"/>
        </w:rPr>
      </w:pPr>
      <w:r>
        <w:rPr>
          <w:lang w:val="ru-RU"/>
        </w:rPr>
        <w:t xml:space="preserve">Программа </w:t>
      </w:r>
      <w:r>
        <w:t>MultiPASS</w:t>
      </w:r>
      <w:r w:rsidRPr="0075779D">
        <w:rPr>
          <w:lang w:val="ru-RU"/>
        </w:rPr>
        <w:t xml:space="preserve"> </w:t>
      </w:r>
      <w:r>
        <w:rPr>
          <w:lang w:val="ru-RU"/>
        </w:rPr>
        <w:t xml:space="preserve">на вход принимает файлы в </w:t>
      </w:r>
      <w:r>
        <w:t>Structure</w:t>
      </w:r>
      <w:r w:rsidRPr="0075779D">
        <w:rPr>
          <w:lang w:val="ru-RU"/>
        </w:rPr>
        <w:t>-</w:t>
      </w:r>
      <w:r>
        <w:t>Data</w:t>
      </w:r>
      <w:r w:rsidRPr="0075779D">
        <w:rPr>
          <w:lang w:val="ru-RU"/>
        </w:rPr>
        <w:t xml:space="preserve"> </w:t>
      </w:r>
      <w:r>
        <w:t>File</w:t>
      </w:r>
      <w:r>
        <w:rPr>
          <w:lang w:val="ru-RU"/>
        </w:rPr>
        <w:t xml:space="preserve"> (</w:t>
      </w:r>
      <w:r>
        <w:t>SDF</w:t>
      </w:r>
      <w:r>
        <w:rPr>
          <w:lang w:val="ru-RU"/>
        </w:rPr>
        <w:t>)</w:t>
      </w:r>
      <w:r w:rsidRPr="0075779D">
        <w:rPr>
          <w:lang w:val="ru-RU"/>
        </w:rPr>
        <w:t xml:space="preserve"> </w:t>
      </w:r>
      <w:r>
        <w:rPr>
          <w:lang w:val="ru-RU"/>
        </w:rPr>
        <w:t>формате</w:t>
      </w:r>
      <w:r w:rsidRPr="0075779D">
        <w:rPr>
          <w:lang w:val="ru-RU"/>
        </w:rPr>
        <w:t>.</w:t>
      </w:r>
      <w:r w:rsidR="00A97629" w:rsidRPr="0075779D">
        <w:rPr>
          <w:lang w:val="ru-RU"/>
        </w:rPr>
        <w:t xml:space="preserve"> </w:t>
      </w:r>
      <w:r w:rsidR="00A97629">
        <w:t>SDF</w:t>
      </w:r>
      <w:r w:rsidR="00A97629" w:rsidRPr="0075779D">
        <w:rPr>
          <w:lang w:val="ru-RU"/>
        </w:rPr>
        <w:t xml:space="preserve"> </w:t>
      </w:r>
      <w:r w:rsidR="00A97629">
        <w:rPr>
          <w:lang w:val="ru-RU"/>
        </w:rPr>
        <w:t xml:space="preserve">файл представляет из себя таблицу, в одной из колонок которой записаны структурные формулы веществ в формате </w:t>
      </w:r>
      <w:r w:rsidR="00A97629">
        <w:t>MOL</w:t>
      </w:r>
      <w:r w:rsidR="00A97629" w:rsidRPr="0075779D">
        <w:rPr>
          <w:lang w:val="ru-RU"/>
        </w:rPr>
        <w:t xml:space="preserve">. </w:t>
      </w:r>
      <w:r w:rsidR="00A97629">
        <w:rPr>
          <w:lang w:val="ru-RU"/>
        </w:rPr>
        <w:t>Запись в файле выглядит следующим образом</w:t>
      </w:r>
      <w:r w:rsidR="00A97629" w:rsidRPr="0075779D">
        <w:rPr>
          <w:lang w:val="ru-RU"/>
        </w:rPr>
        <w:t xml:space="preserve">: </w:t>
      </w:r>
      <w:r w:rsidR="00A97629">
        <w:rPr>
          <w:lang w:val="ru-RU"/>
        </w:rPr>
        <w:t xml:space="preserve">сначала идет описание молекулы в </w:t>
      </w:r>
      <w:r w:rsidR="00A97629">
        <w:t>MOL</w:t>
      </w:r>
      <w:r w:rsidR="00A97629" w:rsidRPr="0075779D">
        <w:rPr>
          <w:lang w:val="ru-RU"/>
        </w:rPr>
        <w:t xml:space="preserve"> </w:t>
      </w:r>
      <w:r w:rsidR="00A97629">
        <w:rPr>
          <w:lang w:val="ru-RU"/>
        </w:rPr>
        <w:t xml:space="preserve">формате, далее идет описание свойств, запись заканчивается 4 символами доллара. </w:t>
      </w:r>
      <w:r w:rsidR="00A97629">
        <w:t>MOL</w:t>
      </w:r>
      <w:r w:rsidR="00A97629" w:rsidRPr="0075779D">
        <w:rPr>
          <w:lang w:val="ru-RU"/>
        </w:rPr>
        <w:t xml:space="preserve"> </w:t>
      </w:r>
      <w:r w:rsidR="00A97629">
        <w:rPr>
          <w:lang w:val="ru-RU"/>
        </w:rPr>
        <w:t>запись молекулы состоит из идентификатора, строки комментария, заголовка-описания молекулы, таблицы атомов и таблицы связей между атомами. Строка с названием свойств начинается с символа «больше»</w:t>
      </w:r>
      <w:r w:rsidR="00A97629" w:rsidRPr="0075779D">
        <w:rPr>
          <w:lang w:val="ru-RU"/>
        </w:rPr>
        <w:t xml:space="preserve">. </w:t>
      </w:r>
      <w:r w:rsidR="00A97629">
        <w:rPr>
          <w:lang w:val="ru-RU"/>
        </w:rPr>
        <w:t xml:space="preserve">Название свойства заключено в угловые скобки, а его значение идет следующей строкой. </w:t>
      </w:r>
      <w:r w:rsidRPr="0075779D">
        <w:rPr>
          <w:lang w:val="ru-RU"/>
        </w:rPr>
        <w:t xml:space="preserve"> </w:t>
      </w:r>
      <w:r>
        <w:rPr>
          <w:lang w:val="ru-RU"/>
        </w:rPr>
        <w:t xml:space="preserve">Для использования </w:t>
      </w:r>
      <w:r w:rsidR="00A97629">
        <w:t>MultiPASS</w:t>
      </w:r>
      <w:r w:rsidR="00A97629" w:rsidRPr="0075779D">
        <w:rPr>
          <w:lang w:val="ru-RU"/>
        </w:rPr>
        <w:t xml:space="preserve"> </w:t>
      </w:r>
      <w:r>
        <w:rPr>
          <w:lang w:val="ru-RU"/>
        </w:rPr>
        <w:t xml:space="preserve">был </w:t>
      </w:r>
      <w:r>
        <w:rPr>
          <w:lang w:val="ru-RU"/>
        </w:rPr>
        <w:lastRenderedPageBreak/>
        <w:t xml:space="preserve">написан скрипт для конвертирования файлов </w:t>
      </w:r>
      <w:r w:rsidR="00A97629">
        <w:rPr>
          <w:lang w:val="ru-RU"/>
        </w:rPr>
        <w:t xml:space="preserve">с выборками из </w:t>
      </w:r>
      <w:r w:rsidR="00A97629">
        <w:t>csv</w:t>
      </w:r>
      <w:r w:rsidR="00A97629" w:rsidRPr="0075779D">
        <w:rPr>
          <w:lang w:val="ru-RU"/>
        </w:rPr>
        <w:t xml:space="preserve"> </w:t>
      </w:r>
      <w:r w:rsidR="00A97629">
        <w:rPr>
          <w:lang w:val="ru-RU"/>
        </w:rPr>
        <w:t xml:space="preserve">формата в </w:t>
      </w:r>
      <w:r w:rsidR="00A97629">
        <w:t>sdf</w:t>
      </w:r>
      <w:r w:rsidR="00A97629" w:rsidRPr="0075779D">
        <w:rPr>
          <w:lang w:val="ru-RU"/>
        </w:rPr>
        <w:t xml:space="preserve"> </w:t>
      </w:r>
      <w:r w:rsidR="00A97629">
        <w:rPr>
          <w:lang w:val="ru-RU"/>
        </w:rPr>
        <w:t xml:space="preserve">формат с помощью языка программирования </w:t>
      </w:r>
      <w:r w:rsidR="00A97629">
        <w:t>Python</w:t>
      </w:r>
      <w:r w:rsidR="00A97629" w:rsidRPr="0075779D">
        <w:rPr>
          <w:lang w:val="ru-RU"/>
        </w:rPr>
        <w:t xml:space="preserve">, </w:t>
      </w:r>
      <w:r w:rsidR="00A97629">
        <w:rPr>
          <w:lang w:val="ru-RU"/>
        </w:rPr>
        <w:t xml:space="preserve">использующий библиотеку </w:t>
      </w:r>
      <w:r w:rsidR="00A97629">
        <w:t>RDKit</w:t>
      </w:r>
      <w:r w:rsidR="00E67701" w:rsidRPr="0075779D">
        <w:rPr>
          <w:lang w:val="ru-RU"/>
        </w:rPr>
        <w:t xml:space="preserve"> </w:t>
      </w:r>
      <w:r w:rsidR="00E67701">
        <w:fldChar w:fldCharType="begin"/>
      </w:r>
      <w:r w:rsidR="00E67701" w:rsidRPr="00E67701">
        <w:rPr>
          <w:lang w:val="ru-RU"/>
        </w:rPr>
        <w:instrText xml:space="preserve"> </w:instrText>
      </w:r>
      <w:r w:rsidR="00E67701">
        <w:instrText>ADDIN</w:instrText>
      </w:r>
      <w:r w:rsidR="00E67701" w:rsidRPr="00E67701">
        <w:rPr>
          <w:lang w:val="ru-RU"/>
        </w:rPr>
        <w:instrText xml:space="preserve"> </w:instrText>
      </w:r>
      <w:r w:rsidR="00E67701">
        <w:instrText>ZOTERO</w:instrText>
      </w:r>
      <w:r w:rsidR="00E67701" w:rsidRPr="00E67701">
        <w:rPr>
          <w:lang w:val="ru-RU"/>
        </w:rPr>
        <w:instrText>_</w:instrText>
      </w:r>
      <w:r w:rsidR="00E67701">
        <w:instrText>ITEM</w:instrText>
      </w:r>
      <w:r w:rsidR="00E67701" w:rsidRPr="00E67701">
        <w:rPr>
          <w:lang w:val="ru-RU"/>
        </w:rPr>
        <w:instrText xml:space="preserve"> </w:instrText>
      </w:r>
      <w:r w:rsidR="00E67701">
        <w:instrText>CSL</w:instrText>
      </w:r>
      <w:r w:rsidR="00E67701" w:rsidRPr="00E67701">
        <w:rPr>
          <w:lang w:val="ru-RU"/>
        </w:rPr>
        <w:instrText>_</w:instrText>
      </w:r>
      <w:r w:rsidR="00E67701">
        <w:instrText>CITATION</w:instrText>
      </w:r>
      <w:r w:rsidR="00E67701" w:rsidRPr="00E67701">
        <w:rPr>
          <w:lang w:val="ru-RU"/>
        </w:rPr>
        <w:instrText xml:space="preserve"> {"</w:instrText>
      </w:r>
      <w:r w:rsidR="00E67701">
        <w:instrText>citationID</w:instrText>
      </w:r>
      <w:r w:rsidR="00E67701" w:rsidRPr="00E67701">
        <w:rPr>
          <w:lang w:val="ru-RU"/>
        </w:rPr>
        <w:instrText>":"</w:instrText>
      </w:r>
      <w:r w:rsidR="00E67701">
        <w:instrText>dN</w:instrText>
      </w:r>
      <w:r w:rsidR="00E67701" w:rsidRPr="00E67701">
        <w:rPr>
          <w:lang w:val="ru-RU"/>
        </w:rPr>
        <w:instrText>97</w:instrText>
      </w:r>
      <w:r w:rsidR="00E67701">
        <w:instrText>eBN</w:instrText>
      </w:r>
      <w:r w:rsidR="00E67701" w:rsidRPr="00E67701">
        <w:rPr>
          <w:lang w:val="ru-RU"/>
        </w:rPr>
        <w:instrText>9","</w:instrText>
      </w:r>
      <w:r w:rsidR="00E67701">
        <w:instrText>properties</w:instrText>
      </w:r>
      <w:r w:rsidR="00E67701" w:rsidRPr="00E67701">
        <w:rPr>
          <w:lang w:val="ru-RU"/>
        </w:rPr>
        <w:instrText>":{"</w:instrText>
      </w:r>
      <w:r w:rsidR="00E67701">
        <w:instrText>formattedCitation</w:instrText>
      </w:r>
      <w:r w:rsidR="00E67701" w:rsidRPr="00E67701">
        <w:rPr>
          <w:lang w:val="ru-RU"/>
        </w:rPr>
        <w:instrText>":"[107]","</w:instrText>
      </w:r>
      <w:r w:rsidR="00E67701">
        <w:instrText>plainCitation</w:instrText>
      </w:r>
      <w:r w:rsidR="00E67701" w:rsidRPr="00E67701">
        <w:rPr>
          <w:lang w:val="ru-RU"/>
        </w:rPr>
        <w:instrText>":"[107]","</w:instrText>
      </w:r>
      <w:r w:rsidR="00E67701">
        <w:instrText>noteIndex</w:instrText>
      </w:r>
      <w:r w:rsidR="00E67701" w:rsidRPr="00E67701">
        <w:rPr>
          <w:lang w:val="ru-RU"/>
        </w:rPr>
        <w:instrText>":0},"</w:instrText>
      </w:r>
      <w:r w:rsidR="00E67701">
        <w:instrText>citationItems</w:instrText>
      </w:r>
      <w:r w:rsidR="00E67701" w:rsidRPr="00E67701">
        <w:rPr>
          <w:lang w:val="ru-RU"/>
        </w:rPr>
        <w:instrText>":[{"</w:instrText>
      </w:r>
      <w:r w:rsidR="00E67701">
        <w:instrText>id</w:instrText>
      </w:r>
      <w:r w:rsidR="00E67701" w:rsidRPr="00E67701">
        <w:rPr>
          <w:lang w:val="ru-RU"/>
        </w:rPr>
        <w:instrText>":620,"</w:instrText>
      </w:r>
      <w:r w:rsidR="00E67701">
        <w:instrText>uris</w:instrText>
      </w:r>
      <w:r w:rsidR="00E67701" w:rsidRPr="00E67701">
        <w:rPr>
          <w:lang w:val="ru-RU"/>
        </w:rPr>
        <w:instrText>":["</w:instrText>
      </w:r>
      <w:r w:rsidR="00E67701">
        <w:instrText>http</w:instrText>
      </w:r>
      <w:r w:rsidR="00E67701" w:rsidRPr="00E67701">
        <w:rPr>
          <w:lang w:val="ru-RU"/>
        </w:rPr>
        <w:instrText>://</w:instrText>
      </w:r>
      <w:r w:rsidR="00E67701">
        <w:instrText>zotero</w:instrText>
      </w:r>
      <w:r w:rsidR="00E67701" w:rsidRPr="00E67701">
        <w:rPr>
          <w:lang w:val="ru-RU"/>
        </w:rPr>
        <w:instrText>.</w:instrText>
      </w:r>
      <w:r w:rsidR="00E67701">
        <w:instrText>org</w:instrText>
      </w:r>
      <w:r w:rsidR="00E67701" w:rsidRPr="00E67701">
        <w:rPr>
          <w:lang w:val="ru-RU"/>
        </w:rPr>
        <w:instrText>/</w:instrText>
      </w:r>
      <w:r w:rsidR="00E67701">
        <w:instrText>users</w:instrText>
      </w:r>
      <w:r w:rsidR="00E67701" w:rsidRPr="00E67701">
        <w:rPr>
          <w:lang w:val="ru-RU"/>
        </w:rPr>
        <w:instrText>/10071278/</w:instrText>
      </w:r>
      <w:r w:rsidR="00E67701">
        <w:instrText>items</w:instrText>
      </w:r>
      <w:r w:rsidR="00E67701" w:rsidRPr="00E67701">
        <w:rPr>
          <w:lang w:val="ru-RU"/>
        </w:rPr>
        <w:instrText>/</w:instrText>
      </w:r>
      <w:r w:rsidR="00E67701">
        <w:instrText>C</w:instrText>
      </w:r>
      <w:r w:rsidR="00E67701" w:rsidRPr="00E67701">
        <w:rPr>
          <w:lang w:val="ru-RU"/>
        </w:rPr>
        <w:instrText>2</w:instrText>
      </w:r>
      <w:r w:rsidR="00E67701">
        <w:instrText>C</w:instrText>
      </w:r>
      <w:r w:rsidR="00E67701" w:rsidRPr="00E67701">
        <w:rPr>
          <w:lang w:val="ru-RU"/>
        </w:rPr>
        <w:instrText>6</w:instrText>
      </w:r>
      <w:r w:rsidR="00E67701">
        <w:instrText>L</w:instrText>
      </w:r>
      <w:r w:rsidR="00E67701" w:rsidRPr="00E67701">
        <w:rPr>
          <w:lang w:val="ru-RU"/>
        </w:rPr>
        <w:instrText>28</w:instrText>
      </w:r>
      <w:r w:rsidR="00E67701">
        <w:instrText>T</w:instrText>
      </w:r>
      <w:r w:rsidR="00E67701" w:rsidRPr="00E67701">
        <w:rPr>
          <w:lang w:val="ru-RU"/>
        </w:rPr>
        <w:instrText>"],"</w:instrText>
      </w:r>
      <w:r w:rsidR="00E67701">
        <w:instrText>itemData</w:instrText>
      </w:r>
      <w:r w:rsidR="00E67701" w:rsidRPr="00E67701">
        <w:rPr>
          <w:lang w:val="ru-RU"/>
        </w:rPr>
        <w:instrText>":{"</w:instrText>
      </w:r>
      <w:r w:rsidR="00E67701">
        <w:instrText>id</w:instrText>
      </w:r>
      <w:r w:rsidR="00E67701" w:rsidRPr="00E67701">
        <w:rPr>
          <w:lang w:val="ru-RU"/>
        </w:rPr>
        <w:instrText>":620,"</w:instrText>
      </w:r>
      <w:r w:rsidR="00E67701">
        <w:instrText>type</w:instrText>
      </w:r>
      <w:r w:rsidR="00E67701" w:rsidRPr="00E67701">
        <w:rPr>
          <w:lang w:val="ru-RU"/>
        </w:rPr>
        <w:instrText>":"</w:instrText>
      </w:r>
      <w:r w:rsidR="00E67701">
        <w:instrText>software</w:instrText>
      </w:r>
      <w:r w:rsidR="00E67701" w:rsidRPr="00E67701">
        <w:rPr>
          <w:lang w:val="ru-RU"/>
        </w:rPr>
        <w:instrText>","</w:instrText>
      </w:r>
      <w:r w:rsidR="00E67701">
        <w:instrText>abstract</w:instrText>
      </w:r>
      <w:r w:rsidR="00E67701" w:rsidRPr="00E67701">
        <w:rPr>
          <w:lang w:val="ru-RU"/>
        </w:rPr>
        <w:instrText>":"</w:instrText>
      </w:r>
      <w:r w:rsidR="00E67701">
        <w:instrText>Release</w:instrText>
      </w:r>
      <w:r w:rsidR="00E67701" w:rsidRPr="00E67701">
        <w:rPr>
          <w:lang w:val="ru-RU"/>
        </w:rPr>
        <w:instrText>_2023.03.1 (</w:instrText>
      </w:r>
      <w:r w:rsidR="00E67701">
        <w:instrText>Changes</w:instrText>
      </w:r>
      <w:r w:rsidR="00E67701" w:rsidRPr="00E67701">
        <w:rPr>
          <w:lang w:val="ru-RU"/>
        </w:rPr>
        <w:instrText xml:space="preserve"> </w:instrText>
      </w:r>
      <w:r w:rsidR="00E67701">
        <w:instrText>relative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Release</w:instrText>
      </w:r>
      <w:r w:rsidR="00E67701" w:rsidRPr="00E67701">
        <w:rPr>
          <w:lang w:val="ru-RU"/>
        </w:rPr>
        <w:instrText xml:space="preserve">_2022.09.1) </w:instrText>
      </w:r>
      <w:r w:rsidR="00E67701">
        <w:instrText>Acknowledgements</w:instrText>
      </w:r>
      <w:r w:rsidR="00E67701" w:rsidRPr="00E67701">
        <w:rPr>
          <w:lang w:val="ru-RU"/>
        </w:rPr>
        <w:instrText xml:space="preserve"> (</w:instrText>
      </w:r>
      <w:r w:rsidR="00E67701">
        <w:instrText>Note</w:instrText>
      </w:r>
      <w:r w:rsidR="00E67701" w:rsidRPr="00E67701">
        <w:rPr>
          <w:lang w:val="ru-RU"/>
        </w:rPr>
        <w:instrText xml:space="preserve">: </w:instrText>
      </w:r>
      <w:r w:rsidR="00E67701">
        <w:instrText>I</w:instrText>
      </w:r>
      <w:r w:rsidR="00E67701" w:rsidRPr="00E67701">
        <w:rPr>
          <w:lang w:val="ru-RU"/>
        </w:rPr>
        <w:instrText>'</w:instrText>
      </w:r>
      <w:r w:rsidR="00E67701">
        <w:instrText>m</w:instrText>
      </w:r>
      <w:r w:rsidR="00E67701" w:rsidRPr="00E67701">
        <w:rPr>
          <w:lang w:val="ru-RU"/>
        </w:rPr>
        <w:instrText xml:space="preserve"> </w:instrText>
      </w:r>
      <w:r w:rsidR="00E67701">
        <w:instrText>no</w:instrText>
      </w:r>
      <w:r w:rsidR="00E67701" w:rsidRPr="00E67701">
        <w:rPr>
          <w:lang w:val="ru-RU"/>
        </w:rPr>
        <w:instrText xml:space="preserve"> </w:instrText>
      </w:r>
      <w:r w:rsidR="00E67701">
        <w:instrText>longer</w:instrText>
      </w:r>
      <w:r w:rsidR="00E67701" w:rsidRPr="00E67701">
        <w:rPr>
          <w:lang w:val="ru-RU"/>
        </w:rPr>
        <w:instrText xml:space="preserve"> </w:instrText>
      </w:r>
      <w:r w:rsidR="00E67701">
        <w:instrText>attempting</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manually</w:instrText>
      </w:r>
      <w:r w:rsidR="00E67701" w:rsidRPr="00E67701">
        <w:rPr>
          <w:lang w:val="ru-RU"/>
        </w:rPr>
        <w:instrText xml:space="preserve"> </w:instrText>
      </w:r>
      <w:r w:rsidR="00E67701">
        <w:instrText>curate</w:instrText>
      </w:r>
      <w:r w:rsidR="00E67701" w:rsidRPr="00E67701">
        <w:rPr>
          <w:lang w:val="ru-RU"/>
        </w:rPr>
        <w:instrText xml:space="preserve"> </w:instrText>
      </w:r>
      <w:r w:rsidR="00E67701">
        <w:instrText>names</w:instrText>
      </w:r>
      <w:r w:rsidR="00E67701" w:rsidRPr="00E67701">
        <w:rPr>
          <w:lang w:val="ru-RU"/>
        </w:rPr>
        <w:instrText xml:space="preserve">. </w:instrText>
      </w:r>
      <w:r w:rsidR="00E67701">
        <w:instrText>If</w:instrText>
      </w:r>
      <w:r w:rsidR="00E67701" w:rsidRPr="00E67701">
        <w:rPr>
          <w:lang w:val="ru-RU"/>
        </w:rPr>
        <w:instrText xml:space="preserve"> </w:instrText>
      </w:r>
      <w:r w:rsidR="00E67701">
        <w:instrText>you</w:instrText>
      </w:r>
      <w:r w:rsidR="00E67701" w:rsidRPr="00E67701">
        <w:rPr>
          <w:lang w:val="ru-RU"/>
        </w:rPr>
        <w:instrText xml:space="preserve"> </w:instrText>
      </w:r>
      <w:r w:rsidR="00E67701">
        <w:instrText>would</w:instrText>
      </w:r>
      <w:r w:rsidR="00E67701" w:rsidRPr="00E67701">
        <w:rPr>
          <w:lang w:val="ru-RU"/>
        </w:rPr>
        <w:instrText xml:space="preserve"> </w:instrText>
      </w:r>
      <w:r w:rsidR="00E67701">
        <w:instrText>like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see</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contribution</w:instrText>
      </w:r>
      <w:r w:rsidR="00E67701" w:rsidRPr="00E67701">
        <w:rPr>
          <w:lang w:val="ru-RU"/>
        </w:rPr>
        <w:instrText xml:space="preserve"> </w:instrText>
      </w:r>
      <w:r w:rsidR="00E67701">
        <w:instrText>acknowledged</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name</w:instrText>
      </w:r>
      <w:r w:rsidR="00E67701" w:rsidRPr="00E67701">
        <w:rPr>
          <w:lang w:val="ru-RU"/>
        </w:rPr>
        <w:instrText xml:space="preserve">, </w:instrText>
      </w:r>
      <w:r w:rsidR="00E67701">
        <w:instrText>please</w:instrText>
      </w:r>
      <w:r w:rsidR="00E67701" w:rsidRPr="00E67701">
        <w:rPr>
          <w:lang w:val="ru-RU"/>
        </w:rPr>
        <w:instrText xml:space="preserve"> </w:instrText>
      </w:r>
      <w:r w:rsidR="00E67701">
        <w:instrText>set</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name</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GitHub</w:instrText>
      </w:r>
      <w:r w:rsidR="00E67701" w:rsidRPr="00E67701">
        <w:rPr>
          <w:lang w:val="ru-RU"/>
        </w:rPr>
        <w:instrText xml:space="preserve">) </w:instrText>
      </w:r>
      <w:r w:rsidR="00E67701">
        <w:instrText>Michael</w:instrText>
      </w:r>
      <w:r w:rsidR="00E67701" w:rsidRPr="00E67701">
        <w:rPr>
          <w:lang w:val="ru-RU"/>
        </w:rPr>
        <w:instrText xml:space="preserve"> </w:instrText>
      </w:r>
      <w:r w:rsidR="00E67701">
        <w:instrText>Banck</w:instrText>
      </w:r>
      <w:r w:rsidR="00E67701" w:rsidRPr="00E67701">
        <w:rPr>
          <w:lang w:val="ru-RU"/>
        </w:rPr>
        <w:instrText xml:space="preserve">, </w:instrText>
      </w:r>
      <w:r w:rsidR="00E67701">
        <w:instrText>Christopher</w:instrText>
      </w:r>
      <w:r w:rsidR="00E67701" w:rsidRPr="00E67701">
        <w:rPr>
          <w:lang w:val="ru-RU"/>
        </w:rPr>
        <w:instrText xml:space="preserve"> </w:instrText>
      </w:r>
      <w:r w:rsidR="00E67701">
        <w:instrText>Von</w:instrText>
      </w:r>
      <w:r w:rsidR="00E67701" w:rsidRPr="00E67701">
        <w:rPr>
          <w:lang w:val="ru-RU"/>
        </w:rPr>
        <w:instrText xml:space="preserve"> </w:instrText>
      </w:r>
      <w:r w:rsidR="00E67701">
        <w:instrText>Bargen</w:instrText>
      </w:r>
      <w:r w:rsidR="00E67701" w:rsidRPr="00E67701">
        <w:rPr>
          <w:lang w:val="ru-RU"/>
        </w:rPr>
        <w:instrText xml:space="preserve">, </w:instrText>
      </w:r>
      <w:r w:rsidR="00E67701">
        <w:instrText>Jason</w:instrText>
      </w:r>
      <w:r w:rsidR="00E67701" w:rsidRPr="00E67701">
        <w:rPr>
          <w:lang w:val="ru-RU"/>
        </w:rPr>
        <w:instrText xml:space="preserve"> </w:instrText>
      </w:r>
      <w:r w:rsidR="00E67701">
        <w:instrText>Biggs</w:instrText>
      </w:r>
      <w:r w:rsidR="00E67701" w:rsidRPr="00E67701">
        <w:rPr>
          <w:lang w:val="ru-RU"/>
        </w:rPr>
        <w:instrText xml:space="preserve">, </w:instrText>
      </w:r>
      <w:r w:rsidR="00E67701">
        <w:instrText>Jonathan</w:instrText>
      </w:r>
      <w:r w:rsidR="00E67701" w:rsidRPr="00E67701">
        <w:rPr>
          <w:lang w:val="ru-RU"/>
        </w:rPr>
        <w:instrText xml:space="preserve"> </w:instrText>
      </w:r>
      <w:r w:rsidR="00E67701">
        <w:instrText>Bisson</w:instrText>
      </w:r>
      <w:r w:rsidR="00E67701" w:rsidRPr="00E67701">
        <w:rPr>
          <w:lang w:val="ru-RU"/>
        </w:rPr>
        <w:instrText xml:space="preserve">, </w:instrText>
      </w:r>
      <w:r w:rsidR="00E67701">
        <w:instrText>Jacob</w:instrText>
      </w:r>
      <w:r w:rsidR="00E67701" w:rsidRPr="00E67701">
        <w:rPr>
          <w:lang w:val="ru-RU"/>
        </w:rPr>
        <w:instrText xml:space="preserve"> </w:instrText>
      </w:r>
      <w:r w:rsidR="00E67701">
        <w:instrText>Bloom</w:instrText>
      </w:r>
      <w:r w:rsidR="00E67701" w:rsidRPr="00E67701">
        <w:rPr>
          <w:lang w:val="ru-RU"/>
        </w:rPr>
        <w:instrText xml:space="preserve">, </w:instrText>
      </w:r>
      <w:r w:rsidR="00E67701">
        <w:instrText>Shang</w:instrText>
      </w:r>
      <w:r w:rsidR="00E67701" w:rsidRPr="00E67701">
        <w:rPr>
          <w:lang w:val="ru-RU"/>
        </w:rPr>
        <w:instrText xml:space="preserve"> </w:instrText>
      </w:r>
      <w:r w:rsidR="00E67701">
        <w:instrText>Chien</w:instrText>
      </w:r>
      <w:r w:rsidR="00E67701" w:rsidRPr="00E67701">
        <w:rPr>
          <w:lang w:val="ru-RU"/>
        </w:rPr>
        <w:instrText xml:space="preserve">, </w:instrText>
      </w:r>
      <w:r w:rsidR="00E67701">
        <w:instrText>David</w:instrText>
      </w:r>
      <w:r w:rsidR="00E67701" w:rsidRPr="00E67701">
        <w:rPr>
          <w:lang w:val="ru-RU"/>
        </w:rPr>
        <w:instrText xml:space="preserve"> </w:instrText>
      </w:r>
      <w:r w:rsidR="00E67701">
        <w:instrText>Cosgrove</w:instrText>
      </w:r>
      <w:r w:rsidR="00E67701" w:rsidRPr="00E67701">
        <w:rPr>
          <w:lang w:val="ru-RU"/>
        </w:rPr>
        <w:instrText xml:space="preserve">, </w:instrText>
      </w:r>
      <w:r w:rsidR="00E67701">
        <w:instrText>Iren</w:instrText>
      </w:r>
      <w:r w:rsidR="00E67701" w:rsidRPr="00E67701">
        <w:rPr>
          <w:lang w:val="ru-RU"/>
        </w:rPr>
        <w:instrText xml:space="preserve"> </w:instrText>
      </w:r>
      <w:r w:rsidR="00E67701">
        <w:instrText>Azra</w:instrText>
      </w:r>
      <w:r w:rsidR="00E67701" w:rsidRPr="00E67701">
        <w:rPr>
          <w:lang w:val="ru-RU"/>
        </w:rPr>
        <w:instrText xml:space="preserve"> </w:instrText>
      </w:r>
      <w:r w:rsidR="00E67701">
        <w:instrText>Azra</w:instrText>
      </w:r>
      <w:r w:rsidR="00E67701" w:rsidRPr="00E67701">
        <w:rPr>
          <w:lang w:val="ru-RU"/>
        </w:rPr>
        <w:instrText xml:space="preserve"> </w:instrText>
      </w:r>
      <w:r w:rsidR="00E67701">
        <w:instrText>Coskun</w:instrText>
      </w:r>
      <w:r w:rsidR="00E67701" w:rsidRPr="00E67701">
        <w:rPr>
          <w:lang w:val="ru-RU"/>
        </w:rPr>
        <w:instrText xml:space="preserve">, </w:instrText>
      </w:r>
      <w:r w:rsidR="00E67701">
        <w:instrText>Andrew</w:instrText>
      </w:r>
      <w:r w:rsidR="00E67701" w:rsidRPr="00E67701">
        <w:rPr>
          <w:lang w:val="ru-RU"/>
        </w:rPr>
        <w:instrText xml:space="preserve"> </w:instrText>
      </w:r>
      <w:r w:rsidR="00E67701">
        <w:instrText>Dalke</w:instrText>
      </w:r>
      <w:r w:rsidR="00E67701" w:rsidRPr="00E67701">
        <w:rPr>
          <w:lang w:val="ru-RU"/>
        </w:rPr>
        <w:instrText xml:space="preserve">, </w:instrText>
      </w:r>
      <w:r w:rsidR="00E67701">
        <w:instrText>Eloy</w:instrText>
      </w:r>
      <w:r w:rsidR="00E67701" w:rsidRPr="00E67701">
        <w:rPr>
          <w:lang w:val="ru-RU"/>
        </w:rPr>
        <w:instrText xml:space="preserve"> </w:instrText>
      </w:r>
      <w:r w:rsidR="00E67701">
        <w:instrText>F</w:instrText>
      </w:r>
      <w:r w:rsidR="00E67701" w:rsidRPr="00E67701">
        <w:rPr>
          <w:lang w:val="ru-RU"/>
        </w:rPr>
        <w:instrText>é</w:instrText>
      </w:r>
      <w:r w:rsidR="00E67701">
        <w:instrText>lix</w:instrText>
      </w:r>
      <w:r w:rsidR="00E67701" w:rsidRPr="00E67701">
        <w:rPr>
          <w:lang w:val="ru-RU"/>
        </w:rPr>
        <w:instrText xml:space="preserve">, </w:instrText>
      </w:r>
      <w:r w:rsidR="00E67701">
        <w:instrText>Peter</w:instrText>
      </w:r>
      <w:r w:rsidR="00E67701" w:rsidRPr="00E67701">
        <w:rPr>
          <w:lang w:val="ru-RU"/>
        </w:rPr>
        <w:instrText xml:space="preserve"> </w:instrText>
      </w:r>
      <w:r w:rsidR="00E67701">
        <w:instrText>Gedeck</w:instrText>
      </w:r>
      <w:r w:rsidR="00E67701" w:rsidRPr="00E67701">
        <w:rPr>
          <w:lang w:val="ru-RU"/>
        </w:rPr>
        <w:instrText xml:space="preserve">, </w:instrText>
      </w:r>
      <w:r w:rsidR="00E67701">
        <w:instrText>Desmond</w:instrText>
      </w:r>
      <w:r w:rsidR="00E67701" w:rsidRPr="00E67701">
        <w:rPr>
          <w:lang w:val="ru-RU"/>
        </w:rPr>
        <w:instrText xml:space="preserve"> </w:instrText>
      </w:r>
      <w:r w:rsidR="00E67701">
        <w:instrText>Gilmour</w:instrText>
      </w:r>
      <w:r w:rsidR="00E67701" w:rsidRPr="00E67701">
        <w:rPr>
          <w:lang w:val="ru-RU"/>
        </w:rPr>
        <w:instrText xml:space="preserve">, </w:instrText>
      </w:r>
      <w:r w:rsidR="00E67701">
        <w:instrText>Mos</w:instrText>
      </w:r>
      <w:r w:rsidR="00E67701" w:rsidRPr="00E67701">
        <w:rPr>
          <w:lang w:val="ru-RU"/>
        </w:rPr>
        <w:instrText xml:space="preserve">è </w:instrText>
      </w:r>
      <w:r w:rsidR="00E67701">
        <w:instrText>Giordano</w:instrText>
      </w:r>
      <w:r w:rsidR="00E67701" w:rsidRPr="00E67701">
        <w:rPr>
          <w:lang w:val="ru-RU"/>
        </w:rPr>
        <w:instrText xml:space="preserve">, </w:instrText>
      </w:r>
      <w:r w:rsidR="00E67701">
        <w:instrText>Emanuele</w:instrText>
      </w:r>
      <w:r w:rsidR="00E67701" w:rsidRPr="00E67701">
        <w:rPr>
          <w:lang w:val="ru-RU"/>
        </w:rPr>
        <w:instrText xml:space="preserve"> </w:instrText>
      </w:r>
      <w:r w:rsidR="00E67701">
        <w:instrText>Guidotti</w:instrText>
      </w:r>
      <w:r w:rsidR="00E67701" w:rsidRPr="00E67701">
        <w:rPr>
          <w:lang w:val="ru-RU"/>
        </w:rPr>
        <w:instrText xml:space="preserve">, </w:instrText>
      </w:r>
      <w:r w:rsidR="00E67701">
        <w:instrText>Tad</w:instrText>
      </w:r>
      <w:r w:rsidR="00E67701" w:rsidRPr="00E67701">
        <w:rPr>
          <w:lang w:val="ru-RU"/>
        </w:rPr>
        <w:instrText xml:space="preserve"> </w:instrText>
      </w:r>
      <w:r w:rsidR="00E67701">
        <w:instrText>Hurst</w:instrText>
      </w:r>
      <w:r w:rsidR="00E67701" w:rsidRPr="00E67701">
        <w:rPr>
          <w:lang w:val="ru-RU"/>
        </w:rPr>
        <w:instrText xml:space="preserve">, </w:instrText>
      </w:r>
      <w:r w:rsidR="00E67701">
        <w:instrText>Gareth</w:instrText>
      </w:r>
      <w:r w:rsidR="00E67701" w:rsidRPr="00E67701">
        <w:rPr>
          <w:lang w:val="ru-RU"/>
        </w:rPr>
        <w:instrText xml:space="preserve"> </w:instrText>
      </w:r>
      <w:r w:rsidR="00E67701">
        <w:instrText>Jones</w:instrText>
      </w:r>
      <w:r w:rsidR="00E67701" w:rsidRPr="00E67701">
        <w:rPr>
          <w:lang w:val="ru-RU"/>
        </w:rPr>
        <w:instrText xml:space="preserve">, </w:instrText>
      </w:r>
      <w:r w:rsidR="00E67701">
        <w:instrText>Calvin</w:instrText>
      </w:r>
      <w:r w:rsidR="00E67701" w:rsidRPr="00E67701">
        <w:rPr>
          <w:lang w:val="ru-RU"/>
        </w:rPr>
        <w:instrText xml:space="preserve"> </w:instrText>
      </w:r>
      <w:r w:rsidR="00E67701">
        <w:instrText>Josenhans</w:instrText>
      </w:r>
      <w:r w:rsidR="00E67701" w:rsidRPr="00E67701">
        <w:rPr>
          <w:lang w:val="ru-RU"/>
        </w:rPr>
        <w:instrText xml:space="preserve">, </w:instrText>
      </w:r>
      <w:r w:rsidR="00E67701">
        <w:instrText>Maria</w:instrText>
      </w:r>
      <w:r w:rsidR="00E67701" w:rsidRPr="00E67701">
        <w:rPr>
          <w:lang w:val="ru-RU"/>
        </w:rPr>
        <w:instrText xml:space="preserve"> </w:instrText>
      </w:r>
      <w:r w:rsidR="00E67701">
        <w:instrText>Kadukova</w:instrText>
      </w:r>
      <w:r w:rsidR="00E67701" w:rsidRPr="00E67701">
        <w:rPr>
          <w:lang w:val="ru-RU"/>
        </w:rPr>
        <w:instrText xml:space="preserve">, </w:instrText>
      </w:r>
      <w:r w:rsidR="00E67701">
        <w:instrText>Brian</w:instrText>
      </w:r>
      <w:r w:rsidR="00E67701" w:rsidRPr="00E67701">
        <w:rPr>
          <w:lang w:val="ru-RU"/>
        </w:rPr>
        <w:instrText xml:space="preserve"> </w:instrText>
      </w:r>
      <w:r w:rsidR="00E67701">
        <w:instrText>Kelley</w:instrText>
      </w:r>
      <w:r w:rsidR="00E67701" w:rsidRPr="00E67701">
        <w:rPr>
          <w:lang w:val="ru-RU"/>
        </w:rPr>
        <w:instrText xml:space="preserve">, </w:instrText>
      </w:r>
      <w:r w:rsidR="00E67701">
        <w:instrText>Joos</w:instrText>
      </w:r>
      <w:r w:rsidR="00E67701" w:rsidRPr="00E67701">
        <w:rPr>
          <w:lang w:val="ru-RU"/>
        </w:rPr>
        <w:instrText xml:space="preserve"> </w:instrText>
      </w:r>
      <w:r w:rsidR="00E67701">
        <w:instrText>Kiener</w:instrText>
      </w:r>
      <w:r w:rsidR="00E67701" w:rsidRPr="00E67701">
        <w:rPr>
          <w:lang w:val="ru-RU"/>
        </w:rPr>
        <w:instrText xml:space="preserve">, </w:instrText>
      </w:r>
      <w:r w:rsidR="00E67701">
        <w:instrText>Chris</w:instrText>
      </w:r>
      <w:r w:rsidR="00E67701" w:rsidRPr="00E67701">
        <w:rPr>
          <w:lang w:val="ru-RU"/>
        </w:rPr>
        <w:instrText xml:space="preserve"> </w:instrText>
      </w:r>
      <w:r w:rsidR="00E67701">
        <w:instrText>Kuenneth</w:instrText>
      </w:r>
      <w:r w:rsidR="00E67701" w:rsidRPr="00E67701">
        <w:rPr>
          <w:lang w:val="ru-RU"/>
        </w:rPr>
        <w:instrText xml:space="preserve">, </w:instrText>
      </w:r>
      <w:r w:rsidR="00E67701">
        <w:instrText>Martin</w:instrText>
      </w:r>
      <w:r w:rsidR="00E67701" w:rsidRPr="00E67701">
        <w:rPr>
          <w:lang w:val="ru-RU"/>
        </w:rPr>
        <w:instrText xml:space="preserve"> </w:instrText>
      </w:r>
      <w:r w:rsidR="00E67701">
        <w:instrText>Larralde</w:instrText>
      </w:r>
      <w:r w:rsidR="00E67701" w:rsidRPr="00E67701">
        <w:rPr>
          <w:lang w:val="ru-RU"/>
        </w:rPr>
        <w:instrText xml:space="preserve">, </w:instrText>
      </w:r>
      <w:r w:rsidR="00E67701">
        <w:instrText>Krzysztof</w:instrText>
      </w:r>
      <w:r w:rsidR="00E67701" w:rsidRPr="00E67701">
        <w:rPr>
          <w:lang w:val="ru-RU"/>
        </w:rPr>
        <w:instrText xml:space="preserve"> </w:instrText>
      </w:r>
      <w:r w:rsidR="00E67701">
        <w:instrText>Maziarz</w:instrText>
      </w:r>
      <w:r w:rsidR="00E67701" w:rsidRPr="00E67701">
        <w:rPr>
          <w:lang w:val="ru-RU"/>
        </w:rPr>
        <w:instrText xml:space="preserve">, </w:instrText>
      </w:r>
      <w:r w:rsidR="00E67701">
        <w:instrText>Jeremy</w:instrText>
      </w:r>
      <w:r w:rsidR="00E67701" w:rsidRPr="00E67701">
        <w:rPr>
          <w:lang w:val="ru-RU"/>
        </w:rPr>
        <w:instrText xml:space="preserve"> </w:instrText>
      </w:r>
      <w:r w:rsidR="00E67701">
        <w:instrText>Monat</w:instrText>
      </w:r>
      <w:r w:rsidR="00E67701" w:rsidRPr="00E67701">
        <w:rPr>
          <w:lang w:val="ru-RU"/>
        </w:rPr>
        <w:instrText xml:space="preserve">, </w:instrText>
      </w:r>
      <w:r w:rsidR="00E67701">
        <w:instrText>Michel</w:instrText>
      </w:r>
      <w:r w:rsidR="00E67701" w:rsidRPr="00E67701">
        <w:rPr>
          <w:lang w:val="ru-RU"/>
        </w:rPr>
        <w:instrText xml:space="preserve"> </w:instrText>
      </w:r>
      <w:r w:rsidR="00E67701">
        <w:instrText>Moreau</w:instrText>
      </w:r>
      <w:r w:rsidR="00E67701" w:rsidRPr="00E67701">
        <w:rPr>
          <w:lang w:val="ru-RU"/>
        </w:rPr>
        <w:instrText xml:space="preserve">, </w:instrText>
      </w:r>
      <w:r w:rsidR="00E67701">
        <w:instrText>Rocco</w:instrText>
      </w:r>
      <w:r w:rsidR="00E67701" w:rsidRPr="00E67701">
        <w:rPr>
          <w:lang w:val="ru-RU"/>
        </w:rPr>
        <w:instrText xml:space="preserve"> </w:instrText>
      </w:r>
      <w:r w:rsidR="00E67701">
        <w:instrText>Moretti</w:instrText>
      </w:r>
      <w:r w:rsidR="00E67701" w:rsidRPr="00E67701">
        <w:rPr>
          <w:lang w:val="ru-RU"/>
        </w:rPr>
        <w:instrText xml:space="preserve">, </w:instrText>
      </w:r>
      <w:r w:rsidR="00E67701">
        <w:instrText>Lucas</w:instrText>
      </w:r>
      <w:r w:rsidR="00E67701" w:rsidRPr="00E67701">
        <w:rPr>
          <w:lang w:val="ru-RU"/>
        </w:rPr>
        <w:instrText xml:space="preserve"> </w:instrText>
      </w:r>
      <w:r w:rsidR="00E67701">
        <w:instrText>Morin</w:instrText>
      </w:r>
      <w:r w:rsidR="00E67701" w:rsidRPr="00E67701">
        <w:rPr>
          <w:lang w:val="ru-RU"/>
        </w:rPr>
        <w:instrText xml:space="preserve">, </w:instrText>
      </w:r>
      <w:r w:rsidR="00E67701">
        <w:instrText>Dan</w:instrText>
      </w:r>
      <w:r w:rsidR="00E67701" w:rsidRPr="00E67701">
        <w:rPr>
          <w:lang w:val="ru-RU"/>
        </w:rPr>
        <w:instrText xml:space="preserve"> </w:instrText>
      </w:r>
      <w:r w:rsidR="00E67701">
        <w:instrText>Nealschneider</w:instrText>
      </w:r>
      <w:r w:rsidR="00E67701" w:rsidRPr="00E67701">
        <w:rPr>
          <w:lang w:val="ru-RU"/>
        </w:rPr>
        <w:instrText xml:space="preserve">, </w:instrText>
      </w:r>
      <w:r w:rsidR="00E67701">
        <w:instrText>Noel</w:instrText>
      </w:r>
      <w:r w:rsidR="00E67701" w:rsidRPr="00E67701">
        <w:rPr>
          <w:lang w:val="ru-RU"/>
        </w:rPr>
        <w:instrText xml:space="preserve"> </w:instrText>
      </w:r>
      <w:r w:rsidR="00E67701">
        <w:instrText>O</w:instrText>
      </w:r>
      <w:r w:rsidR="00E67701" w:rsidRPr="00E67701">
        <w:rPr>
          <w:lang w:val="ru-RU"/>
        </w:rPr>
        <w:instrText>'</w:instrText>
      </w:r>
      <w:r w:rsidR="00E67701">
        <w:instrText>Boyle</w:instrText>
      </w:r>
      <w:r w:rsidR="00E67701" w:rsidRPr="00E67701">
        <w:rPr>
          <w:lang w:val="ru-RU"/>
        </w:rPr>
        <w:instrText xml:space="preserve">, </w:instrText>
      </w:r>
      <w:r w:rsidR="00E67701">
        <w:instrText>Vladas</w:instrText>
      </w:r>
      <w:r w:rsidR="00E67701" w:rsidRPr="00E67701">
        <w:rPr>
          <w:lang w:val="ru-RU"/>
        </w:rPr>
        <w:instrText xml:space="preserve"> </w:instrText>
      </w:r>
      <w:r w:rsidR="00E67701">
        <w:instrText>Oleinikovas</w:instrText>
      </w:r>
      <w:r w:rsidR="00E67701" w:rsidRPr="00E67701">
        <w:rPr>
          <w:lang w:val="ru-RU"/>
        </w:rPr>
        <w:instrText xml:space="preserve">, </w:instrText>
      </w:r>
      <w:r w:rsidR="00E67701">
        <w:instrText>Rachael</w:instrText>
      </w:r>
      <w:r w:rsidR="00E67701" w:rsidRPr="00E67701">
        <w:rPr>
          <w:lang w:val="ru-RU"/>
        </w:rPr>
        <w:instrText xml:space="preserve"> </w:instrText>
      </w:r>
      <w:r w:rsidR="00E67701">
        <w:instrText>Pirie</w:instrText>
      </w:r>
      <w:r w:rsidR="00E67701" w:rsidRPr="00E67701">
        <w:rPr>
          <w:lang w:val="ru-RU"/>
        </w:rPr>
        <w:instrText xml:space="preserve">, </w:instrText>
      </w:r>
      <w:r w:rsidR="00E67701">
        <w:instrText>Ricardo</w:instrText>
      </w:r>
      <w:r w:rsidR="00E67701" w:rsidRPr="00E67701">
        <w:rPr>
          <w:lang w:val="ru-RU"/>
        </w:rPr>
        <w:instrText xml:space="preserve"> </w:instrText>
      </w:r>
      <w:r w:rsidR="00E67701">
        <w:instrText>Rodriguez</w:instrText>
      </w:r>
      <w:r w:rsidR="00E67701" w:rsidRPr="00E67701">
        <w:rPr>
          <w:lang w:val="ru-RU"/>
        </w:rPr>
        <w:instrText>-</w:instrText>
      </w:r>
      <w:r w:rsidR="00E67701">
        <w:instrText>Schmidt</w:instrText>
      </w:r>
      <w:r w:rsidR="00E67701" w:rsidRPr="00E67701">
        <w:rPr>
          <w:lang w:val="ru-RU"/>
        </w:rPr>
        <w:instrText xml:space="preserve">, </w:instrText>
      </w:r>
      <w:r w:rsidR="00E67701">
        <w:instrText>Vincent</w:instrText>
      </w:r>
      <w:r w:rsidR="00E67701" w:rsidRPr="00E67701">
        <w:rPr>
          <w:lang w:val="ru-RU"/>
        </w:rPr>
        <w:instrText xml:space="preserve"> </w:instrText>
      </w:r>
      <w:r w:rsidR="00E67701">
        <w:instrText>F</w:instrText>
      </w:r>
      <w:r w:rsidR="00E67701" w:rsidRPr="00E67701">
        <w:rPr>
          <w:lang w:val="ru-RU"/>
        </w:rPr>
        <w:instrText xml:space="preserve">. </w:instrText>
      </w:r>
      <w:r w:rsidR="00E67701">
        <w:instrText>Scalfani</w:instrText>
      </w:r>
      <w:r w:rsidR="00E67701" w:rsidRPr="00E67701">
        <w:rPr>
          <w:lang w:val="ru-RU"/>
        </w:rPr>
        <w:instrText xml:space="preserve">, </w:instrText>
      </w:r>
      <w:r w:rsidR="00E67701">
        <w:instrText>Gregor</w:instrText>
      </w:r>
      <w:r w:rsidR="00E67701" w:rsidRPr="00E67701">
        <w:rPr>
          <w:lang w:val="ru-RU"/>
        </w:rPr>
        <w:instrText xml:space="preserve"> </w:instrText>
      </w:r>
      <w:r w:rsidR="00E67701">
        <w:instrText>Simm</w:instrText>
      </w:r>
      <w:r w:rsidR="00E67701" w:rsidRPr="00E67701">
        <w:rPr>
          <w:lang w:val="ru-RU"/>
        </w:rPr>
        <w:instrText xml:space="preserve">, </w:instrText>
      </w:r>
      <w:r w:rsidR="00E67701">
        <w:instrText>Marco</w:instrText>
      </w:r>
      <w:r w:rsidR="00E67701" w:rsidRPr="00E67701">
        <w:rPr>
          <w:lang w:val="ru-RU"/>
        </w:rPr>
        <w:instrText xml:space="preserve"> </w:instrText>
      </w:r>
      <w:r w:rsidR="00E67701">
        <w:instrText>Stenta</w:instrText>
      </w:r>
      <w:r w:rsidR="00E67701" w:rsidRPr="00E67701">
        <w:rPr>
          <w:lang w:val="ru-RU"/>
        </w:rPr>
        <w:instrText xml:space="preserve">, </w:instrText>
      </w:r>
      <w:r w:rsidR="00E67701">
        <w:instrText>Georgi</w:instrText>
      </w:r>
      <w:r w:rsidR="00E67701" w:rsidRPr="00E67701">
        <w:rPr>
          <w:lang w:val="ru-RU"/>
        </w:rPr>
        <w:instrText xml:space="preserve"> </w:instrText>
      </w:r>
      <w:r w:rsidR="00E67701">
        <w:instrText>Stoychev</w:instrText>
      </w:r>
      <w:r w:rsidR="00E67701" w:rsidRPr="00E67701">
        <w:rPr>
          <w:lang w:val="ru-RU"/>
        </w:rPr>
        <w:instrText xml:space="preserve">, </w:instrText>
      </w:r>
      <w:r w:rsidR="00E67701">
        <w:instrText>Paolo</w:instrText>
      </w:r>
      <w:r w:rsidR="00E67701" w:rsidRPr="00E67701">
        <w:rPr>
          <w:lang w:val="ru-RU"/>
        </w:rPr>
        <w:instrText xml:space="preserve"> </w:instrText>
      </w:r>
      <w:r w:rsidR="00E67701">
        <w:instrText>Tosco</w:instrText>
      </w:r>
      <w:r w:rsidR="00E67701" w:rsidRPr="00E67701">
        <w:rPr>
          <w:lang w:val="ru-RU"/>
        </w:rPr>
        <w:instrText xml:space="preserve">, </w:instrText>
      </w:r>
      <w:r w:rsidR="00E67701">
        <w:instrText>Kazuya</w:instrText>
      </w:r>
      <w:r w:rsidR="00E67701" w:rsidRPr="00E67701">
        <w:rPr>
          <w:lang w:val="ru-RU"/>
        </w:rPr>
        <w:instrText xml:space="preserve"> </w:instrText>
      </w:r>
      <w:r w:rsidR="00E67701">
        <w:instrText>Ujihara</w:instrText>
      </w:r>
      <w:r w:rsidR="00E67701" w:rsidRPr="00E67701">
        <w:rPr>
          <w:lang w:val="ru-RU"/>
        </w:rPr>
        <w:instrText xml:space="preserve">, </w:instrText>
      </w:r>
      <w:r w:rsidR="00E67701">
        <w:instrText>Riccardo</w:instrText>
      </w:r>
      <w:r w:rsidR="00E67701" w:rsidRPr="00E67701">
        <w:rPr>
          <w:lang w:val="ru-RU"/>
        </w:rPr>
        <w:instrText xml:space="preserve"> </w:instrText>
      </w:r>
      <w:r w:rsidR="00E67701">
        <w:instrText>Vianello</w:instrText>
      </w:r>
      <w:r w:rsidR="00E67701" w:rsidRPr="00E67701">
        <w:rPr>
          <w:lang w:val="ru-RU"/>
        </w:rPr>
        <w:instrText xml:space="preserve">, </w:instrText>
      </w:r>
      <w:r w:rsidR="00E67701">
        <w:instrText>Franz</w:instrText>
      </w:r>
      <w:r w:rsidR="00E67701" w:rsidRPr="00E67701">
        <w:rPr>
          <w:lang w:val="ru-RU"/>
        </w:rPr>
        <w:instrText xml:space="preserve"> </w:instrText>
      </w:r>
      <w:r w:rsidR="00E67701">
        <w:instrText>Waibl</w:instrText>
      </w:r>
      <w:r w:rsidR="00E67701" w:rsidRPr="00E67701">
        <w:rPr>
          <w:lang w:val="ru-RU"/>
        </w:rPr>
        <w:instrText xml:space="preserve">, </w:instrText>
      </w:r>
      <w:r w:rsidR="00E67701">
        <w:instrText>Rachel</w:instrText>
      </w:r>
      <w:r w:rsidR="00E67701" w:rsidRPr="00E67701">
        <w:rPr>
          <w:lang w:val="ru-RU"/>
        </w:rPr>
        <w:instrText xml:space="preserve"> </w:instrText>
      </w:r>
      <w:r w:rsidR="00E67701">
        <w:instrText>Walker</w:instrText>
      </w:r>
      <w:r w:rsidR="00E67701" w:rsidRPr="00E67701">
        <w:rPr>
          <w:lang w:val="ru-RU"/>
        </w:rPr>
        <w:instrText xml:space="preserve">, </w:instrText>
      </w:r>
      <w:r w:rsidR="00E67701">
        <w:instrText>Patrick</w:instrText>
      </w:r>
      <w:r w:rsidR="00E67701" w:rsidRPr="00E67701">
        <w:rPr>
          <w:lang w:val="ru-RU"/>
        </w:rPr>
        <w:instrText xml:space="preserve"> </w:instrText>
      </w:r>
      <w:r w:rsidR="00E67701">
        <w:instrText>Walters</w:instrText>
      </w:r>
      <w:r w:rsidR="00E67701" w:rsidRPr="00E67701">
        <w:rPr>
          <w:lang w:val="ru-RU"/>
        </w:rPr>
        <w:instrText>, '</w:instrText>
      </w:r>
      <w:r w:rsidR="00E67701">
        <w:instrText>dangthatsright</w:instrText>
      </w:r>
      <w:r w:rsidR="00E67701" w:rsidRPr="00E67701">
        <w:rPr>
          <w:lang w:val="ru-RU"/>
        </w:rPr>
        <w:instrText>', '</w:instrText>
      </w:r>
      <w:r w:rsidR="00E67701">
        <w:instrText>mihalyszabo</w:instrText>
      </w:r>
      <w:r w:rsidR="00E67701" w:rsidRPr="00E67701">
        <w:rPr>
          <w:lang w:val="ru-RU"/>
        </w:rPr>
        <w:instrText>88', '</w:instrText>
      </w:r>
      <w:r w:rsidR="00E67701">
        <w:instrText>Deltaus</w:instrText>
      </w:r>
      <w:r w:rsidR="00E67701" w:rsidRPr="00E67701">
        <w:rPr>
          <w:lang w:val="ru-RU"/>
        </w:rPr>
        <w:instrText>', '</w:instrText>
      </w:r>
      <w:r w:rsidR="00E67701">
        <w:instrText>radchenkods</w:instrText>
      </w:r>
      <w:r w:rsidR="00E67701" w:rsidRPr="00E67701">
        <w:rPr>
          <w:lang w:val="ru-RU"/>
        </w:rPr>
        <w:instrText>', '</w:instrText>
      </w:r>
      <w:r w:rsidR="00E67701">
        <w:instrText>josh</w:instrText>
      </w:r>
      <w:r w:rsidR="00E67701" w:rsidRPr="00E67701">
        <w:rPr>
          <w:lang w:val="ru-RU"/>
        </w:rPr>
        <w:instrText>-</w:instrText>
      </w:r>
      <w:r w:rsidR="00E67701">
        <w:instrText>collaborationspharma</w:instrText>
      </w:r>
      <w:r w:rsidR="00E67701" w:rsidRPr="00E67701">
        <w:rPr>
          <w:lang w:val="ru-RU"/>
        </w:rPr>
        <w:instrText>', '</w:instrText>
      </w:r>
      <w:r w:rsidR="00E67701">
        <w:instrText>jkh</w:instrText>
      </w:r>
      <w:r w:rsidR="00E67701" w:rsidRPr="00E67701">
        <w:rPr>
          <w:lang w:val="ru-RU"/>
        </w:rPr>
        <w:instrText>', '</w:instrText>
      </w:r>
      <w:r w:rsidR="00E67701">
        <w:instrText>yamasakih</w:instrText>
      </w:r>
      <w:r w:rsidR="00E67701" w:rsidRPr="00E67701">
        <w:rPr>
          <w:lang w:val="ru-RU"/>
        </w:rPr>
        <w:instrText xml:space="preserve">' </w:instrText>
      </w:r>
      <w:r w:rsidR="00E67701">
        <w:instrText>Highlights</w:instrText>
      </w:r>
      <w:r w:rsidR="00E67701" w:rsidRPr="00E67701">
        <w:rPr>
          <w:lang w:val="ru-RU"/>
        </w:rPr>
        <w:instrText xml:space="preserve"> </w:instrText>
      </w:r>
      <w:r w:rsidR="00E67701">
        <w:instrText>The</w:instrText>
      </w:r>
      <w:r w:rsidR="00E67701" w:rsidRPr="00E67701">
        <w:rPr>
          <w:lang w:val="ru-RU"/>
        </w:rPr>
        <w:instrText xml:space="preserve"> 2</w:instrText>
      </w:r>
      <w:r w:rsidR="00E67701">
        <w:instrText>D</w:instrText>
      </w:r>
      <w:r w:rsidR="00E67701" w:rsidRPr="00E67701">
        <w:rPr>
          <w:lang w:val="ru-RU"/>
        </w:rPr>
        <w:instrText xml:space="preserve"> </w:instrText>
      </w:r>
      <w:r w:rsidR="00E67701">
        <w:instrText>coordinate</w:instrText>
      </w:r>
      <w:r w:rsidR="00E67701" w:rsidRPr="00E67701">
        <w:rPr>
          <w:lang w:val="ru-RU"/>
        </w:rPr>
        <w:instrText xml:space="preserve"> </w:instrText>
      </w:r>
      <w:r w:rsidR="00E67701">
        <w:instrText>generation</w:instrText>
      </w:r>
      <w:r w:rsidR="00E67701" w:rsidRPr="00E67701">
        <w:rPr>
          <w:lang w:val="ru-RU"/>
        </w:rPr>
        <w:instrText xml:space="preserve"> </w:instrText>
      </w:r>
      <w:r w:rsidR="00E67701">
        <w:instrText>can</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optionally</w:instrText>
      </w:r>
      <w:r w:rsidR="00E67701" w:rsidRPr="00E67701">
        <w:rPr>
          <w:lang w:val="ru-RU"/>
        </w:rPr>
        <w:instrText xml:space="preserve"> </w:instrText>
      </w:r>
      <w:r w:rsidR="00E67701">
        <w:instrText>use</w:instrText>
      </w:r>
      <w:r w:rsidR="00E67701" w:rsidRPr="00E67701">
        <w:rPr>
          <w:lang w:val="ru-RU"/>
        </w:rPr>
        <w:instrText xml:space="preserve"> </w:instrText>
      </w:r>
      <w:r w:rsidR="00E67701">
        <w:instrText>templates</w:instrText>
      </w:r>
      <w:r w:rsidR="00E67701" w:rsidRPr="00E67701">
        <w:rPr>
          <w:lang w:val="ru-RU"/>
        </w:rPr>
        <w:instrText xml:space="preserve"> </w:instrText>
      </w:r>
      <w:r w:rsidR="00E67701">
        <w:instrText>when</w:instrText>
      </w:r>
      <w:r w:rsidR="00E67701" w:rsidRPr="00E67701">
        <w:rPr>
          <w:lang w:val="ru-RU"/>
        </w:rPr>
        <w:instrText xml:space="preserve"> </w:instrText>
      </w:r>
      <w:r w:rsidR="00E67701">
        <w:instrText>working</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complex</w:instrText>
      </w:r>
      <w:r w:rsidR="00E67701" w:rsidRPr="00E67701">
        <w:rPr>
          <w:lang w:val="ru-RU"/>
        </w:rPr>
        <w:instrText xml:space="preserve"> </w:instrText>
      </w:r>
      <w:r w:rsidR="00E67701">
        <w:instrText>ring</w:instrText>
      </w:r>
      <w:r w:rsidR="00E67701" w:rsidRPr="00E67701">
        <w:rPr>
          <w:lang w:val="ru-RU"/>
        </w:rPr>
        <w:instrText xml:space="preserve"> </w:instrText>
      </w:r>
      <w:r w:rsidR="00E67701">
        <w:instrText>systems</w:instrText>
      </w:r>
      <w:r w:rsidR="00E67701" w:rsidRPr="00E67701">
        <w:rPr>
          <w:lang w:val="ru-RU"/>
        </w:rPr>
        <w:instrText xml:space="preserve">. </w:instrText>
      </w:r>
      <w:r w:rsidR="00E67701">
        <w:instrText>We</w:instrText>
      </w:r>
      <w:r w:rsidR="00E67701" w:rsidRPr="00E67701">
        <w:rPr>
          <w:lang w:val="ru-RU"/>
        </w:rPr>
        <w:instrText xml:space="preserve"> </w:instrText>
      </w:r>
      <w:r w:rsidR="00E67701">
        <w:instrText>will</w:instrText>
      </w:r>
      <w:r w:rsidR="00E67701" w:rsidRPr="00E67701">
        <w:rPr>
          <w:lang w:val="ru-RU"/>
        </w:rPr>
        <w:instrText xml:space="preserve"> </w:instrText>
      </w:r>
      <w:r w:rsidR="00E67701">
        <w:instrText>continue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improve</w:instrText>
      </w:r>
      <w:r w:rsidR="00E67701" w:rsidRPr="00E67701">
        <w:rPr>
          <w:lang w:val="ru-RU"/>
        </w:rPr>
        <w:instrText xml:space="preserve"> </w:instrText>
      </w:r>
      <w:r w:rsidR="00E67701">
        <w:instrText>this</w:instrText>
      </w:r>
      <w:r w:rsidR="00E67701" w:rsidRPr="00E67701">
        <w:rPr>
          <w:lang w:val="ru-RU"/>
        </w:rPr>
        <w:instrText xml:space="preserve"> </w:instrText>
      </w:r>
      <w:r w:rsidR="00E67701">
        <w:instrText>functionality</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future</w:instrText>
      </w:r>
      <w:r w:rsidR="00E67701" w:rsidRPr="00E67701">
        <w:rPr>
          <w:lang w:val="ru-RU"/>
        </w:rPr>
        <w:instrText xml:space="preserve"> </w:instrText>
      </w:r>
      <w:r w:rsidR="00E67701">
        <w:instrText>releases</w:instrText>
      </w:r>
      <w:r w:rsidR="00E67701" w:rsidRPr="00E67701">
        <w:rPr>
          <w:lang w:val="ru-RU"/>
        </w:rPr>
        <w:instrText xml:space="preserve">. </w:instrText>
      </w:r>
      <w:r w:rsidR="00E67701">
        <w:instrText>There</w:instrText>
      </w:r>
      <w:r w:rsidR="00E67701" w:rsidRPr="00E67701">
        <w:rPr>
          <w:lang w:val="ru-RU"/>
        </w:rPr>
        <w:instrText>'</w:instrText>
      </w:r>
      <w:r w:rsidR="00E67701">
        <w:instrText>s</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a</w:instrText>
      </w:r>
      <w:r w:rsidR="00E67701" w:rsidRPr="00E67701">
        <w:rPr>
          <w:lang w:val="ru-RU"/>
        </w:rPr>
        <w:instrText xml:space="preserve"> </w:instrText>
      </w:r>
      <w:r w:rsidR="00E67701">
        <w:instrText>single</w:instrText>
      </w:r>
      <w:r w:rsidR="00E67701" w:rsidRPr="00E67701">
        <w:rPr>
          <w:lang w:val="ru-RU"/>
        </w:rPr>
        <w:instrText xml:space="preserve"> </w:instrText>
      </w:r>
      <w:r w:rsidR="00E67701">
        <w:instrText>function</w:instrText>
      </w:r>
      <w:r w:rsidR="00E67701" w:rsidRPr="00E67701">
        <w:rPr>
          <w:lang w:val="ru-RU"/>
        </w:rPr>
        <w:instrText xml:space="preserve"> </w:instrText>
      </w:r>
      <w:r w:rsidR="00E67701">
        <w:instrText>which</w:instrText>
      </w:r>
      <w:r w:rsidR="00E67701" w:rsidRPr="00E67701">
        <w:rPr>
          <w:lang w:val="ru-RU"/>
        </w:rPr>
        <w:instrText xml:space="preserve"> </w:instrText>
      </w:r>
      <w:r w:rsidR="00E67701">
        <w:instrText>allows</w:instrText>
      </w:r>
      <w:r w:rsidR="00E67701" w:rsidRPr="00E67701">
        <w:rPr>
          <w:lang w:val="ru-RU"/>
        </w:rPr>
        <w:instrText xml:space="preserve"> </w:instrText>
      </w:r>
      <w:r w:rsidR="00E67701">
        <w:instrText>you</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calculate</w:instrText>
      </w:r>
      <w:r w:rsidR="00E67701" w:rsidRPr="00E67701">
        <w:rPr>
          <w:lang w:val="ru-RU"/>
        </w:rPr>
        <w:instrText xml:space="preserve"> </w:instrText>
      </w:r>
      <w:r w:rsidR="00E67701">
        <w:instrText>all</w:instrText>
      </w:r>
      <w:r w:rsidR="00E67701" w:rsidRPr="00E67701">
        <w:rPr>
          <w:lang w:val="ru-RU"/>
        </w:rPr>
        <w:instrText xml:space="preserve"> </w:instrText>
      </w:r>
      <w:r w:rsidR="00E67701">
        <w:instrText>available</w:instrText>
      </w:r>
      <w:r w:rsidR="00E67701" w:rsidRPr="00E67701">
        <w:rPr>
          <w:lang w:val="ru-RU"/>
        </w:rPr>
        <w:instrText xml:space="preserve"> 2</w:instrText>
      </w:r>
      <w:r w:rsidR="00E67701">
        <w:instrText>D</w:instrText>
      </w:r>
      <w:r w:rsidR="00E67701" w:rsidRPr="00E67701">
        <w:rPr>
          <w:lang w:val="ru-RU"/>
        </w:rPr>
        <w:instrText xml:space="preserve"> </w:instrText>
      </w:r>
      <w:r w:rsidR="00E67701">
        <w:instrText>descriptors</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a</w:instrText>
      </w:r>
      <w:r w:rsidR="00E67701" w:rsidRPr="00E67701">
        <w:rPr>
          <w:lang w:val="ru-RU"/>
        </w:rPr>
        <w:instrText xml:space="preserve"> </w:instrText>
      </w:r>
      <w:r w:rsidR="00E67701">
        <w:instrText>molecule</w:instrText>
      </w:r>
      <w:r w:rsidR="00E67701" w:rsidRPr="00E67701">
        <w:rPr>
          <w:lang w:val="ru-RU"/>
        </w:rPr>
        <w:instrText xml:space="preserve">: </w:instrText>
      </w:r>
      <w:r w:rsidR="00E67701">
        <w:instrText>Descriptors</w:instrText>
      </w:r>
      <w:r w:rsidR="00E67701" w:rsidRPr="00E67701">
        <w:rPr>
          <w:lang w:val="ru-RU"/>
        </w:rPr>
        <w:instrText>.</w:instrText>
      </w:r>
      <w:r w:rsidR="00E67701">
        <w:instrText>CalcMolDescriptors</w:instrText>
      </w:r>
      <w:r w:rsidR="00E67701" w:rsidRPr="00E67701">
        <w:rPr>
          <w:lang w:val="ru-RU"/>
        </w:rPr>
        <w:instrText xml:space="preserve">() </w:instrText>
      </w:r>
      <w:r w:rsidR="00E67701">
        <w:instrText>Support</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working</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organometallic</w:instrText>
      </w:r>
      <w:r w:rsidR="00E67701" w:rsidRPr="00E67701">
        <w:rPr>
          <w:lang w:val="ru-RU"/>
        </w:rPr>
        <w:instrText xml:space="preserve"> </w:instrText>
      </w:r>
      <w:r w:rsidR="00E67701">
        <w:instrText>molecules</w:instrText>
      </w:r>
      <w:r w:rsidR="00E67701" w:rsidRPr="00E67701">
        <w:rPr>
          <w:lang w:val="ru-RU"/>
        </w:rPr>
        <w:instrText xml:space="preserve"> </w:instrText>
      </w:r>
      <w:r w:rsidR="00E67701">
        <w:instrText>has</w:instrText>
      </w:r>
      <w:r w:rsidR="00E67701" w:rsidRPr="00E67701">
        <w:rPr>
          <w:lang w:val="ru-RU"/>
        </w:rPr>
        <w:instrText xml:space="preserve"> </w:instrText>
      </w:r>
      <w:r w:rsidR="00E67701">
        <w:instrText>improved</w:instrText>
      </w:r>
      <w:r w:rsidR="00E67701" w:rsidRPr="00E67701">
        <w:rPr>
          <w:lang w:val="ru-RU"/>
        </w:rPr>
        <w:instrText xml:space="preserve">: </w:instrText>
      </w:r>
      <w:r w:rsidR="00E67701">
        <w:instrText>drawings</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these</w:instrText>
      </w:r>
      <w:r w:rsidR="00E67701" w:rsidRPr="00E67701">
        <w:rPr>
          <w:lang w:val="ru-RU"/>
        </w:rPr>
        <w:instrText xml:space="preserve"> </w:instrText>
      </w:r>
      <w:r w:rsidR="00E67701">
        <w:instrText>structures</w:instrText>
      </w:r>
      <w:r w:rsidR="00E67701" w:rsidRPr="00E67701">
        <w:rPr>
          <w:lang w:val="ru-RU"/>
        </w:rPr>
        <w:instrText xml:space="preserve"> </w:instrText>
      </w:r>
      <w:r w:rsidR="00E67701">
        <w:instrText>are</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better</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there</w:instrText>
      </w:r>
      <w:r w:rsidR="00E67701" w:rsidRPr="00E67701">
        <w:rPr>
          <w:lang w:val="ru-RU"/>
        </w:rPr>
        <w:instrText>'</w:instrText>
      </w:r>
      <w:r w:rsidR="00E67701">
        <w:instrText>s</w:instrText>
      </w:r>
      <w:r w:rsidR="00E67701" w:rsidRPr="00E67701">
        <w:rPr>
          <w:lang w:val="ru-RU"/>
        </w:rPr>
        <w:instrText xml:space="preserve"> </w:instrText>
      </w:r>
      <w:r w:rsidR="00E67701">
        <w:instrText>new</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switching</w:instrText>
      </w:r>
      <w:r w:rsidR="00E67701" w:rsidRPr="00E67701">
        <w:rPr>
          <w:lang w:val="ru-RU"/>
        </w:rPr>
        <w:instrText xml:space="preserve"> </w:instrText>
      </w:r>
      <w:r w:rsidR="00E67701">
        <w:instrText>back</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forth</w:instrText>
      </w:r>
      <w:r w:rsidR="00E67701" w:rsidRPr="00E67701">
        <w:rPr>
          <w:lang w:val="ru-RU"/>
        </w:rPr>
        <w:instrText xml:space="preserve"> </w:instrText>
      </w:r>
      <w:r w:rsidR="00E67701">
        <w:instrText>between</w:instrText>
      </w:r>
      <w:r w:rsidR="00E67701" w:rsidRPr="00E67701">
        <w:rPr>
          <w:lang w:val="ru-RU"/>
        </w:rPr>
        <w:instrText xml:space="preserve"> </w:instrText>
      </w:r>
      <w:r w:rsidR="00E67701">
        <w:instrText>dative</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multi</w:instrText>
      </w:r>
      <w:r w:rsidR="00E67701" w:rsidRPr="00E67701">
        <w:rPr>
          <w:lang w:val="ru-RU"/>
        </w:rPr>
        <w:instrText>-</w:instrText>
      </w:r>
      <w:r w:rsidR="00E67701">
        <w:instrText>center</w:instrText>
      </w:r>
      <w:r w:rsidR="00E67701" w:rsidRPr="00E67701">
        <w:rPr>
          <w:lang w:val="ru-RU"/>
        </w:rPr>
        <w:instrText xml:space="preserve"> </w:instrText>
      </w:r>
      <w:r w:rsidR="00E67701">
        <w:instrText>views</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bonding</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systems</w:instrText>
      </w:r>
      <w:r w:rsidR="00E67701" w:rsidRPr="00E67701">
        <w:rPr>
          <w:lang w:val="ru-RU"/>
        </w:rPr>
        <w:instrText xml:space="preserve"> </w:instrText>
      </w:r>
      <w:r w:rsidR="00E67701">
        <w:instrText>like</w:instrText>
      </w:r>
      <w:r w:rsidR="00E67701" w:rsidRPr="00E67701">
        <w:rPr>
          <w:lang w:val="ru-RU"/>
        </w:rPr>
        <w:instrText xml:space="preserve"> </w:instrText>
      </w:r>
      <w:r w:rsidR="00E67701">
        <w:instrText>ferrocene</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fingerprint</w:instrText>
      </w:r>
      <w:r w:rsidR="00E67701" w:rsidRPr="00E67701">
        <w:rPr>
          <w:lang w:val="ru-RU"/>
        </w:rPr>
        <w:instrText xml:space="preserve"> </w:instrText>
      </w:r>
      <w:r w:rsidR="00E67701">
        <w:instrText>generator</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has</w:instrText>
      </w:r>
      <w:r w:rsidR="00E67701" w:rsidRPr="00E67701">
        <w:rPr>
          <w:lang w:val="ru-RU"/>
        </w:rPr>
        <w:instrText xml:space="preserve"> </w:instrText>
      </w:r>
      <w:r w:rsidR="00E67701">
        <w:instrText>been</w:instrText>
      </w:r>
      <w:r w:rsidR="00E67701" w:rsidRPr="00E67701">
        <w:rPr>
          <w:lang w:val="ru-RU"/>
        </w:rPr>
        <w:instrText xml:space="preserve"> </w:instrText>
      </w:r>
      <w:r w:rsidR="00E67701">
        <w:instrText>improved</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expanded</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idea</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allowing</w:instrText>
      </w:r>
      <w:r w:rsidR="00E67701" w:rsidRPr="00E67701">
        <w:rPr>
          <w:lang w:val="ru-RU"/>
        </w:rPr>
        <w:instrText xml:space="preserve"> </w:instrText>
      </w:r>
      <w:r w:rsidR="00E67701">
        <w:instrText>user</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switch</w:instrText>
      </w:r>
      <w:r w:rsidR="00E67701" w:rsidRPr="00E67701">
        <w:rPr>
          <w:lang w:val="ru-RU"/>
        </w:rPr>
        <w:instrText xml:space="preserve"> </w:instrText>
      </w:r>
      <w:r w:rsidR="00E67701">
        <w:instrText>entirely</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new</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supported</w:instrText>
      </w:r>
      <w:r w:rsidR="00E67701" w:rsidRPr="00E67701">
        <w:rPr>
          <w:lang w:val="ru-RU"/>
        </w:rPr>
        <w:instrText xml:space="preserve"> </w:instrText>
      </w:r>
      <w:r w:rsidR="00E67701">
        <w:instrText>fingerprint</w:instrText>
      </w:r>
      <w:r w:rsidR="00E67701" w:rsidRPr="00E67701">
        <w:rPr>
          <w:lang w:val="ru-RU"/>
        </w:rPr>
        <w:instrText xml:space="preserve"> </w:instrText>
      </w:r>
      <w:r w:rsidR="00E67701">
        <w:instrText>types</w:instrText>
      </w:r>
      <w:r w:rsidR="00E67701" w:rsidRPr="00E67701">
        <w:rPr>
          <w:lang w:val="ru-RU"/>
        </w:rPr>
        <w:instrText xml:space="preserve">: </w:instrText>
      </w:r>
      <w:r w:rsidR="00E67701">
        <w:instrText>Morgan</w:instrText>
      </w:r>
      <w:r w:rsidR="00E67701" w:rsidRPr="00E67701">
        <w:rPr>
          <w:lang w:val="ru-RU"/>
        </w:rPr>
        <w:instrText xml:space="preserve">, </w:instrText>
      </w:r>
      <w:r w:rsidR="00E67701">
        <w:instrText>RDKit</w:instrText>
      </w:r>
      <w:r w:rsidR="00E67701" w:rsidRPr="00E67701">
        <w:rPr>
          <w:lang w:val="ru-RU"/>
        </w:rPr>
        <w:instrText xml:space="preserve">, </w:instrText>
      </w:r>
      <w:r w:rsidR="00E67701">
        <w:instrText>topological</w:instrText>
      </w:r>
      <w:r w:rsidR="00E67701" w:rsidRPr="00E67701">
        <w:rPr>
          <w:lang w:val="ru-RU"/>
        </w:rPr>
        <w:instrText xml:space="preserve"> </w:instrText>
      </w:r>
      <w:r w:rsidR="00E67701">
        <w:instrText>torsion</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atom</w:instrText>
      </w:r>
      <w:r w:rsidR="00E67701" w:rsidRPr="00E67701">
        <w:rPr>
          <w:lang w:val="ru-RU"/>
        </w:rPr>
        <w:instrText xml:space="preserve"> </w:instrText>
      </w:r>
      <w:r w:rsidR="00E67701">
        <w:instrText>pairs</w:instrText>
      </w:r>
      <w:r w:rsidR="00E67701" w:rsidRPr="00E67701">
        <w:rPr>
          <w:lang w:val="ru-RU"/>
        </w:rPr>
        <w:instrText xml:space="preserve">. </w:instrText>
      </w:r>
      <w:r w:rsidR="00E67701">
        <w:instrText>Backwards</w:instrText>
      </w:r>
      <w:r w:rsidR="00E67701" w:rsidRPr="00E67701">
        <w:rPr>
          <w:lang w:val="ru-RU"/>
        </w:rPr>
        <w:instrText xml:space="preserve"> </w:instrText>
      </w:r>
      <w:r w:rsidR="00E67701">
        <w:instrText>incompatible</w:instrText>
      </w:r>
      <w:r w:rsidR="00E67701" w:rsidRPr="00E67701">
        <w:rPr>
          <w:lang w:val="ru-RU"/>
        </w:rPr>
        <w:instrText xml:space="preserve"> </w:instrText>
      </w:r>
      <w:r w:rsidR="00E67701">
        <w:instrText>changes</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ring</w:instrText>
      </w:r>
      <w:r w:rsidR="00E67701" w:rsidRPr="00E67701">
        <w:rPr>
          <w:lang w:val="ru-RU"/>
        </w:rPr>
        <w:instrText>-</w:instrText>
      </w:r>
      <w:r w:rsidR="00E67701">
        <w:instrText>finding</w:instrText>
      </w:r>
      <w:r w:rsidR="00E67701" w:rsidRPr="00E67701">
        <w:rPr>
          <w:lang w:val="ru-RU"/>
        </w:rPr>
        <w:instrText xml:space="preserve"> </w:instrText>
      </w:r>
      <w:r w:rsidR="00E67701">
        <w:instrText>functions</w:instrText>
      </w:r>
      <w:r w:rsidR="00E67701" w:rsidRPr="00E67701">
        <w:rPr>
          <w:lang w:val="ru-RU"/>
        </w:rPr>
        <w:instrText xml:space="preserve"> </w:instrText>
      </w:r>
      <w:r w:rsidR="00E67701">
        <w:instrText>will</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run</w:instrText>
      </w:r>
      <w:r w:rsidR="00E67701" w:rsidRPr="00E67701">
        <w:rPr>
          <w:lang w:val="ru-RU"/>
        </w:rPr>
        <w:instrText xml:space="preserve"> </w:instrText>
      </w:r>
      <w:r w:rsidR="00E67701">
        <w:instrText>even</w:instrText>
      </w:r>
      <w:r w:rsidR="00E67701" w:rsidRPr="00E67701">
        <w:rPr>
          <w:lang w:val="ru-RU"/>
        </w:rPr>
        <w:instrText xml:space="preserve"> </w:instrText>
      </w:r>
      <w:r w:rsidR="00E67701">
        <w:instrText>if</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molecule</w:instrText>
      </w:r>
      <w:r w:rsidR="00E67701" w:rsidRPr="00E67701">
        <w:rPr>
          <w:lang w:val="ru-RU"/>
        </w:rPr>
        <w:instrText xml:space="preserve"> </w:instrText>
      </w:r>
      <w:r w:rsidR="00E67701">
        <w:instrText>already</w:instrText>
      </w:r>
      <w:r w:rsidR="00E67701" w:rsidRPr="00E67701">
        <w:rPr>
          <w:lang w:val="ru-RU"/>
        </w:rPr>
        <w:instrText xml:space="preserve"> </w:instrText>
      </w:r>
      <w:r w:rsidR="00E67701">
        <w:instrText>has ring information. Older versions of the RDKit would return whatever ring information was present, even if it had been generated using a different algorithm. The ring-finding functions now no longer consider dative bonds as possible ring bonds by default. All of the ring-finding functions have a new optional argument &lt;code&gt;includeDativeBonds&lt;/code&gt; which can be used to change this behavior Generating 2D coordinates no longer has the side effect of running ring finding on molecules. The canonical SMILES and CXSMILES generated for molecules with enhanced stereochemistry (stereo groups) is different than in previous releases. The enhanced stereochemistry information and the stereo groups themselves are now canonical. This does &lt;em&gt;not&lt;/em&gt; affect molecules which do not have enhanced stereo and will not have any effect if you generate non-isomeric SMILES. This change also affects the output of the MolHash and RegistrationHash code when applied to molecules with enhanced stereo. The doIsomericSmiles parameter in Java and C# ROMol.MolToSmiles() now defaults to true (previously it was false), thus aligning to the C++ and Python behavior. Double bonds which are marked as crossed (i.e. &lt;code&gt;bond.GetBondDir() == Bond.BondDir.EITHERDOUBLE&lt;/code&gt;) now have their BondStereo set to &lt;code&gt;Bond.BondStereo.STEREOANY&lt;/code&gt; and the BondDir information removed by default when molecules are parsed or &lt;code&gt;AssignStereochemistry()&lt;/code&gt; is called with the &lt;code&gt;cleanIt&lt;/code&gt; argument set to True. The conformers generated for molecules with three-coordinate chiral centers will be somewhat different due to the fix for #5883. Molecules which come from Mol or SDF files will now always have the \"_MolFileChiralFlag\" property set to the value of the chiral flag in the CTAB. In previous versions the property was not set if the chiral flag was 0. Bug Fixes: GetSubstructMatches uniquify and maxMatches don't work well together (github issue #888 from adalke) DrawRDKBits raised RDKit error when it applied to the compounds that contains imidazole. (github issue #2164 from yamasakih) MolFromMol2File: O.co2 atom type correctness check ignores phosphate groups (github issue #3246 from chmnk) Enhanced Stereo is lost when using GetMolFrags(m, asMols=True) (github issue #4845 from kienerj) Segfault with coordgen v3.0.0 (github issue #4845 from lucasmorin222) Dative bond and alkali and alkaline earth metals (github issue #5120 from marcostenta) RGD Stereochemistry in decomposed structure is not copied to the matching core (github issue #5613 from jones-gareth) fp.ToList() fails for empty molecule (github issue #5677 from baoilleach) SMILES and SMARTS parse bonds in a different order (github issue #5683 from ricrogz) postgresql makefile needs to be updated to use c++17 (github issue #5685 from mbanck) Exception raised when reading very large SMILES file (github issue #5692 from DavidACosgrove) Update warning message about aromaticity detection (github pull #5696 from d-b-w) stop building catch_main when tests are disabled (github pull #5697 from greglandrum) Make PandasTools.RGroupDecompositionToFrame re-entrant (github pull #5698 from greglandrum) PandasTools.RGroupDecompositionToFrame() should call ChangeMoleculeRendering() (github issue #5702 from greglandrum) MolDraw2D should automatically set bond highlight color when atom colors are changed (github issue #5704 from greglandrum) Use correct &lt;code&gt;_WIN32&lt;/code&gt; macro for checking Windows target (github pull #5710 from giordano) Environment not set properly in chirality tests for MinGW builds (github pull #5711 from ptosco) windows.h header should be lowercase (github pull #5712 from ptosco) Fixes bond index parsing for w/c/t/ctu labels in CXSMILES/CXSMARTS (github pull #5722 from ricrogz) Fix a deprecation warning in pythonTestDirRoot (github pull #5723 from ricrogz) allowNontetrahedralChiralty should be honored when reading/writing SMILES (github pull #5728 from greglandrum) CFFI/MinimalLib fixes (github pull #5729 from ptosco) Allow setting custom FREETYPE_LIBRARY/FREETYPE_INCLUDE_DIRS through CMake (github pull #5730 from ptosco) Missing update path for postgreSQL from 3.8 to 4.2 (github issue #5734 from Deltaus) Avoid passing a NULL pointer to CanSmiles() (github pull #5750 from ptosco) CDXML reader incorrectly sets stereo on crossed double bonds (github issue #5752 from baoilleach) &lt;code&gt;R&lt;/code&gt; atom label information lost in molfile if not backed by a &lt;code&gt;M RGP&lt;/code&gt; entry (github issue #5763 from eloyfelix) Missing monomer labels when depicting &lt;code&gt;MON&lt;/code&gt; SGroups (github issue #5767 from eloyfelix) Wrongly oriented SGroup bracket (github issue #5768 from eloyfelix) Adjust LocaleSwitcher on Windows when RDK_BUILD_THREADSAFE_SSS not set (github pull #5783 from roccomoretti) KekulizationException in tautomer canonicalization (github issue #5784 from d-b-w) ChemicalReactionToRxnBlock ignores separateAgents if forceV3000 is true (github issue #5785 from jacobbloom) extend the allowed valences of the alkali earths (github pull #5786 from greglandrum) Minimallib build (rdkit-js) not working for release 2022.09.2 (github issue #5792 from MichelML) Remove dependency on MSVC runtime DLL in MinGW builds (github pull #5800 from ptosco) Update macOS target platform to 10.13 (github pull #5802 from ptosco) &lt;code&gt;R#&lt;/code&gt; atom label information lost in molfile if not handled by the &lt;code&gt;RGP&lt;/code&gt; spec (github issue #5810 from eloyfelix) Stop using recommonmark in the documentation (github issue #5812 from greglandrum) Properties with new lines can create invalid SDFiles (github issue #5827 from bp-kelley) Allow building PgSQL RPM and DEB packages (github pull #5836 from ptosco) Additional output is incorrect when FP count simulation is active (github issue #5838 from ptosco) Explicit valence check SiPa13fails for certain SMILES (github issue #5849 from josh-collaborationspharma) Set emsdk path for freetype in emscripten builds (github pull #5857 from ptosco) DrawMorganBit fails by default (github issue #5863 from eguidotti) Fix #5810 in V2000 mol files. (github pull #5864 from eloyfelix) Chemical drawings should be automatically enabled on Colab (github pull #5868 from kuelumbus) use enhanced stereo when uniquifying in SimpleEnum (github pull #5874 from greglandrum) Conformer Generation Fails for three-coordinate Ns with specified stereo (github issue #5883 from gncs) Fix documentation example for KeyFromPropHolder (github pull #5886 from gedeck) Allow unrecognized atom types when strictParsing=False (github pull #5891 from greglandrum) DetermineBonds assigning methyl carbon as tetrahedral center (github issue #5894 from jasondbiggs) numpy.float is no longer supported and causes exceptions (github issue #5895 from PatWalters) moldraw2DTest1 failure when building on aarch64 (github issue #5899 from vfscalfani) DetermineBondOrders running out of memory on medium-sized disconnected structure (github issue #5902 from jasondbiggs) clear MDL Rgroup labels from core atoms when we aren't using them (github pull #5904 from greglandrum) Conformer generator produces strange structure for substituted butadiene (github issue #5913 from gncs) &lt;code&gt;MHFPEncoder::Distance&lt;/code&gt; doesn't compute a (Jaccard) distance (github issue #5919 from althonos) AvalonTools: Avoid that trailing garbage pollutes the fmemopen buffer (github pull #5928 from ptosco) \"not\" queries in molfiles get inverted (github issue #5930 from d-b-w) CalcTPSA() doesn't use options when caching (github issue #5941 from greglandrum) Bad drawing of end points for dative bonds (github issue #5943 from DavidACosgrove) Extremes of drawn ellipses not being calculated correctly. (github issue #5947 from DavidACosgrove) Arrow heads of dative bonds are different sizes (github issue #5949 from DavidACosgrove) stop caching ring-finding results (github pull #5955 from greglandrum) Wrong bond endpoint when connecting to wedge bond in 2D image (github issue #5963 from stgeo) Tiny change to get demo.html to load in legacy browsers (github pull #5964 from ptosco) detect bad double bond stereo in conformer generation (github pull #5967 from greglandrum) drawing code should not generate kekulization errors (github issue #5974 from greglandrum) Adjust expected test results for newer freetype versions (github pull #5979 from greglandrum) CanonicalRankAtomsInFragment example in the documentation is not reproducible (github issue #5986 from chmnk) Exception in RegistrationHash for molecules with bad bond directions (github pull #5987 from d-b-w) Updated the GetMolHash docstring for accuracy (github pull #5988 from irenazra) Fix a problem with pickling molecules with more than 255 rings (github pull #5992 from greglandrum) Support Python 3.11 (github pull #5994 from greglandrum) Incorrect disconnection of CC(=O)O[Mg]OC(=O)C (github issue #5997 from DavidACosgrove) PostgreSQL autovacuum stuck when molecules with query features are stored in mol columns (github issue #6002 from mihalyszabo88) Remove &lt;code&gt;and&lt;/code&gt; from C++ headers (github pull #6003 from d-b-w) [PH3] incorrectly recognized as potential stereo center (github issue #6011 from greglandrum) Potential nontetrahedral stereo is recognized when nontetrahedral stereo is disabled. (github issue #6012 from greglandrum) MolEnumerator is not propagating query information to molecules (github issue #6014 from greglandrum) Reactions do not propagate query information to products (github issue #6015 from greglandrum) Error rendering to very small canvas (github issue #6025 from DavidACosgrove) Bad double bond drawn for collinear atoms (github issue #6027 from DavidACosgrove) Fix some minor leaks (github pull #6029 from ricrogz) Cannot draw molecule which includes an atom with a &lt;code&gt;[!#X]&lt;/code&gt; query (for any X) (github issue #6033 from ShangChien) FragmentOnBonds may create unexpected radicals (github issue #6034 from ricrogz) Calling MurckoScaffold on molecule causes bug in pickling (github issue #6036 from dangthatsright) Bump maeparser and coordgen versions (github pull #6039 from ricrogz) enhanced stereo is still included in CXSMILES if isomericSmiles=False (github issue #6040 from greglandrum) Issues with ACS1996 drawing mode on a small canvas (github issue #6041 from DavidACosgrove) Cyclobutyl group in a macrocycle triggers a stereo center (github issue #6049 from cdvonbargen) stereogroups not combined when parsing CXSMILES (github issue #6050 from greglandrum) Regression in depicting molecules with MDL query atoms (github issue #6054 from ptosco) Do not include dative bonds in ring finding by default (github issue #6058 from DavidACosgrove) Remove check for ring information from Atom::Match (github pull #6063 from fwaibl) Correct docstring for minFontSize. (github pull #6066 from DavidACosgrove) Minor code cleanup (github pull #6101 from ptosco) Dummy atoms should not be considered to be metals for M and MH queries (github issue #6106 from greglandrum) Drawing in ACS mode crops small images (github issue #6111 from DavidACosgrove) Drawing in ACS1996 mode throws ValueError: Bad Conformer Id if molecule has no coords (github issue #6112 from DavidACosgrove) Single atom or queries with hydrogens shouldn't trigger warning in mergeQueryHs (github issue #6119 from bp-kelley) DetermineBonds fails for single H atom (github issue #6121 from gncs) MinimalLib: avoid that assignStereochemistry() fails when removeHs=true (github pull #6134 from ptosco) Round-tripping a reaction through pickle changes the outputs from RunReactants (github issue #6138 from kmaziarz) RGD and enhanced stereochemistry (github issue #6146 from jones-gareth) MaeMolSupplier requires bond block (github issue #6153 from cdvonbargen) Incorrect doule bond drawing with MolDraw2DSVG (github issue #6160 from radchenkods) BondDir not cleared from bonds that aren't stereoactive (github pull #6162 from greglandrum) Crossed bond not correctly drawn (github issue #6170 from ptosco) ReactionFromRxnBlock fails on bond with reacting center status set (github issue #6195 from jones-gareth) Possible regression in the atom/bond highlighting code (github issue #6200 from ptosco) Updated README to build the PostgreSQL cartridge + bug fix (github pull #6214 from ptosco) Atoms may get flagged with non-tetrahedral stereo even when it is not allowed (github issue #6217 from ricrogz) Fix TorsionFingerprints for 15 membered rings (github pull #6228 from kazuyaujihara) Fix build warnings (github pull #6235 from ricrogz) Tri-coordinate atom with implicit + neighbor H atom is found potentially chiral (github issue #6239 from ricrogz) DativeBondsToHaptic doesn't set _MolFileBondEndPts correctly. (github issue #6252 from DavidACosgrove) Round-tripping ferrocene through HapticBondsToDatives loses drawing highlights. (github issue #6253 from DavidACosgrove) Using Chiral Tag instead of CIPCode to ensure preservation of chirality in addHs (github pull #6259 from HalflingHelper) Update assignSubstructureFilters.py (github pull #6270 from OleinikovasV) deal with deprecated DataFrame.append method (github pull #6272 from greglandrum) compile-time error with GCC 12.2.1 on Fedora 36 (github issue #6274 from rvianello) Fix UnitTestPandasTools for running without pandas installed. (github pull #6299 from roccomoretti) Aromatic dashes look bad (github pull #6303 from greglandrum) Cleanup work: Do deprecations for the 2023.03 release (github pull #5675 from greglandrum) run clang_format (github pull #5676 from greglandrum) Cleanup work on documentation Makefile (github pull #5804 from greglandrum) Refactor RGD moving function implementations from header to source files (github pull #5958 from jones-gareth) Disable POPCNT on M1 (github pull #6081 from bjonnh-work) Remove spurious full stops from warnings. (github pull #6124 from DavidACosgrove) Reformat Python code for 2023.03 release (github pull #6294 from ricrogz) Reformat C/C++ code ahead of 2023.03 release (github pull #6295 from ricrogz) New Features and Enhancements: mol V3000: multicenter dative bond (github issue #5121 from marcostenta) add molecular filter examples (github pull #5647 from RPirie96) Use templates in RDKit coordinate generation (github pull #5643 from rachelnwalker) add MACCS fp to the MinimalLib (github pull #5707 from eloyfelix) Enable additional parameters in prepareAndDrawMolecule() and expose them to CFFI/MinimalLib (github pull #5731 from ptosco) add includeRedundantEnvironments support to GetMorganGenerator (github pull #5732 from greglandrum) FingerprintGenerator refactoring (github pull #5748 from greglandrum) Expose RDLog to SWIG wrappers (github pull #5749 from ptosco) Add a timeout protection for CIP calculations (github pull #5772 from tadhurst-cdd) Expose getMolFrags in CFFI and MinimalLib (github pull #5774 from ptosco) Get the wrappers working with SWIG 4.0 (github pull #5795 from greglandrum) Update AvalonTools to version 2.0.4a (github pull #5796 from ptosco) Add early example of drawing a molecule to Getting Started with the RDKit in Python (github pull #5803 from bertiewooster) Enable get_molblock(details_json) from MinimalLib (github pull #5806 from ptosco) Improvements to PandasTools.SaveXlsxFromFrame (github pull #5835 from ptosco) swap boost::tuple to std::tuple (github pull #5851 from greglandrum) Make it easy to calculate all 2D descriptors (github pull #5892 from greglandrum) Introduces AvgIpc descriptor (github pull #5896 from greglandrum) Add SMILES to each group abbreviation in Cookbook (github pull #5908 from bertiewooster) Support SubstanceGroups and StereoGroups in JSON (github pull #5909 from greglandrum) Add info about mergeHs to README. (github pull #5910 from DavidACosgrove) Cookbook - update entry 1 and add entries 38 and 39 (github pull #5918 from vfscalfani) Allow the sources of conformer generation failures to be retrieved (github pull #5960 from greglandrum) Create getExperimentalTorsions() function (github pull #5969 from greglandrum) Molblock wedging improvements (github pull #5981 from ptosco) MinimalLib JS functions to add/remove Hs in place (github pull #5984 from ptosco) Adds Pat Walter's Chembl Filters extraction to the FilterCatalog (github pull #5991 from bp-kelley) Add depiction coordinates to molzip (github pull #5993 from jones-gareth) Enable using STL algorithms on ROMol atoms and bonds (github pull #5995 from ptosco) Enable building MinimalLib as a plain JS file","license":"Open Access","note":"DOI: 10.5281/ZENODO.59</w:instrText>
      </w:r>
      <w:r w:rsidR="00E67701" w:rsidRPr="00387ECF">
        <w:rPr>
          <w:lang w:val="ru-RU"/>
        </w:rPr>
        <w:instrText>1637","</w:instrText>
      </w:r>
      <w:r w:rsidR="00E67701">
        <w:instrText>publisher</w:instrText>
      </w:r>
      <w:r w:rsidR="00E67701" w:rsidRPr="00387ECF">
        <w:rPr>
          <w:lang w:val="ru-RU"/>
        </w:rPr>
        <w:instrText>":"</w:instrText>
      </w:r>
      <w:r w:rsidR="00E67701">
        <w:instrText>Zenodo</w:instrText>
      </w:r>
      <w:r w:rsidR="00E67701" w:rsidRPr="00387ECF">
        <w:rPr>
          <w:lang w:val="ru-RU"/>
        </w:rPr>
        <w:instrText>","</w:instrText>
      </w:r>
      <w:r w:rsidR="00E67701">
        <w:instrText>source</w:instrText>
      </w:r>
      <w:r w:rsidR="00E67701" w:rsidRPr="00387ECF">
        <w:rPr>
          <w:lang w:val="ru-RU"/>
        </w:rPr>
        <w:instrText>":"</w:instrText>
      </w:r>
      <w:r w:rsidR="00E67701">
        <w:instrText>DOI</w:instrText>
      </w:r>
      <w:r w:rsidR="00E67701" w:rsidRPr="00387ECF">
        <w:rPr>
          <w:lang w:val="ru-RU"/>
        </w:rPr>
        <w:instrText>.</w:instrText>
      </w:r>
      <w:r w:rsidR="00E67701">
        <w:instrText>org</w:instrText>
      </w:r>
      <w:r w:rsidR="00E67701" w:rsidRPr="00387ECF">
        <w:rPr>
          <w:lang w:val="ru-RU"/>
        </w:rPr>
        <w:instrText xml:space="preserve"> (</w:instrText>
      </w:r>
      <w:r w:rsidR="00E67701">
        <w:instrText>Datacite</w:instrText>
      </w:r>
      <w:r w:rsidR="00E67701" w:rsidRPr="00387ECF">
        <w:rPr>
          <w:lang w:val="ru-RU"/>
        </w:rPr>
        <w:instrText>)","</w:instrText>
      </w:r>
      <w:r w:rsidR="00E67701">
        <w:instrText>title</w:instrText>
      </w:r>
      <w:r w:rsidR="00E67701" w:rsidRPr="00387ECF">
        <w:rPr>
          <w:lang w:val="ru-RU"/>
        </w:rPr>
        <w:instrText>":"</w:instrText>
      </w:r>
      <w:r w:rsidR="00E67701">
        <w:instrText>RDKit</w:instrText>
      </w:r>
      <w:r w:rsidR="00E67701" w:rsidRPr="00387ECF">
        <w:rPr>
          <w:lang w:val="ru-RU"/>
        </w:rPr>
        <w:instrText xml:space="preserve">: </w:instrText>
      </w:r>
      <w:r w:rsidR="00E67701">
        <w:instrText>Open</w:instrText>
      </w:r>
      <w:r w:rsidR="00E67701" w:rsidRPr="00387ECF">
        <w:rPr>
          <w:lang w:val="ru-RU"/>
        </w:rPr>
        <w:instrText>-</w:instrText>
      </w:r>
      <w:r w:rsidR="00E67701">
        <w:instrText>source</w:instrText>
      </w:r>
      <w:r w:rsidR="00E67701" w:rsidRPr="00387ECF">
        <w:rPr>
          <w:lang w:val="ru-RU"/>
        </w:rPr>
        <w:instrText xml:space="preserve"> </w:instrText>
      </w:r>
      <w:r w:rsidR="00E67701">
        <w:instrText>cheminformatics</w:instrText>
      </w:r>
      <w:r w:rsidR="00E67701" w:rsidRPr="00387ECF">
        <w:rPr>
          <w:lang w:val="ru-RU"/>
        </w:rPr>
        <w:instrText xml:space="preserve">. </w:instrText>
      </w:r>
      <w:r w:rsidR="00E67701">
        <w:instrText>https</w:instrText>
      </w:r>
      <w:r w:rsidR="00E67701" w:rsidRPr="00387ECF">
        <w:rPr>
          <w:lang w:val="ru-RU"/>
        </w:rPr>
        <w:instrText>://</w:instrText>
      </w:r>
      <w:r w:rsidR="00E67701">
        <w:instrText>www</w:instrText>
      </w:r>
      <w:r w:rsidR="00E67701" w:rsidRPr="00387ECF">
        <w:rPr>
          <w:lang w:val="ru-RU"/>
        </w:rPr>
        <w:instrText>.</w:instrText>
      </w:r>
      <w:r w:rsidR="00E67701">
        <w:instrText>rdkit</w:instrText>
      </w:r>
      <w:r w:rsidR="00E67701" w:rsidRPr="00387ECF">
        <w:rPr>
          <w:lang w:val="ru-RU"/>
        </w:rPr>
        <w:instrText>.</w:instrText>
      </w:r>
      <w:r w:rsidR="00E67701">
        <w:instrText>org</w:instrText>
      </w:r>
      <w:r w:rsidR="00E67701" w:rsidRPr="00387ECF">
        <w:rPr>
          <w:lang w:val="ru-RU"/>
        </w:rPr>
        <w:instrText>","</w:instrText>
      </w:r>
      <w:r w:rsidR="00E67701">
        <w:instrText>title</w:instrText>
      </w:r>
      <w:r w:rsidR="00E67701" w:rsidRPr="00387ECF">
        <w:rPr>
          <w:lang w:val="ru-RU"/>
        </w:rPr>
        <w:instrText>-</w:instrText>
      </w:r>
      <w:r w:rsidR="00E67701">
        <w:instrText>short</w:instrText>
      </w:r>
      <w:r w:rsidR="00E67701" w:rsidRPr="00387ECF">
        <w:rPr>
          <w:lang w:val="ru-RU"/>
        </w:rPr>
        <w:instrText>":"</w:instrText>
      </w:r>
      <w:r w:rsidR="00E67701">
        <w:instrText>rdkit</w:instrText>
      </w:r>
      <w:r w:rsidR="00E67701" w:rsidRPr="00387ECF">
        <w:rPr>
          <w:lang w:val="ru-RU"/>
        </w:rPr>
        <w:instrText>/</w:instrText>
      </w:r>
      <w:r w:rsidR="00E67701">
        <w:instrText>rdkit</w:instrText>
      </w:r>
      <w:r w:rsidR="00E67701" w:rsidRPr="00387ECF">
        <w:rPr>
          <w:lang w:val="ru-RU"/>
        </w:rPr>
        <w:instrText>","</w:instrText>
      </w:r>
      <w:r w:rsidR="00E67701">
        <w:instrText>URL</w:instrText>
      </w:r>
      <w:r w:rsidR="00E67701" w:rsidRPr="00387ECF">
        <w:rPr>
          <w:lang w:val="ru-RU"/>
        </w:rPr>
        <w:instrText>":"</w:instrText>
      </w:r>
      <w:r w:rsidR="00E67701">
        <w:instrText>https</w:instrText>
      </w:r>
      <w:r w:rsidR="00E67701" w:rsidRPr="00387ECF">
        <w:rPr>
          <w:lang w:val="ru-RU"/>
        </w:rPr>
        <w:instrText>://</w:instrText>
      </w:r>
      <w:r w:rsidR="00E67701">
        <w:instrText>zenodo</w:instrText>
      </w:r>
      <w:r w:rsidR="00E67701" w:rsidRPr="00387ECF">
        <w:rPr>
          <w:lang w:val="ru-RU"/>
        </w:rPr>
        <w:instrText>.</w:instrText>
      </w:r>
      <w:r w:rsidR="00E67701">
        <w:instrText>org</w:instrText>
      </w:r>
      <w:r w:rsidR="00E67701" w:rsidRPr="00387ECF">
        <w:rPr>
          <w:lang w:val="ru-RU"/>
        </w:rPr>
        <w:instrText>/</w:instrText>
      </w:r>
      <w:r w:rsidR="00E67701">
        <w:instrText>record</w:instrText>
      </w:r>
      <w:r w:rsidR="00E67701" w:rsidRPr="00387ECF">
        <w:rPr>
          <w:lang w:val="ru-RU"/>
        </w:rPr>
        <w:instrText>/591637","</w:instrText>
      </w:r>
      <w:r w:rsidR="00E67701">
        <w:instrText>version</w:instrText>
      </w:r>
      <w:r w:rsidR="00E67701" w:rsidRPr="00387ECF">
        <w:rPr>
          <w:lang w:val="ru-RU"/>
        </w:rPr>
        <w:instrText>":"</w:instrText>
      </w:r>
      <w:r w:rsidR="00E67701">
        <w:instrText>Release</w:instrText>
      </w:r>
      <w:r w:rsidR="00E67701" w:rsidRPr="00387ECF">
        <w:rPr>
          <w:lang w:val="ru-RU"/>
        </w:rPr>
        <w:instrText>_2023_03_1","</w:instrText>
      </w:r>
      <w:r w:rsidR="00E67701">
        <w:instrText>author</w:instrText>
      </w:r>
      <w:r w:rsidR="00E67701" w:rsidRPr="00387ECF">
        <w:rPr>
          <w:lang w:val="ru-RU"/>
        </w:rPr>
        <w:instrText>":[{"</w:instrText>
      </w:r>
      <w:r w:rsidR="00E67701">
        <w:instrText>family</w:instrText>
      </w:r>
      <w:r w:rsidR="00E67701" w:rsidRPr="00387ECF">
        <w:rPr>
          <w:lang w:val="ru-RU"/>
        </w:rPr>
        <w:instrText>":"</w:instrText>
      </w:r>
      <w:r w:rsidR="00E67701">
        <w:instrText>Landrum</w:instrText>
      </w:r>
      <w:r w:rsidR="00E67701" w:rsidRPr="00387ECF">
        <w:rPr>
          <w:lang w:val="ru-RU"/>
        </w:rPr>
        <w:instrText>","</w:instrText>
      </w:r>
      <w:r w:rsidR="00E67701">
        <w:instrText>given</w:instrText>
      </w:r>
      <w:r w:rsidR="00E67701" w:rsidRPr="00387ECF">
        <w:rPr>
          <w:lang w:val="ru-RU"/>
        </w:rPr>
        <w:instrText>":"</w:instrText>
      </w:r>
      <w:r w:rsidR="00E67701">
        <w:instrText>Greg</w:instrText>
      </w:r>
      <w:r w:rsidR="00E67701" w:rsidRPr="00387ECF">
        <w:rPr>
          <w:lang w:val="ru-RU"/>
        </w:rPr>
        <w:instrText>"},{"</w:instrText>
      </w:r>
      <w:r w:rsidR="00E67701">
        <w:instrText>family</w:instrText>
      </w:r>
      <w:r w:rsidR="00E67701" w:rsidRPr="00387ECF">
        <w:rPr>
          <w:lang w:val="ru-RU"/>
        </w:rPr>
        <w:instrText>":"</w:instrText>
      </w:r>
      <w:r w:rsidR="00E67701">
        <w:instrText>Tosco</w:instrText>
      </w:r>
      <w:r w:rsidR="00E67701" w:rsidRPr="00387ECF">
        <w:rPr>
          <w:lang w:val="ru-RU"/>
        </w:rPr>
        <w:instrText>","</w:instrText>
      </w:r>
      <w:r w:rsidR="00E67701">
        <w:instrText>given</w:instrText>
      </w:r>
      <w:r w:rsidR="00E67701" w:rsidRPr="00387ECF">
        <w:rPr>
          <w:lang w:val="ru-RU"/>
        </w:rPr>
        <w:instrText>":"</w:instrText>
      </w:r>
      <w:r w:rsidR="00E67701">
        <w:instrText>Paolo</w:instrText>
      </w:r>
      <w:r w:rsidR="00E67701" w:rsidRPr="00387ECF">
        <w:rPr>
          <w:lang w:val="ru-RU"/>
        </w:rPr>
        <w:instrText>"},{"</w:instrText>
      </w:r>
      <w:r w:rsidR="00E67701">
        <w:instrText>family</w:instrText>
      </w:r>
      <w:r w:rsidR="00E67701" w:rsidRPr="00387ECF">
        <w:rPr>
          <w:lang w:val="ru-RU"/>
        </w:rPr>
        <w:instrText>":"</w:instrText>
      </w:r>
      <w:r w:rsidR="00E67701">
        <w:instrText>Kelley</w:instrText>
      </w:r>
      <w:r w:rsidR="00E67701" w:rsidRPr="00387ECF">
        <w:rPr>
          <w:lang w:val="ru-RU"/>
        </w:rPr>
        <w:instrText>","</w:instrText>
      </w:r>
      <w:r w:rsidR="00E67701">
        <w:instrText>given</w:instrText>
      </w:r>
      <w:r w:rsidR="00E67701" w:rsidRPr="00387ECF">
        <w:rPr>
          <w:lang w:val="ru-RU"/>
        </w:rPr>
        <w:instrText>":"</w:instrText>
      </w:r>
      <w:r w:rsidR="00E67701">
        <w:instrText>Brian</w:instrText>
      </w:r>
      <w:r w:rsidR="00E67701" w:rsidRPr="00387ECF">
        <w:rPr>
          <w:lang w:val="ru-RU"/>
        </w:rPr>
        <w:instrText>"},{"</w:instrText>
      </w:r>
      <w:r w:rsidR="00E67701">
        <w:instrText>family</w:instrText>
      </w:r>
      <w:r w:rsidR="00E67701" w:rsidRPr="00387ECF">
        <w:rPr>
          <w:lang w:val="ru-RU"/>
        </w:rPr>
        <w:instrText>":"</w:instrText>
      </w:r>
      <w:r w:rsidR="00E67701">
        <w:instrText>Ric</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Sriniker</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Cosgrove</w:instrText>
      </w:r>
      <w:r w:rsidR="00E67701" w:rsidRPr="00387ECF">
        <w:rPr>
          <w:lang w:val="ru-RU"/>
        </w:rPr>
        <w:instrText>","</w:instrText>
      </w:r>
      <w:r w:rsidR="00E67701">
        <w:instrText>given</w:instrText>
      </w:r>
      <w:r w:rsidR="00E67701" w:rsidRPr="00387ECF">
        <w:rPr>
          <w:lang w:val="ru-RU"/>
        </w:rPr>
        <w:instrText>":"</w:instrText>
      </w:r>
      <w:r w:rsidR="00E67701">
        <w:instrText>David</w:instrText>
      </w:r>
      <w:r w:rsidR="00E67701" w:rsidRPr="00387ECF">
        <w:rPr>
          <w:lang w:val="ru-RU"/>
        </w:rPr>
        <w:instrText>"},{"</w:instrText>
      </w:r>
      <w:r w:rsidR="00E67701">
        <w:instrText>family</w:instrText>
      </w:r>
      <w:r w:rsidR="00E67701" w:rsidRPr="00387ECF">
        <w:rPr>
          <w:lang w:val="ru-RU"/>
        </w:rPr>
        <w:instrText>":"</w:instrText>
      </w:r>
      <w:r w:rsidR="00E67701">
        <w:instrText>Gedeck</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Vianello</w:instrText>
      </w:r>
      <w:r w:rsidR="00E67701" w:rsidRPr="00387ECF">
        <w:rPr>
          <w:lang w:val="ru-RU"/>
        </w:rPr>
        <w:instrText>","</w:instrText>
      </w:r>
      <w:r w:rsidR="00E67701">
        <w:instrText>given</w:instrText>
      </w:r>
      <w:r w:rsidR="00E67701" w:rsidRPr="00387ECF">
        <w:rPr>
          <w:lang w:val="ru-RU"/>
        </w:rPr>
        <w:instrText>":"</w:instrText>
      </w:r>
      <w:r w:rsidR="00E67701">
        <w:instrText>Riccardo</w:instrText>
      </w:r>
      <w:r w:rsidR="00E67701" w:rsidRPr="00387ECF">
        <w:rPr>
          <w:lang w:val="ru-RU"/>
        </w:rPr>
        <w:instrText>"},{"</w:instrText>
      </w:r>
      <w:r w:rsidR="00E67701">
        <w:instrText>family</w:instrText>
      </w:r>
      <w:r w:rsidR="00E67701" w:rsidRPr="00387ECF">
        <w:rPr>
          <w:lang w:val="ru-RU"/>
        </w:rPr>
        <w:instrText>":"</w:instrText>
      </w:r>
      <w:r w:rsidR="00E67701">
        <w:instrText>NadineSchneider</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Kawashima</w:instrText>
      </w:r>
      <w:r w:rsidR="00E67701" w:rsidRPr="00387ECF">
        <w:rPr>
          <w:lang w:val="ru-RU"/>
        </w:rPr>
        <w:instrText>","</w:instrText>
      </w:r>
      <w:r w:rsidR="00E67701">
        <w:instrText>given</w:instrText>
      </w:r>
      <w:r w:rsidR="00E67701" w:rsidRPr="00387ECF">
        <w:rPr>
          <w:lang w:val="ru-RU"/>
        </w:rPr>
        <w:instrText>":"</w:instrText>
      </w:r>
      <w:r w:rsidR="00E67701">
        <w:instrText>Eisuke</w:instrText>
      </w:r>
      <w:r w:rsidR="00E67701" w:rsidRPr="00387ECF">
        <w:rPr>
          <w:lang w:val="ru-RU"/>
        </w:rPr>
        <w:instrText>"},{"</w:instrText>
      </w:r>
      <w:r w:rsidR="00E67701">
        <w:instrText>family</w:instrText>
      </w:r>
      <w:r w:rsidR="00E67701" w:rsidRPr="00387ECF">
        <w:rPr>
          <w:lang w:val="ru-RU"/>
        </w:rPr>
        <w:instrText>":"</w:instrText>
      </w:r>
      <w:r w:rsidR="00E67701">
        <w:instrText>N</w:instrText>
      </w:r>
      <w:r w:rsidR="00E67701" w:rsidRPr="00387ECF">
        <w:rPr>
          <w:lang w:val="ru-RU"/>
        </w:rPr>
        <w:instrText>","</w:instrText>
      </w:r>
      <w:r w:rsidR="00E67701">
        <w:instrText>given</w:instrText>
      </w:r>
      <w:r w:rsidR="00E67701" w:rsidRPr="00387ECF">
        <w:rPr>
          <w:lang w:val="ru-RU"/>
        </w:rPr>
        <w:instrText>":"</w:instrText>
      </w:r>
      <w:r w:rsidR="00E67701">
        <w:instrText>Dan</w:instrText>
      </w:r>
      <w:r w:rsidR="00E67701" w:rsidRPr="00387ECF">
        <w:rPr>
          <w:lang w:val="ru-RU"/>
        </w:rPr>
        <w:instrText>"},{"</w:instrText>
      </w:r>
      <w:r w:rsidR="00E67701">
        <w:instrText>family</w:instrText>
      </w:r>
      <w:r w:rsidR="00E67701" w:rsidRPr="00387ECF">
        <w:rPr>
          <w:lang w:val="ru-RU"/>
        </w:rPr>
        <w:instrText>":"</w:instrText>
      </w:r>
      <w:r w:rsidR="00E67701">
        <w:instrText>Jones</w:instrText>
      </w:r>
      <w:r w:rsidR="00E67701" w:rsidRPr="00387ECF">
        <w:rPr>
          <w:lang w:val="ru-RU"/>
        </w:rPr>
        <w:instrText>","</w:instrText>
      </w:r>
      <w:r w:rsidR="00E67701">
        <w:instrText>given</w:instrText>
      </w:r>
      <w:r w:rsidR="00E67701" w:rsidRPr="00387ECF">
        <w:rPr>
          <w:lang w:val="ru-RU"/>
        </w:rPr>
        <w:instrText>":"</w:instrText>
      </w:r>
      <w:r w:rsidR="00E67701">
        <w:instrText>Gareth</w:instrText>
      </w:r>
      <w:r w:rsidR="00E67701" w:rsidRPr="00387ECF">
        <w:rPr>
          <w:lang w:val="ru-RU"/>
        </w:rPr>
        <w:instrText>"},{"</w:instrText>
      </w:r>
      <w:r w:rsidR="00E67701">
        <w:instrText>family</w:instrText>
      </w:r>
      <w:r w:rsidR="00E67701" w:rsidRPr="00387ECF">
        <w:rPr>
          <w:lang w:val="ru-RU"/>
        </w:rPr>
        <w:instrText>":"</w:instrText>
      </w:r>
      <w:r w:rsidR="00E67701">
        <w:instrText>Dalke</w:instrText>
      </w:r>
      <w:r w:rsidR="00E67701" w:rsidRPr="00387ECF">
        <w:rPr>
          <w:lang w:val="ru-RU"/>
        </w:rPr>
        <w:instrText>","</w:instrText>
      </w:r>
      <w:r w:rsidR="00E67701">
        <w:instrText>given</w:instrText>
      </w:r>
      <w:r w:rsidR="00E67701" w:rsidRPr="00387ECF">
        <w:rPr>
          <w:lang w:val="ru-RU"/>
        </w:rPr>
        <w:instrText>":"</w:instrText>
      </w:r>
      <w:r w:rsidR="00E67701">
        <w:instrText>Andrew</w:instrText>
      </w:r>
      <w:r w:rsidR="00E67701" w:rsidRPr="00387ECF">
        <w:rPr>
          <w:lang w:val="ru-RU"/>
        </w:rPr>
        <w:instrText>"},{"</w:instrText>
      </w:r>
      <w:r w:rsidR="00E67701">
        <w:instrText>family</w:instrText>
      </w:r>
      <w:r w:rsidR="00E67701" w:rsidRPr="00387ECF">
        <w:rPr>
          <w:lang w:val="ru-RU"/>
        </w:rPr>
        <w:instrText>":"</w:instrText>
      </w:r>
      <w:r w:rsidR="00E67701">
        <w:instrText>Cole</w:instrText>
      </w:r>
      <w:r w:rsidR="00E67701" w:rsidRPr="00387ECF">
        <w:rPr>
          <w:lang w:val="ru-RU"/>
        </w:rPr>
        <w:instrText>","</w:instrText>
      </w:r>
      <w:r w:rsidR="00E67701">
        <w:instrText>given</w:instrText>
      </w:r>
      <w:r w:rsidR="00E67701" w:rsidRPr="00387ECF">
        <w:rPr>
          <w:lang w:val="ru-RU"/>
        </w:rPr>
        <w:instrText>":"</w:instrText>
      </w:r>
      <w:r w:rsidR="00E67701">
        <w:instrText>Brian</w:instrText>
      </w:r>
      <w:r w:rsidR="00E67701" w:rsidRPr="00387ECF">
        <w:rPr>
          <w:lang w:val="ru-RU"/>
        </w:rPr>
        <w:instrText>"},{"</w:instrText>
      </w:r>
      <w:r w:rsidR="00E67701">
        <w:instrText>family</w:instrText>
      </w:r>
      <w:r w:rsidR="00E67701" w:rsidRPr="00387ECF">
        <w:rPr>
          <w:lang w:val="ru-RU"/>
        </w:rPr>
        <w:instrText>":"</w:instrText>
      </w:r>
      <w:r w:rsidR="00E67701">
        <w:instrText>Swain</w:instrText>
      </w:r>
      <w:r w:rsidR="00E67701" w:rsidRPr="00387ECF">
        <w:rPr>
          <w:lang w:val="ru-RU"/>
        </w:rPr>
        <w:instrText>","</w:instrText>
      </w:r>
      <w:r w:rsidR="00E67701">
        <w:instrText>given</w:instrText>
      </w:r>
      <w:r w:rsidR="00E67701" w:rsidRPr="00387ECF">
        <w:rPr>
          <w:lang w:val="ru-RU"/>
        </w:rPr>
        <w:instrText>":"</w:instrText>
      </w:r>
      <w:r w:rsidR="00E67701">
        <w:instrText>Matt</w:instrText>
      </w:r>
      <w:r w:rsidR="00E67701" w:rsidRPr="00387ECF">
        <w:rPr>
          <w:lang w:val="ru-RU"/>
        </w:rPr>
        <w:instrText>"},{"</w:instrText>
      </w:r>
      <w:r w:rsidR="00E67701">
        <w:instrText>family</w:instrText>
      </w:r>
      <w:r w:rsidR="00E67701" w:rsidRPr="00387ECF">
        <w:rPr>
          <w:lang w:val="ru-RU"/>
        </w:rPr>
        <w:instrText>":"</w:instrText>
      </w:r>
      <w:r w:rsidR="00E67701">
        <w:instrText>Turk</w:instrText>
      </w:r>
      <w:r w:rsidR="00E67701" w:rsidRPr="00387ECF">
        <w:rPr>
          <w:lang w:val="ru-RU"/>
        </w:rPr>
        <w:instrText>","</w:instrText>
      </w:r>
      <w:r w:rsidR="00E67701">
        <w:instrText>given</w:instrText>
      </w:r>
      <w:r w:rsidR="00E67701" w:rsidRPr="00387ECF">
        <w:rPr>
          <w:lang w:val="ru-RU"/>
        </w:rPr>
        <w:instrText>":"</w:instrText>
      </w:r>
      <w:r w:rsidR="00E67701">
        <w:instrText>Samo</w:instrText>
      </w:r>
      <w:r w:rsidR="00E67701" w:rsidRPr="00387ECF">
        <w:rPr>
          <w:lang w:val="ru-RU"/>
        </w:rPr>
        <w:instrText>"},{"</w:instrText>
      </w:r>
      <w:r w:rsidR="00E67701">
        <w:instrText>family</w:instrText>
      </w:r>
      <w:r w:rsidR="00E67701" w:rsidRPr="00387ECF">
        <w:rPr>
          <w:lang w:val="ru-RU"/>
        </w:rPr>
        <w:instrText>":"</w:instrText>
      </w:r>
      <w:r w:rsidR="00E67701">
        <w:instrText>AlexanderSavelyev</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Vaucher</w:instrText>
      </w:r>
      <w:r w:rsidR="00E67701" w:rsidRPr="00387ECF">
        <w:rPr>
          <w:lang w:val="ru-RU"/>
        </w:rPr>
        <w:instrText>","</w:instrText>
      </w:r>
      <w:r w:rsidR="00E67701">
        <w:instrText>given</w:instrText>
      </w:r>
      <w:r w:rsidR="00E67701" w:rsidRPr="00387ECF">
        <w:rPr>
          <w:lang w:val="ru-RU"/>
        </w:rPr>
        <w:instrText>":"</w:instrText>
      </w:r>
      <w:r w:rsidR="00E67701">
        <w:instrText>Alain</w:instrText>
      </w:r>
      <w:r w:rsidR="00E67701" w:rsidRPr="00387ECF">
        <w:rPr>
          <w:lang w:val="ru-RU"/>
        </w:rPr>
        <w:instrText>"},{"</w:instrText>
      </w:r>
      <w:r w:rsidR="00E67701">
        <w:instrText>family</w:instrText>
      </w:r>
      <w:r w:rsidR="00E67701" w:rsidRPr="00387ECF">
        <w:rPr>
          <w:lang w:val="ru-RU"/>
        </w:rPr>
        <w:instrText>":"</w:instrText>
      </w:r>
      <w:r w:rsidR="00E67701">
        <w:instrText>W</w:instrText>
      </w:r>
      <w:r w:rsidR="00E67701" w:rsidRPr="00387ECF">
        <w:rPr>
          <w:lang w:val="ru-RU"/>
        </w:rPr>
        <w:instrText>ó</w:instrText>
      </w:r>
      <w:r w:rsidR="00E67701">
        <w:instrText>jcikowski</w:instrText>
      </w:r>
      <w:r w:rsidR="00E67701" w:rsidRPr="00387ECF">
        <w:rPr>
          <w:lang w:val="ru-RU"/>
        </w:rPr>
        <w:instrText>","</w:instrText>
      </w:r>
      <w:r w:rsidR="00E67701">
        <w:instrText>given</w:instrText>
      </w:r>
      <w:r w:rsidR="00E67701" w:rsidRPr="00387ECF">
        <w:rPr>
          <w:lang w:val="ru-RU"/>
        </w:rPr>
        <w:instrText>":"</w:instrText>
      </w:r>
      <w:r w:rsidR="00E67701">
        <w:instrText>Maciej</w:instrText>
      </w:r>
      <w:r w:rsidR="00E67701" w:rsidRPr="00387ECF">
        <w:rPr>
          <w:lang w:val="ru-RU"/>
        </w:rPr>
        <w:instrText>"},{"</w:instrText>
      </w:r>
      <w:r w:rsidR="00E67701">
        <w:instrText>family</w:instrText>
      </w:r>
      <w:r w:rsidR="00E67701" w:rsidRPr="00387ECF">
        <w:rPr>
          <w:lang w:val="ru-RU"/>
        </w:rPr>
        <w:instrText>":"</w:instrText>
      </w:r>
      <w:r w:rsidR="00E67701">
        <w:instrText>Ichiru</w:instrText>
      </w:r>
      <w:r w:rsidR="00E67701" w:rsidRPr="00387ECF">
        <w:rPr>
          <w:lang w:val="ru-RU"/>
        </w:rPr>
        <w:instrText xml:space="preserve"> </w:instrText>
      </w:r>
      <w:r w:rsidR="00E67701">
        <w:instrText>Take</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Probst</w:instrText>
      </w:r>
      <w:r w:rsidR="00E67701" w:rsidRPr="00387ECF">
        <w:rPr>
          <w:lang w:val="ru-RU"/>
        </w:rPr>
        <w:instrText>","</w:instrText>
      </w:r>
      <w:r w:rsidR="00E67701">
        <w:instrText>given</w:instrText>
      </w:r>
      <w:r w:rsidR="00E67701" w:rsidRPr="00387ECF">
        <w:rPr>
          <w:lang w:val="ru-RU"/>
        </w:rPr>
        <w:instrText>":"</w:instrText>
      </w:r>
      <w:r w:rsidR="00E67701">
        <w:instrText>Daniel</w:instrText>
      </w:r>
      <w:r w:rsidR="00E67701" w:rsidRPr="00387ECF">
        <w:rPr>
          <w:lang w:val="ru-RU"/>
        </w:rPr>
        <w:instrText>"},{"</w:instrText>
      </w:r>
      <w:r w:rsidR="00E67701">
        <w:instrText>family</w:instrText>
      </w:r>
      <w:r w:rsidR="00E67701" w:rsidRPr="00387ECF">
        <w:rPr>
          <w:lang w:val="ru-RU"/>
        </w:rPr>
        <w:instrText>":"</w:instrText>
      </w:r>
      <w:r w:rsidR="00E67701">
        <w:instrText>Ujihara</w:instrText>
      </w:r>
      <w:r w:rsidR="00E67701" w:rsidRPr="00387ECF">
        <w:rPr>
          <w:lang w:val="ru-RU"/>
        </w:rPr>
        <w:instrText>","</w:instrText>
      </w:r>
      <w:r w:rsidR="00E67701">
        <w:instrText>given</w:instrText>
      </w:r>
      <w:r w:rsidR="00E67701" w:rsidRPr="00387ECF">
        <w:rPr>
          <w:lang w:val="ru-RU"/>
        </w:rPr>
        <w:instrText>":"</w:instrText>
      </w:r>
      <w:r w:rsidR="00E67701">
        <w:instrText>Kazuya</w:instrText>
      </w:r>
      <w:r w:rsidR="00E67701" w:rsidRPr="00387ECF">
        <w:rPr>
          <w:lang w:val="ru-RU"/>
        </w:rPr>
        <w:instrText>"},{"</w:instrText>
      </w:r>
      <w:r w:rsidR="00E67701">
        <w:instrText>family</w:instrText>
      </w:r>
      <w:r w:rsidR="00E67701" w:rsidRPr="00387ECF">
        <w:rPr>
          <w:lang w:val="ru-RU"/>
        </w:rPr>
        <w:instrText>":"</w:instrText>
      </w:r>
      <w:r w:rsidR="00E67701">
        <w:instrText>Scalfani</w:instrText>
      </w:r>
      <w:r w:rsidR="00E67701" w:rsidRPr="00387ECF">
        <w:rPr>
          <w:lang w:val="ru-RU"/>
        </w:rPr>
        <w:instrText>","</w:instrText>
      </w:r>
      <w:r w:rsidR="00E67701">
        <w:instrText>given</w:instrText>
      </w:r>
      <w:r w:rsidR="00E67701" w:rsidRPr="00387ECF">
        <w:rPr>
          <w:lang w:val="ru-RU"/>
        </w:rPr>
        <w:instrText>":"</w:instrText>
      </w:r>
      <w:r w:rsidR="00E67701">
        <w:instrText>Vincent</w:instrText>
      </w:r>
      <w:r w:rsidR="00E67701" w:rsidRPr="00387ECF">
        <w:rPr>
          <w:lang w:val="ru-RU"/>
        </w:rPr>
        <w:instrText xml:space="preserve"> </w:instrText>
      </w:r>
      <w:r w:rsidR="00E67701">
        <w:instrText>F</w:instrText>
      </w:r>
      <w:r w:rsidR="00E67701" w:rsidRPr="00387ECF">
        <w:rPr>
          <w:lang w:val="ru-RU"/>
        </w:rPr>
        <w:instrText>."},{"</w:instrText>
      </w:r>
      <w:r w:rsidR="00E67701">
        <w:instrText>family</w:instrText>
      </w:r>
      <w:r w:rsidR="00E67701" w:rsidRPr="00387ECF">
        <w:rPr>
          <w:lang w:val="ru-RU"/>
        </w:rPr>
        <w:instrText>":"</w:instrText>
      </w:r>
      <w:r w:rsidR="00E67701">
        <w:instrText>Godin</w:instrText>
      </w:r>
      <w:r w:rsidR="00E67701" w:rsidRPr="00387ECF">
        <w:rPr>
          <w:lang w:val="ru-RU"/>
        </w:rPr>
        <w:instrText>","</w:instrText>
      </w:r>
      <w:r w:rsidR="00E67701">
        <w:instrText>given</w:instrText>
      </w:r>
      <w:r w:rsidR="00E67701" w:rsidRPr="00387ECF">
        <w:rPr>
          <w:lang w:val="ru-RU"/>
        </w:rPr>
        <w:instrText>":"</w:instrText>
      </w:r>
      <w:r w:rsidR="00E67701">
        <w:instrText>Guillaume</w:instrText>
      </w:r>
      <w:r w:rsidR="00E67701" w:rsidRPr="00387ECF">
        <w:rPr>
          <w:lang w:val="ru-RU"/>
        </w:rPr>
        <w:instrText>"},{"</w:instrText>
      </w:r>
      <w:r w:rsidR="00E67701">
        <w:instrText>family</w:instrText>
      </w:r>
      <w:r w:rsidR="00E67701" w:rsidRPr="00387ECF">
        <w:rPr>
          <w:lang w:val="ru-RU"/>
        </w:rPr>
        <w:instrText>":"</w:instrText>
      </w:r>
      <w:r w:rsidR="00E67701">
        <w:instrText>Pahl</w:instrText>
      </w:r>
      <w:r w:rsidR="00E67701" w:rsidRPr="00387ECF">
        <w:rPr>
          <w:lang w:val="ru-RU"/>
        </w:rPr>
        <w:instrText>","</w:instrText>
      </w:r>
      <w:r w:rsidR="00E67701">
        <w:instrText>given</w:instrText>
      </w:r>
      <w:r w:rsidR="00E67701" w:rsidRPr="00387ECF">
        <w:rPr>
          <w:lang w:val="ru-RU"/>
        </w:rPr>
        <w:instrText>":"</w:instrText>
      </w:r>
      <w:r w:rsidR="00E67701">
        <w:instrText>Axel</w:instrText>
      </w:r>
      <w:r w:rsidR="00E67701" w:rsidRPr="00387ECF">
        <w:rPr>
          <w:lang w:val="ru-RU"/>
        </w:rPr>
        <w:instrText>"},{"</w:instrText>
      </w:r>
      <w:r w:rsidR="00E67701">
        <w:instrText>family</w:instrText>
      </w:r>
      <w:r w:rsidR="00E67701" w:rsidRPr="00387ECF">
        <w:rPr>
          <w:lang w:val="ru-RU"/>
        </w:rPr>
        <w:instrText>":"</w:instrText>
      </w:r>
      <w:r w:rsidR="00E67701">
        <w:instrText>Francois</w:instrText>
      </w:r>
      <w:r w:rsidR="00E67701" w:rsidRPr="00387ECF">
        <w:rPr>
          <w:lang w:val="ru-RU"/>
        </w:rPr>
        <w:instrText xml:space="preserve"> </w:instrText>
      </w:r>
      <w:r w:rsidR="00E67701">
        <w:instrText>Berenger</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JLVarjo</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Walker</w:instrText>
      </w:r>
      <w:r w:rsidR="00E67701" w:rsidRPr="00387ECF">
        <w:rPr>
          <w:lang w:val="ru-RU"/>
        </w:rPr>
        <w:instrText>","</w:instrText>
      </w:r>
      <w:r w:rsidR="00E67701">
        <w:instrText>given</w:instrText>
      </w:r>
      <w:r w:rsidR="00E67701" w:rsidRPr="00387ECF">
        <w:rPr>
          <w:lang w:val="ru-RU"/>
        </w:rPr>
        <w:instrText>":"</w:instrText>
      </w:r>
      <w:r w:rsidR="00E67701">
        <w:instrText>Rachel</w:instrText>
      </w:r>
      <w:r w:rsidR="00E67701" w:rsidRPr="00387ECF">
        <w:rPr>
          <w:lang w:val="ru-RU"/>
        </w:rPr>
        <w:instrText>"},{"</w:instrText>
      </w:r>
      <w:r w:rsidR="00E67701">
        <w:instrText>family</w:instrText>
      </w:r>
      <w:r w:rsidR="00E67701" w:rsidRPr="00387ECF">
        <w:rPr>
          <w:lang w:val="ru-RU"/>
        </w:rPr>
        <w:instrText>":"</w:instrText>
      </w:r>
      <w:r w:rsidR="00E67701">
        <w:instrText>Jasondbiggs</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Strets</w:instrText>
      </w:r>
      <w:r w:rsidR="00E67701" w:rsidRPr="00387ECF">
        <w:rPr>
          <w:lang w:val="ru-RU"/>
        </w:rPr>
        <w:instrText>123","</w:instrText>
      </w:r>
      <w:r w:rsidR="00E67701">
        <w:instrText>given</w:instrText>
      </w:r>
      <w:r w:rsidR="00E67701" w:rsidRPr="00387ECF">
        <w:rPr>
          <w:lang w:val="ru-RU"/>
        </w:rPr>
        <w:instrText>":""}],"</w:instrText>
      </w:r>
      <w:r w:rsidR="00E67701">
        <w:instrText>accessed</w:instrText>
      </w:r>
      <w:r w:rsidR="00E67701" w:rsidRPr="00387ECF">
        <w:rPr>
          <w:lang w:val="ru-RU"/>
        </w:rPr>
        <w:instrText>":{"</w:instrText>
      </w:r>
      <w:r w:rsidR="00E67701">
        <w:instrText>date</w:instrText>
      </w:r>
      <w:r w:rsidR="00E67701" w:rsidRPr="00387ECF">
        <w:rPr>
          <w:lang w:val="ru-RU"/>
        </w:rPr>
        <w:instrText>-</w:instrText>
      </w:r>
      <w:r w:rsidR="00E67701">
        <w:instrText>parts</w:instrText>
      </w:r>
      <w:r w:rsidR="00E67701" w:rsidRPr="00387ECF">
        <w:rPr>
          <w:lang w:val="ru-RU"/>
        </w:rPr>
        <w:instrText>":[["2023",5,23]]},"</w:instrText>
      </w:r>
      <w:r w:rsidR="00E67701">
        <w:instrText>issued</w:instrText>
      </w:r>
      <w:r w:rsidR="00E67701" w:rsidRPr="00387ECF">
        <w:rPr>
          <w:lang w:val="ru-RU"/>
        </w:rPr>
        <w:instrText>":{"</w:instrText>
      </w:r>
      <w:r w:rsidR="00E67701">
        <w:instrText>date</w:instrText>
      </w:r>
      <w:r w:rsidR="00E67701" w:rsidRPr="00387ECF">
        <w:rPr>
          <w:lang w:val="ru-RU"/>
        </w:rPr>
        <w:instrText>-</w:instrText>
      </w:r>
      <w:r w:rsidR="00E67701">
        <w:instrText>parts</w:instrText>
      </w:r>
      <w:r w:rsidR="00E67701" w:rsidRPr="00387ECF">
        <w:rPr>
          <w:lang w:val="ru-RU"/>
        </w:rPr>
        <w:instrText>":[["2023",4,30]]}}}],"</w:instrText>
      </w:r>
      <w:r w:rsidR="00E67701">
        <w:instrText>schema</w:instrText>
      </w:r>
      <w:r w:rsidR="00E67701" w:rsidRPr="00387ECF">
        <w:rPr>
          <w:lang w:val="ru-RU"/>
        </w:rPr>
        <w:instrText>":"</w:instrText>
      </w:r>
      <w:r w:rsidR="00E67701">
        <w:instrText>https</w:instrText>
      </w:r>
      <w:r w:rsidR="00E67701" w:rsidRPr="00387ECF">
        <w:rPr>
          <w:lang w:val="ru-RU"/>
        </w:rPr>
        <w:instrText>://</w:instrText>
      </w:r>
      <w:r w:rsidR="00E67701">
        <w:instrText>github</w:instrText>
      </w:r>
      <w:r w:rsidR="00E67701" w:rsidRPr="00387ECF">
        <w:rPr>
          <w:lang w:val="ru-RU"/>
        </w:rPr>
        <w:instrText>.</w:instrText>
      </w:r>
      <w:r w:rsidR="00E67701">
        <w:instrText>com</w:instrText>
      </w:r>
      <w:r w:rsidR="00E67701" w:rsidRPr="00387ECF">
        <w:rPr>
          <w:lang w:val="ru-RU"/>
        </w:rPr>
        <w:instrText>/</w:instrText>
      </w:r>
      <w:r w:rsidR="00E67701">
        <w:instrText>citation</w:instrText>
      </w:r>
      <w:r w:rsidR="00E67701" w:rsidRPr="00387ECF">
        <w:rPr>
          <w:lang w:val="ru-RU"/>
        </w:rPr>
        <w:instrText>-</w:instrText>
      </w:r>
      <w:r w:rsidR="00E67701">
        <w:instrText>style</w:instrText>
      </w:r>
      <w:r w:rsidR="00E67701" w:rsidRPr="00387ECF">
        <w:rPr>
          <w:lang w:val="ru-RU"/>
        </w:rPr>
        <w:instrText>-</w:instrText>
      </w:r>
      <w:r w:rsidR="00E67701">
        <w:instrText>language</w:instrText>
      </w:r>
      <w:r w:rsidR="00E67701" w:rsidRPr="00387ECF">
        <w:rPr>
          <w:lang w:val="ru-RU"/>
        </w:rPr>
        <w:instrText>/</w:instrText>
      </w:r>
      <w:r w:rsidR="00E67701">
        <w:instrText>schema</w:instrText>
      </w:r>
      <w:r w:rsidR="00E67701" w:rsidRPr="00387ECF">
        <w:rPr>
          <w:lang w:val="ru-RU"/>
        </w:rPr>
        <w:instrText>/</w:instrText>
      </w:r>
      <w:r w:rsidR="00E67701">
        <w:instrText>raw</w:instrText>
      </w:r>
      <w:r w:rsidR="00E67701" w:rsidRPr="00387ECF">
        <w:rPr>
          <w:lang w:val="ru-RU"/>
        </w:rPr>
        <w:instrText>/</w:instrText>
      </w:r>
      <w:r w:rsidR="00E67701">
        <w:instrText>master</w:instrText>
      </w:r>
      <w:r w:rsidR="00E67701" w:rsidRPr="00387ECF">
        <w:rPr>
          <w:lang w:val="ru-RU"/>
        </w:rPr>
        <w:instrText>/</w:instrText>
      </w:r>
      <w:r w:rsidR="00E67701">
        <w:instrText>csl</w:instrText>
      </w:r>
      <w:r w:rsidR="00E67701" w:rsidRPr="00387ECF">
        <w:rPr>
          <w:lang w:val="ru-RU"/>
        </w:rPr>
        <w:instrText>-</w:instrText>
      </w:r>
      <w:r w:rsidR="00E67701">
        <w:instrText>citation</w:instrText>
      </w:r>
      <w:r w:rsidR="00E67701" w:rsidRPr="00387ECF">
        <w:rPr>
          <w:lang w:val="ru-RU"/>
        </w:rPr>
        <w:instrText>.</w:instrText>
      </w:r>
      <w:r w:rsidR="00E67701">
        <w:instrText>json</w:instrText>
      </w:r>
      <w:r w:rsidR="00E67701" w:rsidRPr="00387ECF">
        <w:rPr>
          <w:lang w:val="ru-RU"/>
        </w:rPr>
        <w:instrText xml:space="preserve">"} </w:instrText>
      </w:r>
      <w:r w:rsidR="00E67701">
        <w:fldChar w:fldCharType="separate"/>
      </w:r>
      <w:r w:rsidR="00E67701" w:rsidRPr="00387ECF">
        <w:rPr>
          <w:rFonts w:cs="Times New Roman"/>
          <w:lang w:val="ru-RU"/>
        </w:rPr>
        <w:t>[107]</w:t>
      </w:r>
      <w:r w:rsidR="00E67701">
        <w:fldChar w:fldCharType="end"/>
      </w:r>
      <w:r w:rsidR="00A97629" w:rsidRPr="0075779D">
        <w:rPr>
          <w:lang w:val="ru-RU"/>
        </w:rPr>
        <w:t>.</w:t>
      </w:r>
    </w:p>
    <w:p w14:paraId="0D7502A4" w14:textId="15129B17" w:rsidR="00E67701" w:rsidRDefault="00171E8E" w:rsidP="00171E8E">
      <w:pPr>
        <w:pStyle w:val="2"/>
        <w:rPr>
          <w:lang w:val="ru-RU"/>
        </w:rPr>
      </w:pPr>
      <w:bookmarkStart w:id="387" w:name="_Toc135956192"/>
      <w:r w:rsidRPr="0075779D">
        <w:rPr>
          <w:lang w:val="ru-RU"/>
        </w:rPr>
        <w:t xml:space="preserve">2.3. </w:t>
      </w:r>
      <w:r>
        <w:rPr>
          <w:lang w:val="ru-RU"/>
        </w:rPr>
        <w:t>Построение моделей «структура-активность»</w:t>
      </w:r>
      <w:bookmarkEnd w:id="387"/>
    </w:p>
    <w:p w14:paraId="00A3416C" w14:textId="145FBA34" w:rsidR="007D6005" w:rsidRDefault="007D6005" w:rsidP="0075779D">
      <w:pPr>
        <w:pStyle w:val="a0"/>
        <w:ind w:firstLine="720"/>
        <w:rPr>
          <w:lang w:val="ru-RU"/>
        </w:rPr>
      </w:pPr>
      <w:r>
        <w:rPr>
          <w:lang w:val="ru-RU"/>
        </w:rPr>
        <w:t xml:space="preserve">Построение модели прогноза сайтов расщепления белков протеасомой происходило по следующему алгоритму: </w:t>
      </w:r>
    </w:p>
    <w:p w14:paraId="377714B7" w14:textId="4D813ED3" w:rsidR="007D6005" w:rsidRDefault="007D6005" w:rsidP="007D6005">
      <w:pPr>
        <w:pStyle w:val="a0"/>
        <w:numPr>
          <w:ilvl w:val="0"/>
          <w:numId w:val="10"/>
        </w:numPr>
        <w:rPr>
          <w:lang w:val="ru-RU"/>
        </w:rPr>
      </w:pPr>
      <w:r>
        <w:rPr>
          <w:lang w:val="ru-RU"/>
        </w:rPr>
        <w:t>Поиск координат пептидов в их исходной последовательности</w:t>
      </w:r>
    </w:p>
    <w:p w14:paraId="7253F19A" w14:textId="4F8354A3" w:rsidR="007D6005" w:rsidRPr="0075779D" w:rsidRDefault="007D6005" w:rsidP="007D6005">
      <w:pPr>
        <w:pStyle w:val="a0"/>
        <w:numPr>
          <w:ilvl w:val="0"/>
          <w:numId w:val="10"/>
        </w:numPr>
        <w:rPr>
          <w:i/>
          <w:iCs/>
          <w:lang w:val="ru-RU"/>
        </w:rPr>
      </w:pPr>
      <w:r>
        <w:rPr>
          <w:lang w:val="ru-RU"/>
        </w:rPr>
        <w:t xml:space="preserve">Для данных </w:t>
      </w:r>
      <w:r w:rsidRPr="0075779D">
        <w:rPr>
          <w:i/>
          <w:iCs/>
        </w:rPr>
        <w:t>in</w:t>
      </w:r>
      <w:r w:rsidRPr="0075779D">
        <w:rPr>
          <w:i/>
          <w:iCs/>
          <w:lang w:val="ru-RU"/>
        </w:rPr>
        <w:t xml:space="preserve"> </w:t>
      </w:r>
      <w:r w:rsidRPr="0075779D">
        <w:rPr>
          <w:i/>
          <w:iCs/>
        </w:rPr>
        <w:t>vitro</w:t>
      </w:r>
      <w:r>
        <w:rPr>
          <w:lang w:val="ru-RU"/>
        </w:rPr>
        <w:t xml:space="preserve"> активными помечались остаток левее </w:t>
      </w:r>
      <w:r>
        <w:t>N</w:t>
      </w:r>
      <w:r w:rsidRPr="0075779D">
        <w:rPr>
          <w:lang w:val="ru-RU"/>
        </w:rPr>
        <w:t>-</w:t>
      </w:r>
      <w:r>
        <w:rPr>
          <w:lang w:val="ru-RU"/>
        </w:rPr>
        <w:t xml:space="preserve">конца пептида и С-конец пептида, для данных </w:t>
      </w:r>
      <w:r w:rsidRPr="0075779D">
        <w:rPr>
          <w:i/>
          <w:iCs/>
        </w:rPr>
        <w:t>in</w:t>
      </w:r>
      <w:r w:rsidRPr="0075779D">
        <w:rPr>
          <w:i/>
          <w:iCs/>
          <w:lang w:val="ru-RU"/>
        </w:rPr>
        <w:t xml:space="preserve"> </w:t>
      </w:r>
      <w:r w:rsidRPr="0075779D">
        <w:rPr>
          <w:i/>
          <w:iCs/>
        </w:rPr>
        <w:t>vivo</w:t>
      </w:r>
      <w:r>
        <w:rPr>
          <w:lang w:val="ru-RU"/>
        </w:rPr>
        <w:t xml:space="preserve"> только С-конец пептида</w:t>
      </w:r>
      <w:r w:rsidR="00085258">
        <w:rPr>
          <w:lang w:val="ru-RU"/>
        </w:rPr>
        <w:t>. Все остальные остатки помечались как неактивные</w:t>
      </w:r>
      <w:r w:rsidR="00050457">
        <w:rPr>
          <w:lang w:val="ru-RU"/>
        </w:rPr>
        <w:t xml:space="preserve"> (</w:t>
      </w:r>
      <w:r w:rsidR="00050457" w:rsidRPr="00BE76AA">
        <w:rPr>
          <w:i/>
          <w:iCs/>
        </w:rPr>
        <w:t>in</w:t>
      </w:r>
      <w:r w:rsidR="00050457" w:rsidRPr="00BE76AA">
        <w:rPr>
          <w:i/>
          <w:iCs/>
          <w:lang w:val="ru-RU"/>
        </w:rPr>
        <w:t xml:space="preserve"> </w:t>
      </w:r>
      <w:r w:rsidR="00050457" w:rsidRPr="00BE76AA">
        <w:rPr>
          <w:i/>
          <w:iCs/>
        </w:rPr>
        <w:t>vitro</w:t>
      </w:r>
      <w:r w:rsidR="00050457">
        <w:rPr>
          <w:lang w:val="ru-RU"/>
        </w:rPr>
        <w:t>) или случайный остаток из входящих в пептид, но не входящих в окно с активным остатком (</w:t>
      </w:r>
      <w:r w:rsidR="00050457" w:rsidRPr="00BE76AA">
        <w:rPr>
          <w:i/>
          <w:iCs/>
        </w:rPr>
        <w:t>in</w:t>
      </w:r>
      <w:r w:rsidR="00050457" w:rsidRPr="00BE76AA">
        <w:rPr>
          <w:i/>
          <w:iCs/>
          <w:lang w:val="ru-RU"/>
        </w:rPr>
        <w:t xml:space="preserve"> </w:t>
      </w:r>
      <w:r w:rsidR="00050457" w:rsidRPr="00BE76AA">
        <w:rPr>
          <w:i/>
          <w:iCs/>
        </w:rPr>
        <w:t>vivo</w:t>
      </w:r>
      <w:r w:rsidR="00050457">
        <w:rPr>
          <w:lang w:val="ru-RU"/>
        </w:rPr>
        <w:t>)</w:t>
      </w:r>
      <w:r w:rsidR="00085258">
        <w:rPr>
          <w:lang w:val="ru-RU"/>
        </w:rPr>
        <w:t>.</w:t>
      </w:r>
    </w:p>
    <w:p w14:paraId="6B738FE4" w14:textId="4B202AA9" w:rsidR="00085258" w:rsidRPr="0075779D" w:rsidRDefault="005E2C91" w:rsidP="007D6005">
      <w:pPr>
        <w:pStyle w:val="a0"/>
        <w:numPr>
          <w:ilvl w:val="0"/>
          <w:numId w:val="10"/>
        </w:numPr>
        <w:rPr>
          <w:i/>
          <w:iCs/>
          <w:lang w:val="ru-RU"/>
        </w:rPr>
      </w:pPr>
      <w:r>
        <w:rPr>
          <w:lang w:val="ru-RU"/>
        </w:rPr>
        <w:t xml:space="preserve">Задается некоторый радиус окна </w:t>
      </w:r>
      <w:r>
        <w:t>w</w:t>
      </w:r>
      <w:r>
        <w:rPr>
          <w:lang w:val="ru-RU"/>
        </w:rPr>
        <w:t>. В этой работе мы использовали радиус окна равный 2, 3, 4 аминокислотным остаткам.</w:t>
      </w:r>
    </w:p>
    <w:p w14:paraId="4971B6A9" w14:textId="39FFB14F" w:rsidR="005E2C91" w:rsidRPr="0075779D" w:rsidRDefault="005E2C91" w:rsidP="007D6005">
      <w:pPr>
        <w:pStyle w:val="a0"/>
        <w:numPr>
          <w:ilvl w:val="0"/>
          <w:numId w:val="10"/>
        </w:numPr>
        <w:rPr>
          <w:i/>
          <w:iCs/>
          <w:lang w:val="ru-RU"/>
        </w:rPr>
      </w:pPr>
      <w:r>
        <w:rPr>
          <w:lang w:val="ru-RU"/>
        </w:rPr>
        <w:t xml:space="preserve">От </w:t>
      </w:r>
      <w:r>
        <w:t>i</w:t>
      </w:r>
      <w:r w:rsidRPr="0075779D">
        <w:rPr>
          <w:lang w:val="ru-RU"/>
        </w:rPr>
        <w:t xml:space="preserve"> = </w:t>
      </w:r>
      <w:r>
        <w:t>w</w:t>
      </w:r>
      <w:r>
        <w:rPr>
          <w:lang w:val="ru-RU"/>
        </w:rPr>
        <w:t xml:space="preserve"> до </w:t>
      </w:r>
      <w:r w:rsidRPr="0075779D">
        <w:rPr>
          <w:lang w:val="ru-RU"/>
        </w:rPr>
        <w:t>“</w:t>
      </w:r>
      <w:r>
        <w:rPr>
          <w:lang w:val="ru-RU"/>
        </w:rPr>
        <w:t xml:space="preserve">длина последовательности – </w:t>
      </w:r>
      <w:r>
        <w:t>w</w:t>
      </w:r>
      <w:r w:rsidRPr="0075779D">
        <w:rPr>
          <w:lang w:val="ru-RU"/>
        </w:rPr>
        <w:t xml:space="preserve"> -</w:t>
      </w:r>
      <w:r>
        <w:rPr>
          <w:lang w:val="ru-RU"/>
        </w:rPr>
        <w:t xml:space="preserve"> </w:t>
      </w:r>
      <w:r w:rsidRPr="0075779D">
        <w:rPr>
          <w:lang w:val="ru-RU"/>
        </w:rPr>
        <w:t xml:space="preserve">1” </w:t>
      </w:r>
      <w:r>
        <w:rPr>
          <w:lang w:val="ru-RU"/>
        </w:rPr>
        <w:t>включительно:</w:t>
      </w:r>
    </w:p>
    <w:p w14:paraId="7BEA85D4" w14:textId="77777777" w:rsidR="005E2C91" w:rsidRPr="00BE76AA" w:rsidRDefault="005E2C91" w:rsidP="005E2C91">
      <w:pPr>
        <w:pStyle w:val="a0"/>
        <w:numPr>
          <w:ilvl w:val="1"/>
          <w:numId w:val="10"/>
        </w:numPr>
        <w:rPr>
          <w:i/>
          <w:iCs/>
          <w:lang w:val="ru-RU"/>
        </w:rPr>
      </w:pPr>
      <w:r>
        <w:rPr>
          <w:lang w:val="ru-RU"/>
        </w:rPr>
        <w:t xml:space="preserve">Выбирается подпоследовательность </w:t>
      </w:r>
      <w:r>
        <w:t>s</w:t>
      </w:r>
      <w:r>
        <w:rPr>
          <w:lang w:val="ru-RU"/>
        </w:rPr>
        <w:t xml:space="preserve"> </w:t>
      </w:r>
      <w:r w:rsidRPr="00BE76AA">
        <w:rPr>
          <w:lang w:val="ru-RU"/>
        </w:rPr>
        <w:t>[</w:t>
      </w:r>
      <w:r>
        <w:t>i</w:t>
      </w:r>
      <w:r>
        <w:rPr>
          <w:lang w:val="ru-RU"/>
        </w:rPr>
        <w:t xml:space="preserve"> </w:t>
      </w:r>
      <w:r w:rsidRPr="00BE76AA">
        <w:rPr>
          <w:lang w:val="ru-RU"/>
        </w:rPr>
        <w:t>-</w:t>
      </w:r>
      <w:r>
        <w:rPr>
          <w:lang w:val="ru-RU"/>
        </w:rPr>
        <w:t xml:space="preserve"> </w:t>
      </w:r>
      <w:r>
        <w:t>w</w:t>
      </w:r>
      <w:r w:rsidRPr="00BE76AA">
        <w:rPr>
          <w:lang w:val="ru-RU"/>
        </w:rPr>
        <w:t>;</w:t>
      </w:r>
      <w:r>
        <w:rPr>
          <w:lang w:val="ru-RU"/>
        </w:rPr>
        <w:t xml:space="preserve"> </w:t>
      </w:r>
      <w:r>
        <w:t>i</w:t>
      </w:r>
      <w:r>
        <w:rPr>
          <w:lang w:val="ru-RU"/>
        </w:rPr>
        <w:t xml:space="preserve"> </w:t>
      </w:r>
      <w:r w:rsidRPr="00BE76AA">
        <w:rPr>
          <w:lang w:val="ru-RU"/>
        </w:rPr>
        <w:t>+</w:t>
      </w:r>
      <w:r>
        <w:rPr>
          <w:lang w:val="ru-RU"/>
        </w:rPr>
        <w:t xml:space="preserve"> </w:t>
      </w:r>
      <w:r>
        <w:t>w</w:t>
      </w:r>
      <w:r w:rsidRPr="00BE76AA">
        <w:rPr>
          <w:lang w:val="ru-RU"/>
        </w:rPr>
        <w:t>]</w:t>
      </w:r>
      <w:r>
        <w:rPr>
          <w:lang w:val="ru-RU"/>
        </w:rPr>
        <w:t xml:space="preserve"> (длина подпоследовательности всегда нечетное число)</w:t>
      </w:r>
    </w:p>
    <w:p w14:paraId="6F1D03B5" w14:textId="77777777" w:rsidR="005E2C91" w:rsidRPr="00BE76AA" w:rsidRDefault="005E2C91" w:rsidP="005E2C91">
      <w:pPr>
        <w:pStyle w:val="a0"/>
        <w:numPr>
          <w:ilvl w:val="1"/>
          <w:numId w:val="10"/>
        </w:numPr>
        <w:rPr>
          <w:i/>
          <w:iCs/>
          <w:lang w:val="ru-RU"/>
        </w:rPr>
      </w:pPr>
      <w:r>
        <w:rPr>
          <w:lang w:val="ru-RU"/>
        </w:rPr>
        <w:t>Присвоение подпоследовательности класса активный/неактивный в зависимости от класса центрального остатка</w:t>
      </w:r>
    </w:p>
    <w:p w14:paraId="329728AB" w14:textId="7A8268E6" w:rsidR="005E2C91" w:rsidRPr="00BE76AA" w:rsidRDefault="005E2C91" w:rsidP="005E2C91">
      <w:pPr>
        <w:pStyle w:val="a0"/>
        <w:numPr>
          <w:ilvl w:val="0"/>
          <w:numId w:val="10"/>
        </w:numPr>
        <w:rPr>
          <w:i/>
          <w:iCs/>
          <w:lang w:val="ru-RU"/>
        </w:rPr>
      </w:pPr>
      <w:r>
        <w:rPr>
          <w:lang w:val="ru-RU"/>
        </w:rPr>
        <w:t xml:space="preserve">Крайним остаткам присваивается статус «неактивный» </w:t>
      </w:r>
    </w:p>
    <w:p w14:paraId="2141FF44" w14:textId="06557BE1" w:rsidR="005E2C91" w:rsidRPr="0075779D" w:rsidRDefault="00BC7CF9" w:rsidP="007D6005">
      <w:pPr>
        <w:pStyle w:val="a0"/>
        <w:numPr>
          <w:ilvl w:val="0"/>
          <w:numId w:val="10"/>
        </w:numPr>
        <w:rPr>
          <w:i/>
          <w:iCs/>
          <w:lang w:val="ru-RU"/>
        </w:rPr>
      </w:pPr>
      <w:r>
        <w:rPr>
          <w:lang w:val="ru-RU"/>
        </w:rPr>
        <w:t xml:space="preserve">Полученная таблица конвертируется в </w:t>
      </w:r>
      <w:r>
        <w:t>SDF</w:t>
      </w:r>
      <w:r w:rsidRPr="0075779D">
        <w:rPr>
          <w:lang w:val="ru-RU"/>
        </w:rPr>
        <w:t xml:space="preserve"> </w:t>
      </w:r>
      <w:r>
        <w:rPr>
          <w:lang w:val="ru-RU"/>
        </w:rPr>
        <w:t>формат</w:t>
      </w:r>
    </w:p>
    <w:p w14:paraId="4103958F" w14:textId="77777777" w:rsidR="00BC7CF9" w:rsidRPr="0075779D" w:rsidRDefault="00BC7CF9" w:rsidP="007D6005">
      <w:pPr>
        <w:pStyle w:val="a0"/>
        <w:numPr>
          <w:ilvl w:val="0"/>
          <w:numId w:val="10"/>
        </w:numPr>
        <w:rPr>
          <w:i/>
          <w:iCs/>
          <w:lang w:val="ru-RU"/>
        </w:rPr>
      </w:pPr>
      <w:r>
        <w:rPr>
          <w:lang w:val="ru-RU"/>
        </w:rPr>
        <w:t xml:space="preserve">Построение модели в </w:t>
      </w:r>
      <w:r>
        <w:t>MultiPASS</w:t>
      </w:r>
    </w:p>
    <w:p w14:paraId="032CC236" w14:textId="694A5B6E" w:rsidR="005E2C91" w:rsidRPr="0075779D" w:rsidRDefault="00BC7CF9" w:rsidP="007D6005">
      <w:pPr>
        <w:pStyle w:val="a0"/>
        <w:numPr>
          <w:ilvl w:val="0"/>
          <w:numId w:val="10"/>
        </w:numPr>
        <w:rPr>
          <w:i/>
          <w:iCs/>
          <w:lang w:val="ru-RU"/>
        </w:rPr>
      </w:pPr>
      <w:r>
        <w:rPr>
          <w:lang w:val="ru-RU"/>
        </w:rPr>
        <w:t>Получение прогноза</w:t>
      </w:r>
    </w:p>
    <w:p w14:paraId="4C096D09" w14:textId="77777777" w:rsidR="00BC7CF9" w:rsidRPr="0075779D" w:rsidRDefault="00BC7CF9" w:rsidP="007D6005">
      <w:pPr>
        <w:pStyle w:val="a0"/>
        <w:numPr>
          <w:ilvl w:val="0"/>
          <w:numId w:val="10"/>
        </w:numPr>
        <w:rPr>
          <w:i/>
          <w:iCs/>
          <w:lang w:val="ru-RU"/>
        </w:rPr>
      </w:pPr>
      <w:r>
        <w:rPr>
          <w:lang w:val="ru-RU"/>
        </w:rPr>
        <w:lastRenderedPageBreak/>
        <w:t>Процедура восстановления последовательности из подпоследовательности</w:t>
      </w:r>
    </w:p>
    <w:p w14:paraId="6000C7A4" w14:textId="5C9273CA" w:rsidR="00BC7CF9" w:rsidRPr="0075779D" w:rsidRDefault="00BC7CF9" w:rsidP="007D6005">
      <w:pPr>
        <w:pStyle w:val="a0"/>
        <w:numPr>
          <w:ilvl w:val="0"/>
          <w:numId w:val="10"/>
        </w:numPr>
        <w:rPr>
          <w:i/>
          <w:iCs/>
          <w:lang w:val="ru-RU"/>
        </w:rPr>
      </w:pPr>
      <w:r>
        <w:rPr>
          <w:lang w:val="ru-RU"/>
        </w:rPr>
        <w:t xml:space="preserve"> Оценка качества прогноза</w:t>
      </w:r>
    </w:p>
    <w:p w14:paraId="05D6D35A" w14:textId="05B626E1" w:rsidR="005A12C5" w:rsidRPr="008D6BD1" w:rsidRDefault="005A12C5" w:rsidP="005A12C5">
      <w:pPr>
        <w:pStyle w:val="a0"/>
        <w:rPr>
          <w:lang w:val="ru-RU"/>
        </w:rPr>
      </w:pPr>
      <w:r>
        <w:rPr>
          <w:lang w:val="ru-RU"/>
        </w:rPr>
        <w:t xml:space="preserve">Для моделей связывания с </w:t>
      </w:r>
      <w:r>
        <w:t>TAP</w:t>
      </w:r>
      <w:r w:rsidRPr="0075779D">
        <w:rPr>
          <w:lang w:val="ru-RU"/>
        </w:rPr>
        <w:t xml:space="preserve"> </w:t>
      </w:r>
      <w:r>
        <w:rPr>
          <w:lang w:val="ru-RU"/>
        </w:rPr>
        <w:t xml:space="preserve">и </w:t>
      </w:r>
      <w:r>
        <w:t>HLA</w:t>
      </w:r>
      <w:r w:rsidRPr="0075779D">
        <w:rPr>
          <w:lang w:val="ru-RU"/>
        </w:rPr>
        <w:t xml:space="preserve"> </w:t>
      </w:r>
      <w:r>
        <w:rPr>
          <w:lang w:val="ru-RU"/>
        </w:rPr>
        <w:t xml:space="preserve">процедура построения моделей проще: отфильтрованные выборки конвертируются в </w:t>
      </w:r>
      <w:r>
        <w:t>SDF</w:t>
      </w:r>
      <w:r w:rsidRPr="0075779D">
        <w:rPr>
          <w:lang w:val="ru-RU"/>
        </w:rPr>
        <w:t xml:space="preserve"> </w:t>
      </w:r>
      <w:r>
        <w:rPr>
          <w:lang w:val="ru-RU"/>
        </w:rPr>
        <w:t xml:space="preserve">формат и подаются на вход программе </w:t>
      </w:r>
      <w:r>
        <w:t>MultiPASS</w:t>
      </w:r>
      <w:r>
        <w:rPr>
          <w:lang w:val="ru-RU"/>
        </w:rPr>
        <w:t>, после чего оценивается качество прогноза.</w:t>
      </w:r>
      <w:r w:rsidR="008D6BD1">
        <w:rPr>
          <w:lang w:val="ru-RU"/>
        </w:rPr>
        <w:t xml:space="preserve"> Для построения моделей использовалась как консольная версия </w:t>
      </w:r>
      <w:r w:rsidR="008D6BD1">
        <w:t>MultiPASS</w:t>
      </w:r>
      <w:r w:rsidR="008D6BD1" w:rsidRPr="0075779D">
        <w:rPr>
          <w:lang w:val="ru-RU"/>
        </w:rPr>
        <w:t xml:space="preserve">, </w:t>
      </w:r>
      <w:r w:rsidR="008D6BD1">
        <w:rPr>
          <w:lang w:val="ru-RU"/>
        </w:rPr>
        <w:t>так и версия с графическим интерфейсом.</w:t>
      </w:r>
    </w:p>
    <w:p w14:paraId="148CD3BD" w14:textId="0458F110" w:rsidR="008D6BD1" w:rsidRDefault="008D6BD1" w:rsidP="008D6BD1">
      <w:pPr>
        <w:pStyle w:val="2"/>
        <w:rPr>
          <w:lang w:val="ru-RU"/>
        </w:rPr>
      </w:pPr>
      <w:bookmarkStart w:id="388" w:name="_Toc135956193"/>
      <w:r>
        <w:rPr>
          <w:lang w:val="ru-RU"/>
        </w:rPr>
        <w:t>2.4. Оценка качества моделей</w:t>
      </w:r>
      <w:bookmarkEnd w:id="388"/>
    </w:p>
    <w:p w14:paraId="02A742B2" w14:textId="1AE25145" w:rsidR="005860B8" w:rsidRPr="00B6302E" w:rsidRDefault="008D6BD1" w:rsidP="008D6BD1">
      <w:pPr>
        <w:pStyle w:val="a0"/>
        <w:rPr>
          <w:lang w:val="ru-RU"/>
        </w:rPr>
      </w:pPr>
      <w:r>
        <w:rPr>
          <w:lang w:val="ru-RU"/>
        </w:rPr>
        <w:t xml:space="preserve">Достоинство используемого подхода – малое число гиперпараметров. Для моделей </w:t>
      </w:r>
      <w:r w:rsidR="00ED7CE7">
        <w:rPr>
          <w:lang w:val="ru-RU"/>
        </w:rPr>
        <w:t>ТАР и</w:t>
      </w:r>
      <w:r w:rsidR="00ED7CE7" w:rsidRPr="0075779D">
        <w:rPr>
          <w:lang w:val="ru-RU"/>
        </w:rPr>
        <w:t xml:space="preserve"> </w:t>
      </w:r>
      <w:r w:rsidR="00ED7CE7">
        <w:t>HLA</w:t>
      </w:r>
      <w:r w:rsidR="00ED7CE7" w:rsidRPr="0075779D">
        <w:rPr>
          <w:lang w:val="ru-RU"/>
        </w:rPr>
        <w:t xml:space="preserve"> </w:t>
      </w:r>
      <w:r w:rsidR="00ED7CE7">
        <w:rPr>
          <w:lang w:val="ru-RU"/>
        </w:rPr>
        <w:t xml:space="preserve">он всего один – уровень </w:t>
      </w:r>
      <w:r w:rsidR="00ED7CE7">
        <w:t>MNA</w:t>
      </w:r>
      <w:r w:rsidR="00ED7CE7" w:rsidRPr="0075779D">
        <w:rPr>
          <w:lang w:val="ru-RU"/>
        </w:rPr>
        <w:t xml:space="preserve"> </w:t>
      </w:r>
      <w:r w:rsidR="00ED7CE7">
        <w:rPr>
          <w:lang w:val="ru-RU"/>
        </w:rPr>
        <w:t xml:space="preserve">дескрипторов. Для модели протеасомы два – радиус используемого окна и уровень </w:t>
      </w:r>
      <w:r w:rsidR="00ED7CE7">
        <w:t>MNA</w:t>
      </w:r>
      <w:r w:rsidR="00ED7CE7" w:rsidRPr="0075779D">
        <w:rPr>
          <w:lang w:val="ru-RU"/>
        </w:rPr>
        <w:t xml:space="preserve"> </w:t>
      </w:r>
      <w:r w:rsidR="00ED7CE7">
        <w:rPr>
          <w:lang w:val="ru-RU"/>
        </w:rPr>
        <w:t>дескрипторов. Подбор оптимальных гиперпараметров и оценка качества моделей осуществлялась с помощью процедуры 5-кратной кросс-валидации.</w:t>
      </w:r>
      <w:r w:rsidR="005860B8">
        <w:rPr>
          <w:lang w:val="ru-RU"/>
        </w:rPr>
        <w:t xml:space="preserve"> В качестве оптимизируемой метрики была выбрана площадь под операционной кривой приемника </w:t>
      </w:r>
      <w:r w:rsidR="005860B8" w:rsidRPr="0075779D">
        <w:rPr>
          <w:lang w:val="ru-RU"/>
        </w:rPr>
        <w:t>(</w:t>
      </w:r>
      <w:r w:rsidR="005860B8">
        <w:t>Area</w:t>
      </w:r>
      <w:r w:rsidR="005860B8" w:rsidRPr="0075779D">
        <w:rPr>
          <w:lang w:val="ru-RU"/>
        </w:rPr>
        <w:t xml:space="preserve"> </w:t>
      </w:r>
      <w:r w:rsidR="005860B8">
        <w:t>Under</w:t>
      </w:r>
      <w:r w:rsidR="005860B8" w:rsidRPr="0075779D">
        <w:rPr>
          <w:lang w:val="ru-RU"/>
        </w:rPr>
        <w:t xml:space="preserve"> </w:t>
      </w:r>
      <w:r w:rsidR="005860B8">
        <w:t>Receiver</w:t>
      </w:r>
      <w:r w:rsidR="005860B8" w:rsidRPr="0075779D">
        <w:rPr>
          <w:lang w:val="ru-RU"/>
        </w:rPr>
        <w:t xml:space="preserve"> </w:t>
      </w:r>
      <w:r w:rsidR="005860B8">
        <w:t>Operation</w:t>
      </w:r>
      <w:r w:rsidR="005860B8" w:rsidRPr="0075779D">
        <w:rPr>
          <w:lang w:val="ru-RU"/>
        </w:rPr>
        <w:t xml:space="preserve"> </w:t>
      </w:r>
      <w:r w:rsidR="005860B8">
        <w:t>Curve</w:t>
      </w:r>
      <w:r w:rsidR="005860B8" w:rsidRPr="0075779D">
        <w:rPr>
          <w:lang w:val="ru-RU"/>
        </w:rPr>
        <w:t xml:space="preserve">, </w:t>
      </w:r>
      <w:r w:rsidR="005860B8">
        <w:t>AUROC</w:t>
      </w:r>
      <w:r w:rsidR="005860B8" w:rsidRPr="0075779D">
        <w:rPr>
          <w:lang w:val="ru-RU"/>
        </w:rPr>
        <w:t xml:space="preserve">). </w:t>
      </w:r>
      <w:r w:rsidR="005860B8">
        <w:t>AUROC</w:t>
      </w:r>
      <w:r w:rsidR="005860B8" w:rsidRPr="0075779D">
        <w:rPr>
          <w:lang w:val="ru-RU"/>
        </w:rPr>
        <w:t xml:space="preserve"> </w:t>
      </w:r>
      <w:r w:rsidR="005860B8">
        <w:rPr>
          <w:lang w:val="ru-RU"/>
        </w:rPr>
        <w:t>рассчитывается по методу, описанному в следующей работе</w:t>
      </w:r>
      <w:r w:rsidR="005860B8">
        <w:rPr>
          <w:lang w:val="ru-RU"/>
        </w:rPr>
        <w:fldChar w:fldCharType="begin"/>
      </w:r>
      <w:r w:rsidR="005860B8">
        <w:rPr>
          <w:lang w:val="ru-RU"/>
        </w:rPr>
        <w:instrText xml:space="preserve"> ADDIN ZOTERO_ITEM CSL_CITATION {"citationID":"E2O94GD8","properties":{"formattedCitation":"[108]","plainCitation":"[108]","noteIndex":0},"citationItems":[{"id":623,"uris":["http://zotero.org/users/10071278/items/PX8VXBUX"],"itemData":{"id":623,"type":"book","abstract":"Chemoinformatics is broadly a scientific discipline encompassing the design, creation, organization, management, retrieval, analysis, dissemination, visualization and use of chemical information. It is distinct from other computational molecular modeling approaches in that it uses unique representations of chemical structures in the form of multiple chemical descriptors; has its own metrics for defining similarity and diversity of chemical compound libraries; and applies a wide array of statistical, data mining and machine learning techniques to very large collections of chemical compounds in order to establish robust relationships between chemical structure and its physical or biological properties. Chemoinformatics addresses a broad range of problems in chemistry and biology; however, the most commonly known applications of chemoinformatics approaches have been arguably in the area of drug discovery where chemoinformatics tools have played a central role in the analysis and interpretation of structure-property data collected by the means of modern high throughput screening. Early stages in modern drug discovery often involved screening small molecules for their effects on a selected protein target or a model of a biological pathway. In the past fifteen years, innovative technologies that enable rapid synthesis and high throughput screening of large libraries of compounds have been adopted in almost all major pharmaceutical and biotech companies. As a result, there has been a huge increase in the number of compounds available on a routine basis to quickly screen for novel drug candidates against new targets/pathways. In contrast, such technologies have rarely become available to the academic research community, thus limiting its ability to conduct large scale chemical genetics or chemical genomics research. However, the landscape of publicly available experimental data collection methods for chemoinformatics has changed dramatically in very recent years. The term \"virtual screening\" is commonly associated with methodologies that rely on the explicit knowledge of three-dimensional structure of the target protein to identify potential bioactive compounds. Traditional docking protocols and scoring functions rely on explicitly defined three dimensional coordinates and standard definitions of atom types of both receptors and ligands. Albeit reasonably accurate in many cases, conventional structure based virtual screening approaches are relatively computationally inefficient, which has precluded them from screening really large compound collections. Significant progress has been achieved over many years of research in developing many structure based virtual screening approaches. This book is the first monograph that summarizes innovative applications of efficient chemoinformatics approaches towards the goal of screening large chemical libraries. The focus on virtual screening expands chemoinformatics beyond its traditional boundaries as a synthetic and data-analytical area of research towards its recognition as a predictive and decision support scientific discipline. The approaches discussed by the contributors to the monograph rely on chemoinformatics concepts such as: -representation of molecules using multiple descriptors of chemical structures -advanced chemical similarity calculations in multidimensional descriptor spaces -the use of advanced machine learning and data mining approaches for building quantitative and predictive structure activity models -the use of chemoinformatics methodologies for the analysis of drug-likeness and property prediction -the emerging trend on combining chemoinformatics and bioinformatics concepts in structure based drug discovery The chapters of the book are organized in a logical flow that a typical chemoinformatics project would follow - from structure representation and comparison to data analysis and model building to applications of structure-property relationship models for hit identification and chemical library design. It opens with the overview of modern methods of compounds library design, followed by a chapter devoted to molecular similarity analysis. Four sections describe virtual screening based on the using of molecular fragments, 2D pharmacophores and 3D pharmacophores. Application of fuzzy pharmacophores for libraries design is the subject of the next chapter followed by a chapter dealing with QSAR studies based on local molecular parameters. Probabilistic approaches based on 2D descriptors in assessment of biological activities are also described with an overview of the modern methods and software for ADME prediction. The book ends with a chapter describing the new approach of coding the receptor binding sites and their respective ligands in multidimensional chemical descriptor space that affords an interesting and efficient alternative to traditional docking and screening techniques. Ligand-based approaches, which are in the focus of this work, are more computationally efficient compared to structure-based virtual screening and there are very few books related to modern developments in this field. The focus on extending the experiences accumulated in traditional areas of chemoinformatics research such as Quantitative Structure Activity Relationships (QSAR) or chemical similarity searching towards virtual screening make the theme of this monograph essential reading for researchers in the area of computer-aided drug discovery. However, due to its generic data-analytical focus there will be a growing application of chemoinformatics approaches in multiple areas of chemical and biological research such as synthesis planning, nanotechnology, proteomics, physical and analytical chemistry and chemical genomics.","ISBN":"978-0-85404-144-2","language":"en","note":"DOI: 10.1039/9781847558879","publisher":"The Royal Society of Chemistry","source":"DOI.org (Crossref)","title":"Chemoinformatics Approaches to Virtual Screening","URL":"https://books.rsc.org/books/book/1903/Chemoinformatics-Approaches-to-Virtual-Screening","editor":[{"family":"Varnek","given":"Alexandre"},{"family":"Tropsha","given":"Alex"}],"accessed":{"date-parts":[["2023",5,23]]},"issued":{"date-parts":[["2008",9,29]]}}}],"schema":"https://github.com/citation-style-language/schema/raw/master/csl-citation.json"} </w:instrText>
      </w:r>
      <w:r w:rsidR="005860B8">
        <w:rPr>
          <w:lang w:val="ru-RU"/>
        </w:rPr>
        <w:fldChar w:fldCharType="separate"/>
      </w:r>
      <w:r w:rsidR="005860B8" w:rsidRPr="005860B8">
        <w:rPr>
          <w:rFonts w:cs="Times New Roman"/>
          <w:lang w:val="ru-RU"/>
        </w:rPr>
        <w:t>[108]</w:t>
      </w:r>
      <w:r w:rsidR="005860B8">
        <w:rPr>
          <w:lang w:val="ru-RU"/>
        </w:rPr>
        <w:fldChar w:fldCharType="end"/>
      </w:r>
      <w:r w:rsidR="005860B8">
        <w:rPr>
          <w:lang w:val="ru-RU"/>
        </w:rPr>
        <w:t>.</w:t>
      </w:r>
      <w:r w:rsidR="00FB004F">
        <w:rPr>
          <w:lang w:val="ru-RU"/>
        </w:rPr>
        <w:t xml:space="preserve"> Чем выше значение </w:t>
      </w:r>
      <w:r w:rsidR="00F0155F">
        <w:t>AUROC</w:t>
      </w:r>
      <w:r w:rsidR="00F0155F" w:rsidRPr="00387ECF">
        <w:rPr>
          <w:lang w:val="ru-RU"/>
        </w:rPr>
        <w:t xml:space="preserve">, </w:t>
      </w:r>
      <w:r w:rsidR="00F0155F">
        <w:rPr>
          <w:lang w:val="ru-RU"/>
        </w:rPr>
        <w:t>тем выше качество модели, поэтому эта метрика подлежит максимизации.</w:t>
      </w:r>
      <w:r w:rsidR="005860B8" w:rsidRPr="0075779D">
        <w:rPr>
          <w:lang w:val="ru-RU"/>
        </w:rPr>
        <w:t xml:space="preserve"> </w:t>
      </w:r>
      <w:r w:rsidR="005860B8">
        <w:rPr>
          <w:lang w:val="ru-RU"/>
        </w:rPr>
        <w:t>Вводится понятие инвариан</w:t>
      </w:r>
      <w:r w:rsidR="00B6302E">
        <w:rPr>
          <w:lang w:val="ru-RU"/>
        </w:rPr>
        <w:t>тн</w:t>
      </w:r>
      <w:r w:rsidR="005860B8">
        <w:rPr>
          <w:lang w:val="ru-RU"/>
        </w:rPr>
        <w:t xml:space="preserve">ой точности прогноза </w:t>
      </w:r>
      <w:r w:rsidR="005860B8" w:rsidRPr="0075779D">
        <w:rPr>
          <w:lang w:val="ru-RU"/>
        </w:rPr>
        <w:t>(</w:t>
      </w:r>
      <w:r w:rsidR="005860B8">
        <w:t>Invariant</w:t>
      </w:r>
      <w:r w:rsidR="005860B8" w:rsidRPr="0075779D">
        <w:rPr>
          <w:lang w:val="ru-RU"/>
        </w:rPr>
        <w:t xml:space="preserve"> </w:t>
      </w:r>
      <w:r w:rsidR="005860B8">
        <w:t>Accuracy</w:t>
      </w:r>
      <w:r w:rsidR="005860B8" w:rsidRPr="0075779D">
        <w:rPr>
          <w:lang w:val="ru-RU"/>
        </w:rPr>
        <w:t xml:space="preserve"> </w:t>
      </w:r>
      <w:r w:rsidR="005860B8">
        <w:t>of</w:t>
      </w:r>
      <w:r w:rsidR="005860B8" w:rsidRPr="0075779D">
        <w:rPr>
          <w:lang w:val="ru-RU"/>
        </w:rPr>
        <w:t xml:space="preserve"> </w:t>
      </w:r>
      <w:r w:rsidR="005860B8">
        <w:t>Prediction</w:t>
      </w:r>
      <w:r w:rsidR="005860B8" w:rsidRPr="0075779D">
        <w:rPr>
          <w:lang w:val="ru-RU"/>
        </w:rPr>
        <w:t xml:space="preserve">, </w:t>
      </w:r>
      <w:r w:rsidR="005860B8">
        <w:t>IAP</w:t>
      </w:r>
      <w:r w:rsidR="005860B8" w:rsidRPr="0075779D">
        <w:rPr>
          <w:lang w:val="ru-RU"/>
        </w:rPr>
        <w:t>)</w:t>
      </w:r>
      <w:r w:rsidR="005860B8">
        <w:rPr>
          <w:lang w:val="ru-RU"/>
        </w:rPr>
        <w:t xml:space="preserve">, которое численно равно </w:t>
      </w:r>
      <w:r w:rsidR="005860B8">
        <w:t>AUROC</w:t>
      </w:r>
      <w:r w:rsidR="005860B8" w:rsidRPr="0075779D">
        <w:rPr>
          <w:lang w:val="ru-RU"/>
        </w:rPr>
        <w:t xml:space="preserve"> </w:t>
      </w:r>
      <w:r w:rsidR="005860B8">
        <w:rPr>
          <w:lang w:val="ru-RU"/>
        </w:rPr>
        <w:t>и рассчитывается по формуле 1</w:t>
      </w:r>
      <w:r w:rsidR="00B6302E" w:rsidRPr="0075779D">
        <w:rPr>
          <w:lang w:val="ru-RU"/>
        </w:rPr>
        <w:t>,</w:t>
      </w:r>
    </w:p>
    <w:p w14:paraId="1FACE8C1" w14:textId="1B4CD4D4" w:rsidR="005860B8" w:rsidRPr="0075779D" w:rsidRDefault="00387ECF" w:rsidP="008D6BD1">
      <w:pPr>
        <w:pStyle w:val="a0"/>
        <w:rPr>
          <w:i/>
          <w:lang w:val="ru-RU"/>
        </w:rPr>
      </w:pPr>
      <m:oMathPara>
        <m:oMath>
          <m:eqArr>
            <m:eqArrPr>
              <m:maxDist m:val="1"/>
              <m:ctrlPr>
                <w:rPr>
                  <w:rFonts w:ascii="Cambria Math" w:hAnsi="Cambria Math"/>
                  <w:i/>
                </w:rPr>
              </m:ctrlPr>
            </m:eqArrPr>
            <m:e>
              <m:r>
                <w:rPr>
                  <w:rFonts w:ascii="Cambria Math" w:hAnsi="Cambria Math"/>
                  <w:lang w:val="ru-RU"/>
                </w:rPr>
                <m:t xml:space="preserve">IAP= </m:t>
              </m:r>
              <m:f>
                <m:fPr>
                  <m:ctrlPr>
                    <w:rPr>
                      <w:rFonts w:ascii="Cambria Math" w:hAnsi="Cambria Math"/>
                      <w:i/>
                      <w:lang w:val="ru-RU"/>
                    </w:rPr>
                  </m:ctrlPr>
                </m:fPr>
                <m:num>
                  <m:r>
                    <w:rPr>
                      <w:rFonts w:ascii="Cambria Math" w:hAnsi="Cambria Math"/>
                      <w:lang w:val="ru-RU"/>
                    </w:rPr>
                    <m:t>N</m:t>
                  </m:r>
                  <m:d>
                    <m:dPr>
                      <m:begChr m:val="{"/>
                      <m:endChr m:val="}"/>
                      <m:ctrlPr>
                        <w:rPr>
                          <w:rFonts w:ascii="Cambria Math" w:hAnsi="Cambria Math"/>
                          <w:i/>
                          <w:lang w:val="ru-RU"/>
                        </w:rPr>
                      </m:ctrlPr>
                    </m:dPr>
                    <m:e>
                      <m:r>
                        <w:rPr>
                          <w:rFonts w:ascii="Cambria Math" w:hAnsi="Cambria Math"/>
                          <w:lang w:val="ru-RU"/>
                        </w:rPr>
                        <m:t>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r>
                        <w:rPr>
                          <w:rFonts w:ascii="Cambria Math" w:hAnsi="Cambria Math"/>
                          <w:lang w:val="ru-RU"/>
                        </w:rPr>
                        <m:t xml:space="preserve">&gt;P </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e>
                  </m:d>
                </m:num>
                <m:den>
                  <m:r>
                    <w:rPr>
                      <w:rFonts w:ascii="Cambria Math" w:hAnsi="Cambria Math"/>
                      <w:lang w:val="ru-RU"/>
                    </w:rPr>
                    <m:t>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r>
                    <w:rPr>
                      <w:rFonts w:ascii="Cambria Math" w:hAnsi="Cambria Math"/>
                      <w:lang w:val="ru-RU"/>
                    </w:rPr>
                    <m:t>*N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den>
              </m:f>
              <m:r>
                <w:rPr>
                  <w:rFonts w:ascii="Cambria Math" w:hAnsi="Cambria Math"/>
                  <w:lang w:val="ru-RU"/>
                </w:rPr>
                <m:t>#(</m:t>
              </m:r>
              <m:r>
                <w:rPr>
                  <w:rFonts w:ascii="Cambria Math" w:hAnsi="Cambria Math"/>
                </w:rPr>
                <m:t>1)</m:t>
              </m:r>
              <m:r>
                <w:rPr>
                  <w:rFonts w:ascii="Cambria Math" w:hAnsi="Cambria Math"/>
                  <w:lang w:val="ru-RU"/>
                </w:rPr>
                <m:t xml:space="preserve">  </m:t>
              </m:r>
              <m:ctrlPr>
                <w:rPr>
                  <w:rFonts w:ascii="Cambria Math" w:hAnsi="Cambria Math"/>
                  <w:i/>
                  <w:lang w:val="ru-RU"/>
                </w:rPr>
              </m:ctrlPr>
            </m:e>
          </m:eqArr>
        </m:oMath>
      </m:oMathPara>
    </w:p>
    <w:p w14:paraId="6CF93E0E" w14:textId="0A13FC90" w:rsidR="00184AA9" w:rsidRDefault="00184AA9" w:rsidP="00B6302E">
      <w:pPr>
        <w:pStyle w:val="a0"/>
        <w:ind w:firstLine="0"/>
        <w:rPr>
          <w:lang w:val="ru-RU"/>
        </w:rPr>
      </w:pPr>
      <w:r>
        <w:rPr>
          <w:lang w:val="ru-RU"/>
        </w:rPr>
        <w:t xml:space="preserve">где: </w:t>
      </w:r>
      <w:r w:rsidR="00B6302E">
        <w:t>N</w:t>
      </w:r>
      <w:r w:rsidR="00B6302E" w:rsidRPr="0075779D">
        <w:rPr>
          <w:lang w:val="ru-RU"/>
        </w:rPr>
        <w:t>(</w:t>
      </w:r>
      <w:r w:rsidR="00B6302E">
        <w:t>C</w:t>
      </w:r>
      <w:r w:rsidR="00B6302E" w:rsidRPr="0075779D">
        <w:rPr>
          <w:vertAlign w:val="subscript"/>
          <w:lang w:val="ru-RU"/>
        </w:rPr>
        <w:t>+</w:t>
      </w:r>
      <w:r w:rsidR="00B6302E" w:rsidRPr="0075779D">
        <w:rPr>
          <w:lang w:val="ru-RU"/>
        </w:rPr>
        <w:t xml:space="preserve">) </w:t>
      </w:r>
      <w:r w:rsidR="00B6302E">
        <w:rPr>
          <w:lang w:val="ru-RU"/>
        </w:rPr>
        <w:t>–</w:t>
      </w:r>
      <w:r w:rsidR="00B6302E" w:rsidRPr="0075779D">
        <w:rPr>
          <w:lang w:val="ru-RU"/>
        </w:rPr>
        <w:t xml:space="preserve"> </w:t>
      </w:r>
      <w:r>
        <w:rPr>
          <w:lang w:val="ru-RU"/>
        </w:rPr>
        <w:t>к</w:t>
      </w:r>
      <w:r w:rsidR="00B6302E">
        <w:rPr>
          <w:lang w:val="ru-RU"/>
        </w:rPr>
        <w:t>оличество положительных примеров</w:t>
      </w:r>
      <w:r>
        <w:rPr>
          <w:lang w:val="ru-RU"/>
        </w:rPr>
        <w:t>,</w:t>
      </w:r>
    </w:p>
    <w:p w14:paraId="415ABEF0" w14:textId="51CA7735" w:rsidR="00B6302E" w:rsidRDefault="00B6302E" w:rsidP="00B6302E">
      <w:pPr>
        <w:pStyle w:val="a0"/>
        <w:ind w:firstLine="0"/>
        <w:rPr>
          <w:lang w:val="ru-RU"/>
        </w:rPr>
      </w:pPr>
      <w:r>
        <w:t>N</w:t>
      </w:r>
      <w:r w:rsidRPr="0075779D">
        <w:rPr>
          <w:lang w:val="ru-RU"/>
        </w:rPr>
        <w:t>(</w:t>
      </w:r>
      <w:r>
        <w:rPr>
          <w:lang w:val="ru-RU"/>
        </w:rPr>
        <w:t>С</w:t>
      </w:r>
      <w:r w:rsidRPr="0075779D">
        <w:rPr>
          <w:vertAlign w:val="subscript"/>
          <w:lang w:val="ru-RU"/>
        </w:rPr>
        <w:t>-</w:t>
      </w:r>
      <w:r w:rsidRPr="0075779D">
        <w:rPr>
          <w:lang w:val="ru-RU"/>
        </w:rPr>
        <w:t xml:space="preserve">) – </w:t>
      </w:r>
      <w:r>
        <w:rPr>
          <w:lang w:val="ru-RU"/>
        </w:rPr>
        <w:t>количество отрицательных примеров</w:t>
      </w:r>
      <w:r w:rsidR="00184AA9">
        <w:rPr>
          <w:lang w:val="ru-RU"/>
        </w:rPr>
        <w:t>,</w:t>
      </w:r>
    </w:p>
    <w:p w14:paraId="7721348B" w14:textId="4EA9AA08" w:rsidR="00184AA9" w:rsidRDefault="00184AA9" w:rsidP="00184AA9">
      <w:pPr>
        <w:pStyle w:val="a0"/>
        <w:ind w:firstLine="0"/>
        <w:rPr>
          <w:rFonts w:eastAsiaTheme="minorEastAsia"/>
          <w:lang w:val="ru-RU"/>
        </w:rPr>
      </w:pPr>
      <w:r>
        <w:rPr>
          <w:rFonts w:eastAsiaTheme="minorEastAsia"/>
        </w:rPr>
        <w:lastRenderedPageBreak/>
        <w:t>N</w:t>
      </w:r>
      <w:r w:rsidRPr="0075779D">
        <w:rPr>
          <w:rFonts w:eastAsiaTheme="minorEastAsia"/>
          <w:lang w:val="ru-RU"/>
        </w:rPr>
        <w:t>{</w:t>
      </w:r>
      <w:r>
        <w:rPr>
          <w:rFonts w:eastAsiaTheme="minorEastAsia"/>
        </w:rPr>
        <w:t>P</w:t>
      </w:r>
      <w:r w:rsidRPr="0075779D">
        <w:rPr>
          <w:rFonts w:eastAsiaTheme="minorEastAsia"/>
          <w:lang w:val="ru-RU"/>
        </w:rPr>
        <w:t>(</w:t>
      </w:r>
      <w:r>
        <w:rPr>
          <w:rFonts w:eastAsiaTheme="minorEastAsia"/>
        </w:rPr>
        <w:t>C</w:t>
      </w:r>
      <w:r w:rsidRPr="0075779D">
        <w:rPr>
          <w:rFonts w:eastAsiaTheme="minorEastAsia"/>
          <w:vertAlign w:val="subscript"/>
          <w:lang w:val="ru-RU"/>
        </w:rPr>
        <w:t>+</w:t>
      </w:r>
      <w:r w:rsidRPr="0075779D">
        <w:rPr>
          <w:rFonts w:eastAsiaTheme="minorEastAsia"/>
          <w:lang w:val="ru-RU"/>
        </w:rPr>
        <w:t xml:space="preserve">) &gt; </w:t>
      </w:r>
      <w:r>
        <w:rPr>
          <w:rFonts w:eastAsiaTheme="minorEastAsia"/>
        </w:rPr>
        <w:t>P</w:t>
      </w:r>
      <w:r w:rsidRPr="0075779D">
        <w:rPr>
          <w:rFonts w:eastAsiaTheme="minorEastAsia"/>
          <w:lang w:val="ru-RU"/>
        </w:rPr>
        <w:t>(</w:t>
      </w:r>
      <w:r>
        <w:rPr>
          <w:rFonts w:eastAsiaTheme="minorEastAsia"/>
        </w:rPr>
        <w:t>C</w:t>
      </w:r>
      <w:r w:rsidRPr="0075779D">
        <w:rPr>
          <w:rFonts w:eastAsiaTheme="minorEastAsia"/>
          <w:vertAlign w:val="subscript"/>
          <w:lang w:val="ru-RU"/>
        </w:rPr>
        <w:t>-</w:t>
      </w:r>
      <w:r w:rsidRPr="0075779D">
        <w:rPr>
          <w:rFonts w:eastAsiaTheme="minorEastAsia"/>
          <w:lang w:val="ru-RU"/>
        </w:rPr>
        <w:t xml:space="preserve">)} </w:t>
      </w:r>
      <w:r>
        <w:rPr>
          <w:rFonts w:eastAsiaTheme="minorEastAsia"/>
          <w:lang w:val="ru-RU"/>
        </w:rPr>
        <w:t>–</w:t>
      </w:r>
      <w:r w:rsidRPr="0075779D">
        <w:rPr>
          <w:rFonts w:eastAsiaTheme="minorEastAsia"/>
          <w:lang w:val="ru-RU"/>
        </w:rPr>
        <w:t xml:space="preserve"> </w:t>
      </w:r>
      <w:r>
        <w:rPr>
          <w:rFonts w:eastAsiaTheme="minorEastAsia"/>
          <w:lang w:val="ru-RU"/>
        </w:rPr>
        <w:t>количество примеров</w:t>
      </w:r>
      <w:r w:rsidR="00352641">
        <w:rPr>
          <w:rFonts w:eastAsiaTheme="minorEastAsia"/>
          <w:lang w:val="ru-RU"/>
        </w:rPr>
        <w:t>, для которых оценка вероятности для случайно взятого положительного примера больше оценки вероятности для случайно взятого отрицательного примера.</w:t>
      </w:r>
    </w:p>
    <w:p w14:paraId="5DECC959" w14:textId="4F89A7BD" w:rsidR="00352641" w:rsidRPr="0075779D" w:rsidRDefault="00352641" w:rsidP="00387ECF">
      <w:pPr>
        <w:pStyle w:val="a0"/>
        <w:rPr>
          <w:rFonts w:eastAsiaTheme="minorEastAsia"/>
          <w:lang w:val="ru-RU"/>
        </w:rPr>
      </w:pPr>
      <w:r>
        <w:rPr>
          <w:rFonts w:eastAsiaTheme="minorEastAsia"/>
          <w:lang w:val="ru-RU"/>
        </w:rPr>
        <w:t>Кроме 5-кратной кросс-валидации использовалась внутренняя оценка качества модели</w:t>
      </w:r>
      <w:r w:rsidR="00E441B8">
        <w:rPr>
          <w:rFonts w:eastAsiaTheme="minorEastAsia"/>
          <w:lang w:val="ru-RU"/>
        </w:rPr>
        <w:t xml:space="preserve"> – расчет </w:t>
      </w:r>
      <w:r w:rsidR="00E441B8">
        <w:rPr>
          <w:rFonts w:eastAsiaTheme="minorEastAsia"/>
        </w:rPr>
        <w:t>AUROC</w:t>
      </w:r>
      <w:r w:rsidR="00E441B8" w:rsidRPr="0075779D">
        <w:rPr>
          <w:rFonts w:eastAsiaTheme="minorEastAsia"/>
          <w:lang w:val="ru-RU"/>
        </w:rPr>
        <w:t xml:space="preserve"> </w:t>
      </w:r>
      <w:r w:rsidR="00E441B8">
        <w:rPr>
          <w:rFonts w:eastAsiaTheme="minorEastAsia"/>
          <w:lang w:val="ru-RU"/>
        </w:rPr>
        <w:t>по 20-кратной кросс-валидации (</w:t>
      </w:r>
      <w:r w:rsidR="00E441B8">
        <w:rPr>
          <w:rFonts w:eastAsiaTheme="minorEastAsia"/>
        </w:rPr>
        <w:t>AUROC</w:t>
      </w:r>
      <w:r w:rsidR="00E441B8" w:rsidRPr="0075779D">
        <w:rPr>
          <w:rFonts w:eastAsiaTheme="minorEastAsia"/>
          <w:lang w:val="ru-RU"/>
        </w:rPr>
        <w:t>20</w:t>
      </w:r>
      <w:r w:rsidR="00E441B8">
        <w:rPr>
          <w:rFonts w:eastAsiaTheme="minorEastAsia"/>
        </w:rPr>
        <w:t>CV</w:t>
      </w:r>
      <w:r w:rsidR="00E441B8" w:rsidRPr="0075779D">
        <w:rPr>
          <w:rFonts w:eastAsiaTheme="minorEastAsia"/>
          <w:lang w:val="ru-RU"/>
        </w:rPr>
        <w:t>)</w:t>
      </w:r>
      <w:r w:rsidR="00E441B8">
        <w:rPr>
          <w:rFonts w:eastAsiaTheme="minorEastAsia"/>
          <w:lang w:val="ru-RU"/>
        </w:rPr>
        <w:t xml:space="preserve"> на каждом обучающем наборе</w:t>
      </w:r>
      <w:r w:rsidR="000B2D18">
        <w:rPr>
          <w:rFonts w:eastAsiaTheme="minorEastAsia"/>
          <w:lang w:val="ru-RU"/>
        </w:rPr>
        <w:t>, то есть обучающий набор делится на обучающую и тестовую выборки 20 раз, так чтобы получающиеся тестовые выборки не пересекались.</w:t>
      </w:r>
      <w:r w:rsidR="00E441B8" w:rsidRPr="0075779D">
        <w:rPr>
          <w:rFonts w:eastAsiaTheme="minorEastAsia"/>
          <w:lang w:val="ru-RU"/>
        </w:rPr>
        <w:t xml:space="preserve"> </w:t>
      </w:r>
      <w:r w:rsidR="00E441B8">
        <w:rPr>
          <w:rFonts w:eastAsiaTheme="minorEastAsia"/>
        </w:rPr>
        <w:t>AUROC</w:t>
      </w:r>
      <w:r w:rsidR="00E441B8" w:rsidRPr="0075779D">
        <w:rPr>
          <w:rFonts w:eastAsiaTheme="minorEastAsia"/>
          <w:lang w:val="ru-RU"/>
        </w:rPr>
        <w:t>20</w:t>
      </w:r>
      <w:r w:rsidR="00E441B8">
        <w:rPr>
          <w:rFonts w:eastAsiaTheme="minorEastAsia"/>
        </w:rPr>
        <w:t>CV</w:t>
      </w:r>
      <w:r w:rsidR="00E441B8" w:rsidRPr="0075779D">
        <w:rPr>
          <w:rFonts w:eastAsiaTheme="minorEastAsia"/>
          <w:lang w:val="ru-RU"/>
        </w:rPr>
        <w:t xml:space="preserve"> </w:t>
      </w:r>
      <w:r w:rsidR="00E441B8">
        <w:rPr>
          <w:rFonts w:eastAsiaTheme="minorEastAsia"/>
          <w:lang w:val="ru-RU"/>
        </w:rPr>
        <w:t xml:space="preserve">для каждого класса рассчитывает </w:t>
      </w:r>
      <w:r w:rsidR="00E441B8">
        <w:rPr>
          <w:rFonts w:eastAsiaTheme="minorEastAsia"/>
        </w:rPr>
        <w:t>MultiPASS</w:t>
      </w:r>
      <w:r w:rsidR="00E441B8" w:rsidRPr="0075779D">
        <w:rPr>
          <w:rFonts w:eastAsiaTheme="minorEastAsia"/>
          <w:lang w:val="ru-RU"/>
        </w:rPr>
        <w:t xml:space="preserve">, </w:t>
      </w:r>
      <w:r w:rsidR="00E441B8">
        <w:rPr>
          <w:rFonts w:eastAsiaTheme="minorEastAsia"/>
          <w:lang w:val="ru-RU"/>
        </w:rPr>
        <w:t>используя формулу 1.</w:t>
      </w:r>
    </w:p>
    <w:p w14:paraId="10F256CF" w14:textId="4209220B" w:rsidR="00E441B8" w:rsidRPr="00565535" w:rsidRDefault="00ED7CE7" w:rsidP="008D6BD1">
      <w:pPr>
        <w:pStyle w:val="a0"/>
        <w:rPr>
          <w:lang w:val="ru-RU"/>
        </w:rPr>
      </w:pPr>
      <w:r>
        <w:t>K</w:t>
      </w:r>
      <w:r w:rsidRPr="0075779D">
        <w:rPr>
          <w:lang w:val="ru-RU"/>
        </w:rPr>
        <w:t>-</w:t>
      </w:r>
      <w:r>
        <w:t>fold</w:t>
      </w:r>
      <w:r w:rsidRPr="0075779D">
        <w:rPr>
          <w:lang w:val="ru-RU"/>
        </w:rPr>
        <w:t xml:space="preserve"> </w:t>
      </w:r>
      <w:r>
        <w:rPr>
          <w:lang w:val="ru-RU"/>
        </w:rPr>
        <w:t xml:space="preserve">кросс-валидация – процедура независимой оценки качества моделей, когда исходный набор разбивается </w:t>
      </w:r>
      <w:r>
        <w:t>k</w:t>
      </w:r>
      <w:r w:rsidRPr="0075779D">
        <w:rPr>
          <w:lang w:val="ru-RU"/>
        </w:rPr>
        <w:t xml:space="preserve"> </w:t>
      </w:r>
      <w:r>
        <w:rPr>
          <w:lang w:val="ru-RU"/>
        </w:rPr>
        <w:t>раз на обучающую и тестовую выборку так, чтобы тестовые наборы не пересекались</w:t>
      </w:r>
      <w:r w:rsidR="008F74E2" w:rsidRPr="0075779D">
        <w:rPr>
          <w:lang w:val="ru-RU"/>
        </w:rPr>
        <w:t xml:space="preserve"> </w:t>
      </w:r>
      <w:r w:rsidR="008F74E2">
        <w:rPr>
          <w:lang w:val="ru-RU"/>
        </w:rPr>
        <w:fldChar w:fldCharType="begin"/>
      </w:r>
      <w:r w:rsidR="005860B8">
        <w:rPr>
          <w:lang w:val="ru-RU"/>
        </w:rPr>
        <w:instrText xml:space="preserve"> ADDIN ZOTERO_ITEM CSL_CITATION {"citationID":"x6RaRgXr","properties":{"formattedCitation":"[109]","plainCitation":"[109]","noteIndex":0},"citationItems":[{"id":622,"uris":["http://zotero.org/users/10071278/items/G3ECM69B"],"itemData":{"id":622,"type":"book","edition":"2","language":"en","publisher":"Springer International Publishing","source":"Zotero","title":"The Elements of Statistical Learning Data Mining, Inference, and Prediction","author":[{"family":"Hastie","given":"Trevor"},{"family":"Tibshirani","given":"Robert"},{"family":"Friedman","given":"Jerome"}],"issued":{"date-parts":[["2017"]]}}}],"schema":"https://github.com/citation-style-language/schema/raw/master/csl-citation.json"} </w:instrText>
      </w:r>
      <w:r w:rsidR="008F74E2">
        <w:rPr>
          <w:lang w:val="ru-RU"/>
        </w:rPr>
        <w:fldChar w:fldCharType="separate"/>
      </w:r>
      <w:r w:rsidR="005860B8" w:rsidRPr="005860B8">
        <w:rPr>
          <w:rFonts w:cs="Times New Roman"/>
          <w:lang w:val="ru-RU"/>
        </w:rPr>
        <w:t>[109]</w:t>
      </w:r>
      <w:r w:rsidR="008F74E2">
        <w:rPr>
          <w:lang w:val="ru-RU"/>
        </w:rPr>
        <w:fldChar w:fldCharType="end"/>
      </w:r>
      <w:r>
        <w:rPr>
          <w:lang w:val="ru-RU"/>
        </w:rPr>
        <w:t xml:space="preserve">. </w:t>
      </w:r>
      <w:r w:rsidR="008F74E2">
        <w:rPr>
          <w:lang w:val="ru-RU"/>
        </w:rPr>
        <w:t>Для каждого обучающего набора был сделан прогноз на тестовой выборке. Затем результаты прогноза объединялись в один файл, по которому рассчитывались метрики качества моделей.</w:t>
      </w:r>
      <w:r>
        <w:rPr>
          <w:lang w:val="ru-RU"/>
        </w:rPr>
        <w:t xml:space="preserve"> </w:t>
      </w:r>
      <w:r w:rsidR="009F7750">
        <w:rPr>
          <w:lang w:val="ru-RU"/>
        </w:rPr>
        <w:t>После оптимизации гиперпараметров для лучшей модели были рассчитаны</w:t>
      </w:r>
      <w:r w:rsidR="00285211">
        <w:rPr>
          <w:lang w:val="ru-RU"/>
        </w:rPr>
        <w:t xml:space="preserve"> следующие метрики</w:t>
      </w:r>
      <w:r w:rsidR="009F7750">
        <w:rPr>
          <w:lang w:val="ru-RU"/>
        </w:rPr>
        <w:t xml:space="preserve"> </w:t>
      </w:r>
      <w:r w:rsidR="00285211">
        <w:rPr>
          <w:lang w:val="ru-RU"/>
        </w:rPr>
        <w:t>п</w:t>
      </w:r>
      <w:r w:rsidR="00E441B8">
        <w:rPr>
          <w:lang w:val="ru-RU"/>
        </w:rPr>
        <w:t xml:space="preserve">омимо </w:t>
      </w:r>
      <w:r w:rsidR="00E441B8">
        <w:t>AUROC</w:t>
      </w:r>
      <w:r w:rsidR="00E441B8">
        <w:rPr>
          <w:lang w:val="ru-RU"/>
        </w:rPr>
        <w:t>: чувствительность, специфичность, точность (</w:t>
      </w:r>
      <w:r w:rsidR="00E441B8">
        <w:t>accuracy</w:t>
      </w:r>
      <w:r w:rsidR="00E441B8" w:rsidRPr="0075779D">
        <w:rPr>
          <w:lang w:val="ru-RU"/>
        </w:rPr>
        <w:t>)</w:t>
      </w:r>
      <w:r w:rsidR="00E441B8">
        <w:rPr>
          <w:lang w:val="ru-RU"/>
        </w:rPr>
        <w:t>, сбалансированная точность</w:t>
      </w:r>
      <w:r w:rsidR="00E441B8" w:rsidRPr="0075779D">
        <w:rPr>
          <w:lang w:val="ru-RU"/>
        </w:rPr>
        <w:t xml:space="preserve"> (</w:t>
      </w:r>
      <w:r w:rsidR="00E441B8">
        <w:t>balanced</w:t>
      </w:r>
      <w:r w:rsidR="00E441B8" w:rsidRPr="0075779D">
        <w:rPr>
          <w:lang w:val="ru-RU"/>
        </w:rPr>
        <w:t xml:space="preserve"> </w:t>
      </w:r>
      <w:r w:rsidR="00E441B8">
        <w:t>accuracy</w:t>
      </w:r>
      <w:r w:rsidR="00E441B8" w:rsidRPr="0075779D">
        <w:rPr>
          <w:lang w:val="ru-RU"/>
        </w:rPr>
        <w:t>)</w:t>
      </w:r>
      <w:r w:rsidR="00E441B8">
        <w:rPr>
          <w:lang w:val="ru-RU"/>
        </w:rPr>
        <w:t>,</w:t>
      </w:r>
      <w:r w:rsidR="00E441B8" w:rsidRPr="0075779D">
        <w:rPr>
          <w:lang w:val="ru-RU"/>
        </w:rPr>
        <w:t xml:space="preserve"> </w:t>
      </w:r>
      <w:r w:rsidR="00E441B8">
        <w:rPr>
          <w:lang w:val="ru-RU"/>
        </w:rPr>
        <w:t>средняя точность (</w:t>
      </w:r>
      <w:r w:rsidR="00E441B8">
        <w:t>average</w:t>
      </w:r>
      <w:r w:rsidR="00E441B8" w:rsidRPr="0075779D">
        <w:rPr>
          <w:lang w:val="ru-RU"/>
        </w:rPr>
        <w:t xml:space="preserve"> </w:t>
      </w:r>
      <w:r w:rsidR="00E441B8">
        <w:t>precision</w:t>
      </w:r>
      <w:r w:rsidR="00E441B8" w:rsidRPr="0075779D">
        <w:rPr>
          <w:lang w:val="ru-RU"/>
        </w:rPr>
        <w:t xml:space="preserve">) </w:t>
      </w:r>
      <w:r w:rsidR="00E441B8">
        <w:rPr>
          <w:lang w:val="ru-RU"/>
        </w:rPr>
        <w:t>и коэффициент корреляции Мэтью</w:t>
      </w:r>
      <w:r w:rsidR="00560E42" w:rsidRPr="0075779D">
        <w:rPr>
          <w:lang w:val="ru-RU"/>
        </w:rPr>
        <w:t xml:space="preserve"> (</w:t>
      </w:r>
      <w:r w:rsidR="00560E42">
        <w:t>MCC</w:t>
      </w:r>
      <w:r w:rsidR="00560E42" w:rsidRPr="0075779D">
        <w:rPr>
          <w:lang w:val="ru-RU"/>
        </w:rPr>
        <w:t>)</w:t>
      </w:r>
      <w:r w:rsidR="00E441B8">
        <w:rPr>
          <w:lang w:val="ru-RU"/>
        </w:rPr>
        <w:t>. Данные метрики рассчитываются по формулам 2-</w:t>
      </w:r>
      <w:r w:rsidR="00560E42" w:rsidRPr="0075779D">
        <w:rPr>
          <w:lang w:val="ru-RU"/>
        </w:rPr>
        <w:t>7</w:t>
      </w:r>
      <w:r w:rsidR="00875C19" w:rsidRPr="0075779D">
        <w:rPr>
          <w:lang w:val="ru-RU"/>
        </w:rPr>
        <w:t xml:space="preserve"> </w:t>
      </w:r>
      <w:r w:rsidR="00875C19">
        <w:rPr>
          <w:lang w:val="ru-RU"/>
        </w:rPr>
        <w:t>соответственно</w:t>
      </w:r>
      <w:r w:rsidR="00E441B8">
        <w:rPr>
          <w:lang w:val="ru-RU"/>
        </w:rPr>
        <w:t>.</w:t>
      </w:r>
      <w:r w:rsidR="00285211">
        <w:rPr>
          <w:lang w:val="ru-RU"/>
        </w:rPr>
        <w:t xml:space="preserve"> Порог для расчета метрик рассчитывался по критерию Юдена</w:t>
      </w:r>
      <w:r w:rsidR="00285211">
        <w:rPr>
          <w:lang w:val="ru-RU"/>
        </w:rPr>
        <w:fldChar w:fldCharType="begin"/>
      </w:r>
      <w:r w:rsidR="00285211">
        <w:rPr>
          <w:lang w:val="ru-RU"/>
        </w:rPr>
        <w:instrText xml:space="preserve"> ADDIN ZOTERO_ITEM CSL_CITATION {"citationID":"RegJBBOP","properties":{"formattedCitation":"[110]","plainCitation":"[110]","noteIndex":0},"citationItems":[{"id":635,"uris":["http://zotero.org/users/10071278/items/5MVZJGEY"],"itemData":{"id":635,"type":"article-journal","container-title":"Cancer","DOI":"10.1002/1097-0142(1950)3:1&lt;32::aid-cncr2820030106&gt;3.0.co;2-3","ISSN":"0008-543X","issue":"1","journalAbbreviation":"Cancer","language":"eng","note":"PMID: 15405679","page":"32-35","source":"PubMed","title":"Index for rating diagnostic tests","volume":"3","author":[{"family":"Youden","given":"W. J."}],"issued":{"date-parts":[["1950",1]]}}}],"schema":"https://github.com/citation-style-language/schema/raw/master/csl-citation.json"} </w:instrText>
      </w:r>
      <w:r w:rsidR="00285211">
        <w:rPr>
          <w:lang w:val="ru-RU"/>
        </w:rPr>
        <w:fldChar w:fldCharType="separate"/>
      </w:r>
      <w:r w:rsidR="00285211" w:rsidRPr="00285211">
        <w:rPr>
          <w:rFonts w:cs="Times New Roman"/>
          <w:lang w:val="ru-RU"/>
        </w:rPr>
        <w:t>[110]</w:t>
      </w:r>
      <w:r w:rsidR="00285211">
        <w:rPr>
          <w:lang w:val="ru-RU"/>
        </w:rPr>
        <w:fldChar w:fldCharType="end"/>
      </w:r>
      <w:r w:rsidR="00285211">
        <w:rPr>
          <w:lang w:val="ru-RU"/>
        </w:rPr>
        <w:t>.</w:t>
      </w:r>
      <w:r w:rsidR="00565535">
        <w:rPr>
          <w:lang w:val="ru-RU"/>
        </w:rPr>
        <w:t xml:space="preserve"> Для разбиения на фолды и расчёта метрик были использованы пакеты </w:t>
      </w:r>
      <w:r w:rsidR="00565535">
        <w:t>caret</w:t>
      </w:r>
      <w:r w:rsidR="004961D5">
        <w:fldChar w:fldCharType="begin"/>
      </w:r>
      <w:r w:rsidR="00285211">
        <w:rPr>
          <w:lang w:val="ru-RU"/>
        </w:rPr>
        <w:instrText xml:space="preserve"> ADDIN ZOTERO_ITEM CSL_CITATION {"citationID":"4w1lz8Xt","properties":{"formattedCitation":"[111]","plainCitation":"[111]","noteIndex":0},"citationItems":[{"id":625,"uris":["http://zotero.org/users/10071278/items/V259PGWT"],"itemData":{"id":625,"type":"article-journal","container-title":"Journal of Statistical Software","DOI":"10.18637/jss.v028.i05","ISSN":"1548-7660","issue":"5","journalAbbreviation":"J. Stat. Soft.","language":"en","source":"DOI.org (Crossref)","title":"Building Predictive Models in &lt;i&gt;R&lt;/i&gt; Using the &lt;b&gt;caret&lt;/b&gt; Package","URL":"http://www.jstatsoft.org/v28/i05/","volume":"28","author":[{"family":"Kuhn","given":"Max"}],"accessed":{"date-parts":[["2023",5,23]]},"issued":{"date-parts":[["2008"]]}}}],"schema":"https://github.com/citation-style-language/schema/raw/master/csl-citation.json"} </w:instrText>
      </w:r>
      <w:r w:rsidR="004961D5">
        <w:fldChar w:fldCharType="separate"/>
      </w:r>
      <w:r w:rsidR="00285211" w:rsidRPr="00285211">
        <w:rPr>
          <w:rFonts w:cs="Times New Roman"/>
          <w:lang w:val="ru-RU"/>
        </w:rPr>
        <w:t>[111]</w:t>
      </w:r>
      <w:r w:rsidR="004961D5">
        <w:fldChar w:fldCharType="end"/>
      </w:r>
      <w:r w:rsidR="00565535" w:rsidRPr="0075779D">
        <w:rPr>
          <w:lang w:val="ru-RU"/>
        </w:rPr>
        <w:t xml:space="preserve"> </w:t>
      </w:r>
      <w:r w:rsidR="00565535">
        <w:rPr>
          <w:lang w:val="ru-RU"/>
        </w:rPr>
        <w:t xml:space="preserve">для языка программирования </w:t>
      </w:r>
      <w:r w:rsidR="00565535">
        <w:t>R</w:t>
      </w:r>
      <w:r w:rsidR="00565535" w:rsidRPr="0075779D">
        <w:rPr>
          <w:lang w:val="ru-RU"/>
        </w:rPr>
        <w:t xml:space="preserve"> </w:t>
      </w:r>
      <w:r w:rsidR="00565535">
        <w:rPr>
          <w:lang w:val="ru-RU"/>
        </w:rPr>
        <w:t xml:space="preserve">и </w:t>
      </w:r>
      <w:r w:rsidR="00565535">
        <w:t>scikit</w:t>
      </w:r>
      <w:r w:rsidR="00565535" w:rsidRPr="0075779D">
        <w:rPr>
          <w:lang w:val="ru-RU"/>
        </w:rPr>
        <w:t>-</w:t>
      </w:r>
      <w:r w:rsidR="00565535">
        <w:t>learn</w:t>
      </w:r>
      <w:r w:rsidR="004961D5">
        <w:fldChar w:fldCharType="begin"/>
      </w:r>
      <w:r w:rsidR="00285211">
        <w:rPr>
          <w:lang w:val="ru-RU"/>
        </w:rPr>
        <w:instrText xml:space="preserve"> ADDIN ZOTERO_ITEM CSL_CITATION {"citationID":"ZZfnCgzM","properties":{"formattedCitation":"[112]","plainCitation":"[112]","noteIndex":0},"citationItems":[{"id":629,"uris":["http://zotero.org/users/10071278/items/IBT6WDB4"],"itemData":{"id":629,"type":"article-journal","abstract":"Scikit-learn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PYTHON","language":"en","source":"Zotero","title":"Scikit-learn: Machine Learning in Python","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schema":"https://github.com/citation-style-language/schema/raw/master/csl-citation.json"} </w:instrText>
      </w:r>
      <w:r w:rsidR="004961D5">
        <w:fldChar w:fldCharType="separate"/>
      </w:r>
      <w:r w:rsidR="00285211" w:rsidRPr="00285211">
        <w:rPr>
          <w:rFonts w:cs="Times New Roman"/>
        </w:rPr>
        <w:t>[112]</w:t>
      </w:r>
      <w:r w:rsidR="004961D5">
        <w:fldChar w:fldCharType="end"/>
      </w:r>
      <w:r w:rsidR="00565535" w:rsidRPr="0075779D">
        <w:rPr>
          <w:lang w:val="ru-RU"/>
        </w:rPr>
        <w:t xml:space="preserve"> </w:t>
      </w:r>
      <w:r w:rsidR="00565535">
        <w:rPr>
          <w:lang w:val="ru-RU"/>
        </w:rPr>
        <w:t xml:space="preserve">для языка программирования </w:t>
      </w:r>
      <w:r w:rsidR="00565535">
        <w:t>Python</w:t>
      </w:r>
      <w:r w:rsidR="00565535" w:rsidRPr="0075779D">
        <w:rPr>
          <w:lang w:val="ru-RU"/>
        </w:rPr>
        <w:t>.</w:t>
      </w:r>
    </w:p>
    <w:p w14:paraId="714E62B5" w14:textId="22B24CD8" w:rsidR="008D6BD1" w:rsidRPr="00E441B8" w:rsidRDefault="00387ECF" w:rsidP="008D6BD1">
      <w:pPr>
        <w:pStyle w:val="a0"/>
        <w:rPr>
          <w:rFonts w:eastAsiaTheme="minorEastAsia"/>
          <w:lang w:val="ru-RU"/>
        </w:rPr>
      </w:pPr>
      <m:oMathPara>
        <m:oMath>
          <m:eqArr>
            <m:eqArrPr>
              <m:maxDist m:val="1"/>
              <m:ctrlPr>
                <w:rPr>
                  <w:rFonts w:ascii="Cambria Math" w:hAnsi="Cambria Math"/>
                  <w:i/>
                  <w:lang w:val="ru-RU"/>
                </w:rPr>
              </m:ctrlPr>
            </m:eqArrPr>
            <m:e>
              <m:r>
                <w:rPr>
                  <w:rFonts w:ascii="Cambria Math" w:hAnsi="Cambria Math"/>
                  <w:lang w:val="ru-RU"/>
                </w:rPr>
                <m:t>Sensivity=</m:t>
              </m:r>
              <m:f>
                <m:fPr>
                  <m:ctrlPr>
                    <w:rPr>
                      <w:rFonts w:ascii="Cambria Math" w:hAnsi="Cambria Math"/>
                      <w:i/>
                      <w:lang w:val="ru-RU"/>
                    </w:rPr>
                  </m:ctrlPr>
                </m:fPr>
                <m:num>
                  <m:r>
                    <w:rPr>
                      <w:rFonts w:ascii="Cambria Math" w:hAnsi="Cambria Math"/>
                      <w:lang w:val="ru-RU"/>
                    </w:rPr>
                    <m:t>TP</m:t>
                  </m:r>
                </m:num>
                <m:den>
                  <m:r>
                    <w:rPr>
                      <w:rFonts w:ascii="Cambria Math" w:hAnsi="Cambria Math"/>
                      <w:lang w:val="ru-RU"/>
                    </w:rPr>
                    <m:t>TP+FN</m:t>
                  </m:r>
                </m:den>
              </m:f>
              <m:r>
                <w:rPr>
                  <w:rFonts w:ascii="Cambria Math" w:hAnsi="Cambria Math"/>
                  <w:lang w:val="ru-RU"/>
                </w:rPr>
                <m:t xml:space="preserve"> #(2)</m:t>
              </m:r>
            </m:e>
          </m:eqArr>
        </m:oMath>
      </m:oMathPara>
    </w:p>
    <w:p w14:paraId="6E9C4DD2" w14:textId="7C54E521" w:rsidR="00E441B8" w:rsidRPr="00875C19" w:rsidRDefault="00387ECF"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Specifity=</m:t>
              </m:r>
              <m:f>
                <m:fPr>
                  <m:ctrlPr>
                    <w:rPr>
                      <w:rFonts w:ascii="Cambria Math" w:eastAsiaTheme="minorEastAsia" w:hAnsi="Cambria Math"/>
                      <w:i/>
                      <w:lang w:val="ru-RU"/>
                    </w:rPr>
                  </m:ctrlPr>
                </m:fPr>
                <m:num>
                  <m:r>
                    <w:rPr>
                      <w:rFonts w:ascii="Cambria Math" w:eastAsiaTheme="minorEastAsia" w:hAnsi="Cambria Math"/>
                      <w:lang w:val="ru-RU"/>
                    </w:rPr>
                    <m:t>TN</m:t>
                  </m:r>
                </m:num>
                <m:den>
                  <m:r>
                    <w:rPr>
                      <w:rFonts w:ascii="Cambria Math" w:eastAsiaTheme="minorEastAsia" w:hAnsi="Cambria Math"/>
                      <w:lang w:val="ru-RU"/>
                    </w:rPr>
                    <m:t>TN+FP</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3</m:t>
                  </m:r>
                </m:e>
              </m:d>
            </m:e>
          </m:eqArr>
        </m:oMath>
      </m:oMathPara>
    </w:p>
    <w:p w14:paraId="2E8C6360" w14:textId="58D057D2" w:rsidR="00875C19" w:rsidRPr="00875C19" w:rsidRDefault="00387ECF"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Accuracy=</m:t>
              </m:r>
              <m:f>
                <m:fPr>
                  <m:ctrlPr>
                    <w:rPr>
                      <w:rFonts w:ascii="Cambria Math" w:eastAsiaTheme="minorEastAsia" w:hAnsi="Cambria Math"/>
                      <w:i/>
                      <w:lang w:val="ru-RU"/>
                    </w:rPr>
                  </m:ctrlPr>
                </m:fPr>
                <m:num>
                  <m:r>
                    <w:rPr>
                      <w:rFonts w:ascii="Cambria Math" w:eastAsiaTheme="minorEastAsia" w:hAnsi="Cambria Math"/>
                      <w:lang w:val="ru-RU"/>
                    </w:rPr>
                    <m:t>TP+TN</m:t>
                  </m:r>
                </m:num>
                <m:den>
                  <m:r>
                    <w:rPr>
                      <w:rFonts w:ascii="Cambria Math" w:eastAsiaTheme="minorEastAsia" w:hAnsi="Cambria Math"/>
                      <w:lang w:val="ru-RU"/>
                    </w:rPr>
                    <m:t>TP+TN+FP+FN</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4</m:t>
                  </m:r>
                </m:e>
              </m:d>
            </m:e>
          </m:eqArr>
        </m:oMath>
      </m:oMathPara>
    </w:p>
    <w:p w14:paraId="4BC60B79" w14:textId="52A0D03F" w:rsidR="00875C19" w:rsidRPr="00875C19" w:rsidRDefault="00387ECF"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Balanced accuracy </m:t>
              </m:r>
              <m:d>
                <m:dPr>
                  <m:ctrlPr>
                    <w:rPr>
                      <w:rFonts w:ascii="Cambria Math" w:eastAsiaTheme="minorEastAsia" w:hAnsi="Cambria Math"/>
                      <w:i/>
                      <w:lang w:val="ru-RU"/>
                    </w:rPr>
                  </m:ctrlPr>
                </m:dPr>
                <m:e>
                  <m:r>
                    <w:rPr>
                      <w:rFonts w:ascii="Cambria Math" w:eastAsiaTheme="minorEastAsia" w:hAnsi="Cambria Math"/>
                      <w:lang w:val="ru-RU"/>
                    </w:rPr>
                    <m:t>BA</m:t>
                  </m:r>
                </m:e>
              </m:d>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Sensivity+Specifity</m:t>
                  </m:r>
                </m:num>
                <m:den>
                  <m:r>
                    <w:rPr>
                      <w:rFonts w:ascii="Cambria Math" w:eastAsiaTheme="minorEastAsia" w:hAnsi="Cambria Math"/>
                      <w:lang w:val="ru-RU"/>
                    </w:rPr>
                    <m:t>2</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5</m:t>
                  </m:r>
                </m:e>
              </m:d>
            </m:e>
          </m:eqArr>
        </m:oMath>
      </m:oMathPara>
    </w:p>
    <w:p w14:paraId="7E61DA46" w14:textId="30824047" w:rsidR="00875C19" w:rsidRPr="00560E42" w:rsidRDefault="00387ECF"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Average precision= </m:t>
              </m:r>
              <m:nary>
                <m:naryPr>
                  <m:chr m:val="∑"/>
                  <m:limLoc m:val="undOvr"/>
                  <m:supHide m:val="1"/>
                  <m:ctrlPr>
                    <w:rPr>
                      <w:rFonts w:ascii="Cambria Math" w:eastAsiaTheme="minorEastAsia" w:hAnsi="Cambria Math"/>
                      <w:i/>
                      <w:lang w:val="ru-RU"/>
                    </w:rPr>
                  </m:ctrlPr>
                </m:naryPr>
                <m:sub>
                  <m:r>
                    <w:rPr>
                      <w:rFonts w:ascii="Cambria Math" w:eastAsiaTheme="minorEastAsia" w:hAnsi="Cambria Math"/>
                      <w:lang w:val="ru-RU"/>
                    </w:rPr>
                    <m:t>n</m:t>
                  </m:r>
                </m:sub>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n-1</m:t>
                          </m:r>
                        </m:sub>
                      </m:sSub>
                    </m:e>
                  </m:d>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n</m:t>
                      </m:r>
                    </m:sub>
                  </m:sSub>
                </m:e>
              </m:nary>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6</m:t>
                  </m:r>
                </m:e>
              </m:d>
            </m:e>
          </m:eqArr>
        </m:oMath>
      </m:oMathPara>
    </w:p>
    <w:p w14:paraId="0FE8AF8C" w14:textId="7C897BD6" w:rsidR="00560E42" w:rsidRPr="00560E42" w:rsidRDefault="00387ECF"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MCC= </m:t>
              </m:r>
              <m:f>
                <m:fPr>
                  <m:ctrlPr>
                    <w:rPr>
                      <w:rFonts w:ascii="Cambria Math" w:eastAsiaTheme="minorEastAsia" w:hAnsi="Cambria Math"/>
                      <w:i/>
                      <w:iCs/>
                    </w:rPr>
                  </m:ctrlPr>
                </m:fPr>
                <m:num>
                  <m:r>
                    <w:rPr>
                      <w:rFonts w:ascii="Cambria Math" w:eastAsiaTheme="minorEastAsia" w:hAnsi="Cambria Math"/>
                    </w:rPr>
                    <m:t>tn*tp -fp*fn</m:t>
                  </m:r>
                </m:num>
                <m:den>
                  <m:rad>
                    <m:radPr>
                      <m:degHide m:val="1"/>
                      <m:ctrlPr>
                        <w:rPr>
                          <w:rFonts w:ascii="Cambria Math" w:eastAsiaTheme="minorEastAsia" w:hAnsi="Cambria Math"/>
                          <w:i/>
                          <w:iCs/>
                        </w:rPr>
                      </m:ctrlPr>
                    </m:radPr>
                    <m:deg/>
                    <m:e>
                      <m:d>
                        <m:dPr>
                          <m:ctrlPr>
                            <w:rPr>
                              <w:rFonts w:ascii="Cambria Math" w:eastAsiaTheme="minorEastAsia" w:hAnsi="Cambria Math"/>
                              <w:i/>
                              <w:iCs/>
                            </w:rPr>
                          </m:ctrlPr>
                        </m:dPr>
                        <m:e>
                          <m:r>
                            <w:rPr>
                              <w:rFonts w:ascii="Cambria Math" w:eastAsiaTheme="minorEastAsia" w:hAnsi="Cambria Math"/>
                            </w:rPr>
                            <m:t>tp+fp</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tp+fn</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tn+fp</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tn+fn</m:t>
                          </m:r>
                        </m:e>
                      </m:d>
                    </m:e>
                  </m:rad>
                </m:den>
              </m:f>
              <m:r>
                <w:rPr>
                  <w:rFonts w:ascii="Cambria Math" w:eastAsiaTheme="minorEastAsia" w:hAnsi="Cambria Math"/>
                </w:rPr>
                <m:t xml:space="preserve"> </m:t>
              </m:r>
              <m:r>
                <w:rPr>
                  <w:rFonts w:ascii="Cambria Math" w:eastAsiaTheme="minorEastAsia" w:hAnsi="Cambria Math"/>
                  <w:lang w:val="ru-RU"/>
                </w:rPr>
                <m:t>#</m:t>
              </m:r>
              <m:d>
                <m:dPr>
                  <m:ctrlPr>
                    <w:rPr>
                      <w:rFonts w:ascii="Cambria Math" w:eastAsiaTheme="minorEastAsia" w:hAnsi="Cambria Math"/>
                      <w:i/>
                      <w:iCs/>
                    </w:rPr>
                  </m:ctrlPr>
                </m:dPr>
                <m:e>
                  <m:r>
                    <w:rPr>
                      <w:rFonts w:ascii="Cambria Math" w:eastAsiaTheme="minorEastAsia" w:hAnsi="Cambria Math"/>
                    </w:rPr>
                    <m:t>7</m:t>
                  </m:r>
                </m:e>
              </m:d>
            </m:e>
          </m:eqArr>
        </m:oMath>
      </m:oMathPara>
    </w:p>
    <w:p w14:paraId="5018601F" w14:textId="1ADE71B3" w:rsidR="00560E42" w:rsidRPr="00560E42" w:rsidRDefault="00560E42" w:rsidP="00560E42">
      <w:pPr>
        <w:pStyle w:val="a0"/>
        <w:ind w:firstLine="0"/>
        <w:rPr>
          <w:rFonts w:eastAsiaTheme="minorEastAsia"/>
          <w:iCs/>
          <w:lang w:val="ru-RU"/>
        </w:rPr>
      </w:pPr>
      <w:r>
        <w:rPr>
          <w:rFonts w:eastAsiaTheme="minorEastAsia"/>
          <w:iCs/>
          <w:lang w:val="ru-RU"/>
        </w:rPr>
        <w:t xml:space="preserve">где: </w:t>
      </w:r>
      <w:r>
        <w:rPr>
          <w:rFonts w:eastAsiaTheme="minorEastAsia"/>
          <w:iCs/>
        </w:rPr>
        <w:t>TP</w:t>
      </w:r>
      <w:r w:rsidRPr="0075779D">
        <w:rPr>
          <w:rFonts w:eastAsiaTheme="minorEastAsia"/>
          <w:iCs/>
          <w:lang w:val="ru-RU"/>
        </w:rPr>
        <w:t xml:space="preserve"> – </w:t>
      </w:r>
      <w:r>
        <w:rPr>
          <w:rFonts w:eastAsiaTheme="minorEastAsia"/>
          <w:iCs/>
          <w:lang w:val="ru-RU"/>
        </w:rPr>
        <w:t>количество правильно предсказанных положительных случаев</w:t>
      </w:r>
      <w:r w:rsidRPr="0075779D">
        <w:rPr>
          <w:rFonts w:eastAsiaTheme="minorEastAsia"/>
          <w:iCs/>
          <w:lang w:val="ru-RU"/>
        </w:rPr>
        <w:t>,</w:t>
      </w:r>
    </w:p>
    <w:p w14:paraId="0D228DD9" w14:textId="7772DE6E" w:rsidR="00560E42" w:rsidRDefault="00560E42" w:rsidP="00560E42">
      <w:pPr>
        <w:pStyle w:val="a0"/>
        <w:ind w:firstLine="0"/>
        <w:rPr>
          <w:rFonts w:eastAsiaTheme="minorEastAsia"/>
          <w:iCs/>
          <w:lang w:val="ru-RU"/>
        </w:rPr>
      </w:pPr>
      <w:r>
        <w:rPr>
          <w:rFonts w:eastAsiaTheme="minorEastAsia"/>
          <w:iCs/>
        </w:rPr>
        <w:t>TN</w:t>
      </w:r>
      <w:r w:rsidRPr="0075779D">
        <w:rPr>
          <w:rFonts w:eastAsiaTheme="minorEastAsia"/>
          <w:iCs/>
          <w:lang w:val="ru-RU"/>
        </w:rPr>
        <w:t xml:space="preserve"> – </w:t>
      </w:r>
      <w:r>
        <w:rPr>
          <w:rFonts w:eastAsiaTheme="minorEastAsia"/>
          <w:iCs/>
          <w:lang w:val="ru-RU"/>
        </w:rPr>
        <w:t>количество правильно предсказанных отрицательных случаев</w:t>
      </w:r>
      <w:r w:rsidRPr="0075779D">
        <w:rPr>
          <w:rFonts w:eastAsiaTheme="minorEastAsia"/>
          <w:iCs/>
          <w:lang w:val="ru-RU"/>
        </w:rPr>
        <w:t>,</w:t>
      </w:r>
    </w:p>
    <w:p w14:paraId="07E6C448" w14:textId="05B6D460" w:rsidR="00560E42" w:rsidRDefault="00560E42" w:rsidP="00560E42">
      <w:pPr>
        <w:pStyle w:val="a0"/>
        <w:ind w:firstLine="0"/>
        <w:rPr>
          <w:rFonts w:eastAsiaTheme="minorEastAsia"/>
          <w:iCs/>
          <w:lang w:val="ru-RU"/>
        </w:rPr>
      </w:pPr>
      <w:r>
        <w:rPr>
          <w:rFonts w:eastAsiaTheme="minorEastAsia"/>
          <w:iCs/>
        </w:rPr>
        <w:t>FP</w:t>
      </w:r>
      <w:r w:rsidRPr="0075779D">
        <w:rPr>
          <w:rFonts w:eastAsiaTheme="minorEastAsia"/>
          <w:iCs/>
          <w:lang w:val="ru-RU"/>
        </w:rPr>
        <w:t xml:space="preserve"> – </w:t>
      </w:r>
      <w:r>
        <w:rPr>
          <w:rFonts w:eastAsiaTheme="minorEastAsia"/>
          <w:iCs/>
          <w:lang w:val="ru-RU"/>
        </w:rPr>
        <w:t>количество ложно предсказанных положительных случаев</w:t>
      </w:r>
      <w:r w:rsidRPr="0075779D">
        <w:rPr>
          <w:rFonts w:eastAsiaTheme="minorEastAsia"/>
          <w:iCs/>
          <w:lang w:val="ru-RU"/>
        </w:rPr>
        <w:t>,</w:t>
      </w:r>
    </w:p>
    <w:p w14:paraId="6D2FF71E" w14:textId="4E4A8ED0" w:rsidR="00560E42" w:rsidRPr="0075779D" w:rsidRDefault="00560E42" w:rsidP="00560E42">
      <w:pPr>
        <w:pStyle w:val="a0"/>
        <w:ind w:firstLine="0"/>
        <w:rPr>
          <w:rFonts w:eastAsiaTheme="minorEastAsia"/>
          <w:iCs/>
          <w:lang w:val="ru-RU"/>
        </w:rPr>
      </w:pPr>
      <w:r>
        <w:rPr>
          <w:rFonts w:eastAsiaTheme="minorEastAsia"/>
          <w:iCs/>
        </w:rPr>
        <w:t>FN</w:t>
      </w:r>
      <w:r w:rsidRPr="0075779D">
        <w:rPr>
          <w:rFonts w:eastAsiaTheme="minorEastAsia"/>
          <w:iCs/>
          <w:lang w:val="ru-RU"/>
        </w:rPr>
        <w:t xml:space="preserve"> – </w:t>
      </w:r>
      <w:r>
        <w:rPr>
          <w:rFonts w:eastAsiaTheme="minorEastAsia"/>
          <w:iCs/>
          <w:lang w:val="ru-RU"/>
        </w:rPr>
        <w:t>количество ложно предсказанных отрицательных случаев</w:t>
      </w:r>
      <w:r w:rsidRPr="0075779D">
        <w:rPr>
          <w:rFonts w:eastAsiaTheme="minorEastAsia"/>
          <w:iCs/>
          <w:lang w:val="ru-RU"/>
        </w:rPr>
        <w:t>,</w:t>
      </w:r>
    </w:p>
    <w:p w14:paraId="5F48EABA" w14:textId="227782C6" w:rsidR="00560E42" w:rsidRPr="0075779D" w:rsidRDefault="00565535" w:rsidP="00560E42">
      <w:pPr>
        <w:pStyle w:val="a0"/>
        <w:ind w:firstLine="0"/>
        <w:rPr>
          <w:rFonts w:eastAsiaTheme="minorEastAsia"/>
          <w:i/>
          <w:iCs/>
          <w:lang w:val="ru-RU"/>
        </w:rPr>
      </w:pPr>
      <w:r>
        <w:rPr>
          <w:rFonts w:eastAsiaTheme="minorEastAsia"/>
          <w:iCs/>
        </w:rPr>
        <w:t>R</w:t>
      </w:r>
      <w:r>
        <w:rPr>
          <w:rFonts w:eastAsiaTheme="minorEastAsia"/>
          <w:iCs/>
          <w:vertAlign w:val="subscript"/>
        </w:rPr>
        <w:t>n</w:t>
      </w:r>
      <w:r w:rsidR="00560E42" w:rsidRPr="0075779D">
        <w:rPr>
          <w:rFonts w:eastAsiaTheme="minorEastAsia"/>
          <w:iCs/>
          <w:lang w:val="ru-RU"/>
        </w:rPr>
        <w:t xml:space="preserve"> –</w:t>
      </w:r>
      <w:r w:rsidRPr="0075779D">
        <w:rPr>
          <w:rFonts w:eastAsiaTheme="minorEastAsia"/>
          <w:iCs/>
          <w:lang w:val="ru-RU"/>
        </w:rPr>
        <w:t xml:space="preserve"> </w:t>
      </w:r>
      <w:r>
        <w:rPr>
          <w:rFonts w:eastAsiaTheme="minorEastAsia"/>
          <w:iCs/>
          <w:lang w:val="ru-RU"/>
        </w:rPr>
        <w:t xml:space="preserve">чувствительность, рассчитанная для порога </w:t>
      </w:r>
      <w:r>
        <w:rPr>
          <w:rFonts w:eastAsiaTheme="minorEastAsia"/>
          <w:iCs/>
        </w:rPr>
        <w:t>n</w:t>
      </w:r>
    </w:p>
    <w:p w14:paraId="3FFA5ECC" w14:textId="146AB792" w:rsidR="00560E42" w:rsidRPr="0075779D" w:rsidRDefault="00560E42" w:rsidP="00560E42">
      <w:pPr>
        <w:pStyle w:val="a0"/>
        <w:ind w:firstLine="0"/>
        <w:rPr>
          <w:rFonts w:eastAsiaTheme="minorEastAsia"/>
          <w:iCs/>
          <w:lang w:val="ru-RU"/>
        </w:rPr>
      </w:pPr>
      <w:r>
        <w:rPr>
          <w:rFonts w:eastAsiaTheme="minorEastAsia"/>
          <w:iCs/>
        </w:rPr>
        <w:t>P</w:t>
      </w:r>
      <w:r w:rsidR="00565535">
        <w:rPr>
          <w:rFonts w:eastAsiaTheme="minorEastAsia"/>
          <w:iCs/>
          <w:vertAlign w:val="subscript"/>
        </w:rPr>
        <w:t>n</w:t>
      </w:r>
      <w:r w:rsidRPr="0075779D">
        <w:rPr>
          <w:rFonts w:eastAsiaTheme="minorEastAsia"/>
          <w:iCs/>
          <w:lang w:val="ru-RU"/>
        </w:rPr>
        <w:t xml:space="preserve"> –</w:t>
      </w:r>
      <w:r w:rsidR="00565535" w:rsidRPr="0075779D">
        <w:rPr>
          <w:rFonts w:eastAsiaTheme="minorEastAsia"/>
          <w:iCs/>
          <w:lang w:val="ru-RU"/>
        </w:rPr>
        <w:t xml:space="preserve"> </w:t>
      </w:r>
      <m:oMath>
        <m:f>
          <m:fPr>
            <m:ctrlPr>
              <w:rPr>
                <w:rFonts w:ascii="Cambria Math" w:eastAsiaTheme="minorEastAsia" w:hAnsi="Cambria Math"/>
                <w:i/>
                <w:iCs/>
              </w:rPr>
            </m:ctrlPr>
          </m:fPr>
          <m:num>
            <m:r>
              <w:rPr>
                <w:rFonts w:ascii="Cambria Math" w:eastAsiaTheme="minorEastAsia" w:hAnsi="Cambria Math"/>
              </w:rPr>
              <m:t>TP</m:t>
            </m:r>
          </m:num>
          <m:den>
            <m:r>
              <w:rPr>
                <w:rFonts w:ascii="Cambria Math" w:eastAsiaTheme="minorEastAsia" w:hAnsi="Cambria Math"/>
              </w:rPr>
              <m:t>TP</m:t>
            </m:r>
            <m:r>
              <w:rPr>
                <w:rFonts w:ascii="Cambria Math" w:eastAsiaTheme="minorEastAsia" w:hAnsi="Cambria Math"/>
                <w:lang w:val="ru-RU"/>
              </w:rPr>
              <m:t>+</m:t>
            </m:r>
            <m:r>
              <w:rPr>
                <w:rFonts w:ascii="Cambria Math" w:eastAsiaTheme="minorEastAsia" w:hAnsi="Cambria Math"/>
              </w:rPr>
              <m:t>FP</m:t>
            </m:r>
          </m:den>
        </m:f>
      </m:oMath>
      <w:r w:rsidR="00565535" w:rsidRPr="0075779D">
        <w:rPr>
          <w:rFonts w:eastAsiaTheme="minorEastAsia"/>
          <w:iCs/>
          <w:lang w:val="ru-RU"/>
        </w:rPr>
        <w:t xml:space="preserve">  , </w:t>
      </w:r>
      <w:r w:rsidR="00565535">
        <w:rPr>
          <w:rFonts w:eastAsiaTheme="minorEastAsia"/>
          <w:iCs/>
          <w:lang w:val="ru-RU"/>
        </w:rPr>
        <w:t xml:space="preserve">рассчитанный для порога </w:t>
      </w:r>
      <w:r w:rsidR="00565535">
        <w:rPr>
          <w:rFonts w:eastAsiaTheme="minorEastAsia"/>
          <w:iCs/>
        </w:rPr>
        <w:t>n</w:t>
      </w:r>
    </w:p>
    <w:p w14:paraId="5D1112BC" w14:textId="16F9048E" w:rsidR="00565535" w:rsidRDefault="0002028E" w:rsidP="0002028E">
      <w:pPr>
        <w:pStyle w:val="2"/>
        <w:rPr>
          <w:lang w:val="ru-RU"/>
        </w:rPr>
      </w:pPr>
      <w:bookmarkStart w:id="389" w:name="_Toc135956194"/>
      <w:r w:rsidRPr="0075779D">
        <w:rPr>
          <w:lang w:val="ru-RU"/>
        </w:rPr>
        <w:t xml:space="preserve">2.5. </w:t>
      </w:r>
      <w:r>
        <w:rPr>
          <w:lang w:val="ru-RU"/>
        </w:rPr>
        <w:t>Веб-сервис</w:t>
      </w:r>
      <w:bookmarkEnd w:id="389"/>
    </w:p>
    <w:p w14:paraId="6A307355" w14:textId="0B939FA6" w:rsidR="0002028E" w:rsidRPr="00387ECF" w:rsidRDefault="0002028E" w:rsidP="0075779D">
      <w:pPr>
        <w:pStyle w:val="a0"/>
        <w:rPr>
          <w:lang w:val="ru-RU"/>
        </w:rPr>
      </w:pPr>
      <w:r>
        <w:rPr>
          <w:lang w:val="ru-RU"/>
        </w:rPr>
        <w:t xml:space="preserve">Веб-сервис разработан с помощью пакета </w:t>
      </w:r>
      <w:r>
        <w:t>shiny</w:t>
      </w:r>
      <w:r>
        <w:fldChar w:fldCharType="begin"/>
      </w:r>
      <w:r w:rsidR="00285211">
        <w:rPr>
          <w:lang w:val="ru-RU"/>
        </w:rPr>
        <w:instrText xml:space="preserve"> ADDIN ZOTERO_ITEM CSL_CITATION {"citationID":"VN6XvUDG","properties":{"formattedCitation":"[113]","plainCitation":"[113]","noteIndex":0},"citationItems":[{"id":634,"uris":["http://zotero.org/users/10071278/items/53B9NGB6"],"itemData":{"id":634,"type":"software","abstract":"{R package version 1.7.4.9002","genre":"R","title":"shiny: Web Application Framework for R","URL":"https://shiny.rstudio.com/","version":"1.7.4.9002","author":[{"family":"Chang","given":"Winston"}],"issued":{"date-parts":[["2023"]]}}}],"schema":"https://github.com/citation-style-language/schema/raw/master/csl-citation.json"} </w:instrText>
      </w:r>
      <w:r>
        <w:fldChar w:fldCharType="separate"/>
      </w:r>
      <w:r w:rsidR="00285211" w:rsidRPr="00285211">
        <w:rPr>
          <w:rFonts w:cs="Times New Roman"/>
          <w:lang w:val="ru-RU"/>
        </w:rPr>
        <w:t>[113]</w:t>
      </w:r>
      <w:r>
        <w:fldChar w:fldCharType="end"/>
      </w:r>
      <w:r w:rsidRPr="0075779D">
        <w:rPr>
          <w:lang w:val="ru-RU"/>
        </w:rPr>
        <w:t xml:space="preserve"> </w:t>
      </w:r>
      <w:r>
        <w:rPr>
          <w:lang w:val="ru-RU"/>
        </w:rPr>
        <w:t xml:space="preserve">для языка программирования </w:t>
      </w:r>
      <w:r>
        <w:t>R</w:t>
      </w:r>
      <w:r w:rsidRPr="0075779D">
        <w:rPr>
          <w:lang w:val="ru-RU"/>
        </w:rPr>
        <w:t xml:space="preserve">. </w:t>
      </w:r>
      <w:r>
        <w:t>Shiny</w:t>
      </w:r>
      <w:r w:rsidRPr="0075779D">
        <w:rPr>
          <w:lang w:val="ru-RU"/>
        </w:rPr>
        <w:t xml:space="preserve"> </w:t>
      </w:r>
      <w:r>
        <w:t>Server</w:t>
      </w:r>
      <w:r w:rsidRPr="0075779D">
        <w:rPr>
          <w:lang w:val="ru-RU"/>
        </w:rPr>
        <w:t xml:space="preserve"> </w:t>
      </w:r>
      <w:r>
        <w:rPr>
          <w:lang w:val="ru-RU"/>
        </w:rPr>
        <w:t xml:space="preserve">был развернут на арендованном </w:t>
      </w:r>
      <w:r w:rsidR="00D942AB">
        <w:rPr>
          <w:lang w:val="ru-RU"/>
        </w:rPr>
        <w:t>виртуальном частном сервере (</w:t>
      </w:r>
      <w:r w:rsidR="00D942AB">
        <w:t>Virtual</w:t>
      </w:r>
      <w:r w:rsidR="00D942AB" w:rsidRPr="0075779D">
        <w:rPr>
          <w:lang w:val="ru-RU"/>
        </w:rPr>
        <w:t xml:space="preserve"> </w:t>
      </w:r>
      <w:r w:rsidR="00D942AB">
        <w:t>Private</w:t>
      </w:r>
      <w:r w:rsidR="00D942AB" w:rsidRPr="0075779D">
        <w:rPr>
          <w:lang w:val="ru-RU"/>
        </w:rPr>
        <w:t xml:space="preserve"> </w:t>
      </w:r>
      <w:r w:rsidR="00D942AB">
        <w:t>Server</w:t>
      </w:r>
      <w:r w:rsidR="00D942AB" w:rsidRPr="0075779D">
        <w:rPr>
          <w:lang w:val="ru-RU"/>
        </w:rPr>
        <w:t xml:space="preserve">, </w:t>
      </w:r>
      <w:r w:rsidR="00D942AB">
        <w:t>VPS</w:t>
      </w:r>
      <w:r w:rsidR="00D942AB" w:rsidRPr="0075779D">
        <w:rPr>
          <w:lang w:val="ru-RU"/>
        </w:rPr>
        <w:t xml:space="preserve">) </w:t>
      </w:r>
      <w:r w:rsidR="00D942AB">
        <w:rPr>
          <w:lang w:val="ru-RU"/>
        </w:rPr>
        <w:t xml:space="preserve">от российской компании </w:t>
      </w:r>
      <w:r w:rsidR="00D942AB">
        <w:t>Jino</w:t>
      </w:r>
      <w:r w:rsidR="00D942AB" w:rsidRPr="0075779D">
        <w:rPr>
          <w:lang w:val="ru-RU"/>
        </w:rPr>
        <w:t>.</w:t>
      </w:r>
      <w:r w:rsidR="00D942AB">
        <w:rPr>
          <w:lang w:val="ru-RU"/>
        </w:rPr>
        <w:t xml:space="preserve"> </w:t>
      </w:r>
      <w:r w:rsidR="00D942AB">
        <w:t>VPS</w:t>
      </w:r>
      <w:r w:rsidR="00D942AB" w:rsidRPr="0075779D">
        <w:rPr>
          <w:lang w:val="ru-RU"/>
        </w:rPr>
        <w:t xml:space="preserve"> </w:t>
      </w:r>
      <w:r w:rsidR="00D942AB">
        <w:rPr>
          <w:lang w:val="ru-RU"/>
        </w:rPr>
        <w:t xml:space="preserve">работает под операционной системой </w:t>
      </w:r>
      <w:r w:rsidR="00D942AB">
        <w:t>Ubuntu</w:t>
      </w:r>
      <w:r w:rsidR="00D942AB" w:rsidRPr="0075779D">
        <w:rPr>
          <w:lang w:val="ru-RU"/>
        </w:rPr>
        <w:t xml:space="preserve"> 20.04. </w:t>
      </w:r>
      <w:r w:rsidR="00D942AB">
        <w:t>MultiPASS</w:t>
      </w:r>
      <w:r w:rsidR="00D942AB" w:rsidRPr="0075779D">
        <w:rPr>
          <w:lang w:val="ru-RU"/>
        </w:rPr>
        <w:t xml:space="preserve"> </w:t>
      </w:r>
      <w:r w:rsidR="00D942AB">
        <w:rPr>
          <w:lang w:val="ru-RU"/>
        </w:rPr>
        <w:t xml:space="preserve">не поддерживает </w:t>
      </w:r>
      <w:r w:rsidR="00D942AB">
        <w:t>Unix</w:t>
      </w:r>
      <w:r w:rsidR="00D942AB" w:rsidRPr="0075779D">
        <w:rPr>
          <w:lang w:val="ru-RU"/>
        </w:rPr>
        <w:t>-</w:t>
      </w:r>
      <w:r w:rsidR="00D942AB">
        <w:rPr>
          <w:lang w:val="ru-RU"/>
        </w:rPr>
        <w:t xml:space="preserve">подобные операционные системы, поэтому на </w:t>
      </w:r>
      <w:r w:rsidR="00D942AB">
        <w:t>VPS</w:t>
      </w:r>
      <w:r w:rsidR="00D942AB" w:rsidRPr="0075779D">
        <w:rPr>
          <w:lang w:val="ru-RU"/>
        </w:rPr>
        <w:t xml:space="preserve"> </w:t>
      </w:r>
      <w:r w:rsidR="00D942AB">
        <w:rPr>
          <w:lang w:val="ru-RU"/>
        </w:rPr>
        <w:t>также был развернут</w:t>
      </w:r>
      <w:r w:rsidR="00D942AB" w:rsidRPr="0075779D">
        <w:rPr>
          <w:lang w:val="ru-RU"/>
        </w:rPr>
        <w:t xml:space="preserve"> </w:t>
      </w:r>
      <w:r w:rsidR="00D942AB">
        <w:t>VPN</w:t>
      </w:r>
      <w:r w:rsidR="00D942AB" w:rsidRPr="0075779D">
        <w:rPr>
          <w:lang w:val="ru-RU"/>
        </w:rPr>
        <w:t xml:space="preserve"> (</w:t>
      </w:r>
      <w:r w:rsidR="00D942AB">
        <w:t>Virtual</w:t>
      </w:r>
      <w:r w:rsidR="00D942AB" w:rsidRPr="0075779D">
        <w:rPr>
          <w:lang w:val="ru-RU"/>
        </w:rPr>
        <w:t xml:space="preserve"> </w:t>
      </w:r>
      <w:r w:rsidR="00D942AB">
        <w:t>Private</w:t>
      </w:r>
      <w:r w:rsidR="00D942AB" w:rsidRPr="0075779D">
        <w:rPr>
          <w:lang w:val="ru-RU"/>
        </w:rPr>
        <w:t xml:space="preserve"> </w:t>
      </w:r>
      <w:r w:rsidR="00D942AB">
        <w:t>Network</w:t>
      </w:r>
      <w:r w:rsidR="00D942AB" w:rsidRPr="0075779D">
        <w:rPr>
          <w:lang w:val="ru-RU"/>
        </w:rPr>
        <w:t xml:space="preserve">, </w:t>
      </w:r>
      <w:r w:rsidR="00D942AB">
        <w:rPr>
          <w:lang w:val="ru-RU"/>
        </w:rPr>
        <w:t>виртуальная частная сеть</w:t>
      </w:r>
      <w:r w:rsidR="00D942AB" w:rsidRPr="0075779D">
        <w:rPr>
          <w:lang w:val="ru-RU"/>
        </w:rPr>
        <w:t xml:space="preserve">) </w:t>
      </w:r>
      <w:r w:rsidR="00D942AB">
        <w:rPr>
          <w:lang w:val="ru-RU"/>
        </w:rPr>
        <w:t>сервер</w:t>
      </w:r>
      <w:r w:rsidR="00D942AB" w:rsidRPr="0075779D">
        <w:rPr>
          <w:lang w:val="ru-RU"/>
        </w:rPr>
        <w:t xml:space="preserve"> </w:t>
      </w:r>
      <w:r w:rsidR="00D942AB">
        <w:rPr>
          <w:lang w:val="ru-RU"/>
        </w:rPr>
        <w:t xml:space="preserve">на основе стандарта </w:t>
      </w:r>
      <w:r w:rsidR="00D942AB">
        <w:t>OpenVPN</w:t>
      </w:r>
      <w:r w:rsidR="00D942AB">
        <w:rPr>
          <w:lang w:val="ru-RU"/>
        </w:rPr>
        <w:t xml:space="preserve">, сервер по обмену данных по протоколу </w:t>
      </w:r>
      <w:r w:rsidR="00D942AB">
        <w:t>FTP</w:t>
      </w:r>
      <w:r w:rsidR="00D942AB" w:rsidRPr="0075779D">
        <w:rPr>
          <w:lang w:val="ru-RU"/>
        </w:rPr>
        <w:t xml:space="preserve"> (</w:t>
      </w:r>
      <w:r w:rsidR="00D942AB">
        <w:t>File</w:t>
      </w:r>
      <w:r w:rsidR="00D942AB" w:rsidRPr="0075779D">
        <w:rPr>
          <w:lang w:val="ru-RU"/>
        </w:rPr>
        <w:t xml:space="preserve"> </w:t>
      </w:r>
      <w:r w:rsidR="00D942AB">
        <w:t>Transfer</w:t>
      </w:r>
      <w:r w:rsidR="00D942AB" w:rsidRPr="0075779D">
        <w:rPr>
          <w:lang w:val="ru-RU"/>
        </w:rPr>
        <w:t xml:space="preserve"> </w:t>
      </w:r>
      <w:r w:rsidR="00D942AB">
        <w:t>Protocol</w:t>
      </w:r>
      <w:r w:rsidR="00D942AB" w:rsidRPr="0075779D">
        <w:rPr>
          <w:lang w:val="ru-RU"/>
        </w:rPr>
        <w:t xml:space="preserve">, </w:t>
      </w:r>
      <w:r w:rsidR="00D942AB">
        <w:rPr>
          <w:lang w:val="ru-RU"/>
        </w:rPr>
        <w:t xml:space="preserve">протокол обмена файлами) и сервер </w:t>
      </w:r>
      <w:r w:rsidR="00D942AB">
        <w:t>OpenSSH</w:t>
      </w:r>
      <w:r w:rsidR="00D942AB" w:rsidRPr="0075779D">
        <w:rPr>
          <w:lang w:val="ru-RU"/>
        </w:rPr>
        <w:t xml:space="preserve"> (</w:t>
      </w:r>
      <w:r w:rsidR="00D942AB">
        <w:t>SSH</w:t>
      </w:r>
      <w:r w:rsidR="00D942AB" w:rsidRPr="0075779D">
        <w:rPr>
          <w:lang w:val="ru-RU"/>
        </w:rPr>
        <w:t xml:space="preserve"> - </w:t>
      </w:r>
      <w:r w:rsidR="00D942AB">
        <w:t>Secure</w:t>
      </w:r>
      <w:r w:rsidR="00D942AB" w:rsidRPr="0075779D">
        <w:rPr>
          <w:lang w:val="ru-RU"/>
        </w:rPr>
        <w:t xml:space="preserve"> </w:t>
      </w:r>
      <w:r w:rsidR="00D942AB">
        <w:t>Shell</w:t>
      </w:r>
      <w:r w:rsidR="00D942AB" w:rsidRPr="0075779D">
        <w:rPr>
          <w:lang w:val="ru-RU"/>
        </w:rPr>
        <w:t xml:space="preserve">, </w:t>
      </w:r>
      <w:r w:rsidR="00D942AB">
        <w:rPr>
          <w:lang w:val="ru-RU"/>
        </w:rPr>
        <w:t>протокол безопасного выполнения команд на удаленном терминале</w:t>
      </w:r>
      <w:r w:rsidR="00D942AB" w:rsidRPr="0075779D">
        <w:rPr>
          <w:lang w:val="ru-RU"/>
        </w:rPr>
        <w:t xml:space="preserve">). </w:t>
      </w:r>
      <w:r w:rsidR="00D942AB">
        <w:rPr>
          <w:lang w:val="ru-RU"/>
        </w:rPr>
        <w:t xml:space="preserve">К </w:t>
      </w:r>
      <w:r w:rsidR="00D942AB">
        <w:t>VPN</w:t>
      </w:r>
      <w:r w:rsidR="00D942AB" w:rsidRPr="0075779D">
        <w:rPr>
          <w:lang w:val="ru-RU"/>
        </w:rPr>
        <w:t xml:space="preserve"> </w:t>
      </w:r>
      <w:r w:rsidR="00D942AB">
        <w:rPr>
          <w:lang w:val="ru-RU"/>
        </w:rPr>
        <w:t xml:space="preserve">серверу подключена домашняя рабочая станция, на которой стоит консольная версия </w:t>
      </w:r>
      <w:r w:rsidR="00D942AB">
        <w:t>MultiPASS</w:t>
      </w:r>
      <w:r w:rsidR="00D942AB" w:rsidRPr="0075779D">
        <w:rPr>
          <w:lang w:val="ru-RU"/>
        </w:rPr>
        <w:t xml:space="preserve">. </w:t>
      </w:r>
      <w:r w:rsidR="00972DB9">
        <w:rPr>
          <w:lang w:val="ru-RU"/>
        </w:rPr>
        <w:t xml:space="preserve">Подключение через </w:t>
      </w:r>
      <w:r w:rsidR="00972DB9">
        <w:t>VPN</w:t>
      </w:r>
      <w:r w:rsidR="00972DB9" w:rsidRPr="0075779D">
        <w:rPr>
          <w:lang w:val="ru-RU"/>
        </w:rPr>
        <w:t xml:space="preserve"> </w:t>
      </w:r>
      <w:r w:rsidR="00972DB9">
        <w:rPr>
          <w:lang w:val="ru-RU"/>
        </w:rPr>
        <w:t xml:space="preserve">необходимо для устойчивого соединения между сервером и станцией с известными внутри виртуальной сети статическими </w:t>
      </w:r>
      <w:r w:rsidR="00972DB9">
        <w:t>IPv</w:t>
      </w:r>
      <w:r w:rsidR="00972DB9" w:rsidRPr="0075779D">
        <w:rPr>
          <w:lang w:val="ru-RU"/>
        </w:rPr>
        <w:t xml:space="preserve">4 </w:t>
      </w:r>
      <w:r w:rsidR="00972DB9">
        <w:rPr>
          <w:lang w:val="ru-RU"/>
        </w:rPr>
        <w:t xml:space="preserve">адресами, по </w:t>
      </w:r>
      <w:r w:rsidR="00972DB9">
        <w:rPr>
          <w:lang w:val="ru-RU"/>
        </w:rPr>
        <w:lastRenderedPageBreak/>
        <w:t xml:space="preserve">протоколу </w:t>
      </w:r>
      <w:r w:rsidR="00972DB9">
        <w:t>FTP</w:t>
      </w:r>
      <w:r w:rsidR="00972DB9" w:rsidRPr="0075779D">
        <w:rPr>
          <w:lang w:val="ru-RU"/>
        </w:rPr>
        <w:t xml:space="preserve"> </w:t>
      </w:r>
      <w:r w:rsidR="00972DB9">
        <w:rPr>
          <w:lang w:val="ru-RU"/>
        </w:rPr>
        <w:t xml:space="preserve">сервер отправляет входные данные на станцию и получает от нее результат. Команды и скрипты промежуточной обработки данных, написанные на языке программирования </w:t>
      </w:r>
      <w:r w:rsidR="00972DB9">
        <w:t>Python</w:t>
      </w:r>
      <w:r w:rsidR="00972DB9" w:rsidRPr="0075779D">
        <w:rPr>
          <w:lang w:val="ru-RU"/>
        </w:rPr>
        <w:t>,</w:t>
      </w:r>
      <w:r w:rsidR="00972DB9">
        <w:rPr>
          <w:lang w:val="ru-RU"/>
        </w:rPr>
        <w:t xml:space="preserve"> сервер запускает на станции через подключение по </w:t>
      </w:r>
      <w:r w:rsidR="00972DB9">
        <w:t>SSH</w:t>
      </w:r>
      <w:r w:rsidR="00972DB9" w:rsidRPr="0075779D">
        <w:rPr>
          <w:lang w:val="ru-RU"/>
        </w:rPr>
        <w:t>.</w:t>
      </w:r>
      <w:r w:rsidR="00972DB9">
        <w:rPr>
          <w:lang w:val="ru-RU"/>
        </w:rPr>
        <w:t xml:space="preserve"> </w:t>
      </w:r>
    </w:p>
    <w:p w14:paraId="719066DA" w14:textId="47A26F43" w:rsidR="00E67701" w:rsidRDefault="00E67701" w:rsidP="00E67701">
      <w:pPr>
        <w:pStyle w:val="2"/>
        <w:rPr>
          <w:lang w:val="ru-RU"/>
        </w:rPr>
      </w:pPr>
      <w:bookmarkStart w:id="390" w:name="_Toc135956195"/>
      <w:r w:rsidRPr="0075779D">
        <w:rPr>
          <w:lang w:val="ru-RU"/>
        </w:rPr>
        <w:t>2.</w:t>
      </w:r>
      <w:r w:rsidR="0002028E">
        <w:rPr>
          <w:lang w:val="ru-RU"/>
        </w:rPr>
        <w:t>6</w:t>
      </w:r>
      <w:r w:rsidRPr="0075779D">
        <w:rPr>
          <w:lang w:val="ru-RU"/>
        </w:rPr>
        <w:t xml:space="preserve">. </w:t>
      </w:r>
      <w:r>
        <w:rPr>
          <w:lang w:val="ru-RU"/>
        </w:rPr>
        <w:t>Программное обеспечение для разработки</w:t>
      </w:r>
      <w:bookmarkEnd w:id="390"/>
    </w:p>
    <w:p w14:paraId="0164FE1F" w14:textId="3CBC79E1" w:rsidR="00A21C46" w:rsidRDefault="00E67701" w:rsidP="006A327A">
      <w:pPr>
        <w:pStyle w:val="a0"/>
        <w:rPr>
          <w:ins w:id="391" w:author="Антон Смирнов" w:date="2023-05-25T23:16:00Z"/>
          <w:lang w:val="ru-RU"/>
        </w:rPr>
      </w:pPr>
      <w:r>
        <w:rPr>
          <w:lang w:val="ru-RU"/>
        </w:rPr>
        <w:t xml:space="preserve">Все поставленные в этой работе задачи выполнялись с помощью языков программирования </w:t>
      </w:r>
      <w:r>
        <w:t>Python</w:t>
      </w:r>
      <w:r>
        <w:rPr>
          <w:lang w:val="ru-RU"/>
        </w:rPr>
        <w:t xml:space="preserve"> версии 3.9</w:t>
      </w:r>
      <w:r w:rsidRPr="0075779D">
        <w:rPr>
          <w:lang w:val="ru-RU"/>
        </w:rPr>
        <w:t xml:space="preserve">, </w:t>
      </w:r>
      <w:r>
        <w:t>R</w:t>
      </w:r>
      <w:r>
        <w:rPr>
          <w:lang w:val="ru-RU"/>
        </w:rPr>
        <w:t xml:space="preserve"> версии 4.2.3</w:t>
      </w:r>
      <w:r w:rsidRPr="0075779D">
        <w:rPr>
          <w:lang w:val="ru-RU"/>
        </w:rPr>
        <w:t xml:space="preserve">, </w:t>
      </w:r>
      <w:r>
        <w:t>SQL</w:t>
      </w:r>
      <w:r>
        <w:rPr>
          <w:lang w:val="ru-RU"/>
        </w:rPr>
        <w:t xml:space="preserve"> диалекта </w:t>
      </w:r>
      <w:r>
        <w:t>MySQL</w:t>
      </w:r>
      <w:r w:rsidRPr="0075779D">
        <w:rPr>
          <w:lang w:val="ru-RU"/>
        </w:rPr>
        <w:t>.</w:t>
      </w:r>
      <w:r w:rsidR="00D772E4" w:rsidRPr="0075779D">
        <w:rPr>
          <w:lang w:val="ru-RU"/>
        </w:rPr>
        <w:t xml:space="preserve"> </w:t>
      </w:r>
      <w:r w:rsidR="00D772E4">
        <w:rPr>
          <w:lang w:val="ru-RU"/>
        </w:rPr>
        <w:t>Для работы с БД</w:t>
      </w:r>
      <w:r w:rsidR="00D772E4" w:rsidRPr="0075779D">
        <w:rPr>
          <w:lang w:val="ru-RU"/>
        </w:rPr>
        <w:t xml:space="preserve"> </w:t>
      </w:r>
      <w:r w:rsidR="00D772E4">
        <w:t>IEDB</w:t>
      </w:r>
      <w:r w:rsidR="00D772E4" w:rsidRPr="0075779D">
        <w:rPr>
          <w:lang w:val="ru-RU"/>
        </w:rPr>
        <w:t xml:space="preserve"> </w:t>
      </w:r>
      <w:r w:rsidR="00D772E4">
        <w:rPr>
          <w:lang w:val="ru-RU"/>
        </w:rPr>
        <w:t xml:space="preserve">был развернут локальный </w:t>
      </w:r>
      <w:r w:rsidR="00D772E4">
        <w:t>MySQL</w:t>
      </w:r>
      <w:r w:rsidR="00D772E4" w:rsidRPr="0075779D">
        <w:rPr>
          <w:lang w:val="ru-RU"/>
        </w:rPr>
        <w:t xml:space="preserve"> </w:t>
      </w:r>
      <w:r w:rsidR="00D772E4">
        <w:t>Server</w:t>
      </w:r>
      <w:r w:rsidR="00D772E4" w:rsidRPr="0075779D">
        <w:rPr>
          <w:lang w:val="ru-RU"/>
        </w:rPr>
        <w:t xml:space="preserve"> </w:t>
      </w:r>
      <w:r w:rsidR="00D772E4">
        <w:rPr>
          <w:lang w:val="ru-RU"/>
        </w:rPr>
        <w:t>версии 8.0</w:t>
      </w:r>
      <w:r w:rsidR="0031793F">
        <w:rPr>
          <w:lang w:val="ru-RU"/>
        </w:rPr>
        <w:t>,</w:t>
      </w:r>
      <w:r w:rsidR="00171E8E">
        <w:rPr>
          <w:lang w:val="ru-RU"/>
        </w:rPr>
        <w:t xml:space="preserve"> доступ к нему и работа с ним проводилась с помощью программы </w:t>
      </w:r>
      <w:r w:rsidR="00171E8E">
        <w:t>DataGrip</w:t>
      </w:r>
      <w:r w:rsidR="00171E8E" w:rsidRPr="0075779D">
        <w:rPr>
          <w:lang w:val="ru-RU"/>
        </w:rPr>
        <w:t xml:space="preserve"> </w:t>
      </w:r>
      <w:r w:rsidR="00171E8E">
        <w:rPr>
          <w:lang w:val="ru-RU"/>
        </w:rPr>
        <w:t xml:space="preserve">от компании </w:t>
      </w:r>
      <w:r w:rsidR="00171E8E">
        <w:t>JetBrains</w:t>
      </w:r>
      <w:r w:rsidR="00171E8E" w:rsidRPr="0075779D">
        <w:rPr>
          <w:lang w:val="ru-RU"/>
        </w:rPr>
        <w:t xml:space="preserve">. </w:t>
      </w:r>
      <w:r w:rsidR="00171E8E">
        <w:rPr>
          <w:lang w:val="ru-RU"/>
        </w:rPr>
        <w:t xml:space="preserve">Для разработки на языках программирования </w:t>
      </w:r>
      <w:r w:rsidR="00171E8E">
        <w:t>Python</w:t>
      </w:r>
      <w:r w:rsidR="00171E8E">
        <w:rPr>
          <w:lang w:val="ru-RU"/>
        </w:rPr>
        <w:t xml:space="preserve">, </w:t>
      </w:r>
      <w:r w:rsidR="00171E8E">
        <w:t>R</w:t>
      </w:r>
      <w:r w:rsidR="00171E8E" w:rsidRPr="0075779D">
        <w:rPr>
          <w:lang w:val="ru-RU"/>
        </w:rPr>
        <w:t xml:space="preserve"> </w:t>
      </w:r>
      <w:r w:rsidR="00171E8E">
        <w:rPr>
          <w:lang w:val="ru-RU"/>
        </w:rPr>
        <w:t xml:space="preserve">использовалась программа </w:t>
      </w:r>
      <w:r w:rsidR="00171E8E">
        <w:t>PyCharm</w:t>
      </w:r>
      <w:r w:rsidR="00171E8E" w:rsidRPr="0075779D">
        <w:rPr>
          <w:lang w:val="ru-RU"/>
        </w:rPr>
        <w:t xml:space="preserve"> </w:t>
      </w:r>
      <w:r w:rsidR="00171E8E">
        <w:t>Professional</w:t>
      </w:r>
      <w:r w:rsidR="00171E8E" w:rsidRPr="0075779D">
        <w:rPr>
          <w:lang w:val="ru-RU"/>
        </w:rPr>
        <w:t xml:space="preserve"> </w:t>
      </w:r>
      <w:r w:rsidR="00171E8E">
        <w:rPr>
          <w:lang w:val="ru-RU"/>
        </w:rPr>
        <w:t xml:space="preserve">от компании </w:t>
      </w:r>
      <w:r w:rsidR="00171E8E">
        <w:t>JetBrains</w:t>
      </w:r>
      <w:r w:rsidR="00171E8E" w:rsidRPr="0075779D">
        <w:rPr>
          <w:lang w:val="ru-RU"/>
        </w:rPr>
        <w:t>.</w:t>
      </w:r>
      <w:r w:rsidR="00171E8E">
        <w:rPr>
          <w:lang w:val="ru-RU"/>
        </w:rPr>
        <w:t xml:space="preserve"> Разработка веб-сервиса осуществлялась также с помощью </w:t>
      </w:r>
      <w:r w:rsidR="00171E8E">
        <w:t>RStudio</w:t>
      </w:r>
      <w:r w:rsidR="00171E8E" w:rsidRPr="0075779D">
        <w:rPr>
          <w:lang w:val="ru-RU"/>
        </w:rPr>
        <w:t xml:space="preserve"> </w:t>
      </w:r>
      <w:r w:rsidR="00171E8E">
        <w:t>Server</w:t>
      </w:r>
      <w:r w:rsidR="00171E8E" w:rsidRPr="0075779D">
        <w:rPr>
          <w:lang w:val="ru-RU"/>
        </w:rPr>
        <w:t xml:space="preserve"> </w:t>
      </w:r>
      <w:r w:rsidR="00171E8E">
        <w:rPr>
          <w:lang w:val="ru-RU"/>
        </w:rPr>
        <w:t xml:space="preserve">от компании </w:t>
      </w:r>
      <w:r w:rsidR="00171E8E">
        <w:t>Posit</w:t>
      </w:r>
      <w:r w:rsidR="00171E8E" w:rsidRPr="0075779D">
        <w:rPr>
          <w:lang w:val="ru-RU"/>
        </w:rPr>
        <w:t xml:space="preserve">. </w:t>
      </w:r>
      <w:r w:rsidR="00171E8E">
        <w:rPr>
          <w:lang w:val="ru-RU"/>
        </w:rPr>
        <w:t xml:space="preserve">Разработка велась в изолированном виртуальном окружении, созданном с помощью программы </w:t>
      </w:r>
      <w:r w:rsidR="00171E8E">
        <w:t>Anaconda</w:t>
      </w:r>
      <w:r w:rsidR="00171E8E" w:rsidRPr="0075779D">
        <w:rPr>
          <w:lang w:val="ru-RU"/>
        </w:rPr>
        <w:t xml:space="preserve">. </w:t>
      </w:r>
      <w:r w:rsidR="00171E8E">
        <w:rPr>
          <w:lang w:val="ru-RU"/>
        </w:rPr>
        <w:t xml:space="preserve">Веб-сервис работает на </w:t>
      </w:r>
      <w:r w:rsidR="00171E8E">
        <w:t>Shiny</w:t>
      </w:r>
      <w:r w:rsidR="00171E8E" w:rsidRPr="0075779D">
        <w:rPr>
          <w:lang w:val="ru-RU"/>
        </w:rPr>
        <w:t xml:space="preserve"> </w:t>
      </w:r>
      <w:r w:rsidR="00171E8E">
        <w:t>Server</w:t>
      </w:r>
      <w:r w:rsidR="00171E8E" w:rsidRPr="0075779D">
        <w:rPr>
          <w:lang w:val="ru-RU"/>
        </w:rPr>
        <w:t xml:space="preserve"> </w:t>
      </w:r>
      <w:r w:rsidR="00171E8E">
        <w:rPr>
          <w:lang w:val="ru-RU"/>
        </w:rPr>
        <w:t xml:space="preserve">в связке с </w:t>
      </w:r>
      <w:r w:rsidR="00171E8E">
        <w:t>Nginx</w:t>
      </w:r>
      <w:r w:rsidR="00171E8E" w:rsidRPr="0075779D">
        <w:rPr>
          <w:lang w:val="ru-RU"/>
        </w:rPr>
        <w:t xml:space="preserve">. </w:t>
      </w:r>
      <w:r w:rsidR="00171E8E">
        <w:rPr>
          <w:lang w:val="ru-RU"/>
        </w:rPr>
        <w:t xml:space="preserve">Для связи между узлами веб-сервиса используются программы </w:t>
      </w:r>
      <w:r w:rsidR="00171E8E">
        <w:t>OpenVPN</w:t>
      </w:r>
      <w:r w:rsidR="00171E8E" w:rsidRPr="0075779D">
        <w:rPr>
          <w:lang w:val="ru-RU"/>
        </w:rPr>
        <w:t xml:space="preserve"> </w:t>
      </w:r>
      <w:r w:rsidR="00171E8E">
        <w:rPr>
          <w:lang w:val="ru-RU"/>
        </w:rPr>
        <w:t xml:space="preserve">и </w:t>
      </w:r>
      <w:r w:rsidR="00171E8E" w:rsidRPr="00171E8E">
        <w:t>vsftpd</w:t>
      </w:r>
      <w:r w:rsidR="00171E8E" w:rsidRPr="0075779D">
        <w:rPr>
          <w:lang w:val="ru-RU"/>
        </w:rPr>
        <w:t>.</w:t>
      </w:r>
      <w:r w:rsidR="00171E8E">
        <w:rPr>
          <w:lang w:val="ru-RU"/>
        </w:rPr>
        <w:t xml:space="preserve"> В разработке использовалась система контроля версий </w:t>
      </w:r>
      <w:r w:rsidR="00171E8E">
        <w:t>git</w:t>
      </w:r>
      <w:r w:rsidR="00171E8E" w:rsidRPr="0075779D">
        <w:rPr>
          <w:lang w:val="ru-RU"/>
        </w:rPr>
        <w:t xml:space="preserve"> </w:t>
      </w:r>
      <w:r w:rsidR="00171E8E">
        <w:rPr>
          <w:lang w:val="ru-RU"/>
        </w:rPr>
        <w:t xml:space="preserve">и удаленный репозиторий </w:t>
      </w:r>
      <w:r w:rsidR="00171E8E">
        <w:t>GitHub</w:t>
      </w:r>
      <w:r w:rsidR="00171E8E" w:rsidRPr="0075779D">
        <w:rPr>
          <w:lang w:val="ru-RU"/>
        </w:rPr>
        <w:t>.</w:t>
      </w:r>
      <w:r w:rsidRPr="0075779D">
        <w:rPr>
          <w:lang w:val="ru-RU"/>
        </w:rPr>
        <w:t xml:space="preserve"> </w:t>
      </w:r>
      <w:r w:rsidR="00BC7CF9">
        <w:rPr>
          <w:lang w:val="ru-RU"/>
        </w:rPr>
        <w:t xml:space="preserve">Для написания и запуска типовых процедур (пайплайнов) использовался </w:t>
      </w:r>
      <w:r w:rsidR="00BC7CF9">
        <w:t>Jupyter</w:t>
      </w:r>
      <w:r w:rsidR="00BC7CF9" w:rsidRPr="0075779D">
        <w:rPr>
          <w:lang w:val="ru-RU"/>
        </w:rPr>
        <w:t xml:space="preserve"> </w:t>
      </w:r>
      <w:r w:rsidR="00BC7CF9">
        <w:t>Notebook</w:t>
      </w:r>
      <w:r w:rsidR="00BC7CF9" w:rsidRPr="0075779D">
        <w:rPr>
          <w:lang w:val="ru-RU"/>
        </w:rPr>
        <w:t>.</w:t>
      </w:r>
    </w:p>
    <w:p w14:paraId="2D6953B1" w14:textId="148E3904" w:rsidR="00E11DF9" w:rsidRPr="00A21C46" w:rsidDel="006A327A" w:rsidRDefault="00A21C46" w:rsidP="00A21C46">
      <w:pPr>
        <w:rPr>
          <w:del w:id="392" w:author="Антон Смирнов" w:date="2023-05-25T14:02:00Z"/>
          <w:rFonts w:ascii="Times New Roman" w:hAnsi="Times New Roman"/>
          <w:sz w:val="28"/>
          <w:lang w:val="ru-RU"/>
          <w:rPrChange w:id="393" w:author="Антон Смирнов" w:date="2023-05-25T23:16:00Z">
            <w:rPr>
              <w:del w:id="394" w:author="Антон Смирнов" w:date="2023-05-25T14:02:00Z"/>
              <w:lang w:val="ru-RU"/>
            </w:rPr>
          </w:rPrChange>
        </w:rPr>
        <w:pPrChange w:id="395" w:author="Антон Смирнов" w:date="2023-05-25T23:16:00Z">
          <w:pPr>
            <w:pStyle w:val="a0"/>
          </w:pPr>
        </w:pPrChange>
      </w:pPr>
      <w:ins w:id="396" w:author="Антон Смирнов" w:date="2023-05-25T23:16:00Z">
        <w:r>
          <w:rPr>
            <w:lang w:val="ru-RU"/>
          </w:rPr>
          <w:br w:type="page"/>
        </w:r>
      </w:ins>
    </w:p>
    <w:p w14:paraId="12683E64" w14:textId="77777777" w:rsidR="00654B3B" w:rsidDel="00A21C46" w:rsidRDefault="00654B3B" w:rsidP="00A21C46">
      <w:pPr>
        <w:rPr>
          <w:del w:id="397" w:author="Антон Смирнов" w:date="2023-05-25T23:16:00Z"/>
          <w:rFonts w:eastAsiaTheme="majorEastAsia" w:cstheme="majorBidi"/>
          <w:color w:val="000000" w:themeColor="text1"/>
          <w:sz w:val="32"/>
          <w:szCs w:val="32"/>
          <w:lang w:val="ru-RU"/>
        </w:rPr>
        <w:pPrChange w:id="398" w:author="Антон Смирнов" w:date="2023-05-25T23:16:00Z">
          <w:pPr/>
        </w:pPrChange>
      </w:pPr>
      <w:bookmarkStart w:id="399" w:name="методы-моделирования"/>
      <w:bookmarkEnd w:id="371"/>
      <w:del w:id="400" w:author="Антон Смирнов" w:date="2023-05-25T14:02:00Z">
        <w:r w:rsidDel="006A327A">
          <w:rPr>
            <w:lang w:val="ru-RU"/>
          </w:rPr>
          <w:br w:type="page"/>
        </w:r>
      </w:del>
    </w:p>
    <w:p w14:paraId="40DC60E4" w14:textId="4D3FB1BB" w:rsidR="00297BAA" w:rsidRPr="00FD0554" w:rsidRDefault="002B7277" w:rsidP="00A21C46">
      <w:pPr>
        <w:pStyle w:val="1"/>
        <w:rPr>
          <w:lang w:val="ru-RU"/>
        </w:rPr>
        <w:pPrChange w:id="401" w:author="Антон Смирнов" w:date="2023-05-25T23:16:00Z">
          <w:pPr>
            <w:pStyle w:val="1"/>
          </w:pPr>
        </w:pPrChange>
      </w:pPr>
      <w:bookmarkStart w:id="402" w:name="_Toc135956196"/>
      <w:r w:rsidRPr="00FD0554">
        <w:rPr>
          <w:lang w:val="ru-RU"/>
        </w:rPr>
        <w:t xml:space="preserve">Глава </w:t>
      </w:r>
      <w:r w:rsidR="00297BAA" w:rsidRPr="00FD0554">
        <w:rPr>
          <w:lang w:val="ru-RU"/>
        </w:rPr>
        <w:t>3. Результаты</w:t>
      </w:r>
      <w:bookmarkEnd w:id="402"/>
    </w:p>
    <w:p w14:paraId="71E44AFC" w14:textId="447A6B1A" w:rsidR="00FD0554" w:rsidRDefault="00FD0554" w:rsidP="002339B3">
      <w:pPr>
        <w:pStyle w:val="2"/>
        <w:rPr>
          <w:lang w:val="ru-RU"/>
        </w:rPr>
      </w:pPr>
      <w:bookmarkStart w:id="403" w:name="_Toc135956197"/>
      <w:r>
        <w:rPr>
          <w:lang w:val="ru-RU"/>
        </w:rPr>
        <w:t xml:space="preserve">3.1. </w:t>
      </w:r>
      <w:r w:rsidR="002339B3">
        <w:rPr>
          <w:lang w:val="ru-RU"/>
        </w:rPr>
        <w:t>Моделирование</w:t>
      </w:r>
      <w:r w:rsidR="008D1348">
        <w:rPr>
          <w:lang w:val="ru-RU"/>
        </w:rPr>
        <w:t xml:space="preserve"> протеасомы</w:t>
      </w:r>
      <w:bookmarkEnd w:id="403"/>
    </w:p>
    <w:p w14:paraId="70E8961E" w14:textId="7A53D070" w:rsidR="002339B3" w:rsidDel="002F01F3" w:rsidRDefault="002339B3" w:rsidP="002F01F3">
      <w:pPr>
        <w:pStyle w:val="a0"/>
        <w:ind w:firstLine="0"/>
        <w:rPr>
          <w:del w:id="404" w:author="Антон Смирнов" w:date="2023-05-25T12:49:00Z"/>
          <w:lang w:val="ru-RU"/>
        </w:rPr>
        <w:pPrChange w:id="405" w:author="Антон Смирнов" w:date="2023-05-25T12:49:00Z">
          <w:pPr>
            <w:pStyle w:val="a0"/>
          </w:pPr>
        </w:pPrChange>
      </w:pPr>
      <w:del w:id="406" w:author="Антон Смирнов" w:date="2023-05-25T12:49:00Z">
        <w:r w:rsidDel="002F01F3">
          <w:rPr>
            <w:lang w:val="ru-RU"/>
          </w:rPr>
          <w:delText>Характеристика используемых наборов данных</w:delText>
        </w:r>
        <w:r w:rsidR="000B2D18" w:rsidDel="002F01F3">
          <w:rPr>
            <w:lang w:val="ru-RU"/>
          </w:rPr>
          <w:delText xml:space="preserve"> для моделей протеасомы</w:delText>
        </w:r>
        <w:r w:rsidDel="002F01F3">
          <w:rPr>
            <w:lang w:val="ru-RU"/>
          </w:rPr>
          <w:delText xml:space="preserve"> представлена в </w:delText>
        </w:r>
        <w:r w:rsidR="00372ABB" w:rsidDel="002F01F3">
          <w:rPr>
            <w:lang w:val="ru-RU"/>
          </w:rPr>
          <w:delText>Приложении 1</w:delText>
        </w:r>
        <w:r w:rsidDel="002F01F3">
          <w:rPr>
            <w:lang w:val="ru-RU"/>
          </w:rPr>
          <w:delText>.</w:delText>
        </w:r>
        <w:r w:rsidR="000B2D18" w:rsidDel="002F01F3">
          <w:rPr>
            <w:lang w:val="ru-RU"/>
          </w:rPr>
          <w:delText xml:space="preserve"> </w:delText>
        </w:r>
      </w:del>
    </w:p>
    <w:p w14:paraId="4D4ECBA5" w14:textId="3B9B1A88" w:rsidR="00372ABB" w:rsidRPr="000B2D18" w:rsidDel="002F01F3" w:rsidRDefault="00372ABB" w:rsidP="002F01F3">
      <w:pPr>
        <w:pStyle w:val="a0"/>
        <w:ind w:firstLine="0"/>
        <w:rPr>
          <w:del w:id="407" w:author="Антон Смирнов" w:date="2023-05-25T12:49:00Z"/>
          <w:lang w:val="ru-RU"/>
        </w:rPr>
        <w:pPrChange w:id="408" w:author="Антон Смирнов" w:date="2023-05-25T12:49:00Z">
          <w:pPr>
            <w:pStyle w:val="a0"/>
          </w:pPr>
        </w:pPrChange>
      </w:pPr>
    </w:p>
    <w:p w14:paraId="7CEBE4D3" w14:textId="717357C7" w:rsidR="00791D7E" w:rsidRPr="00387ECF" w:rsidDel="002F01F3" w:rsidRDefault="00791D7E" w:rsidP="00A564A1">
      <w:pPr>
        <w:pStyle w:val="afa"/>
        <w:keepNext/>
        <w:spacing w:line="360" w:lineRule="auto"/>
        <w:rPr>
          <w:del w:id="409" w:author="Антон Смирнов" w:date="2023-05-25T12:49:00Z"/>
          <w:rFonts w:ascii="Times New Roman" w:hAnsi="Times New Roman" w:cs="Times New Roman"/>
          <w:iCs/>
          <w:sz w:val="28"/>
          <w:szCs w:val="28"/>
          <w:lang w:val="ru-RU"/>
        </w:rPr>
      </w:pPr>
      <w:del w:id="410" w:author="Антон Смирнов" w:date="2023-05-25T12:49:00Z">
        <w:r w:rsidRPr="00387ECF" w:rsidDel="002F01F3">
          <w:rPr>
            <w:rFonts w:ascii="Times New Roman" w:hAnsi="Times New Roman" w:cs="Times New Roman"/>
            <w:b/>
            <w:bCs/>
            <w:i w:val="0"/>
            <w:iCs/>
            <w:sz w:val="28"/>
            <w:szCs w:val="28"/>
            <w:lang w:val="ru-RU"/>
          </w:rPr>
          <w:delText xml:space="preserve">Таблица </w:delText>
        </w:r>
        <w:r w:rsidRPr="00387ECF" w:rsidDel="002F01F3">
          <w:rPr>
            <w:rFonts w:ascii="Times New Roman" w:hAnsi="Times New Roman" w:cs="Times New Roman"/>
            <w:b/>
            <w:bCs/>
            <w:i w:val="0"/>
            <w:iCs/>
            <w:sz w:val="28"/>
            <w:szCs w:val="28"/>
          </w:rPr>
          <w:fldChar w:fldCharType="begin"/>
        </w:r>
        <w:r w:rsidRPr="00387ECF" w:rsidDel="002F01F3">
          <w:rPr>
            <w:rFonts w:ascii="Times New Roman" w:hAnsi="Times New Roman" w:cs="Times New Roman"/>
            <w:b/>
            <w:bCs/>
            <w:i w:val="0"/>
            <w:iCs/>
            <w:sz w:val="28"/>
            <w:szCs w:val="28"/>
            <w:lang w:val="ru-RU"/>
          </w:rPr>
          <w:delInstrText xml:space="preserve"> </w:delInstrText>
        </w:r>
        <w:r w:rsidRPr="00387ECF" w:rsidDel="002F01F3">
          <w:rPr>
            <w:rFonts w:ascii="Times New Roman" w:hAnsi="Times New Roman" w:cs="Times New Roman"/>
            <w:b/>
            <w:bCs/>
            <w:i w:val="0"/>
            <w:iCs/>
            <w:sz w:val="28"/>
            <w:szCs w:val="28"/>
          </w:rPr>
          <w:delInstrText>SEQ</w:delInstrText>
        </w:r>
        <w:r w:rsidRPr="00387ECF" w:rsidDel="002F01F3">
          <w:rPr>
            <w:rFonts w:ascii="Times New Roman" w:hAnsi="Times New Roman" w:cs="Times New Roman"/>
            <w:b/>
            <w:bCs/>
            <w:i w:val="0"/>
            <w:iCs/>
            <w:sz w:val="28"/>
            <w:szCs w:val="28"/>
            <w:lang w:val="ru-RU"/>
          </w:rPr>
          <w:delInstrText xml:space="preserve"> Таблица \* </w:delInstrText>
        </w:r>
        <w:r w:rsidRPr="00387ECF" w:rsidDel="002F01F3">
          <w:rPr>
            <w:rFonts w:ascii="Times New Roman" w:hAnsi="Times New Roman" w:cs="Times New Roman"/>
            <w:b/>
            <w:bCs/>
            <w:i w:val="0"/>
            <w:iCs/>
            <w:sz w:val="28"/>
            <w:szCs w:val="28"/>
          </w:rPr>
          <w:delInstrText>ARABIC</w:delInstrText>
        </w:r>
        <w:r w:rsidRPr="00387ECF" w:rsidDel="002F01F3">
          <w:rPr>
            <w:rFonts w:ascii="Times New Roman" w:hAnsi="Times New Roman" w:cs="Times New Roman"/>
            <w:b/>
            <w:bCs/>
            <w:i w:val="0"/>
            <w:iCs/>
            <w:sz w:val="28"/>
            <w:szCs w:val="28"/>
            <w:lang w:val="ru-RU"/>
          </w:rPr>
          <w:delInstrText xml:space="preserve"> </w:delInstrText>
        </w:r>
        <w:r w:rsidRPr="00387ECF" w:rsidDel="002F01F3">
          <w:rPr>
            <w:rFonts w:ascii="Times New Roman" w:hAnsi="Times New Roman" w:cs="Times New Roman"/>
            <w:b/>
            <w:bCs/>
            <w:i w:val="0"/>
            <w:iCs/>
            <w:sz w:val="28"/>
            <w:szCs w:val="28"/>
          </w:rPr>
          <w:fldChar w:fldCharType="separate"/>
        </w:r>
        <w:r w:rsidR="007E001C" w:rsidRPr="00387ECF" w:rsidDel="002F01F3">
          <w:rPr>
            <w:rFonts w:ascii="Times New Roman" w:hAnsi="Times New Roman" w:cs="Times New Roman"/>
            <w:b/>
            <w:bCs/>
            <w:i w:val="0"/>
            <w:iCs/>
            <w:noProof/>
            <w:sz w:val="28"/>
            <w:szCs w:val="28"/>
            <w:lang w:val="ru-RU"/>
          </w:rPr>
          <w:delText>3</w:delText>
        </w:r>
        <w:r w:rsidRPr="00387ECF" w:rsidDel="002F01F3">
          <w:rPr>
            <w:rFonts w:ascii="Times New Roman" w:hAnsi="Times New Roman" w:cs="Times New Roman"/>
            <w:b/>
            <w:bCs/>
            <w:i w:val="0"/>
            <w:iCs/>
            <w:sz w:val="28"/>
            <w:szCs w:val="28"/>
          </w:rPr>
          <w:fldChar w:fldCharType="end"/>
        </w:r>
        <w:r w:rsidRPr="00387ECF" w:rsidDel="002F01F3">
          <w:rPr>
            <w:rFonts w:ascii="Times New Roman" w:hAnsi="Times New Roman" w:cs="Times New Roman"/>
            <w:b/>
            <w:bCs/>
            <w:i w:val="0"/>
            <w:iCs/>
            <w:sz w:val="28"/>
            <w:szCs w:val="28"/>
            <w:lang w:val="ru-RU"/>
          </w:rPr>
          <w:delText>.</w:delText>
        </w:r>
        <w:r w:rsidRPr="00387ECF" w:rsidDel="002F01F3">
          <w:rPr>
            <w:rFonts w:ascii="Times New Roman" w:hAnsi="Times New Roman" w:cs="Times New Roman"/>
            <w:i w:val="0"/>
            <w:iCs/>
            <w:sz w:val="28"/>
            <w:szCs w:val="28"/>
            <w:lang w:val="ru-RU"/>
          </w:rPr>
          <w:delText xml:space="preserve"> Характеристика наборов данных, используемых для обучения и 5-кратной кросс-валидации моделей прогноза сайтов расщепления белков протеасомой</w:delText>
        </w:r>
      </w:del>
    </w:p>
    <w:tbl>
      <w:tblPr>
        <w:tblStyle w:val="af0"/>
        <w:tblW w:w="0" w:type="auto"/>
        <w:tblLook w:val="04A0" w:firstRow="1" w:lastRow="0" w:firstColumn="1" w:lastColumn="0" w:noHBand="0" w:noVBand="1"/>
      </w:tblPr>
      <w:tblGrid>
        <w:gridCol w:w="2223"/>
        <w:gridCol w:w="221"/>
        <w:gridCol w:w="606"/>
        <w:gridCol w:w="944"/>
        <w:gridCol w:w="1114"/>
        <w:gridCol w:w="458"/>
        <w:gridCol w:w="1064"/>
        <w:gridCol w:w="968"/>
        <w:gridCol w:w="397"/>
        <w:gridCol w:w="1576"/>
      </w:tblGrid>
      <w:tr w:rsidR="0046767B" w:rsidDel="002F01F3" w14:paraId="5FED823B" w14:textId="428A85B9" w:rsidTr="002F01F3">
        <w:trPr>
          <w:del w:id="411" w:author="Антон Смирнов" w:date="2023-05-25T12:49:00Z"/>
        </w:trPr>
        <w:tc>
          <w:tcPr>
            <w:tcW w:w="2223" w:type="dxa"/>
          </w:tcPr>
          <w:p w14:paraId="6930F995" w14:textId="74184755" w:rsidR="00372ABB" w:rsidRPr="00387ECF" w:rsidDel="002F01F3" w:rsidRDefault="00372ABB" w:rsidP="00A564A1">
            <w:pPr>
              <w:pStyle w:val="a0"/>
              <w:ind w:firstLine="0"/>
              <w:rPr>
                <w:del w:id="412" w:author="Антон Смирнов" w:date="2023-05-25T12:49:00Z"/>
                <w:b/>
                <w:bCs/>
                <w:lang w:val="ru-RU"/>
              </w:rPr>
            </w:pPr>
            <w:del w:id="413" w:author="Антон Смирнов" w:date="2023-05-25T12:49:00Z">
              <w:r w:rsidRPr="00387ECF" w:rsidDel="002F01F3">
                <w:rPr>
                  <w:b/>
                  <w:bCs/>
                  <w:lang w:val="ru-RU"/>
                </w:rPr>
                <w:delText>Набор данных</w:delText>
              </w:r>
            </w:del>
          </w:p>
        </w:tc>
        <w:tc>
          <w:tcPr>
            <w:tcW w:w="221" w:type="dxa"/>
          </w:tcPr>
          <w:p w14:paraId="15C3A897" w14:textId="627582AF" w:rsidR="00372ABB" w:rsidRPr="00387ECF" w:rsidDel="002F01F3" w:rsidRDefault="00372ABB" w:rsidP="00A47698">
            <w:pPr>
              <w:pStyle w:val="a0"/>
              <w:ind w:firstLine="0"/>
              <w:rPr>
                <w:del w:id="414" w:author="Антон Смирнов" w:date="2023-05-25T12:49:00Z"/>
                <w:b/>
                <w:bCs/>
                <w:lang w:val="ru-RU"/>
              </w:rPr>
            </w:pPr>
          </w:p>
        </w:tc>
        <w:tc>
          <w:tcPr>
            <w:tcW w:w="1550" w:type="dxa"/>
            <w:gridSpan w:val="2"/>
          </w:tcPr>
          <w:p w14:paraId="16E3BDF2" w14:textId="5673FE1B" w:rsidR="00372ABB" w:rsidRPr="00387ECF" w:rsidDel="002F01F3" w:rsidRDefault="00372ABB" w:rsidP="002F01F3">
            <w:pPr>
              <w:pStyle w:val="a0"/>
              <w:ind w:firstLine="0"/>
              <w:rPr>
                <w:del w:id="415" w:author="Антон Смирнов" w:date="2023-05-25T12:49:00Z"/>
                <w:b/>
                <w:bCs/>
                <w:lang w:val="ru-RU"/>
              </w:rPr>
              <w:pPrChange w:id="416" w:author="Антон Смирнов" w:date="2023-05-25T12:49:00Z">
                <w:pPr>
                  <w:pStyle w:val="a0"/>
                  <w:ind w:firstLine="0"/>
                </w:pPr>
              </w:pPrChange>
            </w:pPr>
            <w:del w:id="417" w:author="Антон Смирнов" w:date="2023-05-25T12:49:00Z">
              <w:r w:rsidRPr="00387ECF" w:rsidDel="002F01F3">
                <w:rPr>
                  <w:b/>
                  <w:bCs/>
                  <w:lang w:val="ru-RU"/>
                </w:rPr>
                <w:delText>Количество белков-источников</w:delText>
              </w:r>
            </w:del>
          </w:p>
        </w:tc>
        <w:tc>
          <w:tcPr>
            <w:tcW w:w="1572" w:type="dxa"/>
            <w:gridSpan w:val="2"/>
          </w:tcPr>
          <w:p w14:paraId="39FAA735" w14:textId="77389879" w:rsidR="00372ABB" w:rsidRPr="00387ECF" w:rsidDel="002F01F3" w:rsidRDefault="00372ABB" w:rsidP="002F01F3">
            <w:pPr>
              <w:pStyle w:val="a0"/>
              <w:ind w:firstLine="0"/>
              <w:rPr>
                <w:del w:id="418" w:author="Антон Смирнов" w:date="2023-05-25T12:49:00Z"/>
                <w:b/>
                <w:bCs/>
                <w:lang w:val="ru-RU"/>
              </w:rPr>
              <w:pPrChange w:id="419" w:author="Антон Смирнов" w:date="2023-05-25T12:49:00Z">
                <w:pPr>
                  <w:pStyle w:val="a0"/>
                  <w:ind w:firstLine="0"/>
                </w:pPr>
              </w:pPrChange>
            </w:pPr>
            <w:del w:id="420" w:author="Антон Смирнов" w:date="2023-05-25T12:49:00Z">
              <w:r w:rsidRPr="00387ECF" w:rsidDel="002F01F3">
                <w:rPr>
                  <w:b/>
                  <w:bCs/>
                  <w:lang w:val="ru-RU"/>
                </w:rPr>
                <w:delText>Количество пептидных фрагментов</w:delText>
              </w:r>
            </w:del>
          </w:p>
        </w:tc>
        <w:tc>
          <w:tcPr>
            <w:tcW w:w="2032" w:type="dxa"/>
            <w:gridSpan w:val="2"/>
          </w:tcPr>
          <w:p w14:paraId="333D6307" w14:textId="61579A28" w:rsidR="00372ABB" w:rsidRPr="00387ECF" w:rsidDel="002F01F3" w:rsidRDefault="00372ABB" w:rsidP="002F01F3">
            <w:pPr>
              <w:pStyle w:val="a0"/>
              <w:ind w:firstLine="0"/>
              <w:rPr>
                <w:del w:id="421" w:author="Антон Смирнов" w:date="2023-05-25T12:49:00Z"/>
                <w:b/>
                <w:bCs/>
                <w:lang w:val="ru-RU"/>
              </w:rPr>
              <w:pPrChange w:id="422" w:author="Антон Смирнов" w:date="2023-05-25T12:49:00Z">
                <w:pPr>
                  <w:pStyle w:val="a0"/>
                  <w:ind w:firstLine="0"/>
                </w:pPr>
              </w:pPrChange>
            </w:pPr>
            <w:del w:id="423" w:author="Антон Смирнов" w:date="2023-05-25T12:49:00Z">
              <w:r w:rsidRPr="00387ECF" w:rsidDel="002F01F3">
                <w:rPr>
                  <w:b/>
                  <w:bCs/>
                  <w:lang w:val="ru-RU"/>
                </w:rPr>
                <w:delText>Количество положительных примеров</w:delText>
              </w:r>
            </w:del>
          </w:p>
        </w:tc>
        <w:tc>
          <w:tcPr>
            <w:tcW w:w="1973" w:type="dxa"/>
            <w:gridSpan w:val="2"/>
          </w:tcPr>
          <w:p w14:paraId="45863632" w14:textId="25CCF2C7" w:rsidR="00372ABB" w:rsidRPr="00387ECF" w:rsidDel="002F01F3" w:rsidRDefault="00372ABB" w:rsidP="002F01F3">
            <w:pPr>
              <w:pStyle w:val="a0"/>
              <w:ind w:firstLine="0"/>
              <w:rPr>
                <w:del w:id="424" w:author="Антон Смирнов" w:date="2023-05-25T12:49:00Z"/>
                <w:b/>
                <w:bCs/>
                <w:lang w:val="ru-RU"/>
              </w:rPr>
              <w:pPrChange w:id="425" w:author="Антон Смирнов" w:date="2023-05-25T12:49:00Z">
                <w:pPr>
                  <w:pStyle w:val="a0"/>
                  <w:ind w:firstLine="0"/>
                </w:pPr>
              </w:pPrChange>
            </w:pPr>
            <w:del w:id="426" w:author="Антон Смирнов" w:date="2023-05-25T12:49:00Z">
              <w:r w:rsidRPr="00387ECF" w:rsidDel="002F01F3">
                <w:rPr>
                  <w:b/>
                  <w:bCs/>
                  <w:lang w:val="ru-RU"/>
                </w:rPr>
                <w:delText>Количество отрицательных примеров</w:delText>
              </w:r>
            </w:del>
          </w:p>
        </w:tc>
      </w:tr>
      <w:tr w:rsidR="0046767B" w:rsidRPr="00387ECF" w:rsidDel="002F01F3" w14:paraId="3C7DAA12" w14:textId="180563C7" w:rsidTr="002F01F3">
        <w:trPr>
          <w:trHeight w:val="605"/>
          <w:del w:id="427" w:author="Антон Смирнов" w:date="2023-05-25T12:49:00Z"/>
        </w:trPr>
        <w:tc>
          <w:tcPr>
            <w:tcW w:w="2223" w:type="dxa"/>
            <w:vMerge w:val="restart"/>
          </w:tcPr>
          <w:p w14:paraId="35A9F371" w14:textId="5C8B07D5" w:rsidR="00372ABB" w:rsidRPr="002339B3" w:rsidDel="002F01F3" w:rsidRDefault="00372ABB" w:rsidP="00A564A1">
            <w:pPr>
              <w:pStyle w:val="a0"/>
              <w:ind w:firstLine="0"/>
              <w:rPr>
                <w:del w:id="428" w:author="Антон Смирнов" w:date="2023-05-25T12:49:00Z"/>
                <w:lang w:val="ru-RU"/>
              </w:rPr>
            </w:pPr>
            <w:bookmarkStart w:id="429" w:name="_Hlk135826671"/>
            <w:del w:id="430" w:author="Антон Смирнов" w:date="2023-05-25T12:49:00Z">
              <w:r w:rsidDel="002F01F3">
                <w:delText>In</w:delText>
              </w:r>
              <w:r w:rsidRPr="00387ECF" w:rsidDel="002F01F3">
                <w:rPr>
                  <w:lang w:val="ru-RU"/>
                </w:rPr>
                <w:delText xml:space="preserve"> </w:delText>
              </w:r>
              <w:r w:rsidDel="002F01F3">
                <w:delText>vitro</w:delText>
              </w:r>
              <w:r w:rsidRPr="00387ECF" w:rsidDel="002F01F3">
                <w:rPr>
                  <w:lang w:val="ru-RU"/>
                </w:rPr>
                <w:delText>, 20</w:delText>
              </w:r>
              <w:r w:rsidDel="002F01F3">
                <w:delText>S</w:delText>
              </w:r>
              <w:r w:rsidDel="002F01F3">
                <w:rPr>
                  <w:lang w:val="ru-RU"/>
                </w:rPr>
                <w:delText xml:space="preserve"> конститутивная протеасома</w:delText>
              </w:r>
              <w:r w:rsidRPr="00387ECF" w:rsidDel="002F01F3">
                <w:rPr>
                  <w:lang w:val="ru-RU"/>
                </w:rPr>
                <w:delText xml:space="preserve"> </w:delText>
              </w:r>
              <w:bookmarkEnd w:id="429"/>
            </w:del>
          </w:p>
        </w:tc>
        <w:tc>
          <w:tcPr>
            <w:tcW w:w="820" w:type="dxa"/>
            <w:gridSpan w:val="2"/>
          </w:tcPr>
          <w:p w14:paraId="685E4AE1" w14:textId="5CB8644C" w:rsidR="00372ABB" w:rsidDel="002F01F3" w:rsidRDefault="00372ABB" w:rsidP="00A564A1">
            <w:pPr>
              <w:pStyle w:val="a0"/>
              <w:ind w:firstLine="0"/>
              <w:rPr>
                <w:del w:id="431" w:author="Антон Смирнов" w:date="2023-05-25T12:49:00Z"/>
                <w:lang w:val="ru-RU"/>
              </w:rPr>
            </w:pPr>
          </w:p>
        </w:tc>
        <w:tc>
          <w:tcPr>
            <w:tcW w:w="2079" w:type="dxa"/>
            <w:gridSpan w:val="2"/>
          </w:tcPr>
          <w:p w14:paraId="046B7B39" w14:textId="28ECA35C" w:rsidR="00372ABB" w:rsidDel="002F01F3" w:rsidRDefault="00372ABB" w:rsidP="00A47698">
            <w:pPr>
              <w:pStyle w:val="a0"/>
              <w:ind w:firstLine="0"/>
              <w:rPr>
                <w:del w:id="432" w:author="Антон Смирнов" w:date="2023-05-25T12:49:00Z"/>
                <w:lang w:val="ru-RU"/>
              </w:rPr>
            </w:pPr>
          </w:p>
        </w:tc>
        <w:tc>
          <w:tcPr>
            <w:tcW w:w="1510" w:type="dxa"/>
            <w:gridSpan w:val="2"/>
          </w:tcPr>
          <w:p w14:paraId="2A62F93F" w14:textId="1943BB8B" w:rsidR="00372ABB" w:rsidDel="002F01F3" w:rsidRDefault="00372ABB" w:rsidP="002F01F3">
            <w:pPr>
              <w:pStyle w:val="a0"/>
              <w:ind w:firstLine="0"/>
              <w:rPr>
                <w:del w:id="433" w:author="Антон Смирнов" w:date="2023-05-25T12:49:00Z"/>
                <w:lang w:val="ru-RU"/>
              </w:rPr>
              <w:pPrChange w:id="434" w:author="Антон Смирнов" w:date="2023-05-25T12:49:00Z">
                <w:pPr>
                  <w:pStyle w:val="a0"/>
                  <w:ind w:firstLine="0"/>
                </w:pPr>
              </w:pPrChange>
            </w:pPr>
          </w:p>
        </w:tc>
        <w:tc>
          <w:tcPr>
            <w:tcW w:w="1385" w:type="dxa"/>
            <w:gridSpan w:val="2"/>
          </w:tcPr>
          <w:p w14:paraId="3200C0ED" w14:textId="567E8309" w:rsidR="00372ABB" w:rsidDel="002F01F3" w:rsidRDefault="00372ABB" w:rsidP="002F01F3">
            <w:pPr>
              <w:pStyle w:val="a0"/>
              <w:ind w:firstLine="0"/>
              <w:rPr>
                <w:del w:id="435" w:author="Антон Смирнов" w:date="2023-05-25T12:49:00Z"/>
                <w:lang w:val="ru-RU"/>
              </w:rPr>
              <w:pPrChange w:id="436" w:author="Антон Смирнов" w:date="2023-05-25T12:49:00Z">
                <w:pPr>
                  <w:pStyle w:val="a0"/>
                  <w:ind w:firstLine="0"/>
                </w:pPr>
              </w:pPrChange>
            </w:pPr>
          </w:p>
        </w:tc>
        <w:tc>
          <w:tcPr>
            <w:tcW w:w="1554" w:type="dxa"/>
          </w:tcPr>
          <w:p w14:paraId="6D54CF4F" w14:textId="4E75CB4F" w:rsidR="00372ABB" w:rsidDel="002F01F3" w:rsidRDefault="00372ABB" w:rsidP="002F01F3">
            <w:pPr>
              <w:pStyle w:val="a0"/>
              <w:ind w:firstLine="0"/>
              <w:rPr>
                <w:del w:id="437" w:author="Антон Смирнов" w:date="2023-05-25T12:49:00Z"/>
                <w:lang w:val="ru-RU"/>
              </w:rPr>
              <w:pPrChange w:id="438" w:author="Антон Смирнов" w:date="2023-05-25T12:49:00Z">
                <w:pPr>
                  <w:pStyle w:val="a0"/>
                  <w:ind w:firstLine="0"/>
                </w:pPr>
              </w:pPrChange>
            </w:pPr>
          </w:p>
        </w:tc>
      </w:tr>
      <w:tr w:rsidR="0046767B" w:rsidRPr="00387ECF" w:rsidDel="002F01F3" w14:paraId="766175AC" w14:textId="47C3ADE3" w:rsidTr="002F01F3">
        <w:trPr>
          <w:trHeight w:val="605"/>
          <w:del w:id="439" w:author="Антон Смирнов" w:date="2023-05-25T12:49:00Z"/>
        </w:trPr>
        <w:tc>
          <w:tcPr>
            <w:tcW w:w="2223" w:type="dxa"/>
            <w:vMerge/>
          </w:tcPr>
          <w:p w14:paraId="77431470" w14:textId="21D1871C" w:rsidR="00372ABB" w:rsidRPr="00387ECF" w:rsidDel="002F01F3" w:rsidRDefault="00372ABB" w:rsidP="002F01F3">
            <w:pPr>
              <w:pStyle w:val="a0"/>
              <w:ind w:firstLine="0"/>
              <w:rPr>
                <w:del w:id="440" w:author="Антон Смирнов" w:date="2023-05-25T12:49:00Z"/>
                <w:lang w:val="ru-RU"/>
              </w:rPr>
              <w:pPrChange w:id="441" w:author="Антон Смирнов" w:date="2023-05-25T12:49:00Z">
                <w:pPr>
                  <w:pStyle w:val="a0"/>
                  <w:ind w:firstLine="0"/>
                </w:pPr>
              </w:pPrChange>
            </w:pPr>
          </w:p>
        </w:tc>
        <w:tc>
          <w:tcPr>
            <w:tcW w:w="820" w:type="dxa"/>
            <w:gridSpan w:val="2"/>
          </w:tcPr>
          <w:p w14:paraId="20E65DDA" w14:textId="7E391163" w:rsidR="00372ABB" w:rsidDel="002F01F3" w:rsidRDefault="00372ABB" w:rsidP="002F01F3">
            <w:pPr>
              <w:pStyle w:val="a0"/>
              <w:ind w:firstLine="0"/>
              <w:rPr>
                <w:del w:id="442" w:author="Антон Смирнов" w:date="2023-05-25T12:49:00Z"/>
                <w:lang w:val="ru-RU"/>
              </w:rPr>
              <w:pPrChange w:id="443" w:author="Антон Смирнов" w:date="2023-05-25T12:49:00Z">
                <w:pPr>
                  <w:pStyle w:val="a0"/>
                  <w:ind w:firstLine="0"/>
                </w:pPr>
              </w:pPrChange>
            </w:pPr>
          </w:p>
        </w:tc>
        <w:tc>
          <w:tcPr>
            <w:tcW w:w="2079" w:type="dxa"/>
            <w:gridSpan w:val="2"/>
          </w:tcPr>
          <w:p w14:paraId="40AB3263" w14:textId="6E5D0975" w:rsidR="00372ABB" w:rsidDel="002F01F3" w:rsidRDefault="00372ABB" w:rsidP="002F01F3">
            <w:pPr>
              <w:pStyle w:val="a0"/>
              <w:ind w:firstLine="0"/>
              <w:rPr>
                <w:del w:id="444" w:author="Антон Смирнов" w:date="2023-05-25T12:49:00Z"/>
                <w:lang w:val="ru-RU"/>
              </w:rPr>
              <w:pPrChange w:id="445" w:author="Антон Смирнов" w:date="2023-05-25T12:49:00Z">
                <w:pPr>
                  <w:pStyle w:val="a0"/>
                  <w:ind w:firstLine="0"/>
                </w:pPr>
              </w:pPrChange>
            </w:pPr>
          </w:p>
        </w:tc>
        <w:tc>
          <w:tcPr>
            <w:tcW w:w="1510" w:type="dxa"/>
            <w:gridSpan w:val="2"/>
          </w:tcPr>
          <w:p w14:paraId="02B8D0AB" w14:textId="0240CF82" w:rsidR="00372ABB" w:rsidDel="002F01F3" w:rsidRDefault="00372ABB" w:rsidP="002F01F3">
            <w:pPr>
              <w:pStyle w:val="a0"/>
              <w:ind w:firstLine="0"/>
              <w:rPr>
                <w:del w:id="446" w:author="Антон Смирнов" w:date="2023-05-25T12:49:00Z"/>
                <w:lang w:val="ru-RU"/>
              </w:rPr>
              <w:pPrChange w:id="447" w:author="Антон Смирнов" w:date="2023-05-25T12:49:00Z">
                <w:pPr>
                  <w:pStyle w:val="a0"/>
                  <w:ind w:firstLine="0"/>
                </w:pPr>
              </w:pPrChange>
            </w:pPr>
          </w:p>
        </w:tc>
        <w:tc>
          <w:tcPr>
            <w:tcW w:w="1385" w:type="dxa"/>
            <w:gridSpan w:val="2"/>
          </w:tcPr>
          <w:p w14:paraId="0729D54A" w14:textId="0B656766" w:rsidR="00372ABB" w:rsidDel="002F01F3" w:rsidRDefault="00372ABB" w:rsidP="002F01F3">
            <w:pPr>
              <w:pStyle w:val="a0"/>
              <w:ind w:firstLine="0"/>
              <w:rPr>
                <w:del w:id="448" w:author="Антон Смирнов" w:date="2023-05-25T12:49:00Z"/>
                <w:lang w:val="ru-RU"/>
              </w:rPr>
              <w:pPrChange w:id="449" w:author="Антон Смирнов" w:date="2023-05-25T12:49:00Z">
                <w:pPr>
                  <w:pStyle w:val="a0"/>
                  <w:ind w:firstLine="0"/>
                </w:pPr>
              </w:pPrChange>
            </w:pPr>
          </w:p>
        </w:tc>
        <w:tc>
          <w:tcPr>
            <w:tcW w:w="1554" w:type="dxa"/>
          </w:tcPr>
          <w:p w14:paraId="63740E9D" w14:textId="4C3C7E3C" w:rsidR="00372ABB" w:rsidDel="002F01F3" w:rsidRDefault="00372ABB" w:rsidP="002F01F3">
            <w:pPr>
              <w:pStyle w:val="a0"/>
              <w:ind w:firstLine="0"/>
              <w:rPr>
                <w:del w:id="450" w:author="Антон Смирнов" w:date="2023-05-25T12:49:00Z"/>
                <w:lang w:val="ru-RU"/>
              </w:rPr>
              <w:pPrChange w:id="451" w:author="Антон Смирнов" w:date="2023-05-25T12:49:00Z">
                <w:pPr>
                  <w:pStyle w:val="a0"/>
                  <w:ind w:firstLine="0"/>
                </w:pPr>
              </w:pPrChange>
            </w:pPr>
          </w:p>
        </w:tc>
      </w:tr>
      <w:tr w:rsidR="0046767B" w:rsidRPr="00387ECF" w:rsidDel="002F01F3" w14:paraId="10D44A7A" w14:textId="3FE13F6B" w:rsidTr="002F01F3">
        <w:trPr>
          <w:trHeight w:val="605"/>
          <w:del w:id="452" w:author="Антон Смирнов" w:date="2023-05-25T12:49:00Z"/>
        </w:trPr>
        <w:tc>
          <w:tcPr>
            <w:tcW w:w="2223" w:type="dxa"/>
            <w:vMerge/>
          </w:tcPr>
          <w:p w14:paraId="13EC431E" w14:textId="38F2AFD0" w:rsidR="00372ABB" w:rsidRPr="00387ECF" w:rsidDel="002F01F3" w:rsidRDefault="00372ABB" w:rsidP="002F01F3">
            <w:pPr>
              <w:pStyle w:val="a0"/>
              <w:ind w:firstLine="0"/>
              <w:rPr>
                <w:del w:id="453" w:author="Антон Смирнов" w:date="2023-05-25T12:49:00Z"/>
                <w:lang w:val="ru-RU"/>
              </w:rPr>
              <w:pPrChange w:id="454" w:author="Антон Смирнов" w:date="2023-05-25T12:49:00Z">
                <w:pPr>
                  <w:pStyle w:val="a0"/>
                  <w:ind w:firstLine="0"/>
                </w:pPr>
              </w:pPrChange>
            </w:pPr>
          </w:p>
        </w:tc>
        <w:tc>
          <w:tcPr>
            <w:tcW w:w="820" w:type="dxa"/>
            <w:gridSpan w:val="2"/>
          </w:tcPr>
          <w:p w14:paraId="60796A25" w14:textId="514F89F1" w:rsidR="00372ABB" w:rsidDel="002F01F3" w:rsidRDefault="00372ABB" w:rsidP="002F01F3">
            <w:pPr>
              <w:pStyle w:val="a0"/>
              <w:ind w:firstLine="0"/>
              <w:rPr>
                <w:del w:id="455" w:author="Антон Смирнов" w:date="2023-05-25T12:49:00Z"/>
                <w:lang w:val="ru-RU"/>
              </w:rPr>
              <w:pPrChange w:id="456" w:author="Антон Смирнов" w:date="2023-05-25T12:49:00Z">
                <w:pPr>
                  <w:pStyle w:val="a0"/>
                  <w:ind w:firstLine="0"/>
                </w:pPr>
              </w:pPrChange>
            </w:pPr>
          </w:p>
        </w:tc>
        <w:tc>
          <w:tcPr>
            <w:tcW w:w="2079" w:type="dxa"/>
            <w:gridSpan w:val="2"/>
          </w:tcPr>
          <w:p w14:paraId="2CE9EB67" w14:textId="736BB20C" w:rsidR="00372ABB" w:rsidDel="002F01F3" w:rsidRDefault="00372ABB" w:rsidP="002F01F3">
            <w:pPr>
              <w:pStyle w:val="a0"/>
              <w:ind w:firstLine="0"/>
              <w:rPr>
                <w:del w:id="457" w:author="Антон Смирнов" w:date="2023-05-25T12:49:00Z"/>
                <w:lang w:val="ru-RU"/>
              </w:rPr>
              <w:pPrChange w:id="458" w:author="Антон Смирнов" w:date="2023-05-25T12:49:00Z">
                <w:pPr>
                  <w:pStyle w:val="a0"/>
                  <w:ind w:firstLine="0"/>
                </w:pPr>
              </w:pPrChange>
            </w:pPr>
          </w:p>
        </w:tc>
        <w:tc>
          <w:tcPr>
            <w:tcW w:w="1510" w:type="dxa"/>
            <w:gridSpan w:val="2"/>
          </w:tcPr>
          <w:p w14:paraId="24F89FB8" w14:textId="059A6BDA" w:rsidR="00372ABB" w:rsidDel="002F01F3" w:rsidRDefault="00372ABB" w:rsidP="002F01F3">
            <w:pPr>
              <w:pStyle w:val="a0"/>
              <w:ind w:firstLine="0"/>
              <w:rPr>
                <w:del w:id="459" w:author="Антон Смирнов" w:date="2023-05-25T12:49:00Z"/>
                <w:lang w:val="ru-RU"/>
              </w:rPr>
              <w:pPrChange w:id="460" w:author="Антон Смирнов" w:date="2023-05-25T12:49:00Z">
                <w:pPr>
                  <w:pStyle w:val="a0"/>
                  <w:ind w:firstLine="0"/>
                </w:pPr>
              </w:pPrChange>
            </w:pPr>
          </w:p>
        </w:tc>
        <w:tc>
          <w:tcPr>
            <w:tcW w:w="1385" w:type="dxa"/>
            <w:gridSpan w:val="2"/>
          </w:tcPr>
          <w:p w14:paraId="71140C64" w14:textId="1028367B" w:rsidR="00372ABB" w:rsidDel="002F01F3" w:rsidRDefault="00372ABB" w:rsidP="002F01F3">
            <w:pPr>
              <w:pStyle w:val="a0"/>
              <w:ind w:firstLine="0"/>
              <w:rPr>
                <w:del w:id="461" w:author="Антон Смирнов" w:date="2023-05-25T12:49:00Z"/>
                <w:lang w:val="ru-RU"/>
              </w:rPr>
              <w:pPrChange w:id="462" w:author="Антон Смирнов" w:date="2023-05-25T12:49:00Z">
                <w:pPr>
                  <w:pStyle w:val="a0"/>
                  <w:ind w:firstLine="0"/>
                </w:pPr>
              </w:pPrChange>
            </w:pPr>
          </w:p>
        </w:tc>
        <w:tc>
          <w:tcPr>
            <w:tcW w:w="1554" w:type="dxa"/>
          </w:tcPr>
          <w:p w14:paraId="69D7A4A5" w14:textId="71BECD92" w:rsidR="00372ABB" w:rsidDel="002F01F3" w:rsidRDefault="00372ABB" w:rsidP="002F01F3">
            <w:pPr>
              <w:pStyle w:val="a0"/>
              <w:ind w:firstLine="0"/>
              <w:rPr>
                <w:del w:id="463" w:author="Антон Смирнов" w:date="2023-05-25T12:49:00Z"/>
                <w:lang w:val="ru-RU"/>
              </w:rPr>
              <w:pPrChange w:id="464" w:author="Антон Смирнов" w:date="2023-05-25T12:49:00Z">
                <w:pPr>
                  <w:pStyle w:val="a0"/>
                  <w:ind w:firstLine="0"/>
                </w:pPr>
              </w:pPrChange>
            </w:pPr>
          </w:p>
        </w:tc>
      </w:tr>
      <w:tr w:rsidR="0046767B" w:rsidDel="002F01F3" w14:paraId="7F27B4C3" w14:textId="7CE6086B" w:rsidTr="002F01F3">
        <w:trPr>
          <w:del w:id="465" w:author="Антон Смирнов" w:date="2023-05-25T12:49:00Z"/>
        </w:trPr>
        <w:tc>
          <w:tcPr>
            <w:tcW w:w="2223" w:type="dxa"/>
          </w:tcPr>
          <w:p w14:paraId="3BF24011" w14:textId="3EBCB01D" w:rsidR="00372ABB" w:rsidRPr="002339B3" w:rsidDel="002F01F3" w:rsidRDefault="00372ABB" w:rsidP="00A564A1">
            <w:pPr>
              <w:pStyle w:val="a0"/>
              <w:ind w:firstLine="0"/>
              <w:rPr>
                <w:del w:id="466" w:author="Антон Смирнов" w:date="2023-05-25T12:49:00Z"/>
                <w:lang w:val="ru-RU"/>
              </w:rPr>
            </w:pPr>
            <w:del w:id="467" w:author="Антон Смирнов" w:date="2023-05-25T12:49:00Z">
              <w:r w:rsidDel="002F01F3">
                <w:delText>In vitro, 20S</w:delText>
              </w:r>
              <w:r w:rsidDel="002F01F3">
                <w:rPr>
                  <w:lang w:val="ru-RU"/>
                </w:rPr>
                <w:delText>, иммунопротеасома</w:delText>
              </w:r>
            </w:del>
          </w:p>
        </w:tc>
        <w:tc>
          <w:tcPr>
            <w:tcW w:w="221" w:type="dxa"/>
          </w:tcPr>
          <w:p w14:paraId="3E07FCB1" w14:textId="67BD0F6A" w:rsidR="00372ABB" w:rsidDel="002F01F3" w:rsidRDefault="00372ABB" w:rsidP="00A564A1">
            <w:pPr>
              <w:pStyle w:val="a0"/>
              <w:ind w:firstLine="0"/>
              <w:rPr>
                <w:del w:id="468" w:author="Антон Смирнов" w:date="2023-05-25T12:49:00Z"/>
                <w:lang w:val="ru-RU"/>
              </w:rPr>
            </w:pPr>
          </w:p>
        </w:tc>
        <w:tc>
          <w:tcPr>
            <w:tcW w:w="1550" w:type="dxa"/>
            <w:gridSpan w:val="2"/>
          </w:tcPr>
          <w:p w14:paraId="5790A99C" w14:textId="5B054F44" w:rsidR="00372ABB" w:rsidDel="002F01F3" w:rsidRDefault="00372ABB" w:rsidP="00A47698">
            <w:pPr>
              <w:pStyle w:val="a0"/>
              <w:ind w:firstLine="0"/>
              <w:rPr>
                <w:del w:id="469" w:author="Антон Смирнов" w:date="2023-05-25T12:49:00Z"/>
                <w:lang w:val="ru-RU"/>
              </w:rPr>
            </w:pPr>
          </w:p>
        </w:tc>
        <w:tc>
          <w:tcPr>
            <w:tcW w:w="1572" w:type="dxa"/>
            <w:gridSpan w:val="2"/>
          </w:tcPr>
          <w:p w14:paraId="63C7B2EA" w14:textId="75BEC3E8" w:rsidR="00372ABB" w:rsidDel="002F01F3" w:rsidRDefault="00372ABB" w:rsidP="002F01F3">
            <w:pPr>
              <w:pStyle w:val="a0"/>
              <w:ind w:firstLine="0"/>
              <w:rPr>
                <w:del w:id="470" w:author="Антон Смирнов" w:date="2023-05-25T12:49:00Z"/>
                <w:lang w:val="ru-RU"/>
              </w:rPr>
              <w:pPrChange w:id="471" w:author="Антон Смирнов" w:date="2023-05-25T12:49:00Z">
                <w:pPr>
                  <w:pStyle w:val="a0"/>
                  <w:ind w:firstLine="0"/>
                </w:pPr>
              </w:pPrChange>
            </w:pPr>
          </w:p>
        </w:tc>
        <w:tc>
          <w:tcPr>
            <w:tcW w:w="2032" w:type="dxa"/>
            <w:gridSpan w:val="2"/>
          </w:tcPr>
          <w:p w14:paraId="3E63B05C" w14:textId="326EA42D" w:rsidR="00372ABB" w:rsidDel="002F01F3" w:rsidRDefault="00372ABB" w:rsidP="002F01F3">
            <w:pPr>
              <w:pStyle w:val="a0"/>
              <w:ind w:firstLine="0"/>
              <w:rPr>
                <w:del w:id="472" w:author="Антон Смирнов" w:date="2023-05-25T12:49:00Z"/>
                <w:lang w:val="ru-RU"/>
              </w:rPr>
              <w:pPrChange w:id="473" w:author="Антон Смирнов" w:date="2023-05-25T12:49:00Z">
                <w:pPr>
                  <w:pStyle w:val="a0"/>
                  <w:ind w:firstLine="0"/>
                </w:pPr>
              </w:pPrChange>
            </w:pPr>
          </w:p>
        </w:tc>
        <w:tc>
          <w:tcPr>
            <w:tcW w:w="1973" w:type="dxa"/>
            <w:gridSpan w:val="2"/>
          </w:tcPr>
          <w:p w14:paraId="04F31C3E" w14:textId="599D26CA" w:rsidR="00372ABB" w:rsidDel="002F01F3" w:rsidRDefault="00372ABB" w:rsidP="002F01F3">
            <w:pPr>
              <w:pStyle w:val="a0"/>
              <w:ind w:firstLine="0"/>
              <w:rPr>
                <w:del w:id="474" w:author="Антон Смирнов" w:date="2023-05-25T12:49:00Z"/>
                <w:lang w:val="ru-RU"/>
              </w:rPr>
              <w:pPrChange w:id="475" w:author="Антон Смирнов" w:date="2023-05-25T12:49:00Z">
                <w:pPr>
                  <w:pStyle w:val="a0"/>
                  <w:ind w:firstLine="0"/>
                </w:pPr>
              </w:pPrChange>
            </w:pPr>
          </w:p>
        </w:tc>
      </w:tr>
      <w:tr w:rsidR="0046767B" w:rsidDel="002F01F3" w14:paraId="43CE860D" w14:textId="616CA609" w:rsidTr="002F01F3">
        <w:trPr>
          <w:del w:id="476" w:author="Антон Смирнов" w:date="2023-05-25T12:49:00Z"/>
        </w:trPr>
        <w:tc>
          <w:tcPr>
            <w:tcW w:w="2223" w:type="dxa"/>
          </w:tcPr>
          <w:p w14:paraId="314EA36A" w14:textId="1EDE0A04" w:rsidR="00372ABB" w:rsidRPr="00387ECF" w:rsidDel="002F01F3" w:rsidRDefault="00372ABB" w:rsidP="00A564A1">
            <w:pPr>
              <w:pStyle w:val="a0"/>
              <w:ind w:firstLine="0"/>
              <w:rPr>
                <w:del w:id="477" w:author="Антон Смирнов" w:date="2023-05-25T12:49:00Z"/>
              </w:rPr>
            </w:pPr>
            <w:del w:id="478" w:author="Антон Смирнов" w:date="2023-05-25T12:49:00Z">
              <w:r w:rsidDel="002F01F3">
                <w:delText>In vivo</w:delText>
              </w:r>
            </w:del>
          </w:p>
        </w:tc>
        <w:tc>
          <w:tcPr>
            <w:tcW w:w="221" w:type="dxa"/>
          </w:tcPr>
          <w:p w14:paraId="6AFA14E4" w14:textId="4732FF30" w:rsidR="00372ABB" w:rsidDel="002F01F3" w:rsidRDefault="00372ABB" w:rsidP="00A564A1">
            <w:pPr>
              <w:pStyle w:val="a0"/>
              <w:ind w:firstLine="0"/>
              <w:rPr>
                <w:del w:id="479" w:author="Антон Смирнов" w:date="2023-05-25T12:49:00Z"/>
                <w:lang w:val="ru-RU"/>
              </w:rPr>
            </w:pPr>
          </w:p>
        </w:tc>
        <w:tc>
          <w:tcPr>
            <w:tcW w:w="1550" w:type="dxa"/>
            <w:gridSpan w:val="2"/>
          </w:tcPr>
          <w:p w14:paraId="30DFD5AD" w14:textId="0A74B613" w:rsidR="00372ABB" w:rsidDel="002F01F3" w:rsidRDefault="00372ABB" w:rsidP="00A47698">
            <w:pPr>
              <w:pStyle w:val="a0"/>
              <w:ind w:firstLine="0"/>
              <w:rPr>
                <w:del w:id="480" w:author="Антон Смирнов" w:date="2023-05-25T12:49:00Z"/>
                <w:lang w:val="ru-RU"/>
              </w:rPr>
            </w:pPr>
          </w:p>
        </w:tc>
        <w:tc>
          <w:tcPr>
            <w:tcW w:w="1572" w:type="dxa"/>
            <w:gridSpan w:val="2"/>
          </w:tcPr>
          <w:p w14:paraId="16152238" w14:textId="3A799E04" w:rsidR="00372ABB" w:rsidDel="002F01F3" w:rsidRDefault="00372ABB" w:rsidP="002F01F3">
            <w:pPr>
              <w:pStyle w:val="a0"/>
              <w:ind w:firstLine="0"/>
              <w:rPr>
                <w:del w:id="481" w:author="Антон Смирнов" w:date="2023-05-25T12:49:00Z"/>
                <w:lang w:val="ru-RU"/>
              </w:rPr>
              <w:pPrChange w:id="482" w:author="Антон Смирнов" w:date="2023-05-25T12:49:00Z">
                <w:pPr>
                  <w:pStyle w:val="a0"/>
                  <w:ind w:firstLine="0"/>
                </w:pPr>
              </w:pPrChange>
            </w:pPr>
          </w:p>
        </w:tc>
        <w:tc>
          <w:tcPr>
            <w:tcW w:w="2032" w:type="dxa"/>
            <w:gridSpan w:val="2"/>
          </w:tcPr>
          <w:p w14:paraId="4A9BE07F" w14:textId="66AFD23F" w:rsidR="00372ABB" w:rsidDel="002F01F3" w:rsidRDefault="00372ABB" w:rsidP="002F01F3">
            <w:pPr>
              <w:pStyle w:val="a0"/>
              <w:ind w:firstLine="0"/>
              <w:rPr>
                <w:del w:id="483" w:author="Антон Смирнов" w:date="2023-05-25T12:49:00Z"/>
                <w:lang w:val="ru-RU"/>
              </w:rPr>
              <w:pPrChange w:id="484" w:author="Антон Смирнов" w:date="2023-05-25T12:49:00Z">
                <w:pPr>
                  <w:pStyle w:val="a0"/>
                  <w:ind w:firstLine="0"/>
                </w:pPr>
              </w:pPrChange>
            </w:pPr>
          </w:p>
        </w:tc>
        <w:tc>
          <w:tcPr>
            <w:tcW w:w="1973" w:type="dxa"/>
            <w:gridSpan w:val="2"/>
          </w:tcPr>
          <w:p w14:paraId="788770F4" w14:textId="0221B014" w:rsidR="00372ABB" w:rsidDel="002F01F3" w:rsidRDefault="00372ABB" w:rsidP="002F01F3">
            <w:pPr>
              <w:pStyle w:val="a0"/>
              <w:ind w:firstLine="0"/>
              <w:rPr>
                <w:del w:id="485" w:author="Антон Смирнов" w:date="2023-05-25T12:49:00Z"/>
                <w:lang w:val="ru-RU"/>
              </w:rPr>
              <w:pPrChange w:id="486" w:author="Антон Смирнов" w:date="2023-05-25T12:49:00Z">
                <w:pPr>
                  <w:pStyle w:val="a0"/>
                  <w:ind w:firstLine="0"/>
                </w:pPr>
              </w:pPrChange>
            </w:pPr>
          </w:p>
        </w:tc>
      </w:tr>
    </w:tbl>
    <w:p w14:paraId="3893A483" w14:textId="7C7048B4" w:rsidR="00791D7E" w:rsidRDefault="002F01F3" w:rsidP="00A564A1">
      <w:pPr>
        <w:pStyle w:val="a0"/>
        <w:rPr>
          <w:lang w:val="ru-RU"/>
        </w:rPr>
      </w:pPr>
      <w:ins w:id="487" w:author="Антон Смирнов" w:date="2023-05-25T12:50:00Z">
        <w:r>
          <w:rPr>
            <w:lang w:val="ru-RU"/>
          </w:rPr>
          <w:t xml:space="preserve">Характеристика используемых наборов данных для моделей протеасомы представлена в Приложении 1. </w:t>
        </w:r>
      </w:ins>
      <w:r w:rsidR="00791D7E">
        <w:rPr>
          <w:lang w:val="ru-RU"/>
        </w:rPr>
        <w:t xml:space="preserve">Для каждого набора данных были построены модели с разными значениями гиперпараметров. Радиус окна изменялся от 2 до 4 включительно с шагом в 1, уровень </w:t>
      </w:r>
      <w:r w:rsidR="00791D7E">
        <w:t>MNA</w:t>
      </w:r>
      <w:r w:rsidR="00791D7E">
        <w:rPr>
          <w:lang w:val="ru-RU"/>
        </w:rPr>
        <w:t xml:space="preserve"> изменялся от 2 до 12 с шагом в 1. Для 5-кратной кросс-валидации набор данных разбивался 5 раз, следовательно, на каждом наборе данных было построено 165 моделей. Внутренняя оценка моделей, построенных на данных </w:t>
      </w:r>
      <w:r w:rsidR="00791D7E">
        <w:t>In</w:t>
      </w:r>
      <w:r w:rsidR="00791D7E" w:rsidRPr="009E3156">
        <w:rPr>
          <w:lang w:val="ru-RU"/>
        </w:rPr>
        <w:t xml:space="preserve"> </w:t>
      </w:r>
      <w:r w:rsidR="00791D7E">
        <w:t>vitro</w:t>
      </w:r>
      <w:r w:rsidR="00791D7E">
        <w:rPr>
          <w:lang w:val="ru-RU"/>
        </w:rPr>
        <w:t xml:space="preserve"> для </w:t>
      </w:r>
      <w:r w:rsidR="00791D7E" w:rsidRPr="009E3156">
        <w:rPr>
          <w:lang w:val="ru-RU"/>
        </w:rPr>
        <w:t>20</w:t>
      </w:r>
      <w:r w:rsidR="00791D7E">
        <w:t>S</w:t>
      </w:r>
      <w:r w:rsidR="00791D7E">
        <w:rPr>
          <w:lang w:val="ru-RU"/>
        </w:rPr>
        <w:t xml:space="preserve"> конститутивной протеасомы представлена на рисунках 2, 3 и 4. </w:t>
      </w:r>
    </w:p>
    <w:p w14:paraId="0DE9CD30" w14:textId="77777777" w:rsidR="00791D7E" w:rsidRDefault="00791D7E" w:rsidP="00B82D89">
      <w:pPr>
        <w:pStyle w:val="a0"/>
        <w:keepNext/>
        <w:ind w:firstLine="0"/>
        <w:pPrChange w:id="488" w:author="Антон Смирнов" w:date="2023-05-25T22:13:00Z">
          <w:pPr>
            <w:pStyle w:val="a0"/>
            <w:keepNext/>
          </w:pPr>
        </w:pPrChange>
      </w:pPr>
      <w:r>
        <w:rPr>
          <w:noProof/>
          <w:lang w:val="ru-RU"/>
        </w:rPr>
        <w:drawing>
          <wp:inline distT="0" distB="0" distL="0" distR="0" wp14:anchorId="3345AFA4" wp14:editId="6F256436">
            <wp:extent cx="5848350" cy="4391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214ED46" w14:textId="191B0AE7" w:rsidR="00791D7E" w:rsidRDefault="00791D7E" w:rsidP="00791D7E">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489" w:author="Антон Смирнов" w:date="2023-05-25T20:25:00Z">
        <w:r w:rsidR="00A825F7" w:rsidRPr="00FD6ED4">
          <w:rPr>
            <w:rFonts w:ascii="Times New Roman" w:hAnsi="Times New Roman" w:cs="Times New Roman"/>
            <w:b/>
            <w:bCs/>
            <w:i w:val="0"/>
            <w:iCs/>
            <w:noProof/>
            <w:sz w:val="28"/>
            <w:szCs w:val="28"/>
            <w:lang w:val="ru-RU"/>
            <w:rPrChange w:id="490" w:author="Антон Смирнов" w:date="2023-05-25T22:40:00Z">
              <w:rPr>
                <w:rFonts w:ascii="Times New Roman" w:hAnsi="Times New Roman" w:cs="Times New Roman"/>
                <w:b/>
                <w:bCs/>
                <w:i w:val="0"/>
                <w:iCs/>
                <w:noProof/>
                <w:sz w:val="28"/>
                <w:szCs w:val="28"/>
              </w:rPr>
            </w:rPrChange>
          </w:rPr>
          <w:t>2</w:t>
        </w:r>
      </w:ins>
      <w:del w:id="491" w:author="Антон Смирнов" w:date="2023-05-25T14:19:00Z">
        <w:r w:rsidR="001D58CF" w:rsidRPr="00387ECF" w:rsidDel="00853050">
          <w:rPr>
            <w:rFonts w:ascii="Times New Roman" w:hAnsi="Times New Roman" w:cs="Times New Roman"/>
            <w:b/>
            <w:bCs/>
            <w:i w:val="0"/>
            <w:iCs/>
            <w:noProof/>
            <w:sz w:val="28"/>
            <w:szCs w:val="28"/>
            <w:lang w:val="ru-RU"/>
          </w:rPr>
          <w:delText>2</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387ECF">
        <w:rPr>
          <w:rFonts w:ascii="Times New Roman" w:hAnsi="Times New Roman" w:cs="Times New Roman"/>
          <w:i w:val="0"/>
          <w:iCs/>
          <w:sz w:val="28"/>
          <w:szCs w:val="28"/>
          <w:lang w:val="ru-RU"/>
        </w:rPr>
        <w:t xml:space="preserve"> Зависимость метрики внутренней оценки качества модел</w:t>
      </w:r>
      <w:r w:rsidR="009F7750">
        <w:rPr>
          <w:rFonts w:ascii="Times New Roman" w:hAnsi="Times New Roman" w:cs="Times New Roman"/>
          <w:i w:val="0"/>
          <w:iCs/>
          <w:sz w:val="28"/>
          <w:szCs w:val="28"/>
          <w:lang w:val="ru-RU"/>
        </w:rPr>
        <w:t xml:space="preserve">ей на данных </w:t>
      </w:r>
      <w:r w:rsidR="009F7750">
        <w:rPr>
          <w:rFonts w:ascii="Times New Roman" w:hAnsi="Times New Roman" w:cs="Times New Roman"/>
          <w:i w:val="0"/>
          <w:iCs/>
          <w:sz w:val="28"/>
          <w:szCs w:val="28"/>
        </w:rPr>
        <w:t>in</w:t>
      </w:r>
      <w:r w:rsidR="009F7750" w:rsidRPr="00387ECF">
        <w:rPr>
          <w:rFonts w:ascii="Times New Roman" w:hAnsi="Times New Roman" w:cs="Times New Roman"/>
          <w:i w:val="0"/>
          <w:iCs/>
          <w:sz w:val="28"/>
          <w:szCs w:val="28"/>
          <w:lang w:val="ru-RU"/>
        </w:rPr>
        <w:t xml:space="preserve"> </w:t>
      </w:r>
      <w:r w:rsidR="009F7750">
        <w:rPr>
          <w:rFonts w:ascii="Times New Roman" w:hAnsi="Times New Roman" w:cs="Times New Roman"/>
          <w:i w:val="0"/>
          <w:iCs/>
          <w:sz w:val="28"/>
          <w:szCs w:val="28"/>
        </w:rPr>
        <w:t>vitro</w:t>
      </w:r>
      <w:r w:rsidR="009F7750" w:rsidRPr="00387ECF">
        <w:rPr>
          <w:rFonts w:ascii="Times New Roman" w:hAnsi="Times New Roman" w:cs="Times New Roman"/>
          <w:i w:val="0"/>
          <w:iCs/>
          <w:sz w:val="28"/>
          <w:szCs w:val="28"/>
          <w:lang w:val="ru-RU"/>
        </w:rPr>
        <w:t xml:space="preserve"> 20</w:t>
      </w:r>
      <w:r w:rsidR="009F7750">
        <w:rPr>
          <w:rFonts w:ascii="Times New Roman" w:hAnsi="Times New Roman" w:cs="Times New Roman"/>
          <w:i w:val="0"/>
          <w:iCs/>
          <w:sz w:val="28"/>
          <w:szCs w:val="28"/>
        </w:rPr>
        <w:t>S</w:t>
      </w:r>
      <w:r w:rsidR="009F7750" w:rsidRPr="00387ECF">
        <w:rPr>
          <w:rFonts w:ascii="Times New Roman" w:hAnsi="Times New Roman" w:cs="Times New Roman"/>
          <w:i w:val="0"/>
          <w:iCs/>
          <w:sz w:val="28"/>
          <w:szCs w:val="28"/>
          <w:lang w:val="ru-RU"/>
        </w:rPr>
        <w:t xml:space="preserve"> </w:t>
      </w:r>
      <w:r w:rsidR="009F7750">
        <w:rPr>
          <w:rFonts w:ascii="Times New Roman" w:hAnsi="Times New Roman" w:cs="Times New Roman"/>
          <w:i w:val="0"/>
          <w:iCs/>
          <w:sz w:val="28"/>
          <w:szCs w:val="28"/>
          <w:lang w:val="ru-RU"/>
        </w:rPr>
        <w:t>конститутивной протеасомы</w:t>
      </w:r>
      <w:r w:rsidRPr="00387ECF">
        <w:rPr>
          <w:rFonts w:ascii="Times New Roman" w:hAnsi="Times New Roman" w:cs="Times New Roman"/>
          <w:i w:val="0"/>
          <w:iCs/>
          <w:sz w:val="28"/>
          <w:szCs w:val="28"/>
          <w:lang w:val="ru-RU"/>
        </w:rPr>
        <w:t xml:space="preserve"> от уровня </w:t>
      </w:r>
      <w:r w:rsidRPr="00387ECF">
        <w:rPr>
          <w:rFonts w:ascii="Times New Roman" w:hAnsi="Times New Roman" w:cs="Times New Roman"/>
          <w:i w:val="0"/>
          <w:iCs/>
          <w:sz w:val="28"/>
          <w:szCs w:val="28"/>
        </w:rPr>
        <w:t>MNA</w:t>
      </w:r>
      <w:r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lang w:val="ru-RU"/>
        </w:rPr>
        <w:lastRenderedPageBreak/>
        <w:t>дескриптор</w:t>
      </w:r>
      <w:r w:rsidR="00285211">
        <w:rPr>
          <w:rFonts w:ascii="Times New Roman" w:hAnsi="Times New Roman" w:cs="Times New Roman"/>
          <w:i w:val="0"/>
          <w:iCs/>
          <w:sz w:val="28"/>
          <w:szCs w:val="28"/>
          <w:lang w:val="ru-RU"/>
        </w:rPr>
        <w:t>ов</w:t>
      </w:r>
      <w:r w:rsidRPr="00387ECF">
        <w:rPr>
          <w:rFonts w:ascii="Times New Roman" w:hAnsi="Times New Roman" w:cs="Times New Roman"/>
          <w:i w:val="0"/>
          <w:iCs/>
          <w:sz w:val="28"/>
          <w:szCs w:val="28"/>
          <w:lang w:val="ru-RU"/>
        </w:rPr>
        <w:t xml:space="preserve"> при радиусе окна</w:t>
      </w:r>
      <w:r w:rsidR="00CF0A6A">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2 аминокислотных остатка для различных разбиений исходного набора данных.</w:t>
      </w:r>
    </w:p>
    <w:p w14:paraId="3DE9D6A2" w14:textId="77777777" w:rsidR="00791D7E" w:rsidRDefault="00791D7E" w:rsidP="00387ECF">
      <w:pPr>
        <w:pStyle w:val="afa"/>
        <w:keepNext/>
        <w:spacing w:line="360" w:lineRule="auto"/>
        <w:jc w:val="both"/>
      </w:pPr>
      <w:r>
        <w:rPr>
          <w:rFonts w:ascii="Times New Roman" w:hAnsi="Times New Roman" w:cs="Times New Roman"/>
          <w:i w:val="0"/>
          <w:iCs/>
          <w:noProof/>
          <w:sz w:val="28"/>
          <w:szCs w:val="28"/>
          <w:lang w:val="ru-RU"/>
        </w:rPr>
        <w:drawing>
          <wp:inline distT="0" distB="0" distL="0" distR="0" wp14:anchorId="360280A0" wp14:editId="16A7C31B">
            <wp:extent cx="5353050" cy="40191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4019147"/>
                    </a:xfrm>
                    <a:prstGeom prst="rect">
                      <a:avLst/>
                    </a:prstGeom>
                    <a:noFill/>
                    <a:ln>
                      <a:noFill/>
                    </a:ln>
                  </pic:spPr>
                </pic:pic>
              </a:graphicData>
            </a:graphic>
          </wp:inline>
        </w:drawing>
      </w:r>
    </w:p>
    <w:p w14:paraId="1DE6A1B7" w14:textId="74C99EEE" w:rsidR="00791D7E" w:rsidRDefault="00791D7E" w:rsidP="00387ECF">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492" w:author="Антон Смирнов" w:date="2023-05-25T20:25:00Z">
        <w:r w:rsidR="00A825F7" w:rsidRPr="00FD6ED4">
          <w:rPr>
            <w:rFonts w:ascii="Times New Roman" w:hAnsi="Times New Roman" w:cs="Times New Roman"/>
            <w:b/>
            <w:bCs/>
            <w:i w:val="0"/>
            <w:iCs/>
            <w:noProof/>
            <w:sz w:val="28"/>
            <w:szCs w:val="28"/>
            <w:lang w:val="ru-RU"/>
            <w:rPrChange w:id="493" w:author="Антон Смирнов" w:date="2023-05-25T22:40:00Z">
              <w:rPr>
                <w:rFonts w:ascii="Times New Roman" w:hAnsi="Times New Roman" w:cs="Times New Roman"/>
                <w:b/>
                <w:bCs/>
                <w:i w:val="0"/>
                <w:iCs/>
                <w:noProof/>
                <w:sz w:val="28"/>
                <w:szCs w:val="28"/>
              </w:rPr>
            </w:rPrChange>
          </w:rPr>
          <w:t>3</w:t>
        </w:r>
      </w:ins>
      <w:del w:id="494" w:author="Антон Смирнов" w:date="2023-05-25T14:19:00Z">
        <w:r w:rsidR="001D58CF" w:rsidRPr="00387ECF" w:rsidDel="00853050">
          <w:rPr>
            <w:rFonts w:ascii="Times New Roman" w:hAnsi="Times New Roman" w:cs="Times New Roman"/>
            <w:b/>
            <w:bCs/>
            <w:i w:val="0"/>
            <w:iCs/>
            <w:noProof/>
            <w:sz w:val="28"/>
            <w:szCs w:val="28"/>
            <w:lang w:val="ru-RU"/>
          </w:rPr>
          <w:delText>3</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sz w:val="28"/>
          <w:szCs w:val="28"/>
          <w:lang w:val="ru-RU"/>
        </w:rPr>
        <w:t xml:space="preserve">. </w:t>
      </w:r>
      <w:r w:rsidRPr="00791D7E">
        <w:rPr>
          <w:rFonts w:ascii="Times New Roman" w:hAnsi="Times New Roman" w:cs="Times New Roman"/>
          <w:i w:val="0"/>
          <w:iCs/>
          <w:sz w:val="28"/>
          <w:szCs w:val="28"/>
          <w:lang w:val="ru-RU"/>
        </w:rPr>
        <w:t xml:space="preserve">Зависимость метрики внутренней оценки качества </w:t>
      </w:r>
      <w:r w:rsidR="009F7750" w:rsidRPr="009E3156">
        <w:rPr>
          <w:rFonts w:ascii="Times New Roman" w:hAnsi="Times New Roman" w:cs="Times New Roman"/>
          <w:i w:val="0"/>
          <w:iCs/>
          <w:sz w:val="28"/>
          <w:szCs w:val="28"/>
          <w:lang w:val="ru-RU"/>
        </w:rPr>
        <w:t>модел</w:t>
      </w:r>
      <w:r w:rsidR="009F7750">
        <w:rPr>
          <w:rFonts w:ascii="Times New Roman" w:hAnsi="Times New Roman" w:cs="Times New Roman"/>
          <w:i w:val="0"/>
          <w:iCs/>
          <w:sz w:val="28"/>
          <w:szCs w:val="28"/>
          <w:lang w:val="ru-RU"/>
        </w:rPr>
        <w:t xml:space="preserve">ей на данных </w:t>
      </w:r>
      <w:r w:rsidR="009F7750">
        <w:rPr>
          <w:rFonts w:ascii="Times New Roman" w:hAnsi="Times New Roman" w:cs="Times New Roman"/>
          <w:i w:val="0"/>
          <w:iCs/>
          <w:sz w:val="28"/>
          <w:szCs w:val="28"/>
        </w:rPr>
        <w:t>in</w:t>
      </w:r>
      <w:r w:rsidR="009F7750" w:rsidRPr="009E3156">
        <w:rPr>
          <w:rFonts w:ascii="Times New Roman" w:hAnsi="Times New Roman" w:cs="Times New Roman"/>
          <w:i w:val="0"/>
          <w:iCs/>
          <w:sz w:val="28"/>
          <w:szCs w:val="28"/>
          <w:lang w:val="ru-RU"/>
        </w:rPr>
        <w:t xml:space="preserve"> </w:t>
      </w:r>
      <w:r w:rsidR="009F7750">
        <w:rPr>
          <w:rFonts w:ascii="Times New Roman" w:hAnsi="Times New Roman" w:cs="Times New Roman"/>
          <w:i w:val="0"/>
          <w:iCs/>
          <w:sz w:val="28"/>
          <w:szCs w:val="28"/>
        </w:rPr>
        <w:t>vitro</w:t>
      </w:r>
      <w:r w:rsidR="009F7750" w:rsidRPr="009E3156">
        <w:rPr>
          <w:rFonts w:ascii="Times New Roman" w:hAnsi="Times New Roman" w:cs="Times New Roman"/>
          <w:i w:val="0"/>
          <w:iCs/>
          <w:sz w:val="28"/>
          <w:szCs w:val="28"/>
          <w:lang w:val="ru-RU"/>
        </w:rPr>
        <w:t xml:space="preserve"> 20</w:t>
      </w:r>
      <w:r w:rsidR="009F7750">
        <w:rPr>
          <w:rFonts w:ascii="Times New Roman" w:hAnsi="Times New Roman" w:cs="Times New Roman"/>
          <w:i w:val="0"/>
          <w:iCs/>
          <w:sz w:val="28"/>
          <w:szCs w:val="28"/>
        </w:rPr>
        <w:t>S</w:t>
      </w:r>
      <w:r w:rsidR="009F7750" w:rsidRPr="009E3156">
        <w:rPr>
          <w:rFonts w:ascii="Times New Roman" w:hAnsi="Times New Roman" w:cs="Times New Roman"/>
          <w:i w:val="0"/>
          <w:iCs/>
          <w:sz w:val="28"/>
          <w:szCs w:val="28"/>
          <w:lang w:val="ru-RU"/>
        </w:rPr>
        <w:t xml:space="preserve"> </w:t>
      </w:r>
      <w:r w:rsidR="009F7750">
        <w:rPr>
          <w:rFonts w:ascii="Times New Roman" w:hAnsi="Times New Roman" w:cs="Times New Roman"/>
          <w:i w:val="0"/>
          <w:iCs/>
          <w:sz w:val="28"/>
          <w:szCs w:val="28"/>
          <w:lang w:val="ru-RU"/>
        </w:rPr>
        <w:t>конститутивной протеасомы</w:t>
      </w:r>
      <w:r w:rsidRPr="00791D7E">
        <w:rPr>
          <w:rFonts w:ascii="Times New Roman" w:hAnsi="Times New Roman" w:cs="Times New Roman"/>
          <w:i w:val="0"/>
          <w:iCs/>
          <w:sz w:val="28"/>
          <w:szCs w:val="28"/>
          <w:lang w:val="ru-RU"/>
        </w:rPr>
        <w:t xml:space="preserve"> от уровня </w:t>
      </w:r>
      <w:r w:rsidRPr="00791D7E">
        <w:rPr>
          <w:rFonts w:ascii="Times New Roman" w:hAnsi="Times New Roman" w:cs="Times New Roman"/>
          <w:i w:val="0"/>
          <w:iCs/>
          <w:sz w:val="28"/>
          <w:szCs w:val="28"/>
        </w:rPr>
        <w:t>MNA</w:t>
      </w:r>
      <w:r w:rsidRPr="00791D7E">
        <w:rPr>
          <w:rFonts w:ascii="Times New Roman" w:hAnsi="Times New Roman" w:cs="Times New Roman"/>
          <w:i w:val="0"/>
          <w:iCs/>
          <w:sz w:val="28"/>
          <w:szCs w:val="28"/>
          <w:lang w:val="ru-RU"/>
        </w:rPr>
        <w:t xml:space="preserve"> дескриптор</w:t>
      </w:r>
      <w:r w:rsidR="00285211">
        <w:rPr>
          <w:rFonts w:ascii="Times New Roman" w:hAnsi="Times New Roman" w:cs="Times New Roman"/>
          <w:i w:val="0"/>
          <w:iCs/>
          <w:sz w:val="28"/>
          <w:szCs w:val="28"/>
          <w:lang w:val="ru-RU"/>
        </w:rPr>
        <w:t>ов</w:t>
      </w:r>
      <w:r w:rsidRPr="00791D7E">
        <w:rPr>
          <w:rFonts w:ascii="Times New Roman" w:hAnsi="Times New Roman" w:cs="Times New Roman"/>
          <w:i w:val="0"/>
          <w:iCs/>
          <w:sz w:val="28"/>
          <w:szCs w:val="28"/>
          <w:lang w:val="ru-RU"/>
        </w:rPr>
        <w:t xml:space="preserve"> при радиусе окна</w:t>
      </w:r>
      <w:r w:rsidR="00CF0A6A">
        <w:rPr>
          <w:rFonts w:ascii="Times New Roman" w:hAnsi="Times New Roman" w:cs="Times New Roman"/>
          <w:i w:val="0"/>
          <w:iCs/>
          <w:sz w:val="28"/>
          <w:szCs w:val="28"/>
          <w:lang w:val="ru-RU"/>
        </w:rPr>
        <w:t xml:space="preserve"> в</w:t>
      </w:r>
      <w:r w:rsidRPr="00791D7E">
        <w:rPr>
          <w:rFonts w:ascii="Times New Roman" w:hAnsi="Times New Roman" w:cs="Times New Roman"/>
          <w:i w:val="0"/>
          <w:iCs/>
          <w:sz w:val="28"/>
          <w:szCs w:val="28"/>
          <w:lang w:val="ru-RU"/>
        </w:rPr>
        <w:t xml:space="preserve"> 3 аминокислотных остатка для различных разбиений исходного набора данных.</w:t>
      </w:r>
    </w:p>
    <w:p w14:paraId="38309786" w14:textId="77777777" w:rsidR="009F7750" w:rsidRDefault="009F7750" w:rsidP="00387ECF">
      <w:pPr>
        <w:pStyle w:val="afa"/>
        <w:keepNext/>
        <w:jc w:val="both"/>
      </w:pPr>
      <w:r>
        <w:rPr>
          <w:rFonts w:ascii="Times New Roman" w:hAnsi="Times New Roman" w:cs="Times New Roman"/>
          <w:i w:val="0"/>
          <w:iCs/>
          <w:noProof/>
          <w:sz w:val="28"/>
          <w:szCs w:val="28"/>
          <w:lang w:val="ru-RU"/>
        </w:rPr>
        <w:lastRenderedPageBreak/>
        <w:drawing>
          <wp:inline distT="0" distB="0" distL="0" distR="0" wp14:anchorId="6D410771" wp14:editId="30FC3969">
            <wp:extent cx="5848350" cy="43910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2146B1E" w14:textId="2F206975" w:rsidR="00791D7E" w:rsidRDefault="009F7750" w:rsidP="009F7750">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495" w:author="Антон Смирнов" w:date="2023-05-25T20:25:00Z">
        <w:r w:rsidR="00A825F7" w:rsidRPr="00FD6ED4">
          <w:rPr>
            <w:rFonts w:ascii="Times New Roman" w:hAnsi="Times New Roman" w:cs="Times New Roman"/>
            <w:b/>
            <w:bCs/>
            <w:i w:val="0"/>
            <w:iCs/>
            <w:noProof/>
            <w:sz w:val="28"/>
            <w:szCs w:val="28"/>
            <w:lang w:val="ru-RU"/>
            <w:rPrChange w:id="496" w:author="Антон Смирнов" w:date="2023-05-25T22:40:00Z">
              <w:rPr>
                <w:rFonts w:ascii="Times New Roman" w:hAnsi="Times New Roman" w:cs="Times New Roman"/>
                <w:b/>
                <w:bCs/>
                <w:i w:val="0"/>
                <w:iCs/>
                <w:noProof/>
                <w:sz w:val="28"/>
                <w:szCs w:val="28"/>
              </w:rPr>
            </w:rPrChange>
          </w:rPr>
          <w:t>4</w:t>
        </w:r>
      </w:ins>
      <w:del w:id="497" w:author="Антон Смирнов" w:date="2023-05-25T14:19:00Z">
        <w:r w:rsidR="001D58CF" w:rsidRPr="00387ECF" w:rsidDel="00853050">
          <w:rPr>
            <w:rFonts w:ascii="Times New Roman" w:hAnsi="Times New Roman" w:cs="Times New Roman"/>
            <w:b/>
            <w:bCs/>
            <w:i w:val="0"/>
            <w:iCs/>
            <w:noProof/>
            <w:sz w:val="28"/>
            <w:szCs w:val="28"/>
            <w:lang w:val="ru-RU"/>
          </w:rPr>
          <w:delText>4</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387ECF">
        <w:rPr>
          <w:rFonts w:ascii="Times New Roman" w:hAnsi="Times New Roman" w:cs="Times New Roman"/>
          <w:sz w:val="28"/>
          <w:szCs w:val="28"/>
          <w:lang w:val="ru-RU"/>
        </w:rPr>
        <w:t xml:space="preserve"> </w:t>
      </w:r>
      <w:r w:rsidRPr="009F7750">
        <w:rPr>
          <w:rFonts w:ascii="Times New Roman" w:hAnsi="Times New Roman" w:cs="Times New Roman"/>
          <w:i w:val="0"/>
          <w:iCs/>
          <w:sz w:val="28"/>
          <w:szCs w:val="28"/>
          <w:lang w:val="ru-RU"/>
        </w:rPr>
        <w:t xml:space="preserve">Зависимость метрики внутренней оценки качества моделей на данных </w:t>
      </w:r>
      <w:r w:rsidRPr="009F7750">
        <w:rPr>
          <w:rFonts w:ascii="Times New Roman" w:hAnsi="Times New Roman" w:cs="Times New Roman"/>
          <w:i w:val="0"/>
          <w:iCs/>
          <w:sz w:val="28"/>
          <w:szCs w:val="28"/>
        </w:rPr>
        <w:t>in</w:t>
      </w:r>
      <w:r w:rsidRPr="009F7750">
        <w:rPr>
          <w:rFonts w:ascii="Times New Roman" w:hAnsi="Times New Roman" w:cs="Times New Roman"/>
          <w:i w:val="0"/>
          <w:iCs/>
          <w:sz w:val="28"/>
          <w:szCs w:val="28"/>
          <w:lang w:val="ru-RU"/>
        </w:rPr>
        <w:t xml:space="preserve"> </w:t>
      </w:r>
      <w:r w:rsidRPr="009F7750">
        <w:rPr>
          <w:rFonts w:ascii="Times New Roman" w:hAnsi="Times New Roman" w:cs="Times New Roman"/>
          <w:i w:val="0"/>
          <w:iCs/>
          <w:sz w:val="28"/>
          <w:szCs w:val="28"/>
        </w:rPr>
        <w:t>vitro</w:t>
      </w:r>
      <w:r w:rsidRPr="009F7750">
        <w:rPr>
          <w:rFonts w:ascii="Times New Roman" w:hAnsi="Times New Roman" w:cs="Times New Roman"/>
          <w:i w:val="0"/>
          <w:iCs/>
          <w:sz w:val="28"/>
          <w:szCs w:val="28"/>
          <w:lang w:val="ru-RU"/>
        </w:rPr>
        <w:t xml:space="preserve"> 20</w:t>
      </w:r>
      <w:r w:rsidRPr="009F7750">
        <w:rPr>
          <w:rFonts w:ascii="Times New Roman" w:hAnsi="Times New Roman" w:cs="Times New Roman"/>
          <w:i w:val="0"/>
          <w:iCs/>
          <w:sz w:val="28"/>
          <w:szCs w:val="28"/>
        </w:rPr>
        <w:t>S</w:t>
      </w:r>
      <w:r w:rsidRPr="009F7750">
        <w:rPr>
          <w:rFonts w:ascii="Times New Roman" w:hAnsi="Times New Roman" w:cs="Times New Roman"/>
          <w:i w:val="0"/>
          <w:iCs/>
          <w:sz w:val="28"/>
          <w:szCs w:val="28"/>
          <w:lang w:val="ru-RU"/>
        </w:rPr>
        <w:t xml:space="preserve"> конститутивной протеасомы от уровня </w:t>
      </w:r>
      <w:r w:rsidRPr="009F7750">
        <w:rPr>
          <w:rFonts w:ascii="Times New Roman" w:hAnsi="Times New Roman" w:cs="Times New Roman"/>
          <w:i w:val="0"/>
          <w:iCs/>
          <w:sz w:val="28"/>
          <w:szCs w:val="28"/>
        </w:rPr>
        <w:t>MNA</w:t>
      </w:r>
      <w:r w:rsidRPr="009F7750">
        <w:rPr>
          <w:rFonts w:ascii="Times New Roman" w:hAnsi="Times New Roman" w:cs="Times New Roman"/>
          <w:i w:val="0"/>
          <w:iCs/>
          <w:sz w:val="28"/>
          <w:szCs w:val="28"/>
          <w:lang w:val="ru-RU"/>
        </w:rPr>
        <w:t xml:space="preserve"> дескриптор</w:t>
      </w:r>
      <w:r w:rsidR="00285211">
        <w:rPr>
          <w:rFonts w:ascii="Times New Roman" w:hAnsi="Times New Roman" w:cs="Times New Roman"/>
          <w:i w:val="0"/>
          <w:iCs/>
          <w:sz w:val="28"/>
          <w:szCs w:val="28"/>
          <w:lang w:val="ru-RU"/>
        </w:rPr>
        <w:t>ов</w:t>
      </w:r>
      <w:r w:rsidRPr="009F7750">
        <w:rPr>
          <w:rFonts w:ascii="Times New Roman" w:hAnsi="Times New Roman" w:cs="Times New Roman"/>
          <w:i w:val="0"/>
          <w:iCs/>
          <w:sz w:val="28"/>
          <w:szCs w:val="28"/>
          <w:lang w:val="ru-RU"/>
        </w:rPr>
        <w:t xml:space="preserve"> при радиусе окна</w:t>
      </w:r>
      <w:r w:rsidR="00CF0A6A">
        <w:rPr>
          <w:rFonts w:ascii="Times New Roman" w:hAnsi="Times New Roman" w:cs="Times New Roman"/>
          <w:i w:val="0"/>
          <w:iCs/>
          <w:sz w:val="28"/>
          <w:szCs w:val="28"/>
          <w:lang w:val="ru-RU"/>
        </w:rPr>
        <w:t xml:space="preserve"> в</w:t>
      </w:r>
      <w:r w:rsidRPr="009F7750">
        <w:rPr>
          <w:rFonts w:ascii="Times New Roman" w:hAnsi="Times New Roman" w:cs="Times New Roman"/>
          <w:i w:val="0"/>
          <w:iCs/>
          <w:sz w:val="28"/>
          <w:szCs w:val="28"/>
          <w:lang w:val="ru-RU"/>
        </w:rPr>
        <w:t xml:space="preserve"> 3 аминокислотных остатка для различных разбиений исходного набора данных.</w:t>
      </w:r>
    </w:p>
    <w:p w14:paraId="548A29DB" w14:textId="772DDBAC" w:rsidR="009F7750" w:rsidRDefault="009F7750" w:rsidP="009F7750">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ab/>
        <w:t xml:space="preserve">Внешняя оценка для моделей, построенных на данных </w:t>
      </w:r>
      <w:r>
        <w:rPr>
          <w:rFonts w:ascii="Times New Roman" w:hAnsi="Times New Roman" w:cs="Times New Roman"/>
          <w:i w:val="0"/>
          <w:iCs/>
          <w:sz w:val="28"/>
          <w:szCs w:val="28"/>
        </w:rPr>
        <w:t>in</w:t>
      </w:r>
      <w:r w:rsidRPr="00387EC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rPr>
        <w:t>vitro</w:t>
      </w:r>
      <w:r w:rsidRPr="00387ECF">
        <w:rPr>
          <w:rFonts w:ascii="Times New Roman" w:hAnsi="Times New Roman" w:cs="Times New Roman"/>
          <w:i w:val="0"/>
          <w:iCs/>
          <w:sz w:val="28"/>
          <w:szCs w:val="28"/>
          <w:lang w:val="ru-RU"/>
        </w:rPr>
        <w:t xml:space="preserve"> 20</w:t>
      </w:r>
      <w:r>
        <w:rPr>
          <w:rFonts w:ascii="Times New Roman" w:hAnsi="Times New Roman" w:cs="Times New Roman"/>
          <w:i w:val="0"/>
          <w:iCs/>
          <w:sz w:val="28"/>
          <w:szCs w:val="28"/>
        </w:rPr>
        <w:t>S</w:t>
      </w:r>
      <w:r>
        <w:rPr>
          <w:rFonts w:ascii="Times New Roman" w:hAnsi="Times New Roman" w:cs="Times New Roman"/>
          <w:i w:val="0"/>
          <w:iCs/>
          <w:sz w:val="28"/>
          <w:szCs w:val="28"/>
          <w:lang w:val="ru-RU"/>
        </w:rPr>
        <w:t xml:space="preserve"> конститутивной протеасомы представлена на рисунке 5.</w:t>
      </w:r>
    </w:p>
    <w:p w14:paraId="7A10CA70" w14:textId="77777777" w:rsidR="00285211" w:rsidRDefault="009F7750" w:rsidP="00387ECF">
      <w:pPr>
        <w:pStyle w:val="afa"/>
        <w:keepNext/>
        <w:spacing w:line="360" w:lineRule="auto"/>
        <w:jc w:val="both"/>
      </w:pPr>
      <w:r>
        <w:rPr>
          <w:rFonts w:ascii="Times New Roman" w:hAnsi="Times New Roman" w:cs="Times New Roman"/>
          <w:i w:val="0"/>
          <w:iCs/>
          <w:noProof/>
          <w:sz w:val="28"/>
          <w:szCs w:val="28"/>
          <w:lang w:val="ru-RU"/>
        </w:rPr>
        <w:lastRenderedPageBreak/>
        <w:drawing>
          <wp:inline distT="0" distB="0" distL="0" distR="0" wp14:anchorId="58AEBC43" wp14:editId="1F7C3336">
            <wp:extent cx="5848350" cy="43910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551529E" w14:textId="42C1FE41" w:rsidR="009F7750" w:rsidRDefault="00285211" w:rsidP="00285211">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498" w:author="Антон Смирнов" w:date="2023-05-25T20:25:00Z">
        <w:r w:rsidR="00A825F7" w:rsidRPr="00FD6ED4">
          <w:rPr>
            <w:rFonts w:ascii="Times New Roman" w:hAnsi="Times New Roman" w:cs="Times New Roman"/>
            <w:b/>
            <w:bCs/>
            <w:i w:val="0"/>
            <w:iCs/>
            <w:noProof/>
            <w:sz w:val="28"/>
            <w:szCs w:val="28"/>
            <w:lang w:val="ru-RU"/>
            <w:rPrChange w:id="499" w:author="Антон Смирнов" w:date="2023-05-25T22:40:00Z">
              <w:rPr>
                <w:rFonts w:ascii="Times New Roman" w:hAnsi="Times New Roman" w:cs="Times New Roman"/>
                <w:b/>
                <w:bCs/>
                <w:i w:val="0"/>
                <w:iCs/>
                <w:noProof/>
                <w:sz w:val="28"/>
                <w:szCs w:val="28"/>
              </w:rPr>
            </w:rPrChange>
          </w:rPr>
          <w:t>5</w:t>
        </w:r>
      </w:ins>
      <w:del w:id="500" w:author="Антон Смирнов" w:date="2023-05-25T14:19:00Z">
        <w:r w:rsidR="001D58CF" w:rsidRPr="00387ECF" w:rsidDel="00853050">
          <w:rPr>
            <w:rFonts w:ascii="Times New Roman" w:hAnsi="Times New Roman" w:cs="Times New Roman"/>
            <w:b/>
            <w:bCs/>
            <w:i w:val="0"/>
            <w:iCs/>
            <w:noProof/>
            <w:sz w:val="28"/>
            <w:szCs w:val="28"/>
            <w:lang w:val="ru-RU"/>
          </w:rPr>
          <w:delText>5</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387EC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 xml:space="preserve">Зависимость внешней метрики качества моделей от уровня </w:t>
      </w:r>
      <w:r>
        <w:rPr>
          <w:rFonts w:ascii="Times New Roman" w:hAnsi="Times New Roman" w:cs="Times New Roman"/>
          <w:i w:val="0"/>
          <w:iCs/>
          <w:sz w:val="28"/>
          <w:szCs w:val="28"/>
        </w:rPr>
        <w:t>MNA</w:t>
      </w:r>
      <w:r w:rsidRPr="00387EC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дескрипторов.</w:t>
      </w:r>
    </w:p>
    <w:p w14:paraId="521D6C00" w14:textId="07E01F85" w:rsidR="008D1348" w:rsidRDefault="008D1348" w:rsidP="008D1348">
      <w:pPr>
        <w:pStyle w:val="a0"/>
        <w:rPr>
          <w:lang w:val="ru-RU"/>
        </w:rPr>
      </w:pPr>
      <w:r>
        <w:rPr>
          <w:rFonts w:cs="Times New Roman"/>
          <w:i/>
          <w:iCs/>
          <w:szCs w:val="28"/>
          <w:lang w:val="ru-RU"/>
        </w:rPr>
        <w:tab/>
      </w:r>
      <w:r>
        <w:rPr>
          <w:lang w:val="ru-RU"/>
        </w:rPr>
        <w:t xml:space="preserve">Внутренняя оценка моделей, построенных на данных </w:t>
      </w:r>
      <w:r>
        <w:t>In</w:t>
      </w:r>
      <w:r w:rsidRPr="009E3156">
        <w:rPr>
          <w:lang w:val="ru-RU"/>
        </w:rPr>
        <w:t xml:space="preserve"> </w:t>
      </w:r>
      <w:r>
        <w:t>vitro</w:t>
      </w:r>
      <w:r>
        <w:rPr>
          <w:lang w:val="ru-RU"/>
        </w:rPr>
        <w:t xml:space="preserve"> для </w:t>
      </w:r>
      <w:r w:rsidRPr="009E3156">
        <w:rPr>
          <w:lang w:val="ru-RU"/>
        </w:rPr>
        <w:t>20</w:t>
      </w:r>
      <w:r>
        <w:t>S</w:t>
      </w:r>
      <w:r>
        <w:rPr>
          <w:lang w:val="ru-RU"/>
        </w:rPr>
        <w:t xml:space="preserve"> иммуннопротеасомы представлена на рисунках 6, 7 и 8. </w:t>
      </w:r>
    </w:p>
    <w:p w14:paraId="29D4807B" w14:textId="77777777" w:rsidR="00631E48" w:rsidRDefault="008D1348" w:rsidP="00387ECF">
      <w:pPr>
        <w:pStyle w:val="afa"/>
        <w:keepNext/>
        <w:spacing w:line="360" w:lineRule="auto"/>
        <w:jc w:val="both"/>
      </w:pPr>
      <w:r>
        <w:rPr>
          <w:rFonts w:ascii="Times New Roman" w:hAnsi="Times New Roman" w:cs="Times New Roman"/>
          <w:i w:val="0"/>
          <w:iCs/>
          <w:noProof/>
          <w:sz w:val="28"/>
          <w:szCs w:val="28"/>
          <w:lang w:val="ru-RU"/>
        </w:rPr>
        <w:lastRenderedPageBreak/>
        <w:drawing>
          <wp:inline distT="0" distB="0" distL="0" distR="0" wp14:anchorId="5E99EE62" wp14:editId="542BAF0E">
            <wp:extent cx="5848350" cy="4391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851A5E8" w14:textId="7277F49E" w:rsidR="00631E48" w:rsidRPr="00387ECF" w:rsidRDefault="00631E48" w:rsidP="00387ECF">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01" w:author="Антон Смирнов" w:date="2023-05-25T20:25:00Z">
        <w:r w:rsidR="00A825F7" w:rsidRPr="00FD6ED4">
          <w:rPr>
            <w:rFonts w:ascii="Times New Roman" w:hAnsi="Times New Roman" w:cs="Times New Roman"/>
            <w:b/>
            <w:bCs/>
            <w:i w:val="0"/>
            <w:iCs/>
            <w:noProof/>
            <w:sz w:val="28"/>
            <w:szCs w:val="28"/>
            <w:lang w:val="ru-RU"/>
            <w:rPrChange w:id="502" w:author="Антон Смирнов" w:date="2023-05-25T22:40:00Z">
              <w:rPr>
                <w:rFonts w:ascii="Times New Roman" w:hAnsi="Times New Roman" w:cs="Times New Roman"/>
                <w:b/>
                <w:bCs/>
                <w:i w:val="0"/>
                <w:iCs/>
                <w:noProof/>
                <w:sz w:val="28"/>
                <w:szCs w:val="28"/>
              </w:rPr>
            </w:rPrChange>
          </w:rPr>
          <w:t>6</w:t>
        </w:r>
      </w:ins>
      <w:del w:id="503" w:author="Антон Смирнов" w:date="2023-05-25T14:19:00Z">
        <w:r w:rsidR="001D58CF" w:rsidRPr="00387ECF" w:rsidDel="00853050">
          <w:rPr>
            <w:rFonts w:ascii="Times New Roman" w:hAnsi="Times New Roman" w:cs="Times New Roman"/>
            <w:b/>
            <w:bCs/>
            <w:i w:val="0"/>
            <w:iCs/>
            <w:noProof/>
            <w:sz w:val="28"/>
            <w:szCs w:val="28"/>
            <w:lang w:val="ru-RU"/>
          </w:rPr>
          <w:delText>6</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i w:val="0"/>
          <w:iCs/>
          <w:sz w:val="28"/>
          <w:szCs w:val="28"/>
          <w:lang w:val="ru-RU"/>
        </w:rPr>
        <w:t xml:space="preserve">. Зависимость метрики внутренней оценки качества моделей на данных in vitro 20S </w:t>
      </w:r>
      <w:r>
        <w:rPr>
          <w:rFonts w:ascii="Times New Roman" w:hAnsi="Times New Roman" w:cs="Times New Roman"/>
          <w:i w:val="0"/>
          <w:iCs/>
          <w:sz w:val="28"/>
          <w:szCs w:val="28"/>
          <w:lang w:val="ru-RU"/>
        </w:rPr>
        <w:t>иммуно</w:t>
      </w:r>
      <w:r w:rsidRPr="00387ECF">
        <w:rPr>
          <w:rFonts w:ascii="Times New Roman" w:hAnsi="Times New Roman" w:cs="Times New Roman"/>
          <w:i w:val="0"/>
          <w:iCs/>
          <w:sz w:val="28"/>
          <w:szCs w:val="28"/>
          <w:lang w:val="ru-RU"/>
        </w:rPr>
        <w:t>протеасомы от уровня MNA дескрипторов при радиусе окна</w:t>
      </w:r>
      <w:r w:rsidR="00CF0A6A">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2 аминокислотных остатка для различных разбиений исходного набора данных.</w:t>
      </w:r>
    </w:p>
    <w:p w14:paraId="70FD1779" w14:textId="77777777" w:rsidR="00631E48" w:rsidRDefault="008D1348" w:rsidP="00387ECF">
      <w:pPr>
        <w:pStyle w:val="afa"/>
        <w:keepNext/>
        <w:spacing w:line="360" w:lineRule="auto"/>
        <w:jc w:val="both"/>
      </w:pPr>
      <w:r>
        <w:rPr>
          <w:rFonts w:ascii="Times New Roman" w:hAnsi="Times New Roman" w:cs="Times New Roman"/>
          <w:i w:val="0"/>
          <w:iCs/>
          <w:noProof/>
          <w:sz w:val="28"/>
          <w:szCs w:val="28"/>
          <w:lang w:val="ru-RU"/>
        </w:rPr>
        <w:lastRenderedPageBreak/>
        <w:drawing>
          <wp:inline distT="0" distB="0" distL="0" distR="0" wp14:anchorId="357D566D" wp14:editId="7B9E8E6F">
            <wp:extent cx="5848350" cy="43910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87A78D0" w14:textId="0E32C503" w:rsidR="00631E48" w:rsidRPr="00387ECF" w:rsidRDefault="00631E48" w:rsidP="00387ECF">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04" w:author="Антон Смирнов" w:date="2023-05-25T20:25:00Z">
        <w:r w:rsidR="00A825F7" w:rsidRPr="00FD6ED4">
          <w:rPr>
            <w:rFonts w:ascii="Times New Roman" w:hAnsi="Times New Roman" w:cs="Times New Roman"/>
            <w:b/>
            <w:bCs/>
            <w:i w:val="0"/>
            <w:iCs/>
            <w:noProof/>
            <w:sz w:val="28"/>
            <w:szCs w:val="28"/>
            <w:lang w:val="ru-RU"/>
            <w:rPrChange w:id="505" w:author="Антон Смирнов" w:date="2023-05-25T22:40:00Z">
              <w:rPr>
                <w:rFonts w:ascii="Times New Roman" w:hAnsi="Times New Roman" w:cs="Times New Roman"/>
                <w:b/>
                <w:bCs/>
                <w:i w:val="0"/>
                <w:iCs/>
                <w:noProof/>
                <w:sz w:val="28"/>
                <w:szCs w:val="28"/>
              </w:rPr>
            </w:rPrChange>
          </w:rPr>
          <w:t>7</w:t>
        </w:r>
      </w:ins>
      <w:del w:id="506" w:author="Антон Смирнов" w:date="2023-05-25T14:19:00Z">
        <w:r w:rsidR="001D58CF" w:rsidRPr="00387ECF" w:rsidDel="00853050">
          <w:rPr>
            <w:rFonts w:ascii="Times New Roman" w:hAnsi="Times New Roman" w:cs="Times New Roman"/>
            <w:b/>
            <w:bCs/>
            <w:i w:val="0"/>
            <w:iCs/>
            <w:noProof/>
            <w:sz w:val="28"/>
            <w:szCs w:val="28"/>
            <w:lang w:val="ru-RU"/>
          </w:rPr>
          <w:delText>7</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00350A0C"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lang w:val="ru-RU"/>
        </w:rPr>
        <w:t xml:space="preserve">Зависимость метрики внутренней оценки качества моделей на данных in vitro 20S </w:t>
      </w:r>
      <w:r w:rsidR="00350A0C" w:rsidRPr="00387ECF">
        <w:rPr>
          <w:rFonts w:ascii="Times New Roman" w:hAnsi="Times New Roman" w:cs="Times New Roman"/>
          <w:i w:val="0"/>
          <w:iCs/>
          <w:sz w:val="28"/>
          <w:szCs w:val="28"/>
          <w:lang w:val="ru-RU"/>
        </w:rPr>
        <w:t>иммуно</w:t>
      </w:r>
      <w:r w:rsidRPr="00387ECF">
        <w:rPr>
          <w:rFonts w:ascii="Times New Roman" w:hAnsi="Times New Roman" w:cs="Times New Roman"/>
          <w:i w:val="0"/>
          <w:iCs/>
          <w:sz w:val="28"/>
          <w:szCs w:val="28"/>
          <w:lang w:val="ru-RU"/>
        </w:rPr>
        <w:t>протеасомы от уровня MNA дескрипторов при радиусе окна</w:t>
      </w:r>
      <w:r w:rsidR="00CF0A6A">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w:t>
      </w:r>
      <w:r w:rsidR="00350A0C" w:rsidRPr="00387ECF">
        <w:rPr>
          <w:rFonts w:ascii="Times New Roman" w:hAnsi="Times New Roman" w:cs="Times New Roman"/>
          <w:i w:val="0"/>
          <w:iCs/>
          <w:sz w:val="28"/>
          <w:szCs w:val="28"/>
          <w:lang w:val="ru-RU"/>
        </w:rPr>
        <w:t>3</w:t>
      </w:r>
      <w:r w:rsidRPr="00387ECF">
        <w:rPr>
          <w:rFonts w:ascii="Times New Roman" w:hAnsi="Times New Roman" w:cs="Times New Roman"/>
          <w:i w:val="0"/>
          <w:iCs/>
          <w:sz w:val="28"/>
          <w:szCs w:val="28"/>
          <w:lang w:val="ru-RU"/>
        </w:rPr>
        <w:t xml:space="preserve"> аминокислотных остатка для различных разбиений исходного набора данных.</w:t>
      </w:r>
    </w:p>
    <w:p w14:paraId="3698965B" w14:textId="77777777" w:rsidR="00350A0C" w:rsidRDefault="008D1348" w:rsidP="00387ECF">
      <w:pPr>
        <w:pStyle w:val="afa"/>
        <w:keepNext/>
        <w:spacing w:line="360" w:lineRule="auto"/>
        <w:jc w:val="both"/>
      </w:pPr>
      <w:r>
        <w:rPr>
          <w:rFonts w:ascii="Times New Roman" w:hAnsi="Times New Roman" w:cs="Times New Roman"/>
          <w:i w:val="0"/>
          <w:iCs/>
          <w:noProof/>
          <w:sz w:val="28"/>
          <w:szCs w:val="28"/>
          <w:lang w:val="ru-RU"/>
        </w:rPr>
        <w:lastRenderedPageBreak/>
        <w:drawing>
          <wp:inline distT="0" distB="0" distL="0" distR="0" wp14:anchorId="03B0CD12" wp14:editId="6C5F2E91">
            <wp:extent cx="5848350" cy="4391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6CCE2C6" w14:textId="33893EC8" w:rsidR="00350A0C" w:rsidRDefault="00350A0C" w:rsidP="00350A0C">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07" w:author="Антон Смирнов" w:date="2023-05-25T20:25:00Z">
        <w:r w:rsidR="00A825F7" w:rsidRPr="00FD6ED4">
          <w:rPr>
            <w:rFonts w:ascii="Times New Roman" w:hAnsi="Times New Roman" w:cs="Times New Roman"/>
            <w:b/>
            <w:bCs/>
            <w:i w:val="0"/>
            <w:iCs/>
            <w:noProof/>
            <w:sz w:val="28"/>
            <w:szCs w:val="28"/>
            <w:lang w:val="ru-RU"/>
            <w:rPrChange w:id="508" w:author="Антон Смирнов" w:date="2023-05-25T22:40:00Z">
              <w:rPr>
                <w:rFonts w:ascii="Times New Roman" w:hAnsi="Times New Roman" w:cs="Times New Roman"/>
                <w:b/>
                <w:bCs/>
                <w:i w:val="0"/>
                <w:iCs/>
                <w:noProof/>
                <w:sz w:val="28"/>
                <w:szCs w:val="28"/>
              </w:rPr>
            </w:rPrChange>
          </w:rPr>
          <w:t>8</w:t>
        </w:r>
      </w:ins>
      <w:del w:id="509" w:author="Антон Смирнов" w:date="2023-05-25T14:19:00Z">
        <w:r w:rsidR="001D58CF" w:rsidRPr="00387ECF" w:rsidDel="00853050">
          <w:rPr>
            <w:rFonts w:ascii="Times New Roman" w:hAnsi="Times New Roman" w:cs="Times New Roman"/>
            <w:b/>
            <w:bCs/>
            <w:i w:val="0"/>
            <w:iCs/>
            <w:noProof/>
            <w:sz w:val="28"/>
            <w:szCs w:val="28"/>
            <w:lang w:val="ru-RU"/>
          </w:rPr>
          <w:delText>8</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387ECF">
        <w:rPr>
          <w:rFonts w:ascii="Times New Roman" w:hAnsi="Times New Roman" w:cs="Times New Roman"/>
          <w:i w:val="0"/>
          <w:iCs/>
          <w:sz w:val="28"/>
          <w:szCs w:val="28"/>
          <w:lang w:val="ru-RU"/>
        </w:rPr>
        <w:t xml:space="preserve"> Зависимость метрики внутренней оценки качества моделей на данных in vitro 20S иммунопротеасомы от уровня MNA дескрипторов при радиусе окна</w:t>
      </w:r>
      <w:r w:rsidR="00CF0A6A">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4 аминокислотных остатка для различных разбиений исходного набора данных.</w:t>
      </w:r>
    </w:p>
    <w:p w14:paraId="096F9A86" w14:textId="394A30CA" w:rsidR="00350A0C" w:rsidRPr="00387ECF" w:rsidRDefault="00350A0C" w:rsidP="00387ECF">
      <w:pPr>
        <w:pStyle w:val="afa"/>
        <w:spacing w:line="360" w:lineRule="auto"/>
        <w:ind w:firstLine="720"/>
        <w:jc w:val="both"/>
        <w:rPr>
          <w:rFonts w:ascii="Times New Roman" w:hAnsi="Times New Roman" w:cs="Times New Roman"/>
          <w:i w:val="0"/>
          <w:iCs/>
          <w:sz w:val="28"/>
          <w:szCs w:val="28"/>
          <w:lang w:val="ru-RU"/>
        </w:rPr>
      </w:pPr>
      <w:bookmarkStart w:id="510" w:name="_Hlk135819997"/>
      <w:r>
        <w:rPr>
          <w:rFonts w:ascii="Times New Roman" w:hAnsi="Times New Roman" w:cs="Times New Roman"/>
          <w:i w:val="0"/>
          <w:iCs/>
          <w:sz w:val="28"/>
          <w:szCs w:val="28"/>
          <w:lang w:val="ru-RU"/>
        </w:rPr>
        <w:t xml:space="preserve">Внешняя оценка для моделей, построенных на данных </w:t>
      </w:r>
      <w:r>
        <w:rPr>
          <w:rFonts w:ascii="Times New Roman" w:hAnsi="Times New Roman" w:cs="Times New Roman"/>
          <w:i w:val="0"/>
          <w:iCs/>
          <w:sz w:val="28"/>
          <w:szCs w:val="28"/>
        </w:rPr>
        <w:t>in</w:t>
      </w:r>
      <w:r w:rsidRPr="00E03C36">
        <w:rPr>
          <w:rFonts w:ascii="Times New Roman" w:hAnsi="Times New Roman" w:cs="Times New Roman"/>
          <w:i w:val="0"/>
          <w:iCs/>
          <w:sz w:val="28"/>
          <w:szCs w:val="28"/>
          <w:lang w:val="ru-RU"/>
        </w:rPr>
        <w:t xml:space="preserve"> </w:t>
      </w:r>
      <w:r>
        <w:rPr>
          <w:rFonts w:ascii="Times New Roman" w:hAnsi="Times New Roman" w:cs="Times New Roman"/>
          <w:i w:val="0"/>
          <w:iCs/>
          <w:sz w:val="28"/>
          <w:szCs w:val="28"/>
        </w:rPr>
        <w:t>vitro</w:t>
      </w:r>
      <w:r w:rsidRPr="00E03C36">
        <w:rPr>
          <w:rFonts w:ascii="Times New Roman" w:hAnsi="Times New Roman" w:cs="Times New Roman"/>
          <w:i w:val="0"/>
          <w:iCs/>
          <w:sz w:val="28"/>
          <w:szCs w:val="28"/>
          <w:lang w:val="ru-RU"/>
        </w:rPr>
        <w:t xml:space="preserve"> 20</w:t>
      </w:r>
      <w:r>
        <w:rPr>
          <w:rFonts w:ascii="Times New Roman" w:hAnsi="Times New Roman" w:cs="Times New Roman"/>
          <w:i w:val="0"/>
          <w:iCs/>
          <w:sz w:val="28"/>
          <w:szCs w:val="28"/>
        </w:rPr>
        <w:t>S</w:t>
      </w:r>
      <w:r>
        <w:rPr>
          <w:rFonts w:ascii="Times New Roman" w:hAnsi="Times New Roman" w:cs="Times New Roman"/>
          <w:i w:val="0"/>
          <w:iCs/>
          <w:sz w:val="28"/>
          <w:szCs w:val="28"/>
          <w:lang w:val="ru-RU"/>
        </w:rPr>
        <w:t xml:space="preserve"> иммуннопротеасомы представлена на рисунке 9.</w:t>
      </w:r>
    </w:p>
    <w:bookmarkEnd w:id="510"/>
    <w:p w14:paraId="68297057" w14:textId="77777777" w:rsidR="00350A0C" w:rsidRDefault="008D1348" w:rsidP="00387ECF">
      <w:pPr>
        <w:pStyle w:val="afa"/>
        <w:keepNext/>
        <w:spacing w:line="360" w:lineRule="auto"/>
        <w:jc w:val="both"/>
      </w:pPr>
      <w:r>
        <w:rPr>
          <w:rFonts w:ascii="Times New Roman" w:hAnsi="Times New Roman" w:cs="Times New Roman"/>
          <w:i w:val="0"/>
          <w:iCs/>
          <w:noProof/>
          <w:sz w:val="28"/>
          <w:szCs w:val="28"/>
          <w:lang w:val="ru-RU"/>
        </w:rPr>
        <w:lastRenderedPageBreak/>
        <w:drawing>
          <wp:inline distT="0" distB="0" distL="0" distR="0" wp14:anchorId="6F05CE3A" wp14:editId="43B920B7">
            <wp:extent cx="5848350" cy="43910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2A9AA67" w14:textId="09C962AC" w:rsidR="008D1348" w:rsidRDefault="00350A0C" w:rsidP="00350A0C">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11" w:author="Антон Смирнов" w:date="2023-05-25T20:25:00Z">
        <w:r w:rsidR="00A825F7" w:rsidRPr="00FD6ED4">
          <w:rPr>
            <w:rFonts w:ascii="Times New Roman" w:hAnsi="Times New Roman" w:cs="Times New Roman"/>
            <w:b/>
            <w:bCs/>
            <w:i w:val="0"/>
            <w:iCs/>
            <w:noProof/>
            <w:sz w:val="28"/>
            <w:szCs w:val="28"/>
            <w:lang w:val="ru-RU"/>
            <w:rPrChange w:id="512" w:author="Антон Смирнов" w:date="2023-05-25T22:40:00Z">
              <w:rPr>
                <w:rFonts w:ascii="Times New Roman" w:hAnsi="Times New Roman" w:cs="Times New Roman"/>
                <w:b/>
                <w:bCs/>
                <w:i w:val="0"/>
                <w:iCs/>
                <w:noProof/>
                <w:sz w:val="28"/>
                <w:szCs w:val="28"/>
              </w:rPr>
            </w:rPrChange>
          </w:rPr>
          <w:t>9</w:t>
        </w:r>
      </w:ins>
      <w:del w:id="513" w:author="Антон Смирнов" w:date="2023-05-25T14:19:00Z">
        <w:r w:rsidR="001D58CF" w:rsidRPr="00387ECF" w:rsidDel="00853050">
          <w:rPr>
            <w:rFonts w:ascii="Times New Roman" w:hAnsi="Times New Roman" w:cs="Times New Roman"/>
            <w:b/>
            <w:bCs/>
            <w:i w:val="0"/>
            <w:iCs/>
            <w:noProof/>
            <w:sz w:val="28"/>
            <w:szCs w:val="28"/>
            <w:lang w:val="ru-RU"/>
          </w:rPr>
          <w:delText>9</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387ECF">
        <w:rPr>
          <w:rFonts w:ascii="Times New Roman" w:hAnsi="Times New Roman" w:cs="Times New Roman"/>
          <w:i w:val="0"/>
          <w:iCs/>
          <w:sz w:val="28"/>
          <w:szCs w:val="28"/>
          <w:lang w:val="ru-RU"/>
        </w:rPr>
        <w:t xml:space="preserve"> Зависимость внешней метрики качества моделей от уровня MNA дескрипторов.</w:t>
      </w:r>
    </w:p>
    <w:p w14:paraId="4D5D9533" w14:textId="42FB1E03" w:rsidR="00350A0C" w:rsidRPr="00387ECF" w:rsidRDefault="00350A0C" w:rsidP="00387ECF">
      <w:pPr>
        <w:pStyle w:val="afa"/>
        <w:spacing w:line="360" w:lineRule="auto"/>
        <w:ind w:firstLine="720"/>
        <w:jc w:val="both"/>
        <w:rPr>
          <w:rFonts w:ascii="Times New Roman" w:hAnsi="Times New Roman" w:cs="Times New Roman"/>
          <w:i w:val="0"/>
          <w:iCs/>
          <w:sz w:val="28"/>
          <w:szCs w:val="32"/>
          <w:lang w:val="ru-RU"/>
        </w:rPr>
      </w:pPr>
      <w:r w:rsidRPr="00350A0C">
        <w:rPr>
          <w:rFonts w:ascii="Times New Roman" w:hAnsi="Times New Roman" w:cs="Times New Roman"/>
          <w:i w:val="0"/>
          <w:iCs/>
          <w:sz w:val="28"/>
          <w:szCs w:val="32"/>
          <w:lang w:val="ru-RU"/>
        </w:rPr>
        <w:t>Внутренняя оценка моделей, построенных на данных In vi</w:t>
      </w:r>
      <w:r>
        <w:rPr>
          <w:rFonts w:ascii="Times New Roman" w:hAnsi="Times New Roman" w:cs="Times New Roman"/>
          <w:i w:val="0"/>
          <w:iCs/>
          <w:sz w:val="28"/>
          <w:szCs w:val="32"/>
        </w:rPr>
        <w:t>vo</w:t>
      </w:r>
      <w:r>
        <w:rPr>
          <w:rFonts w:ascii="Times New Roman" w:hAnsi="Times New Roman" w:cs="Times New Roman"/>
          <w:i w:val="0"/>
          <w:iCs/>
          <w:sz w:val="28"/>
          <w:szCs w:val="32"/>
          <w:lang w:val="ru-RU"/>
        </w:rPr>
        <w:t xml:space="preserve"> представлена</w:t>
      </w:r>
      <w:r w:rsidRPr="00350A0C">
        <w:rPr>
          <w:rFonts w:ascii="Times New Roman" w:hAnsi="Times New Roman" w:cs="Times New Roman"/>
          <w:i w:val="0"/>
          <w:iCs/>
          <w:sz w:val="28"/>
          <w:szCs w:val="32"/>
          <w:lang w:val="ru-RU"/>
        </w:rPr>
        <w:t xml:space="preserve"> на рисунках </w:t>
      </w:r>
      <w:r>
        <w:rPr>
          <w:rFonts w:ascii="Times New Roman" w:hAnsi="Times New Roman" w:cs="Times New Roman"/>
          <w:i w:val="0"/>
          <w:iCs/>
          <w:sz w:val="28"/>
          <w:szCs w:val="32"/>
          <w:lang w:val="ru-RU"/>
        </w:rPr>
        <w:t>10, 11, 12</w:t>
      </w:r>
      <w:r w:rsidRPr="00350A0C">
        <w:rPr>
          <w:rFonts w:ascii="Times New Roman" w:hAnsi="Times New Roman" w:cs="Times New Roman"/>
          <w:i w:val="0"/>
          <w:iCs/>
          <w:sz w:val="28"/>
          <w:szCs w:val="32"/>
          <w:lang w:val="ru-RU"/>
        </w:rPr>
        <w:t>.</w:t>
      </w:r>
    </w:p>
    <w:p w14:paraId="1E1D9B86" w14:textId="7B65D182" w:rsidR="00350A0C" w:rsidDel="006A327A" w:rsidRDefault="00631E48" w:rsidP="00387ECF">
      <w:pPr>
        <w:pStyle w:val="afa"/>
        <w:keepNext/>
        <w:spacing w:line="360" w:lineRule="auto"/>
        <w:jc w:val="both"/>
        <w:rPr>
          <w:del w:id="514" w:author="Антон Смирнов" w:date="2023-05-25T14:05:00Z"/>
        </w:rPr>
      </w:pPr>
      <w:r>
        <w:rPr>
          <w:rFonts w:cs="Times New Roman"/>
          <w:iCs/>
          <w:noProof/>
          <w:szCs w:val="28"/>
          <w:lang w:val="ru-RU"/>
        </w:rPr>
        <w:lastRenderedPageBreak/>
        <w:drawing>
          <wp:inline distT="0" distB="0" distL="0" distR="0" wp14:anchorId="67D7FE7F" wp14:editId="12202963">
            <wp:extent cx="5848350" cy="4391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0E41A13" w14:textId="3FE4068F" w:rsidR="00350A0C" w:rsidRPr="00387ECF" w:rsidRDefault="00350A0C" w:rsidP="006A327A">
      <w:pPr>
        <w:pStyle w:val="afa"/>
        <w:keepNext/>
        <w:spacing w:line="360" w:lineRule="auto"/>
        <w:jc w:val="both"/>
        <w:rPr>
          <w:rFonts w:ascii="Times New Roman" w:hAnsi="Times New Roman" w:cs="Times New Roman"/>
          <w:i w:val="0"/>
          <w:iCs/>
          <w:sz w:val="28"/>
          <w:szCs w:val="28"/>
          <w:lang w:val="ru-RU"/>
        </w:rPr>
        <w:pPrChange w:id="515" w:author="Антон Смирнов" w:date="2023-05-25T14:05:00Z">
          <w:pPr>
            <w:pStyle w:val="afa"/>
            <w:spacing w:line="360" w:lineRule="auto"/>
            <w:jc w:val="both"/>
          </w:pPr>
        </w:pPrChange>
      </w:pPr>
      <w:r w:rsidRPr="006A327A">
        <w:rPr>
          <w:rFonts w:ascii="Times New Roman" w:hAnsi="Times New Roman" w:cs="Times New Roman"/>
          <w:b/>
          <w:bCs/>
          <w:i w:val="0"/>
          <w:iCs/>
          <w:sz w:val="28"/>
          <w:szCs w:val="28"/>
          <w:lang w:val="ru-RU"/>
          <w:rPrChange w:id="516" w:author="Антон Смирнов" w:date="2023-05-25T14:05:00Z">
            <w:rPr>
              <w:rFonts w:ascii="Times New Roman" w:hAnsi="Times New Roman" w:cs="Times New Roman"/>
              <w:i w:val="0"/>
              <w:iCs/>
              <w:sz w:val="28"/>
              <w:szCs w:val="28"/>
              <w:lang w:val="ru-RU"/>
            </w:rPr>
          </w:rPrChange>
        </w:rPr>
        <w:t xml:space="preserve">Рисунок </w:t>
      </w:r>
      <w:r w:rsidRPr="006A327A">
        <w:rPr>
          <w:rFonts w:ascii="Times New Roman" w:hAnsi="Times New Roman" w:cs="Times New Roman"/>
          <w:b/>
          <w:bCs/>
          <w:i w:val="0"/>
          <w:iCs/>
          <w:sz w:val="28"/>
          <w:szCs w:val="28"/>
          <w:rPrChange w:id="517" w:author="Антон Смирнов" w:date="2023-05-25T14:05:00Z">
            <w:rPr>
              <w:rFonts w:ascii="Times New Roman" w:hAnsi="Times New Roman" w:cs="Times New Roman"/>
              <w:i w:val="0"/>
              <w:iCs/>
              <w:sz w:val="28"/>
              <w:szCs w:val="28"/>
            </w:rPr>
          </w:rPrChange>
        </w:rPr>
        <w:fldChar w:fldCharType="begin"/>
      </w:r>
      <w:r w:rsidRPr="006A327A">
        <w:rPr>
          <w:rFonts w:ascii="Times New Roman" w:hAnsi="Times New Roman" w:cs="Times New Roman"/>
          <w:b/>
          <w:bCs/>
          <w:i w:val="0"/>
          <w:iCs/>
          <w:sz w:val="28"/>
          <w:szCs w:val="28"/>
          <w:lang w:val="ru-RU"/>
          <w:rPrChange w:id="518" w:author="Антон Смирнов" w:date="2023-05-25T14:05:00Z">
            <w:rPr>
              <w:rFonts w:ascii="Times New Roman" w:hAnsi="Times New Roman" w:cs="Times New Roman"/>
              <w:i w:val="0"/>
              <w:iCs/>
              <w:sz w:val="28"/>
              <w:szCs w:val="28"/>
              <w:lang w:val="ru-RU"/>
            </w:rPr>
          </w:rPrChange>
        </w:rPr>
        <w:instrText xml:space="preserve"> </w:instrText>
      </w:r>
      <w:r w:rsidRPr="006A327A">
        <w:rPr>
          <w:rFonts w:ascii="Times New Roman" w:hAnsi="Times New Roman" w:cs="Times New Roman"/>
          <w:b/>
          <w:bCs/>
          <w:i w:val="0"/>
          <w:iCs/>
          <w:sz w:val="28"/>
          <w:szCs w:val="28"/>
          <w:rPrChange w:id="519" w:author="Антон Смирнов" w:date="2023-05-25T14:05:00Z">
            <w:rPr>
              <w:rFonts w:ascii="Times New Roman" w:hAnsi="Times New Roman" w:cs="Times New Roman"/>
              <w:i w:val="0"/>
              <w:iCs/>
              <w:sz w:val="28"/>
              <w:szCs w:val="28"/>
            </w:rPr>
          </w:rPrChange>
        </w:rPr>
        <w:instrText>SEQ</w:instrText>
      </w:r>
      <w:r w:rsidRPr="006A327A">
        <w:rPr>
          <w:rFonts w:ascii="Times New Roman" w:hAnsi="Times New Roman" w:cs="Times New Roman"/>
          <w:b/>
          <w:bCs/>
          <w:i w:val="0"/>
          <w:iCs/>
          <w:sz w:val="28"/>
          <w:szCs w:val="28"/>
          <w:lang w:val="ru-RU"/>
          <w:rPrChange w:id="520" w:author="Антон Смирнов" w:date="2023-05-25T14:05:00Z">
            <w:rPr>
              <w:rFonts w:ascii="Times New Roman" w:hAnsi="Times New Roman" w:cs="Times New Roman"/>
              <w:i w:val="0"/>
              <w:iCs/>
              <w:sz w:val="28"/>
              <w:szCs w:val="28"/>
              <w:lang w:val="ru-RU"/>
            </w:rPr>
          </w:rPrChange>
        </w:rPr>
        <w:instrText xml:space="preserve"> Рисунок \* </w:instrText>
      </w:r>
      <w:r w:rsidRPr="006A327A">
        <w:rPr>
          <w:rFonts w:ascii="Times New Roman" w:hAnsi="Times New Roman" w:cs="Times New Roman"/>
          <w:b/>
          <w:bCs/>
          <w:i w:val="0"/>
          <w:iCs/>
          <w:sz w:val="28"/>
          <w:szCs w:val="28"/>
          <w:rPrChange w:id="521" w:author="Антон Смирнов" w:date="2023-05-25T14:05:00Z">
            <w:rPr>
              <w:rFonts w:ascii="Times New Roman" w:hAnsi="Times New Roman" w:cs="Times New Roman"/>
              <w:i w:val="0"/>
              <w:iCs/>
              <w:sz w:val="28"/>
              <w:szCs w:val="28"/>
            </w:rPr>
          </w:rPrChange>
        </w:rPr>
        <w:instrText>ARABIC</w:instrText>
      </w:r>
      <w:r w:rsidRPr="006A327A">
        <w:rPr>
          <w:rFonts w:ascii="Times New Roman" w:hAnsi="Times New Roman" w:cs="Times New Roman"/>
          <w:b/>
          <w:bCs/>
          <w:i w:val="0"/>
          <w:iCs/>
          <w:sz w:val="28"/>
          <w:szCs w:val="28"/>
          <w:lang w:val="ru-RU"/>
          <w:rPrChange w:id="522" w:author="Антон Смирнов" w:date="2023-05-25T14:05:00Z">
            <w:rPr>
              <w:rFonts w:ascii="Times New Roman" w:hAnsi="Times New Roman" w:cs="Times New Roman"/>
              <w:i w:val="0"/>
              <w:iCs/>
              <w:sz w:val="28"/>
              <w:szCs w:val="28"/>
              <w:lang w:val="ru-RU"/>
            </w:rPr>
          </w:rPrChange>
        </w:rPr>
        <w:instrText xml:space="preserve"> </w:instrText>
      </w:r>
      <w:r w:rsidRPr="006A327A">
        <w:rPr>
          <w:rFonts w:ascii="Times New Roman" w:hAnsi="Times New Roman" w:cs="Times New Roman"/>
          <w:b/>
          <w:bCs/>
          <w:i w:val="0"/>
          <w:iCs/>
          <w:sz w:val="28"/>
          <w:szCs w:val="28"/>
          <w:rPrChange w:id="523" w:author="Антон Смирнов" w:date="2023-05-25T14:05:00Z">
            <w:rPr>
              <w:rFonts w:ascii="Times New Roman" w:hAnsi="Times New Roman" w:cs="Times New Roman"/>
              <w:i w:val="0"/>
              <w:iCs/>
              <w:sz w:val="28"/>
              <w:szCs w:val="28"/>
            </w:rPr>
          </w:rPrChange>
        </w:rPr>
        <w:fldChar w:fldCharType="separate"/>
      </w:r>
      <w:ins w:id="524" w:author="Антон Смирнов" w:date="2023-05-25T20:25:00Z">
        <w:r w:rsidR="00A825F7" w:rsidRPr="00FD6ED4">
          <w:rPr>
            <w:rFonts w:ascii="Times New Roman" w:hAnsi="Times New Roman" w:cs="Times New Roman"/>
            <w:b/>
            <w:bCs/>
            <w:i w:val="0"/>
            <w:iCs/>
            <w:noProof/>
            <w:sz w:val="28"/>
            <w:szCs w:val="28"/>
            <w:lang w:val="ru-RU"/>
            <w:rPrChange w:id="525" w:author="Антон Смирнов" w:date="2023-05-25T22:40:00Z">
              <w:rPr>
                <w:rFonts w:ascii="Times New Roman" w:hAnsi="Times New Roman" w:cs="Times New Roman"/>
                <w:b/>
                <w:bCs/>
                <w:i w:val="0"/>
                <w:iCs/>
                <w:noProof/>
                <w:sz w:val="28"/>
                <w:szCs w:val="28"/>
              </w:rPr>
            </w:rPrChange>
          </w:rPr>
          <w:t>10</w:t>
        </w:r>
      </w:ins>
      <w:del w:id="526" w:author="Антон Смирнов" w:date="2023-05-25T14:19:00Z">
        <w:r w:rsidR="001D58CF" w:rsidRPr="006A327A" w:rsidDel="00853050">
          <w:rPr>
            <w:rFonts w:ascii="Times New Roman" w:hAnsi="Times New Roman" w:cs="Times New Roman"/>
            <w:b/>
            <w:bCs/>
            <w:i w:val="0"/>
            <w:iCs/>
            <w:noProof/>
            <w:sz w:val="28"/>
            <w:szCs w:val="28"/>
            <w:lang w:val="ru-RU"/>
            <w:rPrChange w:id="527" w:author="Антон Смирнов" w:date="2023-05-25T14:05:00Z">
              <w:rPr>
                <w:rFonts w:ascii="Times New Roman" w:hAnsi="Times New Roman" w:cs="Times New Roman"/>
                <w:i w:val="0"/>
                <w:iCs/>
                <w:noProof/>
                <w:sz w:val="28"/>
                <w:szCs w:val="28"/>
                <w:lang w:val="ru-RU"/>
              </w:rPr>
            </w:rPrChange>
          </w:rPr>
          <w:delText>10</w:delText>
        </w:r>
      </w:del>
      <w:r w:rsidRPr="006A327A">
        <w:rPr>
          <w:rFonts w:ascii="Times New Roman" w:hAnsi="Times New Roman" w:cs="Times New Roman"/>
          <w:b/>
          <w:bCs/>
          <w:i w:val="0"/>
          <w:iCs/>
          <w:sz w:val="28"/>
          <w:szCs w:val="28"/>
          <w:rPrChange w:id="528" w:author="Антон Смирнов" w:date="2023-05-25T14:05:00Z">
            <w:rPr>
              <w:rFonts w:ascii="Times New Roman" w:hAnsi="Times New Roman" w:cs="Times New Roman"/>
              <w:i w:val="0"/>
              <w:iCs/>
              <w:sz w:val="28"/>
              <w:szCs w:val="28"/>
            </w:rPr>
          </w:rPrChange>
        </w:rPr>
        <w:fldChar w:fldCharType="end"/>
      </w:r>
      <w:r w:rsidRPr="00387ECF">
        <w:rPr>
          <w:rFonts w:ascii="Times New Roman" w:hAnsi="Times New Roman" w:cs="Times New Roman"/>
          <w:i w:val="0"/>
          <w:iCs/>
          <w:sz w:val="28"/>
          <w:szCs w:val="28"/>
          <w:lang w:val="ru-RU"/>
        </w:rPr>
        <w:t xml:space="preserve">. Зависимость метрики внутренней оценки качества моделей на данных in </w:t>
      </w:r>
      <w:r w:rsidR="00CF0A6A">
        <w:rPr>
          <w:rFonts w:ascii="Times New Roman" w:hAnsi="Times New Roman" w:cs="Times New Roman"/>
          <w:i w:val="0"/>
          <w:iCs/>
          <w:sz w:val="28"/>
          <w:szCs w:val="28"/>
        </w:rPr>
        <w:t>vivo</w:t>
      </w:r>
      <w:r w:rsidR="00CF0A6A"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lang w:val="ru-RU"/>
        </w:rPr>
        <w:t>от уровня MNA дескрипторов при радиусе окна</w:t>
      </w:r>
      <w:r w:rsidR="00CF0A6A">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w:t>
      </w:r>
      <w:r w:rsidR="00CF0A6A">
        <w:rPr>
          <w:rFonts w:ascii="Times New Roman" w:hAnsi="Times New Roman" w:cs="Times New Roman"/>
          <w:i w:val="0"/>
          <w:iCs/>
          <w:sz w:val="28"/>
          <w:szCs w:val="28"/>
          <w:lang w:val="ru-RU"/>
        </w:rPr>
        <w:t>2</w:t>
      </w:r>
      <w:r w:rsidRPr="00387ECF">
        <w:rPr>
          <w:rFonts w:ascii="Times New Roman" w:hAnsi="Times New Roman" w:cs="Times New Roman"/>
          <w:i w:val="0"/>
          <w:iCs/>
          <w:sz w:val="28"/>
          <w:szCs w:val="28"/>
          <w:lang w:val="ru-RU"/>
        </w:rPr>
        <w:t xml:space="preserve"> аминокислотных остатка для различных разбиений исходного набора данных.</w:t>
      </w:r>
      <w:r w:rsidR="00931689">
        <w:rPr>
          <w:rFonts w:ascii="Times New Roman" w:hAnsi="Times New Roman" w:cs="Times New Roman"/>
          <w:i w:val="0"/>
          <w:iCs/>
          <w:sz w:val="28"/>
          <w:szCs w:val="28"/>
          <w:lang w:val="ru-RU"/>
        </w:rPr>
        <w:t xml:space="preserve"> </w:t>
      </w:r>
      <w:ins w:id="529" w:author="Антон Смирнов" w:date="2023-05-25T14:05:00Z">
        <w:r w:rsidR="006A327A">
          <w:rPr>
            <w:rFonts w:ascii="Times New Roman" w:hAnsi="Times New Roman" w:cs="Times New Roman"/>
            <w:i w:val="0"/>
            <w:iCs/>
            <w:sz w:val="28"/>
            <w:szCs w:val="28"/>
            <w:lang w:val="ru-RU"/>
          </w:rPr>
          <w:t>Кривые совпадают, так как датасет является практически идеально сбалансированным по количеству примеров в классах и этих примеров</w:t>
        </w:r>
        <w:r w:rsidR="006A327A" w:rsidRPr="008C3AE0">
          <w:rPr>
            <w:rFonts w:ascii="Times New Roman" w:hAnsi="Times New Roman" w:cs="Times New Roman"/>
            <w:i w:val="0"/>
            <w:iCs/>
            <w:sz w:val="28"/>
            <w:szCs w:val="28"/>
            <w:lang w:val="ru-RU"/>
          </w:rPr>
          <w:t xml:space="preserve"> </w:t>
        </w:r>
        <w:r w:rsidR="006A327A">
          <w:rPr>
            <w:rFonts w:ascii="Times New Roman" w:hAnsi="Times New Roman" w:cs="Times New Roman"/>
            <w:i w:val="0"/>
            <w:iCs/>
            <w:sz w:val="28"/>
            <w:szCs w:val="28"/>
            <w:lang w:val="ru-RU"/>
          </w:rPr>
          <w:t>довольно большое количество.</w:t>
        </w:r>
      </w:ins>
      <w:del w:id="530" w:author="Антон Смирнов" w:date="2023-05-25T14:05:00Z">
        <w:r w:rsidR="00931689" w:rsidDel="006A327A">
          <w:rPr>
            <w:rFonts w:ascii="Times New Roman" w:hAnsi="Times New Roman" w:cs="Times New Roman"/>
            <w:i w:val="0"/>
            <w:iCs/>
            <w:sz w:val="28"/>
            <w:szCs w:val="28"/>
            <w:lang w:val="ru-RU"/>
          </w:rPr>
          <w:delText>Кривые совпадают, так как датасет является практически идеально сбалансированным по количеству примеров в классах</w:delText>
        </w:r>
        <w:r w:rsidR="001D58CF" w:rsidDel="006A327A">
          <w:rPr>
            <w:rFonts w:ascii="Times New Roman" w:hAnsi="Times New Roman" w:cs="Times New Roman"/>
            <w:i w:val="0"/>
            <w:iCs/>
            <w:sz w:val="28"/>
            <w:szCs w:val="28"/>
            <w:lang w:val="ru-RU"/>
          </w:rPr>
          <w:delText xml:space="preserve"> и этих примеров</w:delText>
        </w:r>
      </w:del>
      <w:del w:id="531" w:author="Антон Смирнов" w:date="2023-05-25T14:02:00Z">
        <w:r w:rsidR="001D58CF" w:rsidDel="006A327A">
          <w:rPr>
            <w:rFonts w:ascii="Times New Roman" w:hAnsi="Times New Roman" w:cs="Times New Roman"/>
            <w:i w:val="0"/>
            <w:iCs/>
            <w:sz w:val="28"/>
            <w:szCs w:val="28"/>
            <w:lang w:val="ru-RU"/>
          </w:rPr>
          <w:delText xml:space="preserve"> </w:delText>
        </w:r>
      </w:del>
      <w:del w:id="532" w:author="Антон Смирнов" w:date="2023-05-25T14:05:00Z">
        <w:r w:rsidR="001D58CF" w:rsidDel="006A327A">
          <w:rPr>
            <w:rFonts w:ascii="Times New Roman" w:hAnsi="Times New Roman" w:cs="Times New Roman"/>
            <w:i w:val="0"/>
            <w:iCs/>
            <w:sz w:val="28"/>
            <w:szCs w:val="28"/>
            <w:lang w:val="ru-RU"/>
          </w:rPr>
          <w:delText>довольно большое количество.</w:delText>
        </w:r>
      </w:del>
      <w:del w:id="533" w:author="Антон Смирнов" w:date="2023-05-25T14:09:00Z">
        <w:r w:rsidR="001D58CF" w:rsidDel="00FF1B5D">
          <w:rPr>
            <w:rFonts w:ascii="Times New Roman" w:hAnsi="Times New Roman" w:cs="Times New Roman"/>
            <w:i w:val="0"/>
            <w:iCs/>
            <w:noProof/>
            <w:sz w:val="28"/>
            <w:szCs w:val="28"/>
            <w:lang w:val="ru-RU"/>
          </w:rPr>
          <w:drawing>
            <wp:inline distT="0" distB="0" distL="0" distR="0" wp14:anchorId="67A5FCE3" wp14:editId="16F8EF8D">
              <wp:extent cx="5848350" cy="4391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E60F8F6" w14:textId="77777777" w:rsidR="00CF0A6A" w:rsidRDefault="00631E48" w:rsidP="00387ECF">
      <w:pPr>
        <w:pStyle w:val="afa"/>
        <w:keepNext/>
        <w:spacing w:line="360" w:lineRule="auto"/>
        <w:jc w:val="both"/>
      </w:pPr>
      <w:r>
        <w:rPr>
          <w:rFonts w:cs="Times New Roman"/>
          <w:iCs/>
          <w:noProof/>
          <w:szCs w:val="28"/>
          <w:lang w:val="ru-RU"/>
        </w:rPr>
        <w:lastRenderedPageBreak/>
        <w:drawing>
          <wp:inline distT="0" distB="0" distL="0" distR="0" wp14:anchorId="3AB19EC0" wp14:editId="751ECDDA">
            <wp:extent cx="5848350" cy="43910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93C0275" w14:textId="39B975AC" w:rsidR="00CF0A6A" w:rsidRPr="00387ECF" w:rsidRDefault="00CF0A6A" w:rsidP="00387ECF">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34" w:author="Антон Смирнов" w:date="2023-05-25T20:25:00Z">
        <w:r w:rsidR="00A825F7" w:rsidRPr="00FD6ED4">
          <w:rPr>
            <w:rFonts w:ascii="Times New Roman" w:hAnsi="Times New Roman" w:cs="Times New Roman"/>
            <w:b/>
            <w:bCs/>
            <w:i w:val="0"/>
            <w:iCs/>
            <w:noProof/>
            <w:sz w:val="28"/>
            <w:szCs w:val="28"/>
            <w:lang w:val="ru-RU"/>
            <w:rPrChange w:id="535" w:author="Антон Смирнов" w:date="2023-05-25T22:40:00Z">
              <w:rPr>
                <w:rFonts w:ascii="Times New Roman" w:hAnsi="Times New Roman" w:cs="Times New Roman"/>
                <w:b/>
                <w:bCs/>
                <w:i w:val="0"/>
                <w:iCs/>
                <w:noProof/>
                <w:sz w:val="28"/>
                <w:szCs w:val="28"/>
              </w:rPr>
            </w:rPrChange>
          </w:rPr>
          <w:t>11</w:t>
        </w:r>
      </w:ins>
      <w:del w:id="536" w:author="Антон Смирнов" w:date="2023-05-25T14:19:00Z">
        <w:r w:rsidR="001D58CF" w:rsidRPr="00387ECF" w:rsidDel="00853050">
          <w:rPr>
            <w:rFonts w:ascii="Times New Roman" w:hAnsi="Times New Roman" w:cs="Times New Roman"/>
            <w:b/>
            <w:bCs/>
            <w:i w:val="0"/>
            <w:iCs/>
            <w:noProof/>
            <w:sz w:val="28"/>
            <w:szCs w:val="28"/>
            <w:lang w:val="ru-RU"/>
          </w:rPr>
          <w:delText>11</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i w:val="0"/>
          <w:iCs/>
          <w:sz w:val="28"/>
          <w:szCs w:val="28"/>
          <w:lang w:val="ru-RU"/>
        </w:rPr>
        <w:t xml:space="preserve">. Зависимость метрики внутренней оценки качества моделей на данных </w:t>
      </w:r>
      <w:r w:rsidRPr="00387ECF">
        <w:rPr>
          <w:rFonts w:ascii="Times New Roman" w:hAnsi="Times New Roman" w:cs="Times New Roman"/>
          <w:i w:val="0"/>
          <w:iCs/>
          <w:sz w:val="28"/>
          <w:szCs w:val="28"/>
        </w:rPr>
        <w:t>in</w:t>
      </w:r>
      <w:r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rPr>
        <w:t>vivo</w:t>
      </w:r>
      <w:r w:rsidRPr="00387ECF">
        <w:rPr>
          <w:rFonts w:ascii="Times New Roman" w:hAnsi="Times New Roman" w:cs="Times New Roman"/>
          <w:i w:val="0"/>
          <w:iCs/>
          <w:sz w:val="28"/>
          <w:szCs w:val="28"/>
          <w:lang w:val="ru-RU"/>
        </w:rPr>
        <w:t xml:space="preserve"> от уровня </w:t>
      </w:r>
      <w:r w:rsidRPr="00387ECF">
        <w:rPr>
          <w:rFonts w:ascii="Times New Roman" w:hAnsi="Times New Roman" w:cs="Times New Roman"/>
          <w:i w:val="0"/>
          <w:iCs/>
          <w:sz w:val="28"/>
          <w:szCs w:val="28"/>
        </w:rPr>
        <w:t>MNA</w:t>
      </w:r>
      <w:r w:rsidRPr="00387ECF">
        <w:rPr>
          <w:rFonts w:ascii="Times New Roman" w:hAnsi="Times New Roman" w:cs="Times New Roman"/>
          <w:i w:val="0"/>
          <w:iCs/>
          <w:sz w:val="28"/>
          <w:szCs w:val="28"/>
          <w:lang w:val="ru-RU"/>
        </w:rPr>
        <w:t xml:space="preserve"> дескрипторов при радиусе окна</w:t>
      </w:r>
      <w:r>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3 аминокислотных остатка для различных разбиений исходного набора данных.</w:t>
      </w:r>
    </w:p>
    <w:p w14:paraId="218AFC57" w14:textId="77777777" w:rsidR="00CF0A6A" w:rsidRDefault="00631E48" w:rsidP="00387ECF">
      <w:pPr>
        <w:pStyle w:val="afa"/>
        <w:keepNext/>
        <w:spacing w:line="360" w:lineRule="auto"/>
        <w:jc w:val="both"/>
      </w:pPr>
      <w:r>
        <w:rPr>
          <w:rFonts w:cs="Times New Roman"/>
          <w:iCs/>
          <w:noProof/>
          <w:szCs w:val="28"/>
          <w:lang w:val="ru-RU"/>
        </w:rPr>
        <w:lastRenderedPageBreak/>
        <w:drawing>
          <wp:inline distT="0" distB="0" distL="0" distR="0" wp14:anchorId="7CA22A18" wp14:editId="4CD36FF4">
            <wp:extent cx="5848350" cy="43910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BFF4D6D" w14:textId="21D6FE34" w:rsidR="00CF0A6A" w:rsidRDefault="00CF0A6A" w:rsidP="00CF0A6A">
      <w:pPr>
        <w:pStyle w:val="afa"/>
        <w:spacing w:line="360" w:lineRule="auto"/>
        <w:jc w:val="both"/>
        <w:rPr>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37" w:author="Антон Смирнов" w:date="2023-05-25T20:25:00Z">
        <w:r w:rsidR="00A825F7" w:rsidRPr="00FD6ED4">
          <w:rPr>
            <w:rFonts w:ascii="Times New Roman" w:hAnsi="Times New Roman" w:cs="Times New Roman"/>
            <w:b/>
            <w:bCs/>
            <w:i w:val="0"/>
            <w:iCs/>
            <w:noProof/>
            <w:sz w:val="28"/>
            <w:szCs w:val="28"/>
            <w:lang w:val="ru-RU"/>
            <w:rPrChange w:id="538" w:author="Антон Смирнов" w:date="2023-05-25T22:40:00Z">
              <w:rPr>
                <w:rFonts w:ascii="Times New Roman" w:hAnsi="Times New Roman" w:cs="Times New Roman"/>
                <w:b/>
                <w:bCs/>
                <w:i w:val="0"/>
                <w:iCs/>
                <w:noProof/>
                <w:sz w:val="28"/>
                <w:szCs w:val="28"/>
              </w:rPr>
            </w:rPrChange>
          </w:rPr>
          <w:t>12</w:t>
        </w:r>
      </w:ins>
      <w:del w:id="539" w:author="Антон Смирнов" w:date="2023-05-25T14:19:00Z">
        <w:r w:rsidR="001D58CF" w:rsidRPr="00387ECF" w:rsidDel="00853050">
          <w:rPr>
            <w:rFonts w:ascii="Times New Roman" w:hAnsi="Times New Roman" w:cs="Times New Roman"/>
            <w:b/>
            <w:bCs/>
            <w:i w:val="0"/>
            <w:iCs/>
            <w:noProof/>
            <w:sz w:val="28"/>
            <w:szCs w:val="28"/>
            <w:lang w:val="ru-RU"/>
          </w:rPr>
          <w:delText>12</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i w:val="0"/>
          <w:iCs/>
          <w:sz w:val="28"/>
          <w:szCs w:val="28"/>
          <w:lang w:val="ru-RU"/>
        </w:rPr>
        <w:t xml:space="preserve">. Зависимость метрики внутренней оценки качества моделей на данных </w:t>
      </w:r>
      <w:r w:rsidRPr="00387ECF">
        <w:rPr>
          <w:rFonts w:ascii="Times New Roman" w:hAnsi="Times New Roman" w:cs="Times New Roman"/>
          <w:i w:val="0"/>
          <w:iCs/>
          <w:sz w:val="28"/>
          <w:szCs w:val="28"/>
        </w:rPr>
        <w:t>in</w:t>
      </w:r>
      <w:r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rPr>
        <w:t>vivo</w:t>
      </w:r>
      <w:r w:rsidRPr="00387ECF">
        <w:rPr>
          <w:rFonts w:ascii="Times New Roman" w:hAnsi="Times New Roman" w:cs="Times New Roman"/>
          <w:i w:val="0"/>
          <w:iCs/>
          <w:sz w:val="28"/>
          <w:szCs w:val="28"/>
          <w:lang w:val="ru-RU"/>
        </w:rPr>
        <w:t xml:space="preserve"> от уровня </w:t>
      </w:r>
      <w:r w:rsidRPr="00387ECF">
        <w:rPr>
          <w:rFonts w:ascii="Times New Roman" w:hAnsi="Times New Roman" w:cs="Times New Roman"/>
          <w:i w:val="0"/>
          <w:iCs/>
          <w:sz w:val="28"/>
          <w:szCs w:val="28"/>
        </w:rPr>
        <w:t>MNA</w:t>
      </w:r>
      <w:r w:rsidRPr="00387ECF">
        <w:rPr>
          <w:rFonts w:ascii="Times New Roman" w:hAnsi="Times New Roman" w:cs="Times New Roman"/>
          <w:i w:val="0"/>
          <w:iCs/>
          <w:sz w:val="28"/>
          <w:szCs w:val="28"/>
          <w:lang w:val="ru-RU"/>
        </w:rPr>
        <w:t xml:space="preserve"> дескрипторов при радиусе окна</w:t>
      </w:r>
      <w:r>
        <w:rPr>
          <w:rFonts w:ascii="Times New Roman" w:hAnsi="Times New Roman" w:cs="Times New Roman"/>
          <w:i w:val="0"/>
          <w:iCs/>
          <w:sz w:val="28"/>
          <w:szCs w:val="28"/>
          <w:lang w:val="ru-RU"/>
        </w:rPr>
        <w:t xml:space="preserve"> в</w:t>
      </w:r>
      <w:r w:rsidRPr="00387ECF">
        <w:rPr>
          <w:rFonts w:ascii="Times New Roman" w:hAnsi="Times New Roman" w:cs="Times New Roman"/>
          <w:i w:val="0"/>
          <w:iCs/>
          <w:sz w:val="28"/>
          <w:szCs w:val="28"/>
          <w:lang w:val="ru-RU"/>
        </w:rPr>
        <w:t xml:space="preserve"> 4 аминокислотных остатка для различных разбиений исходного набора данных</w:t>
      </w:r>
      <w:r w:rsidRPr="00387ECF">
        <w:rPr>
          <w:lang w:val="ru-RU"/>
        </w:rPr>
        <w:t>.</w:t>
      </w:r>
    </w:p>
    <w:p w14:paraId="77163D23" w14:textId="3B884620" w:rsidR="00CF0A6A" w:rsidRPr="00387ECF" w:rsidRDefault="00CF0A6A" w:rsidP="00387ECF">
      <w:pPr>
        <w:pStyle w:val="afa"/>
        <w:spacing w:line="360" w:lineRule="auto"/>
        <w:ind w:firstLine="720"/>
        <w:jc w:val="both"/>
        <w:rPr>
          <w:rFonts w:ascii="Times New Roman" w:hAnsi="Times New Roman" w:cs="Times New Roman"/>
          <w:i w:val="0"/>
          <w:iCs/>
          <w:sz w:val="28"/>
          <w:szCs w:val="28"/>
          <w:lang w:val="ru-RU"/>
        </w:rPr>
      </w:pPr>
      <w:r w:rsidRPr="00387ECF">
        <w:rPr>
          <w:rFonts w:ascii="Times New Roman" w:hAnsi="Times New Roman" w:cs="Times New Roman"/>
          <w:i w:val="0"/>
          <w:iCs/>
          <w:sz w:val="28"/>
          <w:szCs w:val="28"/>
          <w:lang w:val="ru-RU"/>
        </w:rPr>
        <w:t>Внешняя оценка для моделей, построенных на данных in vi</w:t>
      </w:r>
      <w:r>
        <w:rPr>
          <w:rFonts w:ascii="Times New Roman" w:hAnsi="Times New Roman" w:cs="Times New Roman"/>
          <w:i w:val="0"/>
          <w:iCs/>
          <w:sz w:val="28"/>
          <w:szCs w:val="28"/>
        </w:rPr>
        <w:t>vo</w:t>
      </w:r>
      <w:r w:rsidRPr="00387ECF">
        <w:rPr>
          <w:rFonts w:ascii="Times New Roman" w:hAnsi="Times New Roman" w:cs="Times New Roman"/>
          <w:i w:val="0"/>
          <w:iCs/>
          <w:sz w:val="28"/>
          <w:szCs w:val="28"/>
          <w:lang w:val="ru-RU"/>
        </w:rPr>
        <w:t xml:space="preserve"> представлена на рисунке</w:t>
      </w:r>
      <w:r>
        <w:rPr>
          <w:rFonts w:ascii="Times New Roman" w:hAnsi="Times New Roman" w:cs="Times New Roman"/>
          <w:i w:val="0"/>
          <w:iCs/>
          <w:sz w:val="28"/>
          <w:szCs w:val="28"/>
          <w:lang w:val="ru-RU"/>
        </w:rPr>
        <w:t xml:space="preserve"> 13</w:t>
      </w:r>
      <w:r w:rsidRPr="00387ECF">
        <w:rPr>
          <w:rFonts w:ascii="Times New Roman" w:hAnsi="Times New Roman" w:cs="Times New Roman"/>
          <w:i w:val="0"/>
          <w:iCs/>
          <w:sz w:val="28"/>
          <w:szCs w:val="28"/>
          <w:lang w:val="ru-RU"/>
        </w:rPr>
        <w:t>.</w:t>
      </w:r>
    </w:p>
    <w:p w14:paraId="1353910A" w14:textId="75F704C6" w:rsidR="001D5427" w:rsidRDefault="00631E48" w:rsidP="001D5427">
      <w:pPr>
        <w:pStyle w:val="afa"/>
        <w:keepNext/>
        <w:spacing w:line="360" w:lineRule="auto"/>
        <w:jc w:val="both"/>
      </w:pPr>
      <w:r>
        <w:rPr>
          <w:rFonts w:cs="Times New Roman"/>
          <w:iCs/>
          <w:noProof/>
          <w:szCs w:val="28"/>
          <w:lang w:val="ru-RU"/>
        </w:rPr>
        <w:lastRenderedPageBreak/>
        <w:drawing>
          <wp:inline distT="0" distB="0" distL="0" distR="0" wp14:anchorId="3F674BC4" wp14:editId="6F72F0F9">
            <wp:extent cx="5848350" cy="43910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54C9802" w14:textId="1F4F94FA" w:rsidR="00631E48" w:rsidRDefault="001D5427" w:rsidP="001D5427">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40" w:author="Антон Смирнов" w:date="2023-05-25T20:25:00Z">
        <w:r w:rsidR="00A825F7" w:rsidRPr="00FD6ED4">
          <w:rPr>
            <w:rFonts w:ascii="Times New Roman" w:hAnsi="Times New Roman" w:cs="Times New Roman"/>
            <w:b/>
            <w:bCs/>
            <w:i w:val="0"/>
            <w:iCs/>
            <w:noProof/>
            <w:sz w:val="28"/>
            <w:szCs w:val="28"/>
            <w:lang w:val="ru-RU"/>
            <w:rPrChange w:id="541" w:author="Антон Смирнов" w:date="2023-05-25T22:40:00Z">
              <w:rPr>
                <w:rFonts w:ascii="Times New Roman" w:hAnsi="Times New Roman" w:cs="Times New Roman"/>
                <w:b/>
                <w:bCs/>
                <w:i w:val="0"/>
                <w:iCs/>
                <w:noProof/>
                <w:sz w:val="28"/>
                <w:szCs w:val="28"/>
              </w:rPr>
            </w:rPrChange>
          </w:rPr>
          <w:t>13</w:t>
        </w:r>
      </w:ins>
      <w:del w:id="542" w:author="Антон Смирнов" w:date="2023-05-25T14:19:00Z">
        <w:r w:rsidR="001D58CF" w:rsidRPr="00387ECF" w:rsidDel="00853050">
          <w:rPr>
            <w:rFonts w:ascii="Times New Roman" w:hAnsi="Times New Roman" w:cs="Times New Roman"/>
            <w:b/>
            <w:bCs/>
            <w:i w:val="0"/>
            <w:iCs/>
            <w:noProof/>
            <w:sz w:val="28"/>
            <w:szCs w:val="28"/>
            <w:lang w:val="ru-RU"/>
          </w:rPr>
          <w:delText>13</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i w:val="0"/>
          <w:iCs/>
          <w:sz w:val="28"/>
          <w:szCs w:val="28"/>
          <w:lang w:val="ru-RU"/>
        </w:rPr>
        <w:t>. Зависимость внешней метрики качества моделей от уровня MNA дескрипторов.</w:t>
      </w:r>
    </w:p>
    <w:p w14:paraId="0F9212EF" w14:textId="3372C00A" w:rsidR="00FB004F" w:rsidRPr="00387ECF" w:rsidRDefault="00FB004F" w:rsidP="00387ECF">
      <w:pPr>
        <w:pStyle w:val="afa"/>
        <w:keepNext/>
        <w:spacing w:line="360" w:lineRule="auto"/>
        <w:jc w:val="both"/>
        <w:rPr>
          <w:rFonts w:ascii="Times New Roman" w:hAnsi="Times New Roman" w:cs="Times New Roman"/>
          <w:i w:val="0"/>
          <w:iCs/>
          <w:sz w:val="28"/>
          <w:szCs w:val="28"/>
          <w:lang w:val="ru-RU"/>
        </w:rPr>
      </w:pPr>
      <w:r w:rsidRPr="00387ECF">
        <w:rPr>
          <w:lang w:val="ru-RU"/>
        </w:rPr>
        <w:tab/>
      </w:r>
      <w:r>
        <w:rPr>
          <w:rFonts w:ascii="Times New Roman" w:hAnsi="Times New Roman" w:cs="Times New Roman"/>
          <w:i w:val="0"/>
          <w:iCs/>
          <w:sz w:val="28"/>
          <w:szCs w:val="28"/>
          <w:lang w:val="ru-RU"/>
        </w:rPr>
        <w:t>Внешняя оценка более объективна, чем внутренняя, так как сделана на независимом от обучающей выборки наборе данных. Поэтому при выборе гиперпараметров приоритет отдавался результатам, полученных при 5-кратной кросс-валидации. Выбранные гиперпараметры представлены в таблице 4.</w:t>
      </w:r>
    </w:p>
    <w:p w14:paraId="2968C922" w14:textId="1A6068E6" w:rsidR="00FB004F" w:rsidRPr="00387ECF" w:rsidRDefault="00FB004F"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43" w:author="Антон Смирнов" w:date="2023-05-25T17:55:00Z">
        <w:r w:rsidR="0030389C" w:rsidRPr="0030389C">
          <w:rPr>
            <w:rFonts w:ascii="Times New Roman" w:hAnsi="Times New Roman" w:cs="Times New Roman"/>
            <w:b/>
            <w:bCs/>
            <w:i w:val="0"/>
            <w:iCs/>
            <w:noProof/>
            <w:sz w:val="28"/>
            <w:szCs w:val="28"/>
            <w:lang w:val="ru-RU"/>
            <w:rPrChange w:id="544" w:author="Антон Смирнов" w:date="2023-05-25T17:55:00Z">
              <w:rPr>
                <w:rFonts w:ascii="Times New Roman" w:hAnsi="Times New Roman" w:cs="Times New Roman"/>
                <w:b/>
                <w:bCs/>
                <w:i w:val="0"/>
                <w:iCs/>
                <w:noProof/>
                <w:sz w:val="28"/>
                <w:szCs w:val="28"/>
              </w:rPr>
            </w:rPrChange>
          </w:rPr>
          <w:t>3</w:t>
        </w:r>
      </w:ins>
      <w:del w:id="545" w:author="Антон Смирнов" w:date="2023-05-25T17:55:00Z">
        <w:r w:rsidR="007E001C" w:rsidRPr="00387ECF" w:rsidDel="0030389C">
          <w:rPr>
            <w:rFonts w:ascii="Times New Roman" w:hAnsi="Times New Roman" w:cs="Times New Roman"/>
            <w:b/>
            <w:bCs/>
            <w:i w:val="0"/>
            <w:iCs/>
            <w:noProof/>
            <w:sz w:val="28"/>
            <w:szCs w:val="28"/>
            <w:lang w:val="ru-RU"/>
          </w:rPr>
          <w:delText>4</w:delText>
        </w:r>
      </w:del>
      <w:r w:rsidRPr="00387ECF">
        <w:rPr>
          <w:rFonts w:ascii="Times New Roman" w:hAnsi="Times New Roman" w:cs="Times New Roman"/>
          <w:b/>
          <w:bCs/>
          <w:i w:val="0"/>
          <w:iCs/>
          <w:sz w:val="28"/>
          <w:szCs w:val="28"/>
        </w:rPr>
        <w:fldChar w:fldCharType="end"/>
      </w:r>
      <w:r>
        <w:rPr>
          <w:rFonts w:ascii="Times New Roman" w:hAnsi="Times New Roman" w:cs="Times New Roman"/>
          <w:b/>
          <w:bCs/>
          <w:i w:val="0"/>
          <w:iCs/>
          <w:sz w:val="28"/>
          <w:szCs w:val="28"/>
          <w:lang w:val="ru-RU"/>
        </w:rPr>
        <w:t>.</w:t>
      </w:r>
      <w:r>
        <w:rPr>
          <w:rFonts w:ascii="Times New Roman" w:hAnsi="Times New Roman" w:cs="Times New Roman"/>
          <w:i w:val="0"/>
          <w:iCs/>
          <w:sz w:val="28"/>
          <w:szCs w:val="28"/>
          <w:lang w:val="ru-RU"/>
        </w:rPr>
        <w:t xml:space="preserve"> Выбранные значения гиперпараметров</w:t>
      </w:r>
      <w:r w:rsidR="00F0155F">
        <w:rPr>
          <w:rFonts w:ascii="Times New Roman" w:hAnsi="Times New Roman" w:cs="Times New Roman"/>
          <w:i w:val="0"/>
          <w:iCs/>
          <w:sz w:val="28"/>
          <w:szCs w:val="28"/>
          <w:lang w:val="ru-RU"/>
        </w:rPr>
        <w:t xml:space="preserve"> для моделей, построенных на разных наборах данных для прогноза сайтов расщепления белков протеасомой.</w:t>
      </w:r>
    </w:p>
    <w:tbl>
      <w:tblPr>
        <w:tblStyle w:val="af0"/>
        <w:tblW w:w="0" w:type="auto"/>
        <w:tblLook w:val="04A0" w:firstRow="1" w:lastRow="0" w:firstColumn="1" w:lastColumn="0" w:noHBand="0" w:noVBand="1"/>
      </w:tblPr>
      <w:tblGrid>
        <w:gridCol w:w="3190"/>
        <w:gridCol w:w="3190"/>
        <w:gridCol w:w="3191"/>
      </w:tblGrid>
      <w:tr w:rsidR="00631E48" w:rsidRPr="00631E48" w14:paraId="7634D87C" w14:textId="77777777" w:rsidTr="00387ECF">
        <w:trPr>
          <w:tblHeader/>
        </w:trPr>
        <w:tc>
          <w:tcPr>
            <w:tcW w:w="3190" w:type="dxa"/>
            <w:vAlign w:val="center"/>
          </w:tcPr>
          <w:p w14:paraId="3D9BA231" w14:textId="7B36B040" w:rsidR="00631E48" w:rsidRPr="00387ECF" w:rsidRDefault="00631E48" w:rsidP="00387ECF">
            <w:pPr>
              <w:pStyle w:val="afa"/>
              <w:spacing w:line="360" w:lineRule="auto"/>
              <w:jc w:val="center"/>
              <w:rPr>
                <w:rFonts w:ascii="Times New Roman" w:hAnsi="Times New Roman" w:cs="Times New Roman"/>
                <w:b/>
                <w:bCs/>
                <w:i w:val="0"/>
                <w:sz w:val="28"/>
                <w:szCs w:val="28"/>
                <w:lang w:val="ru-RU"/>
              </w:rPr>
            </w:pPr>
            <w:r w:rsidRPr="00387ECF">
              <w:rPr>
                <w:rFonts w:ascii="Times New Roman" w:hAnsi="Times New Roman" w:cs="Times New Roman"/>
                <w:b/>
                <w:bCs/>
                <w:i w:val="0"/>
                <w:sz w:val="28"/>
                <w:szCs w:val="28"/>
                <w:lang w:val="ru-RU"/>
              </w:rPr>
              <w:t>Набор данных</w:t>
            </w:r>
          </w:p>
        </w:tc>
        <w:tc>
          <w:tcPr>
            <w:tcW w:w="3190" w:type="dxa"/>
            <w:vAlign w:val="center"/>
          </w:tcPr>
          <w:p w14:paraId="16A9F730" w14:textId="36EF2202" w:rsidR="00631E48" w:rsidRPr="00387ECF" w:rsidRDefault="00631E48" w:rsidP="00387ECF">
            <w:pPr>
              <w:pStyle w:val="afa"/>
              <w:spacing w:line="360" w:lineRule="auto"/>
              <w:jc w:val="center"/>
              <w:rPr>
                <w:rFonts w:ascii="Times New Roman" w:hAnsi="Times New Roman" w:cs="Times New Roman"/>
                <w:b/>
                <w:bCs/>
                <w:i w:val="0"/>
                <w:sz w:val="28"/>
                <w:szCs w:val="28"/>
                <w:lang w:val="ru-RU"/>
              </w:rPr>
            </w:pPr>
            <w:r w:rsidRPr="00387ECF">
              <w:rPr>
                <w:rFonts w:ascii="Times New Roman" w:hAnsi="Times New Roman" w:cs="Times New Roman"/>
                <w:b/>
                <w:bCs/>
                <w:i w:val="0"/>
                <w:sz w:val="28"/>
                <w:szCs w:val="28"/>
                <w:lang w:val="ru-RU"/>
              </w:rPr>
              <w:t>Оптимальный радиус окна</w:t>
            </w:r>
          </w:p>
        </w:tc>
        <w:tc>
          <w:tcPr>
            <w:tcW w:w="3191" w:type="dxa"/>
            <w:vAlign w:val="center"/>
          </w:tcPr>
          <w:p w14:paraId="117CA78F" w14:textId="460F3FEF" w:rsidR="00631E48" w:rsidRPr="00387ECF" w:rsidRDefault="00631E48" w:rsidP="00387ECF">
            <w:pPr>
              <w:pStyle w:val="afa"/>
              <w:spacing w:line="360" w:lineRule="auto"/>
              <w:jc w:val="center"/>
              <w:rPr>
                <w:rFonts w:ascii="Times New Roman" w:hAnsi="Times New Roman" w:cs="Times New Roman"/>
                <w:b/>
                <w:bCs/>
                <w:i w:val="0"/>
                <w:sz w:val="28"/>
                <w:szCs w:val="28"/>
                <w:lang w:val="ru-RU"/>
              </w:rPr>
            </w:pPr>
            <w:r w:rsidRPr="00387ECF">
              <w:rPr>
                <w:rFonts w:ascii="Times New Roman" w:hAnsi="Times New Roman" w:cs="Times New Roman"/>
                <w:b/>
                <w:bCs/>
                <w:i w:val="0"/>
                <w:sz w:val="28"/>
                <w:szCs w:val="28"/>
                <w:lang w:val="ru-RU"/>
              </w:rPr>
              <w:t xml:space="preserve">Оптимальный уровень </w:t>
            </w:r>
            <w:r w:rsidRPr="00387ECF">
              <w:rPr>
                <w:rFonts w:ascii="Times New Roman" w:hAnsi="Times New Roman" w:cs="Times New Roman"/>
                <w:b/>
                <w:bCs/>
                <w:i w:val="0"/>
                <w:sz w:val="28"/>
                <w:szCs w:val="28"/>
              </w:rPr>
              <w:t xml:space="preserve">MNA </w:t>
            </w:r>
            <w:r w:rsidRPr="00387ECF">
              <w:rPr>
                <w:rFonts w:ascii="Times New Roman" w:hAnsi="Times New Roman" w:cs="Times New Roman"/>
                <w:b/>
                <w:bCs/>
                <w:i w:val="0"/>
                <w:sz w:val="28"/>
                <w:szCs w:val="28"/>
                <w:lang w:val="ru-RU"/>
              </w:rPr>
              <w:t>дескрипторов</w:t>
            </w:r>
          </w:p>
        </w:tc>
      </w:tr>
      <w:tr w:rsidR="00631E48" w:rsidRPr="00631E48" w14:paraId="753CEAFB" w14:textId="77777777" w:rsidTr="00387ECF">
        <w:tc>
          <w:tcPr>
            <w:tcW w:w="3190" w:type="dxa"/>
            <w:vAlign w:val="center"/>
          </w:tcPr>
          <w:p w14:paraId="64620E72" w14:textId="10F76131" w:rsidR="00631E48" w:rsidRPr="00387ECF" w:rsidRDefault="00631E48" w:rsidP="00387ECF">
            <w:pPr>
              <w:pStyle w:val="afa"/>
              <w:spacing w:line="360" w:lineRule="auto"/>
              <w:jc w:val="center"/>
              <w:rPr>
                <w:rFonts w:ascii="Times New Roman" w:hAnsi="Times New Roman" w:cs="Times New Roman"/>
                <w:i w:val="0"/>
                <w:iCs/>
                <w:sz w:val="28"/>
                <w:szCs w:val="28"/>
                <w:lang w:val="ru-RU"/>
              </w:rPr>
            </w:pPr>
            <w:r w:rsidRPr="00387ECF">
              <w:rPr>
                <w:rFonts w:ascii="Times New Roman" w:hAnsi="Times New Roman" w:cs="Times New Roman"/>
                <w:i w:val="0"/>
                <w:iCs/>
                <w:sz w:val="28"/>
                <w:szCs w:val="28"/>
              </w:rPr>
              <w:t>In</w:t>
            </w:r>
            <w:r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rPr>
              <w:t>vitro</w:t>
            </w:r>
            <w:r w:rsidRPr="00387ECF">
              <w:rPr>
                <w:rFonts w:ascii="Times New Roman" w:hAnsi="Times New Roman" w:cs="Times New Roman"/>
                <w:i w:val="0"/>
                <w:iCs/>
                <w:sz w:val="28"/>
                <w:szCs w:val="28"/>
                <w:lang w:val="ru-RU"/>
              </w:rPr>
              <w:t>, 20</w:t>
            </w:r>
            <w:r w:rsidRPr="00387ECF">
              <w:rPr>
                <w:rFonts w:ascii="Times New Roman" w:hAnsi="Times New Roman" w:cs="Times New Roman"/>
                <w:i w:val="0"/>
                <w:iCs/>
                <w:sz w:val="28"/>
                <w:szCs w:val="28"/>
              </w:rPr>
              <w:t>S</w:t>
            </w:r>
            <w:r w:rsidRPr="00387ECF">
              <w:rPr>
                <w:rFonts w:ascii="Times New Roman" w:hAnsi="Times New Roman" w:cs="Times New Roman"/>
                <w:i w:val="0"/>
                <w:iCs/>
                <w:sz w:val="28"/>
                <w:szCs w:val="28"/>
                <w:lang w:val="ru-RU"/>
              </w:rPr>
              <w:t xml:space="preserve"> конститутивная </w:t>
            </w:r>
            <w:r w:rsidRPr="00387ECF">
              <w:rPr>
                <w:rFonts w:ascii="Times New Roman" w:hAnsi="Times New Roman" w:cs="Times New Roman"/>
                <w:i w:val="0"/>
                <w:iCs/>
                <w:sz w:val="28"/>
                <w:szCs w:val="28"/>
                <w:lang w:val="ru-RU"/>
              </w:rPr>
              <w:lastRenderedPageBreak/>
              <w:t>протеасома</w:t>
            </w:r>
          </w:p>
        </w:tc>
        <w:tc>
          <w:tcPr>
            <w:tcW w:w="3190" w:type="dxa"/>
            <w:vAlign w:val="center"/>
          </w:tcPr>
          <w:p w14:paraId="20D11FEE" w14:textId="7D5849EC"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lastRenderedPageBreak/>
              <w:t>2</w:t>
            </w:r>
          </w:p>
        </w:tc>
        <w:tc>
          <w:tcPr>
            <w:tcW w:w="3191" w:type="dxa"/>
            <w:vAlign w:val="center"/>
          </w:tcPr>
          <w:p w14:paraId="11C2B240" w14:textId="70720172"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7</w:t>
            </w:r>
          </w:p>
        </w:tc>
      </w:tr>
      <w:tr w:rsidR="00631E48" w:rsidRPr="00631E48" w14:paraId="64219294" w14:textId="77777777" w:rsidTr="00387ECF">
        <w:tc>
          <w:tcPr>
            <w:tcW w:w="3190" w:type="dxa"/>
            <w:vAlign w:val="center"/>
          </w:tcPr>
          <w:p w14:paraId="3D0FA60E" w14:textId="026930FA" w:rsidR="00631E48" w:rsidRPr="00387ECF" w:rsidRDefault="00631E48" w:rsidP="00387ECF">
            <w:pPr>
              <w:pStyle w:val="afa"/>
              <w:spacing w:line="360" w:lineRule="auto"/>
              <w:jc w:val="center"/>
              <w:rPr>
                <w:rFonts w:ascii="Times New Roman" w:hAnsi="Times New Roman" w:cs="Times New Roman"/>
                <w:i w:val="0"/>
                <w:iCs/>
                <w:sz w:val="28"/>
                <w:szCs w:val="28"/>
                <w:lang w:val="ru-RU"/>
              </w:rPr>
            </w:pPr>
            <w:r w:rsidRPr="00387ECF">
              <w:rPr>
                <w:rFonts w:ascii="Times New Roman" w:hAnsi="Times New Roman" w:cs="Times New Roman"/>
                <w:i w:val="0"/>
                <w:iCs/>
                <w:sz w:val="28"/>
                <w:szCs w:val="28"/>
              </w:rPr>
              <w:t>In vitro, 20S</w:t>
            </w:r>
            <w:r w:rsidRPr="00387ECF">
              <w:rPr>
                <w:rFonts w:ascii="Times New Roman" w:hAnsi="Times New Roman" w:cs="Times New Roman"/>
                <w:i w:val="0"/>
                <w:iCs/>
                <w:sz w:val="28"/>
                <w:szCs w:val="28"/>
                <w:lang w:val="ru-RU"/>
              </w:rPr>
              <w:t>, иммунопротеасома</w:t>
            </w:r>
          </w:p>
        </w:tc>
        <w:tc>
          <w:tcPr>
            <w:tcW w:w="3190" w:type="dxa"/>
            <w:vAlign w:val="center"/>
          </w:tcPr>
          <w:p w14:paraId="1C623F21" w14:textId="3F18DA9F"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2</w:t>
            </w:r>
          </w:p>
        </w:tc>
        <w:tc>
          <w:tcPr>
            <w:tcW w:w="3191" w:type="dxa"/>
            <w:vAlign w:val="center"/>
          </w:tcPr>
          <w:p w14:paraId="001C98E1" w14:textId="60AE63C7"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7</w:t>
            </w:r>
          </w:p>
        </w:tc>
      </w:tr>
      <w:tr w:rsidR="00631E48" w:rsidRPr="00631E48" w14:paraId="082D3691" w14:textId="77777777" w:rsidTr="00387ECF">
        <w:tc>
          <w:tcPr>
            <w:tcW w:w="3190" w:type="dxa"/>
            <w:vAlign w:val="center"/>
          </w:tcPr>
          <w:p w14:paraId="7701235C" w14:textId="1888943B" w:rsidR="00631E48" w:rsidRPr="00387ECF" w:rsidRDefault="00631E48" w:rsidP="00387ECF">
            <w:pPr>
              <w:pStyle w:val="afa"/>
              <w:spacing w:line="360" w:lineRule="auto"/>
              <w:jc w:val="center"/>
              <w:rPr>
                <w:rFonts w:ascii="Times New Roman" w:hAnsi="Times New Roman" w:cs="Times New Roman"/>
                <w:i w:val="0"/>
                <w:iCs/>
                <w:sz w:val="28"/>
                <w:szCs w:val="28"/>
                <w:lang w:val="ru-RU"/>
              </w:rPr>
            </w:pPr>
            <w:r w:rsidRPr="00387ECF">
              <w:rPr>
                <w:rFonts w:ascii="Times New Roman" w:hAnsi="Times New Roman" w:cs="Times New Roman"/>
                <w:i w:val="0"/>
                <w:iCs/>
                <w:sz w:val="28"/>
                <w:szCs w:val="28"/>
              </w:rPr>
              <w:t>In vivo</w:t>
            </w:r>
          </w:p>
        </w:tc>
        <w:tc>
          <w:tcPr>
            <w:tcW w:w="3190" w:type="dxa"/>
            <w:vAlign w:val="center"/>
          </w:tcPr>
          <w:p w14:paraId="01B688B8" w14:textId="3787D137"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3</w:t>
            </w:r>
          </w:p>
        </w:tc>
        <w:tc>
          <w:tcPr>
            <w:tcW w:w="3191" w:type="dxa"/>
            <w:vAlign w:val="center"/>
          </w:tcPr>
          <w:p w14:paraId="52A7BDE7" w14:textId="1D36C2C1"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9</w:t>
            </w:r>
          </w:p>
        </w:tc>
      </w:tr>
    </w:tbl>
    <w:p w14:paraId="1DC738C8" w14:textId="41E45AC9" w:rsidR="00631E48" w:rsidRDefault="00631E48">
      <w:pPr>
        <w:pStyle w:val="afa"/>
        <w:spacing w:line="360" w:lineRule="auto"/>
        <w:jc w:val="both"/>
        <w:rPr>
          <w:rFonts w:ascii="Times New Roman" w:hAnsi="Times New Roman" w:cs="Times New Roman"/>
          <w:i w:val="0"/>
          <w:sz w:val="28"/>
          <w:szCs w:val="28"/>
        </w:rPr>
      </w:pPr>
    </w:p>
    <w:p w14:paraId="707BBBDD" w14:textId="314566CD" w:rsidR="006904D6" w:rsidRPr="00387ECF" w:rsidRDefault="006904D6" w:rsidP="006A327A">
      <w:pPr>
        <w:pStyle w:val="afa"/>
        <w:spacing w:line="360" w:lineRule="auto"/>
        <w:ind w:firstLine="720"/>
        <w:jc w:val="both"/>
        <w:rPr>
          <w:rFonts w:ascii="Times New Roman" w:hAnsi="Times New Roman" w:cs="Times New Roman"/>
          <w:i w:val="0"/>
          <w:sz w:val="28"/>
          <w:szCs w:val="28"/>
          <w:lang w:val="ru-RU"/>
        </w:rPr>
        <w:pPrChange w:id="546" w:author="Антон Смирнов" w:date="2023-05-25T14:01:00Z">
          <w:pPr>
            <w:pStyle w:val="afa"/>
            <w:spacing w:line="360" w:lineRule="auto"/>
            <w:jc w:val="both"/>
          </w:pPr>
        </w:pPrChange>
      </w:pPr>
      <w:r>
        <w:rPr>
          <w:rFonts w:ascii="Times New Roman" w:hAnsi="Times New Roman" w:cs="Times New Roman"/>
          <w:i w:val="0"/>
          <w:sz w:val="28"/>
          <w:szCs w:val="28"/>
          <w:lang w:val="ru-RU"/>
        </w:rPr>
        <w:t>В таблице 5 представлен рассчитанные метрики по результатам 5-кратной кросс-валидации для моделей с оптимальными гиперпараметрами.</w:t>
      </w:r>
    </w:p>
    <w:p w14:paraId="66B0BCBE" w14:textId="24B4A0D4" w:rsidR="006904D6" w:rsidRPr="00387ECF" w:rsidRDefault="006904D6"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47" w:author="Антон Смирнов" w:date="2023-05-25T17:55:00Z">
        <w:r w:rsidR="0030389C" w:rsidRPr="0030389C">
          <w:rPr>
            <w:rFonts w:ascii="Times New Roman" w:hAnsi="Times New Roman" w:cs="Times New Roman"/>
            <w:b/>
            <w:bCs/>
            <w:i w:val="0"/>
            <w:iCs/>
            <w:noProof/>
            <w:sz w:val="28"/>
            <w:szCs w:val="28"/>
            <w:lang w:val="ru-RU"/>
            <w:rPrChange w:id="548" w:author="Антон Смирнов" w:date="2023-05-25T17:55:00Z">
              <w:rPr>
                <w:rFonts w:ascii="Times New Roman" w:hAnsi="Times New Roman" w:cs="Times New Roman"/>
                <w:b/>
                <w:bCs/>
                <w:i w:val="0"/>
                <w:iCs/>
                <w:noProof/>
                <w:sz w:val="28"/>
                <w:szCs w:val="28"/>
              </w:rPr>
            </w:rPrChange>
          </w:rPr>
          <w:t>4</w:t>
        </w:r>
      </w:ins>
      <w:del w:id="549" w:author="Антон Смирнов" w:date="2023-05-25T17:55:00Z">
        <w:r w:rsidR="007E001C" w:rsidRPr="00387ECF" w:rsidDel="0030389C">
          <w:rPr>
            <w:rFonts w:ascii="Times New Roman" w:hAnsi="Times New Roman" w:cs="Times New Roman"/>
            <w:b/>
            <w:bCs/>
            <w:i w:val="0"/>
            <w:iCs/>
            <w:noProof/>
            <w:sz w:val="28"/>
            <w:szCs w:val="28"/>
            <w:lang w:val="ru-RU"/>
          </w:rPr>
          <w:delText>5</w:delText>
        </w:r>
      </w:del>
      <w:r w:rsidRPr="00387ECF">
        <w:rPr>
          <w:rFonts w:ascii="Times New Roman" w:hAnsi="Times New Roman" w:cs="Times New Roman"/>
          <w:b/>
          <w:bCs/>
          <w:i w:val="0"/>
          <w:iCs/>
          <w:sz w:val="28"/>
          <w:szCs w:val="28"/>
        </w:rPr>
        <w:fldChar w:fldCharType="end"/>
      </w:r>
      <w:r>
        <w:rPr>
          <w:rFonts w:ascii="Times New Roman" w:hAnsi="Times New Roman" w:cs="Times New Roman"/>
          <w:i w:val="0"/>
          <w:iCs/>
          <w:sz w:val="28"/>
          <w:szCs w:val="28"/>
          <w:lang w:val="ru-RU"/>
        </w:rPr>
        <w:t>. Статистические характеристики моделей</w:t>
      </w:r>
      <w:r w:rsidR="00AA3239">
        <w:rPr>
          <w:rFonts w:ascii="Times New Roman" w:hAnsi="Times New Roman" w:cs="Times New Roman"/>
          <w:i w:val="0"/>
          <w:iCs/>
          <w:sz w:val="28"/>
          <w:szCs w:val="28"/>
          <w:lang w:val="ru-RU"/>
        </w:rPr>
        <w:t>, построенных на разных наборах данных для прогноза сайтов расщепления белков протеасомой</w:t>
      </w:r>
      <w:r>
        <w:rPr>
          <w:rFonts w:ascii="Times New Roman" w:hAnsi="Times New Roman" w:cs="Times New Roman"/>
          <w:i w:val="0"/>
          <w:iCs/>
          <w:sz w:val="28"/>
          <w:szCs w:val="28"/>
          <w:lang w:val="ru-RU"/>
        </w:rPr>
        <w:t xml:space="preserve"> с оптимальными гиперпараметрами</w:t>
      </w:r>
    </w:p>
    <w:tbl>
      <w:tblPr>
        <w:tblStyle w:val="af0"/>
        <w:tblW w:w="0" w:type="auto"/>
        <w:tblLook w:val="04A0" w:firstRow="1" w:lastRow="0" w:firstColumn="1" w:lastColumn="0" w:noHBand="0" w:noVBand="1"/>
      </w:tblPr>
      <w:tblGrid>
        <w:gridCol w:w="2447"/>
        <w:gridCol w:w="2367"/>
        <w:gridCol w:w="2517"/>
        <w:gridCol w:w="2240"/>
      </w:tblGrid>
      <w:tr w:rsidR="00631E48" w:rsidRPr="00631E48" w14:paraId="617D1D57" w14:textId="77777777" w:rsidTr="00631E48">
        <w:tc>
          <w:tcPr>
            <w:tcW w:w="2447" w:type="dxa"/>
          </w:tcPr>
          <w:p w14:paraId="6C82EB7D" w14:textId="69922BAB"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Метрика</w:t>
            </w:r>
          </w:p>
        </w:tc>
        <w:tc>
          <w:tcPr>
            <w:tcW w:w="2367" w:type="dxa"/>
          </w:tcPr>
          <w:p w14:paraId="759112D1" w14:textId="110BE263" w:rsidR="00631E48" w:rsidRPr="00387ECF" w:rsidRDefault="00631E48">
            <w:pPr>
              <w:pStyle w:val="afa"/>
              <w:spacing w:line="360" w:lineRule="auto"/>
              <w:jc w:val="both"/>
              <w:rPr>
                <w:rFonts w:ascii="Times New Roman" w:hAnsi="Times New Roman" w:cs="Times New Roman"/>
                <w:i w:val="0"/>
                <w:sz w:val="28"/>
                <w:szCs w:val="28"/>
                <w:lang w:val="ru-RU"/>
              </w:rPr>
            </w:pPr>
            <w:r w:rsidRPr="00E03C36">
              <w:rPr>
                <w:rFonts w:ascii="Times New Roman" w:hAnsi="Times New Roman" w:cs="Times New Roman"/>
                <w:i w:val="0"/>
                <w:iCs/>
                <w:sz w:val="28"/>
                <w:szCs w:val="28"/>
              </w:rPr>
              <w:t>In</w:t>
            </w:r>
            <w:r w:rsidRPr="00E03C36">
              <w:rPr>
                <w:rFonts w:ascii="Times New Roman" w:hAnsi="Times New Roman" w:cs="Times New Roman"/>
                <w:i w:val="0"/>
                <w:iCs/>
                <w:sz w:val="28"/>
                <w:szCs w:val="28"/>
                <w:lang w:val="ru-RU"/>
              </w:rPr>
              <w:t xml:space="preserve"> </w:t>
            </w:r>
            <w:r w:rsidRPr="00E03C36">
              <w:rPr>
                <w:rFonts w:ascii="Times New Roman" w:hAnsi="Times New Roman" w:cs="Times New Roman"/>
                <w:i w:val="0"/>
                <w:iCs/>
                <w:sz w:val="28"/>
                <w:szCs w:val="28"/>
              </w:rPr>
              <w:t>vitro</w:t>
            </w:r>
            <w:r w:rsidRPr="00E03C36">
              <w:rPr>
                <w:rFonts w:ascii="Times New Roman" w:hAnsi="Times New Roman" w:cs="Times New Roman"/>
                <w:i w:val="0"/>
                <w:iCs/>
                <w:sz w:val="28"/>
                <w:szCs w:val="28"/>
                <w:lang w:val="ru-RU"/>
              </w:rPr>
              <w:t>, 20</w:t>
            </w:r>
            <w:r w:rsidRPr="00E03C36">
              <w:rPr>
                <w:rFonts w:ascii="Times New Roman" w:hAnsi="Times New Roman" w:cs="Times New Roman"/>
                <w:i w:val="0"/>
                <w:iCs/>
                <w:sz w:val="28"/>
                <w:szCs w:val="28"/>
              </w:rPr>
              <w:t>S</w:t>
            </w:r>
            <w:r w:rsidRPr="00E03C36">
              <w:rPr>
                <w:rFonts w:ascii="Times New Roman" w:hAnsi="Times New Roman" w:cs="Times New Roman"/>
                <w:i w:val="0"/>
                <w:iCs/>
                <w:sz w:val="28"/>
                <w:szCs w:val="28"/>
                <w:lang w:val="ru-RU"/>
              </w:rPr>
              <w:t xml:space="preserve"> конститутивная протеасома</w:t>
            </w:r>
          </w:p>
        </w:tc>
        <w:tc>
          <w:tcPr>
            <w:tcW w:w="2517" w:type="dxa"/>
          </w:tcPr>
          <w:p w14:paraId="598BD83B" w14:textId="4C13F2D1" w:rsidR="00631E48" w:rsidRPr="00387ECF" w:rsidRDefault="00631E48">
            <w:pPr>
              <w:pStyle w:val="afa"/>
              <w:spacing w:line="360" w:lineRule="auto"/>
              <w:jc w:val="both"/>
              <w:rPr>
                <w:rFonts w:ascii="Times New Roman" w:hAnsi="Times New Roman" w:cs="Times New Roman"/>
                <w:i w:val="0"/>
                <w:sz w:val="28"/>
                <w:szCs w:val="28"/>
                <w:lang w:val="ru-RU"/>
              </w:rPr>
            </w:pPr>
            <w:r w:rsidRPr="00E03C36">
              <w:rPr>
                <w:rFonts w:ascii="Times New Roman" w:hAnsi="Times New Roman" w:cs="Times New Roman"/>
                <w:i w:val="0"/>
                <w:iCs/>
                <w:sz w:val="28"/>
                <w:szCs w:val="28"/>
              </w:rPr>
              <w:t>In vitro, 20S</w:t>
            </w:r>
            <w:r w:rsidRPr="00E03C36">
              <w:rPr>
                <w:rFonts w:ascii="Times New Roman" w:hAnsi="Times New Roman" w:cs="Times New Roman"/>
                <w:i w:val="0"/>
                <w:iCs/>
                <w:sz w:val="28"/>
                <w:szCs w:val="28"/>
                <w:lang w:val="ru-RU"/>
              </w:rPr>
              <w:t>, иммунопротеасома</w:t>
            </w:r>
          </w:p>
        </w:tc>
        <w:tc>
          <w:tcPr>
            <w:tcW w:w="2240" w:type="dxa"/>
          </w:tcPr>
          <w:p w14:paraId="64F33675" w14:textId="0F2474D2" w:rsidR="00631E48" w:rsidRPr="00387ECF" w:rsidRDefault="00631E48">
            <w:pPr>
              <w:pStyle w:val="afa"/>
              <w:spacing w:line="360" w:lineRule="auto"/>
              <w:jc w:val="both"/>
              <w:rPr>
                <w:rFonts w:ascii="Times New Roman" w:hAnsi="Times New Roman" w:cs="Times New Roman"/>
                <w:i w:val="0"/>
                <w:sz w:val="28"/>
                <w:szCs w:val="28"/>
                <w:lang w:val="ru-RU"/>
              </w:rPr>
            </w:pPr>
            <w:r w:rsidRPr="00E03C36">
              <w:rPr>
                <w:rFonts w:ascii="Times New Roman" w:hAnsi="Times New Roman" w:cs="Times New Roman"/>
                <w:i w:val="0"/>
                <w:iCs/>
                <w:sz w:val="28"/>
                <w:szCs w:val="28"/>
              </w:rPr>
              <w:t>In vivo</w:t>
            </w:r>
          </w:p>
        </w:tc>
      </w:tr>
      <w:tr w:rsidR="006904D6" w:rsidRPr="00631E48" w14:paraId="479B5F4E" w14:textId="77777777" w:rsidTr="00631E48">
        <w:tc>
          <w:tcPr>
            <w:tcW w:w="2447" w:type="dxa"/>
          </w:tcPr>
          <w:p w14:paraId="2C3C0FB4" w14:textId="620DF8C2" w:rsidR="006904D6"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Оптимальный порог</w:t>
            </w:r>
          </w:p>
        </w:tc>
        <w:tc>
          <w:tcPr>
            <w:tcW w:w="2367" w:type="dxa"/>
          </w:tcPr>
          <w:p w14:paraId="173344F5" w14:textId="28CA5123" w:rsidR="006904D6"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-0,08</w:t>
            </w:r>
          </w:p>
        </w:tc>
        <w:tc>
          <w:tcPr>
            <w:tcW w:w="2517" w:type="dxa"/>
          </w:tcPr>
          <w:p w14:paraId="24E9394E" w14:textId="0E09C8CB" w:rsidR="006904D6"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0,48</w:t>
            </w:r>
          </w:p>
        </w:tc>
        <w:tc>
          <w:tcPr>
            <w:tcW w:w="2240" w:type="dxa"/>
          </w:tcPr>
          <w:p w14:paraId="2248380F" w14:textId="12F30AF2" w:rsidR="006904D6"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-0,03</w:t>
            </w:r>
          </w:p>
        </w:tc>
      </w:tr>
      <w:tr w:rsidR="00F0155F" w:rsidRPr="00631E48" w14:paraId="20B36E4E" w14:textId="77777777" w:rsidTr="00631E48">
        <w:tc>
          <w:tcPr>
            <w:tcW w:w="2447" w:type="dxa"/>
          </w:tcPr>
          <w:p w14:paraId="4D54D32A" w14:textId="27D7F806" w:rsidR="00F0155F" w:rsidRPr="00387ECF" w:rsidRDefault="00F0155F">
            <w:pPr>
              <w:pStyle w:val="afa"/>
              <w:spacing w:line="360" w:lineRule="auto"/>
              <w:jc w:val="both"/>
              <w:rPr>
                <w:rFonts w:ascii="Times New Roman" w:hAnsi="Times New Roman" w:cs="Times New Roman"/>
                <w:i w:val="0"/>
                <w:sz w:val="28"/>
                <w:szCs w:val="28"/>
              </w:rPr>
            </w:pPr>
            <w:r>
              <w:rPr>
                <w:rFonts w:ascii="Times New Roman" w:hAnsi="Times New Roman" w:cs="Times New Roman"/>
                <w:i w:val="0"/>
                <w:sz w:val="28"/>
                <w:szCs w:val="28"/>
              </w:rPr>
              <w:t>AUROC</w:t>
            </w:r>
          </w:p>
        </w:tc>
        <w:tc>
          <w:tcPr>
            <w:tcW w:w="2367" w:type="dxa"/>
          </w:tcPr>
          <w:p w14:paraId="4A35D743" w14:textId="62B27274" w:rsidR="00F0155F"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0,68</w:t>
            </w:r>
          </w:p>
        </w:tc>
        <w:tc>
          <w:tcPr>
            <w:tcW w:w="2517" w:type="dxa"/>
          </w:tcPr>
          <w:p w14:paraId="0E8FF97D" w14:textId="56F5765E" w:rsidR="00F0155F"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0,63</w:t>
            </w:r>
          </w:p>
        </w:tc>
        <w:tc>
          <w:tcPr>
            <w:tcW w:w="2240" w:type="dxa"/>
          </w:tcPr>
          <w:p w14:paraId="4462E336" w14:textId="47574316" w:rsidR="00F0155F"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0,87</w:t>
            </w:r>
          </w:p>
        </w:tc>
      </w:tr>
      <w:tr w:rsidR="00631E48" w:rsidRPr="00631E48" w14:paraId="70BD0B43" w14:textId="77777777" w:rsidTr="00631E48">
        <w:tc>
          <w:tcPr>
            <w:tcW w:w="2447" w:type="dxa"/>
          </w:tcPr>
          <w:p w14:paraId="17DB6F98" w14:textId="5E6923D1"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Чувствительность</w:t>
            </w:r>
          </w:p>
        </w:tc>
        <w:tc>
          <w:tcPr>
            <w:tcW w:w="2367" w:type="dxa"/>
          </w:tcPr>
          <w:p w14:paraId="5854DDA7" w14:textId="3A3BAFC5"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0,69</w:t>
            </w:r>
          </w:p>
        </w:tc>
        <w:tc>
          <w:tcPr>
            <w:tcW w:w="2517" w:type="dxa"/>
          </w:tcPr>
          <w:p w14:paraId="4AC83BCA" w14:textId="576ED578"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0,43</w:t>
            </w:r>
          </w:p>
        </w:tc>
        <w:tc>
          <w:tcPr>
            <w:tcW w:w="2240" w:type="dxa"/>
          </w:tcPr>
          <w:p w14:paraId="7EAA9257" w14:textId="5A4AAA82"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0,81</w:t>
            </w:r>
          </w:p>
        </w:tc>
      </w:tr>
      <w:tr w:rsidR="00631E48" w:rsidRPr="00631E48" w14:paraId="6908ABE0" w14:textId="77777777" w:rsidTr="00631E48">
        <w:tc>
          <w:tcPr>
            <w:tcW w:w="2447" w:type="dxa"/>
          </w:tcPr>
          <w:p w14:paraId="1F660CB1" w14:textId="0DB351A2"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Специфичность</w:t>
            </w:r>
          </w:p>
        </w:tc>
        <w:tc>
          <w:tcPr>
            <w:tcW w:w="2367" w:type="dxa"/>
          </w:tcPr>
          <w:p w14:paraId="2901A5D0" w14:textId="76967870"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0,58</w:t>
            </w:r>
          </w:p>
        </w:tc>
        <w:tc>
          <w:tcPr>
            <w:tcW w:w="2517" w:type="dxa"/>
          </w:tcPr>
          <w:p w14:paraId="3F42E94A" w14:textId="71495F5C"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0,81</w:t>
            </w:r>
          </w:p>
        </w:tc>
        <w:tc>
          <w:tcPr>
            <w:tcW w:w="2240" w:type="dxa"/>
          </w:tcPr>
          <w:p w14:paraId="04FC95BA" w14:textId="30F88F43"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0,78</w:t>
            </w:r>
          </w:p>
        </w:tc>
      </w:tr>
      <w:tr w:rsidR="00631E48" w:rsidRPr="00631E48" w14:paraId="1740F751" w14:textId="77777777" w:rsidTr="00631E48">
        <w:tc>
          <w:tcPr>
            <w:tcW w:w="2447" w:type="dxa"/>
          </w:tcPr>
          <w:p w14:paraId="0CB6B022" w14:textId="4D44EF31"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Точность</w:t>
            </w:r>
          </w:p>
        </w:tc>
        <w:tc>
          <w:tcPr>
            <w:tcW w:w="2367" w:type="dxa"/>
          </w:tcPr>
          <w:p w14:paraId="578FB036" w14:textId="70914584"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0,63</w:t>
            </w:r>
          </w:p>
        </w:tc>
        <w:tc>
          <w:tcPr>
            <w:tcW w:w="2517" w:type="dxa"/>
          </w:tcPr>
          <w:p w14:paraId="3E67F9BC" w14:textId="09F7F3EA"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0,68</w:t>
            </w:r>
          </w:p>
        </w:tc>
        <w:tc>
          <w:tcPr>
            <w:tcW w:w="2240" w:type="dxa"/>
          </w:tcPr>
          <w:p w14:paraId="35E46D46" w14:textId="25C155C5"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0,80</w:t>
            </w:r>
          </w:p>
        </w:tc>
      </w:tr>
      <w:tr w:rsidR="00631E48" w:rsidRPr="00631E48" w14:paraId="7E5FA216" w14:textId="77777777" w:rsidTr="00631E48">
        <w:tc>
          <w:tcPr>
            <w:tcW w:w="2447" w:type="dxa"/>
          </w:tcPr>
          <w:p w14:paraId="325C8C95" w14:textId="5FD9B06E"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Сбалансированная точность</w:t>
            </w:r>
          </w:p>
        </w:tc>
        <w:tc>
          <w:tcPr>
            <w:tcW w:w="2367" w:type="dxa"/>
          </w:tcPr>
          <w:p w14:paraId="238A05C6" w14:textId="57AA19F4"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0,63</w:t>
            </w:r>
          </w:p>
        </w:tc>
        <w:tc>
          <w:tcPr>
            <w:tcW w:w="2517" w:type="dxa"/>
          </w:tcPr>
          <w:p w14:paraId="010C4803" w14:textId="722088DA"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0,62</w:t>
            </w:r>
          </w:p>
        </w:tc>
        <w:tc>
          <w:tcPr>
            <w:tcW w:w="2240" w:type="dxa"/>
          </w:tcPr>
          <w:p w14:paraId="4F334EB7" w14:textId="208BFD8A"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0,80</w:t>
            </w:r>
          </w:p>
        </w:tc>
      </w:tr>
      <w:tr w:rsidR="00631E48" w:rsidRPr="00631E48" w14:paraId="614ABC2B" w14:textId="77777777" w:rsidTr="00631E48">
        <w:tc>
          <w:tcPr>
            <w:tcW w:w="2447" w:type="dxa"/>
          </w:tcPr>
          <w:p w14:paraId="35DA28F8" w14:textId="5CAC375E"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Средняя точность</w:t>
            </w:r>
          </w:p>
        </w:tc>
        <w:tc>
          <w:tcPr>
            <w:tcW w:w="2367" w:type="dxa"/>
          </w:tcPr>
          <w:p w14:paraId="0D62790E" w14:textId="5530BB32"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0,59</w:t>
            </w:r>
          </w:p>
        </w:tc>
        <w:tc>
          <w:tcPr>
            <w:tcW w:w="2517" w:type="dxa"/>
          </w:tcPr>
          <w:p w14:paraId="15CAC217" w14:textId="1B098A25"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0,50</w:t>
            </w:r>
          </w:p>
        </w:tc>
        <w:tc>
          <w:tcPr>
            <w:tcW w:w="2240" w:type="dxa"/>
          </w:tcPr>
          <w:p w14:paraId="1E84A215" w14:textId="1DF9BD50"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0,86</w:t>
            </w:r>
          </w:p>
        </w:tc>
      </w:tr>
      <w:tr w:rsidR="00631E48" w:rsidRPr="00631E48" w14:paraId="1ABB38AF" w14:textId="77777777" w:rsidTr="00631E48">
        <w:tc>
          <w:tcPr>
            <w:tcW w:w="2447" w:type="dxa"/>
          </w:tcPr>
          <w:p w14:paraId="0B21B4D6" w14:textId="23C2CD11"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 xml:space="preserve">Коэффициент корреляции </w:t>
            </w:r>
            <w:r>
              <w:rPr>
                <w:rFonts w:ascii="Times New Roman" w:hAnsi="Times New Roman" w:cs="Times New Roman"/>
                <w:i w:val="0"/>
                <w:sz w:val="28"/>
                <w:szCs w:val="28"/>
                <w:lang w:val="ru-RU"/>
              </w:rPr>
              <w:lastRenderedPageBreak/>
              <w:t>Мэтью</w:t>
            </w:r>
          </w:p>
        </w:tc>
        <w:tc>
          <w:tcPr>
            <w:tcW w:w="2367" w:type="dxa"/>
          </w:tcPr>
          <w:p w14:paraId="272328D8" w14:textId="43FE746D"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lastRenderedPageBreak/>
              <w:t>0,27</w:t>
            </w:r>
          </w:p>
        </w:tc>
        <w:tc>
          <w:tcPr>
            <w:tcW w:w="2517" w:type="dxa"/>
          </w:tcPr>
          <w:p w14:paraId="0AE2BBAA" w14:textId="0F691B3D"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0,25</w:t>
            </w:r>
          </w:p>
        </w:tc>
        <w:tc>
          <w:tcPr>
            <w:tcW w:w="2240" w:type="dxa"/>
          </w:tcPr>
          <w:p w14:paraId="37463064" w14:textId="344A2210"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0,60</w:t>
            </w:r>
          </w:p>
        </w:tc>
      </w:tr>
    </w:tbl>
    <w:p w14:paraId="40AB11F7" w14:textId="5805681C" w:rsidR="00631E48" w:rsidRDefault="00631E48">
      <w:pPr>
        <w:pStyle w:val="afa"/>
        <w:spacing w:line="360" w:lineRule="auto"/>
        <w:jc w:val="both"/>
        <w:rPr>
          <w:rFonts w:cs="Times New Roman"/>
          <w:iCs/>
          <w:szCs w:val="28"/>
          <w:lang w:val="ru-RU"/>
        </w:rPr>
      </w:pPr>
    </w:p>
    <w:p w14:paraId="6277DCA0" w14:textId="78997699" w:rsidR="006904D6" w:rsidRDefault="004C1F0C" w:rsidP="004C1F0C">
      <w:pPr>
        <w:pStyle w:val="2"/>
      </w:pPr>
      <w:bookmarkStart w:id="550" w:name="_Toc135956198"/>
      <w:r>
        <w:rPr>
          <w:lang w:val="ru-RU"/>
        </w:rPr>
        <w:t xml:space="preserve">3.2 Моделирование </w:t>
      </w:r>
      <w:r>
        <w:t>TAP</w:t>
      </w:r>
      <w:bookmarkEnd w:id="550"/>
    </w:p>
    <w:p w14:paraId="3267D41A" w14:textId="03FEC135" w:rsidR="004C1F0C" w:rsidRDefault="004C1F0C" w:rsidP="004C1F0C">
      <w:pPr>
        <w:pStyle w:val="a0"/>
        <w:rPr>
          <w:lang w:val="ru-RU"/>
        </w:rPr>
      </w:pPr>
      <w:r>
        <w:rPr>
          <w:lang w:val="ru-RU"/>
        </w:rPr>
        <w:t xml:space="preserve">Набор данных, использованный для прогноза характера активности пептидов с </w:t>
      </w:r>
      <w:r>
        <w:t>TAP</w:t>
      </w:r>
      <w:r w:rsidRPr="00387ECF">
        <w:rPr>
          <w:lang w:val="ru-RU"/>
        </w:rPr>
        <w:t xml:space="preserve"> </w:t>
      </w:r>
      <w:r>
        <w:rPr>
          <w:lang w:val="ru-RU"/>
        </w:rPr>
        <w:t xml:space="preserve">транспортером, содержит 613 пептидов. Количество сильноактивных пептидов - </w:t>
      </w:r>
      <w:r w:rsidR="00372ABB">
        <w:rPr>
          <w:lang w:val="ru-RU"/>
        </w:rPr>
        <w:t>468</w:t>
      </w:r>
      <w:r>
        <w:rPr>
          <w:lang w:val="ru-RU"/>
        </w:rPr>
        <w:t>, слабоактивных</w:t>
      </w:r>
      <w:r w:rsidR="000907AC">
        <w:rPr>
          <w:lang w:val="ru-RU"/>
        </w:rPr>
        <w:t xml:space="preserve"> или неактивных</w:t>
      </w:r>
      <w:r>
        <w:rPr>
          <w:lang w:val="ru-RU"/>
        </w:rPr>
        <w:t xml:space="preserve"> - </w:t>
      </w:r>
      <w:r w:rsidR="00372ABB">
        <w:rPr>
          <w:lang w:val="ru-RU"/>
        </w:rPr>
        <w:t>145</w:t>
      </w:r>
      <w:r>
        <w:rPr>
          <w:lang w:val="ru-RU"/>
        </w:rPr>
        <w:t>.</w:t>
      </w:r>
      <w:r w:rsidR="000907AC">
        <w:rPr>
          <w:lang w:val="ru-RU"/>
        </w:rPr>
        <w:t xml:space="preserve"> Результаты внутренней оценки представлены на рисунке 14, результаты внешней оценки – на рисунке 15.</w:t>
      </w:r>
    </w:p>
    <w:p w14:paraId="0DD20D9A" w14:textId="77777777" w:rsidR="000907AC" w:rsidRPr="00387ECF" w:rsidRDefault="000907AC" w:rsidP="00B82D89">
      <w:pPr>
        <w:pStyle w:val="a0"/>
        <w:keepNext/>
        <w:ind w:firstLine="0"/>
        <w:rPr>
          <w:rFonts w:cs="Times New Roman"/>
          <w:sz w:val="32"/>
          <w:szCs w:val="28"/>
        </w:rPr>
        <w:pPrChange w:id="551" w:author="Антон Смирнов" w:date="2023-05-25T22:13:00Z">
          <w:pPr>
            <w:pStyle w:val="a0"/>
            <w:keepNext/>
          </w:pPr>
        </w:pPrChange>
      </w:pPr>
      <w:r w:rsidRPr="00387ECF">
        <w:rPr>
          <w:rFonts w:cs="Times New Roman"/>
          <w:noProof/>
          <w:sz w:val="32"/>
          <w:szCs w:val="28"/>
          <w:lang w:val="ru-RU"/>
        </w:rPr>
        <w:drawing>
          <wp:inline distT="0" distB="0" distL="0" distR="0" wp14:anchorId="411A9035" wp14:editId="03C38CBB">
            <wp:extent cx="5848350" cy="43910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988A239" w14:textId="6C5D976F" w:rsidR="000907AC" w:rsidRDefault="000907AC" w:rsidP="000907AC">
      <w:pPr>
        <w:pStyle w:val="afa"/>
        <w:spacing w:line="360" w:lineRule="auto"/>
        <w:jc w:val="both"/>
        <w:rPr>
          <w:rFonts w:ascii="Times New Roman" w:hAnsi="Times New Roman" w:cs="Times New Roman"/>
          <w:i w:val="0"/>
          <w:sz w:val="28"/>
          <w:szCs w:val="28"/>
          <w:lang w:val="ru-RU"/>
        </w:rPr>
      </w:pPr>
      <w:r w:rsidRPr="00387ECF">
        <w:rPr>
          <w:rFonts w:ascii="Times New Roman" w:hAnsi="Times New Roman" w:cs="Times New Roman"/>
          <w:b/>
          <w:bCs/>
          <w:i w:val="0"/>
          <w:sz w:val="28"/>
          <w:szCs w:val="28"/>
          <w:lang w:val="ru-RU"/>
        </w:rPr>
        <w:t xml:space="preserve">Рисунок </w:t>
      </w:r>
      <w:r w:rsidRPr="00387ECF">
        <w:rPr>
          <w:rFonts w:ascii="Times New Roman" w:hAnsi="Times New Roman" w:cs="Times New Roman"/>
          <w:b/>
          <w:bCs/>
          <w:i w:val="0"/>
          <w:sz w:val="28"/>
          <w:szCs w:val="28"/>
        </w:rPr>
        <w:fldChar w:fldCharType="begin"/>
      </w:r>
      <w:r w:rsidRPr="00387ECF">
        <w:rPr>
          <w:rFonts w:ascii="Times New Roman" w:hAnsi="Times New Roman" w:cs="Times New Roman"/>
          <w:b/>
          <w:bCs/>
          <w:i w:val="0"/>
          <w:sz w:val="28"/>
          <w:szCs w:val="28"/>
          <w:lang w:val="ru-RU"/>
        </w:rPr>
        <w:instrText xml:space="preserve"> </w:instrText>
      </w:r>
      <w:r w:rsidRPr="00387ECF">
        <w:rPr>
          <w:rFonts w:ascii="Times New Roman" w:hAnsi="Times New Roman" w:cs="Times New Roman"/>
          <w:b/>
          <w:bCs/>
          <w:i w:val="0"/>
          <w:sz w:val="28"/>
          <w:szCs w:val="28"/>
        </w:rPr>
        <w:instrText>SEQ</w:instrText>
      </w:r>
      <w:r w:rsidRPr="00387ECF">
        <w:rPr>
          <w:rFonts w:ascii="Times New Roman" w:hAnsi="Times New Roman" w:cs="Times New Roman"/>
          <w:b/>
          <w:bCs/>
          <w:i w:val="0"/>
          <w:sz w:val="28"/>
          <w:szCs w:val="28"/>
          <w:lang w:val="ru-RU"/>
        </w:rPr>
        <w:instrText xml:space="preserve"> Рисунок \* </w:instrText>
      </w:r>
      <w:r w:rsidRPr="00387ECF">
        <w:rPr>
          <w:rFonts w:ascii="Times New Roman" w:hAnsi="Times New Roman" w:cs="Times New Roman"/>
          <w:b/>
          <w:bCs/>
          <w:i w:val="0"/>
          <w:sz w:val="28"/>
          <w:szCs w:val="28"/>
        </w:rPr>
        <w:instrText>ARABIC</w:instrText>
      </w:r>
      <w:r w:rsidRPr="00387ECF">
        <w:rPr>
          <w:rFonts w:ascii="Times New Roman" w:hAnsi="Times New Roman" w:cs="Times New Roman"/>
          <w:b/>
          <w:bCs/>
          <w:i w:val="0"/>
          <w:sz w:val="28"/>
          <w:szCs w:val="28"/>
          <w:lang w:val="ru-RU"/>
        </w:rPr>
        <w:instrText xml:space="preserve"> </w:instrText>
      </w:r>
      <w:r w:rsidRPr="00387ECF">
        <w:rPr>
          <w:rFonts w:ascii="Times New Roman" w:hAnsi="Times New Roman" w:cs="Times New Roman"/>
          <w:b/>
          <w:bCs/>
          <w:i w:val="0"/>
          <w:sz w:val="28"/>
          <w:szCs w:val="28"/>
        </w:rPr>
        <w:fldChar w:fldCharType="separate"/>
      </w:r>
      <w:ins w:id="552" w:author="Антон Смирнов" w:date="2023-05-25T20:25:00Z">
        <w:r w:rsidR="00A825F7" w:rsidRPr="00FD6ED4">
          <w:rPr>
            <w:rFonts w:ascii="Times New Roman" w:hAnsi="Times New Roman" w:cs="Times New Roman"/>
            <w:b/>
            <w:bCs/>
            <w:i w:val="0"/>
            <w:noProof/>
            <w:sz w:val="28"/>
            <w:szCs w:val="28"/>
            <w:lang w:val="ru-RU"/>
            <w:rPrChange w:id="553" w:author="Антон Смирнов" w:date="2023-05-25T22:40:00Z">
              <w:rPr>
                <w:rFonts w:ascii="Times New Roman" w:hAnsi="Times New Roman" w:cs="Times New Roman"/>
                <w:b/>
                <w:bCs/>
                <w:i w:val="0"/>
                <w:noProof/>
                <w:sz w:val="28"/>
                <w:szCs w:val="28"/>
              </w:rPr>
            </w:rPrChange>
          </w:rPr>
          <w:t>14</w:t>
        </w:r>
      </w:ins>
      <w:del w:id="554" w:author="Антон Смирнов" w:date="2023-05-25T14:19:00Z">
        <w:r w:rsidR="001D58CF" w:rsidRPr="00387ECF" w:rsidDel="00853050">
          <w:rPr>
            <w:rFonts w:ascii="Times New Roman" w:hAnsi="Times New Roman" w:cs="Times New Roman"/>
            <w:b/>
            <w:bCs/>
            <w:i w:val="0"/>
            <w:noProof/>
            <w:sz w:val="28"/>
            <w:szCs w:val="28"/>
            <w:lang w:val="ru-RU"/>
          </w:rPr>
          <w:delText>14</w:delText>
        </w:r>
      </w:del>
      <w:r w:rsidRPr="00387ECF">
        <w:rPr>
          <w:rFonts w:ascii="Times New Roman" w:hAnsi="Times New Roman" w:cs="Times New Roman"/>
          <w:b/>
          <w:bCs/>
          <w:i w:val="0"/>
          <w:sz w:val="28"/>
          <w:szCs w:val="28"/>
        </w:rPr>
        <w:fldChar w:fldCharType="end"/>
      </w:r>
      <w:r w:rsidRPr="00387ECF">
        <w:rPr>
          <w:rFonts w:ascii="Times New Roman" w:hAnsi="Times New Roman" w:cs="Times New Roman"/>
          <w:i w:val="0"/>
          <w:sz w:val="28"/>
          <w:szCs w:val="28"/>
          <w:lang w:val="ru-RU"/>
        </w:rPr>
        <w:t xml:space="preserve">. Зависимость метрики внутренней оценки качества моделей </w:t>
      </w:r>
      <w:r w:rsidRPr="00387ECF">
        <w:rPr>
          <w:rFonts w:ascii="Times New Roman" w:hAnsi="Times New Roman" w:cs="Times New Roman"/>
          <w:i w:val="0"/>
          <w:sz w:val="28"/>
          <w:szCs w:val="28"/>
        </w:rPr>
        <w:t>TAP</w:t>
      </w:r>
      <w:r w:rsidRPr="00387ECF">
        <w:rPr>
          <w:rFonts w:ascii="Times New Roman" w:hAnsi="Times New Roman" w:cs="Times New Roman"/>
          <w:i w:val="0"/>
          <w:sz w:val="28"/>
          <w:szCs w:val="28"/>
          <w:lang w:val="ru-RU"/>
        </w:rPr>
        <w:t xml:space="preserve"> транспортера от уровня MNA для различных разбиений исходного набора данных.</w:t>
      </w:r>
    </w:p>
    <w:p w14:paraId="6889ADDA" w14:textId="4116DC3C" w:rsidR="00600916" w:rsidRPr="00600916" w:rsidRDefault="00D834C1" w:rsidP="0060091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lastRenderedPageBreak/>
        <w:tab/>
        <w:t>Стоит отметить необычное поведение кривых</w:t>
      </w:r>
      <w:r w:rsidR="00600916">
        <w:rPr>
          <w:rFonts w:ascii="Times New Roman" w:hAnsi="Times New Roman" w:cs="Times New Roman"/>
          <w:i w:val="0"/>
          <w:sz w:val="28"/>
          <w:szCs w:val="28"/>
          <w:lang w:val="ru-RU"/>
        </w:rPr>
        <w:t xml:space="preserve"> на рисунке 14. Пять кривых после четвертого уровня </w:t>
      </w:r>
      <w:r w:rsidR="00600916">
        <w:rPr>
          <w:rFonts w:ascii="Times New Roman" w:hAnsi="Times New Roman" w:cs="Times New Roman"/>
          <w:i w:val="0"/>
          <w:sz w:val="28"/>
          <w:szCs w:val="28"/>
        </w:rPr>
        <w:t>MNA</w:t>
      </w:r>
      <w:r w:rsidR="00600916" w:rsidRPr="00387ECF">
        <w:rPr>
          <w:rFonts w:ascii="Times New Roman" w:hAnsi="Times New Roman" w:cs="Times New Roman"/>
          <w:i w:val="0"/>
          <w:sz w:val="28"/>
          <w:szCs w:val="28"/>
          <w:lang w:val="ru-RU"/>
        </w:rPr>
        <w:t xml:space="preserve"> </w:t>
      </w:r>
      <w:r w:rsidR="00600916">
        <w:rPr>
          <w:rFonts w:ascii="Times New Roman" w:hAnsi="Times New Roman" w:cs="Times New Roman"/>
          <w:i w:val="0"/>
          <w:sz w:val="28"/>
          <w:szCs w:val="28"/>
          <w:lang w:val="ru-RU"/>
        </w:rPr>
        <w:t xml:space="preserve">дескрипторов, разделяются на две группы с выходом на плато у значения </w:t>
      </w:r>
      <w:r w:rsidR="00600916">
        <w:rPr>
          <w:rFonts w:ascii="Times New Roman" w:hAnsi="Times New Roman" w:cs="Times New Roman"/>
          <w:i w:val="0"/>
          <w:sz w:val="28"/>
          <w:szCs w:val="28"/>
        </w:rPr>
        <w:t>AUC</w:t>
      </w:r>
      <w:r w:rsidR="00600916" w:rsidRPr="00387ECF">
        <w:rPr>
          <w:rFonts w:ascii="Times New Roman" w:hAnsi="Times New Roman" w:cs="Times New Roman"/>
          <w:i w:val="0"/>
          <w:sz w:val="28"/>
          <w:szCs w:val="28"/>
          <w:lang w:val="ru-RU"/>
        </w:rPr>
        <w:t xml:space="preserve"> </w:t>
      </w:r>
      <w:r w:rsidR="00600916">
        <w:rPr>
          <w:rFonts w:ascii="Times New Roman" w:hAnsi="Times New Roman" w:cs="Times New Roman"/>
          <w:i w:val="0"/>
          <w:sz w:val="28"/>
          <w:szCs w:val="28"/>
          <w:lang w:val="ru-RU"/>
        </w:rPr>
        <w:t>0,84 и 0,86.</w:t>
      </w:r>
    </w:p>
    <w:p w14:paraId="0E0C6D0C" w14:textId="77777777" w:rsidR="00600916" w:rsidRDefault="00600916" w:rsidP="00600916">
      <w:pPr>
        <w:pStyle w:val="afa"/>
        <w:spacing w:line="360" w:lineRule="auto"/>
        <w:jc w:val="both"/>
        <w:rPr>
          <w:rFonts w:ascii="Times New Roman" w:hAnsi="Times New Roman" w:cs="Times New Roman"/>
          <w:i w:val="0"/>
          <w:sz w:val="28"/>
          <w:szCs w:val="28"/>
          <w:lang w:val="ru-RU"/>
        </w:rPr>
      </w:pPr>
    </w:p>
    <w:p w14:paraId="319277EC" w14:textId="04DF8560" w:rsidR="009671C5" w:rsidRPr="00387ECF" w:rsidRDefault="009671C5">
      <w:pPr>
        <w:pStyle w:val="afa"/>
        <w:spacing w:line="360" w:lineRule="auto"/>
        <w:jc w:val="both"/>
        <w:rPr>
          <w:lang w:val="ru-RU"/>
        </w:rPr>
      </w:pPr>
      <w:r>
        <w:rPr>
          <w:rFonts w:ascii="Times New Roman" w:hAnsi="Times New Roman" w:cs="Times New Roman"/>
          <w:i w:val="0"/>
          <w:noProof/>
          <w:sz w:val="28"/>
          <w:szCs w:val="28"/>
          <w:lang w:val="ru-RU"/>
        </w:rPr>
        <w:drawing>
          <wp:inline distT="0" distB="0" distL="0" distR="0" wp14:anchorId="240EA9CF" wp14:editId="28D36BF2">
            <wp:extent cx="5848350" cy="43910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2FB9488" w14:textId="13C6978B" w:rsidR="009671C5" w:rsidRDefault="009671C5" w:rsidP="009671C5">
      <w:pPr>
        <w:pStyle w:val="afa"/>
        <w:spacing w:line="360" w:lineRule="auto"/>
        <w:jc w:val="both"/>
        <w:rPr>
          <w:rFonts w:ascii="Times New Roman" w:hAnsi="Times New Roman" w:cs="Times New Roman"/>
          <w:i w:val="0"/>
          <w:iCs/>
          <w:sz w:val="28"/>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55" w:author="Антон Смирнов" w:date="2023-05-25T20:25:00Z">
        <w:r w:rsidR="00A825F7" w:rsidRPr="00FD6ED4">
          <w:rPr>
            <w:rFonts w:ascii="Times New Roman" w:hAnsi="Times New Roman" w:cs="Times New Roman"/>
            <w:b/>
            <w:bCs/>
            <w:i w:val="0"/>
            <w:iCs/>
            <w:noProof/>
            <w:sz w:val="28"/>
            <w:szCs w:val="28"/>
            <w:lang w:val="ru-RU"/>
            <w:rPrChange w:id="556" w:author="Антон Смирнов" w:date="2023-05-25T22:40:00Z">
              <w:rPr>
                <w:rFonts w:ascii="Times New Roman" w:hAnsi="Times New Roman" w:cs="Times New Roman"/>
                <w:b/>
                <w:bCs/>
                <w:i w:val="0"/>
                <w:iCs/>
                <w:noProof/>
                <w:sz w:val="28"/>
                <w:szCs w:val="28"/>
              </w:rPr>
            </w:rPrChange>
          </w:rPr>
          <w:t>15</w:t>
        </w:r>
      </w:ins>
      <w:del w:id="557" w:author="Антон Смирнов" w:date="2023-05-25T14:19:00Z">
        <w:r w:rsidR="001D58CF" w:rsidRPr="00387ECF" w:rsidDel="00853050">
          <w:rPr>
            <w:rFonts w:ascii="Times New Roman" w:hAnsi="Times New Roman" w:cs="Times New Roman"/>
            <w:b/>
            <w:bCs/>
            <w:i w:val="0"/>
            <w:iCs/>
            <w:noProof/>
            <w:sz w:val="28"/>
            <w:szCs w:val="28"/>
            <w:lang w:val="ru-RU"/>
          </w:rPr>
          <w:delText>15</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i w:val="0"/>
          <w:iCs/>
          <w:sz w:val="28"/>
          <w:szCs w:val="28"/>
          <w:lang w:val="ru-RU"/>
        </w:rPr>
        <w:t xml:space="preserve">. Зависимость метрики внешней оценки качества моделей </w:t>
      </w:r>
      <w:r w:rsidRPr="00387ECF">
        <w:rPr>
          <w:rFonts w:ascii="Times New Roman" w:hAnsi="Times New Roman" w:cs="Times New Roman"/>
          <w:i w:val="0"/>
          <w:iCs/>
          <w:sz w:val="28"/>
          <w:szCs w:val="28"/>
        </w:rPr>
        <w:t>TAP</w:t>
      </w:r>
      <w:r w:rsidRPr="00387ECF">
        <w:rPr>
          <w:rFonts w:ascii="Times New Roman" w:hAnsi="Times New Roman" w:cs="Times New Roman"/>
          <w:i w:val="0"/>
          <w:iCs/>
          <w:sz w:val="28"/>
          <w:szCs w:val="28"/>
          <w:lang w:val="ru-RU"/>
        </w:rPr>
        <w:t xml:space="preserve"> транспортера от уровня MNA</w:t>
      </w:r>
      <w:r w:rsidR="003D5777">
        <w:rPr>
          <w:rFonts w:ascii="Times New Roman" w:hAnsi="Times New Roman" w:cs="Times New Roman"/>
          <w:i w:val="0"/>
          <w:iCs/>
          <w:sz w:val="28"/>
          <w:szCs w:val="28"/>
          <w:lang w:val="ru-RU"/>
        </w:rPr>
        <w:t xml:space="preserve"> дескрипторов</w:t>
      </w:r>
      <w:r w:rsidRPr="00387ECF">
        <w:rPr>
          <w:rFonts w:ascii="Times New Roman" w:hAnsi="Times New Roman" w:cs="Times New Roman"/>
          <w:i w:val="0"/>
          <w:iCs/>
          <w:sz w:val="28"/>
          <w:szCs w:val="28"/>
          <w:lang w:val="ru-RU"/>
        </w:rPr>
        <w:t>.</w:t>
      </w:r>
    </w:p>
    <w:p w14:paraId="2E87D768" w14:textId="30E600F9" w:rsidR="003D5777" w:rsidRDefault="003D5777" w:rsidP="009671C5">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ab/>
        <w:t xml:space="preserve">Оптимальным был выбран шестой уровень </w:t>
      </w:r>
      <w:r>
        <w:rPr>
          <w:rFonts w:ascii="Times New Roman" w:hAnsi="Times New Roman" w:cs="Times New Roman"/>
          <w:i w:val="0"/>
          <w:iCs/>
          <w:sz w:val="28"/>
          <w:szCs w:val="28"/>
        </w:rPr>
        <w:t>MNA</w:t>
      </w:r>
      <w:r w:rsidRPr="00387EC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 xml:space="preserve">дескрипторов, так как у моделей, использующих более высокий уровень дескрипторов не происходит значимого увеличения метрики качества. Дальнейшее увеличение метрики высоких уровнях может быть следствием переобучения моделей. Статистические характеристики модели, построенной с использованием шестого уровня </w:t>
      </w:r>
      <w:r>
        <w:rPr>
          <w:rFonts w:ascii="Times New Roman" w:hAnsi="Times New Roman" w:cs="Times New Roman"/>
          <w:i w:val="0"/>
          <w:iCs/>
          <w:sz w:val="28"/>
          <w:szCs w:val="28"/>
        </w:rPr>
        <w:t>MNA</w:t>
      </w:r>
      <w:r w:rsidRPr="00387EC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дескрипторов представлена в таблице 6</w:t>
      </w:r>
      <w:r w:rsidRPr="00387ECF">
        <w:rPr>
          <w:rFonts w:ascii="Times New Roman" w:hAnsi="Times New Roman" w:cs="Times New Roman"/>
          <w:i w:val="0"/>
          <w:iCs/>
          <w:sz w:val="28"/>
          <w:szCs w:val="28"/>
          <w:lang w:val="ru-RU"/>
        </w:rPr>
        <w:t>.</w:t>
      </w:r>
    </w:p>
    <w:p w14:paraId="6E605BA6" w14:textId="212BD99E" w:rsidR="003D5777" w:rsidRPr="00387ECF" w:rsidRDefault="003D5777"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lastRenderedPageBreak/>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58" w:author="Антон Смирнов" w:date="2023-05-25T17:55:00Z">
        <w:r w:rsidR="0030389C" w:rsidRPr="0030389C">
          <w:rPr>
            <w:rFonts w:ascii="Times New Roman" w:hAnsi="Times New Roman" w:cs="Times New Roman"/>
            <w:b/>
            <w:bCs/>
            <w:i w:val="0"/>
            <w:iCs/>
            <w:noProof/>
            <w:sz w:val="28"/>
            <w:szCs w:val="28"/>
            <w:lang w:val="ru-RU"/>
            <w:rPrChange w:id="559" w:author="Антон Смирнов" w:date="2023-05-25T17:55:00Z">
              <w:rPr>
                <w:rFonts w:ascii="Times New Roman" w:hAnsi="Times New Roman" w:cs="Times New Roman"/>
                <w:b/>
                <w:bCs/>
                <w:i w:val="0"/>
                <w:iCs/>
                <w:noProof/>
                <w:sz w:val="28"/>
                <w:szCs w:val="28"/>
              </w:rPr>
            </w:rPrChange>
          </w:rPr>
          <w:t>5</w:t>
        </w:r>
      </w:ins>
      <w:del w:id="560" w:author="Антон Смирнов" w:date="2023-05-25T17:55:00Z">
        <w:r w:rsidR="007E001C" w:rsidRPr="00387ECF" w:rsidDel="0030389C">
          <w:rPr>
            <w:rFonts w:ascii="Times New Roman" w:hAnsi="Times New Roman" w:cs="Times New Roman"/>
            <w:b/>
            <w:bCs/>
            <w:i w:val="0"/>
            <w:iCs/>
            <w:noProof/>
            <w:sz w:val="28"/>
            <w:szCs w:val="28"/>
            <w:lang w:val="ru-RU"/>
          </w:rPr>
          <w:delText>6</w:delText>
        </w:r>
      </w:del>
      <w:r w:rsidRPr="00387ECF">
        <w:rPr>
          <w:rFonts w:ascii="Times New Roman" w:hAnsi="Times New Roman" w:cs="Times New Roman"/>
          <w:b/>
          <w:bCs/>
          <w:i w:val="0"/>
          <w:iCs/>
          <w:sz w:val="28"/>
          <w:szCs w:val="28"/>
        </w:rPr>
        <w:fldChar w:fldCharType="end"/>
      </w:r>
      <w:r w:rsidR="00E703E0" w:rsidRPr="00387ECF">
        <w:rPr>
          <w:rFonts w:ascii="Times New Roman" w:hAnsi="Times New Roman" w:cs="Times New Roman"/>
          <w:i w:val="0"/>
          <w:iCs/>
          <w:sz w:val="28"/>
          <w:szCs w:val="28"/>
          <w:lang w:val="ru-RU"/>
        </w:rPr>
        <w:t xml:space="preserve">. </w:t>
      </w:r>
      <w:r w:rsidR="00E703E0" w:rsidRPr="00E703E0">
        <w:rPr>
          <w:rFonts w:ascii="Times New Roman" w:hAnsi="Times New Roman" w:cs="Times New Roman"/>
          <w:i w:val="0"/>
          <w:iCs/>
          <w:sz w:val="28"/>
          <w:szCs w:val="28"/>
          <w:lang w:val="ru-RU"/>
        </w:rPr>
        <w:t>Статистические характеристики моделей</w:t>
      </w:r>
      <w:r w:rsidR="00E703E0">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rPr>
        <w:t>TAP</w:t>
      </w:r>
      <w:r w:rsidR="00E703E0" w:rsidRPr="00387ECF">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lang w:val="ru-RU"/>
        </w:rPr>
        <w:t xml:space="preserve">транспортера с оптимальным уровнем </w:t>
      </w:r>
      <w:r w:rsidR="00E703E0">
        <w:rPr>
          <w:rFonts w:ascii="Times New Roman" w:hAnsi="Times New Roman" w:cs="Times New Roman"/>
          <w:i w:val="0"/>
          <w:iCs/>
          <w:sz w:val="28"/>
          <w:szCs w:val="28"/>
        </w:rPr>
        <w:t>MNA</w:t>
      </w:r>
      <w:r w:rsidR="00E703E0" w:rsidRPr="00387ECF">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lang w:val="ru-RU"/>
        </w:rPr>
        <w:t>дескрипторов</w:t>
      </w:r>
    </w:p>
    <w:tbl>
      <w:tblPr>
        <w:tblStyle w:val="af0"/>
        <w:tblW w:w="0" w:type="auto"/>
        <w:tblLook w:val="04A0" w:firstRow="1" w:lastRow="0" w:firstColumn="1" w:lastColumn="0" w:noHBand="0" w:noVBand="1"/>
      </w:tblPr>
      <w:tblGrid>
        <w:gridCol w:w="4785"/>
        <w:gridCol w:w="4786"/>
      </w:tblGrid>
      <w:tr w:rsidR="003D5777" w14:paraId="0B12DC06" w14:textId="77777777" w:rsidTr="00387ECF">
        <w:trPr>
          <w:tblHeader/>
        </w:trPr>
        <w:tc>
          <w:tcPr>
            <w:tcW w:w="4785" w:type="dxa"/>
          </w:tcPr>
          <w:p w14:paraId="629D17E4" w14:textId="1AA35717" w:rsidR="003D5777" w:rsidRPr="003D5777" w:rsidRDefault="003D5777" w:rsidP="009671C5">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Метрика</w:t>
            </w:r>
          </w:p>
        </w:tc>
        <w:tc>
          <w:tcPr>
            <w:tcW w:w="4786" w:type="dxa"/>
          </w:tcPr>
          <w:p w14:paraId="3FAA8090" w14:textId="7329A0BE" w:rsidR="003D5777" w:rsidRDefault="003D5777" w:rsidP="009671C5">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Значение</w:t>
            </w:r>
          </w:p>
        </w:tc>
      </w:tr>
      <w:tr w:rsidR="003D5777" w14:paraId="579B895E" w14:textId="77777777" w:rsidTr="003D5777">
        <w:tc>
          <w:tcPr>
            <w:tcW w:w="4785" w:type="dxa"/>
          </w:tcPr>
          <w:p w14:paraId="6D8F7F22" w14:textId="484179C8"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Оптимальный порог</w:t>
            </w:r>
          </w:p>
        </w:tc>
        <w:tc>
          <w:tcPr>
            <w:tcW w:w="4786" w:type="dxa"/>
          </w:tcPr>
          <w:p w14:paraId="350D3AF5" w14:textId="1ACA9197"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0,02</w:t>
            </w:r>
          </w:p>
        </w:tc>
      </w:tr>
      <w:tr w:rsidR="003D5777" w14:paraId="1A1DA4E2" w14:textId="77777777" w:rsidTr="003D5777">
        <w:tc>
          <w:tcPr>
            <w:tcW w:w="4785" w:type="dxa"/>
          </w:tcPr>
          <w:p w14:paraId="04F1B61E" w14:textId="12E9BA9C"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rPr>
              <w:t>AUROC</w:t>
            </w:r>
          </w:p>
        </w:tc>
        <w:tc>
          <w:tcPr>
            <w:tcW w:w="4786" w:type="dxa"/>
          </w:tcPr>
          <w:p w14:paraId="47E43DA4" w14:textId="70CEB193"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0,82</w:t>
            </w:r>
          </w:p>
        </w:tc>
      </w:tr>
      <w:tr w:rsidR="003D5777" w14:paraId="70FE3AF9" w14:textId="77777777" w:rsidTr="003D5777">
        <w:tc>
          <w:tcPr>
            <w:tcW w:w="4785" w:type="dxa"/>
          </w:tcPr>
          <w:p w14:paraId="7E4B1F94" w14:textId="2BA8BB0E"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Чувствительность</w:t>
            </w:r>
          </w:p>
        </w:tc>
        <w:tc>
          <w:tcPr>
            <w:tcW w:w="4786" w:type="dxa"/>
          </w:tcPr>
          <w:p w14:paraId="23077AC9" w14:textId="03B10652"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0,72</w:t>
            </w:r>
          </w:p>
        </w:tc>
      </w:tr>
      <w:tr w:rsidR="003D5777" w14:paraId="7DC7E6A6" w14:textId="77777777" w:rsidTr="003D5777">
        <w:tc>
          <w:tcPr>
            <w:tcW w:w="4785" w:type="dxa"/>
          </w:tcPr>
          <w:p w14:paraId="64294702" w14:textId="031CCD66"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Специфичность</w:t>
            </w:r>
          </w:p>
        </w:tc>
        <w:tc>
          <w:tcPr>
            <w:tcW w:w="4786" w:type="dxa"/>
          </w:tcPr>
          <w:p w14:paraId="1E960EF1" w14:textId="498ACB6E"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0,83</w:t>
            </w:r>
          </w:p>
        </w:tc>
      </w:tr>
      <w:tr w:rsidR="003D5777" w14:paraId="25DC85AC" w14:textId="77777777" w:rsidTr="003D5777">
        <w:tc>
          <w:tcPr>
            <w:tcW w:w="4785" w:type="dxa"/>
          </w:tcPr>
          <w:p w14:paraId="78E869DC" w14:textId="03007635"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Точность</w:t>
            </w:r>
          </w:p>
        </w:tc>
        <w:tc>
          <w:tcPr>
            <w:tcW w:w="4786" w:type="dxa"/>
          </w:tcPr>
          <w:p w14:paraId="07320AFF" w14:textId="6DD09415"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0,72</w:t>
            </w:r>
          </w:p>
        </w:tc>
      </w:tr>
      <w:tr w:rsidR="003D5777" w14:paraId="1D36AEBB" w14:textId="77777777" w:rsidTr="003D5777">
        <w:tc>
          <w:tcPr>
            <w:tcW w:w="4785" w:type="dxa"/>
          </w:tcPr>
          <w:p w14:paraId="1800D155" w14:textId="43C392EB"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Сбалансированная точность</w:t>
            </w:r>
          </w:p>
        </w:tc>
        <w:tc>
          <w:tcPr>
            <w:tcW w:w="4786" w:type="dxa"/>
          </w:tcPr>
          <w:p w14:paraId="726B660B" w14:textId="70E3AEEB"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0,77</w:t>
            </w:r>
          </w:p>
        </w:tc>
      </w:tr>
      <w:tr w:rsidR="003D5777" w14:paraId="7AD98D93" w14:textId="77777777" w:rsidTr="003D5777">
        <w:tc>
          <w:tcPr>
            <w:tcW w:w="4785" w:type="dxa"/>
          </w:tcPr>
          <w:p w14:paraId="55DA03CA" w14:textId="40E80CAB"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Средняя точность</w:t>
            </w:r>
          </w:p>
        </w:tc>
        <w:tc>
          <w:tcPr>
            <w:tcW w:w="4786" w:type="dxa"/>
          </w:tcPr>
          <w:p w14:paraId="27D03DA4" w14:textId="1CAD0C03"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0,98</w:t>
            </w:r>
          </w:p>
        </w:tc>
      </w:tr>
      <w:tr w:rsidR="003D5777" w14:paraId="59A98D95" w14:textId="77777777" w:rsidTr="003D5777">
        <w:tc>
          <w:tcPr>
            <w:tcW w:w="4785" w:type="dxa"/>
          </w:tcPr>
          <w:p w14:paraId="68C33373" w14:textId="58A97A00" w:rsidR="003D5777" w:rsidRDefault="003D5777" w:rsidP="003D5777">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Коэффициент корреляции Мэтью</w:t>
            </w:r>
          </w:p>
        </w:tc>
        <w:tc>
          <w:tcPr>
            <w:tcW w:w="4786" w:type="dxa"/>
          </w:tcPr>
          <w:p w14:paraId="2399ADB4" w14:textId="0770A4B2"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0,31</w:t>
            </w:r>
          </w:p>
        </w:tc>
      </w:tr>
    </w:tbl>
    <w:p w14:paraId="02C02BE0" w14:textId="2F28453B" w:rsidR="003D5777" w:rsidRDefault="003D5777" w:rsidP="009671C5">
      <w:pPr>
        <w:pStyle w:val="afa"/>
        <w:spacing w:line="360" w:lineRule="auto"/>
        <w:jc w:val="both"/>
        <w:rPr>
          <w:rFonts w:ascii="Times New Roman" w:hAnsi="Times New Roman" w:cs="Times New Roman"/>
          <w:i w:val="0"/>
          <w:iCs/>
          <w:sz w:val="28"/>
          <w:szCs w:val="28"/>
          <w:lang w:val="ru-RU"/>
        </w:rPr>
      </w:pPr>
    </w:p>
    <w:p w14:paraId="65B415C6" w14:textId="03043261" w:rsidR="00E75D60" w:rsidRPr="00387ECF" w:rsidRDefault="00E75D60" w:rsidP="00E75D60">
      <w:pPr>
        <w:pStyle w:val="2"/>
        <w:rPr>
          <w:lang w:val="ru-RU"/>
        </w:rPr>
      </w:pPr>
      <w:bookmarkStart w:id="561" w:name="_Toc135956199"/>
      <w:r>
        <w:rPr>
          <w:lang w:val="ru-RU"/>
        </w:rPr>
        <w:t xml:space="preserve">3.3 Моделирование взаимодействия с </w:t>
      </w:r>
      <w:r>
        <w:t>HLA</w:t>
      </w:r>
      <w:r w:rsidR="00931689" w:rsidRPr="00387ECF">
        <w:rPr>
          <w:lang w:val="ru-RU"/>
        </w:rPr>
        <w:t xml:space="preserve"> </w:t>
      </w:r>
      <w:r w:rsidR="00931689">
        <w:t>I</w:t>
      </w:r>
      <w:bookmarkEnd w:id="561"/>
    </w:p>
    <w:p w14:paraId="504FD6D0" w14:textId="2B57074D" w:rsidR="00931689" w:rsidRDefault="00E75D60" w:rsidP="00931689">
      <w:pPr>
        <w:pStyle w:val="a0"/>
        <w:rPr>
          <w:lang w:val="ru-RU"/>
        </w:rPr>
      </w:pPr>
      <w:r>
        <w:rPr>
          <w:rFonts w:cs="Times New Roman"/>
          <w:i/>
          <w:iCs/>
          <w:szCs w:val="28"/>
          <w:lang w:val="ru-RU"/>
        </w:rPr>
        <w:tab/>
      </w:r>
      <w:r w:rsidR="00931689">
        <w:rPr>
          <w:lang w:val="ru-RU"/>
        </w:rPr>
        <w:t xml:space="preserve">Набор данных, использованный для прогноза характера активности пептидов с </w:t>
      </w:r>
      <w:r w:rsidR="00931689">
        <w:t>HLA</w:t>
      </w:r>
      <w:r w:rsidR="00931689" w:rsidRPr="00387ECF">
        <w:rPr>
          <w:lang w:val="ru-RU"/>
        </w:rPr>
        <w:t xml:space="preserve"> </w:t>
      </w:r>
      <w:r w:rsidR="00931689">
        <w:t>I</w:t>
      </w:r>
      <w:r w:rsidR="00931689">
        <w:rPr>
          <w:lang w:val="ru-RU"/>
        </w:rPr>
        <w:t xml:space="preserve">, содержит </w:t>
      </w:r>
      <w:r w:rsidR="00372ABB">
        <w:rPr>
          <w:lang w:val="ru-RU"/>
        </w:rPr>
        <w:t>416084</w:t>
      </w:r>
      <w:r w:rsidR="00931689" w:rsidRPr="00387ECF">
        <w:rPr>
          <w:lang w:val="ru-RU"/>
        </w:rPr>
        <w:t xml:space="preserve"> </w:t>
      </w:r>
      <w:r w:rsidR="00931689">
        <w:rPr>
          <w:lang w:val="ru-RU"/>
        </w:rPr>
        <w:t>пептид</w:t>
      </w:r>
      <w:r w:rsidR="00372ABB">
        <w:rPr>
          <w:lang w:val="ru-RU"/>
        </w:rPr>
        <w:t>а</w:t>
      </w:r>
      <w:r w:rsidR="00931689" w:rsidRPr="00387ECF">
        <w:rPr>
          <w:lang w:val="ru-RU"/>
        </w:rPr>
        <w:t xml:space="preserve"> </w:t>
      </w:r>
      <w:r w:rsidR="00931689">
        <w:rPr>
          <w:lang w:val="ru-RU"/>
        </w:rPr>
        <w:t xml:space="preserve">и </w:t>
      </w:r>
      <w:r w:rsidR="00372ABB">
        <w:rPr>
          <w:lang w:val="ru-RU"/>
        </w:rPr>
        <w:t>193</w:t>
      </w:r>
      <w:r w:rsidR="00931689">
        <w:rPr>
          <w:lang w:val="ru-RU"/>
        </w:rPr>
        <w:t xml:space="preserve"> аллел</w:t>
      </w:r>
      <w:r w:rsidR="00372ABB">
        <w:rPr>
          <w:lang w:val="ru-RU"/>
        </w:rPr>
        <w:t>я</w:t>
      </w:r>
      <w:r w:rsidR="00931689">
        <w:rPr>
          <w:lang w:val="ru-RU"/>
        </w:rPr>
        <w:t>.</w:t>
      </w:r>
      <w:ins w:id="562" w:author="Антон Смирнов" w:date="2023-05-25T12:51:00Z">
        <w:r w:rsidR="002F01F3">
          <w:rPr>
            <w:lang w:val="ru-RU"/>
          </w:rPr>
          <w:t xml:space="preserve"> </w:t>
        </w:r>
      </w:ins>
      <w:ins w:id="563" w:author="Антон Смирнов" w:date="2023-05-25T12:52:00Z">
        <w:r w:rsidR="002F01F3">
          <w:rPr>
            <w:lang w:val="ru-RU"/>
          </w:rPr>
          <w:t>Количество активных пептидов для каждой аллели приведено в Приложении 2.</w:t>
        </w:r>
      </w:ins>
      <w:r w:rsidR="00931689">
        <w:rPr>
          <w:lang w:val="ru-RU"/>
        </w:rPr>
        <w:t xml:space="preserve"> Результаты внутренней оценки представлены на рисунке 16, результаты внешней оценки – на рисунке 17. Для интегральной оценки качества модели была использована медиана от всех значений </w:t>
      </w:r>
      <w:r w:rsidR="00931689">
        <w:t>AUROC</w:t>
      </w:r>
      <w:r w:rsidR="00931689" w:rsidRPr="00387ECF">
        <w:rPr>
          <w:lang w:val="ru-RU"/>
        </w:rPr>
        <w:t xml:space="preserve">. </w:t>
      </w:r>
      <w:r w:rsidR="007E001C">
        <w:rPr>
          <w:lang w:val="ru-RU"/>
        </w:rPr>
        <w:t>Аллели, для которых метрика внутреннего качества получилась меньше 0,7 были отфильтрованы.</w:t>
      </w:r>
    </w:p>
    <w:p w14:paraId="73005008" w14:textId="77777777" w:rsidR="001D58CF" w:rsidRDefault="00931689" w:rsidP="00B82D89">
      <w:pPr>
        <w:pStyle w:val="a0"/>
        <w:keepNext/>
        <w:ind w:firstLine="0"/>
        <w:pPrChange w:id="564" w:author="Антон Смирнов" w:date="2023-05-25T22:13:00Z">
          <w:pPr>
            <w:pStyle w:val="a0"/>
            <w:keepNext/>
          </w:pPr>
        </w:pPrChange>
      </w:pPr>
      <w:r>
        <w:rPr>
          <w:noProof/>
          <w:lang w:val="ru-RU"/>
        </w:rPr>
        <w:lastRenderedPageBreak/>
        <w:drawing>
          <wp:inline distT="0" distB="0" distL="0" distR="0" wp14:anchorId="7CD1ACD8" wp14:editId="4B5B926A">
            <wp:extent cx="5848350" cy="4391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6EC4FC6" w14:textId="6DFB0C78" w:rsidR="00931689" w:rsidRPr="00387ECF" w:rsidRDefault="001D58CF" w:rsidP="00387ECF">
      <w:pPr>
        <w:pStyle w:val="afa"/>
        <w:spacing w:line="360" w:lineRule="auto"/>
        <w:jc w:val="both"/>
        <w:rPr>
          <w:rFonts w:cs="Times New Roman"/>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65" w:author="Антон Смирнов" w:date="2023-05-25T20:25:00Z">
        <w:r w:rsidR="00A825F7" w:rsidRPr="00FD6ED4">
          <w:rPr>
            <w:rFonts w:ascii="Times New Roman" w:hAnsi="Times New Roman" w:cs="Times New Roman"/>
            <w:b/>
            <w:bCs/>
            <w:i w:val="0"/>
            <w:iCs/>
            <w:noProof/>
            <w:sz w:val="28"/>
            <w:szCs w:val="28"/>
            <w:lang w:val="ru-RU"/>
            <w:rPrChange w:id="566" w:author="Антон Смирнов" w:date="2023-05-25T22:40:00Z">
              <w:rPr>
                <w:rFonts w:ascii="Times New Roman" w:hAnsi="Times New Roman" w:cs="Times New Roman"/>
                <w:b/>
                <w:bCs/>
                <w:i w:val="0"/>
                <w:iCs/>
                <w:noProof/>
                <w:sz w:val="28"/>
                <w:szCs w:val="28"/>
              </w:rPr>
            </w:rPrChange>
          </w:rPr>
          <w:t>16</w:t>
        </w:r>
      </w:ins>
      <w:del w:id="567" w:author="Антон Смирнов" w:date="2023-05-25T14:19:00Z">
        <w:r w:rsidRPr="00387ECF" w:rsidDel="00853050">
          <w:rPr>
            <w:rFonts w:ascii="Times New Roman" w:hAnsi="Times New Roman" w:cs="Times New Roman"/>
            <w:b/>
            <w:bCs/>
            <w:i w:val="0"/>
            <w:iCs/>
            <w:noProof/>
            <w:sz w:val="28"/>
            <w:szCs w:val="28"/>
            <w:lang w:val="ru-RU"/>
          </w:rPr>
          <w:delText>16</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sz w:val="28"/>
          <w:szCs w:val="28"/>
          <w:lang w:val="ru-RU"/>
        </w:rPr>
        <w:t xml:space="preserve">. </w:t>
      </w:r>
      <w:r w:rsidRPr="001D58CF">
        <w:rPr>
          <w:rFonts w:ascii="Times New Roman" w:hAnsi="Times New Roman" w:cs="Times New Roman"/>
          <w:i w:val="0"/>
          <w:sz w:val="28"/>
          <w:szCs w:val="28"/>
          <w:lang w:val="ru-RU"/>
        </w:rPr>
        <w:t xml:space="preserve">Зависимость медианы метрики внутренней оценки </w:t>
      </w:r>
      <w:r w:rsidR="00155230" w:rsidRPr="00177580">
        <w:rPr>
          <w:rFonts w:ascii="Times New Roman" w:hAnsi="Times New Roman" w:cs="Times New Roman"/>
          <w:i w:val="0"/>
          <w:iCs/>
          <w:sz w:val="28"/>
          <w:szCs w:val="28"/>
          <w:lang w:val="ru-RU"/>
        </w:rPr>
        <w:t xml:space="preserve">качества моделей </w:t>
      </w:r>
      <w:r w:rsidR="00155230">
        <w:rPr>
          <w:rFonts w:ascii="Times New Roman" w:hAnsi="Times New Roman" w:cs="Times New Roman"/>
          <w:i w:val="0"/>
          <w:iCs/>
          <w:sz w:val="28"/>
          <w:szCs w:val="28"/>
          <w:lang w:val="ru-RU"/>
        </w:rPr>
        <w:t xml:space="preserve">прогноза связывания с </w:t>
      </w:r>
      <w:r w:rsidR="00155230">
        <w:rPr>
          <w:rFonts w:ascii="Times New Roman" w:hAnsi="Times New Roman" w:cs="Times New Roman"/>
          <w:i w:val="0"/>
          <w:iCs/>
          <w:sz w:val="28"/>
          <w:szCs w:val="28"/>
        </w:rPr>
        <w:t>HLA</w:t>
      </w:r>
      <w:r w:rsidR="00155230" w:rsidRPr="00177580">
        <w:rPr>
          <w:rFonts w:ascii="Times New Roman" w:hAnsi="Times New Roman" w:cs="Times New Roman"/>
          <w:i w:val="0"/>
          <w:iCs/>
          <w:sz w:val="28"/>
          <w:szCs w:val="28"/>
          <w:lang w:val="ru-RU"/>
        </w:rPr>
        <w:t xml:space="preserve"> </w:t>
      </w:r>
      <w:r w:rsidR="00155230">
        <w:rPr>
          <w:rFonts w:ascii="Times New Roman" w:hAnsi="Times New Roman" w:cs="Times New Roman"/>
          <w:i w:val="0"/>
          <w:iCs/>
          <w:sz w:val="28"/>
          <w:szCs w:val="28"/>
        </w:rPr>
        <w:t>I</w:t>
      </w:r>
      <w:r w:rsidRPr="001D58CF">
        <w:rPr>
          <w:rFonts w:ascii="Times New Roman" w:hAnsi="Times New Roman" w:cs="Times New Roman"/>
          <w:i w:val="0"/>
          <w:sz w:val="28"/>
          <w:szCs w:val="28"/>
          <w:lang w:val="ru-RU"/>
        </w:rPr>
        <w:t xml:space="preserve"> от уровня MNA для различных разбиений исходного набора данных.</w:t>
      </w:r>
    </w:p>
    <w:p w14:paraId="4F679EB0" w14:textId="77777777" w:rsidR="001D58CF" w:rsidRDefault="001D58CF" w:rsidP="00B82D89">
      <w:pPr>
        <w:pStyle w:val="a0"/>
        <w:keepNext/>
        <w:ind w:firstLine="0"/>
        <w:pPrChange w:id="568" w:author="Антон Смирнов" w:date="2023-05-25T22:14:00Z">
          <w:pPr>
            <w:pStyle w:val="a0"/>
            <w:keepNext/>
          </w:pPr>
        </w:pPrChange>
      </w:pPr>
      <w:r>
        <w:rPr>
          <w:noProof/>
          <w:lang w:val="ru-RU"/>
        </w:rPr>
        <w:lastRenderedPageBreak/>
        <w:drawing>
          <wp:inline distT="0" distB="0" distL="0" distR="0" wp14:anchorId="7E87EE96" wp14:editId="3CF2489A">
            <wp:extent cx="5848350" cy="4391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8517437" w14:textId="3F5F69DC" w:rsidR="001D58CF" w:rsidRPr="00387ECF" w:rsidRDefault="001D58CF" w:rsidP="00387ECF">
      <w:pPr>
        <w:pStyle w:val="afa"/>
        <w:spacing w:line="360" w:lineRule="auto"/>
        <w:jc w:val="both"/>
        <w:rPr>
          <w:rFonts w:cs="Times New Roman"/>
          <w:iCs/>
          <w:szCs w:val="28"/>
          <w:lang w:val="ru-RU"/>
        </w:rPr>
      </w:pPr>
      <w:r w:rsidRPr="00387ECF">
        <w:rPr>
          <w:rFonts w:ascii="Times New Roman" w:hAnsi="Times New Roman" w:cs="Times New Roman"/>
          <w:b/>
          <w:bCs/>
          <w:i w:val="0"/>
          <w:iCs/>
          <w:sz w:val="28"/>
          <w:szCs w:val="28"/>
          <w:lang w:val="ru-RU"/>
        </w:rPr>
        <w:t xml:space="preserve">Рисунок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Рисунок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69" w:author="Антон Смирнов" w:date="2023-05-25T20:25:00Z">
        <w:r w:rsidR="00A825F7" w:rsidRPr="00FD6ED4">
          <w:rPr>
            <w:rFonts w:ascii="Times New Roman" w:hAnsi="Times New Roman" w:cs="Times New Roman"/>
            <w:b/>
            <w:bCs/>
            <w:i w:val="0"/>
            <w:iCs/>
            <w:noProof/>
            <w:sz w:val="28"/>
            <w:szCs w:val="28"/>
            <w:lang w:val="ru-RU"/>
            <w:rPrChange w:id="570" w:author="Антон Смирнов" w:date="2023-05-25T22:40:00Z">
              <w:rPr>
                <w:rFonts w:ascii="Times New Roman" w:hAnsi="Times New Roman" w:cs="Times New Roman"/>
                <w:b/>
                <w:bCs/>
                <w:i w:val="0"/>
                <w:iCs/>
                <w:noProof/>
                <w:sz w:val="28"/>
                <w:szCs w:val="28"/>
              </w:rPr>
            </w:rPrChange>
          </w:rPr>
          <w:t>17</w:t>
        </w:r>
      </w:ins>
      <w:del w:id="571" w:author="Антон Смирнов" w:date="2023-05-25T14:19:00Z">
        <w:r w:rsidRPr="00387ECF" w:rsidDel="00853050">
          <w:rPr>
            <w:rFonts w:ascii="Times New Roman" w:hAnsi="Times New Roman" w:cs="Times New Roman"/>
            <w:b/>
            <w:bCs/>
            <w:i w:val="0"/>
            <w:iCs/>
            <w:noProof/>
            <w:sz w:val="28"/>
            <w:szCs w:val="28"/>
            <w:lang w:val="ru-RU"/>
          </w:rPr>
          <w:delText>17</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i w:val="0"/>
          <w:iCs/>
          <w:sz w:val="28"/>
          <w:szCs w:val="28"/>
          <w:lang w:val="ru-RU"/>
        </w:rPr>
        <w:t xml:space="preserve">. </w:t>
      </w:r>
      <w:r w:rsidRPr="001D58CF">
        <w:rPr>
          <w:rFonts w:ascii="Times New Roman" w:hAnsi="Times New Roman" w:cs="Times New Roman"/>
          <w:i w:val="0"/>
          <w:iCs/>
          <w:sz w:val="28"/>
          <w:szCs w:val="28"/>
          <w:lang w:val="ru-RU"/>
        </w:rPr>
        <w:t xml:space="preserve">Зависимость медианы метрики внешней оценки качества моделей </w:t>
      </w:r>
      <w:r w:rsidR="00155230">
        <w:rPr>
          <w:rFonts w:ascii="Times New Roman" w:hAnsi="Times New Roman" w:cs="Times New Roman"/>
          <w:i w:val="0"/>
          <w:iCs/>
          <w:sz w:val="28"/>
          <w:szCs w:val="28"/>
          <w:lang w:val="ru-RU"/>
        </w:rPr>
        <w:t xml:space="preserve">прогноза связывания с </w:t>
      </w:r>
      <w:r w:rsidR="00155230">
        <w:rPr>
          <w:rFonts w:ascii="Times New Roman" w:hAnsi="Times New Roman" w:cs="Times New Roman"/>
          <w:i w:val="0"/>
          <w:iCs/>
          <w:sz w:val="28"/>
          <w:szCs w:val="28"/>
        </w:rPr>
        <w:t>HLA</w:t>
      </w:r>
      <w:r w:rsidR="00155230" w:rsidRPr="00387ECF">
        <w:rPr>
          <w:rFonts w:ascii="Times New Roman" w:hAnsi="Times New Roman" w:cs="Times New Roman"/>
          <w:i w:val="0"/>
          <w:iCs/>
          <w:sz w:val="28"/>
          <w:szCs w:val="28"/>
          <w:lang w:val="ru-RU"/>
        </w:rPr>
        <w:t xml:space="preserve"> </w:t>
      </w:r>
      <w:r w:rsidR="00155230">
        <w:rPr>
          <w:rFonts w:ascii="Times New Roman" w:hAnsi="Times New Roman" w:cs="Times New Roman"/>
          <w:i w:val="0"/>
          <w:iCs/>
          <w:sz w:val="28"/>
          <w:szCs w:val="28"/>
        </w:rPr>
        <w:t>I</w:t>
      </w:r>
      <w:r w:rsidRPr="001D58CF">
        <w:rPr>
          <w:rFonts w:ascii="Times New Roman" w:hAnsi="Times New Roman" w:cs="Times New Roman"/>
          <w:i w:val="0"/>
          <w:iCs/>
          <w:sz w:val="28"/>
          <w:szCs w:val="28"/>
          <w:lang w:val="ru-RU"/>
        </w:rPr>
        <w:t xml:space="preserve"> от уровня MNA дескрипторов.</w:t>
      </w:r>
    </w:p>
    <w:p w14:paraId="36F4BAEE" w14:textId="1C4DD7A2" w:rsidR="00E75D60" w:rsidRDefault="001D58CF" w:rsidP="001D58CF">
      <w:pPr>
        <w:pStyle w:val="afa"/>
        <w:spacing w:line="360" w:lineRule="auto"/>
        <w:ind w:firstLine="720"/>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 xml:space="preserve">Оптимальным был выбран шестой уровень </w:t>
      </w:r>
      <w:r>
        <w:rPr>
          <w:rFonts w:ascii="Times New Roman" w:hAnsi="Times New Roman" w:cs="Times New Roman"/>
          <w:i w:val="0"/>
          <w:iCs/>
          <w:sz w:val="28"/>
          <w:szCs w:val="28"/>
        </w:rPr>
        <w:t>MNA</w:t>
      </w:r>
      <w:r w:rsidRPr="00177580">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дескрипторов</w:t>
      </w:r>
      <w:r w:rsidR="007E001C">
        <w:rPr>
          <w:rFonts w:ascii="Times New Roman" w:hAnsi="Times New Roman" w:cs="Times New Roman"/>
          <w:i w:val="0"/>
          <w:iCs/>
          <w:sz w:val="28"/>
          <w:szCs w:val="28"/>
          <w:lang w:val="ru-RU"/>
        </w:rPr>
        <w:t>: модель с таким уровнем дескрипторов обладает максимальной медианой как метрики внутреннего качества, так и медианы</w:t>
      </w:r>
      <w:r>
        <w:rPr>
          <w:rFonts w:ascii="Times New Roman" w:hAnsi="Times New Roman" w:cs="Times New Roman"/>
          <w:i w:val="0"/>
          <w:iCs/>
          <w:sz w:val="28"/>
          <w:szCs w:val="28"/>
          <w:lang w:val="ru-RU"/>
        </w:rPr>
        <w:t xml:space="preserve">. Дальнейшее </w:t>
      </w:r>
      <w:r w:rsidR="007E001C">
        <w:rPr>
          <w:rFonts w:ascii="Times New Roman" w:hAnsi="Times New Roman" w:cs="Times New Roman"/>
          <w:i w:val="0"/>
          <w:iCs/>
          <w:sz w:val="28"/>
          <w:szCs w:val="28"/>
          <w:lang w:val="ru-RU"/>
        </w:rPr>
        <w:t>уменьшении</w:t>
      </w:r>
      <w:r>
        <w:rPr>
          <w:rFonts w:ascii="Times New Roman" w:hAnsi="Times New Roman" w:cs="Times New Roman"/>
          <w:i w:val="0"/>
          <w:iCs/>
          <w:sz w:val="28"/>
          <w:szCs w:val="28"/>
          <w:lang w:val="ru-RU"/>
        </w:rPr>
        <w:t xml:space="preserve"> метрик</w:t>
      </w:r>
      <w:r w:rsidR="007E001C">
        <w:rPr>
          <w:rFonts w:ascii="Times New Roman" w:hAnsi="Times New Roman" w:cs="Times New Roman"/>
          <w:i w:val="0"/>
          <w:iCs/>
          <w:sz w:val="28"/>
          <w:szCs w:val="28"/>
          <w:lang w:val="ru-RU"/>
        </w:rPr>
        <w:t xml:space="preserve"> на</w:t>
      </w:r>
      <w:r>
        <w:rPr>
          <w:rFonts w:ascii="Times New Roman" w:hAnsi="Times New Roman" w:cs="Times New Roman"/>
          <w:i w:val="0"/>
          <w:iCs/>
          <w:sz w:val="28"/>
          <w:szCs w:val="28"/>
          <w:lang w:val="ru-RU"/>
        </w:rPr>
        <w:t xml:space="preserve"> высоких уровнях может быть следствием переобучения моделей.</w:t>
      </w:r>
      <w:ins w:id="572" w:author="Антон Смирнов" w:date="2023-05-25T12:54:00Z">
        <w:r w:rsidR="00294F02">
          <w:rPr>
            <w:rFonts w:ascii="Times New Roman" w:hAnsi="Times New Roman" w:cs="Times New Roman"/>
            <w:i w:val="0"/>
            <w:iCs/>
            <w:sz w:val="28"/>
            <w:szCs w:val="28"/>
            <w:lang w:val="ru-RU"/>
          </w:rPr>
          <w:t xml:space="preserve"> Для модели с оптимальным уровнем </w:t>
        </w:r>
        <w:r w:rsidR="00294F02">
          <w:rPr>
            <w:rFonts w:ascii="Times New Roman" w:hAnsi="Times New Roman" w:cs="Times New Roman"/>
            <w:i w:val="0"/>
            <w:iCs/>
            <w:sz w:val="28"/>
            <w:szCs w:val="28"/>
          </w:rPr>
          <w:t>MNA</w:t>
        </w:r>
        <w:r w:rsidR="00294F02" w:rsidRPr="00294F02">
          <w:rPr>
            <w:rFonts w:ascii="Times New Roman" w:hAnsi="Times New Roman" w:cs="Times New Roman"/>
            <w:i w:val="0"/>
            <w:iCs/>
            <w:sz w:val="28"/>
            <w:szCs w:val="28"/>
            <w:lang w:val="ru-RU"/>
            <w:rPrChange w:id="573" w:author="Антон Смирнов" w:date="2023-05-25T12:54:00Z">
              <w:rPr>
                <w:rFonts w:ascii="Times New Roman" w:hAnsi="Times New Roman" w:cs="Times New Roman"/>
                <w:i w:val="0"/>
                <w:iCs/>
                <w:sz w:val="28"/>
                <w:szCs w:val="28"/>
              </w:rPr>
            </w:rPrChange>
          </w:rPr>
          <w:t xml:space="preserve"> </w:t>
        </w:r>
        <w:r w:rsidR="00294F02">
          <w:rPr>
            <w:rFonts w:ascii="Times New Roman" w:hAnsi="Times New Roman" w:cs="Times New Roman"/>
            <w:i w:val="0"/>
            <w:iCs/>
            <w:sz w:val="28"/>
            <w:szCs w:val="28"/>
            <w:lang w:val="ru-RU"/>
          </w:rPr>
          <w:t>дескр</w:t>
        </w:r>
      </w:ins>
      <w:ins w:id="574" w:author="Антон Смирнов" w:date="2023-05-25T12:55:00Z">
        <w:r w:rsidR="00294F02">
          <w:rPr>
            <w:rFonts w:ascii="Times New Roman" w:hAnsi="Times New Roman" w:cs="Times New Roman"/>
            <w:i w:val="0"/>
            <w:iCs/>
            <w:sz w:val="28"/>
            <w:szCs w:val="28"/>
            <w:lang w:val="ru-RU"/>
          </w:rPr>
          <w:t>иптора</w:t>
        </w:r>
      </w:ins>
      <w:del w:id="575" w:author="Антон Смирнов" w:date="2023-05-25T12:55:00Z">
        <w:r w:rsidR="005D40A1" w:rsidRPr="00387ECF" w:rsidDel="00294F02">
          <w:rPr>
            <w:lang w:val="ru-RU"/>
          </w:rPr>
          <w:delText xml:space="preserve"> </w:delText>
        </w:r>
      </w:del>
      <w:ins w:id="576" w:author="Антон Смирнов" w:date="2023-05-25T12:55:00Z">
        <w:r w:rsidR="00294F02">
          <w:rPr>
            <w:lang w:val="ru-RU"/>
          </w:rPr>
          <w:t xml:space="preserve"> </w:t>
        </w:r>
      </w:ins>
      <w:del w:id="577" w:author="Антон Смирнов" w:date="2023-05-25T12:55:00Z">
        <w:r w:rsidR="005D40A1" w:rsidRPr="005D40A1" w:rsidDel="00294F02">
          <w:rPr>
            <w:rFonts w:ascii="Times New Roman" w:hAnsi="Times New Roman" w:cs="Times New Roman"/>
            <w:i w:val="0"/>
            <w:iCs/>
            <w:sz w:val="28"/>
            <w:szCs w:val="28"/>
            <w:lang w:val="ru-RU"/>
          </w:rPr>
          <w:delText>К</w:delText>
        </w:r>
      </w:del>
      <w:ins w:id="578" w:author="Антон Смирнов" w:date="2023-05-25T12:55:00Z">
        <w:r w:rsidR="00294F02">
          <w:rPr>
            <w:rFonts w:ascii="Times New Roman" w:hAnsi="Times New Roman" w:cs="Times New Roman"/>
            <w:i w:val="0"/>
            <w:iCs/>
            <w:sz w:val="28"/>
            <w:szCs w:val="28"/>
            <w:lang w:val="ru-RU"/>
          </w:rPr>
          <w:t>к</w:t>
        </w:r>
      </w:ins>
      <w:r w:rsidR="005D40A1" w:rsidRPr="005D40A1">
        <w:rPr>
          <w:rFonts w:ascii="Times New Roman" w:hAnsi="Times New Roman" w:cs="Times New Roman"/>
          <w:i w:val="0"/>
          <w:iCs/>
          <w:sz w:val="28"/>
          <w:szCs w:val="28"/>
          <w:lang w:val="ru-RU"/>
        </w:rPr>
        <w:t>оличество активных пептидов</w:t>
      </w:r>
      <w:ins w:id="579" w:author="Антон Смирнов" w:date="2023-05-25T12:54:00Z">
        <w:r w:rsidR="00294F02">
          <w:rPr>
            <w:rFonts w:ascii="Times New Roman" w:hAnsi="Times New Roman" w:cs="Times New Roman"/>
            <w:i w:val="0"/>
            <w:iCs/>
            <w:sz w:val="28"/>
            <w:szCs w:val="28"/>
            <w:lang w:val="ru-RU"/>
          </w:rPr>
          <w:t xml:space="preserve"> и результат внутренней оценки качества</w:t>
        </w:r>
      </w:ins>
      <w:r w:rsidR="005D40A1" w:rsidRPr="005D40A1">
        <w:rPr>
          <w:rFonts w:ascii="Times New Roman" w:hAnsi="Times New Roman" w:cs="Times New Roman"/>
          <w:i w:val="0"/>
          <w:iCs/>
          <w:sz w:val="28"/>
          <w:szCs w:val="28"/>
          <w:lang w:val="ru-RU"/>
        </w:rPr>
        <w:t xml:space="preserve"> для каждой аллели представлено в Приложении </w:t>
      </w:r>
      <w:del w:id="580" w:author="Антон Смирнов" w:date="2023-05-25T12:51:00Z">
        <w:r w:rsidR="005D40A1" w:rsidRPr="005D40A1" w:rsidDel="002F01F3">
          <w:rPr>
            <w:rFonts w:ascii="Times New Roman" w:hAnsi="Times New Roman" w:cs="Times New Roman"/>
            <w:i w:val="0"/>
            <w:iCs/>
            <w:sz w:val="28"/>
            <w:szCs w:val="28"/>
            <w:lang w:val="ru-RU"/>
          </w:rPr>
          <w:delText>1</w:delText>
        </w:r>
      </w:del>
      <w:ins w:id="581" w:author="Антон Смирнов" w:date="2023-05-25T12:51:00Z">
        <w:r w:rsidR="002F01F3">
          <w:rPr>
            <w:rFonts w:ascii="Times New Roman" w:hAnsi="Times New Roman" w:cs="Times New Roman"/>
            <w:i w:val="0"/>
            <w:iCs/>
            <w:sz w:val="28"/>
            <w:szCs w:val="28"/>
            <w:lang w:val="ru-RU"/>
          </w:rPr>
          <w:t>3</w:t>
        </w:r>
      </w:ins>
      <w:r w:rsidR="005D40A1" w:rsidRPr="00387ECF">
        <w:rPr>
          <w:rFonts w:ascii="Times New Roman" w:hAnsi="Times New Roman" w:cs="Times New Roman"/>
          <w:i w:val="0"/>
          <w:iCs/>
          <w:sz w:val="28"/>
          <w:szCs w:val="28"/>
          <w:lang w:val="ru-RU"/>
        </w:rPr>
        <w:t>.</w:t>
      </w:r>
      <w:r>
        <w:rPr>
          <w:rFonts w:ascii="Times New Roman" w:hAnsi="Times New Roman" w:cs="Times New Roman"/>
          <w:i w:val="0"/>
          <w:iCs/>
          <w:sz w:val="28"/>
          <w:szCs w:val="28"/>
          <w:lang w:val="ru-RU"/>
        </w:rPr>
        <w:t xml:space="preserve"> Статистические характеристики модели, построенной с использованием шестого уровня </w:t>
      </w:r>
      <w:r>
        <w:rPr>
          <w:rFonts w:ascii="Times New Roman" w:hAnsi="Times New Roman" w:cs="Times New Roman"/>
          <w:i w:val="0"/>
          <w:iCs/>
          <w:sz w:val="28"/>
          <w:szCs w:val="28"/>
        </w:rPr>
        <w:t>MNA</w:t>
      </w:r>
      <w:r w:rsidRPr="00177580">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 xml:space="preserve">дескрипторов представлена в таблице </w:t>
      </w:r>
      <w:r w:rsidR="007E001C">
        <w:rPr>
          <w:rFonts w:ascii="Times New Roman" w:hAnsi="Times New Roman" w:cs="Times New Roman"/>
          <w:i w:val="0"/>
          <w:iCs/>
          <w:sz w:val="28"/>
          <w:szCs w:val="28"/>
          <w:lang w:val="ru-RU"/>
        </w:rPr>
        <w:t>7</w:t>
      </w:r>
      <w:r w:rsidRPr="00177580">
        <w:rPr>
          <w:rFonts w:ascii="Times New Roman" w:hAnsi="Times New Roman" w:cs="Times New Roman"/>
          <w:i w:val="0"/>
          <w:iCs/>
          <w:sz w:val="28"/>
          <w:szCs w:val="28"/>
          <w:lang w:val="ru-RU"/>
        </w:rPr>
        <w:t>.</w:t>
      </w:r>
    </w:p>
    <w:p w14:paraId="3FB5D22C" w14:textId="2051C3F8" w:rsidR="007E001C" w:rsidRPr="00387ECF" w:rsidRDefault="007E001C"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lastRenderedPageBreak/>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ins w:id="582" w:author="Антон Смирнов" w:date="2023-05-25T17:55:00Z">
        <w:r w:rsidR="0030389C" w:rsidRPr="0030389C">
          <w:rPr>
            <w:rFonts w:ascii="Times New Roman" w:hAnsi="Times New Roman" w:cs="Times New Roman"/>
            <w:b/>
            <w:bCs/>
            <w:i w:val="0"/>
            <w:iCs/>
            <w:noProof/>
            <w:sz w:val="28"/>
            <w:szCs w:val="28"/>
            <w:lang w:val="ru-RU"/>
            <w:rPrChange w:id="583" w:author="Антон Смирнов" w:date="2023-05-25T17:55:00Z">
              <w:rPr>
                <w:rFonts w:ascii="Times New Roman" w:hAnsi="Times New Roman" w:cs="Times New Roman"/>
                <w:b/>
                <w:bCs/>
                <w:i w:val="0"/>
                <w:iCs/>
                <w:noProof/>
                <w:sz w:val="28"/>
                <w:szCs w:val="28"/>
              </w:rPr>
            </w:rPrChange>
          </w:rPr>
          <w:t>6</w:t>
        </w:r>
      </w:ins>
      <w:del w:id="584" w:author="Антон Смирнов" w:date="2023-05-25T17:55:00Z">
        <w:r w:rsidRPr="00387ECF" w:rsidDel="0030389C">
          <w:rPr>
            <w:rFonts w:ascii="Times New Roman" w:hAnsi="Times New Roman" w:cs="Times New Roman"/>
            <w:b/>
            <w:bCs/>
            <w:i w:val="0"/>
            <w:iCs/>
            <w:noProof/>
            <w:sz w:val="28"/>
            <w:szCs w:val="28"/>
            <w:lang w:val="ru-RU"/>
          </w:rPr>
          <w:delText>7</w:delText>
        </w:r>
      </w:del>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7E001C">
        <w:rPr>
          <w:rFonts w:ascii="Times New Roman" w:hAnsi="Times New Roman" w:cs="Times New Roman"/>
          <w:i w:val="0"/>
          <w:iCs/>
          <w:sz w:val="28"/>
          <w:szCs w:val="28"/>
          <w:lang w:val="ru-RU"/>
        </w:rPr>
        <w:t xml:space="preserve"> Статистические характеристики моделей прогноза связывания с </w:t>
      </w:r>
      <w:r w:rsidRPr="007E001C">
        <w:rPr>
          <w:rFonts w:ascii="Times New Roman" w:hAnsi="Times New Roman" w:cs="Times New Roman"/>
          <w:i w:val="0"/>
          <w:iCs/>
          <w:sz w:val="28"/>
          <w:szCs w:val="28"/>
        </w:rPr>
        <w:t>HLA</w:t>
      </w:r>
      <w:r w:rsidRPr="00387ECF">
        <w:rPr>
          <w:rFonts w:ascii="Times New Roman" w:hAnsi="Times New Roman" w:cs="Times New Roman"/>
          <w:i w:val="0"/>
          <w:iCs/>
          <w:sz w:val="28"/>
          <w:szCs w:val="28"/>
          <w:lang w:val="ru-RU"/>
        </w:rPr>
        <w:t xml:space="preserve"> </w:t>
      </w:r>
      <w:r w:rsidRPr="007E001C">
        <w:rPr>
          <w:rFonts w:ascii="Times New Roman" w:hAnsi="Times New Roman" w:cs="Times New Roman"/>
          <w:i w:val="0"/>
          <w:iCs/>
          <w:sz w:val="28"/>
          <w:szCs w:val="28"/>
        </w:rPr>
        <w:t>I</w:t>
      </w:r>
      <w:r w:rsidRPr="007E001C">
        <w:rPr>
          <w:rFonts w:ascii="Times New Roman" w:hAnsi="Times New Roman" w:cs="Times New Roman"/>
          <w:i w:val="0"/>
          <w:iCs/>
          <w:sz w:val="28"/>
          <w:szCs w:val="28"/>
          <w:lang w:val="ru-RU"/>
        </w:rPr>
        <w:t xml:space="preserve"> с оптимальным уровнем </w:t>
      </w:r>
      <w:r w:rsidRPr="007E001C">
        <w:rPr>
          <w:rFonts w:ascii="Times New Roman" w:hAnsi="Times New Roman" w:cs="Times New Roman"/>
          <w:i w:val="0"/>
          <w:iCs/>
          <w:sz w:val="28"/>
          <w:szCs w:val="28"/>
        </w:rPr>
        <w:t>MNA</w:t>
      </w:r>
      <w:r w:rsidRPr="007E001C">
        <w:rPr>
          <w:rFonts w:ascii="Times New Roman" w:hAnsi="Times New Roman" w:cs="Times New Roman"/>
          <w:i w:val="0"/>
          <w:iCs/>
          <w:sz w:val="28"/>
          <w:szCs w:val="28"/>
          <w:lang w:val="ru-RU"/>
        </w:rPr>
        <w:t xml:space="preserve"> дескрипторов</w:t>
      </w:r>
      <w:r>
        <w:rPr>
          <w:rFonts w:ascii="Times New Roman" w:hAnsi="Times New Roman" w:cs="Times New Roman"/>
          <w:i w:val="0"/>
          <w:iCs/>
          <w:sz w:val="28"/>
          <w:szCs w:val="28"/>
          <w:lang w:val="ru-RU"/>
        </w:rPr>
        <w:t>. Все метрики представлены как медиана значений от всех классов (аллелей).</w:t>
      </w:r>
    </w:p>
    <w:tbl>
      <w:tblPr>
        <w:tblStyle w:val="af0"/>
        <w:tblW w:w="0" w:type="auto"/>
        <w:tblLook w:val="04A0" w:firstRow="1" w:lastRow="0" w:firstColumn="1" w:lastColumn="0" w:noHBand="0" w:noVBand="1"/>
      </w:tblPr>
      <w:tblGrid>
        <w:gridCol w:w="4785"/>
        <w:gridCol w:w="4786"/>
      </w:tblGrid>
      <w:tr w:rsidR="007E001C" w14:paraId="4A95BB6B" w14:textId="77777777" w:rsidTr="00FB2F48">
        <w:trPr>
          <w:tblHeader/>
        </w:trPr>
        <w:tc>
          <w:tcPr>
            <w:tcW w:w="4785" w:type="dxa"/>
          </w:tcPr>
          <w:p w14:paraId="7DA97E1C" w14:textId="77777777" w:rsidR="007E001C" w:rsidRPr="00177580"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Метрика</w:t>
            </w:r>
          </w:p>
        </w:tc>
        <w:tc>
          <w:tcPr>
            <w:tcW w:w="4786" w:type="dxa"/>
          </w:tcPr>
          <w:p w14:paraId="6A57EFC1" w14:textId="18C29553" w:rsidR="007E001C" w:rsidRDefault="001C04F0" w:rsidP="00FB2F48">
            <w:pPr>
              <w:pStyle w:val="afa"/>
              <w:spacing w:line="360" w:lineRule="auto"/>
              <w:jc w:val="both"/>
              <w:rPr>
                <w:rFonts w:ascii="Times New Roman" w:hAnsi="Times New Roman" w:cs="Times New Roman"/>
                <w:i w:val="0"/>
                <w:iCs/>
                <w:sz w:val="28"/>
                <w:szCs w:val="28"/>
                <w:lang w:val="ru-RU"/>
              </w:rPr>
            </w:pPr>
            <w:ins w:id="585" w:author="Антон Смирнов" w:date="2023-05-25T14:10:00Z">
              <w:r>
                <w:rPr>
                  <w:rFonts w:ascii="Times New Roman" w:hAnsi="Times New Roman" w:cs="Times New Roman"/>
                  <w:i w:val="0"/>
                  <w:iCs/>
                  <w:sz w:val="28"/>
                  <w:szCs w:val="28"/>
                  <w:lang w:val="ru-RU"/>
                </w:rPr>
                <w:t xml:space="preserve">Медианное </w:t>
              </w:r>
            </w:ins>
            <w:del w:id="586" w:author="Антон Смирнов" w:date="2023-05-25T14:10:00Z">
              <w:r w:rsidR="007E001C" w:rsidDel="001C04F0">
                <w:rPr>
                  <w:rFonts w:ascii="Times New Roman" w:hAnsi="Times New Roman" w:cs="Times New Roman"/>
                  <w:i w:val="0"/>
                  <w:iCs/>
                  <w:sz w:val="28"/>
                  <w:szCs w:val="28"/>
                  <w:lang w:val="ru-RU"/>
                </w:rPr>
                <w:delText>З</w:delText>
              </w:r>
            </w:del>
            <w:ins w:id="587" w:author="Антон Смирнов" w:date="2023-05-25T14:10:00Z">
              <w:r>
                <w:rPr>
                  <w:rFonts w:ascii="Times New Roman" w:hAnsi="Times New Roman" w:cs="Times New Roman"/>
                  <w:i w:val="0"/>
                  <w:iCs/>
                  <w:sz w:val="28"/>
                  <w:szCs w:val="28"/>
                  <w:lang w:val="ru-RU"/>
                </w:rPr>
                <w:t>з</w:t>
              </w:r>
            </w:ins>
            <w:r w:rsidR="007E001C">
              <w:rPr>
                <w:rFonts w:ascii="Times New Roman" w:hAnsi="Times New Roman" w:cs="Times New Roman"/>
                <w:i w:val="0"/>
                <w:iCs/>
                <w:sz w:val="28"/>
                <w:szCs w:val="28"/>
                <w:lang w:val="ru-RU"/>
              </w:rPr>
              <w:t>начение</w:t>
            </w:r>
          </w:p>
        </w:tc>
      </w:tr>
      <w:tr w:rsidR="007E001C" w14:paraId="2AEA0470" w14:textId="77777777" w:rsidTr="00FB2F48">
        <w:tc>
          <w:tcPr>
            <w:tcW w:w="4785" w:type="dxa"/>
          </w:tcPr>
          <w:p w14:paraId="420BF6E3" w14:textId="723FCB75" w:rsidR="007E001C" w:rsidRDefault="007E001C" w:rsidP="00FB2F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Количество прогнозируемых аллелей</w:t>
            </w:r>
          </w:p>
        </w:tc>
        <w:tc>
          <w:tcPr>
            <w:tcW w:w="4786" w:type="dxa"/>
          </w:tcPr>
          <w:p w14:paraId="600B41D9" w14:textId="20FE1DB5" w:rsidR="007E001C" w:rsidRPr="006A327A" w:rsidRDefault="007E001C" w:rsidP="00FB2F48">
            <w:pPr>
              <w:pStyle w:val="afa"/>
              <w:spacing w:line="360" w:lineRule="auto"/>
              <w:jc w:val="both"/>
              <w:rPr>
                <w:rFonts w:ascii="Times New Roman" w:hAnsi="Times New Roman" w:cs="Times New Roman"/>
                <w:i w:val="0"/>
                <w:iCs/>
                <w:sz w:val="28"/>
                <w:szCs w:val="28"/>
                <w:rPrChange w:id="588" w:author="Антон Смирнов" w:date="2023-05-25T14:00:00Z">
                  <w:rPr>
                    <w:rFonts w:ascii="Times New Roman" w:hAnsi="Times New Roman" w:cs="Times New Roman"/>
                    <w:i w:val="0"/>
                    <w:iCs/>
                    <w:sz w:val="28"/>
                    <w:szCs w:val="28"/>
                    <w:lang w:val="ru-RU"/>
                  </w:rPr>
                </w:rPrChange>
              </w:rPr>
            </w:pPr>
            <w:r>
              <w:rPr>
                <w:rFonts w:ascii="Times New Roman" w:hAnsi="Times New Roman" w:cs="Times New Roman"/>
                <w:i w:val="0"/>
                <w:iCs/>
                <w:sz w:val="28"/>
                <w:szCs w:val="28"/>
                <w:lang w:val="ru-RU"/>
              </w:rPr>
              <w:t>17</w:t>
            </w:r>
            <w:del w:id="589" w:author="Антон Смирнов" w:date="2023-05-25T14:00:00Z">
              <w:r w:rsidDel="006A327A">
                <w:rPr>
                  <w:rFonts w:ascii="Times New Roman" w:hAnsi="Times New Roman" w:cs="Times New Roman"/>
                  <w:i w:val="0"/>
                  <w:iCs/>
                  <w:sz w:val="28"/>
                  <w:szCs w:val="28"/>
                  <w:lang w:val="ru-RU"/>
                </w:rPr>
                <w:delText>7</w:delText>
              </w:r>
            </w:del>
            <w:ins w:id="590" w:author="Антон Смирнов" w:date="2023-05-25T14:00:00Z">
              <w:r w:rsidR="006A327A">
                <w:rPr>
                  <w:rFonts w:ascii="Times New Roman" w:hAnsi="Times New Roman" w:cs="Times New Roman"/>
                  <w:i w:val="0"/>
                  <w:iCs/>
                  <w:sz w:val="28"/>
                  <w:szCs w:val="28"/>
                </w:rPr>
                <w:t>1</w:t>
              </w:r>
            </w:ins>
          </w:p>
        </w:tc>
      </w:tr>
      <w:tr w:rsidR="007E001C" w14:paraId="18D3F5B7" w14:textId="77777777" w:rsidTr="00FB2F48">
        <w:tc>
          <w:tcPr>
            <w:tcW w:w="4785" w:type="dxa"/>
          </w:tcPr>
          <w:p w14:paraId="6D43DED2"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Оптимальный порог</w:t>
            </w:r>
          </w:p>
        </w:tc>
        <w:tc>
          <w:tcPr>
            <w:tcW w:w="4786" w:type="dxa"/>
          </w:tcPr>
          <w:p w14:paraId="5FC80E28" w14:textId="19607168"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0,04</w:t>
            </w:r>
          </w:p>
        </w:tc>
      </w:tr>
      <w:tr w:rsidR="007E001C" w14:paraId="140ECF54" w14:textId="77777777" w:rsidTr="00FB2F48">
        <w:tc>
          <w:tcPr>
            <w:tcW w:w="4785" w:type="dxa"/>
          </w:tcPr>
          <w:p w14:paraId="16863783"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rPr>
              <w:t>AUROC</w:t>
            </w:r>
          </w:p>
        </w:tc>
        <w:tc>
          <w:tcPr>
            <w:tcW w:w="4786" w:type="dxa"/>
          </w:tcPr>
          <w:p w14:paraId="360C61C0" w14:textId="7FB9B948"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0,90</w:t>
            </w:r>
          </w:p>
        </w:tc>
      </w:tr>
      <w:tr w:rsidR="007E001C" w14:paraId="737F0EA8" w14:textId="77777777" w:rsidTr="00FB2F48">
        <w:tc>
          <w:tcPr>
            <w:tcW w:w="4785" w:type="dxa"/>
          </w:tcPr>
          <w:p w14:paraId="1734956C"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Чувствительность</w:t>
            </w:r>
          </w:p>
        </w:tc>
        <w:tc>
          <w:tcPr>
            <w:tcW w:w="4786" w:type="dxa"/>
          </w:tcPr>
          <w:p w14:paraId="575503C9" w14:textId="1CECFAB0"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0,85</w:t>
            </w:r>
          </w:p>
        </w:tc>
      </w:tr>
      <w:tr w:rsidR="007E001C" w14:paraId="09A12779" w14:textId="77777777" w:rsidTr="00FB2F48">
        <w:tc>
          <w:tcPr>
            <w:tcW w:w="4785" w:type="dxa"/>
          </w:tcPr>
          <w:p w14:paraId="6C623EA9"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Специфичность</w:t>
            </w:r>
          </w:p>
        </w:tc>
        <w:tc>
          <w:tcPr>
            <w:tcW w:w="4786" w:type="dxa"/>
          </w:tcPr>
          <w:p w14:paraId="100ACE83" w14:textId="121BDE45"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0,90</w:t>
            </w:r>
          </w:p>
        </w:tc>
      </w:tr>
      <w:tr w:rsidR="007E001C" w14:paraId="1CAC5134" w14:textId="77777777" w:rsidTr="00FB2F48">
        <w:tc>
          <w:tcPr>
            <w:tcW w:w="4785" w:type="dxa"/>
          </w:tcPr>
          <w:p w14:paraId="0674030F"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Точность</w:t>
            </w:r>
          </w:p>
        </w:tc>
        <w:tc>
          <w:tcPr>
            <w:tcW w:w="4786" w:type="dxa"/>
          </w:tcPr>
          <w:p w14:paraId="2BA60F79" w14:textId="69D6E78C"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0,90</w:t>
            </w:r>
          </w:p>
        </w:tc>
      </w:tr>
      <w:tr w:rsidR="007E001C" w14:paraId="677F057D" w14:textId="77777777" w:rsidTr="00FB2F48">
        <w:tc>
          <w:tcPr>
            <w:tcW w:w="4785" w:type="dxa"/>
          </w:tcPr>
          <w:p w14:paraId="19B3ECDE"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Сбалансированная точность</w:t>
            </w:r>
          </w:p>
        </w:tc>
        <w:tc>
          <w:tcPr>
            <w:tcW w:w="4786" w:type="dxa"/>
          </w:tcPr>
          <w:p w14:paraId="2692C43C" w14:textId="38A2D825"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0,86</w:t>
            </w:r>
          </w:p>
        </w:tc>
      </w:tr>
      <w:tr w:rsidR="007E001C" w14:paraId="49A71D28" w14:textId="77777777" w:rsidTr="00FB2F48">
        <w:tc>
          <w:tcPr>
            <w:tcW w:w="4785" w:type="dxa"/>
          </w:tcPr>
          <w:p w14:paraId="0F02887F"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Средняя точность</w:t>
            </w:r>
          </w:p>
        </w:tc>
        <w:tc>
          <w:tcPr>
            <w:tcW w:w="4786" w:type="dxa"/>
          </w:tcPr>
          <w:p w14:paraId="6F3B1BD1" w14:textId="20557B52"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0,07</w:t>
            </w:r>
          </w:p>
        </w:tc>
      </w:tr>
      <w:tr w:rsidR="007E001C" w14:paraId="6045E247" w14:textId="77777777" w:rsidTr="00FB2F48">
        <w:tc>
          <w:tcPr>
            <w:tcW w:w="4785" w:type="dxa"/>
          </w:tcPr>
          <w:p w14:paraId="2B1667AA" w14:textId="77777777" w:rsidR="007E001C" w:rsidRDefault="007E001C" w:rsidP="00FB2F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Коэффициент корреляции Мэтью</w:t>
            </w:r>
          </w:p>
        </w:tc>
        <w:tc>
          <w:tcPr>
            <w:tcW w:w="4786" w:type="dxa"/>
          </w:tcPr>
          <w:p w14:paraId="1593C053" w14:textId="2F92DBF0"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0,14</w:t>
            </w:r>
          </w:p>
        </w:tc>
      </w:tr>
    </w:tbl>
    <w:p w14:paraId="0990FD16" w14:textId="77777777" w:rsidR="007E001C" w:rsidRPr="00387ECF" w:rsidRDefault="007E001C" w:rsidP="00387ECF">
      <w:pPr>
        <w:pStyle w:val="afa"/>
        <w:spacing w:line="360" w:lineRule="auto"/>
        <w:ind w:firstLine="720"/>
        <w:jc w:val="both"/>
        <w:rPr>
          <w:rFonts w:cs="Times New Roman"/>
          <w:iCs/>
          <w:szCs w:val="28"/>
          <w:lang w:val="ru-RU"/>
        </w:rPr>
      </w:pPr>
    </w:p>
    <w:p w14:paraId="65B770BC" w14:textId="2E2E930E" w:rsidR="00FD0554" w:rsidRPr="00FB2F48" w:rsidRDefault="00FD0554" w:rsidP="00FD0554">
      <w:pPr>
        <w:pStyle w:val="2"/>
        <w:rPr>
          <w:lang w:val="ru-RU"/>
        </w:rPr>
      </w:pPr>
      <w:bookmarkStart w:id="591" w:name="_Toc135956200"/>
      <w:r>
        <w:rPr>
          <w:lang w:val="ru-RU"/>
        </w:rPr>
        <w:t>3.</w:t>
      </w:r>
      <w:r w:rsidR="00E75D60">
        <w:rPr>
          <w:lang w:val="ru-RU"/>
        </w:rPr>
        <w:t>4</w:t>
      </w:r>
      <w:r>
        <w:rPr>
          <w:lang w:val="ru-RU"/>
        </w:rPr>
        <w:t xml:space="preserve">. </w:t>
      </w:r>
      <w:r w:rsidR="00FB2F48">
        <w:rPr>
          <w:lang w:val="ru-RU"/>
        </w:rPr>
        <w:t>Веб-сервис</w:t>
      </w:r>
      <w:bookmarkEnd w:id="591"/>
    </w:p>
    <w:p w14:paraId="399655B6" w14:textId="7495A009" w:rsidR="008941CB" w:rsidDel="00853050" w:rsidRDefault="008941CB" w:rsidP="00853050">
      <w:pPr>
        <w:pStyle w:val="a0"/>
        <w:ind w:firstLine="0"/>
        <w:rPr>
          <w:del w:id="592" w:author="Антон Смирнов" w:date="2023-05-25T14:13:00Z"/>
          <w:lang w:val="ru-RU"/>
        </w:rPr>
        <w:pPrChange w:id="593" w:author="Антон Смирнов" w:date="2023-05-25T14:13:00Z">
          <w:pPr>
            <w:pStyle w:val="a0"/>
          </w:pPr>
        </w:pPrChange>
      </w:pPr>
      <w:del w:id="594" w:author="Антон Смирнов" w:date="2023-05-25T14:13:00Z">
        <w:r w:rsidDel="00853050">
          <w:rPr>
            <w:lang w:val="ru-RU"/>
          </w:rPr>
          <w:delText xml:space="preserve">Программе было присвоено название </w:delText>
        </w:r>
        <w:r w:rsidDel="00853050">
          <w:delText>ANGEL</w:delText>
        </w:r>
        <w:r w:rsidRPr="00387ECF" w:rsidDel="00853050">
          <w:rPr>
            <w:lang w:val="ru-RU"/>
          </w:rPr>
          <w:delText xml:space="preserve"> (</w:delText>
        </w:r>
        <w:r w:rsidDel="00853050">
          <w:delText>ANtigen</w:delText>
        </w:r>
        <w:r w:rsidRPr="00387ECF" w:rsidDel="00853050">
          <w:rPr>
            <w:lang w:val="ru-RU"/>
          </w:rPr>
          <w:delText xml:space="preserve"> </w:delText>
        </w:r>
        <w:r w:rsidDel="00853050">
          <w:delText>GEneration</w:delText>
        </w:r>
        <w:r w:rsidRPr="00387ECF" w:rsidDel="00853050">
          <w:rPr>
            <w:lang w:val="ru-RU"/>
          </w:rPr>
          <w:delText xml:space="preserve">). </w:delText>
        </w:r>
        <w:r w:rsidDel="00853050">
          <w:rPr>
            <w:lang w:val="ru-RU"/>
          </w:rPr>
          <w:delText>Принципиальная схема работы программы представлена на рисунке 18.</w:delText>
        </w:r>
      </w:del>
    </w:p>
    <w:p w14:paraId="3A806C74" w14:textId="2B2971E8" w:rsidR="00FB2F48" w:rsidDel="00853050" w:rsidRDefault="00FB2F48" w:rsidP="00853050">
      <w:pPr>
        <w:pStyle w:val="a0"/>
        <w:ind w:firstLine="0"/>
        <w:rPr>
          <w:del w:id="595" w:author="Антон Смирнов" w:date="2023-05-25T14:13:00Z"/>
          <w:lang w:val="ru-RU"/>
        </w:rPr>
        <w:pPrChange w:id="596" w:author="Антон Смирнов" w:date="2023-05-25T14:13:00Z">
          <w:pPr>
            <w:pStyle w:val="a0"/>
          </w:pPr>
        </w:pPrChange>
      </w:pPr>
    </w:p>
    <w:p w14:paraId="0CDAC0A9" w14:textId="700395D7" w:rsidR="008941CB" w:rsidRPr="00177580" w:rsidDel="00853050" w:rsidRDefault="008941CB" w:rsidP="008941CB">
      <w:pPr>
        <w:pStyle w:val="a0"/>
        <w:rPr>
          <w:del w:id="597" w:author="Антон Смирнов" w:date="2023-05-25T14:13:00Z"/>
          <w:lang w:val="ru-RU"/>
        </w:rPr>
      </w:pPr>
    </w:p>
    <w:p w14:paraId="08C8525B" w14:textId="0C971DD3" w:rsidR="00534DB5" w:rsidRDefault="00534DB5" w:rsidP="00387ECF">
      <w:pPr>
        <w:pStyle w:val="a0"/>
        <w:rPr>
          <w:ins w:id="598" w:author="Антон Смирнов" w:date="2023-05-25T14:13:00Z"/>
          <w:lang w:val="ru-RU"/>
        </w:rPr>
      </w:pPr>
      <w:r>
        <w:rPr>
          <w:lang w:val="ru-RU"/>
        </w:rPr>
        <w:t xml:space="preserve">Для построение единой системы для предсказания эпитопов были взяты модели предсказания </w:t>
      </w:r>
      <w:r w:rsidR="005D40A1">
        <w:rPr>
          <w:lang w:val="ru-RU"/>
        </w:rPr>
        <w:t xml:space="preserve">расщепления белков протеасомой, обученной на данных </w:t>
      </w:r>
      <w:r w:rsidR="005D40A1">
        <w:t>in</w:t>
      </w:r>
      <w:r w:rsidR="005D40A1" w:rsidRPr="00387ECF">
        <w:rPr>
          <w:lang w:val="ru-RU"/>
        </w:rPr>
        <w:t xml:space="preserve"> </w:t>
      </w:r>
      <w:r w:rsidR="005D40A1">
        <w:t>vivo</w:t>
      </w:r>
      <w:r w:rsidR="005D40A1" w:rsidRPr="00387ECF">
        <w:rPr>
          <w:lang w:val="ru-RU"/>
        </w:rPr>
        <w:t xml:space="preserve">, </w:t>
      </w:r>
      <w:r w:rsidR="005D40A1">
        <w:rPr>
          <w:lang w:val="ru-RU"/>
        </w:rPr>
        <w:t xml:space="preserve">модель прогноза характера активности пептидов по отношению к </w:t>
      </w:r>
      <w:r w:rsidR="005D40A1">
        <w:t>TAP</w:t>
      </w:r>
      <w:r w:rsidR="005D40A1" w:rsidRPr="00387ECF">
        <w:rPr>
          <w:lang w:val="ru-RU"/>
        </w:rPr>
        <w:t xml:space="preserve"> </w:t>
      </w:r>
      <w:r w:rsidR="005D40A1">
        <w:rPr>
          <w:lang w:val="ru-RU"/>
        </w:rPr>
        <w:t xml:space="preserve">транспортеру, модель прогноза связывания пептидов с аллелями </w:t>
      </w:r>
      <w:r w:rsidR="005D40A1">
        <w:t>HLA</w:t>
      </w:r>
      <w:r w:rsidR="005D40A1" w:rsidRPr="00387ECF">
        <w:rPr>
          <w:lang w:val="ru-RU"/>
        </w:rPr>
        <w:t>.</w:t>
      </w:r>
      <w:r w:rsidR="00A96354">
        <w:rPr>
          <w:lang w:val="ru-RU"/>
        </w:rPr>
        <w:t xml:space="preserve"> Ввиду того, что модель </w:t>
      </w:r>
      <w:r w:rsidR="00A96354">
        <w:t>TAP</w:t>
      </w:r>
      <w:r w:rsidR="00A96354">
        <w:rPr>
          <w:lang w:val="ru-RU"/>
        </w:rPr>
        <w:t xml:space="preserve"> транспортера</w:t>
      </w:r>
      <w:r w:rsidR="00320304">
        <w:rPr>
          <w:lang w:val="ru-RU"/>
        </w:rPr>
        <w:t xml:space="preserve"> из-за особенностей её построения</w:t>
      </w:r>
      <w:r w:rsidR="00A96354">
        <w:rPr>
          <w:lang w:val="ru-RU"/>
        </w:rPr>
        <w:t xml:space="preserve"> не может служить полноценным фильтром</w:t>
      </w:r>
      <w:r w:rsidR="00320304">
        <w:rPr>
          <w:lang w:val="ru-RU"/>
        </w:rPr>
        <w:t xml:space="preserve"> </w:t>
      </w:r>
      <w:r w:rsidR="00A96354">
        <w:rPr>
          <w:lang w:val="ru-RU"/>
        </w:rPr>
        <w:t>для предыдущих этапов работы, то её включение в прогноз сделано опциональным.</w:t>
      </w:r>
      <w:r w:rsidR="00320304">
        <w:rPr>
          <w:lang w:val="ru-RU"/>
        </w:rPr>
        <w:t xml:space="preserve"> </w:t>
      </w:r>
      <w:ins w:id="599" w:author="Антон Смирнов" w:date="2023-05-25T18:00:00Z">
        <w:r w:rsidR="00482DFD">
          <w:rPr>
            <w:lang w:val="ru-RU"/>
          </w:rPr>
          <w:t xml:space="preserve">Программе было присвоено название </w:t>
        </w:r>
        <w:r w:rsidR="00482DFD">
          <w:t>ANGEL</w:t>
        </w:r>
        <w:r w:rsidR="00482DFD" w:rsidRPr="00387ECF">
          <w:rPr>
            <w:lang w:val="ru-RU"/>
          </w:rPr>
          <w:t xml:space="preserve"> (</w:t>
        </w:r>
        <w:r w:rsidR="00482DFD">
          <w:t>ANtigen</w:t>
        </w:r>
        <w:r w:rsidR="00482DFD" w:rsidRPr="00387ECF">
          <w:rPr>
            <w:lang w:val="ru-RU"/>
          </w:rPr>
          <w:t xml:space="preserve"> </w:t>
        </w:r>
        <w:r w:rsidR="00482DFD">
          <w:t>GEneration</w:t>
        </w:r>
        <w:r w:rsidR="00482DFD" w:rsidRPr="00387ECF">
          <w:rPr>
            <w:lang w:val="ru-RU"/>
          </w:rPr>
          <w:t xml:space="preserve">). </w:t>
        </w:r>
      </w:ins>
      <w:r w:rsidR="00320304">
        <w:rPr>
          <w:lang w:val="ru-RU"/>
        </w:rPr>
        <w:t xml:space="preserve">Принципиальная схема </w:t>
      </w:r>
      <w:ins w:id="600" w:author="Антон Смирнов" w:date="2023-05-25T18:00:00Z">
        <w:r w:rsidR="00482DFD">
          <w:rPr>
            <w:lang w:val="ru-RU"/>
          </w:rPr>
          <w:t xml:space="preserve">её </w:t>
        </w:r>
      </w:ins>
      <w:r w:rsidR="00320304">
        <w:rPr>
          <w:lang w:val="ru-RU"/>
        </w:rPr>
        <w:t>работы</w:t>
      </w:r>
      <w:ins w:id="601" w:author="Антон Смирнов" w:date="2023-05-25T18:00:00Z">
        <w:r w:rsidR="00482DFD">
          <w:rPr>
            <w:lang w:val="ru-RU"/>
          </w:rPr>
          <w:t xml:space="preserve"> </w:t>
        </w:r>
      </w:ins>
      <w:del w:id="602" w:author="Антон Смирнов" w:date="2023-05-25T18:00:00Z">
        <w:r w:rsidR="00320304" w:rsidDel="00482DFD">
          <w:rPr>
            <w:lang w:val="ru-RU"/>
          </w:rPr>
          <w:delText xml:space="preserve"> программы </w:delText>
        </w:r>
      </w:del>
      <w:r w:rsidR="00320304">
        <w:rPr>
          <w:lang w:val="ru-RU"/>
        </w:rPr>
        <w:t>представлена на рисунке 18.</w:t>
      </w:r>
      <w:ins w:id="603" w:author="Антон Смирнов" w:date="2023-05-25T18:00:00Z">
        <w:r w:rsidR="00482DFD">
          <w:rPr>
            <w:lang w:val="ru-RU"/>
          </w:rPr>
          <w:t xml:space="preserve"> </w:t>
        </w:r>
      </w:ins>
    </w:p>
    <w:p w14:paraId="645A2E04" w14:textId="7B24438F" w:rsidR="00853050" w:rsidRDefault="0030389C" w:rsidP="00853050">
      <w:pPr>
        <w:pStyle w:val="a0"/>
        <w:keepNext/>
        <w:ind w:firstLine="0"/>
        <w:rPr>
          <w:ins w:id="604" w:author="Антон Смирнов" w:date="2023-05-25T14:19:00Z"/>
        </w:rPr>
        <w:pPrChange w:id="605" w:author="Антон Смирнов" w:date="2023-05-25T14:19:00Z">
          <w:pPr>
            <w:pStyle w:val="a0"/>
            <w:ind w:firstLine="0"/>
          </w:pPr>
        </w:pPrChange>
      </w:pPr>
      <w:ins w:id="606" w:author="Антон Смирнов" w:date="2023-05-25T14:46:00Z">
        <w:r>
          <w:rPr>
            <w:noProof/>
          </w:rPr>
          <w:lastRenderedPageBreak/>
          <w:drawing>
            <wp:inline distT="0" distB="0" distL="0" distR="0" wp14:anchorId="48B4BC5C" wp14:editId="277CA339">
              <wp:extent cx="5940425" cy="48558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4855845"/>
                      </a:xfrm>
                      <a:prstGeom prst="rect">
                        <a:avLst/>
                      </a:prstGeom>
                      <a:noFill/>
                      <a:ln>
                        <a:noFill/>
                      </a:ln>
                    </pic:spPr>
                  </pic:pic>
                </a:graphicData>
              </a:graphic>
            </wp:inline>
          </w:drawing>
        </w:r>
      </w:ins>
    </w:p>
    <w:p w14:paraId="6F0F526A" w14:textId="369CFA6C" w:rsidR="00853050" w:rsidRPr="00CB4BCE" w:rsidRDefault="00853050" w:rsidP="00CB4BCE">
      <w:pPr>
        <w:pStyle w:val="afa"/>
        <w:spacing w:line="360" w:lineRule="auto"/>
        <w:jc w:val="both"/>
        <w:rPr>
          <w:rFonts w:ascii="Times New Roman" w:hAnsi="Times New Roman" w:cs="Times New Roman"/>
          <w:i w:val="0"/>
          <w:iCs/>
          <w:sz w:val="28"/>
          <w:szCs w:val="28"/>
          <w:lang w:val="ru-RU"/>
          <w:rPrChange w:id="607" w:author="Антон Смирнов" w:date="2023-05-25T14:20:00Z">
            <w:rPr>
              <w:lang w:val="ru-RU"/>
            </w:rPr>
          </w:rPrChange>
        </w:rPr>
        <w:pPrChange w:id="608" w:author="Антон Смирнов" w:date="2023-05-25T14:20:00Z">
          <w:pPr>
            <w:pStyle w:val="a0"/>
          </w:pPr>
        </w:pPrChange>
      </w:pPr>
      <w:ins w:id="609" w:author="Антон Смирнов" w:date="2023-05-25T14:19:00Z">
        <w:r w:rsidRPr="00CB4BCE">
          <w:rPr>
            <w:rFonts w:ascii="Times New Roman" w:hAnsi="Times New Roman" w:cs="Times New Roman"/>
            <w:b/>
            <w:bCs/>
            <w:i w:val="0"/>
            <w:iCs/>
            <w:sz w:val="28"/>
            <w:szCs w:val="28"/>
            <w:lang w:val="ru-RU"/>
            <w:rPrChange w:id="610" w:author="Антон Смирнов" w:date="2023-05-25T14:20:00Z">
              <w:rPr/>
            </w:rPrChange>
          </w:rPr>
          <w:t xml:space="preserve">Рисунок </w:t>
        </w:r>
        <w:r w:rsidRPr="00CB4BCE">
          <w:rPr>
            <w:rFonts w:ascii="Times New Roman" w:hAnsi="Times New Roman" w:cs="Times New Roman"/>
            <w:b/>
            <w:bCs/>
            <w:i w:val="0"/>
            <w:iCs/>
            <w:sz w:val="28"/>
            <w:szCs w:val="28"/>
            <w:rPrChange w:id="611" w:author="Антон Смирнов" w:date="2023-05-25T14:20:00Z">
              <w:rPr/>
            </w:rPrChange>
          </w:rPr>
          <w:fldChar w:fldCharType="begin"/>
        </w:r>
        <w:r w:rsidRPr="00CB4BCE">
          <w:rPr>
            <w:rFonts w:ascii="Times New Roman" w:hAnsi="Times New Roman" w:cs="Times New Roman"/>
            <w:b/>
            <w:bCs/>
            <w:i w:val="0"/>
            <w:iCs/>
            <w:sz w:val="28"/>
            <w:szCs w:val="28"/>
            <w:lang w:val="ru-RU"/>
            <w:rPrChange w:id="612" w:author="Антон Смирнов" w:date="2023-05-25T14:20:00Z">
              <w:rPr/>
            </w:rPrChange>
          </w:rPr>
          <w:instrText xml:space="preserve"> </w:instrText>
        </w:r>
        <w:r w:rsidRPr="00CB4BCE">
          <w:rPr>
            <w:rFonts w:ascii="Times New Roman" w:hAnsi="Times New Roman" w:cs="Times New Roman"/>
            <w:b/>
            <w:bCs/>
            <w:i w:val="0"/>
            <w:iCs/>
            <w:sz w:val="28"/>
            <w:szCs w:val="28"/>
            <w:rPrChange w:id="613" w:author="Антон Смирнов" w:date="2023-05-25T14:20:00Z">
              <w:rPr/>
            </w:rPrChange>
          </w:rPr>
          <w:instrText>SEQ</w:instrText>
        </w:r>
        <w:r w:rsidRPr="00CB4BCE">
          <w:rPr>
            <w:rFonts w:ascii="Times New Roman" w:hAnsi="Times New Roman" w:cs="Times New Roman"/>
            <w:b/>
            <w:bCs/>
            <w:i w:val="0"/>
            <w:iCs/>
            <w:sz w:val="28"/>
            <w:szCs w:val="28"/>
            <w:lang w:val="ru-RU"/>
            <w:rPrChange w:id="614" w:author="Антон Смирнов" w:date="2023-05-25T14:20:00Z">
              <w:rPr/>
            </w:rPrChange>
          </w:rPr>
          <w:instrText xml:space="preserve"> Рисунок \* </w:instrText>
        </w:r>
        <w:r w:rsidRPr="00CB4BCE">
          <w:rPr>
            <w:rFonts w:ascii="Times New Roman" w:hAnsi="Times New Roman" w:cs="Times New Roman"/>
            <w:b/>
            <w:bCs/>
            <w:i w:val="0"/>
            <w:iCs/>
            <w:sz w:val="28"/>
            <w:szCs w:val="28"/>
            <w:rPrChange w:id="615" w:author="Антон Смирнов" w:date="2023-05-25T14:20:00Z">
              <w:rPr/>
            </w:rPrChange>
          </w:rPr>
          <w:instrText>ARABIC</w:instrText>
        </w:r>
        <w:r w:rsidRPr="00CB4BCE">
          <w:rPr>
            <w:rFonts w:ascii="Times New Roman" w:hAnsi="Times New Roman" w:cs="Times New Roman"/>
            <w:b/>
            <w:bCs/>
            <w:i w:val="0"/>
            <w:iCs/>
            <w:sz w:val="28"/>
            <w:szCs w:val="28"/>
            <w:lang w:val="ru-RU"/>
            <w:rPrChange w:id="616" w:author="Антон Смирнов" w:date="2023-05-25T14:20:00Z">
              <w:rPr/>
            </w:rPrChange>
          </w:rPr>
          <w:instrText xml:space="preserve"> </w:instrText>
        </w:r>
      </w:ins>
      <w:r w:rsidRPr="00CB4BCE">
        <w:rPr>
          <w:rFonts w:ascii="Times New Roman" w:hAnsi="Times New Roman" w:cs="Times New Roman"/>
          <w:b/>
          <w:bCs/>
          <w:i w:val="0"/>
          <w:iCs/>
          <w:sz w:val="28"/>
          <w:szCs w:val="28"/>
          <w:rPrChange w:id="617" w:author="Антон Смирнов" w:date="2023-05-25T14:20:00Z">
            <w:rPr/>
          </w:rPrChange>
        </w:rPr>
        <w:fldChar w:fldCharType="separate"/>
      </w:r>
      <w:ins w:id="618" w:author="Антон Смирнов" w:date="2023-05-25T20:25:00Z">
        <w:r w:rsidR="00A825F7" w:rsidRPr="00FD6ED4">
          <w:rPr>
            <w:rFonts w:ascii="Times New Roman" w:hAnsi="Times New Roman" w:cs="Times New Roman"/>
            <w:b/>
            <w:bCs/>
            <w:i w:val="0"/>
            <w:iCs/>
            <w:noProof/>
            <w:sz w:val="28"/>
            <w:szCs w:val="28"/>
            <w:lang w:val="ru-RU"/>
            <w:rPrChange w:id="619" w:author="Антон Смирнов" w:date="2023-05-25T22:40:00Z">
              <w:rPr>
                <w:rFonts w:cs="Times New Roman"/>
                <w:b/>
                <w:bCs/>
                <w:i/>
                <w:iCs/>
                <w:noProof/>
                <w:szCs w:val="28"/>
              </w:rPr>
            </w:rPrChange>
          </w:rPr>
          <w:t>18</w:t>
        </w:r>
      </w:ins>
      <w:ins w:id="620" w:author="Антон Смирнов" w:date="2023-05-25T14:19:00Z">
        <w:r w:rsidRPr="00CB4BCE">
          <w:rPr>
            <w:rFonts w:ascii="Times New Roman" w:hAnsi="Times New Roman" w:cs="Times New Roman"/>
            <w:b/>
            <w:bCs/>
            <w:i w:val="0"/>
            <w:iCs/>
            <w:sz w:val="28"/>
            <w:szCs w:val="28"/>
            <w:rPrChange w:id="621" w:author="Антон Смирнов" w:date="2023-05-25T14:20:00Z">
              <w:rPr/>
            </w:rPrChange>
          </w:rPr>
          <w:fldChar w:fldCharType="end"/>
        </w:r>
        <w:r w:rsidRPr="00CB4BCE">
          <w:rPr>
            <w:rFonts w:ascii="Times New Roman" w:hAnsi="Times New Roman" w:cs="Times New Roman"/>
            <w:b/>
            <w:bCs/>
            <w:i w:val="0"/>
            <w:iCs/>
            <w:sz w:val="28"/>
            <w:szCs w:val="28"/>
            <w:lang w:val="ru-RU"/>
            <w:rPrChange w:id="622" w:author="Антон Смирнов" w:date="2023-05-25T14:20:00Z">
              <w:rPr>
                <w:lang w:val="ru-RU"/>
              </w:rPr>
            </w:rPrChange>
          </w:rPr>
          <w:t>.</w:t>
        </w:r>
        <w:r w:rsidRPr="00CB4BCE">
          <w:rPr>
            <w:rFonts w:ascii="Times New Roman" w:hAnsi="Times New Roman" w:cs="Times New Roman"/>
            <w:i w:val="0"/>
            <w:iCs/>
            <w:sz w:val="28"/>
            <w:szCs w:val="28"/>
            <w:lang w:val="ru-RU"/>
            <w:rPrChange w:id="623" w:author="Антон Смирнов" w:date="2023-05-25T14:20:00Z">
              <w:rPr>
                <w:lang w:val="ru-RU"/>
              </w:rPr>
            </w:rPrChange>
          </w:rPr>
          <w:t xml:space="preserve"> Принципиальная схема работы веб-сервиса с примерами входных и выходных данных.</w:t>
        </w:r>
      </w:ins>
    </w:p>
    <w:p w14:paraId="410EDA3D" w14:textId="2FECFFE9" w:rsidR="0030389C" w:rsidRPr="00A564A1" w:rsidRDefault="0030389C" w:rsidP="00387ECF">
      <w:pPr>
        <w:pStyle w:val="a0"/>
        <w:rPr>
          <w:ins w:id="624" w:author="Антон Смирнов" w:date="2023-05-25T14:47:00Z"/>
          <w:lang w:val="ru-RU"/>
        </w:rPr>
      </w:pPr>
      <w:ins w:id="625" w:author="Антон Смирнов" w:date="2023-05-25T14:47:00Z">
        <w:r>
          <w:rPr>
            <w:lang w:val="ru-RU"/>
          </w:rPr>
          <w:t>Для первого этапа входные послед</w:t>
        </w:r>
      </w:ins>
      <w:ins w:id="626" w:author="Антон Смирнов" w:date="2023-05-25T14:48:00Z">
        <w:r>
          <w:rPr>
            <w:lang w:val="ru-RU"/>
          </w:rPr>
          <w:t>овательности белков разбиваются на подпоследовательности скользящим окном радиус</w:t>
        </w:r>
      </w:ins>
      <w:ins w:id="627" w:author="Антон Смирнов" w:date="2023-05-25T14:49:00Z">
        <w:r>
          <w:rPr>
            <w:lang w:val="ru-RU"/>
          </w:rPr>
          <w:t xml:space="preserve">ом в 3 аминокислотных остатка. </w:t>
        </w:r>
      </w:ins>
      <w:ins w:id="628" w:author="Антон Смирнов" w:date="2023-05-25T17:53:00Z">
        <w:r>
          <w:rPr>
            <w:lang w:val="ru-RU"/>
          </w:rPr>
          <w:t>Эти по</w:t>
        </w:r>
      </w:ins>
      <w:ins w:id="629" w:author="Антон Смирнов" w:date="2023-05-25T17:54:00Z">
        <w:r>
          <w:rPr>
            <w:lang w:val="ru-RU"/>
          </w:rPr>
          <w:t xml:space="preserve">дпоследовательности конвертируются в </w:t>
        </w:r>
        <w:r>
          <w:t>SDF</w:t>
        </w:r>
        <w:r w:rsidRPr="0030389C">
          <w:rPr>
            <w:lang w:val="ru-RU"/>
            <w:rPrChange w:id="630" w:author="Антон Смирнов" w:date="2023-05-25T17:55:00Z">
              <w:rPr/>
            </w:rPrChange>
          </w:rPr>
          <w:t xml:space="preserve"> </w:t>
        </w:r>
        <w:r>
          <w:rPr>
            <w:lang w:val="ru-RU"/>
          </w:rPr>
          <w:t>формат.</w:t>
        </w:r>
      </w:ins>
      <w:ins w:id="631" w:author="Антон Смирнов" w:date="2023-05-25T17:55:00Z">
        <w:r w:rsidR="00EE6340">
          <w:rPr>
            <w:lang w:val="ru-RU"/>
          </w:rPr>
          <w:t xml:space="preserve"> </w:t>
        </w:r>
      </w:ins>
      <w:ins w:id="632" w:author="Антон Смирнов" w:date="2023-05-25T17:56:00Z">
        <w:r w:rsidR="00EE6340">
          <w:rPr>
            <w:lang w:val="ru-RU"/>
          </w:rPr>
          <w:t>Создается конфигурационный файл, в котором прописывается</w:t>
        </w:r>
      </w:ins>
      <w:ins w:id="633" w:author="Антон Смирнов" w:date="2023-05-25T17:57:00Z">
        <w:r w:rsidR="00482DFD">
          <w:rPr>
            <w:lang w:val="ru-RU"/>
          </w:rPr>
          <w:t xml:space="preserve"> путь к </w:t>
        </w:r>
        <w:r w:rsidR="00482DFD">
          <w:t>SDF</w:t>
        </w:r>
        <w:r w:rsidR="00482DFD" w:rsidRPr="00482DFD">
          <w:rPr>
            <w:lang w:val="ru-RU"/>
            <w:rPrChange w:id="634" w:author="Антон Смирнов" w:date="2023-05-25T17:57:00Z">
              <w:rPr/>
            </w:rPrChange>
          </w:rPr>
          <w:t xml:space="preserve"> </w:t>
        </w:r>
        <w:r w:rsidR="00482DFD">
          <w:rPr>
            <w:lang w:val="ru-RU"/>
          </w:rPr>
          <w:t xml:space="preserve">файлу, путь к файлу модели, и путь к выходному файлу. </w:t>
        </w:r>
      </w:ins>
      <w:ins w:id="635" w:author="Антон Смирнов" w:date="2023-05-25T17:58:00Z">
        <w:r w:rsidR="00482DFD">
          <w:rPr>
            <w:lang w:val="ru-RU"/>
          </w:rPr>
          <w:t>Следующим шагом запускается консольная версия программы</w:t>
        </w:r>
        <w:r w:rsidR="00482DFD" w:rsidRPr="00482DFD">
          <w:rPr>
            <w:lang w:val="ru-RU"/>
            <w:rPrChange w:id="636" w:author="Антон Смирнов" w:date="2023-05-25T17:58:00Z">
              <w:rPr/>
            </w:rPrChange>
          </w:rPr>
          <w:t xml:space="preserve"> </w:t>
        </w:r>
        <w:r w:rsidR="00482DFD">
          <w:t>MultiPASS</w:t>
        </w:r>
        <w:r w:rsidR="00482DFD">
          <w:rPr>
            <w:lang w:val="ru-RU"/>
          </w:rPr>
          <w:t>, которая получает на вход этот конфигурационный файл.</w:t>
        </w:r>
      </w:ins>
      <w:ins w:id="637" w:author="Антон Смирнов" w:date="2023-05-25T17:59:00Z">
        <w:r w:rsidR="00482DFD">
          <w:rPr>
            <w:lang w:val="ru-RU"/>
          </w:rPr>
          <w:t xml:space="preserve"> Используя </w:t>
        </w:r>
      </w:ins>
      <w:ins w:id="638" w:author="Антон Смирнов" w:date="2023-05-25T18:00:00Z">
        <w:r w:rsidR="007B4050">
          <w:rPr>
            <w:lang w:val="ru-RU"/>
          </w:rPr>
          <w:t xml:space="preserve">полученный файл с прогнозом и исходный файл с входными последовательностями, </w:t>
        </w:r>
      </w:ins>
      <w:ins w:id="639" w:author="Антон Смирнов" w:date="2023-05-25T18:01:00Z">
        <w:r w:rsidR="007B4050">
          <w:t>ANGEL</w:t>
        </w:r>
        <w:r w:rsidR="007B4050" w:rsidRPr="007B4050">
          <w:rPr>
            <w:lang w:val="ru-RU"/>
            <w:rPrChange w:id="640" w:author="Антон Смирнов" w:date="2023-05-25T18:01:00Z">
              <w:rPr/>
            </w:rPrChange>
          </w:rPr>
          <w:t xml:space="preserve"> </w:t>
        </w:r>
        <w:r w:rsidR="007B4050">
          <w:rPr>
            <w:lang w:val="ru-RU"/>
          </w:rPr>
          <w:t>получает прогноз для каждого ост</w:t>
        </w:r>
      </w:ins>
      <w:ins w:id="641" w:author="Антон Смирнов" w:date="2023-05-25T18:02:00Z">
        <w:r w:rsidR="007B4050">
          <w:rPr>
            <w:lang w:val="ru-RU"/>
          </w:rPr>
          <w:t xml:space="preserve">атка, присваивая крайним 3 остаткам с </w:t>
        </w:r>
      </w:ins>
      <w:ins w:id="642" w:author="Антон Смирнов" w:date="2023-05-25T18:09:00Z">
        <w:r w:rsidR="007B4050">
          <w:t>N</w:t>
        </w:r>
        <w:r w:rsidR="007B4050" w:rsidRPr="007B4050">
          <w:rPr>
            <w:lang w:val="ru-RU"/>
            <w:rPrChange w:id="643" w:author="Антон Смирнов" w:date="2023-05-25T18:09:00Z">
              <w:rPr/>
            </w:rPrChange>
          </w:rPr>
          <w:t xml:space="preserve"> </w:t>
        </w:r>
        <w:r w:rsidR="007B4050">
          <w:rPr>
            <w:lang w:val="ru-RU"/>
          </w:rPr>
          <w:t xml:space="preserve">и </w:t>
        </w:r>
        <w:r w:rsidR="007B4050">
          <w:t>C</w:t>
        </w:r>
        <w:r w:rsidR="007B4050" w:rsidRPr="007B4050">
          <w:rPr>
            <w:lang w:val="ru-RU"/>
            <w:rPrChange w:id="644" w:author="Антон Смирнов" w:date="2023-05-25T18:10:00Z">
              <w:rPr/>
            </w:rPrChange>
          </w:rPr>
          <w:t>-</w:t>
        </w:r>
      </w:ins>
      <w:ins w:id="645" w:author="Антон Смирнов" w:date="2023-05-25T18:10:00Z">
        <w:r w:rsidR="007B4050">
          <w:rPr>
            <w:lang w:val="ru-RU"/>
          </w:rPr>
          <w:t>концов последовательностей</w:t>
        </w:r>
      </w:ins>
      <w:ins w:id="646" w:author="Антон Смирнов" w:date="2023-05-25T18:11:00Z">
        <w:r w:rsidR="00EB0DE1">
          <w:rPr>
            <w:lang w:val="ru-RU"/>
          </w:rPr>
          <w:t xml:space="preserve"> значение ноль. </w:t>
        </w:r>
      </w:ins>
      <w:ins w:id="647" w:author="Антон Смирнов" w:date="2023-05-25T18:30:00Z">
        <w:r w:rsidR="00E41D11">
          <w:rPr>
            <w:lang w:val="ru-RU"/>
          </w:rPr>
          <w:t>Затем</w:t>
        </w:r>
      </w:ins>
      <w:ins w:id="648" w:author="Антон Смирнов" w:date="2023-05-25T18:31:00Z">
        <w:r w:rsidR="00E41D11">
          <w:rPr>
            <w:lang w:val="ru-RU"/>
          </w:rPr>
          <w:t xml:space="preserve"> исходные последовательности делятся на подпоследовательности таким образом, </w:t>
        </w:r>
        <w:r w:rsidR="00E41D11">
          <w:rPr>
            <w:lang w:val="ru-RU"/>
          </w:rPr>
          <w:lastRenderedPageBreak/>
          <w:t>чтобы остаток</w:t>
        </w:r>
      </w:ins>
      <w:ins w:id="649" w:author="Антон Смирнов" w:date="2023-05-25T18:32:00Z">
        <w:r w:rsidR="00E41D11">
          <w:rPr>
            <w:lang w:val="ru-RU"/>
          </w:rPr>
          <w:t xml:space="preserve">, для которого прогноз </w:t>
        </w:r>
      </w:ins>
      <w:ins w:id="650" w:author="Антон Смирнов" w:date="2023-05-25T18:35:00Z">
        <w:r w:rsidR="00E41D11">
          <w:rPr>
            <w:lang w:val="ru-RU"/>
          </w:rPr>
          <w:t>выше или равен некоторому порогу, заданным пользователем, оказался С-концом.</w:t>
        </w:r>
      </w:ins>
      <w:ins w:id="651" w:author="Антон Смирнов" w:date="2023-05-25T18:36:00Z">
        <w:r w:rsidR="00E41D11">
          <w:rPr>
            <w:lang w:val="ru-RU"/>
          </w:rPr>
          <w:t xml:space="preserve"> Получившиеся подпоследовательности </w:t>
        </w:r>
      </w:ins>
      <w:ins w:id="652" w:author="Антон Смирнов" w:date="2023-05-25T18:40:00Z">
        <w:r w:rsidR="000D3DB5">
          <w:rPr>
            <w:lang w:val="ru-RU"/>
          </w:rPr>
          <w:t xml:space="preserve">длиной больше </w:t>
        </w:r>
      </w:ins>
      <w:ins w:id="653" w:author="Антон Смирнов" w:date="2023-05-25T18:41:00Z">
        <w:r w:rsidR="000D3DB5">
          <w:rPr>
            <w:lang w:val="ru-RU"/>
          </w:rPr>
          <w:t>семи</w:t>
        </w:r>
      </w:ins>
      <w:ins w:id="654" w:author="Антон Смирнов" w:date="2023-05-25T18:40:00Z">
        <w:r w:rsidR="000D3DB5">
          <w:rPr>
            <w:lang w:val="ru-RU"/>
          </w:rPr>
          <w:t xml:space="preserve"> аминокислот итеративно укора</w:t>
        </w:r>
      </w:ins>
      <w:ins w:id="655" w:author="Антон Смирнов" w:date="2023-05-25T18:41:00Z">
        <w:r w:rsidR="000D3DB5">
          <w:rPr>
            <w:lang w:val="ru-RU"/>
          </w:rPr>
          <w:t>чиваются</w:t>
        </w:r>
      </w:ins>
      <w:ins w:id="656" w:author="Антон Смирнов" w:date="2023-05-25T18:42:00Z">
        <w:r w:rsidR="000D3DB5">
          <w:rPr>
            <w:lang w:val="ru-RU"/>
          </w:rPr>
          <w:t xml:space="preserve"> с </w:t>
        </w:r>
        <w:r w:rsidR="000D3DB5">
          <w:t>N</w:t>
        </w:r>
        <w:r w:rsidR="000D3DB5" w:rsidRPr="000D3DB5">
          <w:rPr>
            <w:lang w:val="ru-RU"/>
            <w:rPrChange w:id="657" w:author="Антон Смирнов" w:date="2023-05-25T18:42:00Z">
              <w:rPr/>
            </w:rPrChange>
          </w:rPr>
          <w:t>-</w:t>
        </w:r>
        <w:r w:rsidR="000D3DB5">
          <w:rPr>
            <w:lang w:val="ru-RU"/>
          </w:rPr>
          <w:t>конца</w:t>
        </w:r>
      </w:ins>
      <w:ins w:id="658" w:author="Антон Смирнов" w:date="2023-05-25T18:41:00Z">
        <w:r w:rsidR="000D3DB5">
          <w:rPr>
            <w:lang w:val="ru-RU"/>
          </w:rPr>
          <w:t xml:space="preserve"> с шагом в один остаток до минимальной длины в восемь остатков</w:t>
        </w:r>
      </w:ins>
      <w:ins w:id="659" w:author="Антон Смирнов" w:date="2023-05-25T18:42:00Z">
        <w:r w:rsidR="000D3DB5">
          <w:rPr>
            <w:lang w:val="ru-RU"/>
          </w:rPr>
          <w:t xml:space="preserve"> и фильтру</w:t>
        </w:r>
      </w:ins>
      <w:ins w:id="660" w:author="Антон Смирнов" w:date="2023-05-25T18:43:00Z">
        <w:r w:rsidR="000D3DB5">
          <w:rPr>
            <w:lang w:val="ru-RU"/>
          </w:rPr>
          <w:t>ются все последовательности длиной больше 13 остатков</w:t>
        </w:r>
      </w:ins>
      <w:ins w:id="661" w:author="Антон Смирнов" w:date="2023-05-25T18:41:00Z">
        <w:r w:rsidR="000D3DB5">
          <w:rPr>
            <w:lang w:val="ru-RU"/>
          </w:rPr>
          <w:t xml:space="preserve">. </w:t>
        </w:r>
      </w:ins>
      <w:ins w:id="662" w:author="Антон Смирнов" w:date="2023-05-25T18:42:00Z">
        <w:r w:rsidR="000D3DB5">
          <w:rPr>
            <w:lang w:val="ru-RU"/>
          </w:rPr>
          <w:t xml:space="preserve">Таким образом, моделируется работа других протеаз, которые могут воздействовать на </w:t>
        </w:r>
      </w:ins>
      <w:ins w:id="663" w:author="Антон Смирнов" w:date="2023-05-25T18:43:00Z">
        <w:r w:rsidR="000D3DB5">
          <w:rPr>
            <w:lang w:val="ru-RU"/>
          </w:rPr>
          <w:t>вероятный эпитоп. Полученное множество последовательностей конвертируется в</w:t>
        </w:r>
      </w:ins>
      <w:ins w:id="664" w:author="Антон Смирнов" w:date="2023-05-25T18:44:00Z">
        <w:r w:rsidR="000D3DB5">
          <w:rPr>
            <w:lang w:val="ru-RU"/>
          </w:rPr>
          <w:t xml:space="preserve"> </w:t>
        </w:r>
        <w:r w:rsidR="000D3DB5">
          <w:t>SDF</w:t>
        </w:r>
        <w:r w:rsidR="000D3DB5" w:rsidRPr="0048056C">
          <w:rPr>
            <w:lang w:val="ru-RU"/>
            <w:rPrChange w:id="665" w:author="Антон Смирнов" w:date="2023-05-25T19:45:00Z">
              <w:rPr/>
            </w:rPrChange>
          </w:rPr>
          <w:t xml:space="preserve"> </w:t>
        </w:r>
        <w:r w:rsidR="000D3DB5">
          <w:rPr>
            <w:lang w:val="ru-RU"/>
          </w:rPr>
          <w:t xml:space="preserve">формат. </w:t>
        </w:r>
      </w:ins>
      <w:ins w:id="666" w:author="Антон Смирнов" w:date="2023-05-25T19:45:00Z">
        <w:r w:rsidR="0048056C">
          <w:rPr>
            <w:lang w:val="ru-RU"/>
          </w:rPr>
          <w:t xml:space="preserve">В зависимости от выбора пользователя </w:t>
        </w:r>
      </w:ins>
      <w:ins w:id="667" w:author="Антон Смирнов" w:date="2023-05-25T19:46:00Z">
        <w:r w:rsidR="0048056C">
          <w:rPr>
            <w:lang w:val="ru-RU"/>
          </w:rPr>
          <w:t xml:space="preserve">генерируется конфигурационный файлы для запуска прогноза характера активности к </w:t>
        </w:r>
        <w:r w:rsidR="0048056C">
          <w:t>TAP</w:t>
        </w:r>
        <w:r w:rsidR="0048056C" w:rsidRPr="0048056C">
          <w:rPr>
            <w:lang w:val="ru-RU"/>
            <w:rPrChange w:id="668" w:author="Антон Смирнов" w:date="2023-05-25T19:46:00Z">
              <w:rPr/>
            </w:rPrChange>
          </w:rPr>
          <w:t xml:space="preserve"> </w:t>
        </w:r>
        <w:r w:rsidR="0048056C">
          <w:rPr>
            <w:lang w:val="ru-RU"/>
          </w:rPr>
          <w:t xml:space="preserve">транспортеру и </w:t>
        </w:r>
        <w:r w:rsidR="0048056C">
          <w:t>HLA</w:t>
        </w:r>
        <w:r w:rsidR="0048056C" w:rsidRPr="0048056C">
          <w:rPr>
            <w:lang w:val="ru-RU"/>
            <w:rPrChange w:id="669" w:author="Антон Смирнов" w:date="2023-05-25T19:46:00Z">
              <w:rPr/>
            </w:rPrChange>
          </w:rPr>
          <w:t xml:space="preserve"> </w:t>
        </w:r>
        <w:r w:rsidR="0048056C">
          <w:t>I</w:t>
        </w:r>
      </w:ins>
      <w:ins w:id="670" w:author="Антон Смирнов" w:date="2023-05-25T19:47:00Z">
        <w:r w:rsidR="0048056C">
          <w:rPr>
            <w:lang w:val="ru-RU"/>
          </w:rPr>
          <w:t>, тогда в выходном файле бу</w:t>
        </w:r>
      </w:ins>
      <w:ins w:id="671" w:author="Антон Смирнов" w:date="2023-05-25T19:48:00Z">
        <w:r w:rsidR="0048056C">
          <w:rPr>
            <w:lang w:val="ru-RU"/>
          </w:rPr>
          <w:t>дет объединение двух прогнозов,</w:t>
        </w:r>
      </w:ins>
      <w:ins w:id="672" w:author="Антон Смирнов" w:date="2023-05-25T19:46:00Z">
        <w:r w:rsidR="0048056C">
          <w:rPr>
            <w:lang w:val="ru-RU"/>
          </w:rPr>
          <w:t xml:space="preserve"> или</w:t>
        </w:r>
      </w:ins>
      <w:ins w:id="673" w:author="Антон Смирнов" w:date="2023-05-25T19:47:00Z">
        <w:r w:rsidR="0048056C" w:rsidRPr="0048056C">
          <w:rPr>
            <w:lang w:val="ru-RU"/>
            <w:rPrChange w:id="674" w:author="Антон Смирнов" w:date="2023-05-25T19:47:00Z">
              <w:rPr/>
            </w:rPrChange>
          </w:rPr>
          <w:t xml:space="preserve"> </w:t>
        </w:r>
        <w:r w:rsidR="0048056C">
          <w:rPr>
            <w:lang w:val="ru-RU"/>
          </w:rPr>
          <w:t>только</w:t>
        </w:r>
      </w:ins>
      <w:ins w:id="675" w:author="Антон Смирнов" w:date="2023-05-25T19:46:00Z">
        <w:r w:rsidR="0048056C">
          <w:rPr>
            <w:lang w:val="ru-RU"/>
          </w:rPr>
          <w:t xml:space="preserve"> для запуска </w:t>
        </w:r>
      </w:ins>
      <w:ins w:id="676" w:author="Антон Смирнов" w:date="2023-05-25T19:47:00Z">
        <w:r w:rsidR="0048056C">
          <w:rPr>
            <w:lang w:val="ru-RU"/>
          </w:rPr>
          <w:t xml:space="preserve">прогноза активности к </w:t>
        </w:r>
        <w:r w:rsidR="0048056C">
          <w:t>HLA</w:t>
        </w:r>
        <w:r w:rsidR="0048056C" w:rsidRPr="0048056C">
          <w:rPr>
            <w:lang w:val="ru-RU"/>
            <w:rPrChange w:id="677" w:author="Антон Смирнов" w:date="2023-05-25T19:47:00Z">
              <w:rPr/>
            </w:rPrChange>
          </w:rPr>
          <w:t xml:space="preserve"> </w:t>
        </w:r>
        <w:r w:rsidR="0048056C">
          <w:t>I</w:t>
        </w:r>
        <w:r w:rsidR="0048056C" w:rsidRPr="0048056C">
          <w:rPr>
            <w:lang w:val="ru-RU"/>
            <w:rPrChange w:id="678" w:author="Антон Смирнов" w:date="2023-05-25T19:47:00Z">
              <w:rPr/>
            </w:rPrChange>
          </w:rPr>
          <w:t>.</w:t>
        </w:r>
        <w:r w:rsidR="0048056C">
          <w:rPr>
            <w:lang w:val="ru-RU"/>
          </w:rPr>
          <w:t xml:space="preserve"> </w:t>
        </w:r>
      </w:ins>
    </w:p>
    <w:p w14:paraId="6888844E" w14:textId="641F445C" w:rsidR="00FB2F48" w:rsidRDefault="0048056C" w:rsidP="00387ECF">
      <w:pPr>
        <w:pStyle w:val="a0"/>
        <w:rPr>
          <w:ins w:id="679" w:author="Антон Смирнов" w:date="2023-05-25T20:21:00Z"/>
          <w:lang w:val="ru-RU"/>
        </w:rPr>
      </w:pPr>
      <w:ins w:id="680" w:author="Антон Смирнов" w:date="2023-05-25T19:51:00Z">
        <w:r>
          <w:rPr>
            <w:lang w:val="ru-RU"/>
          </w:rPr>
          <w:t>Из-за технических ограничений</w:t>
        </w:r>
      </w:ins>
      <w:ins w:id="681" w:author="Антон Смирнов" w:date="2023-05-25T20:19:00Z">
        <w:r w:rsidR="00E04957" w:rsidRPr="00E04957">
          <w:rPr>
            <w:lang w:val="ru-RU"/>
            <w:rPrChange w:id="682" w:author="Антон Смирнов" w:date="2023-05-25T20:19:00Z">
              <w:rPr/>
            </w:rPrChange>
          </w:rPr>
          <w:t xml:space="preserve"> </w:t>
        </w:r>
        <w:r w:rsidR="00E04957">
          <w:rPr>
            <w:lang w:val="ru-RU"/>
          </w:rPr>
          <w:t>программ</w:t>
        </w:r>
      </w:ins>
      <w:ins w:id="683" w:author="Антон Смирнов" w:date="2023-05-25T20:20:00Z">
        <w:r w:rsidR="00E04957">
          <w:rPr>
            <w:lang w:val="ru-RU"/>
          </w:rPr>
          <w:t xml:space="preserve"> </w:t>
        </w:r>
        <w:r w:rsidR="00E04957">
          <w:t>MultiPASS</w:t>
        </w:r>
        <w:r w:rsidR="00E04957" w:rsidRPr="00E04957">
          <w:rPr>
            <w:lang w:val="ru-RU"/>
            <w:rPrChange w:id="684" w:author="Антон Смирнов" w:date="2023-05-25T20:20:00Z">
              <w:rPr/>
            </w:rPrChange>
          </w:rPr>
          <w:t xml:space="preserve"> </w:t>
        </w:r>
        <w:r w:rsidR="00E04957">
          <w:rPr>
            <w:lang w:val="ru-RU"/>
          </w:rPr>
          <w:t xml:space="preserve">и </w:t>
        </w:r>
        <w:r w:rsidR="00E04957">
          <w:t>Shiny</w:t>
        </w:r>
        <w:r w:rsidR="00E04957" w:rsidRPr="00E04957">
          <w:rPr>
            <w:lang w:val="ru-RU"/>
            <w:rPrChange w:id="685" w:author="Антон Смирнов" w:date="2023-05-25T20:20:00Z">
              <w:rPr/>
            </w:rPrChange>
          </w:rPr>
          <w:t xml:space="preserve"> </w:t>
        </w:r>
        <w:r w:rsidR="00E04957">
          <w:t>Server</w:t>
        </w:r>
      </w:ins>
      <w:ins w:id="686" w:author="Антон Смирнов" w:date="2023-05-25T19:51:00Z">
        <w:r>
          <w:rPr>
            <w:lang w:val="ru-RU"/>
          </w:rPr>
          <w:t xml:space="preserve"> веб-сервис работает через взаимодействие двух машин. Поток </w:t>
        </w:r>
      </w:ins>
      <w:ins w:id="687" w:author="Антон Смирнов" w:date="2023-05-25T20:17:00Z">
        <w:r w:rsidR="00E04957">
          <w:rPr>
            <w:lang w:val="ru-RU"/>
          </w:rPr>
          <w:t>информации между узлами веб-сервиса и пользователем</w:t>
        </w:r>
      </w:ins>
      <w:ins w:id="688" w:author="Антон Смирнов" w:date="2023-05-25T19:51:00Z">
        <w:r>
          <w:rPr>
            <w:lang w:val="ru-RU"/>
          </w:rPr>
          <w:t xml:space="preserve"> изображен</w:t>
        </w:r>
      </w:ins>
      <w:ins w:id="689" w:author="Антон Смирнов" w:date="2023-05-25T19:52:00Z">
        <w:r>
          <w:rPr>
            <w:lang w:val="ru-RU"/>
          </w:rPr>
          <w:t xml:space="preserve"> на рисунке 19. </w:t>
        </w:r>
      </w:ins>
      <w:r w:rsidR="00FB2F48">
        <w:rPr>
          <w:lang w:val="ru-RU"/>
        </w:rPr>
        <w:t xml:space="preserve">Веб-сервис развернут на удаленном </w:t>
      </w:r>
      <w:r w:rsidR="00FB2F48">
        <w:t>VPS</w:t>
      </w:r>
      <w:r w:rsidR="00FB2F48" w:rsidRPr="00387ECF">
        <w:rPr>
          <w:lang w:val="ru-RU"/>
        </w:rPr>
        <w:t xml:space="preserve">, </w:t>
      </w:r>
      <w:r w:rsidR="00FB2F48">
        <w:rPr>
          <w:lang w:val="ru-RU"/>
        </w:rPr>
        <w:t xml:space="preserve">свободно доступен по адресу </w:t>
      </w:r>
      <w:ins w:id="690" w:author="Антон Смирнов" w:date="2023-05-25T20:21:00Z">
        <w:r w:rsidR="00A825F7">
          <w:rPr>
            <w:lang w:val="ru-RU"/>
          </w:rPr>
          <w:fldChar w:fldCharType="begin"/>
        </w:r>
        <w:r w:rsidR="00A825F7">
          <w:rPr>
            <w:lang w:val="ru-RU"/>
          </w:rPr>
          <w:instrText xml:space="preserve"> HYPERLINK "</w:instrText>
        </w:r>
      </w:ins>
      <w:r w:rsidR="00A825F7" w:rsidRPr="00FB2F48">
        <w:rPr>
          <w:lang w:val="ru-RU"/>
        </w:rPr>
        <w:instrText>https://epidemmonitor.ru/ANGEL/</w:instrText>
      </w:r>
      <w:ins w:id="691" w:author="Антон Смирнов" w:date="2023-05-25T20:21:00Z">
        <w:r w:rsidR="00A825F7">
          <w:rPr>
            <w:lang w:val="ru-RU"/>
          </w:rPr>
          <w:instrText xml:space="preserve">" </w:instrText>
        </w:r>
        <w:r w:rsidR="00A825F7">
          <w:rPr>
            <w:lang w:val="ru-RU"/>
          </w:rPr>
          <w:fldChar w:fldCharType="separate"/>
        </w:r>
      </w:ins>
      <w:r w:rsidR="00A825F7" w:rsidRPr="008A5D9A">
        <w:rPr>
          <w:rStyle w:val="afd"/>
          <w:lang w:val="ru-RU"/>
        </w:rPr>
        <w:t>https://epidemmonitor.ru/ANGEL/</w:t>
      </w:r>
      <w:ins w:id="692" w:author="Антон Смирнов" w:date="2023-05-25T20:21:00Z">
        <w:r w:rsidR="00A825F7">
          <w:rPr>
            <w:lang w:val="ru-RU"/>
          </w:rPr>
          <w:fldChar w:fldCharType="end"/>
        </w:r>
      </w:ins>
      <w:r w:rsidR="00FB2F48" w:rsidRPr="00387ECF">
        <w:rPr>
          <w:lang w:val="ru-RU"/>
        </w:rPr>
        <w:t>.</w:t>
      </w:r>
      <w:ins w:id="693" w:author="Антон Смирнов" w:date="2023-05-25T20:23:00Z">
        <w:r w:rsidR="00A825F7">
          <w:rPr>
            <w:lang w:val="ru-RU"/>
          </w:rPr>
          <w:t xml:space="preserve"> Он способен работать в многопользовательском режиме, но не рассчитан на большое количество пользователей из-за ограниченных вычислительных возможностей.</w:t>
        </w:r>
      </w:ins>
    </w:p>
    <w:p w14:paraId="408B88B8" w14:textId="77777777" w:rsidR="00A825F7" w:rsidRDefault="00A825F7" w:rsidP="00A825F7">
      <w:pPr>
        <w:pStyle w:val="a0"/>
        <w:keepNext/>
        <w:ind w:firstLine="0"/>
        <w:rPr>
          <w:ins w:id="694" w:author="Антон Смирнов" w:date="2023-05-25T20:25:00Z"/>
        </w:rPr>
        <w:pPrChange w:id="695" w:author="Антон Смирнов" w:date="2023-05-25T20:25:00Z">
          <w:pPr>
            <w:pStyle w:val="a0"/>
            <w:ind w:firstLine="0"/>
          </w:pPr>
        </w:pPrChange>
      </w:pPr>
      <w:ins w:id="696" w:author="Антон Смирнов" w:date="2023-05-25T20:21:00Z">
        <w:r>
          <w:rPr>
            <w:noProof/>
          </w:rPr>
          <w:lastRenderedPageBreak/>
          <w:drawing>
            <wp:inline distT="0" distB="0" distL="0" distR="0" wp14:anchorId="223FE57E" wp14:editId="55954065">
              <wp:extent cx="5940425" cy="38398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839845"/>
                      </a:xfrm>
                      <a:prstGeom prst="rect">
                        <a:avLst/>
                      </a:prstGeom>
                      <a:noFill/>
                      <a:ln>
                        <a:noFill/>
                      </a:ln>
                    </pic:spPr>
                  </pic:pic>
                </a:graphicData>
              </a:graphic>
            </wp:inline>
          </w:drawing>
        </w:r>
      </w:ins>
    </w:p>
    <w:p w14:paraId="73D23142" w14:textId="1BF6C86D" w:rsidR="00A825F7" w:rsidRPr="00A825F7" w:rsidRDefault="00A825F7" w:rsidP="00A825F7">
      <w:pPr>
        <w:pStyle w:val="afa"/>
        <w:spacing w:line="360" w:lineRule="auto"/>
        <w:jc w:val="both"/>
        <w:rPr>
          <w:rFonts w:ascii="Times New Roman" w:hAnsi="Times New Roman" w:cs="Times New Roman"/>
          <w:i w:val="0"/>
          <w:iCs/>
          <w:sz w:val="28"/>
          <w:szCs w:val="28"/>
          <w:lang w:val="ru-RU"/>
          <w:rPrChange w:id="697" w:author="Антон Смирнов" w:date="2023-05-25T20:25:00Z">
            <w:rPr>
              <w:lang w:val="ru-RU"/>
            </w:rPr>
          </w:rPrChange>
        </w:rPr>
        <w:pPrChange w:id="698" w:author="Антон Смирнов" w:date="2023-05-25T20:25:00Z">
          <w:pPr>
            <w:pStyle w:val="a0"/>
          </w:pPr>
        </w:pPrChange>
      </w:pPr>
      <w:ins w:id="699" w:author="Антон Смирнов" w:date="2023-05-25T20:25:00Z">
        <w:r w:rsidRPr="00A825F7">
          <w:rPr>
            <w:rFonts w:ascii="Times New Roman" w:hAnsi="Times New Roman" w:cs="Times New Roman"/>
            <w:b/>
            <w:bCs/>
            <w:i w:val="0"/>
            <w:iCs/>
            <w:sz w:val="28"/>
            <w:szCs w:val="28"/>
            <w:lang w:val="ru-RU"/>
            <w:rPrChange w:id="700" w:author="Антон Смирнов" w:date="2023-05-25T20:25:00Z">
              <w:rPr/>
            </w:rPrChange>
          </w:rPr>
          <w:t xml:space="preserve">Рисунок </w:t>
        </w:r>
        <w:r w:rsidRPr="00A825F7">
          <w:rPr>
            <w:rFonts w:ascii="Times New Roman" w:hAnsi="Times New Roman" w:cs="Times New Roman"/>
            <w:b/>
            <w:bCs/>
            <w:i w:val="0"/>
            <w:iCs/>
            <w:sz w:val="28"/>
            <w:szCs w:val="28"/>
            <w:rPrChange w:id="701" w:author="Антон Смирнов" w:date="2023-05-25T20:25:00Z">
              <w:rPr/>
            </w:rPrChange>
          </w:rPr>
          <w:fldChar w:fldCharType="begin"/>
        </w:r>
        <w:r w:rsidRPr="00A825F7">
          <w:rPr>
            <w:rFonts w:ascii="Times New Roman" w:hAnsi="Times New Roman" w:cs="Times New Roman"/>
            <w:b/>
            <w:bCs/>
            <w:i w:val="0"/>
            <w:iCs/>
            <w:sz w:val="28"/>
            <w:szCs w:val="28"/>
            <w:lang w:val="ru-RU"/>
            <w:rPrChange w:id="702" w:author="Антон Смирнов" w:date="2023-05-25T20:25:00Z">
              <w:rPr/>
            </w:rPrChange>
          </w:rPr>
          <w:instrText xml:space="preserve"> </w:instrText>
        </w:r>
        <w:r w:rsidRPr="00A825F7">
          <w:rPr>
            <w:rFonts w:ascii="Times New Roman" w:hAnsi="Times New Roman" w:cs="Times New Roman"/>
            <w:b/>
            <w:bCs/>
            <w:i w:val="0"/>
            <w:iCs/>
            <w:sz w:val="28"/>
            <w:szCs w:val="28"/>
            <w:rPrChange w:id="703" w:author="Антон Смирнов" w:date="2023-05-25T20:25:00Z">
              <w:rPr/>
            </w:rPrChange>
          </w:rPr>
          <w:instrText>SEQ</w:instrText>
        </w:r>
        <w:r w:rsidRPr="00A825F7">
          <w:rPr>
            <w:rFonts w:ascii="Times New Roman" w:hAnsi="Times New Roman" w:cs="Times New Roman"/>
            <w:b/>
            <w:bCs/>
            <w:i w:val="0"/>
            <w:iCs/>
            <w:sz w:val="28"/>
            <w:szCs w:val="28"/>
            <w:lang w:val="ru-RU"/>
            <w:rPrChange w:id="704" w:author="Антон Смирнов" w:date="2023-05-25T20:25:00Z">
              <w:rPr/>
            </w:rPrChange>
          </w:rPr>
          <w:instrText xml:space="preserve"> Рисунок \* </w:instrText>
        </w:r>
        <w:r w:rsidRPr="00A825F7">
          <w:rPr>
            <w:rFonts w:ascii="Times New Roman" w:hAnsi="Times New Roman" w:cs="Times New Roman"/>
            <w:b/>
            <w:bCs/>
            <w:i w:val="0"/>
            <w:iCs/>
            <w:sz w:val="28"/>
            <w:szCs w:val="28"/>
            <w:rPrChange w:id="705" w:author="Антон Смирнов" w:date="2023-05-25T20:25:00Z">
              <w:rPr/>
            </w:rPrChange>
          </w:rPr>
          <w:instrText>ARABIC</w:instrText>
        </w:r>
        <w:r w:rsidRPr="00A825F7">
          <w:rPr>
            <w:rFonts w:ascii="Times New Roman" w:hAnsi="Times New Roman" w:cs="Times New Roman"/>
            <w:b/>
            <w:bCs/>
            <w:i w:val="0"/>
            <w:iCs/>
            <w:sz w:val="28"/>
            <w:szCs w:val="28"/>
            <w:lang w:val="ru-RU"/>
            <w:rPrChange w:id="706" w:author="Антон Смирнов" w:date="2023-05-25T20:25:00Z">
              <w:rPr/>
            </w:rPrChange>
          </w:rPr>
          <w:instrText xml:space="preserve"> </w:instrText>
        </w:r>
      </w:ins>
      <w:r w:rsidRPr="00A825F7">
        <w:rPr>
          <w:rFonts w:ascii="Times New Roman" w:hAnsi="Times New Roman" w:cs="Times New Roman"/>
          <w:b/>
          <w:bCs/>
          <w:i w:val="0"/>
          <w:iCs/>
          <w:sz w:val="28"/>
          <w:szCs w:val="28"/>
          <w:rPrChange w:id="707" w:author="Антон Смирнов" w:date="2023-05-25T20:25:00Z">
            <w:rPr/>
          </w:rPrChange>
        </w:rPr>
        <w:fldChar w:fldCharType="separate"/>
      </w:r>
      <w:ins w:id="708" w:author="Антон Смирнов" w:date="2023-05-25T20:25:00Z">
        <w:r w:rsidRPr="00A825F7">
          <w:rPr>
            <w:rFonts w:ascii="Times New Roman" w:hAnsi="Times New Roman" w:cs="Times New Roman"/>
            <w:b/>
            <w:bCs/>
            <w:i w:val="0"/>
            <w:iCs/>
            <w:noProof/>
            <w:sz w:val="28"/>
            <w:szCs w:val="28"/>
            <w:lang w:val="ru-RU"/>
            <w:rPrChange w:id="709" w:author="Антон Смирнов" w:date="2023-05-25T20:25:00Z">
              <w:rPr>
                <w:noProof/>
              </w:rPr>
            </w:rPrChange>
          </w:rPr>
          <w:t>19</w:t>
        </w:r>
        <w:r w:rsidRPr="00A825F7">
          <w:rPr>
            <w:rFonts w:ascii="Times New Roman" w:hAnsi="Times New Roman" w:cs="Times New Roman"/>
            <w:b/>
            <w:bCs/>
            <w:i w:val="0"/>
            <w:iCs/>
            <w:sz w:val="28"/>
            <w:szCs w:val="28"/>
            <w:rPrChange w:id="710" w:author="Антон Смирнов" w:date="2023-05-25T20:25:00Z">
              <w:rPr/>
            </w:rPrChange>
          </w:rPr>
          <w:fldChar w:fldCharType="end"/>
        </w:r>
        <w:r w:rsidRPr="00A825F7">
          <w:rPr>
            <w:rFonts w:ascii="Times New Roman" w:hAnsi="Times New Roman" w:cs="Times New Roman"/>
            <w:i w:val="0"/>
            <w:iCs/>
            <w:sz w:val="28"/>
            <w:szCs w:val="28"/>
            <w:lang w:val="ru-RU"/>
            <w:rPrChange w:id="711" w:author="Антон Смирнов" w:date="2023-05-25T20:25:00Z">
              <w:rPr>
                <w:lang w:val="ru-RU"/>
              </w:rPr>
            </w:rPrChange>
          </w:rPr>
          <w:t>. Потоки информации между узлами веб-сервиса и пользователем. Над стрелками подписаны протоколы, по которым осуществляется обмен информацией.</w:t>
        </w:r>
      </w:ins>
    </w:p>
    <w:p w14:paraId="7DC5B2AF" w14:textId="6836FB72" w:rsidR="00FD0554" w:rsidRDefault="00FD0554" w:rsidP="00FD0554">
      <w:pPr>
        <w:pStyle w:val="2"/>
        <w:rPr>
          <w:ins w:id="712" w:author="Антон Смирнов" w:date="2023-05-25T20:26:00Z"/>
          <w:lang w:val="ru-RU"/>
        </w:rPr>
      </w:pPr>
      <w:bookmarkStart w:id="713" w:name="_Toc135956201"/>
      <w:r>
        <w:rPr>
          <w:lang w:val="ru-RU"/>
        </w:rPr>
        <w:t>3.</w:t>
      </w:r>
      <w:r w:rsidR="00FB2F48">
        <w:rPr>
          <w:lang w:val="ru-RU"/>
        </w:rPr>
        <w:t>5</w:t>
      </w:r>
      <w:r>
        <w:rPr>
          <w:lang w:val="ru-RU"/>
        </w:rPr>
        <w:t>. Обсуждение</w:t>
      </w:r>
      <w:bookmarkEnd w:id="713"/>
    </w:p>
    <w:p w14:paraId="18E595D5" w14:textId="77777777" w:rsidR="00C75407" w:rsidRDefault="00A825F7" w:rsidP="00A825F7">
      <w:pPr>
        <w:pStyle w:val="a0"/>
        <w:rPr>
          <w:ins w:id="714" w:author="Антон Смирнов" w:date="2023-05-26T00:54:00Z"/>
          <w:lang w:val="ru-RU"/>
        </w:rPr>
      </w:pPr>
      <w:ins w:id="715" w:author="Антон Смирнов" w:date="2023-05-25T20:27:00Z">
        <w:r>
          <w:rPr>
            <w:lang w:val="ru-RU"/>
          </w:rPr>
          <w:t>Полученные результаты имеют неодн</w:t>
        </w:r>
      </w:ins>
      <w:ins w:id="716" w:author="Антон Смирнов" w:date="2023-05-25T20:28:00Z">
        <w:r>
          <w:rPr>
            <w:lang w:val="ru-RU"/>
          </w:rPr>
          <w:t>о</w:t>
        </w:r>
      </w:ins>
      <w:ins w:id="717" w:author="Антон Смирнов" w:date="2023-05-25T20:27:00Z">
        <w:r>
          <w:rPr>
            <w:lang w:val="ru-RU"/>
          </w:rPr>
          <w:t xml:space="preserve">значный характер. </w:t>
        </w:r>
      </w:ins>
      <w:ins w:id="718" w:author="Антон Смирнов" w:date="2023-05-25T20:28:00Z">
        <w:r>
          <w:rPr>
            <w:lang w:val="ru-RU"/>
          </w:rPr>
          <w:t xml:space="preserve">С одной стороны, показана возможность </w:t>
        </w:r>
      </w:ins>
      <w:ins w:id="719" w:author="Антон Смирнов" w:date="2023-05-25T20:31:00Z">
        <w:r w:rsidR="00C5708F">
          <w:rPr>
            <w:lang w:val="ru-RU"/>
          </w:rPr>
          <w:t xml:space="preserve">моделирования </w:t>
        </w:r>
      </w:ins>
      <w:ins w:id="720" w:author="Антон Смирнов" w:date="2023-05-25T20:32:00Z">
        <w:r w:rsidR="00C5708F">
          <w:rPr>
            <w:lang w:val="ru-RU"/>
          </w:rPr>
          <w:t xml:space="preserve">процессов антигенного процессинга, используя </w:t>
        </w:r>
      </w:ins>
      <w:ins w:id="721" w:author="Антон Смирнов" w:date="2023-05-25T20:33:00Z">
        <w:r w:rsidR="00C5708F">
          <w:rPr>
            <w:lang w:val="ru-RU"/>
          </w:rPr>
          <w:t>информацию о химической структуре молекул белков на достаточно высоком уровне</w:t>
        </w:r>
      </w:ins>
      <w:ins w:id="722" w:author="Антон Смирнов" w:date="2023-05-25T20:34:00Z">
        <w:r w:rsidR="00C5708F">
          <w:rPr>
            <w:lang w:val="ru-RU"/>
          </w:rPr>
          <w:t xml:space="preserve">. С другой стороны, </w:t>
        </w:r>
      </w:ins>
      <w:ins w:id="723" w:author="Антон Смирнов" w:date="2023-05-25T20:35:00Z">
        <w:r w:rsidR="00C5708F">
          <w:rPr>
            <w:lang w:val="ru-RU"/>
          </w:rPr>
          <w:t>существуют некоторые проблемы. Первая проблема</w:t>
        </w:r>
      </w:ins>
      <w:ins w:id="724" w:author="Антон Смирнов" w:date="2023-05-25T20:36:00Z">
        <w:r w:rsidR="00C5708F">
          <w:rPr>
            <w:lang w:val="ru-RU"/>
          </w:rPr>
          <w:t xml:space="preserve"> – тяжело найти независимую выборку для непред</w:t>
        </w:r>
      </w:ins>
      <w:ins w:id="725" w:author="Антон Смирнов" w:date="2023-05-25T20:37:00Z">
        <w:r w:rsidR="00C5708F">
          <w:rPr>
            <w:lang w:val="ru-RU"/>
          </w:rPr>
          <w:t xml:space="preserve">взятой валидации моделей и сравнения с существующими аналогами. Для моделей </w:t>
        </w:r>
        <w:r w:rsidR="00C5708F">
          <w:t>HLA</w:t>
        </w:r>
      </w:ins>
      <w:ins w:id="726" w:author="Антон Смирнов" w:date="2023-05-25T20:38:00Z">
        <w:r w:rsidR="00C5708F" w:rsidRPr="00C5708F">
          <w:rPr>
            <w:lang w:val="ru-RU"/>
            <w:rPrChange w:id="727" w:author="Антон Смирнов" w:date="2023-05-25T20:38:00Z">
              <w:rPr/>
            </w:rPrChange>
          </w:rPr>
          <w:t xml:space="preserve"> </w:t>
        </w:r>
        <w:r w:rsidR="00C5708F">
          <w:rPr>
            <w:lang w:val="ru-RU"/>
          </w:rPr>
          <w:t>существуют два недавних исследования, в которых проводится сравнение существующих аналогов</w:t>
        </w:r>
      </w:ins>
      <w:ins w:id="728" w:author="Антон Смирнов" w:date="2023-05-25T20:44:00Z">
        <w:r w:rsidR="00F2580F" w:rsidRPr="00F2580F">
          <w:rPr>
            <w:lang w:val="ru-RU"/>
            <w:rPrChange w:id="729" w:author="Антон Смирнов" w:date="2023-05-25T20:44:00Z">
              <w:rPr/>
            </w:rPrChange>
          </w:rPr>
          <w:t xml:space="preserve"> </w:t>
        </w:r>
      </w:ins>
      <w:r w:rsidR="00F2580F">
        <w:rPr>
          <w:lang w:val="ru-RU"/>
        </w:rPr>
        <w:fldChar w:fldCharType="begin"/>
      </w:r>
      <w:r w:rsidR="00F2580F">
        <w:rPr>
          <w:lang w:val="ru-RU"/>
        </w:rPr>
        <w:instrText xml:space="preserve"> ADDIN ZOTERO_ITEM CSL_CITATION {"citationID":"ySAd493K","properties":{"formattedCitation":"[99, 102]","plainCitation":"[99, 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id":318,"uris":["http://zotero.org/users/10071278/items/F8Y76D8Z"],"itemData":{"id":318,"type":"article-journal","abstract":"Abstract\n            Human leukocyte antigen class I (HLA-I) molecules are encoded by major histocompatibility complex (MHC) class I loci in humans. The binding and interaction between HLA-I molecules and intracellular peptides derived from a variety of proteolytic mechanisms play a crucial role in subsequent T-cell recognition of target cells and the specificity of the immune response. In this context, tools that predict the likelihood for a peptide to bind to specific HLA class I allotypes are important for selecting the most promising antigenic targets for immunotherapy. In this article, we comprehensively review a variety of currently available tools for predicting the binding of peptides to a selection of HLA-I allomorphs. Specifically, we compare their calculation methods for the prediction score, employed algorithms, evaluation strategies and software functionalities. In addition, we have evaluated the prediction performance of the reviewed tools based on an independent validation data set, containing 21 101 experimentally verified ligands across 19 HLA-I allotypes. The benchmarking results show that MixMHCpred 2.0.1 achieves the best performance for predicting peptides binding to most of the HLA-I allomorphs studied, while NetMHCpan 4.0 and NetMHCcons 1.1 outperform the other machine learning-based and consensus-based tools, respectively. Importantly, it should be noted that a peptide predicted with a higher binding score for a specific HLA allotype does not necessarily imply it will be immunogenic. That said, peptide-binding predictors are still very useful in that they can help to significantly reduce the large number of epitope candidates that need to be experimentally verified. Several other factors, including susceptibility to proteasome cleavage, peptide transport into the endoplasmic reticulum and T-cell receptor repertoire, also contribute to the immunogenicity of peptide antigens, and some of them can be considered by some predictors. Therefore, integrating features derived from these additional factors together with HLA-binding properties by using machine-learning algorithms may increase the prediction accuracy of immunogenic peptides. As such, we anticipate that this review and benchmarking survey will assist researchers in selecting appropriate prediction tools that best suit their purposes and provide useful guidelines for the development of improved antigen predictors in the future.","container-title":"Briefings in Bioinformatics","DOI":"10.1093/bib/bbz051","ISSN":"1477-4054","issue":"4","language":"en","page":"1119-1135","source":"DOI.org (Crossref)","title":"A comprehensive review and performance evaluation of bioinformatics tools for HLA class I peptide-binding prediction","volume":"21","author":[{"family":"Mei","given":"Shutao"},{"family":"Li","given":"Fuyi"},{"family":"Leier","given":"André"},{"family":"Marquez-Lago","given":"Tatiana T"},{"family":"Giam","given":"Kailin"},{"family":"Croft","given":"Nathan P"},{"family":"Akutsu","given":"Tatsuya"},{"family":"Smith","given":"A Ian"},{"family":"Li","given":"Jian"},{"family":"Rossjohn","given":"Jamie"},{"family":"Purcell","given":"Anthony W"},{"family":"Song","given":"Jiangning"}],"issued":{"date-parts":[["2020",7,15]]}}}],"schema":"https://github.com/citation-style-language/schema/raw/master/csl-citation.json"} </w:instrText>
      </w:r>
      <w:r w:rsidR="00F2580F">
        <w:rPr>
          <w:lang w:val="ru-RU"/>
        </w:rPr>
        <w:fldChar w:fldCharType="separate"/>
      </w:r>
      <w:r w:rsidR="00F2580F" w:rsidRPr="00F2580F">
        <w:rPr>
          <w:rFonts w:cs="Times New Roman"/>
          <w:lang w:val="ru-RU"/>
          <w:rPrChange w:id="730" w:author="Антон Смирнов" w:date="2023-05-25T20:45:00Z">
            <w:rPr>
              <w:rFonts w:cs="Times New Roman"/>
            </w:rPr>
          </w:rPrChange>
        </w:rPr>
        <w:t>[99, 102]</w:t>
      </w:r>
      <w:r w:rsidR="00F2580F">
        <w:rPr>
          <w:lang w:val="ru-RU"/>
        </w:rPr>
        <w:fldChar w:fldCharType="end"/>
      </w:r>
      <w:ins w:id="731" w:author="Антон Смирнов" w:date="2023-05-25T20:38:00Z">
        <w:r w:rsidR="00C5708F">
          <w:rPr>
            <w:lang w:val="ru-RU"/>
          </w:rPr>
          <w:t>.</w:t>
        </w:r>
      </w:ins>
      <w:ins w:id="732" w:author="Антон Смирнов" w:date="2023-05-25T20:45:00Z">
        <w:r w:rsidR="00F2580F" w:rsidRPr="00F2580F">
          <w:rPr>
            <w:lang w:val="ru-RU"/>
            <w:rPrChange w:id="733" w:author="Антон Смирнов" w:date="2023-05-25T20:45:00Z">
              <w:rPr/>
            </w:rPrChange>
          </w:rPr>
          <w:t xml:space="preserve"> </w:t>
        </w:r>
        <w:r w:rsidR="00F2580F">
          <w:rPr>
            <w:lang w:val="ru-RU"/>
          </w:rPr>
          <w:t>Однако только авторы</w:t>
        </w:r>
      </w:ins>
      <w:r w:rsidR="00F2580F">
        <w:rPr>
          <w:lang w:val="ru-RU"/>
        </w:rPr>
        <w:fldChar w:fldCharType="begin"/>
      </w:r>
      <w:r w:rsidR="00F2580F">
        <w:rPr>
          <w:lang w:val="ru-RU"/>
        </w:rPr>
        <w:instrText xml:space="preserve"> ADDIN ZOTERO_ITEM CSL_CITATION {"citationID":"9uJgrsA6","properties":{"formattedCitation":"[102]","plainCitation":"[102]","noteIndex":0},"citationItems":[{"id":610,"uris":["http://zotero.org/users/10071278/items/M986X4ZJ"],"itemData":{"id":610,"type":"article-journal","container-title":"PLOS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F2580F">
        <w:rPr>
          <w:lang w:val="ru-RU"/>
        </w:rPr>
        <w:fldChar w:fldCharType="separate"/>
      </w:r>
      <w:r w:rsidR="00F2580F" w:rsidRPr="00F2580F">
        <w:rPr>
          <w:rFonts w:cs="Times New Roman"/>
          <w:lang w:val="ru-RU"/>
          <w:rPrChange w:id="734" w:author="Антон Смирнов" w:date="2023-05-25T20:45:00Z">
            <w:rPr>
              <w:rFonts w:cs="Times New Roman"/>
            </w:rPr>
          </w:rPrChange>
        </w:rPr>
        <w:t>[102]</w:t>
      </w:r>
      <w:r w:rsidR="00F2580F">
        <w:rPr>
          <w:lang w:val="ru-RU"/>
        </w:rPr>
        <w:fldChar w:fldCharType="end"/>
      </w:r>
      <w:ins w:id="735" w:author="Антон Смирнов" w:date="2023-05-25T20:45:00Z">
        <w:r w:rsidR="00F2580F" w:rsidRPr="00F2580F">
          <w:rPr>
            <w:lang w:val="ru-RU"/>
            <w:rPrChange w:id="736" w:author="Антон Смирнов" w:date="2023-05-25T20:45:00Z">
              <w:rPr/>
            </w:rPrChange>
          </w:rPr>
          <w:t xml:space="preserve"> </w:t>
        </w:r>
        <w:r w:rsidR="00F2580F">
          <w:rPr>
            <w:lang w:val="ru-RU"/>
          </w:rPr>
          <w:t xml:space="preserve">предоставляют итоговый датасет, но он почти полностью пересекается </w:t>
        </w:r>
      </w:ins>
      <w:ins w:id="737" w:author="Антон Смирнов" w:date="2023-05-25T20:46:00Z">
        <w:r w:rsidR="00F2580F">
          <w:rPr>
            <w:lang w:val="ru-RU"/>
          </w:rPr>
          <w:t xml:space="preserve">с обучающей выборкой, использованной в данной работе. В целом, описания подготовки датасетов </w:t>
        </w:r>
      </w:ins>
      <w:ins w:id="738" w:author="Антон Смирнов" w:date="2023-05-25T20:48:00Z">
        <w:r w:rsidR="003F3EBD">
          <w:rPr>
            <w:lang w:val="ru-RU"/>
          </w:rPr>
          <w:t xml:space="preserve">и получившиеся результаты вызывают подозрения в качестве этих работ. Для моделей </w:t>
        </w:r>
      </w:ins>
      <w:ins w:id="739" w:author="Антон Смирнов" w:date="2023-05-25T20:49:00Z">
        <w:r w:rsidR="003F3EBD">
          <w:t>TAP</w:t>
        </w:r>
        <w:r w:rsidR="003F3EBD" w:rsidRPr="003F3EBD">
          <w:rPr>
            <w:lang w:val="ru-RU"/>
            <w:rPrChange w:id="740" w:author="Антон Смирнов" w:date="2023-05-25T20:50:00Z">
              <w:rPr/>
            </w:rPrChange>
          </w:rPr>
          <w:t xml:space="preserve"> </w:t>
        </w:r>
        <w:r w:rsidR="003F3EBD">
          <w:rPr>
            <w:lang w:val="ru-RU"/>
          </w:rPr>
          <w:lastRenderedPageBreak/>
          <w:t xml:space="preserve">существует крайне малое количество данных. </w:t>
        </w:r>
      </w:ins>
      <w:ins w:id="741" w:author="Антон Смирнов" w:date="2023-05-25T20:50:00Z">
        <w:r w:rsidR="003F3EBD">
          <w:rPr>
            <w:lang w:val="ru-RU"/>
          </w:rPr>
          <w:t xml:space="preserve">Кроме использованного в этой работе датасета существует БД </w:t>
        </w:r>
        <w:r w:rsidR="003F3EBD">
          <w:t>MHC</w:t>
        </w:r>
        <w:r w:rsidR="003F3EBD" w:rsidRPr="003F3EBD">
          <w:rPr>
            <w:lang w:val="ru-RU"/>
            <w:rPrChange w:id="742" w:author="Антон Смирнов" w:date="2023-05-25T20:50:00Z">
              <w:rPr/>
            </w:rPrChange>
          </w:rPr>
          <w:t xml:space="preserve"> </w:t>
        </w:r>
        <w:r w:rsidR="003F3EBD">
          <w:t>BN</w:t>
        </w:r>
        <w:r w:rsidR="003F3EBD" w:rsidRPr="003F3EBD">
          <w:rPr>
            <w:lang w:val="ru-RU"/>
            <w:rPrChange w:id="743" w:author="Антон Смирнов" w:date="2023-05-25T20:50:00Z">
              <w:rPr/>
            </w:rPrChange>
          </w:rPr>
          <w:t xml:space="preserve"> 4.0</w:t>
        </w:r>
      </w:ins>
      <w:ins w:id="744" w:author="Антон Смирнов" w:date="2023-05-25T20:51:00Z">
        <w:r w:rsidR="003F3EBD">
          <w:rPr>
            <w:lang w:val="ru-RU"/>
          </w:rPr>
          <w:t xml:space="preserve"> </w:t>
        </w:r>
      </w:ins>
      <w:r w:rsidR="003F3EBD">
        <w:rPr>
          <w:lang w:val="ru-RU"/>
        </w:rPr>
        <w:fldChar w:fldCharType="begin"/>
      </w:r>
      <w:r w:rsidR="003F3EBD">
        <w:rPr>
          <w:lang w:val="ru-RU"/>
        </w:rPr>
        <w:instrText xml:space="preserve"> ADDIN ZOTERO_ITEM CSL_CITATION {"citationID":"xATOV0LG","properties":{"formattedCitation":"[78]","plainCitation":"[78]","noteIndex":0},"citationItems":[{"id":89,"uris":["http://zotero.org/users/10071278/items/XSF7VE7K"],"itemData":{"id":89,"type":"article-journal","abstract":"Background: Many databases housing the information about MHC binders and non-binders have been developed in the past to help the scientific community working in the field of immunology, immune-informatics or vaccine design. As the information about these MHC binding and nonbinding peptides continues to grow with the time and there is a need to keep the databases updated. So, in order to provide the immunological fraternity with the most recent information we need to maintain and update our database regularly. In this paper, we describe the updated version of 4.0 of the database MHCBN.","container-title":"BMC Research Notes","DOI":"10.1186/1756-0500-2-61","ISSN":"1756-0500","issue":"1","journalAbbreviation":"BMC Res Notes","language":"en","page":"61","source":"DOI.org (Crossref)","title":"MHCBN 4.0: A database of MHC/TAP binding peptides and T-cell epitopes","title-short":"MHCBN 4.0","volume":"2","author":[{"family":"Lata","given":"Sneh"},{"family":"Bhasin","given":"Manoj"},{"family":"Raghava","given":"Gajendra PS"}],"issued":{"date-parts":[["2009"]]}}}],"schema":"https://github.com/citation-style-language/schema/raw/master/csl-citation.json"} </w:instrText>
      </w:r>
      <w:r w:rsidR="003F3EBD">
        <w:rPr>
          <w:lang w:val="ru-RU"/>
        </w:rPr>
        <w:fldChar w:fldCharType="separate"/>
      </w:r>
      <w:r w:rsidR="003F3EBD" w:rsidRPr="003F3EBD">
        <w:rPr>
          <w:rFonts w:cs="Times New Roman"/>
          <w:lang w:val="ru-RU"/>
          <w:rPrChange w:id="745" w:author="Антон Смирнов" w:date="2023-05-25T20:51:00Z">
            <w:rPr>
              <w:rFonts w:cs="Times New Roman"/>
            </w:rPr>
          </w:rPrChange>
        </w:rPr>
        <w:t>[78]</w:t>
      </w:r>
      <w:r w:rsidR="003F3EBD">
        <w:rPr>
          <w:lang w:val="ru-RU"/>
        </w:rPr>
        <w:fldChar w:fldCharType="end"/>
      </w:r>
      <w:ins w:id="746" w:author="Антон Смирнов" w:date="2023-05-25T20:50:00Z">
        <w:r w:rsidR="003F3EBD" w:rsidRPr="003F3EBD">
          <w:rPr>
            <w:lang w:val="ru-RU"/>
            <w:rPrChange w:id="747" w:author="Антон Смирнов" w:date="2023-05-25T20:50:00Z">
              <w:rPr/>
            </w:rPrChange>
          </w:rPr>
          <w:t xml:space="preserve">. </w:t>
        </w:r>
      </w:ins>
      <w:ins w:id="748" w:author="Антон Смирнов" w:date="2023-05-25T20:53:00Z">
        <w:r w:rsidR="00940E3F">
          <w:rPr>
            <w:lang w:val="ru-RU"/>
          </w:rPr>
          <w:t xml:space="preserve">Извлечение данных из этой БД составило отдельную техническую задачу. </w:t>
        </w:r>
      </w:ins>
      <w:ins w:id="749" w:author="Антон Смирнов" w:date="2023-05-25T20:50:00Z">
        <w:r w:rsidR="003F3EBD">
          <w:rPr>
            <w:lang w:val="ru-RU"/>
          </w:rPr>
          <w:t>Од</w:t>
        </w:r>
      </w:ins>
      <w:ins w:id="750" w:author="Антон Смирнов" w:date="2023-05-25T20:51:00Z">
        <w:r w:rsidR="003F3EBD">
          <w:rPr>
            <w:lang w:val="ru-RU"/>
          </w:rPr>
          <w:t>нако её содержимое</w:t>
        </w:r>
        <w:r w:rsidR="003F3EBD" w:rsidRPr="00940E3F">
          <w:rPr>
            <w:lang w:val="ru-RU"/>
            <w:rPrChange w:id="751" w:author="Антон Смирнов" w:date="2023-05-25T20:52:00Z">
              <w:rPr/>
            </w:rPrChange>
          </w:rPr>
          <w:t xml:space="preserve"> </w:t>
        </w:r>
        <w:r w:rsidR="003F3EBD">
          <w:rPr>
            <w:lang w:val="ru-RU"/>
          </w:rPr>
          <w:t xml:space="preserve">тоже сильно пересекается также сильно пересекается </w:t>
        </w:r>
      </w:ins>
      <w:ins w:id="752" w:author="Антон Смирнов" w:date="2023-05-25T20:52:00Z">
        <w:r w:rsidR="00940E3F">
          <w:rPr>
            <w:lang w:val="ru-RU"/>
          </w:rPr>
          <w:t xml:space="preserve">с использованной обучающей выборкой. </w:t>
        </w:r>
      </w:ins>
      <w:ins w:id="753" w:author="Антон Смирнов" w:date="2023-05-25T20:53:00Z">
        <w:r w:rsidR="00940E3F">
          <w:rPr>
            <w:lang w:val="ru-RU"/>
          </w:rPr>
          <w:t>На полученном</w:t>
        </w:r>
      </w:ins>
      <w:ins w:id="754" w:author="Антон Смирнов" w:date="2023-05-25T20:51:00Z">
        <w:r w:rsidR="003F3EBD">
          <w:rPr>
            <w:lang w:val="ru-RU"/>
          </w:rPr>
          <w:t xml:space="preserve"> </w:t>
        </w:r>
      </w:ins>
      <w:ins w:id="755" w:author="Антон Смирнов" w:date="2023-05-25T20:53:00Z">
        <w:r w:rsidR="00940E3F">
          <w:rPr>
            <w:lang w:val="ru-RU"/>
          </w:rPr>
          <w:t>наборе данных</w:t>
        </w:r>
      </w:ins>
      <w:ins w:id="756" w:author="Антон Смирнов" w:date="2023-05-25T20:54:00Z">
        <w:r w:rsidR="00940E3F">
          <w:rPr>
            <w:lang w:val="ru-RU"/>
          </w:rPr>
          <w:t xml:space="preserve"> и</w:t>
        </w:r>
      </w:ins>
      <w:ins w:id="757" w:author="Антон Смирнов" w:date="2023-05-25T20:55:00Z">
        <w:r w:rsidR="00940E3F">
          <w:rPr>
            <w:lang w:val="ru-RU"/>
          </w:rPr>
          <w:t>з 61 одного пептида</w:t>
        </w:r>
      </w:ins>
      <w:ins w:id="758" w:author="Антон Смирнов" w:date="2023-05-25T20:53:00Z">
        <w:r w:rsidR="00940E3F">
          <w:rPr>
            <w:lang w:val="ru-RU"/>
          </w:rPr>
          <w:t xml:space="preserve"> </w:t>
        </w:r>
      </w:ins>
      <w:ins w:id="759" w:author="Антон Смирнов" w:date="2023-05-25T20:54:00Z">
        <w:r w:rsidR="00940E3F">
          <w:rPr>
            <w:lang w:val="ru-RU"/>
          </w:rPr>
          <w:t xml:space="preserve">модель для прогноза характера связывания пептидов </w:t>
        </w:r>
        <w:r w:rsidR="00940E3F">
          <w:t>TAP</w:t>
        </w:r>
        <w:r w:rsidR="00940E3F">
          <w:rPr>
            <w:lang w:val="ru-RU"/>
          </w:rPr>
          <w:t xml:space="preserve"> транспортером</w:t>
        </w:r>
      </w:ins>
      <w:ins w:id="760" w:author="Антон Смирнов" w:date="2023-05-25T20:55:00Z">
        <w:r w:rsidR="00940E3F">
          <w:rPr>
            <w:lang w:val="ru-RU"/>
          </w:rPr>
          <w:t xml:space="preserve"> показала слабый перфоманс (</w:t>
        </w:r>
        <w:r w:rsidR="00940E3F">
          <w:t>AUROC</w:t>
        </w:r>
        <w:r w:rsidR="00940E3F" w:rsidRPr="00940E3F">
          <w:rPr>
            <w:lang w:val="ru-RU"/>
            <w:rPrChange w:id="761" w:author="Антон Смирнов" w:date="2023-05-25T20:55:00Z">
              <w:rPr/>
            </w:rPrChange>
          </w:rPr>
          <w:t xml:space="preserve"> = 0,60)</w:t>
        </w:r>
        <w:r w:rsidR="00940E3F">
          <w:rPr>
            <w:lang w:val="ru-RU"/>
          </w:rPr>
          <w:t>. Это также одна из причин, почему её вк</w:t>
        </w:r>
      </w:ins>
      <w:ins w:id="762" w:author="Антон Смирнов" w:date="2023-05-25T20:56:00Z">
        <w:r w:rsidR="00940E3F">
          <w:rPr>
            <w:lang w:val="ru-RU"/>
          </w:rPr>
          <w:t xml:space="preserve">лючение в работу сервиса отдано на усмотрение пользователя. </w:t>
        </w:r>
      </w:ins>
      <w:ins w:id="763" w:author="Антон Смирнов" w:date="2023-05-25T20:57:00Z">
        <w:r w:rsidR="00940E3F">
          <w:rPr>
            <w:lang w:val="ru-RU"/>
          </w:rPr>
          <w:t>На найденных независим</w:t>
        </w:r>
      </w:ins>
      <w:ins w:id="764" w:author="Антон Смирнов" w:date="2023-05-25T20:58:00Z">
        <w:r w:rsidR="00940E3F">
          <w:rPr>
            <w:lang w:val="ru-RU"/>
          </w:rPr>
          <w:t xml:space="preserve">ых данных по </w:t>
        </w:r>
      </w:ins>
      <w:ins w:id="765" w:author="Антон Смирнов" w:date="2023-05-25T21:01:00Z">
        <w:r w:rsidR="00940E3F">
          <w:rPr>
            <w:lang w:val="ru-RU"/>
          </w:rPr>
          <w:t>прогнозу сайтов расщепления белков протеасомой также наблюдалось существенное падение перфоманса</w:t>
        </w:r>
      </w:ins>
      <w:ins w:id="766" w:author="Антон Смирнов" w:date="2023-05-25T21:02:00Z">
        <w:r w:rsidR="005E4C21">
          <w:rPr>
            <w:lang w:val="ru-RU"/>
          </w:rPr>
          <w:t xml:space="preserve"> (</w:t>
        </w:r>
        <w:r w:rsidR="005E4C21">
          <w:t>AUROC</w:t>
        </w:r>
      </w:ins>
      <w:ins w:id="767" w:author="Антон Смирнов" w:date="2023-05-25T21:10:00Z">
        <w:r w:rsidR="005E4C21">
          <w:rPr>
            <w:lang w:val="ru-RU"/>
          </w:rPr>
          <w:t xml:space="preserve"> для модели </w:t>
        </w:r>
        <w:r w:rsidR="005E4C21">
          <w:t>in</w:t>
        </w:r>
        <w:r w:rsidR="005E4C21" w:rsidRPr="005E4C21">
          <w:rPr>
            <w:lang w:val="ru-RU"/>
            <w:rPrChange w:id="768" w:author="Антон Смирнов" w:date="2023-05-25T21:10:00Z">
              <w:rPr/>
            </w:rPrChange>
          </w:rPr>
          <w:t xml:space="preserve"> </w:t>
        </w:r>
        <w:r w:rsidR="005E4C21">
          <w:t>vivo</w:t>
        </w:r>
      </w:ins>
      <w:ins w:id="769" w:author="Антон Смирнов" w:date="2023-05-25T21:02:00Z">
        <w:r w:rsidR="005E4C21" w:rsidRPr="005E4C21">
          <w:rPr>
            <w:lang w:val="ru-RU"/>
            <w:rPrChange w:id="770" w:author="Антон Смирнов" w:date="2023-05-25T21:02:00Z">
              <w:rPr/>
            </w:rPrChange>
          </w:rPr>
          <w:t xml:space="preserve"> = 0.72</w:t>
        </w:r>
        <w:r w:rsidR="005E4C21">
          <w:rPr>
            <w:lang w:val="ru-RU"/>
          </w:rPr>
          <w:t>)</w:t>
        </w:r>
        <w:r w:rsidR="00940E3F">
          <w:rPr>
            <w:lang w:val="ru-RU"/>
          </w:rPr>
          <w:t xml:space="preserve">. </w:t>
        </w:r>
      </w:ins>
      <w:ins w:id="771" w:author="Антон Смирнов" w:date="2023-05-25T21:04:00Z">
        <w:r w:rsidR="005E4C21">
          <w:rPr>
            <w:lang w:val="ru-RU"/>
          </w:rPr>
          <w:t>Возможно, это связано с двумя причинами.</w:t>
        </w:r>
      </w:ins>
      <w:ins w:id="772" w:author="Антон Смирнов" w:date="2023-05-25T21:05:00Z">
        <w:r w:rsidR="005E4C21">
          <w:rPr>
            <w:lang w:val="ru-RU"/>
          </w:rPr>
          <w:t xml:space="preserve"> Первая</w:t>
        </w:r>
      </w:ins>
      <w:ins w:id="773" w:author="Антон Смирнов" w:date="2023-05-25T21:09:00Z">
        <w:r w:rsidR="005E4C21">
          <w:rPr>
            <w:lang w:val="ru-RU"/>
          </w:rPr>
          <w:t xml:space="preserve"> причина -</w:t>
        </w:r>
      </w:ins>
      <w:ins w:id="774" w:author="Антон Смирнов" w:date="2023-05-25T21:05:00Z">
        <w:r w:rsidR="005E4C21">
          <w:rPr>
            <w:lang w:val="ru-RU"/>
          </w:rPr>
          <w:t xml:space="preserve"> </w:t>
        </w:r>
      </w:ins>
      <w:ins w:id="775" w:author="Антон Смирнов" w:date="2023-05-25T21:06:00Z">
        <w:r w:rsidR="005E4C21">
          <w:rPr>
            <w:lang w:val="ru-RU"/>
          </w:rPr>
          <w:t>используемые</w:t>
        </w:r>
      </w:ins>
      <w:ins w:id="776" w:author="Антон Смирнов" w:date="2023-05-25T21:05:00Z">
        <w:r w:rsidR="005E4C21">
          <w:rPr>
            <w:lang w:val="ru-RU"/>
          </w:rPr>
          <w:t xml:space="preserve"> </w:t>
        </w:r>
      </w:ins>
      <w:ins w:id="777" w:author="Антон Смирнов" w:date="2023-05-25T21:07:00Z">
        <w:r w:rsidR="005E4C21">
          <w:rPr>
            <w:lang w:val="ru-RU"/>
          </w:rPr>
          <w:t xml:space="preserve">в обучающей выборке </w:t>
        </w:r>
      </w:ins>
      <w:ins w:id="778" w:author="Антон Смирнов" w:date="2023-05-25T21:05:00Z">
        <w:r w:rsidR="005E4C21">
          <w:rPr>
            <w:lang w:val="ru-RU"/>
          </w:rPr>
          <w:t>пептиды слишком малого</w:t>
        </w:r>
      </w:ins>
      <w:ins w:id="779" w:author="Антон Смирнов" w:date="2023-05-25T21:04:00Z">
        <w:r w:rsidR="005E4C21">
          <w:rPr>
            <w:lang w:val="ru-RU"/>
          </w:rPr>
          <w:t xml:space="preserve"> </w:t>
        </w:r>
      </w:ins>
      <w:ins w:id="780" w:author="Антон Смирнов" w:date="2023-05-25T21:07:00Z">
        <w:r w:rsidR="005E4C21">
          <w:rPr>
            <w:lang w:val="ru-RU"/>
          </w:rPr>
          <w:t>размера и необходимо брать дескрипторы более высокого порядка</w:t>
        </w:r>
      </w:ins>
      <w:ins w:id="781" w:author="Антон Смирнов" w:date="2023-05-25T21:08:00Z">
        <w:r w:rsidR="005E4C21">
          <w:rPr>
            <w:lang w:val="ru-RU"/>
          </w:rPr>
          <w:t>. Вторая</w:t>
        </w:r>
      </w:ins>
      <w:ins w:id="782" w:author="Антон Смирнов" w:date="2023-05-25T21:09:00Z">
        <w:r w:rsidR="005E4C21">
          <w:rPr>
            <w:lang w:val="ru-RU"/>
          </w:rPr>
          <w:t xml:space="preserve"> причина – обучающий датасет был искусственно сбалансирован: алгоритм его формирования</w:t>
        </w:r>
      </w:ins>
      <w:ins w:id="783" w:author="Антон Смирнов" w:date="2023-05-25T21:12:00Z">
        <w:r w:rsidR="005E4C21">
          <w:rPr>
            <w:lang w:val="ru-RU"/>
          </w:rPr>
          <w:t xml:space="preserve"> предполагает, что на один положительный пример приходится один</w:t>
        </w:r>
        <w:r w:rsidR="00480802">
          <w:rPr>
            <w:lang w:val="ru-RU"/>
          </w:rPr>
          <w:t xml:space="preserve"> отрицательный пример</w:t>
        </w:r>
      </w:ins>
      <w:ins w:id="784" w:author="Антон Смирнов" w:date="2023-05-25T21:15:00Z">
        <w:r w:rsidR="00480802">
          <w:rPr>
            <w:lang w:val="ru-RU"/>
          </w:rPr>
          <w:t xml:space="preserve">, хотя в реальности соотношение активных и неактивных остатков не один к одному, а гораздо </w:t>
        </w:r>
      </w:ins>
      <w:ins w:id="785" w:author="Антон Смирнов" w:date="2023-05-25T21:16:00Z">
        <w:r w:rsidR="00480802">
          <w:rPr>
            <w:lang w:val="ru-RU"/>
          </w:rPr>
          <w:t>больше, потому что из протеасомы могут выходить фрагменты длиной и в 5, и в 10, и в 15, и с ещё большим количеством аминокислот.</w:t>
        </w:r>
      </w:ins>
      <w:ins w:id="786" w:author="Антон Смирнов" w:date="2023-05-25T21:17:00Z">
        <w:r w:rsidR="00480802">
          <w:rPr>
            <w:lang w:val="ru-RU"/>
          </w:rPr>
          <w:t xml:space="preserve"> Здесь мы подходим к второй проблеме – технические ограничения программы </w:t>
        </w:r>
        <w:r w:rsidR="00480802">
          <w:t>MultiPASS</w:t>
        </w:r>
        <w:r w:rsidR="00480802" w:rsidRPr="00480802">
          <w:rPr>
            <w:lang w:val="ru-RU"/>
            <w:rPrChange w:id="787" w:author="Антон Смирнов" w:date="2023-05-25T21:17:00Z">
              <w:rPr/>
            </w:rPrChange>
          </w:rPr>
          <w:t xml:space="preserve">. </w:t>
        </w:r>
      </w:ins>
      <w:ins w:id="788" w:author="Антон Смирнов" w:date="2023-05-25T21:18:00Z">
        <w:r w:rsidR="00480802">
          <w:rPr>
            <w:lang w:val="ru-RU"/>
          </w:rPr>
          <w:t>У неё экспериментально выявлено ограничение на количество дескрипторов</w:t>
        </w:r>
      </w:ins>
      <w:ins w:id="789" w:author="Антон Смирнов" w:date="2023-05-25T21:19:00Z">
        <w:r w:rsidR="00480802">
          <w:rPr>
            <w:lang w:val="ru-RU"/>
          </w:rPr>
          <w:t xml:space="preserve"> равное </w:t>
        </w:r>
      </w:ins>
      <w:ins w:id="790" w:author="Антон Смирнов" w:date="2023-05-25T21:20:00Z">
        <w:r w:rsidR="00480802">
          <w:rPr>
            <w:lang w:val="ru-RU"/>
          </w:rPr>
          <w:t xml:space="preserve">16777214, что не позволяет использовать дескрипторы высокого порядка. В самой программе задан максимальный уровень, равный 15. </w:t>
        </w:r>
      </w:ins>
      <w:ins w:id="791" w:author="Антон Смирнов" w:date="2023-05-25T21:22:00Z">
        <w:r w:rsidR="00480802">
          <w:rPr>
            <w:lang w:val="ru-RU"/>
          </w:rPr>
          <w:t>Программа для прогноза сайтов расщепления</w:t>
        </w:r>
        <w:r w:rsidR="002533E0">
          <w:rPr>
            <w:lang w:val="ru-RU"/>
          </w:rPr>
          <w:t>, показав</w:t>
        </w:r>
      </w:ins>
      <w:ins w:id="792" w:author="Антон Смирнов" w:date="2023-05-25T21:23:00Z">
        <w:r w:rsidR="002533E0">
          <w:rPr>
            <w:lang w:val="ru-RU"/>
          </w:rPr>
          <w:t xml:space="preserve">шая наилучший перфоманс – </w:t>
        </w:r>
        <w:r w:rsidR="002533E0">
          <w:t>pepsickle</w:t>
        </w:r>
        <w:r w:rsidR="002533E0" w:rsidRPr="002533E0">
          <w:rPr>
            <w:lang w:val="ru-RU"/>
            <w:rPrChange w:id="793" w:author="Антон Смирнов" w:date="2023-05-25T21:23:00Z">
              <w:rPr/>
            </w:rPrChange>
          </w:rPr>
          <w:t xml:space="preserve"> </w:t>
        </w:r>
        <w:r w:rsidR="002533E0">
          <w:rPr>
            <w:lang w:val="ru-RU"/>
          </w:rPr>
          <w:t>–</w:t>
        </w:r>
        <w:r w:rsidR="002533E0" w:rsidRPr="002533E0">
          <w:rPr>
            <w:lang w:val="ru-RU"/>
            <w:rPrChange w:id="794" w:author="Антон Смирнов" w:date="2023-05-25T21:23:00Z">
              <w:rPr/>
            </w:rPrChange>
          </w:rPr>
          <w:t xml:space="preserve"> </w:t>
        </w:r>
        <w:r w:rsidR="002533E0">
          <w:rPr>
            <w:lang w:val="ru-RU"/>
          </w:rPr>
          <w:t xml:space="preserve">использует скользящие окна для формирования выборки </w:t>
        </w:r>
      </w:ins>
      <w:ins w:id="795" w:author="Антон Смирнов" w:date="2023-05-25T21:24:00Z">
        <w:r w:rsidR="002533E0">
          <w:rPr>
            <w:lang w:val="ru-RU"/>
          </w:rPr>
          <w:t>радиусом в 8 и 21 остаток</w:t>
        </w:r>
        <w:r w:rsidR="002533E0" w:rsidRPr="002533E0">
          <w:rPr>
            <w:lang w:val="ru-RU"/>
            <w:rPrChange w:id="796" w:author="Антон Смирнов" w:date="2023-05-25T21:24:00Z">
              <w:rPr/>
            </w:rPrChange>
          </w:rPr>
          <w:t xml:space="preserve"> </w:t>
        </w:r>
      </w:ins>
      <w:r w:rsidR="002533E0">
        <w:rPr>
          <w:lang w:val="ru-RU"/>
        </w:rPr>
        <w:fldChar w:fldCharType="begin"/>
      </w:r>
      <w:r w:rsidR="002533E0">
        <w:rPr>
          <w:lang w:val="ru-RU"/>
        </w:rPr>
        <w:instrText xml:space="preserve"> ADDIN ZOTERO_ITEM CSL_CITATION {"citationID":"wH8pyjMR","properties":{"formattedCitation":"[100]","plainCitation":"[100]","noteIndex":0},"citationItems":[{"id":606,"uris":["http://zotero.org/users/10071278/items/J83SAVDS"],"itemData":{"id":606,"type":"article-journal","abstract":"Abstract\n            \n              Motivation\n              Proteasomal cleavage is a key component in protein turnover, as well as antigen processing and presentation. Although tools for proteasomal cleavage prediction are available, they vary widely in their performance, options and availability.\n            \n            \n              Results\n              Herein, we present pepsickle, an open-source tool for proteasomal cleavage prediction with better in vivo prediction performance (area under the curve) and computational speed than current models available in the field and with the ability to predict sites based on both constitutive and immunoproteasome profiles. Post hoc filtering of predicted patient neoepitopes using pepsickle significantly enriches for immune-responsive epitopes and may improve current epitope prediction and vaccine development pipelines.\n            \n            \n              Availability and implementation\n              pepsickle is open source and available at https://github.com/pdxgx/pepsickle.\n            \n            \n              Supplementary information\n              Supplementary data are available at Bioinformatics online.","container-title":"Bioinformatics","DOI":"10.1093/bioinformatics/btab628","ISSN":"1367-4803, 1367-4811","issue":"21","language":"en","page":"3723-3733","source":"DOI.org (Crossref)","title":"pepsickle rapidly and accurately predicts proteasomal cleavage sites for improved neoantigen identification","volume":"37","author":[{"family":"Weeder","given":"Benjamin R"},{"family":"Wood","given":"Mary A"},{"family":"Li","given":"Ellysia"},{"family":"Nellore","given":"Abhinav"},{"family":"Thompson","given":"Reid F"}],"editor":[{"family":"Valencia","given":"Alfonso"}],"issued":{"date-parts":[["2021",11,5]]}}}],"schema":"https://github.com/citation-style-language/schema/raw/master/csl-citation.json"} </w:instrText>
      </w:r>
      <w:r w:rsidR="002533E0">
        <w:rPr>
          <w:lang w:val="ru-RU"/>
        </w:rPr>
        <w:fldChar w:fldCharType="separate"/>
      </w:r>
      <w:r w:rsidR="002533E0" w:rsidRPr="002533E0">
        <w:rPr>
          <w:rFonts w:cs="Times New Roman"/>
          <w:lang w:val="ru-RU"/>
          <w:rPrChange w:id="797" w:author="Антон Смирнов" w:date="2023-05-25T21:25:00Z">
            <w:rPr>
              <w:rFonts w:cs="Times New Roman"/>
            </w:rPr>
          </w:rPrChange>
        </w:rPr>
        <w:t>[100]</w:t>
      </w:r>
      <w:r w:rsidR="002533E0">
        <w:rPr>
          <w:lang w:val="ru-RU"/>
        </w:rPr>
        <w:fldChar w:fldCharType="end"/>
      </w:r>
      <w:ins w:id="798" w:author="Антон Смирнов" w:date="2023-05-25T21:24:00Z">
        <w:r w:rsidR="002533E0">
          <w:rPr>
            <w:lang w:val="ru-RU"/>
          </w:rPr>
          <w:t>.</w:t>
        </w:r>
        <w:r w:rsidR="002533E0" w:rsidRPr="002533E0">
          <w:rPr>
            <w:lang w:val="ru-RU"/>
            <w:rPrChange w:id="799" w:author="Антон Смирнов" w:date="2023-05-25T21:25:00Z">
              <w:rPr/>
            </w:rPrChange>
          </w:rPr>
          <w:t xml:space="preserve"> </w:t>
        </w:r>
      </w:ins>
      <w:ins w:id="800" w:author="Антон Смирнов" w:date="2023-05-25T21:25:00Z">
        <w:r w:rsidR="002533E0">
          <w:rPr>
            <w:lang w:val="ru-RU"/>
          </w:rPr>
          <w:t>Экспериментально проверено, что чем длиннее последовательность, тем бо</w:t>
        </w:r>
      </w:ins>
      <w:ins w:id="801" w:author="Антон Смирнов" w:date="2023-05-25T21:26:00Z">
        <w:r w:rsidR="002533E0">
          <w:rPr>
            <w:lang w:val="ru-RU"/>
          </w:rPr>
          <w:t>́</w:t>
        </w:r>
      </w:ins>
      <w:ins w:id="802" w:author="Антон Смирнов" w:date="2023-05-25T21:25:00Z">
        <w:r w:rsidR="002533E0">
          <w:rPr>
            <w:lang w:val="ru-RU"/>
          </w:rPr>
          <w:t xml:space="preserve">льший уровень </w:t>
        </w:r>
        <w:r w:rsidR="002533E0">
          <w:t>MNA</w:t>
        </w:r>
        <w:r w:rsidR="002533E0" w:rsidRPr="002533E0">
          <w:rPr>
            <w:lang w:val="ru-RU"/>
            <w:rPrChange w:id="803" w:author="Антон Смирнов" w:date="2023-05-25T21:26:00Z">
              <w:rPr/>
            </w:rPrChange>
          </w:rPr>
          <w:t xml:space="preserve"> </w:t>
        </w:r>
      </w:ins>
      <w:ins w:id="804" w:author="Антон Смирнов" w:date="2023-05-25T21:26:00Z">
        <w:r w:rsidR="002533E0">
          <w:rPr>
            <w:lang w:val="ru-RU"/>
          </w:rPr>
          <w:t>дескрипторов необходимо использовать.</w:t>
        </w:r>
      </w:ins>
      <w:ins w:id="805" w:author="Антон Смирнов" w:date="2023-05-25T21:27:00Z">
        <w:r w:rsidR="002533E0">
          <w:rPr>
            <w:lang w:val="ru-RU"/>
          </w:rPr>
          <w:t xml:space="preserve"> Также определенные сложности создало то, что она работает в однопоточном режиме и только под операционной системой </w:t>
        </w:r>
        <w:r w:rsidR="002533E0">
          <w:t>Windows</w:t>
        </w:r>
      </w:ins>
      <w:ins w:id="806" w:author="Антон Смирнов" w:date="2023-05-25T21:30:00Z">
        <w:r w:rsidR="002533E0" w:rsidRPr="002533E0">
          <w:rPr>
            <w:lang w:val="ru-RU"/>
            <w:rPrChange w:id="807" w:author="Антон Смирнов" w:date="2023-05-25T21:30:00Z">
              <w:rPr/>
            </w:rPrChange>
          </w:rPr>
          <w:t xml:space="preserve">. </w:t>
        </w:r>
        <w:r w:rsidR="002533E0">
          <w:rPr>
            <w:lang w:val="ru-RU"/>
          </w:rPr>
          <w:t xml:space="preserve">Из-за отсутствия </w:t>
        </w:r>
        <w:r w:rsidR="002533E0">
          <w:rPr>
            <w:lang w:val="ru-RU"/>
          </w:rPr>
          <w:lastRenderedPageBreak/>
          <w:t>кроссплатформенности веб</w:t>
        </w:r>
      </w:ins>
      <w:ins w:id="808" w:author="Антон Смирнов" w:date="2023-05-25T21:31:00Z">
        <w:r w:rsidR="002533E0">
          <w:rPr>
            <w:lang w:val="ru-RU"/>
          </w:rPr>
          <w:t>-сервис имеет сложную архитектуру.</w:t>
        </w:r>
      </w:ins>
      <w:ins w:id="809" w:author="Антон Смирнов" w:date="2023-05-25T21:36:00Z">
        <w:r w:rsidR="00DB6E54">
          <w:rPr>
            <w:lang w:val="ru-RU"/>
          </w:rPr>
          <w:t xml:space="preserve"> Это можно решить, самостоятельно </w:t>
        </w:r>
      </w:ins>
      <w:ins w:id="810" w:author="Антон Смирнов" w:date="2023-05-25T21:37:00Z">
        <w:r w:rsidR="00DB6E54">
          <w:rPr>
            <w:lang w:val="ru-RU"/>
          </w:rPr>
          <w:t xml:space="preserve">реализовав алгоритм </w:t>
        </w:r>
        <w:r w:rsidR="00DB6E54">
          <w:t>MultiPASS</w:t>
        </w:r>
        <w:r w:rsidR="00DB6E54">
          <w:rPr>
            <w:lang w:val="ru-RU"/>
          </w:rPr>
          <w:t xml:space="preserve"> с использованием современных подходов и библиотек, но это выходит за рамки данной работы.</w:t>
        </w:r>
      </w:ins>
    </w:p>
    <w:p w14:paraId="62BB9A00" w14:textId="3E3BD84B" w:rsidR="00DD6DE3" w:rsidRDefault="00DB6E54" w:rsidP="00A825F7">
      <w:pPr>
        <w:pStyle w:val="a0"/>
        <w:rPr>
          <w:ins w:id="811" w:author="Антон Смирнов" w:date="2023-05-26T00:52:00Z"/>
          <w:lang w:val="ru-RU"/>
        </w:rPr>
      </w:pPr>
      <w:ins w:id="812" w:author="Антон Смирнов" w:date="2023-05-25T21:34:00Z">
        <w:r>
          <w:rPr>
            <w:lang w:val="ru-RU"/>
          </w:rPr>
          <w:t xml:space="preserve">Третья проблема </w:t>
        </w:r>
      </w:ins>
      <w:ins w:id="813" w:author="Антон Смирнов" w:date="2023-05-25T21:35:00Z">
        <w:r>
          <w:rPr>
            <w:lang w:val="ru-RU"/>
          </w:rPr>
          <w:t>–</w:t>
        </w:r>
      </w:ins>
      <w:ins w:id="814" w:author="Антон Смирнов" w:date="2023-05-25T21:34:00Z">
        <w:r>
          <w:rPr>
            <w:lang w:val="ru-RU"/>
          </w:rPr>
          <w:t xml:space="preserve"> </w:t>
        </w:r>
      </w:ins>
      <w:ins w:id="815" w:author="Антон Смирнов" w:date="2023-05-25T21:35:00Z">
        <w:r>
          <w:rPr>
            <w:lang w:val="ru-RU"/>
          </w:rPr>
          <w:t>отсутствие адекватного количества отрицательных примеров</w:t>
        </w:r>
      </w:ins>
      <w:ins w:id="816" w:author="Антон Смирнов" w:date="2023-05-25T21:37:00Z">
        <w:r>
          <w:rPr>
            <w:lang w:val="ru-RU"/>
          </w:rPr>
          <w:t xml:space="preserve"> для предсказания </w:t>
        </w:r>
      </w:ins>
      <w:ins w:id="817" w:author="Антон Смирнов" w:date="2023-05-25T21:38:00Z">
        <w:r>
          <w:rPr>
            <w:lang w:val="ru-RU"/>
          </w:rPr>
          <w:t xml:space="preserve">связывания с </w:t>
        </w:r>
        <w:r>
          <w:t>HLA</w:t>
        </w:r>
        <w:r w:rsidRPr="00DB6E54">
          <w:rPr>
            <w:lang w:val="ru-RU"/>
            <w:rPrChange w:id="818" w:author="Антон Смирнов" w:date="2023-05-25T21:38:00Z">
              <w:rPr/>
            </w:rPrChange>
          </w:rPr>
          <w:t xml:space="preserve">. </w:t>
        </w:r>
      </w:ins>
      <w:ins w:id="819" w:author="Антон Смирнов" w:date="2023-05-25T21:39:00Z">
        <w:r>
          <w:rPr>
            <w:lang w:val="ru-RU"/>
          </w:rPr>
          <w:t xml:space="preserve">Адекватное количество есть для данных </w:t>
        </w:r>
        <w:r>
          <w:t>in</w:t>
        </w:r>
        <w:r w:rsidRPr="00DB6E54">
          <w:rPr>
            <w:lang w:val="ru-RU"/>
            <w:rPrChange w:id="820" w:author="Антон Смирнов" w:date="2023-05-25T21:39:00Z">
              <w:rPr/>
            </w:rPrChange>
          </w:rPr>
          <w:t xml:space="preserve"> </w:t>
        </w:r>
        <w:r>
          <w:t>vitro</w:t>
        </w:r>
        <w:r w:rsidRPr="00DB6E54">
          <w:rPr>
            <w:lang w:val="ru-RU"/>
            <w:rPrChange w:id="821" w:author="Антон Смирнов" w:date="2023-05-25T21:39:00Z">
              <w:rPr/>
            </w:rPrChange>
          </w:rPr>
          <w:t xml:space="preserve">, </w:t>
        </w:r>
        <w:r>
          <w:rPr>
            <w:lang w:val="ru-RU"/>
          </w:rPr>
          <w:t>где количество отрицательных примеров несколько большее</w:t>
        </w:r>
      </w:ins>
      <w:ins w:id="822" w:author="Антон Смирнов" w:date="2023-05-25T21:40:00Z">
        <w:r>
          <w:rPr>
            <w:lang w:val="ru-RU"/>
          </w:rPr>
          <w:t xml:space="preserve">, чем положительных. Однако </w:t>
        </w:r>
      </w:ins>
      <w:ins w:id="823" w:author="Антон Смирнов" w:date="2023-05-25T21:41:00Z">
        <w:r>
          <w:rPr>
            <w:lang w:val="ru-RU"/>
          </w:rPr>
          <w:t xml:space="preserve">данных </w:t>
        </w:r>
        <w:r>
          <w:t>in</w:t>
        </w:r>
        <w:r w:rsidRPr="00DB6E54">
          <w:rPr>
            <w:lang w:val="ru-RU"/>
            <w:rPrChange w:id="824" w:author="Антон Смирнов" w:date="2023-05-25T21:41:00Z">
              <w:rPr/>
            </w:rPrChange>
          </w:rPr>
          <w:t xml:space="preserve"> </w:t>
        </w:r>
        <w:r>
          <w:t>vivo</w:t>
        </w:r>
        <w:r w:rsidRPr="00DB6E54">
          <w:rPr>
            <w:lang w:val="ru-RU"/>
            <w:rPrChange w:id="825" w:author="Антон Смирнов" w:date="2023-05-25T21:41:00Z">
              <w:rPr/>
            </w:rPrChange>
          </w:rPr>
          <w:t xml:space="preserve">, </w:t>
        </w:r>
        <w:r>
          <w:rPr>
            <w:lang w:val="ru-RU"/>
          </w:rPr>
          <w:t xml:space="preserve">где присутствуют практически только положительные примеры на порядок </w:t>
        </w:r>
      </w:ins>
      <w:ins w:id="826" w:author="Антон Смирнов" w:date="2023-05-25T21:42:00Z">
        <w:r>
          <w:rPr>
            <w:lang w:val="ru-RU"/>
          </w:rPr>
          <w:t xml:space="preserve">больше. </w:t>
        </w:r>
      </w:ins>
      <w:ins w:id="827" w:author="Антон Смирнов" w:date="2023-05-25T21:43:00Z">
        <w:r w:rsidR="00B9146F">
          <w:rPr>
            <w:lang w:val="ru-RU"/>
          </w:rPr>
          <w:t>Перфоманс</w:t>
        </w:r>
      </w:ins>
      <w:ins w:id="828" w:author="Антон Смирнов" w:date="2023-05-25T21:48:00Z">
        <w:r w:rsidR="00B9146F" w:rsidRPr="00B9146F">
          <w:rPr>
            <w:lang w:val="ru-RU"/>
            <w:rPrChange w:id="829" w:author="Антон Смирнов" w:date="2023-05-25T21:48:00Z">
              <w:rPr/>
            </w:rPrChange>
          </w:rPr>
          <w:t xml:space="preserve"> </w:t>
        </w:r>
        <w:r w:rsidR="00B9146F">
          <w:rPr>
            <w:lang w:val="ru-RU"/>
          </w:rPr>
          <w:t>моделей,</w:t>
        </w:r>
      </w:ins>
      <w:ins w:id="830" w:author="Антон Смирнов" w:date="2023-05-25T21:43:00Z">
        <w:r w:rsidR="00B9146F">
          <w:rPr>
            <w:lang w:val="ru-RU"/>
          </w:rPr>
          <w:t xml:space="preserve"> обученных на данных </w:t>
        </w:r>
        <w:r w:rsidR="00B9146F">
          <w:t>in</w:t>
        </w:r>
        <w:r w:rsidR="00B9146F" w:rsidRPr="00B9146F">
          <w:rPr>
            <w:lang w:val="ru-RU"/>
            <w:rPrChange w:id="831" w:author="Антон Смирнов" w:date="2023-05-25T21:44:00Z">
              <w:rPr/>
            </w:rPrChange>
          </w:rPr>
          <w:t xml:space="preserve"> </w:t>
        </w:r>
        <w:r w:rsidR="00B9146F">
          <w:t>vitro</w:t>
        </w:r>
        <w:r w:rsidR="00B9146F" w:rsidRPr="00B9146F">
          <w:rPr>
            <w:lang w:val="ru-RU"/>
            <w:rPrChange w:id="832" w:author="Антон Смирнов" w:date="2023-05-25T21:44:00Z">
              <w:rPr/>
            </w:rPrChange>
          </w:rPr>
          <w:t xml:space="preserve"> </w:t>
        </w:r>
      </w:ins>
      <w:ins w:id="833" w:author="Антон Смирнов" w:date="2023-05-25T21:46:00Z">
        <w:r w:rsidR="00B9146F">
          <w:rPr>
            <w:lang w:val="ru-RU"/>
          </w:rPr>
          <w:t>несколько</w:t>
        </w:r>
      </w:ins>
      <w:ins w:id="834" w:author="Антон Смирнов" w:date="2023-05-25T21:44:00Z">
        <w:r w:rsidR="00B9146F">
          <w:rPr>
            <w:lang w:val="ru-RU"/>
          </w:rPr>
          <w:t xml:space="preserve"> меньше</w:t>
        </w:r>
      </w:ins>
      <w:ins w:id="835" w:author="Антон Смирнов" w:date="2023-05-25T21:47:00Z">
        <w:r w:rsidR="00B9146F">
          <w:rPr>
            <w:lang w:val="ru-RU"/>
          </w:rPr>
          <w:t xml:space="preserve"> (Средний </w:t>
        </w:r>
        <w:r w:rsidR="00B9146F">
          <w:t>AUROC</w:t>
        </w:r>
        <w:r w:rsidR="00B9146F" w:rsidRPr="00B9146F">
          <w:rPr>
            <w:lang w:val="ru-RU"/>
            <w:rPrChange w:id="836" w:author="Антон Смирнов" w:date="2023-05-25T21:47:00Z">
              <w:rPr/>
            </w:rPrChange>
          </w:rPr>
          <w:t xml:space="preserve"> = 0,89</w:t>
        </w:r>
        <w:r w:rsidR="00B9146F">
          <w:rPr>
            <w:lang w:val="ru-RU"/>
          </w:rPr>
          <w:t>)</w:t>
        </w:r>
      </w:ins>
      <w:ins w:id="837" w:author="Антон Смирнов" w:date="2023-05-25T21:44:00Z">
        <w:r w:rsidR="00B9146F">
          <w:rPr>
            <w:lang w:val="ru-RU"/>
          </w:rPr>
          <w:t xml:space="preserve">, чем у моделей, обученных на данных </w:t>
        </w:r>
        <w:r w:rsidR="00B9146F">
          <w:t>in</w:t>
        </w:r>
        <w:r w:rsidR="00B9146F" w:rsidRPr="00B9146F">
          <w:rPr>
            <w:lang w:val="ru-RU"/>
            <w:rPrChange w:id="838" w:author="Антон Смирнов" w:date="2023-05-25T21:44:00Z">
              <w:rPr/>
            </w:rPrChange>
          </w:rPr>
          <w:t xml:space="preserve"> </w:t>
        </w:r>
        <w:r w:rsidR="00B9146F">
          <w:t>vivo</w:t>
        </w:r>
      </w:ins>
      <w:ins w:id="839" w:author="Антон Смирнов" w:date="2023-05-25T21:47:00Z">
        <w:r w:rsidR="00B9146F">
          <w:rPr>
            <w:lang w:val="ru-RU"/>
          </w:rPr>
          <w:t xml:space="preserve"> (Средний </w:t>
        </w:r>
        <w:r w:rsidR="00B9146F">
          <w:t>AUROC</w:t>
        </w:r>
        <w:r w:rsidR="00B9146F" w:rsidRPr="008C3AE0">
          <w:rPr>
            <w:lang w:val="ru-RU"/>
          </w:rPr>
          <w:t xml:space="preserve"> = 0,</w:t>
        </w:r>
      </w:ins>
      <w:ins w:id="840" w:author="Антон Смирнов" w:date="2023-05-25T21:48:00Z">
        <w:r w:rsidR="00B9146F">
          <w:rPr>
            <w:lang w:val="ru-RU"/>
          </w:rPr>
          <w:t>91</w:t>
        </w:r>
      </w:ins>
      <w:ins w:id="841" w:author="Антон Смирнов" w:date="2023-05-25T21:47:00Z">
        <w:r w:rsidR="00B9146F">
          <w:rPr>
            <w:lang w:val="ru-RU"/>
          </w:rPr>
          <w:t>)</w:t>
        </w:r>
      </w:ins>
      <w:ins w:id="842" w:author="Антон Смирнов" w:date="2023-05-25T21:44:00Z">
        <w:r w:rsidR="00B9146F" w:rsidRPr="00B9146F">
          <w:rPr>
            <w:lang w:val="ru-RU"/>
            <w:rPrChange w:id="843" w:author="Антон Смирнов" w:date="2023-05-25T21:44:00Z">
              <w:rPr/>
            </w:rPrChange>
          </w:rPr>
          <w:t>.</w:t>
        </w:r>
      </w:ins>
      <w:ins w:id="844" w:author="Антон Смирнов" w:date="2023-05-25T21:46:00Z">
        <w:r w:rsidR="00B9146F">
          <w:rPr>
            <w:lang w:val="ru-RU"/>
          </w:rPr>
          <w:t xml:space="preserve"> Модели, обученные на смешанных данных, показывают ещё лучшие результаты</w:t>
        </w:r>
      </w:ins>
      <w:ins w:id="845" w:author="Антон Смирнов" w:date="2023-05-25T21:48:00Z">
        <w:r w:rsidR="00B9146F">
          <w:rPr>
            <w:lang w:val="ru-RU"/>
          </w:rPr>
          <w:t xml:space="preserve"> (Сре</w:t>
        </w:r>
      </w:ins>
      <w:ins w:id="846" w:author="Антон Смирнов" w:date="2023-05-25T21:49:00Z">
        <w:r w:rsidR="00B9146F">
          <w:rPr>
            <w:lang w:val="ru-RU"/>
          </w:rPr>
          <w:t xml:space="preserve">дний </w:t>
        </w:r>
      </w:ins>
      <w:ins w:id="847" w:author="Антон Смирнов" w:date="2023-05-25T21:48:00Z">
        <w:r w:rsidR="00B9146F">
          <w:t>AUROC</w:t>
        </w:r>
        <w:r w:rsidR="00B9146F" w:rsidRPr="00B9146F">
          <w:rPr>
            <w:lang w:val="ru-RU"/>
            <w:rPrChange w:id="848" w:author="Антон Смирнов" w:date="2023-05-25T21:48:00Z">
              <w:rPr/>
            </w:rPrChange>
          </w:rPr>
          <w:t xml:space="preserve"> = 0,93</w:t>
        </w:r>
        <w:r w:rsidR="00B9146F">
          <w:rPr>
            <w:lang w:val="ru-RU"/>
          </w:rPr>
          <w:t>)</w:t>
        </w:r>
      </w:ins>
      <w:ins w:id="849" w:author="Антон Смирнов" w:date="2023-05-25T21:46:00Z">
        <w:r w:rsidR="00B9146F">
          <w:rPr>
            <w:lang w:val="ru-RU"/>
          </w:rPr>
          <w:t>.</w:t>
        </w:r>
      </w:ins>
      <w:ins w:id="850" w:author="Антон Смирнов" w:date="2023-05-25T21:48:00Z">
        <w:r w:rsidR="00B9146F" w:rsidRPr="00B9146F">
          <w:rPr>
            <w:lang w:val="ru-RU"/>
            <w:rPrChange w:id="851" w:author="Антон Смирнов" w:date="2023-05-25T21:48:00Z">
              <w:rPr/>
            </w:rPrChange>
          </w:rPr>
          <w:t xml:space="preserve"> </w:t>
        </w:r>
      </w:ins>
      <w:ins w:id="852" w:author="Антон Смирнов" w:date="2023-05-25T21:49:00Z">
        <w:r w:rsidR="00B9146F">
          <w:rPr>
            <w:lang w:val="ru-RU"/>
          </w:rPr>
          <w:t xml:space="preserve">Включение в обучающую выборку снижало качество моделей. </w:t>
        </w:r>
      </w:ins>
      <w:ins w:id="853" w:author="Антон Смирнов" w:date="2023-05-25T21:52:00Z">
        <w:r w:rsidR="00055456">
          <w:t>MultiPASS</w:t>
        </w:r>
        <w:r w:rsidR="00055456" w:rsidRPr="00055456">
          <w:rPr>
            <w:lang w:val="ru-RU"/>
            <w:rPrChange w:id="854" w:author="Антон Смирнов" w:date="2023-05-25T21:52:00Z">
              <w:rPr/>
            </w:rPrChange>
          </w:rPr>
          <w:t xml:space="preserve"> </w:t>
        </w:r>
        <w:r w:rsidR="00055456">
          <w:rPr>
            <w:lang w:val="ru-RU"/>
          </w:rPr>
          <w:t xml:space="preserve">считает отрицательными примерами все </w:t>
        </w:r>
      </w:ins>
      <w:ins w:id="855" w:author="Антон Смирнов" w:date="2023-05-25T21:53:00Z">
        <w:r w:rsidR="007D28F4">
          <w:rPr>
            <w:lang w:val="ru-RU"/>
          </w:rPr>
          <w:t>примеры, которые не относят к обучаемому классу</w:t>
        </w:r>
      </w:ins>
      <w:ins w:id="856" w:author="Антон Смирнов" w:date="2023-05-25T22:15:00Z">
        <w:r w:rsidR="007D6CB5" w:rsidRPr="007D6CB5">
          <w:rPr>
            <w:lang w:val="ru-RU"/>
            <w:rPrChange w:id="857" w:author="Антон Смирнов" w:date="2023-05-25T22:15:00Z">
              <w:rPr/>
            </w:rPrChange>
          </w:rPr>
          <w:t xml:space="preserve">, </w:t>
        </w:r>
        <w:r w:rsidR="007D6CB5">
          <w:rPr>
            <w:lang w:val="ru-RU"/>
          </w:rPr>
          <w:t>что является особенностью программы,</w:t>
        </w:r>
      </w:ins>
      <w:ins w:id="858" w:author="Антон Смирнов" w:date="2023-05-25T21:53:00Z">
        <w:r w:rsidR="007D28F4">
          <w:rPr>
            <w:lang w:val="ru-RU"/>
          </w:rPr>
          <w:t xml:space="preserve"> </w:t>
        </w:r>
      </w:ins>
      <w:ins w:id="859" w:author="Антон Смирнов" w:date="2023-05-25T22:15:00Z">
        <w:r w:rsidR="007D6CB5">
          <w:rPr>
            <w:lang w:val="ru-RU"/>
          </w:rPr>
          <w:t>о</w:t>
        </w:r>
      </w:ins>
      <w:ins w:id="860" w:author="Антон Смирнов" w:date="2023-05-25T21:53:00Z">
        <w:r w:rsidR="007D28F4">
          <w:rPr>
            <w:lang w:val="ru-RU"/>
          </w:rPr>
          <w:t xml:space="preserve">днако такой подход не верен с биологической точки зрения: один пептид может связываться с разными </w:t>
        </w:r>
      </w:ins>
      <w:ins w:id="861" w:author="Антон Смирнов" w:date="2023-05-25T21:54:00Z">
        <w:r w:rsidR="007D28F4">
          <w:rPr>
            <w:lang w:val="ru-RU"/>
          </w:rPr>
          <w:t xml:space="preserve">вариантами </w:t>
        </w:r>
        <w:r w:rsidR="007D28F4">
          <w:t>HLA</w:t>
        </w:r>
        <w:r w:rsidR="007D28F4" w:rsidRPr="007D28F4">
          <w:rPr>
            <w:lang w:val="ru-RU"/>
            <w:rPrChange w:id="862" w:author="Антон Смирнов" w:date="2023-05-25T21:54:00Z">
              <w:rPr/>
            </w:rPrChange>
          </w:rPr>
          <w:t>.</w:t>
        </w:r>
      </w:ins>
      <w:ins w:id="863" w:author="Антон Смирнов" w:date="2023-05-25T23:01:00Z">
        <w:r w:rsidR="00400561">
          <w:rPr>
            <w:lang w:val="ru-RU"/>
          </w:rPr>
          <w:t xml:space="preserve"> </w:t>
        </w:r>
      </w:ins>
      <w:ins w:id="864" w:author="Антон Смирнов" w:date="2023-05-26T00:37:00Z">
        <w:r w:rsidR="00BD3CBF">
          <w:rPr>
            <w:lang w:val="ru-RU"/>
          </w:rPr>
          <w:t>П</w:t>
        </w:r>
      </w:ins>
      <w:ins w:id="865" w:author="Антон Смирнов" w:date="2023-05-25T23:26:00Z">
        <w:r w:rsidR="00104B86">
          <w:rPr>
            <w:lang w:val="ru-RU"/>
          </w:rPr>
          <w:t>ричиной н</w:t>
        </w:r>
      </w:ins>
      <w:ins w:id="866" w:author="Антон Смирнов" w:date="2023-05-25T23:25:00Z">
        <w:r w:rsidR="00104B86">
          <w:rPr>
            <w:lang w:val="ru-RU"/>
          </w:rPr>
          <w:t>изк</w:t>
        </w:r>
      </w:ins>
      <w:ins w:id="867" w:author="Антон Смирнов" w:date="2023-05-25T23:26:00Z">
        <w:r w:rsidR="00104B86">
          <w:rPr>
            <w:lang w:val="ru-RU"/>
          </w:rPr>
          <w:t>ой</w:t>
        </w:r>
      </w:ins>
      <w:ins w:id="868" w:author="Антон Смирнов" w:date="2023-05-25T23:25:00Z">
        <w:r w:rsidR="00104B86">
          <w:rPr>
            <w:lang w:val="ru-RU"/>
          </w:rPr>
          <w:t xml:space="preserve"> средн</w:t>
        </w:r>
      </w:ins>
      <w:ins w:id="869" w:author="Антон Смирнов" w:date="2023-05-25T23:26:00Z">
        <w:r w:rsidR="00104B86">
          <w:rPr>
            <w:lang w:val="ru-RU"/>
          </w:rPr>
          <w:t>ей</w:t>
        </w:r>
      </w:ins>
      <w:ins w:id="870" w:author="Антон Смирнов" w:date="2023-05-25T23:25:00Z">
        <w:r w:rsidR="00104B86">
          <w:rPr>
            <w:lang w:val="ru-RU"/>
          </w:rPr>
          <w:t xml:space="preserve"> точност</w:t>
        </w:r>
      </w:ins>
      <w:ins w:id="871" w:author="Антон Смирнов" w:date="2023-05-25T23:26:00Z">
        <w:r w:rsidR="00104B86">
          <w:rPr>
            <w:lang w:val="ru-RU"/>
          </w:rPr>
          <w:t>и</w:t>
        </w:r>
      </w:ins>
      <w:ins w:id="872" w:author="Антон Смирнов" w:date="2023-05-25T23:25:00Z">
        <w:r w:rsidR="00104B86">
          <w:rPr>
            <w:lang w:val="ru-RU"/>
          </w:rPr>
          <w:t xml:space="preserve"> (</w:t>
        </w:r>
        <w:r w:rsidR="00104B86">
          <w:t>average</w:t>
        </w:r>
        <w:r w:rsidR="00104B86" w:rsidRPr="00104B86">
          <w:rPr>
            <w:lang w:val="ru-RU"/>
            <w:rPrChange w:id="873" w:author="Антон Смирнов" w:date="2023-05-25T23:26:00Z">
              <w:rPr/>
            </w:rPrChange>
          </w:rPr>
          <w:t xml:space="preserve"> </w:t>
        </w:r>
        <w:r w:rsidR="00104B86">
          <w:t>precision</w:t>
        </w:r>
        <w:r w:rsidR="00104B86">
          <w:rPr>
            <w:lang w:val="ru-RU"/>
          </w:rPr>
          <w:t>)</w:t>
        </w:r>
      </w:ins>
      <w:ins w:id="874" w:author="Антон Смирнов" w:date="2023-05-25T23:26:00Z">
        <w:r w:rsidR="00104B86">
          <w:rPr>
            <w:lang w:val="ru-RU"/>
          </w:rPr>
          <w:t xml:space="preserve"> предсказания</w:t>
        </w:r>
      </w:ins>
      <w:ins w:id="875" w:author="Антон Смирнов" w:date="2023-05-26T00:37:00Z">
        <w:r w:rsidR="00BD3CBF">
          <w:rPr>
            <w:lang w:val="ru-RU"/>
          </w:rPr>
          <w:t xml:space="preserve"> является то, </w:t>
        </w:r>
      </w:ins>
      <w:ins w:id="876" w:author="Антон Смирнов" w:date="2023-05-26T00:40:00Z">
        <w:r w:rsidR="00BD3CBF">
          <w:rPr>
            <w:lang w:val="ru-RU"/>
          </w:rPr>
          <w:t>для каждого пептида неизвестен истинный спектр связываемых аллелей, а тол</w:t>
        </w:r>
      </w:ins>
      <w:ins w:id="877" w:author="Антон Смирнов" w:date="2023-05-26T00:41:00Z">
        <w:r w:rsidR="00BD3CBF">
          <w:rPr>
            <w:lang w:val="ru-RU"/>
          </w:rPr>
          <w:t>ько тот, на который его протестировали, поэтому рекомендуем не ориентироваться на эту метрику.</w:t>
        </w:r>
      </w:ins>
      <w:ins w:id="878" w:author="Антон Смирнов" w:date="2023-05-26T00:39:00Z">
        <w:r w:rsidR="00BD3CBF">
          <w:rPr>
            <w:lang w:val="ru-RU"/>
          </w:rPr>
          <w:t xml:space="preserve"> </w:t>
        </w:r>
      </w:ins>
    </w:p>
    <w:p w14:paraId="52618D38" w14:textId="496CEB0E" w:rsidR="00C75407" w:rsidRPr="00C75407" w:rsidRDefault="00C75407" w:rsidP="00A825F7">
      <w:pPr>
        <w:pStyle w:val="a0"/>
        <w:rPr>
          <w:ins w:id="879" w:author="Антон Смирнов" w:date="2023-05-25T22:15:00Z"/>
          <w:lang w:val="ru-RU"/>
          <w:rPrChange w:id="880" w:author="Антон Смирнов" w:date="2023-05-26T00:56:00Z">
            <w:rPr>
              <w:ins w:id="881" w:author="Антон Смирнов" w:date="2023-05-25T22:15:00Z"/>
              <w:lang w:val="ru-RU"/>
            </w:rPr>
          </w:rPrChange>
        </w:rPr>
      </w:pPr>
      <w:ins w:id="882" w:author="Антон Смирнов" w:date="2023-05-26T00:55:00Z">
        <w:r>
          <w:rPr>
            <w:lang w:val="ru-RU"/>
          </w:rPr>
          <w:t>Обращает на себя внимание плохое качество моделей протеасомы, обуч</w:t>
        </w:r>
      </w:ins>
      <w:ins w:id="883" w:author="Антон Смирнов" w:date="2023-05-26T00:56:00Z">
        <w:r>
          <w:rPr>
            <w:lang w:val="ru-RU"/>
          </w:rPr>
          <w:t xml:space="preserve">енных на </w:t>
        </w:r>
        <w:r>
          <w:t>in</w:t>
        </w:r>
        <w:r w:rsidRPr="00C75407">
          <w:rPr>
            <w:lang w:val="ru-RU"/>
            <w:rPrChange w:id="884" w:author="Антон Смирнов" w:date="2023-05-26T00:56:00Z">
              <w:rPr/>
            </w:rPrChange>
          </w:rPr>
          <w:t xml:space="preserve"> </w:t>
        </w:r>
        <w:r>
          <w:t>vitro</w:t>
        </w:r>
        <w:r w:rsidRPr="00C75407">
          <w:rPr>
            <w:lang w:val="ru-RU"/>
            <w:rPrChange w:id="885" w:author="Антон Смирнов" w:date="2023-05-26T00:56:00Z">
              <w:rPr/>
            </w:rPrChange>
          </w:rPr>
          <w:t xml:space="preserve"> </w:t>
        </w:r>
        <w:r>
          <w:rPr>
            <w:lang w:val="ru-RU"/>
          </w:rPr>
          <w:t>данных. Вероятно, это связано с неоднозначностью присутствующая в данных</w:t>
        </w:r>
        <w:r w:rsidR="00053659">
          <w:rPr>
            <w:lang w:val="ru-RU"/>
          </w:rPr>
          <w:t xml:space="preserve">: </w:t>
        </w:r>
      </w:ins>
      <w:ins w:id="886" w:author="Антон Смирнов" w:date="2023-05-26T00:59:00Z">
        <w:r w:rsidR="00053659">
          <w:rPr>
            <w:lang w:val="ru-RU"/>
          </w:rPr>
          <w:t xml:space="preserve">слишком много активных сайтов, расположенных </w:t>
        </w:r>
      </w:ins>
      <w:ins w:id="887" w:author="Антон Смирнов" w:date="2023-05-26T01:00:00Z">
        <w:r w:rsidR="00053659">
          <w:rPr>
            <w:lang w:val="ru-RU"/>
          </w:rPr>
          <w:t>близко друг к другу, из-за чего модели могут ошибаться в том, какое окружение относится</w:t>
        </w:r>
      </w:ins>
      <w:ins w:id="888" w:author="Антон Смирнов" w:date="2023-05-26T01:01:00Z">
        <w:r w:rsidR="00053659">
          <w:rPr>
            <w:lang w:val="ru-RU"/>
          </w:rPr>
          <w:t xml:space="preserve"> к активному сайту, а какое – к неактивному. </w:t>
        </w:r>
      </w:ins>
    </w:p>
    <w:p w14:paraId="5DE46AE6" w14:textId="77777777" w:rsidR="00DD6DE3" w:rsidRDefault="00DD6DE3">
      <w:pPr>
        <w:rPr>
          <w:ins w:id="889" w:author="Антон Смирнов" w:date="2023-05-25T22:15:00Z"/>
          <w:rFonts w:ascii="Times New Roman" w:hAnsi="Times New Roman"/>
          <w:sz w:val="28"/>
          <w:lang w:val="ru-RU"/>
        </w:rPr>
      </w:pPr>
      <w:ins w:id="890" w:author="Антон Смирнов" w:date="2023-05-25T22:15:00Z">
        <w:r>
          <w:rPr>
            <w:lang w:val="ru-RU"/>
          </w:rPr>
          <w:br w:type="page"/>
        </w:r>
      </w:ins>
    </w:p>
    <w:p w14:paraId="552BA272" w14:textId="1EE5EAEC" w:rsidR="00A825F7" w:rsidRPr="00A564A1" w:rsidDel="00DD6DE3" w:rsidRDefault="00A825F7" w:rsidP="00DD6DE3">
      <w:pPr>
        <w:pStyle w:val="a0"/>
        <w:ind w:firstLine="0"/>
        <w:rPr>
          <w:del w:id="891" w:author="Антон Смирнов" w:date="2023-05-25T22:15:00Z"/>
          <w:lang w:val="ru-RU"/>
        </w:rPr>
        <w:pPrChange w:id="892" w:author="Антон Смирнов" w:date="2023-05-25T22:15:00Z">
          <w:pPr>
            <w:pStyle w:val="2"/>
          </w:pPr>
        </w:pPrChange>
      </w:pPr>
    </w:p>
    <w:p w14:paraId="7611AEEA" w14:textId="7AD0C987" w:rsidR="00FD0554" w:rsidRDefault="00FD0554">
      <w:pPr>
        <w:pStyle w:val="1"/>
        <w:rPr>
          <w:ins w:id="893" w:author="Антон Смирнов" w:date="2023-05-25T22:15:00Z"/>
          <w:lang w:val="ru-RU"/>
        </w:rPr>
      </w:pPr>
      <w:bookmarkStart w:id="894" w:name="_Toc135956202"/>
      <w:r>
        <w:rPr>
          <w:lang w:val="ru-RU"/>
        </w:rPr>
        <w:t>Глава 4. Заключение</w:t>
      </w:r>
      <w:bookmarkEnd w:id="894"/>
    </w:p>
    <w:p w14:paraId="61B58331" w14:textId="02BD223E" w:rsidR="00FD6ED4" w:rsidRDefault="00FD6ED4" w:rsidP="00DD6DE3">
      <w:pPr>
        <w:pStyle w:val="a0"/>
        <w:rPr>
          <w:ins w:id="895" w:author="Антон Смирнов" w:date="2023-05-25T22:51:00Z"/>
          <w:lang w:val="ru-RU"/>
        </w:rPr>
      </w:pPr>
      <w:ins w:id="896" w:author="Антон Смирнов" w:date="2023-05-25T22:37:00Z">
        <w:r>
          <w:rPr>
            <w:lang w:val="ru-RU"/>
          </w:rPr>
          <w:t xml:space="preserve">Разработка методов </w:t>
        </w:r>
      </w:ins>
      <w:ins w:id="897" w:author="Антон Смирнов" w:date="2023-05-25T22:42:00Z">
        <w:r>
          <w:rPr>
            <w:lang w:val="ru-RU"/>
          </w:rPr>
          <w:t xml:space="preserve">предсказания Т-клеточных эпитопов является актуальной проблемой </w:t>
        </w:r>
      </w:ins>
      <w:ins w:id="898" w:author="Антон Смирнов" w:date="2023-05-25T22:43:00Z">
        <w:r>
          <w:rPr>
            <w:lang w:val="ru-RU"/>
          </w:rPr>
          <w:t xml:space="preserve">иммуноинформатики, так как без них </w:t>
        </w:r>
      </w:ins>
      <w:ins w:id="899" w:author="Антон Смирнов" w:date="2023-05-25T22:44:00Z">
        <w:r>
          <w:rPr>
            <w:lang w:val="ru-RU"/>
          </w:rPr>
          <w:t xml:space="preserve">задача </w:t>
        </w:r>
      </w:ins>
      <w:ins w:id="900" w:author="Антон Смирнов" w:date="2023-05-25T22:43:00Z">
        <w:r>
          <w:rPr>
            <w:lang w:val="ru-RU"/>
          </w:rPr>
          <w:t>создани</w:t>
        </w:r>
      </w:ins>
      <w:ins w:id="901" w:author="Антон Смирнов" w:date="2023-05-25T22:44:00Z">
        <w:r>
          <w:rPr>
            <w:lang w:val="ru-RU"/>
          </w:rPr>
          <w:t>я</w:t>
        </w:r>
      </w:ins>
      <w:ins w:id="902" w:author="Антон Смирнов" w:date="2023-05-25T22:43:00Z">
        <w:r>
          <w:rPr>
            <w:lang w:val="ru-RU"/>
          </w:rPr>
          <w:t xml:space="preserve"> новых вакцин, </w:t>
        </w:r>
      </w:ins>
      <w:ins w:id="903" w:author="Антон Смирнов" w:date="2023-05-25T22:44:00Z">
        <w:r>
          <w:rPr>
            <w:lang w:val="ru-RU"/>
          </w:rPr>
          <w:t xml:space="preserve">иммунотерапевтических и других белковых препаратов становится </w:t>
        </w:r>
      </w:ins>
      <w:ins w:id="904" w:author="Антон Смирнов" w:date="2023-05-25T22:45:00Z">
        <w:r>
          <w:rPr>
            <w:lang w:val="ru-RU"/>
          </w:rPr>
          <w:t xml:space="preserve">крайне тяжелой задачей. </w:t>
        </w:r>
      </w:ins>
      <w:ins w:id="905" w:author="Антон Смирнов" w:date="2023-05-26T00:47:00Z">
        <w:r w:rsidR="00C75407">
          <w:rPr>
            <w:lang w:val="ru-RU"/>
          </w:rPr>
          <w:t xml:space="preserve">Последняя </w:t>
        </w:r>
      </w:ins>
      <w:ins w:id="906" w:author="Антон Смирнов" w:date="2023-05-26T00:48:00Z">
        <w:r w:rsidR="00C75407">
          <w:rPr>
            <w:lang w:val="ru-RU"/>
          </w:rPr>
          <w:t>пан</w:t>
        </w:r>
      </w:ins>
      <w:ins w:id="907" w:author="Антон Смирнов" w:date="2023-05-26T00:47:00Z">
        <w:r w:rsidR="00C75407">
          <w:rPr>
            <w:lang w:val="ru-RU"/>
          </w:rPr>
          <w:t xml:space="preserve">демия показала, что </w:t>
        </w:r>
      </w:ins>
      <w:ins w:id="908" w:author="Антон Смирнов" w:date="2023-05-26T00:48:00Z">
        <w:r w:rsidR="00C75407">
          <w:rPr>
            <w:lang w:val="ru-RU"/>
          </w:rPr>
          <w:t xml:space="preserve">для человечества </w:t>
        </w:r>
      </w:ins>
      <w:ins w:id="909" w:author="Антон Смирнов" w:date="2023-05-26T00:47:00Z">
        <w:r w:rsidR="00C75407">
          <w:rPr>
            <w:lang w:val="ru-RU"/>
          </w:rPr>
          <w:t>необходимо иметь эффективные программы</w:t>
        </w:r>
      </w:ins>
      <w:ins w:id="910" w:author="Антон Смирнов" w:date="2023-05-26T00:48:00Z">
        <w:r w:rsidR="00C75407">
          <w:rPr>
            <w:lang w:val="ru-RU"/>
          </w:rPr>
          <w:t>, ускоряющие разработку вакцин, прог</w:t>
        </w:r>
      </w:ins>
      <w:ins w:id="911" w:author="Антон Смирнов" w:date="2023-05-26T00:49:00Z">
        <w:r w:rsidR="00C75407">
          <w:rPr>
            <w:lang w:val="ru-RU"/>
          </w:rPr>
          <w:t xml:space="preserve">раммы, которые </w:t>
        </w:r>
      </w:ins>
      <w:ins w:id="912" w:author="Антон Смирнов" w:date="2023-05-26T00:50:00Z">
        <w:r w:rsidR="00C75407">
          <w:rPr>
            <w:lang w:val="ru-RU"/>
          </w:rPr>
          <w:t xml:space="preserve">рассчитывают </w:t>
        </w:r>
      </w:ins>
      <w:ins w:id="913" w:author="Антон Смирнов" w:date="2023-05-26T00:49:00Z">
        <w:r w:rsidR="00C75407">
          <w:rPr>
            <w:lang w:val="ru-RU"/>
          </w:rPr>
          <w:t>как возбудитель взаимодействует с инфицируемым организмом. Важным</w:t>
        </w:r>
      </w:ins>
      <w:ins w:id="914" w:author="Антон Смирнов" w:date="2023-05-26T00:50:00Z">
        <w:r w:rsidR="00C75407">
          <w:rPr>
            <w:lang w:val="ru-RU"/>
          </w:rPr>
          <w:t xml:space="preserve"> элементом этого взаимодействия является презентация антигенов на </w:t>
        </w:r>
        <w:r w:rsidR="00C75407">
          <w:t>MHC</w:t>
        </w:r>
      </w:ins>
      <w:ins w:id="915" w:author="Антон Смирнов" w:date="2023-05-26T00:48:00Z">
        <w:r w:rsidR="00C75407">
          <w:rPr>
            <w:lang w:val="ru-RU"/>
          </w:rPr>
          <w:t xml:space="preserve">. </w:t>
        </w:r>
      </w:ins>
      <w:ins w:id="916" w:author="Антон Смирнов" w:date="2023-05-25T22:45:00Z">
        <w:r>
          <w:rPr>
            <w:lang w:val="ru-RU"/>
          </w:rPr>
          <w:t xml:space="preserve">Существующие методы, несмотря на превосходные </w:t>
        </w:r>
      </w:ins>
      <w:ins w:id="917" w:author="Антон Смирнов" w:date="2023-05-25T22:46:00Z">
        <w:r w:rsidR="00CE1711">
          <w:rPr>
            <w:lang w:val="ru-RU"/>
          </w:rPr>
          <w:t xml:space="preserve">значения </w:t>
        </w:r>
        <w:r w:rsidR="00CE1711">
          <w:t>AUC</w:t>
        </w:r>
        <w:r w:rsidR="00CE1711" w:rsidRPr="00CE1711">
          <w:rPr>
            <w:lang w:val="ru-RU"/>
            <w:rPrChange w:id="918" w:author="Антон Смирнов" w:date="2023-05-25T22:46:00Z">
              <w:rPr/>
            </w:rPrChange>
          </w:rPr>
          <w:t xml:space="preserve">, </w:t>
        </w:r>
        <w:r w:rsidR="00CE1711">
          <w:rPr>
            <w:lang w:val="ru-RU"/>
          </w:rPr>
          <w:t xml:space="preserve">не </w:t>
        </w:r>
      </w:ins>
      <w:ins w:id="919" w:author="Антон Смирнов" w:date="2023-05-25T22:48:00Z">
        <w:r w:rsidR="00CE1711">
          <w:rPr>
            <w:lang w:val="ru-RU"/>
          </w:rPr>
          <w:t>дают ожидаемого от них результата</w:t>
        </w:r>
      </w:ins>
      <w:ins w:id="920" w:author="Антон Смирнов" w:date="2023-05-26T00:51:00Z">
        <w:r w:rsidR="00C75407">
          <w:rPr>
            <w:lang w:val="ru-RU"/>
          </w:rPr>
          <w:t xml:space="preserve">. </w:t>
        </w:r>
      </w:ins>
      <w:ins w:id="921" w:author="Антон Смирнов" w:date="2023-05-25T22:48:00Z">
        <w:r w:rsidR="00CE1711">
          <w:rPr>
            <w:lang w:val="ru-RU"/>
          </w:rPr>
          <w:t xml:space="preserve">Кроме того, </w:t>
        </w:r>
      </w:ins>
      <w:ins w:id="922" w:author="Антон Смирнов" w:date="2023-05-25T22:49:00Z">
        <w:r w:rsidR="00CE1711">
          <w:rPr>
            <w:lang w:val="ru-RU"/>
          </w:rPr>
          <w:t xml:space="preserve">необходимость разработки новых методов обосновывается внешнеполитической ситуацией. Например, начиная с </w:t>
        </w:r>
      </w:ins>
      <w:ins w:id="923" w:author="Антон Смирнов" w:date="2023-05-25T22:50:00Z">
        <w:r w:rsidR="00CE1711">
          <w:rPr>
            <w:lang w:val="ru-RU"/>
          </w:rPr>
          <w:t>мая</w:t>
        </w:r>
      </w:ins>
      <w:ins w:id="924" w:author="Антон Смирнов" w:date="2023-05-25T22:49:00Z">
        <w:r w:rsidR="00CE1711">
          <w:rPr>
            <w:lang w:val="ru-RU"/>
          </w:rPr>
          <w:t xml:space="preserve"> </w:t>
        </w:r>
      </w:ins>
      <w:ins w:id="925" w:author="Антон Смирнов" w:date="2023-05-25T22:50:00Z">
        <w:r w:rsidR="00CE1711">
          <w:rPr>
            <w:lang w:val="ru-RU"/>
          </w:rPr>
          <w:t>2023 года,</w:t>
        </w:r>
      </w:ins>
      <w:ins w:id="926" w:author="Антон Смирнов" w:date="2023-05-25T22:49:00Z">
        <w:r w:rsidR="00CE1711">
          <w:rPr>
            <w:lang w:val="ru-RU"/>
          </w:rPr>
          <w:t xml:space="preserve"> сайт </w:t>
        </w:r>
        <w:r w:rsidR="00CE1711">
          <w:t>IEDB</w:t>
        </w:r>
        <w:r w:rsidR="00CE1711" w:rsidRPr="00CE1711">
          <w:rPr>
            <w:lang w:val="ru-RU"/>
            <w:rPrChange w:id="927" w:author="Антон Смирнов" w:date="2023-05-25T22:49:00Z">
              <w:rPr/>
            </w:rPrChange>
          </w:rPr>
          <w:t xml:space="preserve"> </w:t>
        </w:r>
        <w:r w:rsidR="00CE1711">
          <w:rPr>
            <w:lang w:val="ru-RU"/>
          </w:rPr>
          <w:t>не доступен</w:t>
        </w:r>
      </w:ins>
      <w:ins w:id="928" w:author="Антон Смирнов" w:date="2023-05-25T22:50:00Z">
        <w:r w:rsidR="00CE1711">
          <w:rPr>
            <w:lang w:val="ru-RU"/>
          </w:rPr>
          <w:t xml:space="preserve"> на территории РФ без технических средств обхода блокировок, а этот сайт является </w:t>
        </w:r>
      </w:ins>
      <w:ins w:id="929" w:author="Антон Смирнов" w:date="2023-05-25T22:51:00Z">
        <w:r w:rsidR="00CE1711">
          <w:rPr>
            <w:lang w:val="ru-RU"/>
          </w:rPr>
          <w:t>агрегатором</w:t>
        </w:r>
      </w:ins>
      <w:ins w:id="930" w:author="Антон Смирнов" w:date="2023-05-25T22:50:00Z">
        <w:r w:rsidR="00CE1711">
          <w:rPr>
            <w:lang w:val="ru-RU"/>
          </w:rPr>
          <w:t xml:space="preserve"> классических методов</w:t>
        </w:r>
      </w:ins>
      <w:ins w:id="931" w:author="Антон Смирнов" w:date="2023-05-25T22:51:00Z">
        <w:r w:rsidR="00CE1711">
          <w:rPr>
            <w:lang w:val="ru-RU"/>
          </w:rPr>
          <w:t>, используемых для этой задачи.</w:t>
        </w:r>
      </w:ins>
    </w:p>
    <w:p w14:paraId="2F81E859" w14:textId="5F65D542" w:rsidR="00CE1711" w:rsidRPr="00C75407" w:rsidRDefault="00CE1711" w:rsidP="00DD6DE3">
      <w:pPr>
        <w:pStyle w:val="a0"/>
        <w:rPr>
          <w:ins w:id="932" w:author="Антон Смирнов" w:date="2023-05-25T22:37:00Z"/>
          <w:lang w:val="ru-RU"/>
          <w:rPrChange w:id="933" w:author="Антон Смирнов" w:date="2023-05-26T00:52:00Z">
            <w:rPr>
              <w:ins w:id="934" w:author="Антон Смирнов" w:date="2023-05-25T22:37:00Z"/>
              <w:lang w:val="ru-RU"/>
            </w:rPr>
          </w:rPrChange>
        </w:rPr>
      </w:pPr>
      <w:ins w:id="935" w:author="Антон Смирнов" w:date="2023-05-25T22:52:00Z">
        <w:r>
          <w:rPr>
            <w:lang w:val="ru-RU"/>
          </w:rPr>
          <w:t>Задача п</w:t>
        </w:r>
      </w:ins>
      <w:ins w:id="936" w:author="Антон Смирнов" w:date="2023-05-25T22:51:00Z">
        <w:r>
          <w:rPr>
            <w:lang w:val="ru-RU"/>
          </w:rPr>
          <w:t>редсказани</w:t>
        </w:r>
      </w:ins>
      <w:ins w:id="937" w:author="Антон Смирнов" w:date="2023-05-25T22:52:00Z">
        <w:r>
          <w:rPr>
            <w:lang w:val="ru-RU"/>
          </w:rPr>
          <w:t>я</w:t>
        </w:r>
      </w:ins>
      <w:ins w:id="938" w:author="Антон Смирнов" w:date="2023-05-25T22:51:00Z">
        <w:r>
          <w:rPr>
            <w:lang w:val="ru-RU"/>
          </w:rPr>
          <w:t xml:space="preserve"> Т-клеточных эпитопов является</w:t>
        </w:r>
      </w:ins>
      <w:ins w:id="939" w:author="Антон Смирнов" w:date="2023-05-25T22:52:00Z">
        <w:r>
          <w:rPr>
            <w:lang w:val="ru-RU"/>
          </w:rPr>
          <w:t xml:space="preserve"> лишь одной стороной медали. Кроме этого, необходимо уметь предсказывать </w:t>
        </w:r>
      </w:ins>
      <w:ins w:id="940" w:author="Антон Смирнов" w:date="2023-05-25T22:53:00Z">
        <w:r>
          <w:rPr>
            <w:lang w:val="ru-RU"/>
          </w:rPr>
          <w:t>какие Т-клеточные рецепторы будут реагировать на презентируемый эпитоп.</w:t>
        </w:r>
      </w:ins>
      <w:ins w:id="941" w:author="Антон Смирнов" w:date="2023-05-25T22:54:00Z">
        <w:r>
          <w:rPr>
            <w:lang w:val="ru-RU"/>
          </w:rPr>
          <w:t xml:space="preserve"> Это отдельная сложная задача, для которой </w:t>
        </w:r>
      </w:ins>
      <w:ins w:id="942" w:author="Антон Смирнов" w:date="2023-05-25T22:55:00Z">
        <w:r>
          <w:rPr>
            <w:lang w:val="ru-RU"/>
          </w:rPr>
          <w:t xml:space="preserve">также показано, что использование моделей «структура-активность» на </w:t>
        </w:r>
        <w:r>
          <w:t>MNA</w:t>
        </w:r>
        <w:r w:rsidRPr="00CE1711">
          <w:rPr>
            <w:lang w:val="ru-RU"/>
            <w:rPrChange w:id="943" w:author="Антон Смирнов" w:date="2023-05-25T22:55:00Z">
              <w:rPr/>
            </w:rPrChange>
          </w:rPr>
          <w:t xml:space="preserve"> </w:t>
        </w:r>
        <w:r>
          <w:rPr>
            <w:lang w:val="ru-RU"/>
          </w:rPr>
          <w:t>дескрипторах могут показывать хороший результат</w:t>
        </w:r>
      </w:ins>
      <w:ins w:id="944" w:author="Антон Смирнов" w:date="2023-05-25T23:02:00Z">
        <w:r w:rsidR="00400561">
          <w:rPr>
            <w:lang w:val="ru-RU"/>
          </w:rPr>
          <w:t xml:space="preserve"> </w:t>
        </w:r>
      </w:ins>
      <w:r w:rsidR="00400561">
        <w:rPr>
          <w:lang w:val="ru-RU"/>
        </w:rPr>
        <w:fldChar w:fldCharType="begin"/>
      </w:r>
      <w:r w:rsidR="00400561">
        <w:rPr>
          <w:lang w:val="ru-RU"/>
        </w:rPr>
        <w:instrText xml:space="preserve"> ADDIN ZOTERO_ITEM CSL_CITATION {"citationID":"U0M0WDQr","properties":{"formattedCitation":"[114]","plainCitation":"[114]","noteIndex":0},"citationItems":[{"id":642,"uris":["http://zotero.org/users/10071278/items/CF3QEV9Y"],"itemData":{"id":642,"type":"article-journal","container-title":"Immunology","DOI":"10.1111/imm.13641","ISSN":"0019-2805, 1365-2567","journalAbbreviation":"Immunology","language":"en","page":"imm.13641","source":"DOI.org (Crossref)","title":"&lt;span style=\"font-variant:small-caps;\"&gt;TCR‐Pred&lt;/span&gt; : A new web‐application for prediction of epitope and &lt;span style=\"font-variant:small-caps;\"&gt;MHC&lt;/span&gt; specificity for &lt;span style=\"font-variant:small-caps;\"&gt;CDR3 TCR&lt;/span&gt; sequences using molecular fragment descriptors","title-short":"&lt;span style=\"font-variant","author":[{"family":"Smirnov","given":"Anton S."},{"family":"Rudik","given":"Anastasia V."},{"family":"Filimonov","given":"Dmitry A."},{"family":"Lagunin","given":"Alexey A."}],"issued":{"date-parts":[["2023",3,16]]}}}],"schema":"https://github.com/citation-style-language/schema/raw/master/csl-citation.json"} </w:instrText>
      </w:r>
      <w:r w:rsidR="00400561">
        <w:rPr>
          <w:lang w:val="ru-RU"/>
        </w:rPr>
        <w:fldChar w:fldCharType="separate"/>
      </w:r>
      <w:r w:rsidR="00400561" w:rsidRPr="00400561">
        <w:rPr>
          <w:rFonts w:cs="Times New Roman"/>
          <w:lang w:val="ru-RU"/>
        </w:rPr>
        <w:t>[114]</w:t>
      </w:r>
      <w:r w:rsidR="00400561">
        <w:rPr>
          <w:lang w:val="ru-RU"/>
        </w:rPr>
        <w:fldChar w:fldCharType="end"/>
      </w:r>
      <w:ins w:id="945" w:author="Антон Смирнов" w:date="2023-05-25T22:55:00Z">
        <w:r>
          <w:rPr>
            <w:lang w:val="ru-RU"/>
          </w:rPr>
          <w:t>.</w:t>
        </w:r>
      </w:ins>
      <w:ins w:id="946" w:author="Антон Смирнов" w:date="2023-05-25T23:01:00Z">
        <w:r w:rsidR="00400561">
          <w:rPr>
            <w:lang w:val="ru-RU"/>
          </w:rPr>
          <w:t xml:space="preserve"> Однако все сервисы работа</w:t>
        </w:r>
      </w:ins>
      <w:ins w:id="947" w:author="Антон Смирнов" w:date="2023-05-25T23:02:00Z">
        <w:r w:rsidR="00400561">
          <w:rPr>
            <w:lang w:val="ru-RU"/>
          </w:rPr>
          <w:t>ют на предсказания активности к ограниченному количеству эпитопов</w:t>
        </w:r>
      </w:ins>
      <w:ins w:id="948" w:author="Антон Смирнов" w:date="2023-05-25T23:05:00Z">
        <w:r w:rsidR="00400561">
          <w:rPr>
            <w:lang w:val="ru-RU"/>
          </w:rPr>
          <w:t>, которые есть в обучающей выборке (проблема «</w:t>
        </w:r>
        <w:r w:rsidR="00400561">
          <w:t>unseen</w:t>
        </w:r>
        <w:r w:rsidR="00400561" w:rsidRPr="00400561">
          <w:rPr>
            <w:lang w:val="ru-RU"/>
            <w:rPrChange w:id="949" w:author="Антон Смирнов" w:date="2023-05-25T23:05:00Z">
              <w:rPr/>
            </w:rPrChange>
          </w:rPr>
          <w:t xml:space="preserve"> </w:t>
        </w:r>
        <w:r w:rsidR="00400561">
          <w:t>epitopes</w:t>
        </w:r>
        <w:r w:rsidR="00400561">
          <w:rPr>
            <w:lang w:val="ru-RU"/>
          </w:rPr>
          <w:t>»)</w:t>
        </w:r>
      </w:ins>
      <w:ins w:id="950" w:author="Антон Смирнов" w:date="2023-05-25T23:02:00Z">
        <w:r w:rsidR="00400561">
          <w:rPr>
            <w:lang w:val="ru-RU"/>
          </w:rPr>
          <w:t>.</w:t>
        </w:r>
      </w:ins>
      <w:ins w:id="951" w:author="Антон Смирнов" w:date="2023-05-25T23:03:00Z">
        <w:r w:rsidR="00400561">
          <w:rPr>
            <w:lang w:val="ru-RU"/>
          </w:rPr>
          <w:t xml:space="preserve"> В этой области ведется активная разработка способов преодоления этой проблемы</w:t>
        </w:r>
      </w:ins>
      <w:ins w:id="952" w:author="Антон Смирнов" w:date="2023-05-25T23:05:00Z">
        <w:r w:rsidR="00400561">
          <w:rPr>
            <w:lang w:val="ru-RU"/>
          </w:rPr>
          <w:t>.</w:t>
        </w:r>
      </w:ins>
      <w:ins w:id="953" w:author="Антон Смирнов" w:date="2023-05-25T23:03:00Z">
        <w:r w:rsidR="00400561">
          <w:rPr>
            <w:lang w:val="ru-RU"/>
          </w:rPr>
          <w:t xml:space="preserve"> </w:t>
        </w:r>
      </w:ins>
      <w:ins w:id="954" w:author="Антон Смирнов" w:date="2023-05-25T23:06:00Z">
        <w:r w:rsidR="00400561">
          <w:rPr>
            <w:lang w:val="ru-RU"/>
          </w:rPr>
          <w:t>С</w:t>
        </w:r>
      </w:ins>
      <w:ins w:id="955" w:author="Антон Смирнов" w:date="2023-05-25T23:03:00Z">
        <w:r w:rsidR="00400561">
          <w:rPr>
            <w:lang w:val="ru-RU"/>
          </w:rPr>
          <w:t>овременн</w:t>
        </w:r>
      </w:ins>
      <w:ins w:id="956" w:author="Антон Смирнов" w:date="2023-05-25T23:06:00Z">
        <w:r w:rsidR="00400561">
          <w:rPr>
            <w:lang w:val="ru-RU"/>
          </w:rPr>
          <w:t>ая</w:t>
        </w:r>
      </w:ins>
      <w:ins w:id="957" w:author="Антон Смирнов" w:date="2023-05-25T23:04:00Z">
        <w:r w:rsidR="00400561">
          <w:rPr>
            <w:lang w:val="ru-RU"/>
          </w:rPr>
          <w:t xml:space="preserve"> верси</w:t>
        </w:r>
      </w:ins>
      <w:ins w:id="958" w:author="Антон Смирнов" w:date="2023-05-25T23:06:00Z">
        <w:r w:rsidR="00400561">
          <w:rPr>
            <w:lang w:val="ru-RU"/>
          </w:rPr>
          <w:t>я</w:t>
        </w:r>
      </w:ins>
      <w:ins w:id="959" w:author="Антон Смирнов" w:date="2023-05-25T23:04:00Z">
        <w:r w:rsidR="00400561">
          <w:rPr>
            <w:lang w:val="ru-RU"/>
          </w:rPr>
          <w:t xml:space="preserve"> </w:t>
        </w:r>
        <w:r w:rsidR="00400561">
          <w:t>MultiPASS</w:t>
        </w:r>
        <w:r w:rsidR="00400561">
          <w:rPr>
            <w:lang w:val="ru-RU"/>
          </w:rPr>
          <w:t>, к сожалению, не способн</w:t>
        </w:r>
      </w:ins>
      <w:ins w:id="960" w:author="Антон Смирнов" w:date="2023-05-25T23:06:00Z">
        <w:r w:rsidR="00400561">
          <w:rPr>
            <w:lang w:val="ru-RU"/>
          </w:rPr>
          <w:t>а</w:t>
        </w:r>
      </w:ins>
      <w:ins w:id="961" w:author="Антон Смирнов" w:date="2023-05-25T23:04:00Z">
        <w:r w:rsidR="00400561">
          <w:rPr>
            <w:lang w:val="ru-RU"/>
          </w:rPr>
          <w:t xml:space="preserve"> решить ни проблему «</w:t>
        </w:r>
        <w:r w:rsidR="00400561">
          <w:t>unseen</w:t>
        </w:r>
        <w:r w:rsidR="00400561" w:rsidRPr="00400561">
          <w:rPr>
            <w:lang w:val="ru-RU"/>
            <w:rPrChange w:id="962" w:author="Антон Смирнов" w:date="2023-05-25T23:04:00Z">
              <w:rPr/>
            </w:rPrChange>
          </w:rPr>
          <w:t xml:space="preserve"> </w:t>
        </w:r>
        <w:r w:rsidR="00400561">
          <w:t>epitopes</w:t>
        </w:r>
        <w:r w:rsidR="00400561">
          <w:rPr>
            <w:lang w:val="ru-RU"/>
          </w:rPr>
          <w:t>», ни пробл</w:t>
        </w:r>
      </w:ins>
      <w:ins w:id="963" w:author="Антон Смирнов" w:date="2023-05-25T23:05:00Z">
        <w:r w:rsidR="00400561">
          <w:rPr>
            <w:lang w:val="ru-RU"/>
          </w:rPr>
          <w:t xml:space="preserve">ему </w:t>
        </w:r>
      </w:ins>
      <w:ins w:id="964" w:author="Антон Смирнов" w:date="2023-05-25T23:06:00Z">
        <w:r w:rsidR="00A564A1">
          <w:rPr>
            <w:lang w:val="ru-RU"/>
          </w:rPr>
          <w:t xml:space="preserve">предсказания активности к всем известным аллелям </w:t>
        </w:r>
        <w:r w:rsidR="00A564A1">
          <w:t>MHC</w:t>
        </w:r>
        <w:r w:rsidR="00A564A1" w:rsidRPr="00A564A1">
          <w:rPr>
            <w:lang w:val="ru-RU"/>
            <w:rPrChange w:id="965" w:author="Антон Смирнов" w:date="2023-05-25T23:06:00Z">
              <w:rPr/>
            </w:rPrChange>
          </w:rPr>
          <w:t xml:space="preserve"> (</w:t>
        </w:r>
        <w:r w:rsidR="00A564A1">
          <w:rPr>
            <w:lang w:val="ru-RU"/>
          </w:rPr>
          <w:t>проблема «</w:t>
        </w:r>
      </w:ins>
      <w:ins w:id="966" w:author="Антон Смирнов" w:date="2023-05-25T23:07:00Z">
        <w:r w:rsidR="00A564A1">
          <w:t>pan</w:t>
        </w:r>
        <w:r w:rsidR="00A564A1" w:rsidRPr="00A564A1">
          <w:rPr>
            <w:lang w:val="ru-RU"/>
            <w:rPrChange w:id="967" w:author="Антон Смирнов" w:date="2023-05-25T23:07:00Z">
              <w:rPr/>
            </w:rPrChange>
          </w:rPr>
          <w:t>-</w:t>
        </w:r>
        <w:r w:rsidR="00A564A1">
          <w:t>allelic</w:t>
        </w:r>
        <w:r w:rsidR="00A564A1" w:rsidRPr="00A564A1">
          <w:rPr>
            <w:lang w:val="ru-RU"/>
            <w:rPrChange w:id="968" w:author="Антон Смирнов" w:date="2023-05-25T23:07:00Z">
              <w:rPr/>
            </w:rPrChange>
          </w:rPr>
          <w:t xml:space="preserve"> </w:t>
        </w:r>
        <w:r w:rsidR="00A564A1">
          <w:t>prediction</w:t>
        </w:r>
        <w:r w:rsidR="00A564A1">
          <w:rPr>
            <w:lang w:val="ru-RU"/>
          </w:rPr>
          <w:t>»</w:t>
        </w:r>
        <w:r w:rsidR="00A564A1" w:rsidRPr="00A564A1">
          <w:rPr>
            <w:lang w:val="ru-RU"/>
            <w:rPrChange w:id="969" w:author="Антон Смирнов" w:date="2023-05-25T23:07:00Z">
              <w:rPr/>
            </w:rPrChange>
          </w:rPr>
          <w:t>).</w:t>
        </w:r>
        <w:r w:rsidR="00A564A1">
          <w:rPr>
            <w:lang w:val="ru-RU"/>
          </w:rPr>
          <w:t xml:space="preserve"> </w:t>
        </w:r>
      </w:ins>
      <w:ins w:id="970" w:author="Антон Смирнов" w:date="2023-05-25T23:18:00Z">
        <w:r w:rsidR="00104B86">
          <w:rPr>
            <w:lang w:val="ru-RU"/>
          </w:rPr>
          <w:t>Также необх</w:t>
        </w:r>
      </w:ins>
      <w:ins w:id="971" w:author="Антон Смирнов" w:date="2023-05-25T23:19:00Z">
        <w:r w:rsidR="00104B86">
          <w:rPr>
            <w:lang w:val="ru-RU"/>
          </w:rPr>
          <w:t xml:space="preserve">одимо уметь предсказывать направление иммунного ответа, скорость и динамику его развития. Отдельной сложной задачей является предсказания </w:t>
        </w:r>
        <w:r w:rsidR="00104B86">
          <w:t>B</w:t>
        </w:r>
        <w:r w:rsidR="00104B86" w:rsidRPr="00104B86">
          <w:rPr>
            <w:lang w:val="ru-RU"/>
            <w:rPrChange w:id="972" w:author="Антон Смирнов" w:date="2023-05-25T23:22:00Z">
              <w:rPr/>
            </w:rPrChange>
          </w:rPr>
          <w:t>-</w:t>
        </w:r>
        <w:r w:rsidR="00104B86">
          <w:rPr>
            <w:lang w:val="ru-RU"/>
          </w:rPr>
          <w:t xml:space="preserve">клеточных </w:t>
        </w:r>
        <w:r w:rsidR="00104B86">
          <w:rPr>
            <w:lang w:val="ru-RU"/>
          </w:rPr>
          <w:lastRenderedPageBreak/>
          <w:t xml:space="preserve">эпитопов. </w:t>
        </w:r>
      </w:ins>
      <w:ins w:id="973" w:author="Антон Смирнов" w:date="2023-05-25T23:22:00Z">
        <w:r w:rsidR="00104B86">
          <w:rPr>
            <w:lang w:val="ru-RU"/>
          </w:rPr>
          <w:t>Для их предсказания необходимо знать трехмерную структуру антигена</w:t>
        </w:r>
      </w:ins>
      <w:ins w:id="974" w:author="Антон Смирнов" w:date="2023-05-25T23:23:00Z">
        <w:r w:rsidR="00104B86">
          <w:rPr>
            <w:lang w:val="ru-RU"/>
          </w:rPr>
          <w:t xml:space="preserve"> и сайты связывания антитела</w:t>
        </w:r>
      </w:ins>
      <w:ins w:id="975" w:author="Антон Смирнов" w:date="2023-05-25T23:24:00Z">
        <w:r w:rsidR="00104B86">
          <w:rPr>
            <w:lang w:val="ru-RU"/>
          </w:rPr>
          <w:t xml:space="preserve">. Такие эксперименты являются более дорогими и трудоемкими, и по ним не накоплено </w:t>
        </w:r>
      </w:ins>
      <w:ins w:id="976" w:author="Антон Смирнов" w:date="2023-05-25T23:25:00Z">
        <w:r w:rsidR="00104B86">
          <w:rPr>
            <w:lang w:val="ru-RU"/>
          </w:rPr>
          <w:t>большого количества данных.</w:t>
        </w:r>
      </w:ins>
      <w:ins w:id="977" w:author="Антон Смирнов" w:date="2023-05-26T00:41:00Z">
        <w:r w:rsidR="005B1BD6">
          <w:rPr>
            <w:lang w:val="ru-RU"/>
          </w:rPr>
          <w:t xml:space="preserve"> Для разработки белковых препаратов, вакцин</w:t>
        </w:r>
      </w:ins>
      <w:ins w:id="978" w:author="Антон Смирнов" w:date="2023-05-26T00:42:00Z">
        <w:r w:rsidR="005B1BD6">
          <w:rPr>
            <w:lang w:val="ru-RU"/>
          </w:rPr>
          <w:t xml:space="preserve"> является важным предсказание аллергенности – ещё одна сложная задача, </w:t>
        </w:r>
      </w:ins>
      <w:ins w:id="979" w:author="Антон Смирнов" w:date="2023-05-26T00:44:00Z">
        <w:r w:rsidR="005B1BD6">
          <w:rPr>
            <w:lang w:val="ru-RU"/>
          </w:rPr>
          <w:t>так как накоплено мало данных, связывающих аллергическую реакцию с конкретным белком, её вызвавш</w:t>
        </w:r>
      </w:ins>
      <w:ins w:id="980" w:author="Антон Смирнов" w:date="2023-05-26T00:45:00Z">
        <w:r w:rsidR="005B1BD6">
          <w:rPr>
            <w:lang w:val="ru-RU"/>
          </w:rPr>
          <w:t>ую</w:t>
        </w:r>
      </w:ins>
      <w:ins w:id="981" w:author="Антон Смирнов" w:date="2023-05-26T00:51:00Z">
        <w:r w:rsidR="00C75407">
          <w:rPr>
            <w:lang w:val="ru-RU"/>
          </w:rPr>
          <w:t>, и необходимо уметь х</w:t>
        </w:r>
      </w:ins>
      <w:ins w:id="982" w:author="Антон Смирнов" w:date="2023-05-26T00:52:00Z">
        <w:r w:rsidR="00C75407">
          <w:rPr>
            <w:lang w:val="ru-RU"/>
          </w:rPr>
          <w:t xml:space="preserve">орошо предсказывать </w:t>
        </w:r>
        <w:r w:rsidR="00C75407">
          <w:t>B</w:t>
        </w:r>
        <w:r w:rsidR="00C75407" w:rsidRPr="00C75407">
          <w:rPr>
            <w:lang w:val="ru-RU"/>
            <w:rPrChange w:id="983" w:author="Антон Смирнов" w:date="2023-05-26T00:52:00Z">
              <w:rPr/>
            </w:rPrChange>
          </w:rPr>
          <w:t>-</w:t>
        </w:r>
        <w:r w:rsidR="00C75407">
          <w:rPr>
            <w:lang w:val="ru-RU"/>
          </w:rPr>
          <w:t>клеточные эпитопы.</w:t>
        </w:r>
      </w:ins>
    </w:p>
    <w:p w14:paraId="36D02978" w14:textId="1E35350F" w:rsidR="00DD6DE3" w:rsidRPr="00A47698" w:rsidRDefault="00DD6DE3" w:rsidP="00DD6DE3">
      <w:pPr>
        <w:pStyle w:val="a0"/>
        <w:rPr>
          <w:ins w:id="984" w:author="Антон Смирнов" w:date="2023-05-25T22:21:00Z"/>
          <w:lang w:val="ru-RU"/>
          <w:rPrChange w:id="985" w:author="Антон Смирнов" w:date="2023-05-25T23:09:00Z">
            <w:rPr>
              <w:ins w:id="986" w:author="Антон Смирнов" w:date="2023-05-25T22:21:00Z"/>
              <w:lang w:val="ru-RU"/>
            </w:rPr>
          </w:rPrChange>
        </w:rPr>
      </w:pPr>
      <w:ins w:id="987" w:author="Антон Смирнов" w:date="2023-05-25T22:18:00Z">
        <w:r>
          <w:rPr>
            <w:lang w:val="ru-RU"/>
          </w:rPr>
          <w:t>Несмотря на ряд проблем, п</w:t>
        </w:r>
      </w:ins>
      <w:ins w:id="988" w:author="Антон Смирнов" w:date="2023-05-25T22:19:00Z">
        <w:r>
          <w:rPr>
            <w:lang w:val="ru-RU"/>
          </w:rPr>
          <w:t>о</w:t>
        </w:r>
      </w:ins>
      <w:ins w:id="989" w:author="Антон Смирнов" w:date="2023-05-25T22:18:00Z">
        <w:r>
          <w:rPr>
            <w:lang w:val="ru-RU"/>
          </w:rPr>
          <w:t>строенные мо</w:t>
        </w:r>
      </w:ins>
      <w:ins w:id="990" w:author="Антон Смирнов" w:date="2023-05-25T22:19:00Z">
        <w:r>
          <w:rPr>
            <w:lang w:val="ru-RU"/>
          </w:rPr>
          <w:t>дели показали хорошее качество.</w:t>
        </w:r>
      </w:ins>
      <w:ins w:id="991" w:author="Антон Смирнов" w:date="2023-05-25T23:07:00Z">
        <w:r w:rsidR="00A564A1">
          <w:rPr>
            <w:lang w:val="ru-RU"/>
          </w:rPr>
          <w:t xml:space="preserve"> </w:t>
        </w:r>
      </w:ins>
      <w:ins w:id="992" w:author="Антон Смирнов" w:date="2023-05-25T22:19:00Z">
        <w:r>
          <w:rPr>
            <w:lang w:val="ru-RU"/>
          </w:rPr>
          <w:t>В да</w:t>
        </w:r>
      </w:ins>
      <w:ins w:id="993" w:author="Антон Смирнов" w:date="2023-05-25T22:20:00Z">
        <w:r>
          <w:rPr>
            <w:lang w:val="ru-RU"/>
          </w:rPr>
          <w:t xml:space="preserve">льнейшем планируется работа по </w:t>
        </w:r>
      </w:ins>
      <w:ins w:id="994" w:author="Антон Смирнов" w:date="2023-05-25T23:17:00Z">
        <w:r w:rsidR="00104B86">
          <w:rPr>
            <w:lang w:val="ru-RU"/>
          </w:rPr>
          <w:t>их преодолению</w:t>
        </w:r>
      </w:ins>
      <w:ins w:id="995" w:author="Антон Смирнов" w:date="2023-05-25T22:20:00Z">
        <w:r>
          <w:rPr>
            <w:lang w:val="ru-RU"/>
          </w:rPr>
          <w:t>. Кроме того</w:t>
        </w:r>
      </w:ins>
      <w:ins w:id="996" w:author="Антон Смирнов" w:date="2023-05-25T22:21:00Z">
        <w:r>
          <w:rPr>
            <w:lang w:val="ru-RU"/>
          </w:rPr>
          <w:t xml:space="preserve">, </w:t>
        </w:r>
      </w:ins>
      <w:ins w:id="997" w:author="Антон Смирнов" w:date="2023-05-25T23:08:00Z">
        <w:r w:rsidR="00A564A1">
          <w:rPr>
            <w:lang w:val="ru-RU"/>
          </w:rPr>
          <w:t xml:space="preserve">необходимо построить модели антигенного процессинга для </w:t>
        </w:r>
        <w:r w:rsidR="00A564A1">
          <w:t>MHC</w:t>
        </w:r>
        <w:r w:rsidR="00A564A1" w:rsidRPr="00A47698">
          <w:rPr>
            <w:lang w:val="ru-RU"/>
            <w:rPrChange w:id="998" w:author="Антон Смирнов" w:date="2023-05-25T23:09:00Z">
              <w:rPr/>
            </w:rPrChange>
          </w:rPr>
          <w:t xml:space="preserve"> </w:t>
        </w:r>
      </w:ins>
      <w:ins w:id="999" w:author="Антон Смирнов" w:date="2023-05-25T23:09:00Z">
        <w:r w:rsidR="00A47698">
          <w:rPr>
            <w:lang w:val="ru-RU"/>
          </w:rPr>
          <w:t xml:space="preserve">второго класса и интегрировать модели </w:t>
        </w:r>
      </w:ins>
      <w:ins w:id="1000" w:author="Антон Смирнов" w:date="2023-05-25T23:10:00Z">
        <w:r w:rsidR="00A47698">
          <w:rPr>
            <w:lang w:val="ru-RU"/>
          </w:rPr>
          <w:t>антигенного процессинга с моделями предсказания активности Т-клеточных рецепторов и инструментами ана</w:t>
        </w:r>
      </w:ins>
      <w:ins w:id="1001" w:author="Антон Смирнов" w:date="2023-05-25T23:11:00Z">
        <w:r w:rsidR="00A47698">
          <w:rPr>
            <w:lang w:val="ru-RU"/>
          </w:rPr>
          <w:t xml:space="preserve">лиза репертуара ТКР. </w:t>
        </w:r>
      </w:ins>
      <w:ins w:id="1002" w:author="Антон Смирнов" w:date="2023-05-25T23:17:00Z">
        <w:r w:rsidR="00104B86">
          <w:rPr>
            <w:lang w:val="ru-RU"/>
          </w:rPr>
          <w:t>В дальнейшем будет сделано прямое сравнение современных существующих методов с разрабатываемым</w:t>
        </w:r>
      </w:ins>
      <w:ins w:id="1003" w:author="Антон Смирнов" w:date="2023-05-25T23:18:00Z">
        <w:r w:rsidR="00104B86">
          <w:rPr>
            <w:lang w:val="ru-RU"/>
          </w:rPr>
          <w:t xml:space="preserve">. </w:t>
        </w:r>
      </w:ins>
    </w:p>
    <w:p w14:paraId="5187D62A" w14:textId="63ECB5B5" w:rsidR="00DD6DE3" w:rsidRPr="00DD6DE3" w:rsidRDefault="00DD6DE3" w:rsidP="00DD6DE3">
      <w:pPr>
        <w:rPr>
          <w:rFonts w:ascii="Times New Roman" w:hAnsi="Times New Roman"/>
          <w:sz w:val="28"/>
          <w:lang w:val="ru-RU"/>
          <w:rPrChange w:id="1004" w:author="Антон Смирнов" w:date="2023-05-25T22:21:00Z">
            <w:rPr>
              <w:lang w:val="ru-RU"/>
            </w:rPr>
          </w:rPrChange>
        </w:rPr>
        <w:pPrChange w:id="1005" w:author="Антон Смирнов" w:date="2023-05-25T22:21:00Z">
          <w:pPr>
            <w:pStyle w:val="1"/>
          </w:pPr>
        </w:pPrChange>
      </w:pPr>
      <w:ins w:id="1006" w:author="Антон Смирнов" w:date="2023-05-25T22:21:00Z">
        <w:r>
          <w:rPr>
            <w:lang w:val="ru-RU"/>
          </w:rPr>
          <w:br w:type="page"/>
        </w:r>
      </w:ins>
    </w:p>
    <w:p w14:paraId="69795FC5" w14:textId="741AB35A" w:rsidR="00DD6DE3" w:rsidRDefault="00BC58AA" w:rsidP="00387ECF">
      <w:pPr>
        <w:pStyle w:val="1"/>
        <w:rPr>
          <w:ins w:id="1007" w:author="Антон Смирнов" w:date="2023-05-25T22:22:00Z"/>
          <w:lang w:val="ru-RU"/>
        </w:rPr>
      </w:pPr>
      <w:bookmarkStart w:id="1008" w:name="_Toc135956203"/>
      <w:r>
        <w:rPr>
          <w:lang w:val="ru-RU"/>
        </w:rPr>
        <w:lastRenderedPageBreak/>
        <w:t>Глава 5. Выводы</w:t>
      </w:r>
      <w:bookmarkEnd w:id="1008"/>
    </w:p>
    <w:p w14:paraId="3F5F6BEC" w14:textId="3D1FDE98" w:rsidR="00DD6DE3" w:rsidRDefault="00DD6DE3" w:rsidP="00DD6DE3">
      <w:pPr>
        <w:pStyle w:val="a0"/>
        <w:rPr>
          <w:ins w:id="1009" w:author="Антон Смирнов" w:date="2023-05-25T22:22:00Z"/>
          <w:lang w:val="ru-RU"/>
        </w:rPr>
      </w:pPr>
      <w:ins w:id="1010" w:author="Антон Смирнов" w:date="2023-05-25T22:22:00Z">
        <w:r>
          <w:rPr>
            <w:lang w:val="ru-RU"/>
          </w:rPr>
          <w:t>По итогам проделанной работы можно сделать следующие выводы:</w:t>
        </w:r>
      </w:ins>
    </w:p>
    <w:p w14:paraId="0AAB4484" w14:textId="185B064D" w:rsidR="00DD6DE3" w:rsidRPr="00A564A1" w:rsidRDefault="00DD6DE3" w:rsidP="00DD6DE3">
      <w:pPr>
        <w:pStyle w:val="a0"/>
        <w:numPr>
          <w:ilvl w:val="0"/>
          <w:numId w:val="11"/>
        </w:numPr>
        <w:rPr>
          <w:ins w:id="1011" w:author="Антон Смирнов" w:date="2023-05-25T22:28:00Z"/>
          <w:lang w:val="ru-RU"/>
        </w:rPr>
      </w:pPr>
      <w:ins w:id="1012" w:author="Антон Смирнов" w:date="2023-05-25T22:23:00Z">
        <w:r>
          <w:rPr>
            <w:lang w:val="ru-RU"/>
          </w:rPr>
          <w:t xml:space="preserve">Были подготовлены выборки для обучения и валидации </w:t>
        </w:r>
      </w:ins>
      <w:ins w:id="1013" w:author="Антон Смирнов" w:date="2023-05-25T22:24:00Z">
        <w:r>
          <w:rPr>
            <w:rFonts w:cs="Times New Roman"/>
            <w:szCs w:val="28"/>
            <w:lang w:val="ru-RU"/>
          </w:rPr>
          <w:t xml:space="preserve">моделей прогноза сайтов расщепления белков протеасомой: по данным </w:t>
        </w:r>
        <w:r>
          <w:rPr>
            <w:rFonts w:cs="Times New Roman"/>
            <w:szCs w:val="28"/>
          </w:rPr>
          <w:t>in</w:t>
        </w:r>
        <w:r w:rsidRPr="00DD6DE3">
          <w:rPr>
            <w:rFonts w:cs="Times New Roman"/>
            <w:szCs w:val="28"/>
            <w:lang w:val="ru-RU"/>
            <w:rPrChange w:id="1014" w:author="Антон Смирнов" w:date="2023-05-25T22:24:00Z">
              <w:rPr>
                <w:rFonts w:cs="Times New Roman"/>
                <w:szCs w:val="28"/>
              </w:rPr>
            </w:rPrChange>
          </w:rPr>
          <w:t xml:space="preserve"> </w:t>
        </w:r>
        <w:r>
          <w:rPr>
            <w:rFonts w:cs="Times New Roman"/>
            <w:szCs w:val="28"/>
          </w:rPr>
          <w:t>vitro</w:t>
        </w:r>
      </w:ins>
      <w:ins w:id="1015" w:author="Антон Смирнов" w:date="2023-05-25T22:25:00Z">
        <w:r w:rsidRPr="00DD6DE3">
          <w:rPr>
            <w:rFonts w:cs="Times New Roman"/>
            <w:szCs w:val="28"/>
            <w:lang w:val="ru-RU"/>
            <w:rPrChange w:id="1016" w:author="Антон Смирнов" w:date="2023-05-25T22:25:00Z">
              <w:rPr>
                <w:rFonts w:cs="Times New Roman"/>
                <w:szCs w:val="28"/>
              </w:rPr>
            </w:rPrChange>
          </w:rPr>
          <w:t xml:space="preserve"> </w:t>
        </w:r>
        <w:r>
          <w:rPr>
            <w:rFonts w:cs="Times New Roman"/>
            <w:szCs w:val="28"/>
            <w:lang w:val="ru-RU"/>
          </w:rPr>
          <w:t>для конститутивной протеасом</w:t>
        </w:r>
      </w:ins>
      <w:ins w:id="1017" w:author="Антон Смирнов" w:date="2023-05-25T22:30:00Z">
        <w:r w:rsidR="00C173E4">
          <w:rPr>
            <w:rFonts w:cs="Times New Roman"/>
            <w:szCs w:val="28"/>
            <w:lang w:val="ru-RU"/>
          </w:rPr>
          <w:t>ы (</w:t>
        </w:r>
      </w:ins>
      <w:ins w:id="1018" w:author="Антон Смирнов" w:date="2023-05-25T22:25:00Z">
        <w:r>
          <w:rPr>
            <w:rFonts w:cs="Times New Roman"/>
            <w:szCs w:val="28"/>
            <w:lang w:val="ru-RU"/>
          </w:rPr>
          <w:t>88 белков</w:t>
        </w:r>
      </w:ins>
      <w:ins w:id="1019" w:author="Антон Смирнов" w:date="2023-05-25T22:30:00Z">
        <w:r w:rsidR="00C173E4">
          <w:rPr>
            <w:rFonts w:cs="Times New Roman"/>
            <w:szCs w:val="28"/>
            <w:lang w:val="ru-RU"/>
          </w:rPr>
          <w:t>)</w:t>
        </w:r>
      </w:ins>
      <w:ins w:id="1020" w:author="Антон Смирнов" w:date="2023-05-25T22:25:00Z">
        <w:r>
          <w:rPr>
            <w:rFonts w:cs="Times New Roman"/>
            <w:szCs w:val="28"/>
            <w:lang w:val="ru-RU"/>
          </w:rPr>
          <w:t>, для  иммуннопротеасомы</w:t>
        </w:r>
        <w:r w:rsidR="00C173E4">
          <w:rPr>
            <w:rFonts w:cs="Times New Roman"/>
            <w:szCs w:val="28"/>
            <w:lang w:val="ru-RU"/>
          </w:rPr>
          <w:t xml:space="preserve"> </w:t>
        </w:r>
      </w:ins>
      <w:ins w:id="1021" w:author="Антон Смирнов" w:date="2023-05-25T22:30:00Z">
        <w:r w:rsidR="00C173E4">
          <w:rPr>
            <w:rFonts w:cs="Times New Roman"/>
            <w:szCs w:val="28"/>
            <w:lang w:val="ru-RU"/>
          </w:rPr>
          <w:t>(</w:t>
        </w:r>
      </w:ins>
      <w:ins w:id="1022" w:author="Антон Смирнов" w:date="2023-05-25T22:25:00Z">
        <w:r w:rsidR="00C173E4">
          <w:rPr>
            <w:rFonts w:cs="Times New Roman"/>
            <w:szCs w:val="28"/>
            <w:lang w:val="ru-RU"/>
          </w:rPr>
          <w:t>24 белка</w:t>
        </w:r>
      </w:ins>
      <w:ins w:id="1023" w:author="Антон Смирнов" w:date="2023-05-25T22:30:00Z">
        <w:r w:rsidR="00C173E4">
          <w:rPr>
            <w:rFonts w:cs="Times New Roman"/>
            <w:szCs w:val="28"/>
            <w:lang w:val="ru-RU"/>
          </w:rPr>
          <w:t>)</w:t>
        </w:r>
      </w:ins>
      <w:ins w:id="1024" w:author="Антон Смирнов" w:date="2023-05-25T22:26:00Z">
        <w:r w:rsidR="00C173E4">
          <w:rPr>
            <w:rFonts w:cs="Times New Roman"/>
            <w:szCs w:val="28"/>
            <w:lang w:val="ru-RU"/>
          </w:rPr>
          <w:t>,</w:t>
        </w:r>
      </w:ins>
      <w:ins w:id="1025" w:author="Антон Смирнов" w:date="2023-05-25T22:25:00Z">
        <w:r w:rsidR="00C173E4" w:rsidRPr="00C173E4">
          <w:rPr>
            <w:rFonts w:cs="Times New Roman"/>
            <w:szCs w:val="28"/>
            <w:lang w:val="ru-RU"/>
            <w:rPrChange w:id="1026" w:author="Антон Смирнов" w:date="2023-05-25T22:25:00Z">
              <w:rPr>
                <w:rFonts w:cs="Times New Roman"/>
                <w:szCs w:val="28"/>
              </w:rPr>
            </w:rPrChange>
          </w:rPr>
          <w:t xml:space="preserve"> </w:t>
        </w:r>
      </w:ins>
      <w:ins w:id="1027" w:author="Антон Смирнов" w:date="2023-05-25T22:26:00Z">
        <w:r w:rsidR="00C173E4" w:rsidRPr="00C173E4">
          <w:rPr>
            <w:rFonts w:cs="Times New Roman"/>
            <w:szCs w:val="28"/>
            <w:lang w:val="ru-RU"/>
            <w:rPrChange w:id="1028" w:author="Антон Смирнов" w:date="2023-05-25T22:26:00Z">
              <w:rPr>
                <w:rFonts w:cs="Times New Roman"/>
                <w:szCs w:val="28"/>
              </w:rPr>
            </w:rPrChange>
          </w:rPr>
          <w:t xml:space="preserve"> </w:t>
        </w:r>
        <w:r w:rsidR="00C173E4">
          <w:rPr>
            <w:rFonts w:cs="Times New Roman"/>
            <w:szCs w:val="28"/>
            <w:lang w:val="ru-RU"/>
          </w:rPr>
          <w:t xml:space="preserve">по данным </w:t>
        </w:r>
        <w:r w:rsidR="00C173E4">
          <w:rPr>
            <w:rFonts w:cs="Times New Roman"/>
            <w:szCs w:val="28"/>
          </w:rPr>
          <w:t>in</w:t>
        </w:r>
        <w:r w:rsidR="00C173E4" w:rsidRPr="00C173E4">
          <w:rPr>
            <w:rFonts w:cs="Times New Roman"/>
            <w:szCs w:val="28"/>
            <w:lang w:val="ru-RU"/>
            <w:rPrChange w:id="1029" w:author="Антон Смирнов" w:date="2023-05-25T22:26:00Z">
              <w:rPr>
                <w:rFonts w:cs="Times New Roman"/>
                <w:szCs w:val="28"/>
              </w:rPr>
            </w:rPrChange>
          </w:rPr>
          <w:t xml:space="preserve"> </w:t>
        </w:r>
        <w:r w:rsidR="00C173E4">
          <w:rPr>
            <w:rFonts w:cs="Times New Roman"/>
            <w:szCs w:val="28"/>
          </w:rPr>
          <w:t>vivo</w:t>
        </w:r>
      </w:ins>
      <w:ins w:id="1030" w:author="Антон Смирнов" w:date="2023-05-25T22:30:00Z">
        <w:r w:rsidR="00C173E4">
          <w:rPr>
            <w:rFonts w:cs="Times New Roman"/>
            <w:szCs w:val="28"/>
            <w:lang w:val="ru-RU"/>
          </w:rPr>
          <w:t xml:space="preserve"> (</w:t>
        </w:r>
      </w:ins>
      <w:ins w:id="1031" w:author="Антон Смирнов" w:date="2023-05-25T22:26:00Z">
        <w:r w:rsidR="00C173E4">
          <w:rPr>
            <w:rFonts w:cs="Times New Roman"/>
            <w:szCs w:val="28"/>
            <w:lang w:val="ru-RU"/>
          </w:rPr>
          <w:t>56 187 белков</w:t>
        </w:r>
      </w:ins>
      <w:ins w:id="1032" w:author="Антон Смирнов" w:date="2023-05-25T22:30:00Z">
        <w:r w:rsidR="00C173E4">
          <w:rPr>
            <w:rFonts w:cs="Times New Roman"/>
            <w:szCs w:val="28"/>
            <w:lang w:val="ru-RU"/>
          </w:rPr>
          <w:t>)</w:t>
        </w:r>
      </w:ins>
      <w:ins w:id="1033" w:author="Антон Смирнов" w:date="2023-05-25T22:26:00Z">
        <w:r w:rsidR="00C173E4" w:rsidRPr="00C173E4">
          <w:rPr>
            <w:rFonts w:cs="Times New Roman"/>
            <w:szCs w:val="28"/>
            <w:lang w:val="ru-RU"/>
            <w:rPrChange w:id="1034" w:author="Антон Смирнов" w:date="2023-05-25T22:26:00Z">
              <w:rPr>
                <w:rFonts w:cs="Times New Roman"/>
                <w:szCs w:val="28"/>
              </w:rPr>
            </w:rPrChange>
          </w:rPr>
          <w:t xml:space="preserve">; </w:t>
        </w:r>
        <w:r w:rsidR="00C173E4">
          <w:rPr>
            <w:rFonts w:cs="Times New Roman"/>
            <w:szCs w:val="28"/>
            <w:lang w:val="ru-RU"/>
          </w:rPr>
          <w:t>модели про</w:t>
        </w:r>
      </w:ins>
      <w:ins w:id="1035" w:author="Антон Смирнов" w:date="2023-05-25T22:27:00Z">
        <w:r w:rsidR="00C173E4">
          <w:rPr>
            <w:rFonts w:cs="Times New Roman"/>
            <w:szCs w:val="28"/>
            <w:lang w:val="ru-RU"/>
          </w:rPr>
          <w:t xml:space="preserve">гноза </w:t>
        </w:r>
      </w:ins>
      <w:ins w:id="1036" w:author="Антон Смирнов" w:date="2023-05-25T22:26:00Z">
        <w:r w:rsidR="00C173E4">
          <w:rPr>
            <w:rFonts w:cs="Times New Roman"/>
            <w:szCs w:val="28"/>
            <w:lang w:val="ru-RU"/>
          </w:rPr>
          <w:t>активности белковых фрагментов по отношению к ТАР транспортеру</w:t>
        </w:r>
      </w:ins>
      <w:ins w:id="1037" w:author="Антон Смирнов" w:date="2023-05-25T22:31:00Z">
        <w:r w:rsidR="00C173E4">
          <w:rPr>
            <w:rFonts w:cs="Times New Roman"/>
            <w:szCs w:val="28"/>
            <w:lang w:val="ru-RU"/>
          </w:rPr>
          <w:t xml:space="preserve"> (</w:t>
        </w:r>
      </w:ins>
      <w:ins w:id="1038" w:author="Антон Смирнов" w:date="2023-05-25T22:27:00Z">
        <w:r w:rsidR="00C173E4">
          <w:rPr>
            <w:rFonts w:cs="Times New Roman"/>
            <w:szCs w:val="28"/>
            <w:lang w:val="ru-RU"/>
          </w:rPr>
          <w:t>613 пептидов</w:t>
        </w:r>
      </w:ins>
      <w:ins w:id="1039" w:author="Антон Смирнов" w:date="2023-05-25T22:31:00Z">
        <w:r w:rsidR="00C173E4">
          <w:rPr>
            <w:rFonts w:cs="Times New Roman"/>
            <w:szCs w:val="28"/>
            <w:lang w:val="ru-RU"/>
          </w:rPr>
          <w:t>)</w:t>
        </w:r>
      </w:ins>
      <w:ins w:id="1040" w:author="Антон Смирнов" w:date="2023-05-25T22:27:00Z">
        <w:r w:rsidR="00C173E4" w:rsidRPr="00C173E4">
          <w:rPr>
            <w:rFonts w:cs="Times New Roman"/>
            <w:szCs w:val="28"/>
            <w:lang w:val="ru-RU"/>
            <w:rPrChange w:id="1041" w:author="Антон Смирнов" w:date="2023-05-25T22:27:00Z">
              <w:rPr>
                <w:rFonts w:cs="Times New Roman"/>
                <w:szCs w:val="28"/>
              </w:rPr>
            </w:rPrChange>
          </w:rPr>
          <w:t xml:space="preserve">; </w:t>
        </w:r>
        <w:r w:rsidR="00C173E4">
          <w:rPr>
            <w:rFonts w:cs="Times New Roman"/>
            <w:szCs w:val="28"/>
            <w:lang w:val="ru-RU"/>
          </w:rPr>
          <w:t xml:space="preserve">модели прогноза связывания белковых фрагментов с конкретными аллелями </w:t>
        </w:r>
        <w:r w:rsidR="00C173E4">
          <w:rPr>
            <w:rFonts w:cs="Times New Roman"/>
            <w:szCs w:val="28"/>
          </w:rPr>
          <w:t>MHC</w:t>
        </w:r>
        <w:r w:rsidR="00C173E4" w:rsidRPr="0075779D">
          <w:rPr>
            <w:rFonts w:cs="Times New Roman"/>
            <w:szCs w:val="28"/>
            <w:lang w:val="ru-RU"/>
          </w:rPr>
          <w:t xml:space="preserve"> </w:t>
        </w:r>
        <w:r w:rsidR="00C173E4">
          <w:rPr>
            <w:rFonts w:cs="Times New Roman"/>
            <w:szCs w:val="28"/>
          </w:rPr>
          <w:t>I</w:t>
        </w:r>
        <w:r w:rsidR="00C173E4">
          <w:rPr>
            <w:rFonts w:cs="Times New Roman"/>
            <w:szCs w:val="28"/>
            <w:lang w:val="ru-RU"/>
          </w:rPr>
          <w:t xml:space="preserve"> </w:t>
        </w:r>
      </w:ins>
      <w:ins w:id="1042" w:author="Антон Смирнов" w:date="2023-05-25T22:31:00Z">
        <w:r w:rsidR="00C173E4">
          <w:rPr>
            <w:rFonts w:cs="Times New Roman"/>
            <w:szCs w:val="28"/>
            <w:lang w:val="ru-RU"/>
          </w:rPr>
          <w:t>(</w:t>
        </w:r>
      </w:ins>
      <w:ins w:id="1043" w:author="Антон Смирнов" w:date="2023-05-25T22:28:00Z">
        <w:r w:rsidR="00C173E4">
          <w:rPr>
            <w:rFonts w:cs="Times New Roman"/>
            <w:szCs w:val="28"/>
            <w:lang w:val="ru-RU"/>
          </w:rPr>
          <w:t>416084 пептида для 193 аллелей</w:t>
        </w:r>
      </w:ins>
      <w:ins w:id="1044" w:author="Антон Смирнов" w:date="2023-05-25T22:31:00Z">
        <w:r w:rsidR="00C173E4">
          <w:rPr>
            <w:rFonts w:cs="Times New Roman"/>
            <w:szCs w:val="28"/>
            <w:lang w:val="ru-RU"/>
          </w:rPr>
          <w:t>)</w:t>
        </w:r>
      </w:ins>
      <w:ins w:id="1045" w:author="Антон Смирнов" w:date="2023-05-25T22:28:00Z">
        <w:r w:rsidR="00C173E4">
          <w:rPr>
            <w:rFonts w:cs="Times New Roman"/>
            <w:szCs w:val="28"/>
            <w:lang w:val="ru-RU"/>
          </w:rPr>
          <w:t>.</w:t>
        </w:r>
      </w:ins>
    </w:p>
    <w:p w14:paraId="2C210C69" w14:textId="19DE8410" w:rsidR="00C173E4" w:rsidRPr="00A564A1" w:rsidRDefault="00C173E4" w:rsidP="00DD6DE3">
      <w:pPr>
        <w:pStyle w:val="a0"/>
        <w:numPr>
          <w:ilvl w:val="0"/>
          <w:numId w:val="11"/>
        </w:numPr>
        <w:rPr>
          <w:ins w:id="1046" w:author="Антон Смирнов" w:date="2023-05-25T22:34:00Z"/>
          <w:lang w:val="ru-RU"/>
        </w:rPr>
      </w:pPr>
      <w:ins w:id="1047" w:author="Антон Смирнов" w:date="2023-05-25T22:28:00Z">
        <w:r>
          <w:rPr>
            <w:rFonts w:cs="Times New Roman"/>
            <w:szCs w:val="28"/>
            <w:lang w:val="ru-RU"/>
          </w:rPr>
          <w:t>Были построены и провалидированы модели «структ</w:t>
        </w:r>
      </w:ins>
      <w:ins w:id="1048" w:author="Антон Смирнов" w:date="2023-05-25T22:29:00Z">
        <w:r>
          <w:rPr>
            <w:rFonts w:cs="Times New Roman"/>
            <w:szCs w:val="28"/>
            <w:lang w:val="ru-RU"/>
          </w:rPr>
          <w:t xml:space="preserve">ура-активность» </w:t>
        </w:r>
      </w:ins>
      <w:ins w:id="1049" w:author="Антон Смирнов" w:date="2023-05-25T22:31:00Z">
        <w:r>
          <w:rPr>
            <w:rFonts w:cs="Times New Roman"/>
            <w:szCs w:val="28"/>
            <w:lang w:val="ru-RU"/>
          </w:rPr>
          <w:t xml:space="preserve"> для прогноза сайтов расщепления белков протеасомой: по данным </w:t>
        </w:r>
        <w:r>
          <w:rPr>
            <w:rFonts w:cs="Times New Roman"/>
            <w:szCs w:val="28"/>
          </w:rPr>
          <w:t>in</w:t>
        </w:r>
        <w:r w:rsidRPr="008C3AE0">
          <w:rPr>
            <w:rFonts w:cs="Times New Roman"/>
            <w:szCs w:val="28"/>
            <w:lang w:val="ru-RU"/>
          </w:rPr>
          <w:t xml:space="preserve"> </w:t>
        </w:r>
        <w:r>
          <w:rPr>
            <w:rFonts w:cs="Times New Roman"/>
            <w:szCs w:val="28"/>
          </w:rPr>
          <w:t>vitro</w:t>
        </w:r>
        <w:r w:rsidRPr="008C3AE0">
          <w:rPr>
            <w:rFonts w:cs="Times New Roman"/>
            <w:szCs w:val="28"/>
            <w:lang w:val="ru-RU"/>
          </w:rPr>
          <w:t xml:space="preserve"> </w:t>
        </w:r>
        <w:r>
          <w:rPr>
            <w:rFonts w:cs="Times New Roman"/>
            <w:szCs w:val="28"/>
            <w:lang w:val="ru-RU"/>
          </w:rPr>
          <w:t>для конститутивной протеасомы (</w:t>
        </w:r>
      </w:ins>
      <w:ins w:id="1050" w:author="Антон Смирнов" w:date="2023-05-25T22:32:00Z">
        <w:r>
          <w:rPr>
            <w:rFonts w:cs="Times New Roman"/>
            <w:szCs w:val="28"/>
          </w:rPr>
          <w:t>AUROC</w:t>
        </w:r>
        <w:r w:rsidRPr="00C173E4">
          <w:rPr>
            <w:rFonts w:cs="Times New Roman"/>
            <w:szCs w:val="28"/>
            <w:lang w:val="ru-RU"/>
            <w:rPrChange w:id="1051" w:author="Антон Смирнов" w:date="2023-05-25T22:32:00Z">
              <w:rPr>
                <w:rFonts w:cs="Times New Roman"/>
                <w:szCs w:val="28"/>
              </w:rPr>
            </w:rPrChange>
          </w:rPr>
          <w:t xml:space="preserve"> = 0,68</w:t>
        </w:r>
      </w:ins>
      <w:ins w:id="1052" w:author="Антон Смирнов" w:date="2023-05-25T22:31:00Z">
        <w:r>
          <w:rPr>
            <w:rFonts w:cs="Times New Roman"/>
            <w:szCs w:val="28"/>
            <w:lang w:val="ru-RU"/>
          </w:rPr>
          <w:t>), для  иммуннопротеасомы (</w:t>
        </w:r>
      </w:ins>
      <w:ins w:id="1053" w:author="Антон Смирнов" w:date="2023-05-25T22:33:00Z">
        <w:r>
          <w:rPr>
            <w:rFonts w:cs="Times New Roman"/>
            <w:szCs w:val="28"/>
          </w:rPr>
          <w:t>AUROC</w:t>
        </w:r>
        <w:r w:rsidRPr="00C173E4">
          <w:rPr>
            <w:rFonts w:cs="Times New Roman"/>
            <w:szCs w:val="28"/>
            <w:lang w:val="ru-RU"/>
            <w:rPrChange w:id="1054" w:author="Антон Смирнов" w:date="2023-05-25T22:33:00Z">
              <w:rPr>
                <w:rFonts w:cs="Times New Roman"/>
                <w:szCs w:val="28"/>
              </w:rPr>
            </w:rPrChange>
          </w:rPr>
          <w:t xml:space="preserve"> = 0,63</w:t>
        </w:r>
      </w:ins>
      <w:ins w:id="1055" w:author="Антон Смирнов" w:date="2023-05-25T22:31:00Z">
        <w:r>
          <w:rPr>
            <w:rFonts w:cs="Times New Roman"/>
            <w:szCs w:val="28"/>
            <w:lang w:val="ru-RU"/>
          </w:rPr>
          <w:t>),</w:t>
        </w:r>
        <w:r w:rsidRPr="008C3AE0">
          <w:rPr>
            <w:rFonts w:cs="Times New Roman"/>
            <w:szCs w:val="28"/>
            <w:lang w:val="ru-RU"/>
          </w:rPr>
          <w:t xml:space="preserve">  </w:t>
        </w:r>
        <w:r>
          <w:rPr>
            <w:rFonts w:cs="Times New Roman"/>
            <w:szCs w:val="28"/>
            <w:lang w:val="ru-RU"/>
          </w:rPr>
          <w:t xml:space="preserve">по данным </w:t>
        </w:r>
        <w:r>
          <w:rPr>
            <w:rFonts w:cs="Times New Roman"/>
            <w:szCs w:val="28"/>
          </w:rPr>
          <w:t>in</w:t>
        </w:r>
        <w:r w:rsidRPr="008C3AE0">
          <w:rPr>
            <w:rFonts w:cs="Times New Roman"/>
            <w:szCs w:val="28"/>
            <w:lang w:val="ru-RU"/>
          </w:rPr>
          <w:t xml:space="preserve"> </w:t>
        </w:r>
        <w:r>
          <w:rPr>
            <w:rFonts w:cs="Times New Roman"/>
            <w:szCs w:val="28"/>
          </w:rPr>
          <w:t>vivo</w:t>
        </w:r>
        <w:r>
          <w:rPr>
            <w:rFonts w:cs="Times New Roman"/>
            <w:szCs w:val="28"/>
            <w:lang w:val="ru-RU"/>
          </w:rPr>
          <w:t xml:space="preserve"> (</w:t>
        </w:r>
      </w:ins>
      <w:ins w:id="1056" w:author="Антон Смирнов" w:date="2023-05-25T22:33:00Z">
        <w:r>
          <w:rPr>
            <w:rFonts w:cs="Times New Roman"/>
            <w:szCs w:val="28"/>
          </w:rPr>
          <w:t>AUROC</w:t>
        </w:r>
        <w:r w:rsidRPr="00C173E4">
          <w:rPr>
            <w:rFonts w:cs="Times New Roman"/>
            <w:szCs w:val="28"/>
            <w:lang w:val="ru-RU"/>
            <w:rPrChange w:id="1057" w:author="Антон Смирнов" w:date="2023-05-25T22:33:00Z">
              <w:rPr>
                <w:rFonts w:cs="Times New Roman"/>
                <w:szCs w:val="28"/>
              </w:rPr>
            </w:rPrChange>
          </w:rPr>
          <w:t xml:space="preserve"> = 0,87</w:t>
        </w:r>
      </w:ins>
      <w:ins w:id="1058" w:author="Антон Смирнов" w:date="2023-05-25T22:31:00Z">
        <w:r>
          <w:rPr>
            <w:rFonts w:cs="Times New Roman"/>
            <w:szCs w:val="28"/>
            <w:lang w:val="ru-RU"/>
          </w:rPr>
          <w:t>)</w:t>
        </w:r>
        <w:r w:rsidRPr="008C3AE0">
          <w:rPr>
            <w:rFonts w:cs="Times New Roman"/>
            <w:szCs w:val="28"/>
            <w:lang w:val="ru-RU"/>
          </w:rPr>
          <w:t xml:space="preserve">; </w:t>
        </w:r>
        <w:r>
          <w:rPr>
            <w:rFonts w:cs="Times New Roman"/>
            <w:szCs w:val="28"/>
            <w:lang w:val="ru-RU"/>
          </w:rPr>
          <w:t>для прогноза активности белковых фрагментов по отношению к ТАР транспортеру (</w:t>
        </w:r>
      </w:ins>
      <w:ins w:id="1059" w:author="Антон Смирнов" w:date="2023-05-25T22:33:00Z">
        <w:r>
          <w:rPr>
            <w:rFonts w:cs="Times New Roman"/>
            <w:szCs w:val="28"/>
          </w:rPr>
          <w:t>AUROC</w:t>
        </w:r>
        <w:r w:rsidRPr="00C173E4">
          <w:rPr>
            <w:rFonts w:cs="Times New Roman"/>
            <w:szCs w:val="28"/>
            <w:lang w:val="ru-RU"/>
            <w:rPrChange w:id="1060" w:author="Антон Смирнов" w:date="2023-05-25T22:33:00Z">
              <w:rPr>
                <w:rFonts w:cs="Times New Roman"/>
                <w:szCs w:val="28"/>
              </w:rPr>
            </w:rPrChange>
          </w:rPr>
          <w:t xml:space="preserve"> = 0,82</w:t>
        </w:r>
      </w:ins>
      <w:ins w:id="1061" w:author="Антон Смирнов" w:date="2023-05-25T22:31:00Z">
        <w:r>
          <w:rPr>
            <w:rFonts w:cs="Times New Roman"/>
            <w:szCs w:val="28"/>
            <w:lang w:val="ru-RU"/>
          </w:rPr>
          <w:t>)</w:t>
        </w:r>
        <w:r w:rsidRPr="008C3AE0">
          <w:rPr>
            <w:rFonts w:cs="Times New Roman"/>
            <w:szCs w:val="28"/>
            <w:lang w:val="ru-RU"/>
          </w:rPr>
          <w:t xml:space="preserve">; </w:t>
        </w:r>
        <w:r>
          <w:rPr>
            <w:rFonts w:cs="Times New Roman"/>
            <w:szCs w:val="28"/>
            <w:lang w:val="ru-RU"/>
          </w:rPr>
          <w:t xml:space="preserve">для прогноза связывания белковых фрагментов с конкретными аллелями </w:t>
        </w:r>
        <w:r>
          <w:rPr>
            <w:rFonts w:cs="Times New Roman"/>
            <w:szCs w:val="28"/>
          </w:rPr>
          <w:t>MHC</w:t>
        </w:r>
        <w:r w:rsidRPr="0075779D">
          <w:rPr>
            <w:rFonts w:cs="Times New Roman"/>
            <w:szCs w:val="28"/>
            <w:lang w:val="ru-RU"/>
          </w:rPr>
          <w:t xml:space="preserve"> </w:t>
        </w:r>
        <w:r>
          <w:rPr>
            <w:rFonts w:cs="Times New Roman"/>
            <w:szCs w:val="28"/>
          </w:rPr>
          <w:t>I</w:t>
        </w:r>
        <w:r>
          <w:rPr>
            <w:rFonts w:cs="Times New Roman"/>
            <w:szCs w:val="28"/>
            <w:lang w:val="ru-RU"/>
          </w:rPr>
          <w:t xml:space="preserve"> (</w:t>
        </w:r>
      </w:ins>
      <w:ins w:id="1062" w:author="Антон Смирнов" w:date="2023-05-25T22:33:00Z">
        <w:r>
          <w:rPr>
            <w:rFonts w:cs="Times New Roman"/>
            <w:szCs w:val="28"/>
            <w:lang w:val="ru-RU"/>
          </w:rPr>
          <w:t xml:space="preserve">медиана </w:t>
        </w:r>
        <w:r>
          <w:rPr>
            <w:rFonts w:cs="Times New Roman"/>
            <w:szCs w:val="28"/>
          </w:rPr>
          <w:t>AUROC</w:t>
        </w:r>
        <w:r w:rsidRPr="00C173E4">
          <w:rPr>
            <w:rFonts w:cs="Times New Roman"/>
            <w:szCs w:val="28"/>
            <w:lang w:val="ru-RU"/>
            <w:rPrChange w:id="1063" w:author="Антон Смирнов" w:date="2023-05-25T22:33:00Z">
              <w:rPr>
                <w:rFonts w:cs="Times New Roman"/>
                <w:szCs w:val="28"/>
              </w:rPr>
            </w:rPrChange>
          </w:rPr>
          <w:t xml:space="preserve"> = 0,90 </w:t>
        </w:r>
      </w:ins>
      <w:ins w:id="1064" w:author="Антон Смирнов" w:date="2023-05-25T22:34:00Z">
        <w:r>
          <w:rPr>
            <w:rFonts w:cs="Times New Roman"/>
            <w:szCs w:val="28"/>
            <w:lang w:val="ru-RU"/>
          </w:rPr>
          <w:t>для 171 аллели</w:t>
        </w:r>
      </w:ins>
      <w:ins w:id="1065" w:author="Антон Смирнов" w:date="2023-05-25T22:31:00Z">
        <w:r>
          <w:rPr>
            <w:rFonts w:cs="Times New Roman"/>
            <w:szCs w:val="28"/>
            <w:lang w:val="ru-RU"/>
          </w:rPr>
          <w:t>).</w:t>
        </w:r>
      </w:ins>
    </w:p>
    <w:p w14:paraId="087D2B90" w14:textId="3A03D2D2" w:rsidR="00C173E4" w:rsidRPr="00A564A1" w:rsidRDefault="00C173E4" w:rsidP="00DD6DE3">
      <w:pPr>
        <w:pStyle w:val="a0"/>
        <w:numPr>
          <w:ilvl w:val="0"/>
          <w:numId w:val="11"/>
        </w:numPr>
        <w:rPr>
          <w:ins w:id="1066" w:author="Антон Смирнов" w:date="2023-05-25T22:35:00Z"/>
          <w:lang w:val="ru-RU"/>
        </w:rPr>
      </w:pPr>
      <w:ins w:id="1067" w:author="Антон Смирнов" w:date="2023-05-25T22:34:00Z">
        <w:r>
          <w:rPr>
            <w:rFonts w:cs="Times New Roman"/>
            <w:szCs w:val="28"/>
            <w:lang w:val="ru-RU"/>
          </w:rPr>
          <w:t>Построенные модели были объединены в единую систему</w:t>
        </w:r>
      </w:ins>
      <w:ins w:id="1068" w:author="Антон Смирнов" w:date="2023-05-25T22:35:00Z">
        <w:r>
          <w:rPr>
            <w:rFonts w:cs="Times New Roman"/>
            <w:szCs w:val="28"/>
            <w:lang w:val="ru-RU"/>
          </w:rPr>
          <w:t>,</w:t>
        </w:r>
      </w:ins>
      <w:ins w:id="1069" w:author="Антон Смирнов" w:date="2023-05-25T22:34:00Z">
        <w:r>
          <w:rPr>
            <w:rFonts w:cs="Times New Roman"/>
            <w:szCs w:val="28"/>
            <w:lang w:val="ru-RU"/>
          </w:rPr>
          <w:t xml:space="preserve"> конве</w:t>
        </w:r>
      </w:ins>
      <w:ins w:id="1070" w:author="Антон Смирнов" w:date="2023-05-25T22:35:00Z">
        <w:r>
          <w:rPr>
            <w:rFonts w:cs="Times New Roman"/>
            <w:szCs w:val="28"/>
            <w:lang w:val="ru-RU"/>
          </w:rPr>
          <w:t xml:space="preserve">йер для предсказания эпитопов, презентируемых на </w:t>
        </w:r>
        <w:r>
          <w:rPr>
            <w:rFonts w:cs="Times New Roman"/>
            <w:szCs w:val="28"/>
          </w:rPr>
          <w:t>MHC</w:t>
        </w:r>
        <w:r w:rsidRPr="00C173E4">
          <w:rPr>
            <w:rFonts w:cs="Times New Roman"/>
            <w:szCs w:val="28"/>
            <w:lang w:val="ru-RU"/>
            <w:rPrChange w:id="1071" w:author="Антон Смирнов" w:date="2023-05-25T22:35:00Z">
              <w:rPr>
                <w:rFonts w:cs="Times New Roman"/>
                <w:szCs w:val="28"/>
              </w:rPr>
            </w:rPrChange>
          </w:rPr>
          <w:t xml:space="preserve"> </w:t>
        </w:r>
        <w:r>
          <w:rPr>
            <w:rFonts w:cs="Times New Roman"/>
            <w:szCs w:val="28"/>
            <w:lang w:val="ru-RU"/>
          </w:rPr>
          <w:t>первого класса</w:t>
        </w:r>
      </w:ins>
    </w:p>
    <w:p w14:paraId="3FBB8CF5" w14:textId="3617A4A4" w:rsidR="003D1F70" w:rsidRPr="00A564A1" w:rsidRDefault="003D1F70" w:rsidP="00DD6DE3">
      <w:pPr>
        <w:pStyle w:val="a0"/>
        <w:numPr>
          <w:ilvl w:val="0"/>
          <w:numId w:val="11"/>
        </w:numPr>
        <w:rPr>
          <w:ins w:id="1072" w:author="Антон Смирнов" w:date="2023-05-25T22:22:00Z"/>
          <w:lang w:val="ru-RU"/>
        </w:rPr>
        <w:pPrChange w:id="1073" w:author="Антон Смирнов" w:date="2023-05-25T22:22:00Z">
          <w:pPr>
            <w:pStyle w:val="1"/>
          </w:pPr>
        </w:pPrChange>
      </w:pPr>
      <w:ins w:id="1074" w:author="Антон Смирнов" w:date="2023-05-25T22:36:00Z">
        <w:r>
          <w:rPr>
            <w:rFonts w:cs="Times New Roman"/>
            <w:szCs w:val="28"/>
            <w:lang w:val="ru-RU"/>
          </w:rPr>
          <w:t xml:space="preserve">Развернут веб-сервис для свободного доступа к разработанной системе через сеть Интернет. </w:t>
        </w:r>
      </w:ins>
    </w:p>
    <w:p w14:paraId="6C7D57C2" w14:textId="445D2824" w:rsidR="00DD6DE3" w:rsidRDefault="00DD6DE3" w:rsidP="003D1F70">
      <w:pPr>
        <w:numPr>
          <w:ilvl w:val="0"/>
          <w:numId w:val="4"/>
        </w:numPr>
        <w:spacing w:line="360" w:lineRule="auto"/>
        <w:rPr>
          <w:ins w:id="1075" w:author="Антон Смирнов" w:date="2023-05-25T22:22:00Z"/>
          <w:rFonts w:ascii="Times New Roman" w:eastAsiaTheme="majorEastAsia" w:hAnsi="Times New Roman" w:cstheme="majorBidi"/>
          <w:b/>
          <w:bCs/>
          <w:color w:val="000000" w:themeColor="text1"/>
          <w:sz w:val="32"/>
          <w:szCs w:val="32"/>
          <w:lang w:val="ru-RU"/>
        </w:rPr>
        <w:pPrChange w:id="1076" w:author="Антон Смирнов" w:date="2023-05-25T22:36:00Z">
          <w:pPr/>
        </w:pPrChange>
      </w:pPr>
      <w:ins w:id="1077" w:author="Антон Смирнов" w:date="2023-05-25T22:22:00Z">
        <w:r>
          <w:rPr>
            <w:lang w:val="ru-RU"/>
          </w:rPr>
          <w:br w:type="page"/>
        </w:r>
      </w:ins>
    </w:p>
    <w:p w14:paraId="2DEE3348" w14:textId="2C7A8A5C" w:rsidR="00BC58AA" w:rsidRPr="00387ECF" w:rsidDel="00DD6DE3" w:rsidRDefault="00BC58AA" w:rsidP="00DD6DE3">
      <w:pPr>
        <w:pStyle w:val="1"/>
        <w:jc w:val="left"/>
        <w:rPr>
          <w:del w:id="1078" w:author="Антон Смирнов" w:date="2023-05-25T22:22:00Z"/>
          <w:lang w:val="ru-RU"/>
        </w:rPr>
        <w:pPrChange w:id="1079" w:author="Антон Смирнов" w:date="2023-05-25T22:22:00Z">
          <w:pPr>
            <w:pStyle w:val="1"/>
          </w:pPr>
        </w:pPrChange>
      </w:pPr>
    </w:p>
    <w:p w14:paraId="5E7C006C" w14:textId="77777777" w:rsidR="005C4AD5" w:rsidRPr="00C75407" w:rsidRDefault="00BF5734" w:rsidP="00C75407">
      <w:pPr>
        <w:pStyle w:val="1"/>
        <w:rPr>
          <w:rPrChange w:id="1080" w:author="Антон Смирнов" w:date="2023-05-26T00:53:00Z">
            <w:rPr>
              <w:sz w:val="28"/>
              <w:lang w:val="ru-RU"/>
            </w:rPr>
          </w:rPrChange>
        </w:rPr>
        <w:pPrChange w:id="1081" w:author="Антон Смирнов" w:date="2023-05-26T00:53:00Z">
          <w:pPr>
            <w:pStyle w:val="1"/>
          </w:pPr>
        </w:pPrChange>
      </w:pPr>
      <w:bookmarkStart w:id="1082" w:name="список-литературы"/>
      <w:bookmarkStart w:id="1083" w:name="_Toc135956204"/>
      <w:bookmarkEnd w:id="399"/>
      <w:r w:rsidRPr="0075779D">
        <w:rPr>
          <w:lang w:val="ru-RU"/>
        </w:rPr>
        <w:t>Список литературы</w:t>
      </w:r>
      <w:bookmarkEnd w:id="1083"/>
    </w:p>
    <w:bookmarkStart w:id="1084" w:name="ref-yarilin2010"/>
    <w:bookmarkStart w:id="1085" w:name="refs"/>
    <w:bookmarkStart w:id="1086" w:name="_Hlk135738130"/>
    <w:p w14:paraId="5E050DD0" w14:textId="77777777" w:rsidR="00400561" w:rsidRPr="00400561" w:rsidRDefault="004C7AE4" w:rsidP="00400561">
      <w:pPr>
        <w:pStyle w:val="af8"/>
        <w:rPr>
          <w:rFonts w:ascii="Times New Roman" w:hAnsi="Times New Roman" w:cs="Times New Roman"/>
          <w:lang w:val="ru-RU"/>
        </w:rPr>
      </w:pPr>
      <w:r>
        <w:rPr>
          <w:lang w:val="ru-RU"/>
        </w:rPr>
        <w:fldChar w:fldCharType="begin"/>
      </w:r>
      <w:r>
        <w:rPr>
          <w:lang w:val="ru-RU"/>
        </w:rPr>
        <w:instrText xml:space="preserve"> ADDIN ZOTERO_BIBL {"uncited":[],"omitted":[],"custom":[]} CSL_BIBLIOGRAPHY </w:instrText>
      </w:r>
      <w:r>
        <w:rPr>
          <w:lang w:val="ru-RU"/>
        </w:rPr>
        <w:fldChar w:fldCharType="separate"/>
      </w:r>
      <w:r w:rsidR="00400561" w:rsidRPr="00400561">
        <w:rPr>
          <w:rFonts w:ascii="Times New Roman" w:hAnsi="Times New Roman" w:cs="Times New Roman"/>
          <w:lang w:val="ru-RU"/>
        </w:rPr>
        <w:t>1. Ярилин А.А.Иммунология / А. А. Ярилин – Москва: ГЭОТАР-Медиа, 2010.– 752</w:t>
      </w:r>
      <w:r w:rsidR="00400561">
        <w:rPr>
          <w:rFonts w:ascii="Times New Roman" w:hAnsi="Times New Roman" w:cs="Times New Roman"/>
        </w:rPr>
        <w:t>c</w:t>
      </w:r>
      <w:r w:rsidR="00400561" w:rsidRPr="00400561">
        <w:rPr>
          <w:rFonts w:ascii="Times New Roman" w:hAnsi="Times New Roman" w:cs="Times New Roman"/>
          <w:lang w:val="ru-RU"/>
        </w:rPr>
        <w:t>.</w:t>
      </w:r>
    </w:p>
    <w:p w14:paraId="02EFBE1B" w14:textId="77777777" w:rsidR="00400561" w:rsidRPr="00400561" w:rsidRDefault="00400561" w:rsidP="00400561">
      <w:pPr>
        <w:pStyle w:val="af8"/>
        <w:rPr>
          <w:rFonts w:ascii="Times New Roman" w:hAnsi="Times New Roman" w:cs="Times New Roman"/>
          <w:lang w:val="ru-RU"/>
        </w:rPr>
      </w:pPr>
      <w:r w:rsidRPr="00400561">
        <w:rPr>
          <w:rFonts w:ascii="Times New Roman" w:hAnsi="Times New Roman" w:cs="Times New Roman"/>
          <w:lang w:val="ru-RU"/>
        </w:rPr>
        <w:t>2. Ганковская Л.В.Основы общей иммунологии. Учебно-методическое пособие для студентов медицинских вузов / Л. В. Ганковская, Л. С. Намазова-Баранова, Р. Я. Мешкова – Москва: ПедиатрЪ, 2014.</w:t>
      </w:r>
    </w:p>
    <w:p w14:paraId="425CC79B" w14:textId="77777777" w:rsidR="00400561" w:rsidRDefault="00400561" w:rsidP="00400561">
      <w:pPr>
        <w:pStyle w:val="af8"/>
        <w:rPr>
          <w:rFonts w:ascii="Times New Roman" w:hAnsi="Times New Roman" w:cs="Times New Roman"/>
        </w:rPr>
      </w:pPr>
      <w:r>
        <w:rPr>
          <w:rFonts w:ascii="Times New Roman" w:hAnsi="Times New Roman" w:cs="Times New Roman"/>
        </w:rPr>
        <w:t>3. Murugan A. Statistical inference of the generation probability of T-cell receptors from sequence repertoires / Murugan A., Mora T., Walczak A.M., Callan C.G. // Proceedings of the National Academy of Sciences – 2012. – Т. 109 – № 40 – С.16161–16166.</w:t>
      </w:r>
    </w:p>
    <w:p w14:paraId="7C626F2E" w14:textId="77777777" w:rsidR="00400561" w:rsidRDefault="00400561" w:rsidP="00400561">
      <w:pPr>
        <w:pStyle w:val="af8"/>
        <w:rPr>
          <w:rFonts w:ascii="Times New Roman" w:hAnsi="Times New Roman" w:cs="Times New Roman"/>
        </w:rPr>
      </w:pPr>
      <w:r>
        <w:rPr>
          <w:rFonts w:ascii="Times New Roman" w:hAnsi="Times New Roman" w:cs="Times New Roman"/>
        </w:rPr>
        <w:t>4. Dash R. In silico-based vaccine design against Ebola virus glycoprotein / Dash R., Das R., Junaid M., Akash M.F.C., Islam A., Hosen S.Z. // Advances and Applications in Bioinformatics and Chemistry – 2017. – Т. Volume 10 – С.11–28.</w:t>
      </w:r>
    </w:p>
    <w:p w14:paraId="675041CD" w14:textId="77777777" w:rsidR="00400561" w:rsidRDefault="00400561" w:rsidP="00400561">
      <w:pPr>
        <w:pStyle w:val="af8"/>
        <w:rPr>
          <w:rFonts w:ascii="Times New Roman" w:hAnsi="Times New Roman" w:cs="Times New Roman"/>
        </w:rPr>
      </w:pPr>
      <w:r>
        <w:rPr>
          <w:rFonts w:ascii="Times New Roman" w:hAnsi="Times New Roman" w:cs="Times New Roman"/>
        </w:rPr>
        <w:t>5. Viana Invenção M. da C. Development of synthetic antigen vaccines for COVID-19 / Viana Invenção M. da C., Melo A.R. da S., Macêdo L.S. de, Costa Neves T.S.P. da, Melo C.M.L. de, Cordeiro M.N., Aragão Batista M.V. de, Freitas A.C. de // Human Vaccines &amp; Immunotherapeutics – 2021. – Т. 17 – № 11 – С.3855–3870.</w:t>
      </w:r>
    </w:p>
    <w:p w14:paraId="0CF94CB0" w14:textId="77777777" w:rsidR="00400561" w:rsidRDefault="00400561" w:rsidP="00400561">
      <w:pPr>
        <w:pStyle w:val="af8"/>
        <w:rPr>
          <w:rFonts w:ascii="Times New Roman" w:hAnsi="Times New Roman" w:cs="Times New Roman"/>
        </w:rPr>
      </w:pPr>
      <w:r>
        <w:rPr>
          <w:rFonts w:ascii="Times New Roman" w:hAnsi="Times New Roman" w:cs="Times New Roman"/>
        </w:rPr>
        <w:t>6. Schmidt J. Prediction of neo-epitope immunogenicity reveals TCR recognition determinants and provides insight into immunoediting / Schmidt J., Smith A.R., Magnin M., Racle J., Devlin J.R., Bobisse S., Cesbron J., Bonnet V., Carmona S.J., Huber F., Ciriello G., Speiser D.E., Bassani-Sternberg M., Coukos G., Baker B.M., Harari A., Gfeller D. // Cell Reports Medicine – 2021. – Т. 2 – № 2 – С.100194.</w:t>
      </w:r>
    </w:p>
    <w:p w14:paraId="52FFAF0A" w14:textId="77777777" w:rsidR="00400561" w:rsidRDefault="00400561" w:rsidP="00400561">
      <w:pPr>
        <w:pStyle w:val="af8"/>
        <w:rPr>
          <w:rFonts w:ascii="Times New Roman" w:hAnsi="Times New Roman" w:cs="Times New Roman"/>
        </w:rPr>
      </w:pPr>
      <w:r>
        <w:rPr>
          <w:rFonts w:ascii="Times New Roman" w:hAnsi="Times New Roman" w:cs="Times New Roman"/>
        </w:rPr>
        <w:t>7. consortium M. sequencing Complete sequence and gene map of a human major histocompatibility complex / consortium M. sequencing // Nature – 1999. – Т. 401 – № 6756 – С.921–923.</w:t>
      </w:r>
    </w:p>
    <w:p w14:paraId="35EAE7D4" w14:textId="77777777" w:rsidR="00400561" w:rsidRDefault="00400561" w:rsidP="00400561">
      <w:pPr>
        <w:pStyle w:val="af8"/>
        <w:rPr>
          <w:rFonts w:ascii="Times New Roman" w:hAnsi="Times New Roman" w:cs="Times New Roman"/>
        </w:rPr>
      </w:pPr>
      <w:r>
        <w:rPr>
          <w:rFonts w:ascii="Times New Roman" w:hAnsi="Times New Roman" w:cs="Times New Roman"/>
        </w:rPr>
        <w:t>8. Robinson J. IPD-IMGT/HLA Database / Robinson J., Barker D.J., Georgiou X., Cooper M.A., Flicek P., Marsh S.G.E. // Nucleic Acids Research – 2019.</w:t>
      </w:r>
    </w:p>
    <w:p w14:paraId="0FCC77A6" w14:textId="77777777" w:rsidR="00400561" w:rsidRPr="00400561" w:rsidRDefault="00400561" w:rsidP="00400561">
      <w:pPr>
        <w:pStyle w:val="af8"/>
        <w:rPr>
          <w:rFonts w:ascii="Times New Roman" w:hAnsi="Times New Roman" w:cs="Times New Roman"/>
          <w:lang w:val="ru-RU"/>
        </w:rPr>
      </w:pPr>
      <w:r>
        <w:rPr>
          <w:rFonts w:ascii="Times New Roman" w:hAnsi="Times New Roman" w:cs="Times New Roman"/>
        </w:rPr>
        <w:t>9. IPD-IMGT/HLA Database Statistics [Электронный ресурс]. URL</w:t>
      </w:r>
      <w:r w:rsidRPr="00400561">
        <w:rPr>
          <w:rFonts w:ascii="Times New Roman" w:hAnsi="Times New Roman" w:cs="Times New Roman"/>
          <w:lang w:val="ru-RU"/>
        </w:rPr>
        <w:t xml:space="preserve">: </w:t>
      </w:r>
      <w:r>
        <w:rPr>
          <w:rFonts w:ascii="Times New Roman" w:hAnsi="Times New Roman" w:cs="Times New Roman"/>
        </w:rPr>
        <w:t>https</w:t>
      </w:r>
      <w:r w:rsidRPr="00400561">
        <w:rPr>
          <w:rFonts w:ascii="Times New Roman" w:hAnsi="Times New Roman" w:cs="Times New Roman"/>
          <w:lang w:val="ru-RU"/>
        </w:rPr>
        <w:t>://</w:t>
      </w:r>
      <w:r>
        <w:rPr>
          <w:rFonts w:ascii="Times New Roman" w:hAnsi="Times New Roman" w:cs="Times New Roman"/>
        </w:rPr>
        <w:t>www</w:t>
      </w:r>
      <w:r w:rsidRPr="00400561">
        <w:rPr>
          <w:rFonts w:ascii="Times New Roman" w:hAnsi="Times New Roman" w:cs="Times New Roman"/>
          <w:lang w:val="ru-RU"/>
        </w:rPr>
        <w:t>.</w:t>
      </w:r>
      <w:r>
        <w:rPr>
          <w:rFonts w:ascii="Times New Roman" w:hAnsi="Times New Roman" w:cs="Times New Roman"/>
        </w:rPr>
        <w:t>ebi</w:t>
      </w:r>
      <w:r w:rsidRPr="00400561">
        <w:rPr>
          <w:rFonts w:ascii="Times New Roman" w:hAnsi="Times New Roman" w:cs="Times New Roman"/>
          <w:lang w:val="ru-RU"/>
        </w:rPr>
        <w:t>.</w:t>
      </w:r>
      <w:r>
        <w:rPr>
          <w:rFonts w:ascii="Times New Roman" w:hAnsi="Times New Roman" w:cs="Times New Roman"/>
        </w:rPr>
        <w:t>ac</w:t>
      </w:r>
      <w:r w:rsidRPr="00400561">
        <w:rPr>
          <w:rFonts w:ascii="Times New Roman" w:hAnsi="Times New Roman" w:cs="Times New Roman"/>
          <w:lang w:val="ru-RU"/>
        </w:rPr>
        <w:t>.</w:t>
      </w:r>
      <w:r>
        <w:rPr>
          <w:rFonts w:ascii="Times New Roman" w:hAnsi="Times New Roman" w:cs="Times New Roman"/>
        </w:rPr>
        <w:t>uk</w:t>
      </w:r>
      <w:r w:rsidRPr="00400561">
        <w:rPr>
          <w:rFonts w:ascii="Times New Roman" w:hAnsi="Times New Roman" w:cs="Times New Roman"/>
          <w:lang w:val="ru-RU"/>
        </w:rPr>
        <w:t>/</w:t>
      </w:r>
      <w:r>
        <w:rPr>
          <w:rFonts w:ascii="Times New Roman" w:hAnsi="Times New Roman" w:cs="Times New Roman"/>
        </w:rPr>
        <w:t>ipd</w:t>
      </w:r>
      <w:r w:rsidRPr="00400561">
        <w:rPr>
          <w:rFonts w:ascii="Times New Roman" w:hAnsi="Times New Roman" w:cs="Times New Roman"/>
          <w:lang w:val="ru-RU"/>
        </w:rPr>
        <w:t>/</w:t>
      </w:r>
      <w:r>
        <w:rPr>
          <w:rFonts w:ascii="Times New Roman" w:hAnsi="Times New Roman" w:cs="Times New Roman"/>
        </w:rPr>
        <w:t>imgt</w:t>
      </w:r>
      <w:r w:rsidRPr="00400561">
        <w:rPr>
          <w:rFonts w:ascii="Times New Roman" w:hAnsi="Times New Roman" w:cs="Times New Roman"/>
          <w:lang w:val="ru-RU"/>
        </w:rPr>
        <w:t>/</w:t>
      </w:r>
      <w:r>
        <w:rPr>
          <w:rFonts w:ascii="Times New Roman" w:hAnsi="Times New Roman" w:cs="Times New Roman"/>
        </w:rPr>
        <w:t>hla</w:t>
      </w:r>
      <w:r w:rsidRPr="00400561">
        <w:rPr>
          <w:rFonts w:ascii="Times New Roman" w:hAnsi="Times New Roman" w:cs="Times New Roman"/>
          <w:lang w:val="ru-RU"/>
        </w:rPr>
        <w:t>/</w:t>
      </w:r>
      <w:r>
        <w:rPr>
          <w:rFonts w:ascii="Times New Roman" w:hAnsi="Times New Roman" w:cs="Times New Roman"/>
        </w:rPr>
        <w:t>about</w:t>
      </w:r>
      <w:r w:rsidRPr="00400561">
        <w:rPr>
          <w:rFonts w:ascii="Times New Roman" w:hAnsi="Times New Roman" w:cs="Times New Roman"/>
          <w:lang w:val="ru-RU"/>
        </w:rPr>
        <w:t>/</w:t>
      </w:r>
      <w:r>
        <w:rPr>
          <w:rFonts w:ascii="Times New Roman" w:hAnsi="Times New Roman" w:cs="Times New Roman"/>
        </w:rPr>
        <w:t>statistics</w:t>
      </w:r>
      <w:r w:rsidRPr="00400561">
        <w:rPr>
          <w:rFonts w:ascii="Times New Roman" w:hAnsi="Times New Roman" w:cs="Times New Roman"/>
          <w:lang w:val="ru-RU"/>
        </w:rPr>
        <w:t>/ (дата обращения: 27.02.2023).</w:t>
      </w:r>
    </w:p>
    <w:p w14:paraId="3216E7A8" w14:textId="77777777" w:rsidR="00400561" w:rsidRDefault="00400561" w:rsidP="00400561">
      <w:pPr>
        <w:pStyle w:val="af8"/>
        <w:rPr>
          <w:rFonts w:ascii="Times New Roman" w:hAnsi="Times New Roman" w:cs="Times New Roman"/>
        </w:rPr>
      </w:pPr>
      <w:r>
        <w:rPr>
          <w:rFonts w:ascii="Times New Roman" w:hAnsi="Times New Roman" w:cs="Times New Roman"/>
        </w:rPr>
        <w:t>10. Cao K. Analysis of the frequencies of HLA-A, B, and C alleles and haplotypes in the five major ethnic groups of the United States reveals high levels of diversity in these loci and contrasting distribution patterns in these populations / Cao K., Hollenbach J., Shi X., Shi W., Chopek M., Fernández-Viña M.A. // Human Immunology – 2001. – Т. 62 – № 9 – С.1009–1030.</w:t>
      </w:r>
    </w:p>
    <w:p w14:paraId="33C1F565" w14:textId="77777777" w:rsidR="00400561" w:rsidRDefault="00400561" w:rsidP="00400561">
      <w:pPr>
        <w:pStyle w:val="af8"/>
        <w:rPr>
          <w:rFonts w:ascii="Times New Roman" w:hAnsi="Times New Roman" w:cs="Times New Roman"/>
        </w:rPr>
      </w:pPr>
      <w:r>
        <w:rPr>
          <w:rFonts w:ascii="Times New Roman" w:hAnsi="Times New Roman" w:cs="Times New Roman"/>
        </w:rPr>
        <w:t>11. Autoimmunity: From Bench to Bedside / / под ред. J.-M. Anaya, Y. Shoenfeld, A. Rojas-Villarraga, R.A. Levy, R. Cervera. – – Bogota (Colombia): El Rosario University Press, 2013.</w:t>
      </w:r>
    </w:p>
    <w:p w14:paraId="32EFE39B" w14:textId="77777777" w:rsidR="00400561" w:rsidRDefault="00400561" w:rsidP="00400561">
      <w:pPr>
        <w:pStyle w:val="af8"/>
        <w:rPr>
          <w:rFonts w:ascii="Times New Roman" w:hAnsi="Times New Roman" w:cs="Times New Roman"/>
        </w:rPr>
      </w:pPr>
      <w:r w:rsidRPr="00400561">
        <w:rPr>
          <w:rFonts w:ascii="Times New Roman" w:hAnsi="Times New Roman" w:cs="Times New Roman"/>
          <w:lang w:val="ru-RU"/>
        </w:rPr>
        <w:t xml:space="preserve">12. Мерфи К.Иммунобиология по Джанвею / К. Мерфи, К. Уивер – Москва: Логосфера, 2020. </w:t>
      </w:r>
      <w:r>
        <w:rPr>
          <w:rFonts w:ascii="Times New Roman" w:hAnsi="Times New Roman" w:cs="Times New Roman"/>
        </w:rPr>
        <w:t>Вып. 9– 1184c.</w:t>
      </w:r>
    </w:p>
    <w:p w14:paraId="37FB88D3" w14:textId="77777777" w:rsidR="00400561" w:rsidRDefault="00400561" w:rsidP="00400561">
      <w:pPr>
        <w:pStyle w:val="af8"/>
        <w:rPr>
          <w:rFonts w:ascii="Times New Roman" w:hAnsi="Times New Roman" w:cs="Times New Roman"/>
        </w:rPr>
      </w:pPr>
      <w:r>
        <w:rPr>
          <w:rFonts w:ascii="Times New Roman" w:hAnsi="Times New Roman" w:cs="Times New Roman"/>
        </w:rPr>
        <w:t>13. Lanier L.L. NK CELL RECOGNITION / Lanier L.L. // Annual Review of Immunology – 2005. – Т. 23 – № 1 – С.225–274.</w:t>
      </w:r>
    </w:p>
    <w:p w14:paraId="47BCE67C" w14:textId="77777777" w:rsidR="00400561" w:rsidRDefault="00400561" w:rsidP="00400561">
      <w:pPr>
        <w:pStyle w:val="af8"/>
        <w:rPr>
          <w:rFonts w:ascii="Times New Roman" w:hAnsi="Times New Roman" w:cs="Times New Roman"/>
        </w:rPr>
      </w:pPr>
      <w:r>
        <w:rPr>
          <w:rFonts w:ascii="Times New Roman" w:hAnsi="Times New Roman" w:cs="Times New Roman"/>
        </w:rPr>
        <w:t>14. Alfonso C. Nonclassical MHC Class II Molecules / Alfonso C., Karlsson L. // Annual Review of Immunology – 2000. – Т. 18 – № 1 – С.113–142.</w:t>
      </w:r>
    </w:p>
    <w:p w14:paraId="34E3091A" w14:textId="77777777" w:rsidR="00400561" w:rsidRPr="00400561" w:rsidRDefault="00400561" w:rsidP="00400561">
      <w:pPr>
        <w:pStyle w:val="af8"/>
        <w:rPr>
          <w:rFonts w:ascii="Times New Roman" w:hAnsi="Times New Roman" w:cs="Times New Roman"/>
          <w:lang w:val="ru-RU"/>
        </w:rPr>
      </w:pPr>
      <w:r w:rsidRPr="00400561">
        <w:rPr>
          <w:rFonts w:ascii="Times New Roman" w:hAnsi="Times New Roman" w:cs="Times New Roman"/>
          <w:lang w:val="ru-RU"/>
        </w:rPr>
        <w:lastRenderedPageBreak/>
        <w:t>15. Тибирькова Е.В. РОЛЬ ИММУНОЛОГИЧЕСКОЙ ТОЛЕРАНТНОСТИ  В ПОДДЕРЖАНИИ ГОМЕОСТАЗА / Тибирькова Е.В., Белан Э.Б., Желтова А.А., Садчикова Т.Л.</w:t>
      </w:r>
    </w:p>
    <w:p w14:paraId="04E0ED0F" w14:textId="77777777" w:rsidR="00400561" w:rsidRDefault="00400561" w:rsidP="00400561">
      <w:pPr>
        <w:pStyle w:val="af8"/>
        <w:rPr>
          <w:rFonts w:ascii="Times New Roman" w:hAnsi="Times New Roman" w:cs="Times New Roman"/>
        </w:rPr>
      </w:pPr>
      <w:r>
        <w:rPr>
          <w:rFonts w:ascii="Times New Roman" w:hAnsi="Times New Roman" w:cs="Times New Roman"/>
        </w:rPr>
        <w:t>16. Deakin J.E. Evolution and comparative analysis of the MHC Class III inflammatory region / Deakin J.E., Papenfuss A.T., Belov K., Cross J.G., Coggill P., Palmer S., Sims S., Speed T.P., Beck S., Graves J.A.M. // BMC Genomics – 2006. – Т. 7 – № 1 – С.281.</w:t>
      </w:r>
    </w:p>
    <w:p w14:paraId="43F31E48" w14:textId="77777777" w:rsidR="00400561" w:rsidRDefault="00400561" w:rsidP="00400561">
      <w:pPr>
        <w:pStyle w:val="af8"/>
        <w:rPr>
          <w:rFonts w:ascii="Times New Roman" w:hAnsi="Times New Roman" w:cs="Times New Roman"/>
        </w:rPr>
      </w:pPr>
      <w:r>
        <w:rPr>
          <w:rFonts w:ascii="Times New Roman" w:hAnsi="Times New Roman" w:cs="Times New Roman"/>
        </w:rPr>
        <w:t>17. Bjorkman P.J. The foreign antigen binding site and T cell recognition regions of class I histocompatibility antigens / Bjorkman P.J., Saper M.A., Samraoui B., Bennett W.S., Strominger J.L., Wiley D.C. // Nature – 1987. – Т. 329 – № 6139 – С.512–518.</w:t>
      </w:r>
    </w:p>
    <w:p w14:paraId="60DD9515" w14:textId="77777777" w:rsidR="00400561" w:rsidRDefault="00400561" w:rsidP="00400561">
      <w:pPr>
        <w:pStyle w:val="af8"/>
        <w:rPr>
          <w:rFonts w:ascii="Times New Roman" w:hAnsi="Times New Roman" w:cs="Times New Roman"/>
        </w:rPr>
      </w:pPr>
      <w:r>
        <w:rPr>
          <w:rFonts w:ascii="Times New Roman" w:hAnsi="Times New Roman" w:cs="Times New Roman"/>
        </w:rPr>
        <w:t>18. Meusser B. ERAD: the long road to destruction / Meusser B., Hirsch C., Jarosch E., Sommer T. // Nature Cell Biology – 2005. – Т. 7 – № 8 – С.766–772.</w:t>
      </w:r>
    </w:p>
    <w:p w14:paraId="2FAD3A2B" w14:textId="77777777" w:rsidR="00400561" w:rsidRDefault="00400561" w:rsidP="00400561">
      <w:pPr>
        <w:pStyle w:val="af8"/>
        <w:rPr>
          <w:rFonts w:ascii="Times New Roman" w:hAnsi="Times New Roman" w:cs="Times New Roman"/>
        </w:rPr>
      </w:pPr>
      <w:r>
        <w:rPr>
          <w:rFonts w:ascii="Times New Roman" w:hAnsi="Times New Roman" w:cs="Times New Roman"/>
        </w:rPr>
        <w:t>19. Trolle T. The Length Distribution of Class I–Restricted T Cell Epitopes Is Determined by Both Peptide Supply and MHC Allele–Specific Binding Preference / Trolle T., McMurtrey C.P., Sidney J., Bardet W., Osborn S.C., Kaever T., Sette A., Hildebrand W.H., Nielsen M., Peters B. // The Journal of Immunology – 2016. – Т. 196 – № 4 – С.1480–1487.</w:t>
      </w:r>
    </w:p>
    <w:p w14:paraId="239D60E9" w14:textId="77777777" w:rsidR="00400561" w:rsidRDefault="00400561" w:rsidP="00400561">
      <w:pPr>
        <w:pStyle w:val="af8"/>
        <w:rPr>
          <w:rFonts w:ascii="Times New Roman" w:hAnsi="Times New Roman" w:cs="Times New Roman"/>
        </w:rPr>
      </w:pPr>
      <w:r>
        <w:rPr>
          <w:rFonts w:ascii="Times New Roman" w:hAnsi="Times New Roman" w:cs="Times New Roman"/>
        </w:rPr>
        <w:t>20. Bjorkman P.J. Structures of two classes of MHC molecules elucidated: crucial differences and similarities / Bjorkman P.J., Burmeister W.P. // Current Opinion in Structural Biology – 1994. – Т. 4 – № 6 – С.852–856.</w:t>
      </w:r>
    </w:p>
    <w:p w14:paraId="679B8397" w14:textId="77777777" w:rsidR="00400561" w:rsidRDefault="00400561" w:rsidP="00400561">
      <w:pPr>
        <w:pStyle w:val="af8"/>
        <w:rPr>
          <w:rFonts w:ascii="Times New Roman" w:hAnsi="Times New Roman" w:cs="Times New Roman"/>
        </w:rPr>
      </w:pPr>
      <w:r>
        <w:rPr>
          <w:rFonts w:ascii="Times New Roman" w:hAnsi="Times New Roman" w:cs="Times New Roman"/>
        </w:rPr>
        <w:t>21. White K.D. HLA and the Pharmacogenomics of Drug Hypersensitivity Elsevier, 2014. – 437–465с.</w:t>
      </w:r>
    </w:p>
    <w:p w14:paraId="5414137E" w14:textId="77777777" w:rsidR="00400561" w:rsidRDefault="00400561" w:rsidP="00400561">
      <w:pPr>
        <w:pStyle w:val="af8"/>
        <w:rPr>
          <w:rFonts w:ascii="Times New Roman" w:hAnsi="Times New Roman" w:cs="Times New Roman"/>
        </w:rPr>
      </w:pPr>
      <w:r>
        <w:rPr>
          <w:rFonts w:ascii="Times New Roman" w:hAnsi="Times New Roman" w:cs="Times New Roman"/>
        </w:rPr>
        <w:t>22. Matsumura M. Emerging Principles for the Recognition of Peptide Antigens by MHC Class I Molecules / Matsumura M., Fremont D.H., Peterson P.A., Wilson  lan A. // Science – 1992. – Т. 257 – № 5072 – С.927–934.</w:t>
      </w:r>
    </w:p>
    <w:p w14:paraId="213CA83C" w14:textId="77777777" w:rsidR="00400561" w:rsidRDefault="00400561" w:rsidP="00400561">
      <w:pPr>
        <w:pStyle w:val="af8"/>
        <w:rPr>
          <w:rFonts w:ascii="Times New Roman" w:hAnsi="Times New Roman" w:cs="Times New Roman"/>
        </w:rPr>
      </w:pPr>
      <w:r>
        <w:rPr>
          <w:rFonts w:ascii="Times New Roman" w:hAnsi="Times New Roman" w:cs="Times New Roman"/>
        </w:rPr>
        <w:t>23. Bjorkman P.J. Structures of two classes of MHC molecules elucidated: crucial differences and similarities / Bjorkman P.J., Burmeister W.P. // Current Opinion in Structural Biology – 1994. – Т. 4 – № 6 – С.852–856.</w:t>
      </w:r>
    </w:p>
    <w:p w14:paraId="2F0EC902" w14:textId="77777777" w:rsidR="00400561" w:rsidRDefault="00400561" w:rsidP="00400561">
      <w:pPr>
        <w:pStyle w:val="af8"/>
        <w:rPr>
          <w:rFonts w:ascii="Times New Roman" w:hAnsi="Times New Roman" w:cs="Times New Roman"/>
        </w:rPr>
      </w:pPr>
      <w:r>
        <w:rPr>
          <w:rFonts w:ascii="Times New Roman" w:hAnsi="Times New Roman" w:cs="Times New Roman"/>
        </w:rPr>
        <w:t>24. Hewitt E.W. The MHC class I antigen presentation pathway: strategies for viral immune evasion / Hewitt E.W. // Immunology – 2003. – Т. 110 – № 2 – С.163–169.</w:t>
      </w:r>
    </w:p>
    <w:p w14:paraId="654228F1" w14:textId="77777777" w:rsidR="00400561" w:rsidRDefault="00400561" w:rsidP="00400561">
      <w:pPr>
        <w:pStyle w:val="af8"/>
        <w:rPr>
          <w:rFonts w:ascii="Times New Roman" w:hAnsi="Times New Roman" w:cs="Times New Roman"/>
        </w:rPr>
      </w:pPr>
      <w:r>
        <w:rPr>
          <w:rFonts w:ascii="Times New Roman" w:hAnsi="Times New Roman" w:cs="Times New Roman"/>
        </w:rPr>
        <w:t>25. Rutigliano H.M. Trophoblast Major Histocompatibility Complex Class I Expression Is Associated with Immune-Mediated Rejection of Bovine Fetuses Produced by Cloning / Rutigliano H.M., Thomas A.J., Wilhelm A., Sessions B.R., Hicks B.A., Schlafer D.H., White K.L., Davies C.J. // Biology of Reproduction – 2016. – Т. 95 – № 2 – С.39–39.</w:t>
      </w:r>
    </w:p>
    <w:p w14:paraId="36298FE0" w14:textId="77777777" w:rsidR="00400561" w:rsidRDefault="00400561" w:rsidP="00400561">
      <w:pPr>
        <w:pStyle w:val="af8"/>
        <w:rPr>
          <w:rFonts w:ascii="Times New Roman" w:hAnsi="Times New Roman" w:cs="Times New Roman"/>
        </w:rPr>
      </w:pPr>
      <w:r>
        <w:rPr>
          <w:rFonts w:ascii="Times New Roman" w:hAnsi="Times New Roman" w:cs="Times New Roman"/>
        </w:rPr>
        <w:t>26. Ting J.P.-Y. Genetic Control of MHC Class II Expression / Ting J.P.-Y., Trowsdale J. // Cell – 2002. – Т. 109 – № 2 – С.S21–S33.</w:t>
      </w:r>
    </w:p>
    <w:p w14:paraId="7381548C" w14:textId="77777777" w:rsidR="00400561" w:rsidRDefault="00400561" w:rsidP="00400561">
      <w:pPr>
        <w:pStyle w:val="af8"/>
        <w:rPr>
          <w:rFonts w:ascii="Times New Roman" w:hAnsi="Times New Roman" w:cs="Times New Roman"/>
        </w:rPr>
      </w:pPr>
      <w:r>
        <w:rPr>
          <w:rFonts w:ascii="Times New Roman" w:hAnsi="Times New Roman" w:cs="Times New Roman"/>
        </w:rPr>
        <w:t>27. Rock K.L. Present Yourself! By MHC Class I and MHC Class II Molecules / Rock K.L., Reits E., Neefjes J. // Trends in Immunology – 2016. – Т. 37 – № 11 – С.724–737.</w:t>
      </w:r>
    </w:p>
    <w:p w14:paraId="43956656" w14:textId="77777777" w:rsidR="00400561" w:rsidRDefault="00400561" w:rsidP="00400561">
      <w:pPr>
        <w:pStyle w:val="af8"/>
        <w:rPr>
          <w:rFonts w:ascii="Times New Roman" w:hAnsi="Times New Roman" w:cs="Times New Roman"/>
        </w:rPr>
      </w:pPr>
      <w:r>
        <w:rPr>
          <w:rFonts w:ascii="Times New Roman" w:hAnsi="Times New Roman" w:cs="Times New Roman"/>
        </w:rPr>
        <w:t>28. Bevan M.J. Cross-priming / Bevan M.J. // Nature Immunology – 2006. – Т. 7 – № 4 – С.363–365.</w:t>
      </w:r>
    </w:p>
    <w:p w14:paraId="5583C53C" w14:textId="77777777" w:rsidR="00400561" w:rsidRDefault="00400561" w:rsidP="00400561">
      <w:pPr>
        <w:pStyle w:val="af8"/>
        <w:rPr>
          <w:rFonts w:ascii="Times New Roman" w:hAnsi="Times New Roman" w:cs="Times New Roman"/>
        </w:rPr>
      </w:pPr>
      <w:r>
        <w:rPr>
          <w:rFonts w:ascii="Times New Roman" w:hAnsi="Times New Roman" w:cs="Times New Roman"/>
        </w:rPr>
        <w:t>29. Pishesha N. A guide to antigen processing and presentation / Pishesha N., Harmand T.J., Ploegh H.L. // Nature Reviews Immunology – 2022. – Т. 22 – № 12 – С.751–764.</w:t>
      </w:r>
    </w:p>
    <w:p w14:paraId="3B328064"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30. Gong B. The Ubiquitin-Proteasome System: Potential Therapeutic Targets for Alzheimer’s Disease and Spinal Cord Injury / Gong B., Radulovic M., Figueiredo-Pereira M.E., Cardozo C. // Frontiers in Molecular Neuroscience – 2016. – Т. 9.</w:t>
      </w:r>
    </w:p>
    <w:p w14:paraId="1B743DE5" w14:textId="77777777" w:rsidR="00400561" w:rsidRDefault="00400561" w:rsidP="00400561">
      <w:pPr>
        <w:pStyle w:val="af8"/>
        <w:rPr>
          <w:rFonts w:ascii="Times New Roman" w:hAnsi="Times New Roman" w:cs="Times New Roman"/>
        </w:rPr>
      </w:pPr>
      <w:r>
        <w:rPr>
          <w:rFonts w:ascii="Times New Roman" w:hAnsi="Times New Roman" w:cs="Times New Roman"/>
        </w:rPr>
        <w:t>31. Tanaka K. The proteasome: Overview of structure and functions / Tanaka K. // Proceedings of the Japan Academy, Series B – 2009. – Т. 85 – № 1 – С.12–36.</w:t>
      </w:r>
    </w:p>
    <w:p w14:paraId="55772B32" w14:textId="77777777" w:rsidR="00400561" w:rsidRDefault="00400561" w:rsidP="00400561">
      <w:pPr>
        <w:pStyle w:val="af8"/>
        <w:rPr>
          <w:rFonts w:ascii="Times New Roman" w:hAnsi="Times New Roman" w:cs="Times New Roman"/>
        </w:rPr>
      </w:pPr>
      <w:r>
        <w:rPr>
          <w:rFonts w:ascii="Times New Roman" w:hAnsi="Times New Roman" w:cs="Times New Roman"/>
        </w:rPr>
        <w:t>32. Kloetzel P.-M. Antigen processing by the proteasome / Kloetzel P.-M. // Nature Reviews Molecular Cell Biology – 2001. – Т. 2 – № 3 – С.179–188.</w:t>
      </w:r>
    </w:p>
    <w:p w14:paraId="57C0EF0F" w14:textId="77777777" w:rsidR="00400561" w:rsidRDefault="00400561" w:rsidP="00400561">
      <w:pPr>
        <w:pStyle w:val="af8"/>
        <w:rPr>
          <w:rFonts w:ascii="Times New Roman" w:hAnsi="Times New Roman" w:cs="Times New Roman"/>
        </w:rPr>
      </w:pPr>
      <w:r>
        <w:rPr>
          <w:rFonts w:ascii="Times New Roman" w:hAnsi="Times New Roman" w:cs="Times New Roman"/>
        </w:rPr>
        <w:t>33. Murata S. The immunoproteasome and thymoproteasome: functions, evolution and human disease / Murata S., Takahama Y., Kasahara M., Tanaka K. // Nature Immunology – 2018. – Т. 19 – № 9 – С.923–931.</w:t>
      </w:r>
    </w:p>
    <w:p w14:paraId="1FA000BF" w14:textId="77777777" w:rsidR="00400561" w:rsidRDefault="00400561" w:rsidP="00400561">
      <w:pPr>
        <w:pStyle w:val="af8"/>
        <w:rPr>
          <w:rFonts w:ascii="Times New Roman" w:hAnsi="Times New Roman" w:cs="Times New Roman"/>
        </w:rPr>
      </w:pPr>
      <w:r>
        <w:rPr>
          <w:rFonts w:ascii="Times New Roman" w:hAnsi="Times New Roman" w:cs="Times New Roman"/>
        </w:rPr>
        <w:t xml:space="preserve">34. Murata S. Regulation of CD8 </w:t>
      </w:r>
      <w:r>
        <w:rPr>
          <w:rFonts w:ascii="Times New Roman" w:hAnsi="Times New Roman" w:cs="Times New Roman"/>
          <w:vertAlign w:val="superscript"/>
        </w:rPr>
        <w:t>+</w:t>
      </w:r>
      <w:r>
        <w:rPr>
          <w:rFonts w:ascii="Times New Roman" w:hAnsi="Times New Roman" w:cs="Times New Roman"/>
        </w:rPr>
        <w:t xml:space="preserve"> T Cell Development by Thymus-Specific Proteasomes / Murata S., Sasaki K., Kishimoto T., Niwa S., Hayashi H., Takahama Y., Tanaka K. // Science – 2007. – Т. 316 – № 5829 – С.1349–1353.</w:t>
      </w:r>
    </w:p>
    <w:p w14:paraId="5849613F" w14:textId="77777777" w:rsidR="00400561" w:rsidRDefault="00400561" w:rsidP="00400561">
      <w:pPr>
        <w:pStyle w:val="af8"/>
        <w:rPr>
          <w:rFonts w:ascii="Times New Roman" w:hAnsi="Times New Roman" w:cs="Times New Roman"/>
        </w:rPr>
      </w:pPr>
      <w:r>
        <w:rPr>
          <w:rFonts w:ascii="Times New Roman" w:hAnsi="Times New Roman" w:cs="Times New Roman"/>
        </w:rPr>
        <w:t>35. Harris J.L. Substrate specificity of the human proteasome / Harris J.L., Alper P.B., Li J., Rechsteiner M., Backes B.J. – С.11.</w:t>
      </w:r>
    </w:p>
    <w:p w14:paraId="1224A121" w14:textId="77777777" w:rsidR="00400561" w:rsidRDefault="00400561" w:rsidP="00400561">
      <w:pPr>
        <w:pStyle w:val="af8"/>
        <w:rPr>
          <w:rFonts w:ascii="Times New Roman" w:hAnsi="Times New Roman" w:cs="Times New Roman"/>
        </w:rPr>
      </w:pPr>
      <w:r>
        <w:rPr>
          <w:rFonts w:ascii="Times New Roman" w:hAnsi="Times New Roman" w:cs="Times New Roman"/>
        </w:rPr>
        <w:t>36. Takahama Y. β5t-containing thymoproteasome: specific expression in thymic cortical epithelial cells and role in positive selection of CD8+ T cells / Takahama Y., Takada K., Murata S., Tanaka K. // Current Opinion in Immunology – 2012. – Т. 24 – № 1 – С.92–98.</w:t>
      </w:r>
    </w:p>
    <w:p w14:paraId="22463067" w14:textId="77777777" w:rsidR="00400561" w:rsidRDefault="00400561" w:rsidP="00400561">
      <w:pPr>
        <w:pStyle w:val="af8"/>
        <w:rPr>
          <w:rFonts w:ascii="Times New Roman" w:hAnsi="Times New Roman" w:cs="Times New Roman"/>
        </w:rPr>
      </w:pPr>
      <w:r>
        <w:rPr>
          <w:rFonts w:ascii="Times New Roman" w:hAnsi="Times New Roman" w:cs="Times New Roman"/>
        </w:rPr>
        <w:t>37. Kniepert A. The unique functions of tissue-specific proteasomes / Kniepert A., Groettrup M. // Trends in Biochemical Sciences – 2014. – Т. 39 – № 1 – С.17–24.</w:t>
      </w:r>
    </w:p>
    <w:p w14:paraId="79BBA8D8" w14:textId="77777777" w:rsidR="00400561" w:rsidRDefault="00400561" w:rsidP="00400561">
      <w:pPr>
        <w:pStyle w:val="af8"/>
        <w:rPr>
          <w:rFonts w:ascii="Times New Roman" w:hAnsi="Times New Roman" w:cs="Times New Roman"/>
        </w:rPr>
      </w:pPr>
      <w:r>
        <w:rPr>
          <w:rFonts w:ascii="Times New Roman" w:hAnsi="Times New Roman" w:cs="Times New Roman"/>
        </w:rPr>
        <w:t>38. Mediani L. Defective ribosomal products challenge nuclear function by impairing nuclear condensate dynamics and immobilizing ubiquitin / Mediani L., Guillén‐Boixet J., Vinet J., Franzmann T.M., Bigi I., Mateju D., Carrà A.D., Morelli F.F., Tiago T., Poser I., Alberti S., Carra S. // The EMBO Journal – 2019. – Т. 38 – № 15.</w:t>
      </w:r>
    </w:p>
    <w:p w14:paraId="2F4966F9" w14:textId="77777777" w:rsidR="00400561" w:rsidRDefault="00400561" w:rsidP="00400561">
      <w:pPr>
        <w:pStyle w:val="af8"/>
        <w:rPr>
          <w:rFonts w:ascii="Times New Roman" w:hAnsi="Times New Roman" w:cs="Times New Roman"/>
        </w:rPr>
      </w:pPr>
      <w:r>
        <w:rPr>
          <w:rFonts w:ascii="Times New Roman" w:hAnsi="Times New Roman" w:cs="Times New Roman"/>
        </w:rPr>
        <w:t>39. Dolan B.P. Defective Ribosomal Products Are the Major Source of Antigenic Peptides Endogenously Generated from Influenza A Virus Neuraminidase / Dolan B.P., Li L., Takeda K., Bennink J.R., Yewdell J.W. // The Journal of Immunology – 2010. – Т. 184 – № 3 – С.1419–1424.</w:t>
      </w:r>
    </w:p>
    <w:p w14:paraId="2E0025B7" w14:textId="77777777" w:rsidR="00400561" w:rsidRDefault="00400561" w:rsidP="00400561">
      <w:pPr>
        <w:pStyle w:val="af8"/>
        <w:rPr>
          <w:rFonts w:ascii="Times New Roman" w:hAnsi="Times New Roman" w:cs="Times New Roman"/>
        </w:rPr>
      </w:pPr>
      <w:r>
        <w:rPr>
          <w:rFonts w:ascii="Times New Roman" w:hAnsi="Times New Roman" w:cs="Times New Roman"/>
        </w:rPr>
        <w:t>40. Suzuki T. The cytoplasmic peptide:N-glycanase (NGLY1) — Structure, expression and cellular functions / Suzuki T., Huang C., Fujihira H. // Gene – 2016. – Т. 577 – № 1 – С.1–7.</w:t>
      </w:r>
    </w:p>
    <w:p w14:paraId="56B3AD5A" w14:textId="77777777" w:rsidR="00400561" w:rsidRDefault="00400561" w:rsidP="00400561">
      <w:pPr>
        <w:pStyle w:val="af8"/>
        <w:rPr>
          <w:rFonts w:ascii="Times New Roman" w:hAnsi="Times New Roman" w:cs="Times New Roman"/>
        </w:rPr>
      </w:pPr>
      <w:r>
        <w:rPr>
          <w:rFonts w:ascii="Times New Roman" w:hAnsi="Times New Roman" w:cs="Times New Roman"/>
        </w:rPr>
        <w:t>41. Kasteren S.I. van Chemical biology of antigen presentation by MHC molecules / Kasteren S.I. van, Overkleeft H., Ovaa H., Neefjes J. // Current Opinion in Immunology – 2014. – Т. 26 – С.21–31.</w:t>
      </w:r>
    </w:p>
    <w:p w14:paraId="460E47A9" w14:textId="77777777" w:rsidR="00400561" w:rsidRDefault="00400561" w:rsidP="00400561">
      <w:pPr>
        <w:pStyle w:val="af8"/>
        <w:rPr>
          <w:rFonts w:ascii="Times New Roman" w:hAnsi="Times New Roman" w:cs="Times New Roman"/>
        </w:rPr>
      </w:pPr>
      <w:r>
        <w:rPr>
          <w:rFonts w:ascii="Times New Roman" w:hAnsi="Times New Roman" w:cs="Times New Roman"/>
        </w:rPr>
        <w:t>42. Hanada K. Immune recognition of a human renal cancer antigen through post-translational protein splicing / Hanada K., Yewdell J.W., Yang J.C. // Nature – 2004. – Т. 427 – № 6971 – С.252–256.</w:t>
      </w:r>
    </w:p>
    <w:p w14:paraId="2CE002CD" w14:textId="77777777" w:rsidR="00400561" w:rsidRDefault="00400561" w:rsidP="00400561">
      <w:pPr>
        <w:pStyle w:val="af8"/>
        <w:rPr>
          <w:rFonts w:ascii="Times New Roman" w:hAnsi="Times New Roman" w:cs="Times New Roman"/>
        </w:rPr>
      </w:pPr>
      <w:r>
        <w:rPr>
          <w:rFonts w:ascii="Times New Roman" w:hAnsi="Times New Roman" w:cs="Times New Roman"/>
        </w:rPr>
        <w:t>43. Admon A. Are There Indeed Spliced Peptides in the Immunopeptidome? / Admon A. // Molecular &amp; Cellular Proteomics – 2021. – Т. 20 – С.100099.</w:t>
      </w:r>
    </w:p>
    <w:p w14:paraId="28D8353C"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44. Vigneron N. Peptide splicing by the proteasome / Vigneron N., Ferrari V., Stroobant V., Abi Habib J., Van den Eynde B.J. // Journal of Biological Chemistry – 2017. – Т. 292 – № 51 – С.21170–21179.</w:t>
      </w:r>
    </w:p>
    <w:p w14:paraId="097F1292" w14:textId="77777777" w:rsidR="00400561" w:rsidRDefault="00400561" w:rsidP="00400561">
      <w:pPr>
        <w:pStyle w:val="af8"/>
        <w:rPr>
          <w:rFonts w:ascii="Times New Roman" w:hAnsi="Times New Roman" w:cs="Times New Roman"/>
        </w:rPr>
      </w:pPr>
      <w:r>
        <w:rPr>
          <w:rFonts w:ascii="Times New Roman" w:hAnsi="Times New Roman" w:cs="Times New Roman"/>
        </w:rPr>
        <w:t>45. Mansurkhodzhaev A. Proteasome-Generated cis-Spliced Peptides and Their Potential Role in CD8+ T Cell Tolerance / Mansurkhodzhaev A., Barbosa C.R.R., Mishto M., Liepe J. // Frontiers in Immunology – 2021. – Т. 12 – С.614276.</w:t>
      </w:r>
    </w:p>
    <w:p w14:paraId="6AF8215C" w14:textId="77777777" w:rsidR="00400561" w:rsidRDefault="00400561" w:rsidP="00400561">
      <w:pPr>
        <w:pStyle w:val="af8"/>
        <w:rPr>
          <w:rFonts w:ascii="Times New Roman" w:hAnsi="Times New Roman" w:cs="Times New Roman"/>
        </w:rPr>
      </w:pPr>
      <w:r>
        <w:rPr>
          <w:rFonts w:ascii="Times New Roman" w:hAnsi="Times New Roman" w:cs="Times New Roman"/>
        </w:rPr>
        <w:t>46. Mishto M. An in silico—in vitro Pipeline Identifying an HLA-A*02:01+ KRAS G12V+ Spliced Epitope Candidate for a Broad Tumor-Immune Response in Cancer Patients / Mishto M., Mansurkhodzhaev A., Ying G., Bitra A., Cordfunke R.A., Henze S., Paul D., Sidney J., Urlaub H., Neefjes J., Sette A., Zajonc D.M., Liepe J. // Frontiers in Immunology – 2019. – Т. 10 – С.2572.</w:t>
      </w:r>
    </w:p>
    <w:p w14:paraId="4C24BAB6" w14:textId="77777777" w:rsidR="00400561" w:rsidRDefault="00400561" w:rsidP="00400561">
      <w:pPr>
        <w:pStyle w:val="af8"/>
        <w:rPr>
          <w:rFonts w:ascii="Times New Roman" w:hAnsi="Times New Roman" w:cs="Times New Roman"/>
        </w:rPr>
      </w:pPr>
      <w:r>
        <w:rPr>
          <w:rFonts w:ascii="Times New Roman" w:hAnsi="Times New Roman" w:cs="Times New Roman"/>
        </w:rPr>
        <w:t>47. Kato K. Characterization of Proteasome-Generated Spliced Peptides Detected by Mass Spectrometry / Kato K., Nakatsugawa M., Tokita S., Hirohashi Y., Kubo T., Tsukahara T., Murata K., Chiba H., Takahashi H., Hirano N., Kanaseki T., Torigoe T. // The Journal of Immunology – 2022. – Т. 208 – № 12 – С.2856–2865.</w:t>
      </w:r>
    </w:p>
    <w:p w14:paraId="381BAE5C" w14:textId="77777777" w:rsidR="00400561" w:rsidRDefault="00400561" w:rsidP="00400561">
      <w:pPr>
        <w:pStyle w:val="af8"/>
        <w:rPr>
          <w:rFonts w:ascii="Times New Roman" w:hAnsi="Times New Roman" w:cs="Times New Roman"/>
        </w:rPr>
      </w:pPr>
      <w:r>
        <w:rPr>
          <w:rFonts w:ascii="Times New Roman" w:hAnsi="Times New Roman" w:cs="Times New Roman"/>
        </w:rPr>
        <w:t>48. Lichti C.F. Navigating Critical Challenges Associated with Immunopeptidomics-Based Detection of Proteasomal Spliced Peptide Candidates / Lichti C.F., Vigneron N., Clauser K.R., Van den Eynde B.J., Bassani-Sternberg M. // Cancer Immunology Research – 2022. – Т. 10 – № 3 – С.275–284.</w:t>
      </w:r>
    </w:p>
    <w:p w14:paraId="18FCDBE3" w14:textId="77777777" w:rsidR="00400561" w:rsidRDefault="00400561" w:rsidP="00400561">
      <w:pPr>
        <w:pStyle w:val="af8"/>
        <w:rPr>
          <w:rFonts w:ascii="Times New Roman" w:hAnsi="Times New Roman" w:cs="Times New Roman"/>
        </w:rPr>
      </w:pPr>
      <w:r>
        <w:rPr>
          <w:rFonts w:ascii="Times New Roman" w:hAnsi="Times New Roman" w:cs="Times New Roman"/>
        </w:rPr>
        <w:t>49. Liepe J. A large fraction of HLA class I ligands are proteasome-generated spliced peptides / Liepe J., Marino F., Sidney J., Jeko A., Bunting D.E., Sette A., Kloetzel P.M., Stumpf M.P.H., Heck A.J.R., Mishto M. // Science – 2016. – Т. 354 – № 6310 – С.354–358.</w:t>
      </w:r>
    </w:p>
    <w:p w14:paraId="378C4C7C" w14:textId="77777777" w:rsidR="00400561" w:rsidRDefault="00400561" w:rsidP="00400561">
      <w:pPr>
        <w:pStyle w:val="af8"/>
        <w:rPr>
          <w:rFonts w:ascii="Times New Roman" w:hAnsi="Times New Roman" w:cs="Times New Roman"/>
        </w:rPr>
      </w:pPr>
      <w:r>
        <w:rPr>
          <w:rFonts w:ascii="Times New Roman" w:hAnsi="Times New Roman" w:cs="Times New Roman"/>
        </w:rPr>
        <w:t>50. Vigneron N. Production of spliced peptides by the proteasome / Vigneron N., Stroobant V., Ferrari V., Abi Habib J., Van den Eynde B.J. // Molecular Immunology – 2019. – Т. 113 – С.93–102.</w:t>
      </w:r>
    </w:p>
    <w:p w14:paraId="1C5F13A8" w14:textId="77777777" w:rsidR="00400561" w:rsidRDefault="00400561" w:rsidP="00400561">
      <w:pPr>
        <w:pStyle w:val="af8"/>
        <w:rPr>
          <w:rFonts w:ascii="Times New Roman" w:hAnsi="Times New Roman" w:cs="Times New Roman"/>
        </w:rPr>
      </w:pPr>
      <w:r>
        <w:rPr>
          <w:rFonts w:ascii="Times New Roman" w:hAnsi="Times New Roman" w:cs="Times New Roman"/>
        </w:rPr>
        <w:t>51. Rock K.L. Protein degradation and the generation of MHC class I-presented peptides Elsevier, 2002. – 1–70с.</w:t>
      </w:r>
    </w:p>
    <w:p w14:paraId="0681C902" w14:textId="77777777" w:rsidR="00400561" w:rsidRDefault="00400561" w:rsidP="00400561">
      <w:pPr>
        <w:pStyle w:val="af8"/>
        <w:rPr>
          <w:rFonts w:ascii="Times New Roman" w:hAnsi="Times New Roman" w:cs="Times New Roman"/>
        </w:rPr>
      </w:pPr>
      <w:r>
        <w:rPr>
          <w:rFonts w:ascii="Times New Roman" w:hAnsi="Times New Roman" w:cs="Times New Roman"/>
        </w:rPr>
        <w:t>52. Craiu A. Two distinct proteolytic processes in the generation of a major histocompatibility complex class I-presented peptide / Craiu A., Akopian T., Goldberg A., Rock K.L. // Proceedings of the National Academy of Sciences – 1997. – Т. 94 – № 20 – С.10850–10855.</w:t>
      </w:r>
    </w:p>
    <w:p w14:paraId="3C091550" w14:textId="77777777" w:rsidR="00400561" w:rsidRDefault="00400561" w:rsidP="00400561">
      <w:pPr>
        <w:pStyle w:val="af8"/>
        <w:rPr>
          <w:rFonts w:ascii="Times New Roman" w:hAnsi="Times New Roman" w:cs="Times New Roman"/>
        </w:rPr>
      </w:pPr>
      <w:r>
        <w:rPr>
          <w:rFonts w:ascii="Times New Roman" w:hAnsi="Times New Roman" w:cs="Times New Roman"/>
        </w:rPr>
        <w:t>53. Stoltze L. Two new proteases in the MHC class I processing pathway / Stoltze L., Schirle M., Schwarz G., Schröter C., Thompson M.W., Hersh L.B., Kalbacher H., Stevanovic S., Rammensee H.-G., Schild H. // Nature Immunology – 2000. – Т. 1 – № 5 – С.413–418.</w:t>
      </w:r>
    </w:p>
    <w:p w14:paraId="438371C2" w14:textId="77777777" w:rsidR="00400561" w:rsidRDefault="00400561" w:rsidP="00400561">
      <w:pPr>
        <w:pStyle w:val="af8"/>
        <w:rPr>
          <w:rFonts w:ascii="Times New Roman" w:hAnsi="Times New Roman" w:cs="Times New Roman"/>
        </w:rPr>
      </w:pPr>
      <w:r>
        <w:rPr>
          <w:rFonts w:ascii="Times New Roman" w:hAnsi="Times New Roman" w:cs="Times New Roman"/>
        </w:rPr>
        <w:t>54. Rock K.L. Proteases in MHC Class I Presentation and Cross-Presentation / Rock K.L., Farfán-Arribas D.J., Shen L. // The Journal of Immunology – 2010. – Т. 184 – № 1 – С.9–15.</w:t>
      </w:r>
    </w:p>
    <w:p w14:paraId="24AFF532" w14:textId="77777777" w:rsidR="00400561" w:rsidRDefault="00400561" w:rsidP="00400561">
      <w:pPr>
        <w:pStyle w:val="af8"/>
        <w:rPr>
          <w:rFonts w:ascii="Times New Roman" w:hAnsi="Times New Roman" w:cs="Times New Roman"/>
        </w:rPr>
      </w:pPr>
      <w:r>
        <w:rPr>
          <w:rFonts w:ascii="Times New Roman" w:hAnsi="Times New Roman" w:cs="Times New Roman"/>
        </w:rPr>
        <w:t>55. Kunisawa J. The Group II Chaperonin TRiC Protects Proteolytic Intermediates from Degradation in the MHC Class I Antigen Processing Pathway / Kunisawa J., Shastri N. // Molecular Cell – 2003. – Т. 12 – № 3 – С.565–576.</w:t>
      </w:r>
    </w:p>
    <w:p w14:paraId="0D5E5137" w14:textId="77777777" w:rsidR="00400561" w:rsidRDefault="00400561" w:rsidP="00400561">
      <w:pPr>
        <w:pStyle w:val="af8"/>
        <w:rPr>
          <w:rFonts w:ascii="Times New Roman" w:hAnsi="Times New Roman" w:cs="Times New Roman"/>
        </w:rPr>
      </w:pPr>
      <w:r>
        <w:rPr>
          <w:rFonts w:ascii="Times New Roman" w:hAnsi="Times New Roman" w:cs="Times New Roman"/>
        </w:rPr>
        <w:t>56. Daumke O. Functional asymmetry of the ATP-binding-cassettes of the ABC transporter TAP is determined by intrinsic properties of the nucleotide binding domains: Modular function of TAP domains / Daumke O., Knittler M.R. // European Journal of Biochemistry – 2001. – Т. 268 – № 17 – С.4776–4786.</w:t>
      </w:r>
    </w:p>
    <w:p w14:paraId="765E5A7B"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57. Urlinger S. Intracellular Location, Complex Formation, and Function of the Transporter Associated with Antigen Processing in Yeast / Urlinger S., Kuchler K., Meyer T.H., Uebel S., Tampe R. // European Journal of Biochemistry – 1997. – Т. 245 – № 2 – С.266–272.</w:t>
      </w:r>
    </w:p>
    <w:p w14:paraId="1CC22708" w14:textId="77777777" w:rsidR="00400561" w:rsidRDefault="00400561" w:rsidP="00400561">
      <w:pPr>
        <w:pStyle w:val="af8"/>
        <w:rPr>
          <w:rFonts w:ascii="Times New Roman" w:hAnsi="Times New Roman" w:cs="Times New Roman"/>
        </w:rPr>
      </w:pPr>
      <w:r>
        <w:rPr>
          <w:rFonts w:ascii="Times New Roman" w:hAnsi="Times New Roman" w:cs="Times New Roman"/>
        </w:rPr>
        <w:t>58. Blees A. Assembly of the MHC I peptide-loading complex determined by a conserved ionic lock-switch / Blees A., Reichel K., Trowitzsch S., Fisette O., Bock C., Abele R., Hummer G., Schäfer L.V., Tampé R. // Scientific Reports – 2015. – Т. 5 – № 1 – С.17341.</w:t>
      </w:r>
    </w:p>
    <w:p w14:paraId="5F602B9B" w14:textId="77777777" w:rsidR="00400561" w:rsidRDefault="00400561" w:rsidP="00400561">
      <w:pPr>
        <w:pStyle w:val="af8"/>
        <w:rPr>
          <w:rFonts w:ascii="Times New Roman" w:hAnsi="Times New Roman" w:cs="Times New Roman"/>
        </w:rPr>
      </w:pPr>
      <w:r>
        <w:rPr>
          <w:rFonts w:ascii="Times New Roman" w:hAnsi="Times New Roman" w:cs="Times New Roman"/>
        </w:rPr>
        <w:t>59. Lehnert E. Structure and Dynamics of Antigenic Peptides in Complex with TAP / Lehnert E., Tampé R. // Frontiers in Immunology – 2017. – Т. 8.</w:t>
      </w:r>
    </w:p>
    <w:p w14:paraId="0775C103" w14:textId="77777777" w:rsidR="00400561" w:rsidRDefault="00400561" w:rsidP="00400561">
      <w:pPr>
        <w:pStyle w:val="af8"/>
        <w:rPr>
          <w:rFonts w:ascii="Times New Roman" w:hAnsi="Times New Roman" w:cs="Times New Roman"/>
        </w:rPr>
      </w:pPr>
      <w:r>
        <w:rPr>
          <w:rFonts w:ascii="Times New Roman" w:hAnsi="Times New Roman" w:cs="Times New Roman"/>
        </w:rPr>
        <w:t>60. Abele R. The ABCs of Immunology: Structure and Function of TAP, the Transporter Associated with Antigen Processing / Abele R., Tampé R. // Physiology – 2004. – Т. 19 – № 4 – С.216–224.</w:t>
      </w:r>
    </w:p>
    <w:p w14:paraId="4B7A528D" w14:textId="77777777" w:rsidR="00400561" w:rsidRDefault="00400561" w:rsidP="00400561">
      <w:pPr>
        <w:pStyle w:val="af8"/>
        <w:rPr>
          <w:rFonts w:ascii="Times New Roman" w:hAnsi="Times New Roman" w:cs="Times New Roman"/>
        </w:rPr>
      </w:pPr>
      <w:r>
        <w:rPr>
          <w:rFonts w:ascii="Times New Roman" w:hAnsi="Times New Roman" w:cs="Times New Roman"/>
        </w:rPr>
        <w:t>61. Grossmann N. Mechanistic determinants of the directionality and energetics of active export by a heterodimeric ABC transporter / Grossmann N., Vakkasoglu A.S., Hulpke S., Abele R., Gaudet R., Tampé R. // Nature Communications – 2014. – Т. 5 – № 1 – С.5419.</w:t>
      </w:r>
    </w:p>
    <w:p w14:paraId="2EBDC97C" w14:textId="77777777" w:rsidR="00400561" w:rsidRDefault="00400561" w:rsidP="00400561">
      <w:pPr>
        <w:pStyle w:val="af8"/>
        <w:rPr>
          <w:rFonts w:ascii="Times New Roman" w:hAnsi="Times New Roman" w:cs="Times New Roman"/>
        </w:rPr>
      </w:pPr>
      <w:r>
        <w:rPr>
          <w:rFonts w:ascii="Times New Roman" w:hAnsi="Times New Roman" w:cs="Times New Roman"/>
        </w:rPr>
        <w:t>62. Herget M. Purification and Reconstitution of the Antigen Transport Complex TAP / Herget M., Kreiβig N., Kolbe C., Schölz C., Tampé R., Abele R. // Journal of Biological Chemistry – 2009. – Т. 284 – № 49 – С.33740–33749.</w:t>
      </w:r>
    </w:p>
    <w:p w14:paraId="41E760DB" w14:textId="77777777" w:rsidR="00400561" w:rsidRDefault="00400561" w:rsidP="00400561">
      <w:pPr>
        <w:pStyle w:val="af8"/>
        <w:rPr>
          <w:rFonts w:ascii="Times New Roman" w:hAnsi="Times New Roman" w:cs="Times New Roman"/>
        </w:rPr>
      </w:pPr>
      <w:r>
        <w:rPr>
          <w:rFonts w:ascii="Times New Roman" w:hAnsi="Times New Roman" w:cs="Times New Roman"/>
        </w:rPr>
        <w:t>63. Endert P.M. van A sequential model for peptide binding and transport by the transporters associated with antigen processing / Endert P.M. van, Tampé R., Meyer T.H., Tisch R., Bach J.-F., McDevitt H.O. // Immunity – 1994. – Т. 1 – № 6 – С.491–500.</w:t>
      </w:r>
    </w:p>
    <w:p w14:paraId="647B7DFC" w14:textId="77777777" w:rsidR="00400561" w:rsidRDefault="00400561" w:rsidP="00400561">
      <w:pPr>
        <w:pStyle w:val="af8"/>
        <w:rPr>
          <w:rFonts w:ascii="Times New Roman" w:hAnsi="Times New Roman" w:cs="Times New Roman"/>
        </w:rPr>
      </w:pPr>
      <w:r>
        <w:rPr>
          <w:rFonts w:ascii="Times New Roman" w:hAnsi="Times New Roman" w:cs="Times New Roman"/>
        </w:rPr>
        <w:t>64. Gorbulev S. Allosteric crosstalk between peptide-binding, transport, and ATP hydrolysis of the ABC transporter TAP / Gorbulev S., Abele R., Tampé R. // Proceedings of the National Academy of Sciences – 2001. – Т. 98 – № 7 – С.3732–3737.</w:t>
      </w:r>
    </w:p>
    <w:p w14:paraId="709D10E0" w14:textId="77777777" w:rsidR="00400561" w:rsidRDefault="00400561" w:rsidP="00400561">
      <w:pPr>
        <w:pStyle w:val="af8"/>
        <w:rPr>
          <w:rFonts w:ascii="Times New Roman" w:hAnsi="Times New Roman" w:cs="Times New Roman"/>
        </w:rPr>
      </w:pPr>
      <w:r>
        <w:rPr>
          <w:rFonts w:ascii="Times New Roman" w:hAnsi="Times New Roman" w:cs="Times New Roman"/>
        </w:rPr>
        <w:t>65. Herget M. Conformation of peptides bound to the transporter associated with antigen processing (TAP) / Herget M., Baldauf C., Schölz C., Parcej D., Wiesmüller K.-H., Tampé R., Abele R., Bordignon E. // Proceedings of the National Academy of Sciences – 2011. – Т. 108 – № 4 – С.1349–1354.</w:t>
      </w:r>
    </w:p>
    <w:p w14:paraId="549D4388" w14:textId="77777777" w:rsidR="00400561" w:rsidRDefault="00400561" w:rsidP="00400561">
      <w:pPr>
        <w:pStyle w:val="af8"/>
        <w:rPr>
          <w:rFonts w:ascii="Times New Roman" w:hAnsi="Times New Roman" w:cs="Times New Roman"/>
        </w:rPr>
      </w:pPr>
      <w:r>
        <w:rPr>
          <w:rFonts w:ascii="Times New Roman" w:hAnsi="Times New Roman" w:cs="Times New Roman"/>
        </w:rPr>
        <w:t>66. Androlewicz M.J. Human transporters associated with antigen processing possess a promiscuous peptide-binding site / Androlewicz M.J., Cresswell P. // Immunity – 1994. – Т. 1 – № 1 – С.7–14.</w:t>
      </w:r>
    </w:p>
    <w:p w14:paraId="30349073" w14:textId="77777777" w:rsidR="00400561" w:rsidRDefault="00400561" w:rsidP="00400561">
      <w:pPr>
        <w:pStyle w:val="af8"/>
        <w:rPr>
          <w:rFonts w:ascii="Times New Roman" w:hAnsi="Times New Roman" w:cs="Times New Roman"/>
        </w:rPr>
      </w:pPr>
      <w:r>
        <w:rPr>
          <w:rFonts w:ascii="Times New Roman" w:hAnsi="Times New Roman" w:cs="Times New Roman"/>
        </w:rPr>
        <w:t>67. Uebel S. Recognition principle of the TAP transporter disclosed by combinatorial peptide libraries / Uebel S., Kraas W., Kienle S., Wiesmüller K.-H., Jung G., Tampé R. // Proceedings of the National Academy of Sciences – 1997. – Т. 94 – № 17 – С.8976–8981.</w:t>
      </w:r>
    </w:p>
    <w:p w14:paraId="6B964FA9" w14:textId="77777777" w:rsidR="00400561" w:rsidRDefault="00400561" w:rsidP="00400561">
      <w:pPr>
        <w:pStyle w:val="af8"/>
        <w:rPr>
          <w:rFonts w:ascii="Times New Roman" w:hAnsi="Times New Roman" w:cs="Times New Roman"/>
        </w:rPr>
      </w:pPr>
      <w:r>
        <w:rPr>
          <w:rFonts w:ascii="Times New Roman" w:hAnsi="Times New Roman" w:cs="Times New Roman"/>
        </w:rPr>
        <w:t>68. Blees A. Structure of the human MHC-I peptide-loading complex / Blees A., Januliene D., Hofmann T., Koller N., Schmidt C., Trowitzsch S., Moeller A., Tampé R. // Nature – 2017. – Т. 551 – № 7681 – С.525–528.</w:t>
      </w:r>
    </w:p>
    <w:p w14:paraId="007AF5F8" w14:textId="77777777" w:rsidR="00400561" w:rsidRDefault="00400561" w:rsidP="00400561">
      <w:pPr>
        <w:pStyle w:val="af8"/>
        <w:rPr>
          <w:rFonts w:ascii="Times New Roman" w:hAnsi="Times New Roman" w:cs="Times New Roman"/>
        </w:rPr>
      </w:pPr>
      <w:r>
        <w:rPr>
          <w:rFonts w:ascii="Times New Roman" w:hAnsi="Times New Roman" w:cs="Times New Roman"/>
        </w:rPr>
        <w:t>69. Serwold T. ERAAP customizes peptides for MHC class I molecules in the endoplasmic reticulum / Serwold T., Gonzalez F., Kim J., Jacob R., Shastri N. // Nature – 2002. – Т. 419 – № 6906 – С.480–483.</w:t>
      </w:r>
    </w:p>
    <w:p w14:paraId="083ACA0B" w14:textId="77777777" w:rsidR="00400561" w:rsidRDefault="00400561" w:rsidP="00400561">
      <w:pPr>
        <w:pStyle w:val="af8"/>
        <w:rPr>
          <w:rFonts w:ascii="Times New Roman" w:hAnsi="Times New Roman" w:cs="Times New Roman"/>
        </w:rPr>
      </w:pPr>
      <w:r>
        <w:rPr>
          <w:rFonts w:ascii="Times New Roman" w:hAnsi="Times New Roman" w:cs="Times New Roman"/>
        </w:rPr>
        <w:t>70. Yewdell J.W. Don’t mess with ERAAP! / Yewdell J.W., Lu X. // Nature Immunology – 2012. – Т. 13 – № 6 – С.526–528.</w:t>
      </w:r>
    </w:p>
    <w:p w14:paraId="5265BC26"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71. Osborne A.R. PROTEIN TRANSLOCATION BY THE SEC61/SECY CHANNEL / Osborne A.R., Rapoport T.A., Berg B. van den // Annual Review of Cell and Developmental Biology – 2005. – Т. 21 – № 1 – С.529–550.</w:t>
      </w:r>
    </w:p>
    <w:p w14:paraId="23EFCCF8" w14:textId="77777777" w:rsidR="00400561" w:rsidRDefault="00400561" w:rsidP="00400561">
      <w:pPr>
        <w:pStyle w:val="af8"/>
        <w:rPr>
          <w:rFonts w:ascii="Times New Roman" w:hAnsi="Times New Roman" w:cs="Times New Roman"/>
        </w:rPr>
      </w:pPr>
      <w:r>
        <w:rPr>
          <w:rFonts w:ascii="Times New Roman" w:hAnsi="Times New Roman" w:cs="Times New Roman"/>
        </w:rPr>
        <w:t>72. Vita R. The Immune Epitope Database (IEDB): 2018 update / Vita R., Mahajan S., Overton J.A., Dhanda S.K., Martini S., Cantrell J.R., Wheeler D.K., Sette A., Peters B. // Nucleic Acids Research – 2019. – Т. 47 – № D1 – С.D339–D343.</w:t>
      </w:r>
    </w:p>
    <w:p w14:paraId="41970914" w14:textId="77777777" w:rsidR="00400561" w:rsidRDefault="00400561" w:rsidP="00400561">
      <w:pPr>
        <w:pStyle w:val="af8"/>
        <w:rPr>
          <w:rFonts w:ascii="Times New Roman" w:hAnsi="Times New Roman" w:cs="Times New Roman"/>
        </w:rPr>
      </w:pPr>
      <w:r>
        <w:rPr>
          <w:rFonts w:ascii="Times New Roman" w:hAnsi="Times New Roman" w:cs="Times New Roman"/>
        </w:rPr>
        <w:t>73. Roetschke H.P. InvitroSPI and a large database of proteasome-generated spliced and non-spliced peptides / Roetschke H.P., Rodriguez-Hernandez G., Cormican J.A., Yang X., Lynham S., Mishto M., Liepe J. // Scientific Data – 2023. – Т. 10 – № 1 – С.18.</w:t>
      </w:r>
    </w:p>
    <w:p w14:paraId="5A442CF0" w14:textId="77777777" w:rsidR="00400561" w:rsidRDefault="00400561" w:rsidP="00400561">
      <w:pPr>
        <w:pStyle w:val="af8"/>
        <w:rPr>
          <w:rFonts w:ascii="Times New Roman" w:hAnsi="Times New Roman" w:cs="Times New Roman"/>
        </w:rPr>
      </w:pPr>
      <w:r>
        <w:rPr>
          <w:rFonts w:ascii="Times New Roman" w:hAnsi="Times New Roman" w:cs="Times New Roman"/>
        </w:rPr>
        <w:t>74. Willimsky G. In vitro proteasome processing of neo-splicetopes does not predict their presentation in vivo / Willimsky G., Beier C., Immisch L., Papafotiou G., Scheuplein V., Goede A., Holzhütter H.-G., Blankenstein T., Kloetzel P.M. // eLife – 2021. – Т. 10 – С.e62019.</w:t>
      </w:r>
    </w:p>
    <w:p w14:paraId="047CE9E1" w14:textId="77777777" w:rsidR="00400561" w:rsidRDefault="00400561" w:rsidP="00400561">
      <w:pPr>
        <w:pStyle w:val="af8"/>
        <w:rPr>
          <w:rFonts w:ascii="Times New Roman" w:hAnsi="Times New Roman" w:cs="Times New Roman"/>
        </w:rPr>
      </w:pPr>
      <w:r>
        <w:rPr>
          <w:rFonts w:ascii="Times New Roman" w:hAnsi="Times New Roman" w:cs="Times New Roman"/>
        </w:rPr>
        <w:t>75. Toes R.E.M. Discrete Cleavage Motifs of Constitutive and Immunoproteasomes Revealed by Quantitative Analysis of Cleavage Products / Toes R.E.M., Nussbaum A.K., Degermann S., Schirle M., Emmerich N.P.N., Kraft M., Laplace C., Zwinderman A., Dick T.P., Müller J., Schönfisch B., Schmid C., Fehling H.-J., Stevanovic S., Rammensee H.G., Schild H. // Journal of Experimental Medicine – 2001. – Т. 194 – № 1 – С.1–12.</w:t>
      </w:r>
    </w:p>
    <w:p w14:paraId="4725056D" w14:textId="77777777" w:rsidR="00400561" w:rsidRDefault="00400561" w:rsidP="00400561">
      <w:pPr>
        <w:pStyle w:val="af8"/>
        <w:rPr>
          <w:rFonts w:ascii="Times New Roman" w:hAnsi="Times New Roman" w:cs="Times New Roman"/>
        </w:rPr>
      </w:pPr>
      <w:r>
        <w:rPr>
          <w:rFonts w:ascii="Times New Roman" w:hAnsi="Times New Roman" w:cs="Times New Roman"/>
        </w:rPr>
        <w:t>76. Emmerich N.P.N. The Human 26 S and 20 S Proteasomes Generate Overlapping but Different Sets of Peptide Fragments from a Model Protein Substrate / Emmerich N.P.N., Nussbaum A.K., Stevanovic S., Priemer M., Toes R.E.M., Rammensee H.-G., Schild H. // Journal of Biological Chemistry – 2000. – Т. 275 – № 28 – С.21140–21148.</w:t>
      </w:r>
    </w:p>
    <w:p w14:paraId="724DF246" w14:textId="77777777" w:rsidR="00400561" w:rsidRDefault="00400561" w:rsidP="00400561">
      <w:pPr>
        <w:pStyle w:val="af8"/>
        <w:rPr>
          <w:rFonts w:ascii="Times New Roman" w:hAnsi="Times New Roman" w:cs="Times New Roman"/>
        </w:rPr>
      </w:pPr>
      <w:r>
        <w:rPr>
          <w:rFonts w:ascii="Times New Roman" w:hAnsi="Times New Roman" w:cs="Times New Roman"/>
        </w:rPr>
        <w:t>77. Toseland C.P. AntiJen: a quantitative immunology database integrating functional, thermodynamic, kinetic, biophysical, and cellular data / Toseland C.P., Clayton D.J., McSparron H., Hemsley S.L., Blythe M.J., Paine K., Doytchinova I.A., Guan P., Hattotuwagama C.K., Flower D.R. // Immunome Research – 2005. – Т. 1 – № 1 – С.4.</w:t>
      </w:r>
    </w:p>
    <w:p w14:paraId="335452CE" w14:textId="77777777" w:rsidR="00400561" w:rsidRDefault="00400561" w:rsidP="00400561">
      <w:pPr>
        <w:pStyle w:val="af8"/>
        <w:rPr>
          <w:rFonts w:ascii="Times New Roman" w:hAnsi="Times New Roman" w:cs="Times New Roman"/>
        </w:rPr>
      </w:pPr>
      <w:r>
        <w:rPr>
          <w:rFonts w:ascii="Times New Roman" w:hAnsi="Times New Roman" w:cs="Times New Roman"/>
        </w:rPr>
        <w:t>78. Lata S. MHCBN 4.0: A database of MHC/TAP binding peptides and T-cell epitopes / Lata S., Bhasin M., Raghava G.P. // BMC Research Notes – 2009. – Т. 2 – № 1 – С.61.</w:t>
      </w:r>
    </w:p>
    <w:p w14:paraId="44F9678D" w14:textId="77777777" w:rsidR="00400561" w:rsidRDefault="00400561" w:rsidP="00400561">
      <w:pPr>
        <w:pStyle w:val="af8"/>
        <w:rPr>
          <w:rFonts w:ascii="Times New Roman" w:hAnsi="Times New Roman" w:cs="Times New Roman"/>
        </w:rPr>
      </w:pPr>
      <w:r>
        <w:rPr>
          <w:rFonts w:ascii="Times New Roman" w:hAnsi="Times New Roman" w:cs="Times New Roman"/>
        </w:rPr>
        <w:t>79. Diez-Rivero C.M. Computational analysis and modeling of cleavage by the immunoproteasome and the constitutive proteasome / Diez-Rivero C.M., Lafuente E.M., Reche P.A. // BMC Bioinformatics – 2010. – Т. 11 – № 1 – С.479.</w:t>
      </w:r>
    </w:p>
    <w:p w14:paraId="2F066756" w14:textId="77777777" w:rsidR="00400561" w:rsidRDefault="00400561" w:rsidP="00400561">
      <w:pPr>
        <w:pStyle w:val="af8"/>
        <w:rPr>
          <w:rFonts w:ascii="Times New Roman" w:hAnsi="Times New Roman" w:cs="Times New Roman"/>
        </w:rPr>
      </w:pPr>
      <w:r>
        <w:rPr>
          <w:rFonts w:ascii="Times New Roman" w:hAnsi="Times New Roman" w:cs="Times New Roman"/>
        </w:rPr>
        <w:t>80. Bagaev D.V. VDJdb in 2019: database extension, new analysis infrastructure and a T-cell receptor motif compendium / Bagaev D.V., Vroomans R.M.A., Samir J., Stervbo U., Rius C., Dolton G., Greenshields-Watson A., Attaf M., Egorov E.S., Zvyagin I.V., Babel N., Cole D.K., Godkin A.J., Sewell A.K., Kesmir C., Chudakov D.M., Luciani F., Shugay M. // Nucleic Acids Research – 2020. – Т. 48 – № D1 – С.D1057–D1062.</w:t>
      </w:r>
    </w:p>
    <w:p w14:paraId="23B7234A" w14:textId="77777777" w:rsidR="00400561" w:rsidRDefault="00400561" w:rsidP="00400561">
      <w:pPr>
        <w:pStyle w:val="af8"/>
        <w:rPr>
          <w:rFonts w:ascii="Times New Roman" w:hAnsi="Times New Roman" w:cs="Times New Roman"/>
        </w:rPr>
      </w:pPr>
      <w:r>
        <w:rPr>
          <w:rFonts w:ascii="Times New Roman" w:hAnsi="Times New Roman" w:cs="Times New Roman"/>
        </w:rPr>
        <w:t>81. Tickotsky N. McPAS-TCR: a manually curated catalogue of pathology-associated T cell receptor sequences / Tickotsky N., Sagiv T., Prilusky J., Shifrut E., Friedman N. // Bioinformatics – 2017. – Т. 33 – № 18 – С.2924–2929.</w:t>
      </w:r>
    </w:p>
    <w:p w14:paraId="43D18794" w14:textId="77777777" w:rsidR="00400561" w:rsidRDefault="00400561" w:rsidP="00400561">
      <w:pPr>
        <w:pStyle w:val="af8"/>
        <w:rPr>
          <w:rFonts w:ascii="Times New Roman" w:hAnsi="Times New Roman" w:cs="Times New Roman"/>
        </w:rPr>
      </w:pPr>
      <w:r>
        <w:rPr>
          <w:rFonts w:ascii="Times New Roman" w:hAnsi="Times New Roman" w:cs="Times New Roman"/>
        </w:rPr>
        <w:t>82. Rammensee H.-G. SYFPEITHI: database for MHC ligands and peptide motifs / Rammensee H.-G., Bachmann J., Emmerich N.P.N., Bachor O.A., Stevanović S. // Immunogenetics – 1999. – Т. 50 – № 3–4 – С.213–219.</w:t>
      </w:r>
    </w:p>
    <w:p w14:paraId="584B0D5C"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83. Reche P.A. EPIMHC: a curated database of MHC-binding peptides for customized computational vaccinology / Reche P.A., Zhang H., Glutting J.-P., Reinherz E.L. // Bioinformatics – 2005. – Т. 21 – № 9 – С.2140–2141.</w:t>
      </w:r>
    </w:p>
    <w:p w14:paraId="524C5F08" w14:textId="77777777" w:rsidR="00400561" w:rsidRDefault="00400561" w:rsidP="00400561">
      <w:pPr>
        <w:pStyle w:val="af8"/>
        <w:rPr>
          <w:rFonts w:ascii="Times New Roman" w:hAnsi="Times New Roman" w:cs="Times New Roman"/>
        </w:rPr>
      </w:pPr>
      <w:r>
        <w:rPr>
          <w:rFonts w:ascii="Times New Roman" w:hAnsi="Times New Roman" w:cs="Times New Roman"/>
        </w:rPr>
        <w:t>84. Nussbaum A.K. PAProC: a prediction algorithm for proteasomal cleavages available on the WWW / Nussbaum A.K., Kuttler C., Hadeler K.-P., Rammensee H.-G., Schild H. // Immunogenetics – 2001. – Т. 53 – № 2 – С.87–94.</w:t>
      </w:r>
    </w:p>
    <w:p w14:paraId="56E6A33A" w14:textId="77777777" w:rsidR="00400561" w:rsidRDefault="00400561" w:rsidP="00400561">
      <w:pPr>
        <w:pStyle w:val="af8"/>
        <w:rPr>
          <w:rFonts w:ascii="Times New Roman" w:hAnsi="Times New Roman" w:cs="Times New Roman"/>
        </w:rPr>
      </w:pPr>
      <w:r>
        <w:rPr>
          <w:rFonts w:ascii="Times New Roman" w:hAnsi="Times New Roman" w:cs="Times New Roman"/>
        </w:rPr>
        <w:t>85. Hattotuwagama C.K. Quantitative online prediction of peptide binding to the major histocompatibility complex / Hattotuwagama C.K., Guan P., Doytchinova I.A., Zygouri C., Flower D.R. // Journal of Molecular Graphics and Modelling – 2004. – Т. 22 – № 3 – С.195–207.</w:t>
      </w:r>
    </w:p>
    <w:p w14:paraId="6910C26F" w14:textId="77777777" w:rsidR="00400561" w:rsidRDefault="00400561" w:rsidP="00400561">
      <w:pPr>
        <w:pStyle w:val="af8"/>
        <w:rPr>
          <w:rFonts w:ascii="Times New Roman" w:hAnsi="Times New Roman" w:cs="Times New Roman"/>
        </w:rPr>
      </w:pPr>
      <w:r>
        <w:rPr>
          <w:rFonts w:ascii="Times New Roman" w:hAnsi="Times New Roman" w:cs="Times New Roman"/>
        </w:rPr>
        <w:t>86. Doytchinova I.A. EpiJen: a server for multistep T cell epitope prediction / Doytchinova I.A., Guan P., Flower D.R. // BMC Bioinformatics – 2006. – Т. 7 – № 1 – С.131.</w:t>
      </w:r>
    </w:p>
    <w:p w14:paraId="42FFF869" w14:textId="77777777" w:rsidR="00400561" w:rsidRDefault="00400561" w:rsidP="00400561">
      <w:pPr>
        <w:pStyle w:val="af8"/>
        <w:rPr>
          <w:rFonts w:ascii="Times New Roman" w:hAnsi="Times New Roman" w:cs="Times New Roman"/>
        </w:rPr>
      </w:pPr>
      <w:r>
        <w:rPr>
          <w:rFonts w:ascii="Times New Roman" w:hAnsi="Times New Roman" w:cs="Times New Roman"/>
        </w:rPr>
        <w:t>87. Dhanda S.K. IEDB-AR: immune epitope database—analysis resource in 2019 / Dhanda S.K., Mahajan S., Paul S., Yan Z., Kim H., Jespersen M.C., Jurtz V., Andreatta M., Greenbaum J.A., Marcatili P., Sette A., Nielsen M., Peters B. // Nucleic Acids Research – 2019. – Т. 47 – № W1 – С.W502–W506.</w:t>
      </w:r>
    </w:p>
    <w:p w14:paraId="70E9B70C" w14:textId="77777777" w:rsidR="00400561" w:rsidRDefault="00400561" w:rsidP="00400561">
      <w:pPr>
        <w:pStyle w:val="af8"/>
        <w:rPr>
          <w:rFonts w:ascii="Times New Roman" w:hAnsi="Times New Roman" w:cs="Times New Roman"/>
        </w:rPr>
      </w:pPr>
      <w:r>
        <w:rPr>
          <w:rFonts w:ascii="Times New Roman" w:hAnsi="Times New Roman" w:cs="Times New Roman"/>
        </w:rPr>
        <w:t>88. Bhasin M. Pcleavage: an SVM based method for prediction of constitutive proteasome and immunoproteasome cleavage sites in antigenic sequences / Bhasin M., Raghava G.P.S. // Nucleic Acids Research – 2005. – Т. 33  – № Web Server – С.W202–W207.</w:t>
      </w:r>
    </w:p>
    <w:p w14:paraId="51203E92" w14:textId="77777777" w:rsidR="00400561" w:rsidRDefault="00400561" w:rsidP="00400561">
      <w:pPr>
        <w:pStyle w:val="af8"/>
        <w:rPr>
          <w:rFonts w:ascii="Times New Roman" w:hAnsi="Times New Roman" w:cs="Times New Roman"/>
        </w:rPr>
      </w:pPr>
      <w:r>
        <w:rPr>
          <w:rFonts w:ascii="Times New Roman" w:hAnsi="Times New Roman" w:cs="Times New Roman"/>
        </w:rPr>
        <w:t>89. Nielsen M. The role of the proteasome in generating cytotoxic T-cell epitopes: insights obtained from improved predictions of proteasomal cleavage / Nielsen M., Lundegaard C., Lund O., Keşmir C. // Immunogenetics – 2005. – Т. 57 – № 1–2 – С.33–41.</w:t>
      </w:r>
    </w:p>
    <w:p w14:paraId="5D0D4094" w14:textId="77777777" w:rsidR="00400561" w:rsidRDefault="00400561" w:rsidP="00400561">
      <w:pPr>
        <w:pStyle w:val="af8"/>
        <w:rPr>
          <w:rFonts w:ascii="Times New Roman" w:hAnsi="Times New Roman" w:cs="Times New Roman"/>
        </w:rPr>
      </w:pPr>
      <w:r>
        <w:rPr>
          <w:rFonts w:ascii="Times New Roman" w:hAnsi="Times New Roman" w:cs="Times New Roman"/>
        </w:rPr>
        <w:t>90. Gomez-Perosanz M. Identification of CD8+ T cell epitopes through proteasome cleavage site predictions / Gomez-Perosanz M., Ras-Carmona A., Lafuente E.M., Reche P.A. // BMC Bioinformatics – 2020. – Т. 21 – № S17 – С.484.</w:t>
      </w:r>
    </w:p>
    <w:p w14:paraId="607349ED" w14:textId="77777777" w:rsidR="00400561" w:rsidRDefault="00400561" w:rsidP="00400561">
      <w:pPr>
        <w:pStyle w:val="af8"/>
        <w:rPr>
          <w:rFonts w:ascii="Times New Roman" w:hAnsi="Times New Roman" w:cs="Times New Roman"/>
        </w:rPr>
      </w:pPr>
      <w:r>
        <w:rPr>
          <w:rFonts w:ascii="Times New Roman" w:hAnsi="Times New Roman" w:cs="Times New Roman"/>
        </w:rPr>
        <w:t>91. Zhang G. PREDTAP: a system for prediction of peptide binding to the human transporter associated with antigen processing / Zhang G., Petrovsky N., Kwoh C., August J.T., Brusic V. // Immunome Research – 2006. – Т. 2 – № 1 – С.3.</w:t>
      </w:r>
    </w:p>
    <w:p w14:paraId="41E7F2F9" w14:textId="77777777" w:rsidR="00400561" w:rsidRDefault="00400561" w:rsidP="00400561">
      <w:pPr>
        <w:pStyle w:val="af8"/>
        <w:rPr>
          <w:rFonts w:ascii="Times New Roman" w:hAnsi="Times New Roman" w:cs="Times New Roman"/>
        </w:rPr>
      </w:pPr>
      <w:r>
        <w:rPr>
          <w:rFonts w:ascii="Times New Roman" w:hAnsi="Times New Roman" w:cs="Times New Roman"/>
        </w:rPr>
        <w:t>92. Nielsen M. NetMHCpan, a Method for Quantitative Predictions of Peptide Binding to Any HLA-A and -B Locus Protein of Known Sequence / Nielsen M., Lundegaard C., Blicher T., Lamberth K., Harndahl M., Justesen S., Røder G., Peters B., Sette A., Lund O., Buus S. // PLoS ONE – 2007. – Т. 2 – № 8 – С.e796.</w:t>
      </w:r>
    </w:p>
    <w:p w14:paraId="7A61072E" w14:textId="77777777" w:rsidR="00400561" w:rsidRDefault="00400561" w:rsidP="00400561">
      <w:pPr>
        <w:pStyle w:val="af8"/>
        <w:rPr>
          <w:rFonts w:ascii="Times New Roman" w:hAnsi="Times New Roman" w:cs="Times New Roman"/>
        </w:rPr>
      </w:pPr>
      <w:r>
        <w:rPr>
          <w:rFonts w:ascii="Times New Roman" w:hAnsi="Times New Roman" w:cs="Times New Roman"/>
        </w:rPr>
        <w:t>93. Phloyphisut P. MHCSeqNet: a deep neural network model for universal MHC binding prediction / Phloyphisut P., Pornputtapong N., Sriswasdi S., Chuangsuwanich E. // BMC Bioinformatics – 2019. – Т. 20 – № 1 – С.270.</w:t>
      </w:r>
    </w:p>
    <w:p w14:paraId="775D6FE9" w14:textId="77777777" w:rsidR="00400561" w:rsidRDefault="00400561" w:rsidP="00400561">
      <w:pPr>
        <w:pStyle w:val="af8"/>
        <w:rPr>
          <w:rFonts w:ascii="Times New Roman" w:hAnsi="Times New Roman" w:cs="Times New Roman"/>
        </w:rPr>
      </w:pPr>
      <w:r>
        <w:rPr>
          <w:rFonts w:ascii="Times New Roman" w:hAnsi="Times New Roman" w:cs="Times New Roman"/>
        </w:rPr>
        <w:t>94. O’Donnell T.J. MHCflurry 2.0: Improved Pan-Allele Prediction of MHC Class I-Presented Peptides by Incorporating Antigen Processing / O’Donnell T.J., Rubinsteyn A., Laserson U. // Cell Systems – 2020. – Т. 11 – № 1 – С.42- 48.e7.</w:t>
      </w:r>
    </w:p>
    <w:p w14:paraId="569B35C1" w14:textId="77777777" w:rsidR="00400561" w:rsidRDefault="00400561" w:rsidP="00400561">
      <w:pPr>
        <w:pStyle w:val="af8"/>
        <w:rPr>
          <w:rFonts w:ascii="Times New Roman" w:hAnsi="Times New Roman" w:cs="Times New Roman"/>
        </w:rPr>
      </w:pPr>
      <w:r>
        <w:rPr>
          <w:rFonts w:ascii="Times New Roman" w:hAnsi="Times New Roman" w:cs="Times New Roman"/>
        </w:rPr>
        <w:t>95. Stranzl T. NetCTLpan: pan-specific MHC class I pathway epitope predictions / Stranzl T., Larsen M.V., Lundegaard C., Nielsen M. // Immunogenetics – 2010. – Т. 62 – № 6 – С.357–368.</w:t>
      </w:r>
    </w:p>
    <w:p w14:paraId="1B6A0D8C"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96. Wu J. DeepHLApan: A Deep Learning Approach for Neoantigen Prediction Considering Both HLA-Peptide Binding and Immunogenicity / Wu J., Wang W., Zhang J., Zhou B., Zhao W., Su Z., Gu X., Wu J., Zhou Z., Chen S. // Frontiers in Immunology – 2019. – Т. 10 – С.2559.</w:t>
      </w:r>
    </w:p>
    <w:p w14:paraId="4E9684EE" w14:textId="77777777" w:rsidR="00400561" w:rsidRDefault="00400561" w:rsidP="00400561">
      <w:pPr>
        <w:pStyle w:val="af8"/>
        <w:rPr>
          <w:rFonts w:ascii="Times New Roman" w:hAnsi="Times New Roman" w:cs="Times New Roman"/>
        </w:rPr>
      </w:pPr>
      <w:r>
        <w:rPr>
          <w:rFonts w:ascii="Times New Roman" w:hAnsi="Times New Roman" w:cs="Times New Roman"/>
        </w:rPr>
        <w:t>97. Alvarez B. NNAlign_MA; MHC Peptidome Deconvolution for Accurate MHC Binding Motif Characterization and Improved T-cell Epitope Predictions / Alvarez B., Reynisson B., Barra C., Buus S., Ternette N., Connelley T., Andreatta M., Nielsen M. // Molecular &amp; Cellular Proteomics – 2019. – Т. 18 – № 12 – С.2459–2477.</w:t>
      </w:r>
    </w:p>
    <w:p w14:paraId="7F768CD4" w14:textId="77777777" w:rsidR="00400561" w:rsidRDefault="00400561" w:rsidP="00400561">
      <w:pPr>
        <w:pStyle w:val="af8"/>
        <w:rPr>
          <w:rFonts w:ascii="Times New Roman" w:hAnsi="Times New Roman" w:cs="Times New Roman"/>
        </w:rPr>
      </w:pPr>
      <w:r>
        <w:rPr>
          <w:rFonts w:ascii="Times New Roman" w:hAnsi="Times New Roman" w:cs="Times New Roman"/>
        </w:rPr>
        <w:t>98. Paul S. Benchmarking predictions of MHC class I restricted T cell epitopes in a comprehensively studied model system / Paul S., Croft N.P., Purcell A.W., Tscharke D.C., Sette A., Nielsen M., Peters B. // PLOS Computational Biology – 2020. – Т. 16 – № 5 – С.e1007757.</w:t>
      </w:r>
    </w:p>
    <w:p w14:paraId="02059037" w14:textId="77777777" w:rsidR="00400561" w:rsidRDefault="00400561" w:rsidP="00400561">
      <w:pPr>
        <w:pStyle w:val="af8"/>
        <w:rPr>
          <w:rFonts w:ascii="Times New Roman" w:hAnsi="Times New Roman" w:cs="Times New Roman"/>
        </w:rPr>
      </w:pPr>
      <w:r>
        <w:rPr>
          <w:rFonts w:ascii="Times New Roman" w:hAnsi="Times New Roman" w:cs="Times New Roman"/>
        </w:rPr>
        <w:t>99. Mei S. A comprehensive review and performance evaluation of bioinformatics tools for HLA class I peptide-binding prediction / Mei S., Li F., Leier A., Marquez-Lago T.T., Giam K., Croft N.P., Akutsu T., Smith A.I., Li J., Rossjohn J., Purcell A.W., Song J. // Briefings in Bioinformatics – 2020. – Т. 21 – № 4 – С.1119–1135.</w:t>
      </w:r>
    </w:p>
    <w:p w14:paraId="2A7A3060" w14:textId="77777777" w:rsidR="00400561" w:rsidRDefault="00400561" w:rsidP="00400561">
      <w:pPr>
        <w:pStyle w:val="af8"/>
        <w:rPr>
          <w:rFonts w:ascii="Times New Roman" w:hAnsi="Times New Roman" w:cs="Times New Roman"/>
        </w:rPr>
      </w:pPr>
      <w:r>
        <w:rPr>
          <w:rFonts w:ascii="Times New Roman" w:hAnsi="Times New Roman" w:cs="Times New Roman"/>
        </w:rPr>
        <w:t>100. Weeder B.R. pepsickle rapidly and accurately predicts proteasomal cleavage sites for improved neoantigen identification / Weeder B.R., Wood M.A., Li E., Nellore A., Thompson R.F. // Bioinformatics – 2021. – Т. 37 – № 21 – С.3723–3733.</w:t>
      </w:r>
    </w:p>
    <w:p w14:paraId="2C9E94AA" w14:textId="77777777" w:rsidR="00400561" w:rsidRDefault="00400561" w:rsidP="00400561">
      <w:pPr>
        <w:pStyle w:val="af8"/>
        <w:rPr>
          <w:rFonts w:ascii="Times New Roman" w:hAnsi="Times New Roman" w:cs="Times New Roman"/>
        </w:rPr>
      </w:pPr>
      <w:r>
        <w:rPr>
          <w:rFonts w:ascii="Times New Roman" w:hAnsi="Times New Roman" w:cs="Times New Roman"/>
        </w:rPr>
        <w:t>101. Daniel S. Relationship Between Peptide Selectivities of Human Transporters Associated with Antigen Processing and HLA Class I Molecules / Daniel S., Brusic V., Caillat-Zucman S., Petrovsky N., Harrison L., Riganelli D., Sinigaglia F., Gallazzi F., Hammer J., Van Endert P.M. // The Journal of Immunology – 1998. – Т. 161 – № 2 – С.617–624.</w:t>
      </w:r>
    </w:p>
    <w:p w14:paraId="5ABA1AAB" w14:textId="77777777" w:rsidR="00400561" w:rsidRDefault="00400561" w:rsidP="00400561">
      <w:pPr>
        <w:pStyle w:val="af8"/>
        <w:rPr>
          <w:rFonts w:ascii="Times New Roman" w:hAnsi="Times New Roman" w:cs="Times New Roman"/>
        </w:rPr>
      </w:pPr>
      <w:r>
        <w:rPr>
          <w:rFonts w:ascii="Times New Roman" w:hAnsi="Times New Roman" w:cs="Times New Roman"/>
        </w:rPr>
        <w:t>102. Zhao W. Systematically benchmarking peptide-MHC binding predictors: From synthetic to naturally processed epitopes / Zhao W., Sher X. // PLOS Computational Biology – 2018. – Т. 14 – № 11 – С.e1006457.</w:t>
      </w:r>
    </w:p>
    <w:p w14:paraId="309DF4F4" w14:textId="77777777" w:rsidR="00400561" w:rsidRDefault="00400561" w:rsidP="00400561">
      <w:pPr>
        <w:pStyle w:val="af8"/>
        <w:rPr>
          <w:rFonts w:ascii="Times New Roman" w:hAnsi="Times New Roman" w:cs="Times New Roman"/>
        </w:rPr>
      </w:pPr>
      <w:r>
        <w:rPr>
          <w:rFonts w:ascii="Times New Roman" w:hAnsi="Times New Roman" w:cs="Times New Roman"/>
        </w:rPr>
        <w:t>103. Paul S. HLA Class I Alleles Are Associated with Peptide-Binding Repertoires of Different Size, Affinity, and Immunogenicity / Paul S., Weiskopf D., Angelo M.A., Sidney J., Peters B., Sette A. // The Journal of Immunology – 2013. – Т. 191 – № 12 – С.5831–5839.</w:t>
      </w:r>
    </w:p>
    <w:p w14:paraId="36CAFE85" w14:textId="77777777" w:rsidR="00400561" w:rsidRDefault="00400561" w:rsidP="00400561">
      <w:pPr>
        <w:pStyle w:val="af8"/>
        <w:rPr>
          <w:rFonts w:ascii="Times New Roman" w:hAnsi="Times New Roman" w:cs="Times New Roman"/>
        </w:rPr>
      </w:pPr>
      <w:r>
        <w:rPr>
          <w:rFonts w:ascii="Times New Roman" w:hAnsi="Times New Roman" w:cs="Times New Roman"/>
        </w:rPr>
        <w:t>104. Sette A. The relationship between class I binding affinity and immunogenicity of potential cytotoxic T cell epitopes / Sette A., Vitiello A., Reherman B., Fowler P., Nayersina R., Kast W.M., Melief C.J., Oseroff C., Yuan L., Ruppert J., Sidney J., Guercio M.F. del, Southwood S., Kubo R.T., Chesnut R.W., Grey H.M., Chisari F.V. // Journal of Immunology (Baltimore, Md.: 1950) – 1994. – Т. 153 – № 12 – С.5586–5592.</w:t>
      </w:r>
    </w:p>
    <w:p w14:paraId="249311E7" w14:textId="77777777" w:rsidR="00400561" w:rsidRDefault="00400561" w:rsidP="00400561">
      <w:pPr>
        <w:pStyle w:val="af8"/>
        <w:rPr>
          <w:rFonts w:ascii="Times New Roman" w:hAnsi="Times New Roman" w:cs="Times New Roman"/>
        </w:rPr>
      </w:pPr>
      <w:r>
        <w:rPr>
          <w:rFonts w:ascii="Times New Roman" w:hAnsi="Times New Roman" w:cs="Times New Roman"/>
        </w:rPr>
        <w:t>105. Karasev D.A. Application of molecular descriptors for recognition of phosphorylation sites in amino acid sequences / Karasev D.A., Savosina P.I., Sobolev B.N., Filimonov D.A., Lagunin A.A. // Biomeditsinskaya Khimiya – 2017. – Т. 63 – № 5 – С.423–427.</w:t>
      </w:r>
    </w:p>
    <w:p w14:paraId="39229FBD" w14:textId="77777777" w:rsidR="00400561" w:rsidRDefault="00400561" w:rsidP="00400561">
      <w:pPr>
        <w:pStyle w:val="af8"/>
        <w:rPr>
          <w:rFonts w:ascii="Times New Roman" w:hAnsi="Times New Roman" w:cs="Times New Roman"/>
        </w:rPr>
      </w:pPr>
      <w:r>
        <w:rPr>
          <w:rFonts w:ascii="Times New Roman" w:hAnsi="Times New Roman" w:cs="Times New Roman"/>
        </w:rPr>
        <w:t>106. Filimonov D.A. Prediction of the Biological Activity Spectra of Organic Compounds Using the Pass Online Web Resource / Filimonov D.A., Lagunin A.A., Gloriozova T.A., Rudik A.V., Druzhilovskii D.S., Pogodin P.V., Poroikov V.V. // Chemistry of Heterocyclic Compounds – 2014. – Т. 50 – № 3 – С.444–457.</w:t>
      </w:r>
    </w:p>
    <w:p w14:paraId="0056E0D1" w14:textId="77777777" w:rsidR="00400561" w:rsidRDefault="00400561" w:rsidP="00400561">
      <w:pPr>
        <w:pStyle w:val="af8"/>
        <w:rPr>
          <w:rFonts w:ascii="Times New Roman" w:hAnsi="Times New Roman" w:cs="Times New Roman"/>
        </w:rPr>
      </w:pPr>
      <w:r>
        <w:rPr>
          <w:rFonts w:ascii="Times New Roman" w:hAnsi="Times New Roman" w:cs="Times New Roman"/>
        </w:rPr>
        <w:t>107. Landrum G. RDKit: Open-source cheminformatics. https://www.rdkit.org // – 2023.</w:t>
      </w:r>
    </w:p>
    <w:p w14:paraId="1FFB6C86" w14:textId="77777777" w:rsidR="00400561" w:rsidRDefault="00400561" w:rsidP="00400561">
      <w:pPr>
        <w:pStyle w:val="af8"/>
        <w:rPr>
          <w:rFonts w:ascii="Times New Roman" w:hAnsi="Times New Roman" w:cs="Times New Roman"/>
        </w:rPr>
      </w:pPr>
      <w:r>
        <w:rPr>
          <w:rFonts w:ascii="Times New Roman" w:hAnsi="Times New Roman" w:cs="Times New Roman"/>
        </w:rPr>
        <w:t>108. Chemoinformatics Approaches to Virtual Screening / / под ред. A. Varnek, A. Tropsha. – – The Royal Society of Chemistry, 2008.</w:t>
      </w:r>
    </w:p>
    <w:p w14:paraId="0B7F05CF" w14:textId="77777777" w:rsidR="00400561" w:rsidRDefault="00400561" w:rsidP="00400561">
      <w:pPr>
        <w:pStyle w:val="af8"/>
        <w:rPr>
          <w:rFonts w:ascii="Times New Roman" w:hAnsi="Times New Roman" w:cs="Times New Roman"/>
        </w:rPr>
      </w:pPr>
      <w:r>
        <w:rPr>
          <w:rFonts w:ascii="Times New Roman" w:hAnsi="Times New Roman" w:cs="Times New Roman"/>
        </w:rPr>
        <w:lastRenderedPageBreak/>
        <w:t>109. Hastie T.The Elements of Statistical Learning Data Mining, Inference, and Prediction / T. Hastie, R. Tibshirani, J. Friedman – Springer International Publishing, 2017. Вып. 2.</w:t>
      </w:r>
    </w:p>
    <w:p w14:paraId="230E8FBF" w14:textId="77777777" w:rsidR="00400561" w:rsidRDefault="00400561" w:rsidP="00400561">
      <w:pPr>
        <w:pStyle w:val="af8"/>
        <w:rPr>
          <w:rFonts w:ascii="Times New Roman" w:hAnsi="Times New Roman" w:cs="Times New Roman"/>
        </w:rPr>
      </w:pPr>
      <w:r>
        <w:rPr>
          <w:rFonts w:ascii="Times New Roman" w:hAnsi="Times New Roman" w:cs="Times New Roman"/>
        </w:rPr>
        <w:t>110. Youden W.J. Index for rating diagnostic tests / Youden W.J. // Cancer – 1950. – Т. 3 – № 1 – С.32–35.</w:t>
      </w:r>
    </w:p>
    <w:p w14:paraId="00AD590C" w14:textId="77777777" w:rsidR="00400561" w:rsidRDefault="00400561" w:rsidP="00400561">
      <w:pPr>
        <w:pStyle w:val="af8"/>
        <w:rPr>
          <w:rFonts w:ascii="Times New Roman" w:hAnsi="Times New Roman" w:cs="Times New Roman"/>
        </w:rPr>
      </w:pPr>
      <w:r>
        <w:rPr>
          <w:rFonts w:ascii="Times New Roman" w:hAnsi="Times New Roman" w:cs="Times New Roman"/>
        </w:rPr>
        <w:t xml:space="preserve">111. Kuhn M. Building Predictive Models in </w:t>
      </w:r>
      <w:r>
        <w:rPr>
          <w:rFonts w:ascii="Times New Roman" w:hAnsi="Times New Roman" w:cs="Times New Roman"/>
          <w:i/>
          <w:iCs/>
        </w:rPr>
        <w:t>R</w:t>
      </w:r>
      <w:r>
        <w:rPr>
          <w:rFonts w:ascii="Times New Roman" w:hAnsi="Times New Roman" w:cs="Times New Roman"/>
        </w:rPr>
        <w:t xml:space="preserve"> Using the </w:t>
      </w:r>
      <w:r>
        <w:rPr>
          <w:rFonts w:ascii="Times New Roman" w:hAnsi="Times New Roman" w:cs="Times New Roman"/>
          <w:b/>
          <w:bCs/>
        </w:rPr>
        <w:t>caret</w:t>
      </w:r>
      <w:r>
        <w:rPr>
          <w:rFonts w:ascii="Times New Roman" w:hAnsi="Times New Roman" w:cs="Times New Roman"/>
        </w:rPr>
        <w:t xml:space="preserve"> Package / Kuhn M. // Journal of Statistical Software – 2008. – Т. 28 – № 5.</w:t>
      </w:r>
    </w:p>
    <w:p w14:paraId="153DDFDA" w14:textId="77777777" w:rsidR="00400561" w:rsidRDefault="00400561" w:rsidP="00400561">
      <w:pPr>
        <w:pStyle w:val="af8"/>
        <w:rPr>
          <w:rFonts w:ascii="Times New Roman" w:hAnsi="Times New Roman" w:cs="Times New Roman"/>
        </w:rPr>
      </w:pPr>
      <w:r>
        <w:rPr>
          <w:rFonts w:ascii="Times New Roman" w:hAnsi="Times New Roman" w:cs="Times New Roman"/>
        </w:rPr>
        <w:t>112. Pedregosa F. Scikit-learn: Machine Learning in Python / Pedregosa F., Varoquaux G., Gramfort A., Michel V., Thirion B., Grisel O., Blondel M., Prettenhofer P., Weiss R., Dubourg V., Vanderplas J., Passos A., Cournapeau D. // MACHINE LEARNING IN PYTHON.</w:t>
      </w:r>
    </w:p>
    <w:p w14:paraId="01C17469" w14:textId="77777777" w:rsidR="00400561" w:rsidRDefault="00400561" w:rsidP="00400561">
      <w:pPr>
        <w:pStyle w:val="af8"/>
        <w:rPr>
          <w:rFonts w:ascii="Times New Roman" w:hAnsi="Times New Roman" w:cs="Times New Roman"/>
        </w:rPr>
      </w:pPr>
      <w:r>
        <w:rPr>
          <w:rFonts w:ascii="Times New Roman" w:hAnsi="Times New Roman" w:cs="Times New Roman"/>
        </w:rPr>
        <w:t>113. Chang W. shiny: Web Application Framework for R // – 2023.</w:t>
      </w:r>
    </w:p>
    <w:p w14:paraId="759B8053" w14:textId="77777777" w:rsidR="00400561" w:rsidRDefault="00400561" w:rsidP="00400561">
      <w:pPr>
        <w:pStyle w:val="af8"/>
        <w:rPr>
          <w:rFonts w:ascii="Times New Roman" w:hAnsi="Times New Roman" w:cs="Times New Roman"/>
        </w:rPr>
      </w:pPr>
      <w:r>
        <w:rPr>
          <w:rFonts w:ascii="Times New Roman" w:hAnsi="Times New Roman" w:cs="Times New Roman"/>
        </w:rPr>
        <w:t xml:space="preserve">114. Smirnov A.S. </w:t>
      </w:r>
      <w:r>
        <w:rPr>
          <w:rFonts w:ascii="Times New Roman" w:hAnsi="Times New Roman" w:cs="Times New Roman"/>
          <w:smallCaps/>
        </w:rPr>
        <w:t>TCR‐Pred</w:t>
      </w:r>
      <w:r>
        <w:rPr>
          <w:rFonts w:ascii="Times New Roman" w:hAnsi="Times New Roman" w:cs="Times New Roman"/>
        </w:rPr>
        <w:t xml:space="preserve"> : A new web‐application for prediction of epitope and </w:t>
      </w:r>
      <w:r>
        <w:rPr>
          <w:rFonts w:ascii="Times New Roman" w:hAnsi="Times New Roman" w:cs="Times New Roman"/>
          <w:smallCaps/>
        </w:rPr>
        <w:t>MHC</w:t>
      </w:r>
      <w:r>
        <w:rPr>
          <w:rFonts w:ascii="Times New Roman" w:hAnsi="Times New Roman" w:cs="Times New Roman"/>
        </w:rPr>
        <w:t xml:space="preserve"> specificity for </w:t>
      </w:r>
      <w:r>
        <w:rPr>
          <w:rFonts w:ascii="Times New Roman" w:hAnsi="Times New Roman" w:cs="Times New Roman"/>
          <w:smallCaps/>
        </w:rPr>
        <w:t>CDR3 TCR</w:t>
      </w:r>
      <w:r>
        <w:rPr>
          <w:rFonts w:ascii="Times New Roman" w:hAnsi="Times New Roman" w:cs="Times New Roman"/>
        </w:rPr>
        <w:t xml:space="preserve"> sequences using molecular fragment descriptors / Smirnov A.S., Rudik A.V., Filimonov D.A., Lagunin A.A. // Immunology – 2023. – С.imm.13641.</w:t>
      </w:r>
    </w:p>
    <w:p w14:paraId="44A81389" w14:textId="5BC56BE8" w:rsidR="004C7AE4" w:rsidRPr="0075779D" w:rsidRDefault="004C7AE4">
      <w:pPr>
        <w:rPr>
          <w:rFonts w:ascii="Times New Roman" w:hAnsi="Times New Roman" w:cs="Times New Roman"/>
        </w:rPr>
      </w:pPr>
      <w:r>
        <w:rPr>
          <w:rFonts w:ascii="Times New Roman" w:hAnsi="Times New Roman" w:cs="Times New Roman"/>
          <w:lang w:val="ru-RU"/>
        </w:rPr>
        <w:fldChar w:fldCharType="end"/>
      </w:r>
      <w:r w:rsidRPr="0075779D">
        <w:rPr>
          <w:rFonts w:ascii="Times New Roman" w:hAnsi="Times New Roman" w:cs="Times New Roman"/>
        </w:rPr>
        <w:br w:type="page"/>
      </w:r>
    </w:p>
    <w:p w14:paraId="0AB69AEA" w14:textId="77777777" w:rsidR="0046767B" w:rsidRPr="0046767B" w:rsidRDefault="0046767B" w:rsidP="004C7AE4">
      <w:pPr>
        <w:pStyle w:val="1"/>
        <w:rPr>
          <w:ins w:id="1087" w:author="Антон Смирнов" w:date="2023-05-25T12:35:00Z"/>
          <w:rPrChange w:id="1088" w:author="Антон Смирнов" w:date="2023-05-25T12:41:00Z">
            <w:rPr>
              <w:ins w:id="1089" w:author="Антон Смирнов" w:date="2023-05-25T12:35:00Z"/>
              <w:lang w:val="ru-RU"/>
            </w:rPr>
          </w:rPrChange>
        </w:rPr>
        <w:sectPr w:rsidR="0046767B" w:rsidRPr="0046767B" w:rsidSect="0046767B">
          <w:footerReference w:type="default" r:id="rId31"/>
          <w:pgSz w:w="11906" w:h="16838"/>
          <w:pgMar w:top="1134" w:right="850" w:bottom="1134" w:left="1701" w:header="709" w:footer="709" w:gutter="0"/>
          <w:cols w:space="1701"/>
          <w:docGrid w:linePitch="360"/>
        </w:sectPr>
      </w:pPr>
    </w:p>
    <w:p w14:paraId="36BBB8EC" w14:textId="7354B9AE" w:rsidR="004C7AE4" w:rsidRPr="0046767B" w:rsidDel="0046767B" w:rsidRDefault="004C7AE4" w:rsidP="004C7AE4">
      <w:pPr>
        <w:pStyle w:val="1"/>
        <w:rPr>
          <w:del w:id="1092" w:author="Антон Смирнов" w:date="2023-05-25T12:41:00Z"/>
          <w:rPrChange w:id="1093" w:author="Антон Смирнов" w:date="2023-05-25T12:41:00Z">
            <w:rPr>
              <w:del w:id="1094" w:author="Антон Смирнов" w:date="2023-05-25T12:41:00Z"/>
              <w:lang w:val="ru-RU"/>
            </w:rPr>
          </w:rPrChange>
        </w:rPr>
      </w:pPr>
      <w:del w:id="1095" w:author="Антон Смирнов" w:date="2023-05-25T12:41:00Z">
        <w:r w:rsidDel="0046767B">
          <w:rPr>
            <w:lang w:val="ru-RU"/>
          </w:rPr>
          <w:lastRenderedPageBreak/>
          <w:delText>Приложение</w:delText>
        </w:r>
        <w:r w:rsidR="00387ECF" w:rsidRPr="0046767B" w:rsidDel="0046767B">
          <w:rPr>
            <w:rPrChange w:id="1096" w:author="Антон Смирнов" w:date="2023-05-25T12:41:00Z">
              <w:rPr>
                <w:lang w:val="ru-RU"/>
              </w:rPr>
            </w:rPrChange>
          </w:rPr>
          <w:delText xml:space="preserve"> 1</w:delText>
        </w:r>
      </w:del>
    </w:p>
    <w:p w14:paraId="4D47028B" w14:textId="2CEAD78C" w:rsidR="004C7AE4" w:rsidRPr="0046767B" w:rsidDel="0046767B" w:rsidRDefault="00387ECF" w:rsidP="0075779D">
      <w:pPr>
        <w:pStyle w:val="a0"/>
        <w:rPr>
          <w:del w:id="1097" w:author="Антон Смирнов" w:date="2023-05-25T12:41:00Z"/>
          <w:rPrChange w:id="1098" w:author="Антон Смирнов" w:date="2023-05-25T12:41:00Z">
            <w:rPr>
              <w:del w:id="1099" w:author="Антон Смирнов" w:date="2023-05-25T12:41:00Z"/>
              <w:lang w:val="ru-RU"/>
            </w:rPr>
          </w:rPrChange>
        </w:rPr>
      </w:pPr>
      <w:del w:id="1100" w:author="Антон Смирнов" w:date="2023-05-25T12:41:00Z">
        <w:r w:rsidDel="0046767B">
          <w:rPr>
            <w:lang w:val="ru-RU"/>
          </w:rPr>
          <w:delText>Характеристика</w:delText>
        </w:r>
        <w:r w:rsidRPr="0046767B" w:rsidDel="0046767B">
          <w:rPr>
            <w:rPrChange w:id="1101" w:author="Антон Смирнов" w:date="2023-05-25T12:41:00Z">
              <w:rPr>
                <w:lang w:val="ru-RU"/>
              </w:rPr>
            </w:rPrChange>
          </w:rPr>
          <w:delText xml:space="preserve"> </w:delText>
        </w:r>
        <w:r w:rsidDel="0046767B">
          <w:rPr>
            <w:lang w:val="ru-RU"/>
          </w:rPr>
          <w:delText>набор</w:delText>
        </w:r>
        <w:r w:rsidRPr="0046767B" w:rsidDel="0046767B">
          <w:rPr>
            <w:rPrChange w:id="1102" w:author="Антон Смирнов" w:date="2023-05-25T12:41:00Z">
              <w:rPr>
                <w:lang w:val="ru-RU"/>
              </w:rPr>
            </w:rPrChange>
          </w:rPr>
          <w:delText xml:space="preserve"> </w:delText>
        </w:r>
        <w:r w:rsidDel="0046767B">
          <w:rPr>
            <w:lang w:val="ru-RU"/>
          </w:rPr>
          <w:delText>данных</w:delText>
        </w:r>
        <w:r w:rsidRPr="0046767B" w:rsidDel="0046767B">
          <w:rPr>
            <w:rPrChange w:id="1103" w:author="Антон Смирнов" w:date="2023-05-25T12:41:00Z">
              <w:rPr>
                <w:lang w:val="ru-RU"/>
              </w:rPr>
            </w:rPrChange>
          </w:rPr>
          <w:delText xml:space="preserve">, </w:delText>
        </w:r>
        <w:r w:rsidDel="0046767B">
          <w:rPr>
            <w:lang w:val="ru-RU"/>
          </w:rPr>
          <w:delText>используемых</w:delText>
        </w:r>
        <w:r w:rsidRPr="0046767B" w:rsidDel="0046767B">
          <w:rPr>
            <w:rPrChange w:id="1104" w:author="Антон Смирнов" w:date="2023-05-25T12:41:00Z">
              <w:rPr>
                <w:lang w:val="ru-RU"/>
              </w:rPr>
            </w:rPrChange>
          </w:rPr>
          <w:delText xml:space="preserve"> </w:delText>
        </w:r>
        <w:r w:rsidDel="0046767B">
          <w:rPr>
            <w:lang w:val="ru-RU"/>
          </w:rPr>
          <w:delText>для</w:delText>
        </w:r>
        <w:r w:rsidRPr="0046767B" w:rsidDel="0046767B">
          <w:rPr>
            <w:rPrChange w:id="1105" w:author="Антон Смирнов" w:date="2023-05-25T12:41:00Z">
              <w:rPr>
                <w:lang w:val="ru-RU"/>
              </w:rPr>
            </w:rPrChange>
          </w:rPr>
          <w:delText xml:space="preserve"> </w:delText>
        </w:r>
        <w:r w:rsidDel="0046767B">
          <w:rPr>
            <w:lang w:val="ru-RU"/>
          </w:rPr>
          <w:delText>предсказания</w:delText>
        </w:r>
        <w:r w:rsidRPr="0046767B" w:rsidDel="0046767B">
          <w:rPr>
            <w:rPrChange w:id="1106" w:author="Антон Смирнов" w:date="2023-05-25T12:41:00Z">
              <w:rPr>
                <w:lang w:val="ru-RU"/>
              </w:rPr>
            </w:rPrChange>
          </w:rPr>
          <w:delText xml:space="preserve"> </w:delText>
        </w:r>
        <w:r w:rsidDel="0046767B">
          <w:rPr>
            <w:lang w:val="ru-RU"/>
          </w:rPr>
          <w:delText>сайтов</w:delText>
        </w:r>
        <w:r w:rsidRPr="0046767B" w:rsidDel="0046767B">
          <w:rPr>
            <w:rPrChange w:id="1107" w:author="Антон Смирнов" w:date="2023-05-25T12:41:00Z">
              <w:rPr>
                <w:lang w:val="ru-RU"/>
              </w:rPr>
            </w:rPrChange>
          </w:rPr>
          <w:delText xml:space="preserve"> </w:delText>
        </w:r>
        <w:r w:rsidDel="0046767B">
          <w:rPr>
            <w:lang w:val="ru-RU"/>
          </w:rPr>
          <w:delText>расщепления</w:delText>
        </w:r>
        <w:r w:rsidRPr="0046767B" w:rsidDel="0046767B">
          <w:rPr>
            <w:rPrChange w:id="1108" w:author="Антон Смирнов" w:date="2023-05-25T12:41:00Z">
              <w:rPr>
                <w:lang w:val="ru-RU"/>
              </w:rPr>
            </w:rPrChange>
          </w:rPr>
          <w:delText xml:space="preserve"> </w:delText>
        </w:r>
        <w:r w:rsidDel="0046767B">
          <w:rPr>
            <w:lang w:val="ru-RU"/>
          </w:rPr>
          <w:delText>белков</w:delText>
        </w:r>
        <w:r w:rsidRPr="0046767B" w:rsidDel="0046767B">
          <w:rPr>
            <w:rPrChange w:id="1109" w:author="Антон Смирнов" w:date="2023-05-25T12:41:00Z">
              <w:rPr>
                <w:lang w:val="ru-RU"/>
              </w:rPr>
            </w:rPrChange>
          </w:rPr>
          <w:delText xml:space="preserve"> </w:delText>
        </w:r>
        <w:r w:rsidDel="0046767B">
          <w:rPr>
            <w:lang w:val="ru-RU"/>
          </w:rPr>
          <w:delText>протеасомой</w:delText>
        </w:r>
        <w:r w:rsidRPr="0046767B" w:rsidDel="0046767B">
          <w:rPr>
            <w:rPrChange w:id="1110" w:author="Антон Смирнов" w:date="2023-05-25T12:41:00Z">
              <w:rPr>
                <w:lang w:val="ru-RU"/>
              </w:rPr>
            </w:rPrChange>
          </w:rPr>
          <w:delText>.</w:delText>
        </w:r>
      </w:del>
    </w:p>
    <w:tbl>
      <w:tblPr>
        <w:tblStyle w:val="af0"/>
        <w:tblW w:w="10080" w:type="dxa"/>
        <w:tblInd w:w="108" w:type="dxa"/>
        <w:tblLook w:val="04A0" w:firstRow="1" w:lastRow="0" w:firstColumn="1" w:lastColumn="0" w:noHBand="0" w:noVBand="1"/>
        <w:tblPrChange w:id="1111" w:author="Антон Смирнов" w:date="2023-05-25T12:37:00Z">
          <w:tblPr>
            <w:tblStyle w:val="af0"/>
            <w:tblW w:w="0" w:type="auto"/>
            <w:tblInd w:w="108" w:type="dxa"/>
            <w:tblLook w:val="04A0" w:firstRow="1" w:lastRow="0" w:firstColumn="1" w:lastColumn="0" w:noHBand="0" w:noVBand="1"/>
          </w:tblPr>
        </w:tblPrChange>
      </w:tblPr>
      <w:tblGrid>
        <w:gridCol w:w="1111"/>
        <w:gridCol w:w="1053"/>
        <w:gridCol w:w="1713"/>
        <w:gridCol w:w="1738"/>
        <w:gridCol w:w="2266"/>
        <w:gridCol w:w="2199"/>
        <w:tblGridChange w:id="1112">
          <w:tblGrid>
            <w:gridCol w:w="1111"/>
            <w:gridCol w:w="1053"/>
            <w:gridCol w:w="1713"/>
            <w:gridCol w:w="1738"/>
            <w:gridCol w:w="2266"/>
            <w:gridCol w:w="2199"/>
          </w:tblGrid>
        </w:tblGridChange>
      </w:tblGrid>
      <w:tr w:rsidR="0046767B" w:rsidRPr="0046767B" w:rsidDel="0046767B" w14:paraId="13E52E93" w14:textId="08DA4C19" w:rsidTr="0046767B">
        <w:trPr>
          <w:trHeight w:val="1809"/>
          <w:del w:id="1113" w:author="Антон Смирнов" w:date="2023-05-25T12:41:00Z"/>
        </w:trPr>
        <w:tc>
          <w:tcPr>
            <w:tcW w:w="1111" w:type="dxa"/>
            <w:tcPrChange w:id="1114" w:author="Антон Смирнов" w:date="2023-05-25T12:37:00Z">
              <w:tcPr>
                <w:tcW w:w="1048" w:type="dxa"/>
              </w:tcPr>
            </w:tcPrChange>
          </w:tcPr>
          <w:bookmarkEnd w:id="1082"/>
          <w:bookmarkEnd w:id="1084"/>
          <w:bookmarkEnd w:id="1085"/>
          <w:bookmarkEnd w:id="1086"/>
          <w:p w14:paraId="10A6D303" w14:textId="095DDF55" w:rsidR="00387ECF" w:rsidRPr="0046767B" w:rsidDel="0046767B" w:rsidRDefault="00387ECF" w:rsidP="00387ECF">
            <w:pPr>
              <w:pStyle w:val="a0"/>
              <w:ind w:firstLine="0"/>
              <w:rPr>
                <w:del w:id="1115" w:author="Антон Смирнов" w:date="2023-05-25T12:41:00Z"/>
                <w:rPrChange w:id="1116" w:author="Антон Смирнов" w:date="2023-05-25T12:41:00Z">
                  <w:rPr>
                    <w:del w:id="1117" w:author="Антон Смирнов" w:date="2023-05-25T12:41:00Z"/>
                    <w:lang w:val="ru-RU"/>
                  </w:rPr>
                </w:rPrChange>
              </w:rPr>
            </w:pPr>
            <w:del w:id="1118" w:author="Антон Смирнов" w:date="2023-05-25T12:41:00Z">
              <w:r w:rsidDel="0046767B">
                <w:rPr>
                  <w:lang w:val="ru-RU"/>
                </w:rPr>
                <w:delText>Набор</w:delText>
              </w:r>
              <w:r w:rsidRPr="0046767B" w:rsidDel="0046767B">
                <w:rPr>
                  <w:rPrChange w:id="1119" w:author="Антон Смирнов" w:date="2023-05-25T12:41:00Z">
                    <w:rPr>
                      <w:lang w:val="ru-RU"/>
                    </w:rPr>
                  </w:rPrChange>
                </w:rPr>
                <w:delText xml:space="preserve"> </w:delText>
              </w:r>
              <w:r w:rsidDel="0046767B">
                <w:rPr>
                  <w:lang w:val="ru-RU"/>
                </w:rPr>
                <w:delText>данных</w:delText>
              </w:r>
            </w:del>
          </w:p>
        </w:tc>
        <w:tc>
          <w:tcPr>
            <w:tcW w:w="1053" w:type="dxa"/>
            <w:tcPrChange w:id="1120" w:author="Антон Смирнов" w:date="2023-05-25T12:37:00Z">
              <w:tcPr>
                <w:tcW w:w="994" w:type="dxa"/>
              </w:tcPr>
            </w:tcPrChange>
          </w:tcPr>
          <w:p w14:paraId="6AF9D3B5" w14:textId="452F4622" w:rsidR="00387ECF" w:rsidRPr="0046767B" w:rsidDel="0046767B" w:rsidRDefault="00387ECF" w:rsidP="00387ECF">
            <w:pPr>
              <w:pStyle w:val="a0"/>
              <w:ind w:firstLine="0"/>
              <w:rPr>
                <w:del w:id="1121" w:author="Антон Смирнов" w:date="2023-05-25T12:41:00Z"/>
                <w:rPrChange w:id="1122" w:author="Антон Смирнов" w:date="2023-05-25T12:41:00Z">
                  <w:rPr>
                    <w:del w:id="1123" w:author="Антон Смирнов" w:date="2023-05-25T12:41:00Z"/>
                    <w:lang w:val="ru-RU"/>
                  </w:rPr>
                </w:rPrChange>
              </w:rPr>
            </w:pPr>
            <w:del w:id="1124" w:author="Антон Смирнов" w:date="2023-05-25T12:41:00Z">
              <w:r w:rsidDel="0046767B">
                <w:rPr>
                  <w:lang w:val="ru-RU"/>
                </w:rPr>
                <w:delText>Радиус</w:delText>
              </w:r>
              <w:r w:rsidRPr="0046767B" w:rsidDel="0046767B">
                <w:rPr>
                  <w:rPrChange w:id="1125" w:author="Антон Смирнов" w:date="2023-05-25T12:41:00Z">
                    <w:rPr>
                      <w:lang w:val="ru-RU"/>
                    </w:rPr>
                  </w:rPrChange>
                </w:rPr>
                <w:delText xml:space="preserve"> </w:delText>
              </w:r>
              <w:r w:rsidDel="0046767B">
                <w:rPr>
                  <w:lang w:val="ru-RU"/>
                </w:rPr>
                <w:delText>окна</w:delText>
              </w:r>
            </w:del>
          </w:p>
        </w:tc>
        <w:tc>
          <w:tcPr>
            <w:tcW w:w="1713" w:type="dxa"/>
            <w:tcPrChange w:id="1126" w:author="Антон Смирнов" w:date="2023-05-25T12:37:00Z">
              <w:tcPr>
                <w:tcW w:w="1608" w:type="dxa"/>
              </w:tcPr>
            </w:tcPrChange>
          </w:tcPr>
          <w:p w14:paraId="0D3BBABF" w14:textId="0D9BC61D" w:rsidR="00387ECF" w:rsidRPr="0046767B" w:rsidDel="0046767B" w:rsidRDefault="00387ECF" w:rsidP="00387ECF">
            <w:pPr>
              <w:pStyle w:val="a0"/>
              <w:ind w:firstLine="0"/>
              <w:rPr>
                <w:del w:id="1127" w:author="Антон Смирнов" w:date="2023-05-25T12:41:00Z"/>
                <w:rPrChange w:id="1128" w:author="Антон Смирнов" w:date="2023-05-25T12:41:00Z">
                  <w:rPr>
                    <w:del w:id="1129" w:author="Антон Смирнов" w:date="2023-05-25T12:41:00Z"/>
                    <w:lang w:val="ru-RU"/>
                  </w:rPr>
                </w:rPrChange>
              </w:rPr>
            </w:pPr>
            <w:del w:id="1130" w:author="Антон Смирнов" w:date="2023-05-25T12:41:00Z">
              <w:r w:rsidRPr="008C3AE0" w:rsidDel="0046767B">
                <w:rPr>
                  <w:b/>
                  <w:bCs/>
                  <w:lang w:val="ru-RU"/>
                </w:rPr>
                <w:delText>Количество</w:delText>
              </w:r>
              <w:r w:rsidRPr="0046767B" w:rsidDel="0046767B">
                <w:rPr>
                  <w:b/>
                  <w:bCs/>
                  <w:rPrChange w:id="1131" w:author="Антон Смирнов" w:date="2023-05-25T12:41:00Z">
                    <w:rPr>
                      <w:b/>
                      <w:bCs/>
                      <w:lang w:val="ru-RU"/>
                    </w:rPr>
                  </w:rPrChange>
                </w:rPr>
                <w:delText xml:space="preserve"> </w:delText>
              </w:r>
              <w:r w:rsidRPr="008C3AE0" w:rsidDel="0046767B">
                <w:rPr>
                  <w:b/>
                  <w:bCs/>
                  <w:lang w:val="ru-RU"/>
                </w:rPr>
                <w:delText>белков</w:delText>
              </w:r>
              <w:r w:rsidRPr="0046767B" w:rsidDel="0046767B">
                <w:rPr>
                  <w:b/>
                  <w:bCs/>
                  <w:rPrChange w:id="1132" w:author="Антон Смирнов" w:date="2023-05-25T12:41:00Z">
                    <w:rPr>
                      <w:b/>
                      <w:bCs/>
                      <w:lang w:val="ru-RU"/>
                    </w:rPr>
                  </w:rPrChange>
                </w:rPr>
                <w:delText>-</w:delText>
              </w:r>
              <w:r w:rsidRPr="008C3AE0" w:rsidDel="0046767B">
                <w:rPr>
                  <w:b/>
                  <w:bCs/>
                  <w:lang w:val="ru-RU"/>
                </w:rPr>
                <w:delText>источников</w:delText>
              </w:r>
            </w:del>
          </w:p>
        </w:tc>
        <w:tc>
          <w:tcPr>
            <w:tcW w:w="1738" w:type="dxa"/>
            <w:tcPrChange w:id="1133" w:author="Антон Смирнов" w:date="2023-05-25T12:37:00Z">
              <w:tcPr>
                <w:tcW w:w="1631" w:type="dxa"/>
              </w:tcPr>
            </w:tcPrChange>
          </w:tcPr>
          <w:p w14:paraId="4777EBC1" w14:textId="63A289D4" w:rsidR="00387ECF" w:rsidRPr="0046767B" w:rsidDel="0046767B" w:rsidRDefault="00387ECF" w:rsidP="00387ECF">
            <w:pPr>
              <w:pStyle w:val="a0"/>
              <w:ind w:firstLine="0"/>
              <w:rPr>
                <w:del w:id="1134" w:author="Антон Смирнов" w:date="2023-05-25T12:41:00Z"/>
                <w:rPrChange w:id="1135" w:author="Антон Смирнов" w:date="2023-05-25T12:41:00Z">
                  <w:rPr>
                    <w:del w:id="1136" w:author="Антон Смирнов" w:date="2023-05-25T12:41:00Z"/>
                    <w:lang w:val="ru-RU"/>
                  </w:rPr>
                </w:rPrChange>
              </w:rPr>
            </w:pPr>
            <w:del w:id="1137" w:author="Антон Смирнов" w:date="2023-05-25T12:41:00Z">
              <w:r w:rsidRPr="008C3AE0" w:rsidDel="0046767B">
                <w:rPr>
                  <w:b/>
                  <w:bCs/>
                  <w:lang w:val="ru-RU"/>
                </w:rPr>
                <w:delText>Количество</w:delText>
              </w:r>
              <w:r w:rsidRPr="0046767B" w:rsidDel="0046767B">
                <w:rPr>
                  <w:b/>
                  <w:bCs/>
                  <w:rPrChange w:id="1138" w:author="Антон Смирнов" w:date="2023-05-25T12:41:00Z">
                    <w:rPr>
                      <w:b/>
                      <w:bCs/>
                      <w:lang w:val="ru-RU"/>
                    </w:rPr>
                  </w:rPrChange>
                </w:rPr>
                <w:delText xml:space="preserve"> </w:delText>
              </w:r>
              <w:r w:rsidRPr="008C3AE0" w:rsidDel="0046767B">
                <w:rPr>
                  <w:b/>
                  <w:bCs/>
                  <w:lang w:val="ru-RU"/>
                </w:rPr>
                <w:delText>пептидных</w:delText>
              </w:r>
              <w:r w:rsidRPr="0046767B" w:rsidDel="0046767B">
                <w:rPr>
                  <w:b/>
                  <w:bCs/>
                  <w:rPrChange w:id="1139" w:author="Антон Смирнов" w:date="2023-05-25T12:41:00Z">
                    <w:rPr>
                      <w:b/>
                      <w:bCs/>
                      <w:lang w:val="ru-RU"/>
                    </w:rPr>
                  </w:rPrChange>
                </w:rPr>
                <w:delText xml:space="preserve"> </w:delText>
              </w:r>
              <w:r w:rsidRPr="008C3AE0" w:rsidDel="0046767B">
                <w:rPr>
                  <w:b/>
                  <w:bCs/>
                  <w:lang w:val="ru-RU"/>
                </w:rPr>
                <w:delText>фрагментов</w:delText>
              </w:r>
            </w:del>
          </w:p>
        </w:tc>
        <w:tc>
          <w:tcPr>
            <w:tcW w:w="2266" w:type="dxa"/>
            <w:tcPrChange w:id="1140" w:author="Антон Смирнов" w:date="2023-05-25T12:37:00Z">
              <w:tcPr>
                <w:tcW w:w="2122" w:type="dxa"/>
              </w:tcPr>
            </w:tcPrChange>
          </w:tcPr>
          <w:p w14:paraId="5E9C380F" w14:textId="0C03C9F0" w:rsidR="00387ECF" w:rsidRPr="0046767B" w:rsidDel="0046767B" w:rsidRDefault="00387ECF" w:rsidP="00387ECF">
            <w:pPr>
              <w:pStyle w:val="a0"/>
              <w:ind w:firstLine="0"/>
              <w:rPr>
                <w:del w:id="1141" w:author="Антон Смирнов" w:date="2023-05-25T12:41:00Z"/>
                <w:rPrChange w:id="1142" w:author="Антон Смирнов" w:date="2023-05-25T12:41:00Z">
                  <w:rPr>
                    <w:del w:id="1143" w:author="Антон Смирнов" w:date="2023-05-25T12:41:00Z"/>
                    <w:lang w:val="ru-RU"/>
                  </w:rPr>
                </w:rPrChange>
              </w:rPr>
            </w:pPr>
            <w:del w:id="1144" w:author="Антон Смирнов" w:date="2023-05-25T12:41:00Z">
              <w:r w:rsidRPr="008C3AE0" w:rsidDel="0046767B">
                <w:rPr>
                  <w:b/>
                  <w:bCs/>
                  <w:lang w:val="ru-RU"/>
                </w:rPr>
                <w:delText>Количество</w:delText>
              </w:r>
              <w:r w:rsidRPr="0046767B" w:rsidDel="0046767B">
                <w:rPr>
                  <w:b/>
                  <w:bCs/>
                  <w:rPrChange w:id="1145" w:author="Антон Смирнов" w:date="2023-05-25T12:41:00Z">
                    <w:rPr>
                      <w:b/>
                      <w:bCs/>
                      <w:lang w:val="ru-RU"/>
                    </w:rPr>
                  </w:rPrChange>
                </w:rPr>
                <w:delText xml:space="preserve"> </w:delText>
              </w:r>
              <w:r w:rsidRPr="008C3AE0" w:rsidDel="0046767B">
                <w:rPr>
                  <w:b/>
                  <w:bCs/>
                  <w:lang w:val="ru-RU"/>
                </w:rPr>
                <w:delText>положительных</w:delText>
              </w:r>
              <w:r w:rsidRPr="0046767B" w:rsidDel="0046767B">
                <w:rPr>
                  <w:b/>
                  <w:bCs/>
                  <w:rPrChange w:id="1146" w:author="Антон Смирнов" w:date="2023-05-25T12:41:00Z">
                    <w:rPr>
                      <w:b/>
                      <w:bCs/>
                      <w:lang w:val="ru-RU"/>
                    </w:rPr>
                  </w:rPrChange>
                </w:rPr>
                <w:delText xml:space="preserve"> </w:delText>
              </w:r>
              <w:r w:rsidRPr="008C3AE0" w:rsidDel="0046767B">
                <w:rPr>
                  <w:b/>
                  <w:bCs/>
                  <w:lang w:val="ru-RU"/>
                </w:rPr>
                <w:delText>примеров</w:delText>
              </w:r>
            </w:del>
          </w:p>
        </w:tc>
        <w:tc>
          <w:tcPr>
            <w:tcW w:w="2199" w:type="dxa"/>
            <w:tcPrChange w:id="1147" w:author="Антон Смирнов" w:date="2023-05-25T12:37:00Z">
              <w:tcPr>
                <w:tcW w:w="2060" w:type="dxa"/>
              </w:tcPr>
            </w:tcPrChange>
          </w:tcPr>
          <w:p w14:paraId="2A1F7556" w14:textId="77B228F6" w:rsidR="00387ECF" w:rsidRPr="0046767B" w:rsidDel="0046767B" w:rsidRDefault="00387ECF" w:rsidP="00387ECF">
            <w:pPr>
              <w:pStyle w:val="a0"/>
              <w:ind w:firstLine="0"/>
              <w:rPr>
                <w:del w:id="1148" w:author="Антон Смирнов" w:date="2023-05-25T12:41:00Z"/>
                <w:rPrChange w:id="1149" w:author="Антон Смирнов" w:date="2023-05-25T12:41:00Z">
                  <w:rPr>
                    <w:del w:id="1150" w:author="Антон Смирнов" w:date="2023-05-25T12:41:00Z"/>
                    <w:lang w:val="ru-RU"/>
                  </w:rPr>
                </w:rPrChange>
              </w:rPr>
            </w:pPr>
            <w:del w:id="1151" w:author="Антон Смирнов" w:date="2023-05-25T12:41:00Z">
              <w:r w:rsidRPr="008C3AE0" w:rsidDel="0046767B">
                <w:rPr>
                  <w:b/>
                  <w:bCs/>
                  <w:lang w:val="ru-RU"/>
                </w:rPr>
                <w:delText>Количество</w:delText>
              </w:r>
              <w:r w:rsidRPr="0046767B" w:rsidDel="0046767B">
                <w:rPr>
                  <w:b/>
                  <w:bCs/>
                  <w:rPrChange w:id="1152" w:author="Антон Смирнов" w:date="2023-05-25T12:41:00Z">
                    <w:rPr>
                      <w:b/>
                      <w:bCs/>
                      <w:lang w:val="ru-RU"/>
                    </w:rPr>
                  </w:rPrChange>
                </w:rPr>
                <w:delText xml:space="preserve"> </w:delText>
              </w:r>
              <w:r w:rsidRPr="008C3AE0" w:rsidDel="0046767B">
                <w:rPr>
                  <w:b/>
                  <w:bCs/>
                  <w:lang w:val="ru-RU"/>
                </w:rPr>
                <w:delText>отрицательных</w:delText>
              </w:r>
              <w:r w:rsidRPr="0046767B" w:rsidDel="0046767B">
                <w:rPr>
                  <w:b/>
                  <w:bCs/>
                  <w:rPrChange w:id="1153" w:author="Антон Смирнов" w:date="2023-05-25T12:41:00Z">
                    <w:rPr>
                      <w:b/>
                      <w:bCs/>
                      <w:lang w:val="ru-RU"/>
                    </w:rPr>
                  </w:rPrChange>
                </w:rPr>
                <w:delText xml:space="preserve"> </w:delText>
              </w:r>
              <w:r w:rsidRPr="008C3AE0" w:rsidDel="0046767B">
                <w:rPr>
                  <w:b/>
                  <w:bCs/>
                  <w:lang w:val="ru-RU"/>
                </w:rPr>
                <w:delText>примеров</w:delText>
              </w:r>
            </w:del>
          </w:p>
        </w:tc>
      </w:tr>
      <w:tr w:rsidR="0046767B" w:rsidRPr="0046767B" w:rsidDel="0046767B" w14:paraId="6FB9ED0B" w14:textId="328E0EA6" w:rsidTr="0046767B">
        <w:trPr>
          <w:trHeight w:val="1809"/>
          <w:del w:id="1154" w:author="Антон Смирнов" w:date="2023-05-25T12:41:00Z"/>
        </w:trPr>
        <w:tc>
          <w:tcPr>
            <w:tcW w:w="1111" w:type="dxa"/>
            <w:vMerge w:val="restart"/>
            <w:tcPrChange w:id="1155" w:author="Антон Смирнов" w:date="2023-05-25T12:37:00Z">
              <w:tcPr>
                <w:tcW w:w="1048" w:type="dxa"/>
                <w:vMerge w:val="restart"/>
              </w:tcPr>
            </w:tcPrChange>
          </w:tcPr>
          <w:p w14:paraId="5A387812" w14:textId="39A60FC2" w:rsidR="00387ECF" w:rsidRPr="0046767B" w:rsidDel="0046767B" w:rsidRDefault="00387ECF" w:rsidP="00387ECF">
            <w:pPr>
              <w:pStyle w:val="a0"/>
              <w:ind w:firstLine="0"/>
              <w:rPr>
                <w:del w:id="1156" w:author="Антон Смирнов" w:date="2023-05-25T12:41:00Z"/>
                <w:rPrChange w:id="1157" w:author="Антон Смирнов" w:date="2023-05-25T12:41:00Z">
                  <w:rPr>
                    <w:del w:id="1158" w:author="Антон Смирнов" w:date="2023-05-25T12:41:00Z"/>
                    <w:lang w:val="ru-RU"/>
                  </w:rPr>
                </w:rPrChange>
              </w:rPr>
            </w:pPr>
          </w:p>
        </w:tc>
        <w:tc>
          <w:tcPr>
            <w:tcW w:w="1053" w:type="dxa"/>
            <w:tcPrChange w:id="1159" w:author="Антон Смирнов" w:date="2023-05-25T12:37:00Z">
              <w:tcPr>
                <w:tcW w:w="994" w:type="dxa"/>
              </w:tcPr>
            </w:tcPrChange>
          </w:tcPr>
          <w:p w14:paraId="43632CFF" w14:textId="3E0D2C67" w:rsidR="00387ECF" w:rsidRPr="0046767B" w:rsidDel="0046767B" w:rsidRDefault="00387ECF" w:rsidP="00387ECF">
            <w:pPr>
              <w:pStyle w:val="a0"/>
              <w:ind w:firstLine="0"/>
              <w:rPr>
                <w:del w:id="1160" w:author="Антон Смирнов" w:date="2023-05-25T12:41:00Z"/>
                <w:rPrChange w:id="1161" w:author="Антон Смирнов" w:date="2023-05-25T12:41:00Z">
                  <w:rPr>
                    <w:del w:id="1162" w:author="Антон Смирнов" w:date="2023-05-25T12:41:00Z"/>
                    <w:lang w:val="ru-RU"/>
                  </w:rPr>
                </w:rPrChange>
              </w:rPr>
            </w:pPr>
            <w:del w:id="1163" w:author="Антон Смирнов" w:date="2023-05-25T12:41:00Z">
              <w:r w:rsidRPr="0046767B" w:rsidDel="0046767B">
                <w:rPr>
                  <w:rPrChange w:id="1164" w:author="Антон Смирнов" w:date="2023-05-25T12:41:00Z">
                    <w:rPr>
                      <w:lang w:val="ru-RU"/>
                    </w:rPr>
                  </w:rPrChange>
                </w:rPr>
                <w:delText>2</w:delText>
              </w:r>
            </w:del>
          </w:p>
        </w:tc>
        <w:tc>
          <w:tcPr>
            <w:tcW w:w="1713" w:type="dxa"/>
            <w:tcPrChange w:id="1165" w:author="Антон Смирнов" w:date="2023-05-25T12:37:00Z">
              <w:tcPr>
                <w:tcW w:w="1608" w:type="dxa"/>
              </w:tcPr>
            </w:tcPrChange>
          </w:tcPr>
          <w:p w14:paraId="4EC20009" w14:textId="1A6D3FA4" w:rsidR="00387ECF" w:rsidRPr="0046767B" w:rsidDel="0046767B" w:rsidRDefault="00387ECF" w:rsidP="00387ECF">
            <w:pPr>
              <w:pStyle w:val="a0"/>
              <w:ind w:firstLine="0"/>
              <w:rPr>
                <w:del w:id="1166" w:author="Антон Смирнов" w:date="2023-05-25T12:41:00Z"/>
                <w:rPrChange w:id="1167" w:author="Антон Смирнов" w:date="2023-05-25T12:41:00Z">
                  <w:rPr>
                    <w:del w:id="1168" w:author="Антон Смирнов" w:date="2023-05-25T12:41:00Z"/>
                    <w:lang w:val="ru-RU"/>
                  </w:rPr>
                </w:rPrChange>
              </w:rPr>
            </w:pPr>
          </w:p>
        </w:tc>
        <w:tc>
          <w:tcPr>
            <w:tcW w:w="1738" w:type="dxa"/>
            <w:tcPrChange w:id="1169" w:author="Антон Смирнов" w:date="2023-05-25T12:37:00Z">
              <w:tcPr>
                <w:tcW w:w="1631" w:type="dxa"/>
              </w:tcPr>
            </w:tcPrChange>
          </w:tcPr>
          <w:p w14:paraId="03884B77" w14:textId="6C2F3058" w:rsidR="00387ECF" w:rsidRPr="0046767B" w:rsidDel="0046767B" w:rsidRDefault="00387ECF" w:rsidP="00387ECF">
            <w:pPr>
              <w:pStyle w:val="a0"/>
              <w:ind w:firstLine="0"/>
              <w:rPr>
                <w:del w:id="1170" w:author="Антон Смирнов" w:date="2023-05-25T12:41:00Z"/>
                <w:rPrChange w:id="1171" w:author="Антон Смирнов" w:date="2023-05-25T12:41:00Z">
                  <w:rPr>
                    <w:del w:id="1172" w:author="Антон Смирнов" w:date="2023-05-25T12:41:00Z"/>
                    <w:lang w:val="ru-RU"/>
                  </w:rPr>
                </w:rPrChange>
              </w:rPr>
            </w:pPr>
          </w:p>
        </w:tc>
        <w:tc>
          <w:tcPr>
            <w:tcW w:w="2266" w:type="dxa"/>
            <w:tcPrChange w:id="1173" w:author="Антон Смирнов" w:date="2023-05-25T12:37:00Z">
              <w:tcPr>
                <w:tcW w:w="2122" w:type="dxa"/>
              </w:tcPr>
            </w:tcPrChange>
          </w:tcPr>
          <w:p w14:paraId="1EC3C0D1" w14:textId="695EA1E4" w:rsidR="00387ECF" w:rsidRPr="0046767B" w:rsidDel="0046767B" w:rsidRDefault="00387ECF" w:rsidP="00387ECF">
            <w:pPr>
              <w:pStyle w:val="a0"/>
              <w:ind w:firstLine="0"/>
              <w:rPr>
                <w:del w:id="1174" w:author="Антон Смирнов" w:date="2023-05-25T12:41:00Z"/>
                <w:rPrChange w:id="1175" w:author="Антон Смирнов" w:date="2023-05-25T12:41:00Z">
                  <w:rPr>
                    <w:del w:id="1176" w:author="Антон Смирнов" w:date="2023-05-25T12:41:00Z"/>
                    <w:lang w:val="ru-RU"/>
                  </w:rPr>
                </w:rPrChange>
              </w:rPr>
            </w:pPr>
          </w:p>
        </w:tc>
        <w:tc>
          <w:tcPr>
            <w:tcW w:w="2199" w:type="dxa"/>
            <w:tcPrChange w:id="1177" w:author="Антон Смирнов" w:date="2023-05-25T12:37:00Z">
              <w:tcPr>
                <w:tcW w:w="2060" w:type="dxa"/>
              </w:tcPr>
            </w:tcPrChange>
          </w:tcPr>
          <w:p w14:paraId="56C8C853" w14:textId="6E75A6D4" w:rsidR="00387ECF" w:rsidRPr="0046767B" w:rsidDel="0046767B" w:rsidRDefault="00387ECF" w:rsidP="00387ECF">
            <w:pPr>
              <w:pStyle w:val="a0"/>
              <w:ind w:firstLine="0"/>
              <w:rPr>
                <w:del w:id="1178" w:author="Антон Смирнов" w:date="2023-05-25T12:41:00Z"/>
                <w:rPrChange w:id="1179" w:author="Антон Смирнов" w:date="2023-05-25T12:41:00Z">
                  <w:rPr>
                    <w:del w:id="1180" w:author="Антон Смирнов" w:date="2023-05-25T12:41:00Z"/>
                    <w:lang w:val="ru-RU"/>
                  </w:rPr>
                </w:rPrChange>
              </w:rPr>
            </w:pPr>
          </w:p>
        </w:tc>
      </w:tr>
      <w:tr w:rsidR="0046767B" w:rsidRPr="0046767B" w:rsidDel="0046767B" w14:paraId="3F6C8039" w14:textId="5810B2D2" w:rsidTr="0046767B">
        <w:trPr>
          <w:trHeight w:val="1809"/>
          <w:del w:id="1181" w:author="Антон Смирнов" w:date="2023-05-25T12:41:00Z"/>
        </w:trPr>
        <w:tc>
          <w:tcPr>
            <w:tcW w:w="1111" w:type="dxa"/>
            <w:vMerge/>
            <w:tcPrChange w:id="1182" w:author="Антон Смирнов" w:date="2023-05-25T12:37:00Z">
              <w:tcPr>
                <w:tcW w:w="1048" w:type="dxa"/>
                <w:vMerge/>
              </w:tcPr>
            </w:tcPrChange>
          </w:tcPr>
          <w:p w14:paraId="4AC7B77B" w14:textId="0ED4C50F" w:rsidR="00387ECF" w:rsidRPr="0046767B" w:rsidDel="0046767B" w:rsidRDefault="00387ECF" w:rsidP="00387ECF">
            <w:pPr>
              <w:pStyle w:val="a0"/>
              <w:ind w:firstLine="0"/>
              <w:rPr>
                <w:del w:id="1183" w:author="Антон Смирнов" w:date="2023-05-25T12:41:00Z"/>
                <w:rPrChange w:id="1184" w:author="Антон Смирнов" w:date="2023-05-25T12:41:00Z">
                  <w:rPr>
                    <w:del w:id="1185" w:author="Антон Смирнов" w:date="2023-05-25T12:41:00Z"/>
                    <w:lang w:val="ru-RU"/>
                  </w:rPr>
                </w:rPrChange>
              </w:rPr>
            </w:pPr>
          </w:p>
        </w:tc>
        <w:tc>
          <w:tcPr>
            <w:tcW w:w="1053" w:type="dxa"/>
            <w:tcPrChange w:id="1186" w:author="Антон Смирнов" w:date="2023-05-25T12:37:00Z">
              <w:tcPr>
                <w:tcW w:w="994" w:type="dxa"/>
              </w:tcPr>
            </w:tcPrChange>
          </w:tcPr>
          <w:p w14:paraId="6AD6C684" w14:textId="5C7D131B" w:rsidR="00387ECF" w:rsidRPr="0046767B" w:rsidDel="0046767B" w:rsidRDefault="00387ECF" w:rsidP="00387ECF">
            <w:pPr>
              <w:pStyle w:val="a0"/>
              <w:ind w:firstLine="0"/>
              <w:rPr>
                <w:del w:id="1187" w:author="Антон Смирнов" w:date="2023-05-25T12:41:00Z"/>
                <w:rPrChange w:id="1188" w:author="Антон Смирнов" w:date="2023-05-25T12:41:00Z">
                  <w:rPr>
                    <w:del w:id="1189" w:author="Антон Смирнов" w:date="2023-05-25T12:41:00Z"/>
                    <w:lang w:val="ru-RU"/>
                  </w:rPr>
                </w:rPrChange>
              </w:rPr>
            </w:pPr>
            <w:del w:id="1190" w:author="Антон Смирнов" w:date="2023-05-25T12:41:00Z">
              <w:r w:rsidRPr="0046767B" w:rsidDel="0046767B">
                <w:rPr>
                  <w:rPrChange w:id="1191" w:author="Антон Смирнов" w:date="2023-05-25T12:41:00Z">
                    <w:rPr>
                      <w:lang w:val="ru-RU"/>
                    </w:rPr>
                  </w:rPrChange>
                </w:rPr>
                <w:delText>3</w:delText>
              </w:r>
            </w:del>
          </w:p>
        </w:tc>
        <w:tc>
          <w:tcPr>
            <w:tcW w:w="1713" w:type="dxa"/>
            <w:tcPrChange w:id="1192" w:author="Антон Смирнов" w:date="2023-05-25T12:37:00Z">
              <w:tcPr>
                <w:tcW w:w="1608" w:type="dxa"/>
              </w:tcPr>
            </w:tcPrChange>
          </w:tcPr>
          <w:p w14:paraId="4C8AB82E" w14:textId="4552D650" w:rsidR="00387ECF" w:rsidRPr="0046767B" w:rsidDel="0046767B" w:rsidRDefault="00387ECF" w:rsidP="00387ECF">
            <w:pPr>
              <w:pStyle w:val="a0"/>
              <w:ind w:firstLine="0"/>
              <w:rPr>
                <w:del w:id="1193" w:author="Антон Смирнов" w:date="2023-05-25T12:41:00Z"/>
                <w:rPrChange w:id="1194" w:author="Антон Смирнов" w:date="2023-05-25T12:41:00Z">
                  <w:rPr>
                    <w:del w:id="1195" w:author="Антон Смирнов" w:date="2023-05-25T12:41:00Z"/>
                    <w:lang w:val="ru-RU"/>
                  </w:rPr>
                </w:rPrChange>
              </w:rPr>
            </w:pPr>
          </w:p>
        </w:tc>
        <w:tc>
          <w:tcPr>
            <w:tcW w:w="1738" w:type="dxa"/>
            <w:tcPrChange w:id="1196" w:author="Антон Смирнов" w:date="2023-05-25T12:37:00Z">
              <w:tcPr>
                <w:tcW w:w="1631" w:type="dxa"/>
              </w:tcPr>
            </w:tcPrChange>
          </w:tcPr>
          <w:p w14:paraId="00C88ADE" w14:textId="15F49D4C" w:rsidR="00387ECF" w:rsidRPr="0046767B" w:rsidDel="0046767B" w:rsidRDefault="00387ECF" w:rsidP="00387ECF">
            <w:pPr>
              <w:pStyle w:val="a0"/>
              <w:ind w:firstLine="0"/>
              <w:rPr>
                <w:del w:id="1197" w:author="Антон Смирнов" w:date="2023-05-25T12:41:00Z"/>
                <w:rPrChange w:id="1198" w:author="Антон Смирнов" w:date="2023-05-25T12:41:00Z">
                  <w:rPr>
                    <w:del w:id="1199" w:author="Антон Смирнов" w:date="2023-05-25T12:41:00Z"/>
                    <w:lang w:val="ru-RU"/>
                  </w:rPr>
                </w:rPrChange>
              </w:rPr>
            </w:pPr>
          </w:p>
        </w:tc>
        <w:tc>
          <w:tcPr>
            <w:tcW w:w="2266" w:type="dxa"/>
            <w:tcPrChange w:id="1200" w:author="Антон Смирнов" w:date="2023-05-25T12:37:00Z">
              <w:tcPr>
                <w:tcW w:w="2122" w:type="dxa"/>
              </w:tcPr>
            </w:tcPrChange>
          </w:tcPr>
          <w:p w14:paraId="28840512" w14:textId="6443251A" w:rsidR="00387ECF" w:rsidRPr="0046767B" w:rsidDel="0046767B" w:rsidRDefault="00387ECF" w:rsidP="00387ECF">
            <w:pPr>
              <w:pStyle w:val="a0"/>
              <w:ind w:firstLine="0"/>
              <w:rPr>
                <w:del w:id="1201" w:author="Антон Смирнов" w:date="2023-05-25T12:41:00Z"/>
                <w:rPrChange w:id="1202" w:author="Антон Смирнов" w:date="2023-05-25T12:41:00Z">
                  <w:rPr>
                    <w:del w:id="1203" w:author="Антон Смирнов" w:date="2023-05-25T12:41:00Z"/>
                    <w:lang w:val="ru-RU"/>
                  </w:rPr>
                </w:rPrChange>
              </w:rPr>
            </w:pPr>
          </w:p>
        </w:tc>
        <w:tc>
          <w:tcPr>
            <w:tcW w:w="2199" w:type="dxa"/>
            <w:tcPrChange w:id="1204" w:author="Антон Смирнов" w:date="2023-05-25T12:37:00Z">
              <w:tcPr>
                <w:tcW w:w="2060" w:type="dxa"/>
              </w:tcPr>
            </w:tcPrChange>
          </w:tcPr>
          <w:p w14:paraId="6BC353A3" w14:textId="7EF354FF" w:rsidR="00387ECF" w:rsidRPr="0046767B" w:rsidDel="0046767B" w:rsidRDefault="00387ECF" w:rsidP="00387ECF">
            <w:pPr>
              <w:pStyle w:val="a0"/>
              <w:ind w:firstLine="0"/>
              <w:rPr>
                <w:del w:id="1205" w:author="Антон Смирнов" w:date="2023-05-25T12:41:00Z"/>
                <w:rPrChange w:id="1206" w:author="Антон Смирнов" w:date="2023-05-25T12:41:00Z">
                  <w:rPr>
                    <w:del w:id="1207" w:author="Антон Смирнов" w:date="2023-05-25T12:41:00Z"/>
                    <w:lang w:val="ru-RU"/>
                  </w:rPr>
                </w:rPrChange>
              </w:rPr>
            </w:pPr>
          </w:p>
        </w:tc>
      </w:tr>
      <w:tr w:rsidR="0046767B" w:rsidRPr="0046767B" w:rsidDel="0046767B" w14:paraId="60AF347B" w14:textId="3D20ACBC" w:rsidTr="0046767B">
        <w:trPr>
          <w:trHeight w:val="1809"/>
          <w:del w:id="1208" w:author="Антон Смирнов" w:date="2023-05-25T12:41:00Z"/>
        </w:trPr>
        <w:tc>
          <w:tcPr>
            <w:tcW w:w="1111" w:type="dxa"/>
            <w:vMerge/>
            <w:tcPrChange w:id="1209" w:author="Антон Смирнов" w:date="2023-05-25T12:37:00Z">
              <w:tcPr>
                <w:tcW w:w="1048" w:type="dxa"/>
                <w:vMerge/>
              </w:tcPr>
            </w:tcPrChange>
          </w:tcPr>
          <w:p w14:paraId="407FF16F" w14:textId="13A9099E" w:rsidR="00387ECF" w:rsidRPr="0046767B" w:rsidDel="0046767B" w:rsidRDefault="00387ECF" w:rsidP="00387ECF">
            <w:pPr>
              <w:pStyle w:val="a0"/>
              <w:ind w:firstLine="0"/>
              <w:rPr>
                <w:del w:id="1210" w:author="Антон Смирнов" w:date="2023-05-25T12:41:00Z"/>
                <w:rPrChange w:id="1211" w:author="Антон Смирнов" w:date="2023-05-25T12:41:00Z">
                  <w:rPr>
                    <w:del w:id="1212" w:author="Антон Смирнов" w:date="2023-05-25T12:41:00Z"/>
                    <w:lang w:val="ru-RU"/>
                  </w:rPr>
                </w:rPrChange>
              </w:rPr>
            </w:pPr>
          </w:p>
        </w:tc>
        <w:tc>
          <w:tcPr>
            <w:tcW w:w="1053" w:type="dxa"/>
            <w:tcPrChange w:id="1213" w:author="Антон Смирнов" w:date="2023-05-25T12:37:00Z">
              <w:tcPr>
                <w:tcW w:w="994" w:type="dxa"/>
              </w:tcPr>
            </w:tcPrChange>
          </w:tcPr>
          <w:p w14:paraId="075E0A4A" w14:textId="52C8541A" w:rsidR="00387ECF" w:rsidRPr="0046767B" w:rsidDel="0046767B" w:rsidRDefault="00387ECF" w:rsidP="00387ECF">
            <w:pPr>
              <w:pStyle w:val="a0"/>
              <w:ind w:firstLine="0"/>
              <w:rPr>
                <w:del w:id="1214" w:author="Антон Смирнов" w:date="2023-05-25T12:41:00Z"/>
                <w:rPrChange w:id="1215" w:author="Антон Смирнов" w:date="2023-05-25T12:41:00Z">
                  <w:rPr>
                    <w:del w:id="1216" w:author="Антон Смирнов" w:date="2023-05-25T12:41:00Z"/>
                    <w:lang w:val="ru-RU"/>
                  </w:rPr>
                </w:rPrChange>
              </w:rPr>
            </w:pPr>
            <w:del w:id="1217" w:author="Антон Смирнов" w:date="2023-05-25T12:41:00Z">
              <w:r w:rsidRPr="0046767B" w:rsidDel="0046767B">
                <w:rPr>
                  <w:rPrChange w:id="1218" w:author="Антон Смирнов" w:date="2023-05-25T12:41:00Z">
                    <w:rPr>
                      <w:lang w:val="ru-RU"/>
                    </w:rPr>
                  </w:rPrChange>
                </w:rPr>
                <w:delText>4</w:delText>
              </w:r>
            </w:del>
          </w:p>
        </w:tc>
        <w:tc>
          <w:tcPr>
            <w:tcW w:w="1713" w:type="dxa"/>
            <w:tcPrChange w:id="1219" w:author="Антон Смирнов" w:date="2023-05-25T12:37:00Z">
              <w:tcPr>
                <w:tcW w:w="1608" w:type="dxa"/>
              </w:tcPr>
            </w:tcPrChange>
          </w:tcPr>
          <w:p w14:paraId="3DBD7FFD" w14:textId="6A4F54BE" w:rsidR="00387ECF" w:rsidRPr="0046767B" w:rsidDel="0046767B" w:rsidRDefault="00387ECF" w:rsidP="00387ECF">
            <w:pPr>
              <w:pStyle w:val="a0"/>
              <w:ind w:firstLine="0"/>
              <w:rPr>
                <w:del w:id="1220" w:author="Антон Смирнов" w:date="2023-05-25T12:41:00Z"/>
                <w:rPrChange w:id="1221" w:author="Антон Смирнов" w:date="2023-05-25T12:41:00Z">
                  <w:rPr>
                    <w:del w:id="1222" w:author="Антон Смирнов" w:date="2023-05-25T12:41:00Z"/>
                    <w:lang w:val="ru-RU"/>
                  </w:rPr>
                </w:rPrChange>
              </w:rPr>
            </w:pPr>
          </w:p>
        </w:tc>
        <w:tc>
          <w:tcPr>
            <w:tcW w:w="1738" w:type="dxa"/>
            <w:tcPrChange w:id="1223" w:author="Антон Смирнов" w:date="2023-05-25T12:37:00Z">
              <w:tcPr>
                <w:tcW w:w="1631" w:type="dxa"/>
              </w:tcPr>
            </w:tcPrChange>
          </w:tcPr>
          <w:p w14:paraId="29E3F536" w14:textId="0072DB10" w:rsidR="00387ECF" w:rsidRPr="0046767B" w:rsidDel="0046767B" w:rsidRDefault="00387ECF" w:rsidP="00387ECF">
            <w:pPr>
              <w:pStyle w:val="a0"/>
              <w:ind w:firstLine="0"/>
              <w:rPr>
                <w:del w:id="1224" w:author="Антон Смирнов" w:date="2023-05-25T12:41:00Z"/>
                <w:rPrChange w:id="1225" w:author="Антон Смирнов" w:date="2023-05-25T12:41:00Z">
                  <w:rPr>
                    <w:del w:id="1226" w:author="Антон Смирнов" w:date="2023-05-25T12:41:00Z"/>
                    <w:lang w:val="ru-RU"/>
                  </w:rPr>
                </w:rPrChange>
              </w:rPr>
            </w:pPr>
          </w:p>
        </w:tc>
        <w:tc>
          <w:tcPr>
            <w:tcW w:w="2266" w:type="dxa"/>
            <w:tcPrChange w:id="1227" w:author="Антон Смирнов" w:date="2023-05-25T12:37:00Z">
              <w:tcPr>
                <w:tcW w:w="2122" w:type="dxa"/>
              </w:tcPr>
            </w:tcPrChange>
          </w:tcPr>
          <w:p w14:paraId="2942EC77" w14:textId="514AA6B7" w:rsidR="00387ECF" w:rsidRPr="0046767B" w:rsidDel="0046767B" w:rsidRDefault="00387ECF" w:rsidP="00387ECF">
            <w:pPr>
              <w:pStyle w:val="a0"/>
              <w:ind w:firstLine="0"/>
              <w:rPr>
                <w:del w:id="1228" w:author="Антон Смирнов" w:date="2023-05-25T12:41:00Z"/>
                <w:rPrChange w:id="1229" w:author="Антон Смирнов" w:date="2023-05-25T12:41:00Z">
                  <w:rPr>
                    <w:del w:id="1230" w:author="Антон Смирнов" w:date="2023-05-25T12:41:00Z"/>
                    <w:lang w:val="ru-RU"/>
                  </w:rPr>
                </w:rPrChange>
              </w:rPr>
            </w:pPr>
          </w:p>
        </w:tc>
        <w:tc>
          <w:tcPr>
            <w:tcW w:w="2199" w:type="dxa"/>
            <w:tcPrChange w:id="1231" w:author="Антон Смирнов" w:date="2023-05-25T12:37:00Z">
              <w:tcPr>
                <w:tcW w:w="2060" w:type="dxa"/>
              </w:tcPr>
            </w:tcPrChange>
          </w:tcPr>
          <w:p w14:paraId="07764E87" w14:textId="37EA9346" w:rsidR="00387ECF" w:rsidRPr="0046767B" w:rsidDel="0046767B" w:rsidRDefault="00387ECF" w:rsidP="00387ECF">
            <w:pPr>
              <w:pStyle w:val="a0"/>
              <w:ind w:firstLine="0"/>
              <w:rPr>
                <w:del w:id="1232" w:author="Антон Смирнов" w:date="2023-05-25T12:41:00Z"/>
                <w:rPrChange w:id="1233" w:author="Антон Смирнов" w:date="2023-05-25T12:41:00Z">
                  <w:rPr>
                    <w:del w:id="1234" w:author="Антон Смирнов" w:date="2023-05-25T12:41:00Z"/>
                    <w:lang w:val="ru-RU"/>
                  </w:rPr>
                </w:rPrChange>
              </w:rPr>
            </w:pPr>
          </w:p>
        </w:tc>
      </w:tr>
      <w:tr w:rsidR="0046767B" w:rsidRPr="0046767B" w:rsidDel="0046767B" w14:paraId="2EDB49C6" w14:textId="30C3C761" w:rsidTr="0046767B">
        <w:trPr>
          <w:trHeight w:val="1809"/>
          <w:del w:id="1235" w:author="Антон Смирнов" w:date="2023-05-25T12:41:00Z"/>
        </w:trPr>
        <w:tc>
          <w:tcPr>
            <w:tcW w:w="1111" w:type="dxa"/>
            <w:vMerge w:val="restart"/>
            <w:tcPrChange w:id="1236" w:author="Антон Смирнов" w:date="2023-05-25T12:37:00Z">
              <w:tcPr>
                <w:tcW w:w="1048" w:type="dxa"/>
                <w:vMerge w:val="restart"/>
              </w:tcPr>
            </w:tcPrChange>
          </w:tcPr>
          <w:p w14:paraId="3C7D4FAA" w14:textId="298F8D01" w:rsidR="00387ECF" w:rsidRPr="0046767B" w:rsidDel="0046767B" w:rsidRDefault="00387ECF" w:rsidP="00387ECF">
            <w:pPr>
              <w:pStyle w:val="a0"/>
              <w:ind w:firstLine="0"/>
              <w:rPr>
                <w:del w:id="1237" w:author="Антон Смирнов" w:date="2023-05-25T12:41:00Z"/>
                <w:rPrChange w:id="1238" w:author="Антон Смирнов" w:date="2023-05-25T12:41:00Z">
                  <w:rPr>
                    <w:del w:id="1239" w:author="Антон Смирнов" w:date="2023-05-25T12:41:00Z"/>
                    <w:lang w:val="ru-RU"/>
                  </w:rPr>
                </w:rPrChange>
              </w:rPr>
            </w:pPr>
          </w:p>
        </w:tc>
        <w:tc>
          <w:tcPr>
            <w:tcW w:w="1053" w:type="dxa"/>
            <w:tcPrChange w:id="1240" w:author="Антон Смирнов" w:date="2023-05-25T12:37:00Z">
              <w:tcPr>
                <w:tcW w:w="994" w:type="dxa"/>
              </w:tcPr>
            </w:tcPrChange>
          </w:tcPr>
          <w:p w14:paraId="2E6605B3" w14:textId="27948B81" w:rsidR="00387ECF" w:rsidRPr="0046767B" w:rsidDel="0046767B" w:rsidRDefault="00387ECF" w:rsidP="00387ECF">
            <w:pPr>
              <w:pStyle w:val="a0"/>
              <w:ind w:firstLine="0"/>
              <w:rPr>
                <w:del w:id="1241" w:author="Антон Смирнов" w:date="2023-05-25T12:41:00Z"/>
                <w:rPrChange w:id="1242" w:author="Антон Смирнов" w:date="2023-05-25T12:41:00Z">
                  <w:rPr>
                    <w:del w:id="1243" w:author="Антон Смирнов" w:date="2023-05-25T12:41:00Z"/>
                    <w:lang w:val="ru-RU"/>
                  </w:rPr>
                </w:rPrChange>
              </w:rPr>
            </w:pPr>
            <w:del w:id="1244" w:author="Антон Смирнов" w:date="2023-05-25T12:41:00Z">
              <w:r w:rsidRPr="0046767B" w:rsidDel="0046767B">
                <w:rPr>
                  <w:rPrChange w:id="1245" w:author="Антон Смирнов" w:date="2023-05-25T12:41:00Z">
                    <w:rPr>
                      <w:lang w:val="ru-RU"/>
                    </w:rPr>
                  </w:rPrChange>
                </w:rPr>
                <w:delText>2</w:delText>
              </w:r>
            </w:del>
          </w:p>
        </w:tc>
        <w:tc>
          <w:tcPr>
            <w:tcW w:w="1713" w:type="dxa"/>
            <w:tcPrChange w:id="1246" w:author="Антон Смирнов" w:date="2023-05-25T12:37:00Z">
              <w:tcPr>
                <w:tcW w:w="1608" w:type="dxa"/>
              </w:tcPr>
            </w:tcPrChange>
          </w:tcPr>
          <w:p w14:paraId="1AF56ECF" w14:textId="08B88BB1" w:rsidR="00387ECF" w:rsidRPr="0046767B" w:rsidDel="0046767B" w:rsidRDefault="00387ECF" w:rsidP="00387ECF">
            <w:pPr>
              <w:pStyle w:val="a0"/>
              <w:ind w:firstLine="0"/>
              <w:rPr>
                <w:del w:id="1247" w:author="Антон Смирнов" w:date="2023-05-25T12:41:00Z"/>
                <w:rPrChange w:id="1248" w:author="Антон Смирнов" w:date="2023-05-25T12:41:00Z">
                  <w:rPr>
                    <w:del w:id="1249" w:author="Антон Смирнов" w:date="2023-05-25T12:41:00Z"/>
                    <w:lang w:val="ru-RU"/>
                  </w:rPr>
                </w:rPrChange>
              </w:rPr>
            </w:pPr>
          </w:p>
        </w:tc>
        <w:tc>
          <w:tcPr>
            <w:tcW w:w="1738" w:type="dxa"/>
            <w:tcPrChange w:id="1250" w:author="Антон Смирнов" w:date="2023-05-25T12:37:00Z">
              <w:tcPr>
                <w:tcW w:w="1631" w:type="dxa"/>
              </w:tcPr>
            </w:tcPrChange>
          </w:tcPr>
          <w:p w14:paraId="54A8B950" w14:textId="2AD3B5C8" w:rsidR="00387ECF" w:rsidRPr="0046767B" w:rsidDel="0046767B" w:rsidRDefault="00387ECF" w:rsidP="00387ECF">
            <w:pPr>
              <w:pStyle w:val="a0"/>
              <w:ind w:firstLine="0"/>
              <w:rPr>
                <w:del w:id="1251" w:author="Антон Смирнов" w:date="2023-05-25T12:41:00Z"/>
                <w:rPrChange w:id="1252" w:author="Антон Смирнов" w:date="2023-05-25T12:41:00Z">
                  <w:rPr>
                    <w:del w:id="1253" w:author="Антон Смирнов" w:date="2023-05-25T12:41:00Z"/>
                    <w:lang w:val="ru-RU"/>
                  </w:rPr>
                </w:rPrChange>
              </w:rPr>
            </w:pPr>
          </w:p>
        </w:tc>
        <w:tc>
          <w:tcPr>
            <w:tcW w:w="2266" w:type="dxa"/>
            <w:tcPrChange w:id="1254" w:author="Антон Смирнов" w:date="2023-05-25T12:37:00Z">
              <w:tcPr>
                <w:tcW w:w="2122" w:type="dxa"/>
              </w:tcPr>
            </w:tcPrChange>
          </w:tcPr>
          <w:p w14:paraId="67DA2227" w14:textId="16F18124" w:rsidR="00387ECF" w:rsidRPr="0046767B" w:rsidDel="0046767B" w:rsidRDefault="00387ECF" w:rsidP="00387ECF">
            <w:pPr>
              <w:pStyle w:val="a0"/>
              <w:ind w:firstLine="0"/>
              <w:rPr>
                <w:del w:id="1255" w:author="Антон Смирнов" w:date="2023-05-25T12:41:00Z"/>
                <w:rPrChange w:id="1256" w:author="Антон Смирнов" w:date="2023-05-25T12:41:00Z">
                  <w:rPr>
                    <w:del w:id="1257" w:author="Антон Смирнов" w:date="2023-05-25T12:41:00Z"/>
                    <w:lang w:val="ru-RU"/>
                  </w:rPr>
                </w:rPrChange>
              </w:rPr>
            </w:pPr>
          </w:p>
        </w:tc>
        <w:tc>
          <w:tcPr>
            <w:tcW w:w="2199" w:type="dxa"/>
            <w:tcPrChange w:id="1258" w:author="Антон Смирнов" w:date="2023-05-25T12:37:00Z">
              <w:tcPr>
                <w:tcW w:w="2060" w:type="dxa"/>
              </w:tcPr>
            </w:tcPrChange>
          </w:tcPr>
          <w:p w14:paraId="365D282E" w14:textId="49F4007E" w:rsidR="00387ECF" w:rsidRPr="0046767B" w:rsidDel="0046767B" w:rsidRDefault="00387ECF" w:rsidP="00387ECF">
            <w:pPr>
              <w:pStyle w:val="a0"/>
              <w:ind w:firstLine="0"/>
              <w:rPr>
                <w:del w:id="1259" w:author="Антон Смирнов" w:date="2023-05-25T12:41:00Z"/>
                <w:rPrChange w:id="1260" w:author="Антон Смирнов" w:date="2023-05-25T12:41:00Z">
                  <w:rPr>
                    <w:del w:id="1261" w:author="Антон Смирнов" w:date="2023-05-25T12:41:00Z"/>
                    <w:lang w:val="ru-RU"/>
                  </w:rPr>
                </w:rPrChange>
              </w:rPr>
            </w:pPr>
          </w:p>
        </w:tc>
      </w:tr>
      <w:tr w:rsidR="0046767B" w:rsidRPr="0046767B" w:rsidDel="0046767B" w14:paraId="5720D5DE" w14:textId="6CFE286B" w:rsidTr="0046767B">
        <w:trPr>
          <w:trHeight w:val="1809"/>
          <w:del w:id="1262" w:author="Антон Смирнов" w:date="2023-05-25T12:41:00Z"/>
        </w:trPr>
        <w:tc>
          <w:tcPr>
            <w:tcW w:w="1111" w:type="dxa"/>
            <w:vMerge/>
            <w:tcPrChange w:id="1263" w:author="Антон Смирнов" w:date="2023-05-25T12:37:00Z">
              <w:tcPr>
                <w:tcW w:w="1048" w:type="dxa"/>
                <w:vMerge/>
              </w:tcPr>
            </w:tcPrChange>
          </w:tcPr>
          <w:p w14:paraId="2DA9FB56" w14:textId="61C49367" w:rsidR="00387ECF" w:rsidRPr="0046767B" w:rsidDel="0046767B" w:rsidRDefault="00387ECF" w:rsidP="00387ECF">
            <w:pPr>
              <w:pStyle w:val="a0"/>
              <w:ind w:firstLine="0"/>
              <w:rPr>
                <w:del w:id="1264" w:author="Антон Смирнов" w:date="2023-05-25T12:41:00Z"/>
                <w:rPrChange w:id="1265" w:author="Антон Смирнов" w:date="2023-05-25T12:41:00Z">
                  <w:rPr>
                    <w:del w:id="1266" w:author="Антон Смирнов" w:date="2023-05-25T12:41:00Z"/>
                    <w:lang w:val="ru-RU"/>
                  </w:rPr>
                </w:rPrChange>
              </w:rPr>
            </w:pPr>
          </w:p>
        </w:tc>
        <w:tc>
          <w:tcPr>
            <w:tcW w:w="1053" w:type="dxa"/>
            <w:tcPrChange w:id="1267" w:author="Антон Смирнов" w:date="2023-05-25T12:37:00Z">
              <w:tcPr>
                <w:tcW w:w="994" w:type="dxa"/>
              </w:tcPr>
            </w:tcPrChange>
          </w:tcPr>
          <w:p w14:paraId="6D1BD3E0" w14:textId="38C6BD80" w:rsidR="00387ECF" w:rsidRPr="0046767B" w:rsidDel="0046767B" w:rsidRDefault="00387ECF" w:rsidP="00387ECF">
            <w:pPr>
              <w:pStyle w:val="a0"/>
              <w:ind w:firstLine="0"/>
              <w:rPr>
                <w:del w:id="1268" w:author="Антон Смирнов" w:date="2023-05-25T12:41:00Z"/>
                <w:rPrChange w:id="1269" w:author="Антон Смирнов" w:date="2023-05-25T12:41:00Z">
                  <w:rPr>
                    <w:del w:id="1270" w:author="Антон Смирнов" w:date="2023-05-25T12:41:00Z"/>
                    <w:lang w:val="ru-RU"/>
                  </w:rPr>
                </w:rPrChange>
              </w:rPr>
            </w:pPr>
            <w:del w:id="1271" w:author="Антон Смирнов" w:date="2023-05-25T12:41:00Z">
              <w:r w:rsidRPr="0046767B" w:rsidDel="0046767B">
                <w:rPr>
                  <w:rPrChange w:id="1272" w:author="Антон Смирнов" w:date="2023-05-25T12:41:00Z">
                    <w:rPr>
                      <w:lang w:val="ru-RU"/>
                    </w:rPr>
                  </w:rPrChange>
                </w:rPr>
                <w:delText>3</w:delText>
              </w:r>
            </w:del>
          </w:p>
        </w:tc>
        <w:tc>
          <w:tcPr>
            <w:tcW w:w="1713" w:type="dxa"/>
            <w:tcPrChange w:id="1273" w:author="Антон Смирнов" w:date="2023-05-25T12:37:00Z">
              <w:tcPr>
                <w:tcW w:w="1608" w:type="dxa"/>
              </w:tcPr>
            </w:tcPrChange>
          </w:tcPr>
          <w:p w14:paraId="5F9C3D12" w14:textId="3B60B9CE" w:rsidR="00387ECF" w:rsidRPr="0046767B" w:rsidDel="0046767B" w:rsidRDefault="00387ECF" w:rsidP="00387ECF">
            <w:pPr>
              <w:pStyle w:val="a0"/>
              <w:ind w:firstLine="0"/>
              <w:rPr>
                <w:del w:id="1274" w:author="Антон Смирнов" w:date="2023-05-25T12:41:00Z"/>
                <w:rPrChange w:id="1275" w:author="Антон Смирнов" w:date="2023-05-25T12:41:00Z">
                  <w:rPr>
                    <w:del w:id="1276" w:author="Антон Смирнов" w:date="2023-05-25T12:41:00Z"/>
                    <w:lang w:val="ru-RU"/>
                  </w:rPr>
                </w:rPrChange>
              </w:rPr>
            </w:pPr>
          </w:p>
        </w:tc>
        <w:tc>
          <w:tcPr>
            <w:tcW w:w="1738" w:type="dxa"/>
            <w:tcPrChange w:id="1277" w:author="Антон Смирнов" w:date="2023-05-25T12:37:00Z">
              <w:tcPr>
                <w:tcW w:w="1631" w:type="dxa"/>
              </w:tcPr>
            </w:tcPrChange>
          </w:tcPr>
          <w:p w14:paraId="07DFCFC2" w14:textId="08C4F9AB" w:rsidR="00387ECF" w:rsidRPr="0046767B" w:rsidDel="0046767B" w:rsidRDefault="00387ECF" w:rsidP="00387ECF">
            <w:pPr>
              <w:pStyle w:val="a0"/>
              <w:ind w:firstLine="0"/>
              <w:rPr>
                <w:del w:id="1278" w:author="Антон Смирнов" w:date="2023-05-25T12:41:00Z"/>
                <w:rPrChange w:id="1279" w:author="Антон Смирнов" w:date="2023-05-25T12:41:00Z">
                  <w:rPr>
                    <w:del w:id="1280" w:author="Антон Смирнов" w:date="2023-05-25T12:41:00Z"/>
                    <w:lang w:val="ru-RU"/>
                  </w:rPr>
                </w:rPrChange>
              </w:rPr>
            </w:pPr>
          </w:p>
        </w:tc>
        <w:tc>
          <w:tcPr>
            <w:tcW w:w="2266" w:type="dxa"/>
            <w:tcPrChange w:id="1281" w:author="Антон Смирнов" w:date="2023-05-25T12:37:00Z">
              <w:tcPr>
                <w:tcW w:w="2122" w:type="dxa"/>
              </w:tcPr>
            </w:tcPrChange>
          </w:tcPr>
          <w:p w14:paraId="3031EE64" w14:textId="07AAC2D5" w:rsidR="00387ECF" w:rsidRPr="0046767B" w:rsidDel="0046767B" w:rsidRDefault="00387ECF" w:rsidP="00387ECF">
            <w:pPr>
              <w:pStyle w:val="a0"/>
              <w:ind w:firstLine="0"/>
              <w:rPr>
                <w:del w:id="1282" w:author="Антон Смирнов" w:date="2023-05-25T12:41:00Z"/>
                <w:rPrChange w:id="1283" w:author="Антон Смирнов" w:date="2023-05-25T12:41:00Z">
                  <w:rPr>
                    <w:del w:id="1284" w:author="Антон Смирнов" w:date="2023-05-25T12:41:00Z"/>
                    <w:lang w:val="ru-RU"/>
                  </w:rPr>
                </w:rPrChange>
              </w:rPr>
            </w:pPr>
          </w:p>
        </w:tc>
        <w:tc>
          <w:tcPr>
            <w:tcW w:w="2199" w:type="dxa"/>
            <w:tcPrChange w:id="1285" w:author="Антон Смирнов" w:date="2023-05-25T12:37:00Z">
              <w:tcPr>
                <w:tcW w:w="2060" w:type="dxa"/>
              </w:tcPr>
            </w:tcPrChange>
          </w:tcPr>
          <w:p w14:paraId="06932C8D" w14:textId="3D011136" w:rsidR="00387ECF" w:rsidRPr="0046767B" w:rsidDel="0046767B" w:rsidRDefault="00387ECF" w:rsidP="00387ECF">
            <w:pPr>
              <w:pStyle w:val="a0"/>
              <w:ind w:firstLine="0"/>
              <w:rPr>
                <w:del w:id="1286" w:author="Антон Смирнов" w:date="2023-05-25T12:41:00Z"/>
                <w:rPrChange w:id="1287" w:author="Антон Смирнов" w:date="2023-05-25T12:41:00Z">
                  <w:rPr>
                    <w:del w:id="1288" w:author="Антон Смирнов" w:date="2023-05-25T12:41:00Z"/>
                    <w:lang w:val="ru-RU"/>
                  </w:rPr>
                </w:rPrChange>
              </w:rPr>
            </w:pPr>
          </w:p>
        </w:tc>
      </w:tr>
      <w:tr w:rsidR="0046767B" w:rsidRPr="0046767B" w:rsidDel="0046767B" w14:paraId="5FC504BA" w14:textId="10FA0A2F" w:rsidTr="0046767B">
        <w:trPr>
          <w:trHeight w:val="1809"/>
          <w:del w:id="1289" w:author="Антон Смирнов" w:date="2023-05-25T12:41:00Z"/>
        </w:trPr>
        <w:tc>
          <w:tcPr>
            <w:tcW w:w="1111" w:type="dxa"/>
            <w:vMerge/>
            <w:tcPrChange w:id="1290" w:author="Антон Смирнов" w:date="2023-05-25T12:37:00Z">
              <w:tcPr>
                <w:tcW w:w="1048" w:type="dxa"/>
                <w:vMerge/>
              </w:tcPr>
            </w:tcPrChange>
          </w:tcPr>
          <w:p w14:paraId="21B98BC7" w14:textId="6D618EF9" w:rsidR="00387ECF" w:rsidRPr="0046767B" w:rsidDel="0046767B" w:rsidRDefault="00387ECF" w:rsidP="00387ECF">
            <w:pPr>
              <w:pStyle w:val="a0"/>
              <w:ind w:firstLine="0"/>
              <w:rPr>
                <w:del w:id="1291" w:author="Антон Смирнов" w:date="2023-05-25T12:41:00Z"/>
                <w:rPrChange w:id="1292" w:author="Антон Смирнов" w:date="2023-05-25T12:41:00Z">
                  <w:rPr>
                    <w:del w:id="1293" w:author="Антон Смирнов" w:date="2023-05-25T12:41:00Z"/>
                    <w:lang w:val="ru-RU"/>
                  </w:rPr>
                </w:rPrChange>
              </w:rPr>
            </w:pPr>
          </w:p>
        </w:tc>
        <w:tc>
          <w:tcPr>
            <w:tcW w:w="1053" w:type="dxa"/>
            <w:tcPrChange w:id="1294" w:author="Антон Смирнов" w:date="2023-05-25T12:37:00Z">
              <w:tcPr>
                <w:tcW w:w="994" w:type="dxa"/>
              </w:tcPr>
            </w:tcPrChange>
          </w:tcPr>
          <w:p w14:paraId="66341ADF" w14:textId="4C06C6CC" w:rsidR="00387ECF" w:rsidRPr="0046767B" w:rsidDel="0046767B" w:rsidRDefault="00387ECF" w:rsidP="00387ECF">
            <w:pPr>
              <w:pStyle w:val="a0"/>
              <w:ind w:firstLine="0"/>
              <w:rPr>
                <w:del w:id="1295" w:author="Антон Смирнов" w:date="2023-05-25T12:41:00Z"/>
                <w:rPrChange w:id="1296" w:author="Антон Смирнов" w:date="2023-05-25T12:41:00Z">
                  <w:rPr>
                    <w:del w:id="1297" w:author="Антон Смирнов" w:date="2023-05-25T12:41:00Z"/>
                    <w:lang w:val="ru-RU"/>
                  </w:rPr>
                </w:rPrChange>
              </w:rPr>
            </w:pPr>
            <w:del w:id="1298" w:author="Антон Смирнов" w:date="2023-05-25T12:41:00Z">
              <w:r w:rsidRPr="0046767B" w:rsidDel="0046767B">
                <w:rPr>
                  <w:rPrChange w:id="1299" w:author="Антон Смирнов" w:date="2023-05-25T12:41:00Z">
                    <w:rPr>
                      <w:lang w:val="ru-RU"/>
                    </w:rPr>
                  </w:rPrChange>
                </w:rPr>
                <w:delText>4</w:delText>
              </w:r>
            </w:del>
          </w:p>
        </w:tc>
        <w:tc>
          <w:tcPr>
            <w:tcW w:w="1713" w:type="dxa"/>
            <w:tcPrChange w:id="1300" w:author="Антон Смирнов" w:date="2023-05-25T12:37:00Z">
              <w:tcPr>
                <w:tcW w:w="1608" w:type="dxa"/>
              </w:tcPr>
            </w:tcPrChange>
          </w:tcPr>
          <w:p w14:paraId="77F7C516" w14:textId="3B056D0E" w:rsidR="00387ECF" w:rsidRPr="0046767B" w:rsidDel="0046767B" w:rsidRDefault="00387ECF" w:rsidP="00387ECF">
            <w:pPr>
              <w:pStyle w:val="a0"/>
              <w:ind w:firstLine="0"/>
              <w:rPr>
                <w:del w:id="1301" w:author="Антон Смирнов" w:date="2023-05-25T12:41:00Z"/>
                <w:rPrChange w:id="1302" w:author="Антон Смирнов" w:date="2023-05-25T12:41:00Z">
                  <w:rPr>
                    <w:del w:id="1303" w:author="Антон Смирнов" w:date="2023-05-25T12:41:00Z"/>
                    <w:lang w:val="ru-RU"/>
                  </w:rPr>
                </w:rPrChange>
              </w:rPr>
            </w:pPr>
          </w:p>
        </w:tc>
        <w:tc>
          <w:tcPr>
            <w:tcW w:w="1738" w:type="dxa"/>
            <w:tcPrChange w:id="1304" w:author="Антон Смирнов" w:date="2023-05-25T12:37:00Z">
              <w:tcPr>
                <w:tcW w:w="1631" w:type="dxa"/>
              </w:tcPr>
            </w:tcPrChange>
          </w:tcPr>
          <w:p w14:paraId="7750C24B" w14:textId="5A358FF8" w:rsidR="00387ECF" w:rsidRPr="0046767B" w:rsidDel="0046767B" w:rsidRDefault="00387ECF" w:rsidP="00387ECF">
            <w:pPr>
              <w:pStyle w:val="a0"/>
              <w:ind w:firstLine="0"/>
              <w:rPr>
                <w:del w:id="1305" w:author="Антон Смирнов" w:date="2023-05-25T12:41:00Z"/>
                <w:rPrChange w:id="1306" w:author="Антон Смирнов" w:date="2023-05-25T12:41:00Z">
                  <w:rPr>
                    <w:del w:id="1307" w:author="Антон Смирнов" w:date="2023-05-25T12:41:00Z"/>
                    <w:lang w:val="ru-RU"/>
                  </w:rPr>
                </w:rPrChange>
              </w:rPr>
            </w:pPr>
          </w:p>
        </w:tc>
        <w:tc>
          <w:tcPr>
            <w:tcW w:w="2266" w:type="dxa"/>
            <w:tcPrChange w:id="1308" w:author="Антон Смирнов" w:date="2023-05-25T12:37:00Z">
              <w:tcPr>
                <w:tcW w:w="2122" w:type="dxa"/>
              </w:tcPr>
            </w:tcPrChange>
          </w:tcPr>
          <w:p w14:paraId="703AA743" w14:textId="53E10DC9" w:rsidR="00387ECF" w:rsidRPr="0046767B" w:rsidDel="0046767B" w:rsidRDefault="00387ECF" w:rsidP="00387ECF">
            <w:pPr>
              <w:pStyle w:val="a0"/>
              <w:ind w:firstLine="0"/>
              <w:rPr>
                <w:del w:id="1309" w:author="Антон Смирнов" w:date="2023-05-25T12:41:00Z"/>
                <w:rPrChange w:id="1310" w:author="Антон Смирнов" w:date="2023-05-25T12:41:00Z">
                  <w:rPr>
                    <w:del w:id="1311" w:author="Антон Смирнов" w:date="2023-05-25T12:41:00Z"/>
                    <w:lang w:val="ru-RU"/>
                  </w:rPr>
                </w:rPrChange>
              </w:rPr>
            </w:pPr>
          </w:p>
        </w:tc>
        <w:tc>
          <w:tcPr>
            <w:tcW w:w="2199" w:type="dxa"/>
            <w:tcPrChange w:id="1312" w:author="Антон Смирнов" w:date="2023-05-25T12:37:00Z">
              <w:tcPr>
                <w:tcW w:w="2060" w:type="dxa"/>
              </w:tcPr>
            </w:tcPrChange>
          </w:tcPr>
          <w:p w14:paraId="152FA476" w14:textId="7BDAB90C" w:rsidR="00387ECF" w:rsidRPr="0046767B" w:rsidDel="0046767B" w:rsidRDefault="00387ECF" w:rsidP="00387ECF">
            <w:pPr>
              <w:pStyle w:val="a0"/>
              <w:ind w:firstLine="0"/>
              <w:rPr>
                <w:del w:id="1313" w:author="Антон Смирнов" w:date="2023-05-25T12:41:00Z"/>
                <w:rPrChange w:id="1314" w:author="Антон Смирнов" w:date="2023-05-25T12:41:00Z">
                  <w:rPr>
                    <w:del w:id="1315" w:author="Антон Смирнов" w:date="2023-05-25T12:41:00Z"/>
                    <w:lang w:val="ru-RU"/>
                  </w:rPr>
                </w:rPrChange>
              </w:rPr>
            </w:pPr>
          </w:p>
        </w:tc>
      </w:tr>
      <w:tr w:rsidR="0046767B" w:rsidRPr="0046767B" w:rsidDel="0046767B" w14:paraId="0CDF3BDD" w14:textId="0F81D496" w:rsidTr="0046767B">
        <w:trPr>
          <w:trHeight w:val="1809"/>
          <w:del w:id="1316" w:author="Антон Смирнов" w:date="2023-05-25T12:41:00Z"/>
        </w:trPr>
        <w:tc>
          <w:tcPr>
            <w:tcW w:w="1111" w:type="dxa"/>
            <w:vMerge w:val="restart"/>
            <w:tcPrChange w:id="1317" w:author="Антон Смирнов" w:date="2023-05-25T12:37:00Z">
              <w:tcPr>
                <w:tcW w:w="1048" w:type="dxa"/>
                <w:vMerge w:val="restart"/>
              </w:tcPr>
            </w:tcPrChange>
          </w:tcPr>
          <w:p w14:paraId="245346D0" w14:textId="63655443" w:rsidR="00387ECF" w:rsidRPr="0046767B" w:rsidDel="0046767B" w:rsidRDefault="00387ECF" w:rsidP="00387ECF">
            <w:pPr>
              <w:pStyle w:val="a0"/>
              <w:ind w:firstLine="0"/>
              <w:rPr>
                <w:del w:id="1318" w:author="Антон Смирнов" w:date="2023-05-25T12:41:00Z"/>
                <w:rPrChange w:id="1319" w:author="Антон Смирнов" w:date="2023-05-25T12:41:00Z">
                  <w:rPr>
                    <w:del w:id="1320" w:author="Антон Смирнов" w:date="2023-05-25T12:41:00Z"/>
                    <w:lang w:val="ru-RU"/>
                  </w:rPr>
                </w:rPrChange>
              </w:rPr>
            </w:pPr>
          </w:p>
        </w:tc>
        <w:tc>
          <w:tcPr>
            <w:tcW w:w="1053" w:type="dxa"/>
            <w:tcPrChange w:id="1321" w:author="Антон Смирнов" w:date="2023-05-25T12:37:00Z">
              <w:tcPr>
                <w:tcW w:w="994" w:type="dxa"/>
              </w:tcPr>
            </w:tcPrChange>
          </w:tcPr>
          <w:p w14:paraId="29D05AFA" w14:textId="5DCC9E83" w:rsidR="00387ECF" w:rsidRPr="0046767B" w:rsidDel="0046767B" w:rsidRDefault="00387ECF" w:rsidP="00387ECF">
            <w:pPr>
              <w:pStyle w:val="a0"/>
              <w:ind w:firstLine="0"/>
              <w:rPr>
                <w:del w:id="1322" w:author="Антон Смирнов" w:date="2023-05-25T12:41:00Z"/>
                <w:rPrChange w:id="1323" w:author="Антон Смирнов" w:date="2023-05-25T12:41:00Z">
                  <w:rPr>
                    <w:del w:id="1324" w:author="Антон Смирнов" w:date="2023-05-25T12:41:00Z"/>
                    <w:lang w:val="ru-RU"/>
                  </w:rPr>
                </w:rPrChange>
              </w:rPr>
            </w:pPr>
            <w:del w:id="1325" w:author="Антон Смирнов" w:date="2023-05-25T12:41:00Z">
              <w:r w:rsidRPr="0046767B" w:rsidDel="0046767B">
                <w:rPr>
                  <w:rPrChange w:id="1326" w:author="Антон Смирнов" w:date="2023-05-25T12:41:00Z">
                    <w:rPr>
                      <w:lang w:val="ru-RU"/>
                    </w:rPr>
                  </w:rPrChange>
                </w:rPr>
                <w:delText>2</w:delText>
              </w:r>
            </w:del>
          </w:p>
        </w:tc>
        <w:tc>
          <w:tcPr>
            <w:tcW w:w="1713" w:type="dxa"/>
            <w:tcPrChange w:id="1327" w:author="Антон Смирнов" w:date="2023-05-25T12:37:00Z">
              <w:tcPr>
                <w:tcW w:w="1608" w:type="dxa"/>
              </w:tcPr>
            </w:tcPrChange>
          </w:tcPr>
          <w:p w14:paraId="393EF240" w14:textId="0DE9E51B" w:rsidR="00387ECF" w:rsidRPr="0046767B" w:rsidDel="0046767B" w:rsidRDefault="00387ECF" w:rsidP="00387ECF">
            <w:pPr>
              <w:pStyle w:val="a0"/>
              <w:ind w:firstLine="0"/>
              <w:rPr>
                <w:del w:id="1328" w:author="Антон Смирнов" w:date="2023-05-25T12:41:00Z"/>
                <w:rPrChange w:id="1329" w:author="Антон Смирнов" w:date="2023-05-25T12:41:00Z">
                  <w:rPr>
                    <w:del w:id="1330" w:author="Антон Смирнов" w:date="2023-05-25T12:41:00Z"/>
                    <w:lang w:val="ru-RU"/>
                  </w:rPr>
                </w:rPrChange>
              </w:rPr>
            </w:pPr>
          </w:p>
        </w:tc>
        <w:tc>
          <w:tcPr>
            <w:tcW w:w="1738" w:type="dxa"/>
            <w:tcPrChange w:id="1331" w:author="Антон Смирнов" w:date="2023-05-25T12:37:00Z">
              <w:tcPr>
                <w:tcW w:w="1631" w:type="dxa"/>
              </w:tcPr>
            </w:tcPrChange>
          </w:tcPr>
          <w:p w14:paraId="3EE05B64" w14:textId="6106E44B" w:rsidR="00387ECF" w:rsidRPr="0046767B" w:rsidDel="0046767B" w:rsidRDefault="00387ECF" w:rsidP="00387ECF">
            <w:pPr>
              <w:pStyle w:val="a0"/>
              <w:ind w:firstLine="0"/>
              <w:rPr>
                <w:del w:id="1332" w:author="Антон Смирнов" w:date="2023-05-25T12:41:00Z"/>
                <w:rPrChange w:id="1333" w:author="Антон Смирнов" w:date="2023-05-25T12:41:00Z">
                  <w:rPr>
                    <w:del w:id="1334" w:author="Антон Смирнов" w:date="2023-05-25T12:41:00Z"/>
                    <w:lang w:val="ru-RU"/>
                  </w:rPr>
                </w:rPrChange>
              </w:rPr>
            </w:pPr>
          </w:p>
        </w:tc>
        <w:tc>
          <w:tcPr>
            <w:tcW w:w="2266" w:type="dxa"/>
            <w:tcPrChange w:id="1335" w:author="Антон Смирнов" w:date="2023-05-25T12:37:00Z">
              <w:tcPr>
                <w:tcW w:w="2122" w:type="dxa"/>
              </w:tcPr>
            </w:tcPrChange>
          </w:tcPr>
          <w:p w14:paraId="401ED283" w14:textId="607106E2" w:rsidR="00387ECF" w:rsidRPr="0046767B" w:rsidDel="0046767B" w:rsidRDefault="00387ECF" w:rsidP="00387ECF">
            <w:pPr>
              <w:pStyle w:val="a0"/>
              <w:ind w:firstLine="0"/>
              <w:rPr>
                <w:del w:id="1336" w:author="Антон Смирнов" w:date="2023-05-25T12:41:00Z"/>
                <w:rPrChange w:id="1337" w:author="Антон Смирнов" w:date="2023-05-25T12:41:00Z">
                  <w:rPr>
                    <w:del w:id="1338" w:author="Антон Смирнов" w:date="2023-05-25T12:41:00Z"/>
                    <w:lang w:val="ru-RU"/>
                  </w:rPr>
                </w:rPrChange>
              </w:rPr>
            </w:pPr>
          </w:p>
        </w:tc>
        <w:tc>
          <w:tcPr>
            <w:tcW w:w="2199" w:type="dxa"/>
            <w:tcPrChange w:id="1339" w:author="Антон Смирнов" w:date="2023-05-25T12:37:00Z">
              <w:tcPr>
                <w:tcW w:w="2060" w:type="dxa"/>
              </w:tcPr>
            </w:tcPrChange>
          </w:tcPr>
          <w:p w14:paraId="797EB47E" w14:textId="6B21ECAF" w:rsidR="00387ECF" w:rsidRPr="0046767B" w:rsidDel="0046767B" w:rsidRDefault="00387ECF" w:rsidP="00387ECF">
            <w:pPr>
              <w:pStyle w:val="a0"/>
              <w:ind w:firstLine="0"/>
              <w:rPr>
                <w:del w:id="1340" w:author="Антон Смирнов" w:date="2023-05-25T12:41:00Z"/>
                <w:rPrChange w:id="1341" w:author="Антон Смирнов" w:date="2023-05-25T12:41:00Z">
                  <w:rPr>
                    <w:del w:id="1342" w:author="Антон Смирнов" w:date="2023-05-25T12:41:00Z"/>
                    <w:lang w:val="ru-RU"/>
                  </w:rPr>
                </w:rPrChange>
              </w:rPr>
            </w:pPr>
          </w:p>
        </w:tc>
      </w:tr>
      <w:tr w:rsidR="0046767B" w:rsidRPr="0046767B" w:rsidDel="0046767B" w14:paraId="4DD68F08" w14:textId="2B78BC4B" w:rsidTr="0046767B">
        <w:trPr>
          <w:trHeight w:val="1809"/>
          <w:del w:id="1343" w:author="Антон Смирнов" w:date="2023-05-25T12:41:00Z"/>
        </w:trPr>
        <w:tc>
          <w:tcPr>
            <w:tcW w:w="1111" w:type="dxa"/>
            <w:vMerge/>
            <w:tcPrChange w:id="1344" w:author="Антон Смирнов" w:date="2023-05-25T12:37:00Z">
              <w:tcPr>
                <w:tcW w:w="1048" w:type="dxa"/>
                <w:vMerge/>
              </w:tcPr>
            </w:tcPrChange>
          </w:tcPr>
          <w:p w14:paraId="6B084AF3" w14:textId="02C53E43" w:rsidR="00387ECF" w:rsidRPr="0046767B" w:rsidDel="0046767B" w:rsidRDefault="00387ECF" w:rsidP="00387ECF">
            <w:pPr>
              <w:pStyle w:val="a0"/>
              <w:ind w:firstLine="0"/>
              <w:rPr>
                <w:del w:id="1345" w:author="Антон Смирнов" w:date="2023-05-25T12:41:00Z"/>
                <w:rPrChange w:id="1346" w:author="Антон Смирнов" w:date="2023-05-25T12:41:00Z">
                  <w:rPr>
                    <w:del w:id="1347" w:author="Антон Смирнов" w:date="2023-05-25T12:41:00Z"/>
                    <w:lang w:val="ru-RU"/>
                  </w:rPr>
                </w:rPrChange>
              </w:rPr>
            </w:pPr>
          </w:p>
        </w:tc>
        <w:tc>
          <w:tcPr>
            <w:tcW w:w="1053" w:type="dxa"/>
            <w:tcPrChange w:id="1348" w:author="Антон Смирнов" w:date="2023-05-25T12:37:00Z">
              <w:tcPr>
                <w:tcW w:w="994" w:type="dxa"/>
              </w:tcPr>
            </w:tcPrChange>
          </w:tcPr>
          <w:p w14:paraId="383038ED" w14:textId="5DB0B6AA" w:rsidR="00387ECF" w:rsidRPr="0046767B" w:rsidDel="0046767B" w:rsidRDefault="00387ECF" w:rsidP="00387ECF">
            <w:pPr>
              <w:pStyle w:val="a0"/>
              <w:ind w:firstLine="0"/>
              <w:rPr>
                <w:del w:id="1349" w:author="Антон Смирнов" w:date="2023-05-25T12:41:00Z"/>
                <w:rPrChange w:id="1350" w:author="Антон Смирнов" w:date="2023-05-25T12:41:00Z">
                  <w:rPr>
                    <w:del w:id="1351" w:author="Антон Смирнов" w:date="2023-05-25T12:41:00Z"/>
                    <w:lang w:val="ru-RU"/>
                  </w:rPr>
                </w:rPrChange>
              </w:rPr>
            </w:pPr>
            <w:del w:id="1352" w:author="Антон Смирнов" w:date="2023-05-25T12:41:00Z">
              <w:r w:rsidRPr="0046767B" w:rsidDel="0046767B">
                <w:rPr>
                  <w:rPrChange w:id="1353" w:author="Антон Смирнов" w:date="2023-05-25T12:41:00Z">
                    <w:rPr>
                      <w:lang w:val="ru-RU"/>
                    </w:rPr>
                  </w:rPrChange>
                </w:rPr>
                <w:delText>3</w:delText>
              </w:r>
            </w:del>
          </w:p>
        </w:tc>
        <w:tc>
          <w:tcPr>
            <w:tcW w:w="1713" w:type="dxa"/>
            <w:tcPrChange w:id="1354" w:author="Антон Смирнов" w:date="2023-05-25T12:37:00Z">
              <w:tcPr>
                <w:tcW w:w="1608" w:type="dxa"/>
              </w:tcPr>
            </w:tcPrChange>
          </w:tcPr>
          <w:p w14:paraId="2D049E43" w14:textId="5F5C6DB3" w:rsidR="00387ECF" w:rsidRPr="0046767B" w:rsidDel="0046767B" w:rsidRDefault="00387ECF" w:rsidP="00387ECF">
            <w:pPr>
              <w:pStyle w:val="a0"/>
              <w:ind w:firstLine="0"/>
              <w:rPr>
                <w:del w:id="1355" w:author="Антон Смирнов" w:date="2023-05-25T12:41:00Z"/>
                <w:rPrChange w:id="1356" w:author="Антон Смирнов" w:date="2023-05-25T12:41:00Z">
                  <w:rPr>
                    <w:del w:id="1357" w:author="Антон Смирнов" w:date="2023-05-25T12:41:00Z"/>
                    <w:lang w:val="ru-RU"/>
                  </w:rPr>
                </w:rPrChange>
              </w:rPr>
            </w:pPr>
          </w:p>
        </w:tc>
        <w:tc>
          <w:tcPr>
            <w:tcW w:w="1738" w:type="dxa"/>
            <w:tcPrChange w:id="1358" w:author="Антон Смирнов" w:date="2023-05-25T12:37:00Z">
              <w:tcPr>
                <w:tcW w:w="1631" w:type="dxa"/>
              </w:tcPr>
            </w:tcPrChange>
          </w:tcPr>
          <w:p w14:paraId="253832BA" w14:textId="77E952FA" w:rsidR="00387ECF" w:rsidRPr="0046767B" w:rsidDel="0046767B" w:rsidRDefault="00387ECF" w:rsidP="00387ECF">
            <w:pPr>
              <w:pStyle w:val="a0"/>
              <w:ind w:firstLine="0"/>
              <w:rPr>
                <w:del w:id="1359" w:author="Антон Смирнов" w:date="2023-05-25T12:41:00Z"/>
                <w:rPrChange w:id="1360" w:author="Антон Смирнов" w:date="2023-05-25T12:41:00Z">
                  <w:rPr>
                    <w:del w:id="1361" w:author="Антон Смирнов" w:date="2023-05-25T12:41:00Z"/>
                    <w:lang w:val="ru-RU"/>
                  </w:rPr>
                </w:rPrChange>
              </w:rPr>
            </w:pPr>
          </w:p>
        </w:tc>
        <w:tc>
          <w:tcPr>
            <w:tcW w:w="2266" w:type="dxa"/>
            <w:tcPrChange w:id="1362" w:author="Антон Смирнов" w:date="2023-05-25T12:37:00Z">
              <w:tcPr>
                <w:tcW w:w="2122" w:type="dxa"/>
              </w:tcPr>
            </w:tcPrChange>
          </w:tcPr>
          <w:p w14:paraId="77FEE0DC" w14:textId="4D2130B0" w:rsidR="00387ECF" w:rsidRPr="0046767B" w:rsidDel="0046767B" w:rsidRDefault="00387ECF" w:rsidP="00387ECF">
            <w:pPr>
              <w:pStyle w:val="a0"/>
              <w:ind w:firstLine="0"/>
              <w:rPr>
                <w:del w:id="1363" w:author="Антон Смирнов" w:date="2023-05-25T12:41:00Z"/>
                <w:rPrChange w:id="1364" w:author="Антон Смирнов" w:date="2023-05-25T12:41:00Z">
                  <w:rPr>
                    <w:del w:id="1365" w:author="Антон Смирнов" w:date="2023-05-25T12:41:00Z"/>
                    <w:lang w:val="ru-RU"/>
                  </w:rPr>
                </w:rPrChange>
              </w:rPr>
            </w:pPr>
          </w:p>
        </w:tc>
        <w:tc>
          <w:tcPr>
            <w:tcW w:w="2199" w:type="dxa"/>
            <w:tcPrChange w:id="1366" w:author="Антон Смирнов" w:date="2023-05-25T12:37:00Z">
              <w:tcPr>
                <w:tcW w:w="2060" w:type="dxa"/>
              </w:tcPr>
            </w:tcPrChange>
          </w:tcPr>
          <w:p w14:paraId="08054938" w14:textId="0D55B11F" w:rsidR="00387ECF" w:rsidRPr="0046767B" w:rsidDel="0046767B" w:rsidRDefault="00387ECF" w:rsidP="00387ECF">
            <w:pPr>
              <w:pStyle w:val="a0"/>
              <w:ind w:firstLine="0"/>
              <w:rPr>
                <w:del w:id="1367" w:author="Антон Смирнов" w:date="2023-05-25T12:41:00Z"/>
                <w:rPrChange w:id="1368" w:author="Антон Смирнов" w:date="2023-05-25T12:41:00Z">
                  <w:rPr>
                    <w:del w:id="1369" w:author="Антон Смирнов" w:date="2023-05-25T12:41:00Z"/>
                    <w:lang w:val="ru-RU"/>
                  </w:rPr>
                </w:rPrChange>
              </w:rPr>
            </w:pPr>
          </w:p>
        </w:tc>
      </w:tr>
      <w:tr w:rsidR="0046767B" w:rsidRPr="0046767B" w:rsidDel="0046767B" w14:paraId="0EB14E87" w14:textId="37B7692D" w:rsidTr="0046767B">
        <w:trPr>
          <w:trHeight w:val="1809"/>
          <w:del w:id="1370" w:author="Антон Смирнов" w:date="2023-05-25T12:41:00Z"/>
        </w:trPr>
        <w:tc>
          <w:tcPr>
            <w:tcW w:w="1111" w:type="dxa"/>
            <w:vMerge/>
            <w:tcPrChange w:id="1371" w:author="Антон Смирнов" w:date="2023-05-25T12:37:00Z">
              <w:tcPr>
                <w:tcW w:w="1048" w:type="dxa"/>
                <w:vMerge/>
              </w:tcPr>
            </w:tcPrChange>
          </w:tcPr>
          <w:p w14:paraId="3B3A0DC2" w14:textId="51DC4E67" w:rsidR="00387ECF" w:rsidRPr="0046767B" w:rsidDel="0046767B" w:rsidRDefault="00387ECF" w:rsidP="00387ECF">
            <w:pPr>
              <w:pStyle w:val="a0"/>
              <w:ind w:firstLine="0"/>
              <w:rPr>
                <w:del w:id="1372" w:author="Антон Смирнов" w:date="2023-05-25T12:41:00Z"/>
                <w:rPrChange w:id="1373" w:author="Антон Смирнов" w:date="2023-05-25T12:41:00Z">
                  <w:rPr>
                    <w:del w:id="1374" w:author="Антон Смирнов" w:date="2023-05-25T12:41:00Z"/>
                    <w:lang w:val="ru-RU"/>
                  </w:rPr>
                </w:rPrChange>
              </w:rPr>
            </w:pPr>
          </w:p>
        </w:tc>
        <w:tc>
          <w:tcPr>
            <w:tcW w:w="1053" w:type="dxa"/>
            <w:tcPrChange w:id="1375" w:author="Антон Смирнов" w:date="2023-05-25T12:37:00Z">
              <w:tcPr>
                <w:tcW w:w="994" w:type="dxa"/>
              </w:tcPr>
            </w:tcPrChange>
          </w:tcPr>
          <w:p w14:paraId="3D2E9BE0" w14:textId="48856D53" w:rsidR="00387ECF" w:rsidRPr="0046767B" w:rsidDel="0046767B" w:rsidRDefault="00387ECF" w:rsidP="00387ECF">
            <w:pPr>
              <w:pStyle w:val="a0"/>
              <w:ind w:firstLine="0"/>
              <w:rPr>
                <w:del w:id="1376" w:author="Антон Смирнов" w:date="2023-05-25T12:41:00Z"/>
                <w:rPrChange w:id="1377" w:author="Антон Смирнов" w:date="2023-05-25T12:41:00Z">
                  <w:rPr>
                    <w:del w:id="1378" w:author="Антон Смирнов" w:date="2023-05-25T12:41:00Z"/>
                    <w:lang w:val="ru-RU"/>
                  </w:rPr>
                </w:rPrChange>
              </w:rPr>
            </w:pPr>
            <w:del w:id="1379" w:author="Антон Смирнов" w:date="2023-05-25T12:41:00Z">
              <w:r w:rsidRPr="0046767B" w:rsidDel="0046767B">
                <w:rPr>
                  <w:rPrChange w:id="1380" w:author="Антон Смирнов" w:date="2023-05-25T12:41:00Z">
                    <w:rPr>
                      <w:lang w:val="ru-RU"/>
                    </w:rPr>
                  </w:rPrChange>
                </w:rPr>
                <w:delText>4</w:delText>
              </w:r>
            </w:del>
          </w:p>
        </w:tc>
        <w:tc>
          <w:tcPr>
            <w:tcW w:w="1713" w:type="dxa"/>
            <w:tcPrChange w:id="1381" w:author="Антон Смирнов" w:date="2023-05-25T12:37:00Z">
              <w:tcPr>
                <w:tcW w:w="1608" w:type="dxa"/>
              </w:tcPr>
            </w:tcPrChange>
          </w:tcPr>
          <w:p w14:paraId="401EB665" w14:textId="41BFE311" w:rsidR="00387ECF" w:rsidRPr="0046767B" w:rsidDel="0046767B" w:rsidRDefault="00387ECF" w:rsidP="00387ECF">
            <w:pPr>
              <w:pStyle w:val="a0"/>
              <w:ind w:firstLine="0"/>
              <w:rPr>
                <w:del w:id="1382" w:author="Антон Смирнов" w:date="2023-05-25T12:41:00Z"/>
                <w:rPrChange w:id="1383" w:author="Антон Смирнов" w:date="2023-05-25T12:41:00Z">
                  <w:rPr>
                    <w:del w:id="1384" w:author="Антон Смирнов" w:date="2023-05-25T12:41:00Z"/>
                    <w:lang w:val="ru-RU"/>
                  </w:rPr>
                </w:rPrChange>
              </w:rPr>
            </w:pPr>
          </w:p>
        </w:tc>
        <w:tc>
          <w:tcPr>
            <w:tcW w:w="1738" w:type="dxa"/>
            <w:tcPrChange w:id="1385" w:author="Антон Смирнов" w:date="2023-05-25T12:37:00Z">
              <w:tcPr>
                <w:tcW w:w="1631" w:type="dxa"/>
              </w:tcPr>
            </w:tcPrChange>
          </w:tcPr>
          <w:p w14:paraId="7548083F" w14:textId="7976DBD0" w:rsidR="00387ECF" w:rsidRPr="0046767B" w:rsidDel="0046767B" w:rsidRDefault="00387ECF" w:rsidP="00387ECF">
            <w:pPr>
              <w:pStyle w:val="a0"/>
              <w:ind w:firstLine="0"/>
              <w:rPr>
                <w:del w:id="1386" w:author="Антон Смирнов" w:date="2023-05-25T12:41:00Z"/>
                <w:rPrChange w:id="1387" w:author="Антон Смирнов" w:date="2023-05-25T12:41:00Z">
                  <w:rPr>
                    <w:del w:id="1388" w:author="Антон Смирнов" w:date="2023-05-25T12:41:00Z"/>
                    <w:lang w:val="ru-RU"/>
                  </w:rPr>
                </w:rPrChange>
              </w:rPr>
            </w:pPr>
          </w:p>
        </w:tc>
        <w:tc>
          <w:tcPr>
            <w:tcW w:w="2266" w:type="dxa"/>
            <w:tcPrChange w:id="1389" w:author="Антон Смирнов" w:date="2023-05-25T12:37:00Z">
              <w:tcPr>
                <w:tcW w:w="2122" w:type="dxa"/>
              </w:tcPr>
            </w:tcPrChange>
          </w:tcPr>
          <w:p w14:paraId="677144A2" w14:textId="5FDBB631" w:rsidR="00387ECF" w:rsidRPr="0046767B" w:rsidDel="0046767B" w:rsidRDefault="00387ECF" w:rsidP="00387ECF">
            <w:pPr>
              <w:pStyle w:val="a0"/>
              <w:ind w:firstLine="0"/>
              <w:rPr>
                <w:del w:id="1390" w:author="Антон Смирнов" w:date="2023-05-25T12:41:00Z"/>
                <w:rPrChange w:id="1391" w:author="Антон Смирнов" w:date="2023-05-25T12:41:00Z">
                  <w:rPr>
                    <w:del w:id="1392" w:author="Антон Смирнов" w:date="2023-05-25T12:41:00Z"/>
                    <w:lang w:val="ru-RU"/>
                  </w:rPr>
                </w:rPrChange>
              </w:rPr>
            </w:pPr>
          </w:p>
        </w:tc>
        <w:tc>
          <w:tcPr>
            <w:tcW w:w="2199" w:type="dxa"/>
            <w:tcPrChange w:id="1393" w:author="Антон Смирнов" w:date="2023-05-25T12:37:00Z">
              <w:tcPr>
                <w:tcW w:w="2060" w:type="dxa"/>
              </w:tcPr>
            </w:tcPrChange>
          </w:tcPr>
          <w:p w14:paraId="7F62DC7B" w14:textId="0AE96AEB" w:rsidR="00387ECF" w:rsidRPr="0046767B" w:rsidDel="0046767B" w:rsidRDefault="00387ECF" w:rsidP="00387ECF">
            <w:pPr>
              <w:pStyle w:val="a0"/>
              <w:ind w:firstLine="0"/>
              <w:rPr>
                <w:del w:id="1394" w:author="Антон Смирнов" w:date="2023-05-25T12:41:00Z"/>
                <w:rPrChange w:id="1395" w:author="Антон Смирнов" w:date="2023-05-25T12:41:00Z">
                  <w:rPr>
                    <w:del w:id="1396" w:author="Антон Смирнов" w:date="2023-05-25T12:41:00Z"/>
                    <w:lang w:val="ru-RU"/>
                  </w:rPr>
                </w:rPrChange>
              </w:rPr>
            </w:pPr>
          </w:p>
        </w:tc>
      </w:tr>
    </w:tbl>
    <w:p w14:paraId="124AB8D8" w14:textId="77777777" w:rsidR="0046767B" w:rsidRDefault="0046767B" w:rsidP="0046767B">
      <w:pPr>
        <w:pStyle w:val="1"/>
        <w:rPr>
          <w:ins w:id="1397" w:author="Антон Смирнов" w:date="2023-05-25T12:41:00Z"/>
          <w:lang w:val="ru-RU"/>
        </w:rPr>
      </w:pPr>
      <w:bookmarkStart w:id="1398" w:name="_Toc135956205"/>
      <w:ins w:id="1399" w:author="Антон Смирнов" w:date="2023-05-25T12:41:00Z">
        <w:r>
          <w:rPr>
            <w:lang w:val="ru-RU"/>
          </w:rPr>
          <w:t>Приложение 1</w:t>
        </w:r>
        <w:bookmarkEnd w:id="1398"/>
      </w:ins>
    </w:p>
    <w:p w14:paraId="57A1F39C" w14:textId="77777777" w:rsidR="0046767B" w:rsidRPr="0075779D" w:rsidRDefault="0046767B" w:rsidP="0046767B">
      <w:pPr>
        <w:pStyle w:val="a0"/>
        <w:rPr>
          <w:ins w:id="1400" w:author="Антон Смирнов" w:date="2023-05-25T12:41:00Z"/>
          <w:lang w:val="ru-RU"/>
        </w:rPr>
      </w:pPr>
      <w:ins w:id="1401" w:author="Антон Смирнов" w:date="2023-05-25T12:41:00Z">
        <w:r>
          <w:rPr>
            <w:lang w:val="ru-RU"/>
          </w:rPr>
          <w:t>Характеристика набор данных, используемых для предсказания сайтов расщепления белков протеасомой.</w:t>
        </w:r>
      </w:ins>
    </w:p>
    <w:tbl>
      <w:tblPr>
        <w:tblStyle w:val="af0"/>
        <w:tblW w:w="12899" w:type="dxa"/>
        <w:tblInd w:w="817" w:type="dxa"/>
        <w:tblLook w:val="04A0" w:firstRow="1" w:lastRow="0" w:firstColumn="1" w:lastColumn="0" w:noHBand="0" w:noVBand="1"/>
        <w:tblPrChange w:id="1402" w:author="Антон Смирнов" w:date="2023-05-25T12:46:00Z">
          <w:tblPr>
            <w:tblStyle w:val="af0"/>
            <w:tblW w:w="14601" w:type="dxa"/>
            <w:tblInd w:w="108" w:type="dxa"/>
            <w:tblLook w:val="04A0" w:firstRow="1" w:lastRow="0" w:firstColumn="1" w:lastColumn="0" w:noHBand="0" w:noVBand="1"/>
          </w:tblPr>
        </w:tblPrChange>
      </w:tblPr>
      <w:tblGrid>
        <w:gridCol w:w="2517"/>
        <w:gridCol w:w="1095"/>
        <w:gridCol w:w="1839"/>
        <w:gridCol w:w="2203"/>
        <w:gridCol w:w="2266"/>
        <w:gridCol w:w="2979"/>
        <w:tblGridChange w:id="1403">
          <w:tblGrid>
            <w:gridCol w:w="1111"/>
            <w:gridCol w:w="1053"/>
            <w:gridCol w:w="1713"/>
            <w:gridCol w:w="1738"/>
            <w:gridCol w:w="2266"/>
            <w:gridCol w:w="6720"/>
          </w:tblGrid>
        </w:tblGridChange>
      </w:tblGrid>
      <w:tr w:rsidR="0046767B" w14:paraId="1C91DE14" w14:textId="77777777" w:rsidTr="00322DC6">
        <w:trPr>
          <w:trHeight w:val="1236"/>
          <w:tblHeader/>
          <w:ins w:id="1404" w:author="Антон Смирнов" w:date="2023-05-25T12:41:00Z"/>
          <w:trPrChange w:id="1405" w:author="Антон Смирнов" w:date="2023-05-25T12:46:00Z">
            <w:trPr>
              <w:trHeight w:val="1809"/>
            </w:trPr>
          </w:trPrChange>
        </w:trPr>
        <w:tc>
          <w:tcPr>
            <w:tcW w:w="2505" w:type="dxa"/>
            <w:tcPrChange w:id="1406" w:author="Антон Смирнов" w:date="2023-05-25T12:46:00Z">
              <w:tcPr>
                <w:tcW w:w="1111" w:type="dxa"/>
              </w:tcPr>
            </w:tcPrChange>
          </w:tcPr>
          <w:p w14:paraId="7B0B89E6" w14:textId="77777777" w:rsidR="0046767B" w:rsidRPr="0046767B" w:rsidRDefault="0046767B" w:rsidP="00165C32">
            <w:pPr>
              <w:pStyle w:val="a0"/>
              <w:ind w:firstLine="0"/>
              <w:rPr>
                <w:ins w:id="1407" w:author="Антон Смирнов" w:date="2023-05-25T12:41:00Z"/>
                <w:b/>
                <w:bCs/>
                <w:lang w:val="ru-RU"/>
                <w:rPrChange w:id="1408" w:author="Антон Смирнов" w:date="2023-05-25T12:42:00Z">
                  <w:rPr>
                    <w:ins w:id="1409" w:author="Антон Смирнов" w:date="2023-05-25T12:41:00Z"/>
                    <w:lang w:val="ru-RU"/>
                  </w:rPr>
                </w:rPrChange>
              </w:rPr>
            </w:pPr>
            <w:ins w:id="1410" w:author="Антон Смирнов" w:date="2023-05-25T12:41:00Z">
              <w:r w:rsidRPr="0046767B">
                <w:rPr>
                  <w:b/>
                  <w:bCs/>
                  <w:lang w:val="ru-RU"/>
                  <w:rPrChange w:id="1411" w:author="Антон Смирнов" w:date="2023-05-25T12:42:00Z">
                    <w:rPr>
                      <w:lang w:val="ru-RU"/>
                    </w:rPr>
                  </w:rPrChange>
                </w:rPr>
                <w:t>Набор данных</w:t>
              </w:r>
            </w:ins>
          </w:p>
        </w:tc>
        <w:tc>
          <w:tcPr>
            <w:tcW w:w="1095" w:type="dxa"/>
            <w:tcPrChange w:id="1412" w:author="Антон Смирнов" w:date="2023-05-25T12:46:00Z">
              <w:tcPr>
                <w:tcW w:w="1053" w:type="dxa"/>
              </w:tcPr>
            </w:tcPrChange>
          </w:tcPr>
          <w:p w14:paraId="04B641C8" w14:textId="77777777" w:rsidR="0046767B" w:rsidRPr="0046767B" w:rsidRDefault="0046767B" w:rsidP="00165C32">
            <w:pPr>
              <w:pStyle w:val="a0"/>
              <w:ind w:firstLine="0"/>
              <w:rPr>
                <w:ins w:id="1413" w:author="Антон Смирнов" w:date="2023-05-25T12:41:00Z"/>
                <w:b/>
                <w:bCs/>
                <w:lang w:val="ru-RU"/>
                <w:rPrChange w:id="1414" w:author="Антон Смирнов" w:date="2023-05-25T12:42:00Z">
                  <w:rPr>
                    <w:ins w:id="1415" w:author="Антон Смирнов" w:date="2023-05-25T12:41:00Z"/>
                    <w:lang w:val="ru-RU"/>
                  </w:rPr>
                </w:rPrChange>
              </w:rPr>
            </w:pPr>
            <w:ins w:id="1416" w:author="Антон Смирнов" w:date="2023-05-25T12:41:00Z">
              <w:r w:rsidRPr="0046767B">
                <w:rPr>
                  <w:b/>
                  <w:bCs/>
                  <w:lang w:val="ru-RU"/>
                  <w:rPrChange w:id="1417" w:author="Антон Смирнов" w:date="2023-05-25T12:42:00Z">
                    <w:rPr>
                      <w:lang w:val="ru-RU"/>
                    </w:rPr>
                  </w:rPrChange>
                </w:rPr>
                <w:t>Радиус окна</w:t>
              </w:r>
            </w:ins>
          </w:p>
        </w:tc>
        <w:tc>
          <w:tcPr>
            <w:tcW w:w="1840" w:type="dxa"/>
            <w:tcPrChange w:id="1418" w:author="Антон Смирнов" w:date="2023-05-25T12:46:00Z">
              <w:tcPr>
                <w:tcW w:w="1713" w:type="dxa"/>
              </w:tcPr>
            </w:tcPrChange>
          </w:tcPr>
          <w:p w14:paraId="5F0647A2" w14:textId="77777777" w:rsidR="0046767B" w:rsidRDefault="0046767B" w:rsidP="00165C32">
            <w:pPr>
              <w:pStyle w:val="a0"/>
              <w:ind w:firstLine="0"/>
              <w:rPr>
                <w:ins w:id="1419" w:author="Антон Смирнов" w:date="2023-05-25T12:41:00Z"/>
                <w:lang w:val="ru-RU"/>
              </w:rPr>
            </w:pPr>
            <w:ins w:id="1420" w:author="Антон Смирнов" w:date="2023-05-25T12:41:00Z">
              <w:r w:rsidRPr="008C3AE0">
                <w:rPr>
                  <w:b/>
                  <w:bCs/>
                  <w:lang w:val="ru-RU"/>
                </w:rPr>
                <w:t>Количество белков-источников</w:t>
              </w:r>
            </w:ins>
          </w:p>
        </w:tc>
        <w:tc>
          <w:tcPr>
            <w:tcW w:w="2207" w:type="dxa"/>
            <w:tcPrChange w:id="1421" w:author="Антон Смирнов" w:date="2023-05-25T12:46:00Z">
              <w:tcPr>
                <w:tcW w:w="1738" w:type="dxa"/>
              </w:tcPr>
            </w:tcPrChange>
          </w:tcPr>
          <w:p w14:paraId="0EF6F19D" w14:textId="77777777" w:rsidR="0046767B" w:rsidRDefault="0046767B" w:rsidP="00165C32">
            <w:pPr>
              <w:pStyle w:val="a0"/>
              <w:ind w:firstLine="0"/>
              <w:rPr>
                <w:ins w:id="1422" w:author="Антон Смирнов" w:date="2023-05-25T12:41:00Z"/>
                <w:lang w:val="ru-RU"/>
              </w:rPr>
            </w:pPr>
            <w:ins w:id="1423" w:author="Антон Смирнов" w:date="2023-05-25T12:41:00Z">
              <w:r w:rsidRPr="008C3AE0">
                <w:rPr>
                  <w:b/>
                  <w:bCs/>
                  <w:lang w:val="ru-RU"/>
                </w:rPr>
                <w:t>Количество пептидных фрагментов</w:t>
              </w:r>
            </w:ins>
          </w:p>
        </w:tc>
        <w:tc>
          <w:tcPr>
            <w:tcW w:w="2266" w:type="dxa"/>
            <w:tcPrChange w:id="1424" w:author="Антон Смирнов" w:date="2023-05-25T12:46:00Z">
              <w:tcPr>
                <w:tcW w:w="2266" w:type="dxa"/>
              </w:tcPr>
            </w:tcPrChange>
          </w:tcPr>
          <w:p w14:paraId="329FCCC2" w14:textId="77777777" w:rsidR="0046767B" w:rsidRDefault="0046767B" w:rsidP="00165C32">
            <w:pPr>
              <w:pStyle w:val="a0"/>
              <w:ind w:firstLine="0"/>
              <w:rPr>
                <w:ins w:id="1425" w:author="Антон Смирнов" w:date="2023-05-25T12:41:00Z"/>
                <w:lang w:val="ru-RU"/>
              </w:rPr>
            </w:pPr>
            <w:ins w:id="1426" w:author="Антон Смирнов" w:date="2023-05-25T12:41:00Z">
              <w:r w:rsidRPr="008C3AE0">
                <w:rPr>
                  <w:b/>
                  <w:bCs/>
                  <w:lang w:val="ru-RU"/>
                </w:rPr>
                <w:t>Количество положительных примеров</w:t>
              </w:r>
            </w:ins>
          </w:p>
        </w:tc>
        <w:tc>
          <w:tcPr>
            <w:tcW w:w="2986" w:type="dxa"/>
            <w:tcPrChange w:id="1427" w:author="Антон Смирнов" w:date="2023-05-25T12:46:00Z">
              <w:tcPr>
                <w:tcW w:w="6720" w:type="dxa"/>
              </w:tcPr>
            </w:tcPrChange>
          </w:tcPr>
          <w:p w14:paraId="377EF536" w14:textId="77777777" w:rsidR="0046767B" w:rsidRDefault="0046767B" w:rsidP="00165C32">
            <w:pPr>
              <w:pStyle w:val="a0"/>
              <w:ind w:firstLine="0"/>
              <w:rPr>
                <w:ins w:id="1428" w:author="Антон Смирнов" w:date="2023-05-25T12:41:00Z"/>
                <w:lang w:val="ru-RU"/>
              </w:rPr>
            </w:pPr>
            <w:ins w:id="1429" w:author="Антон Смирнов" w:date="2023-05-25T12:41:00Z">
              <w:r w:rsidRPr="008C3AE0">
                <w:rPr>
                  <w:b/>
                  <w:bCs/>
                  <w:lang w:val="ru-RU"/>
                </w:rPr>
                <w:t>Количество отрицательных примеров</w:t>
              </w:r>
            </w:ins>
          </w:p>
        </w:tc>
      </w:tr>
      <w:tr w:rsidR="00322DC6" w14:paraId="729370EB" w14:textId="77777777" w:rsidTr="00322DC6">
        <w:trPr>
          <w:trHeight w:val="708"/>
          <w:ins w:id="1430" w:author="Антон Смирнов" w:date="2023-05-25T12:41:00Z"/>
          <w:trPrChange w:id="1431" w:author="Антон Смирнов" w:date="2023-05-25T12:43:00Z">
            <w:trPr>
              <w:trHeight w:val="1809"/>
            </w:trPr>
          </w:trPrChange>
        </w:trPr>
        <w:tc>
          <w:tcPr>
            <w:tcW w:w="2505" w:type="dxa"/>
            <w:vMerge w:val="restart"/>
            <w:tcPrChange w:id="1432" w:author="Антон Смирнов" w:date="2023-05-25T12:43:00Z">
              <w:tcPr>
                <w:tcW w:w="1111" w:type="dxa"/>
                <w:vMerge w:val="restart"/>
              </w:tcPr>
            </w:tcPrChange>
          </w:tcPr>
          <w:p w14:paraId="2301675B" w14:textId="20751C22" w:rsidR="00322DC6" w:rsidRDefault="00322DC6" w:rsidP="00322DC6">
            <w:pPr>
              <w:pStyle w:val="a0"/>
              <w:ind w:firstLine="0"/>
              <w:rPr>
                <w:ins w:id="1433" w:author="Антон Смирнов" w:date="2023-05-25T12:41:00Z"/>
                <w:lang w:val="ru-RU"/>
              </w:rPr>
            </w:pPr>
            <w:ins w:id="1434" w:author="Антон Смирнов" w:date="2023-05-25T12:45:00Z">
              <w:r>
                <w:t>In</w:t>
              </w:r>
              <w:r w:rsidRPr="00387ECF">
                <w:rPr>
                  <w:lang w:val="ru-RU"/>
                </w:rPr>
                <w:t xml:space="preserve"> </w:t>
              </w:r>
              <w:r>
                <w:t>vitro</w:t>
              </w:r>
              <w:r w:rsidRPr="00387ECF">
                <w:rPr>
                  <w:lang w:val="ru-RU"/>
                </w:rPr>
                <w:t>, 20</w:t>
              </w:r>
              <w:r>
                <w:t>S</w:t>
              </w:r>
              <w:r>
                <w:rPr>
                  <w:lang w:val="ru-RU"/>
                </w:rPr>
                <w:t xml:space="preserve"> конститутивная протеасома</w:t>
              </w:r>
              <w:r w:rsidRPr="00387ECF">
                <w:rPr>
                  <w:lang w:val="ru-RU"/>
                </w:rPr>
                <w:t xml:space="preserve"> </w:t>
              </w:r>
            </w:ins>
          </w:p>
        </w:tc>
        <w:tc>
          <w:tcPr>
            <w:tcW w:w="1095" w:type="dxa"/>
            <w:tcPrChange w:id="1435" w:author="Антон Смирнов" w:date="2023-05-25T12:43:00Z">
              <w:tcPr>
                <w:tcW w:w="1053" w:type="dxa"/>
              </w:tcPr>
            </w:tcPrChange>
          </w:tcPr>
          <w:p w14:paraId="07E6C97B" w14:textId="77777777" w:rsidR="00322DC6" w:rsidRDefault="00322DC6" w:rsidP="00322DC6">
            <w:pPr>
              <w:pStyle w:val="a0"/>
              <w:ind w:firstLine="0"/>
              <w:rPr>
                <w:ins w:id="1436" w:author="Антон Смирнов" w:date="2023-05-25T12:41:00Z"/>
                <w:lang w:val="ru-RU"/>
              </w:rPr>
            </w:pPr>
            <w:ins w:id="1437" w:author="Антон Смирнов" w:date="2023-05-25T12:41:00Z">
              <w:r>
                <w:rPr>
                  <w:lang w:val="ru-RU"/>
                </w:rPr>
                <w:t>2</w:t>
              </w:r>
            </w:ins>
          </w:p>
        </w:tc>
        <w:tc>
          <w:tcPr>
            <w:tcW w:w="1840" w:type="dxa"/>
            <w:tcPrChange w:id="1438" w:author="Антон Смирнов" w:date="2023-05-25T12:43:00Z">
              <w:tcPr>
                <w:tcW w:w="1713" w:type="dxa"/>
              </w:tcPr>
            </w:tcPrChange>
          </w:tcPr>
          <w:p w14:paraId="3BCC28BC" w14:textId="72C33D9C" w:rsidR="00322DC6" w:rsidRDefault="00322DC6" w:rsidP="00322DC6">
            <w:pPr>
              <w:pStyle w:val="a0"/>
              <w:ind w:firstLine="0"/>
              <w:rPr>
                <w:ins w:id="1439" w:author="Антон Смирнов" w:date="2023-05-25T12:41:00Z"/>
                <w:lang w:val="ru-RU"/>
              </w:rPr>
            </w:pPr>
            <w:ins w:id="1440" w:author="Антон Смирнов" w:date="2023-05-25T12:46:00Z">
              <w:r>
                <w:rPr>
                  <w:lang w:val="ru-RU"/>
                </w:rPr>
                <w:t>88</w:t>
              </w:r>
            </w:ins>
          </w:p>
        </w:tc>
        <w:tc>
          <w:tcPr>
            <w:tcW w:w="2207" w:type="dxa"/>
            <w:tcPrChange w:id="1441" w:author="Антон Смирнов" w:date="2023-05-25T12:43:00Z">
              <w:tcPr>
                <w:tcW w:w="1738" w:type="dxa"/>
              </w:tcPr>
            </w:tcPrChange>
          </w:tcPr>
          <w:p w14:paraId="22437EDA" w14:textId="2DB8CA8E" w:rsidR="00322DC6" w:rsidRDefault="00322DC6" w:rsidP="00322DC6">
            <w:pPr>
              <w:pStyle w:val="a0"/>
              <w:ind w:firstLine="0"/>
              <w:rPr>
                <w:ins w:id="1442" w:author="Антон Смирнов" w:date="2023-05-25T12:41:00Z"/>
                <w:lang w:val="ru-RU"/>
              </w:rPr>
            </w:pPr>
            <w:ins w:id="1443" w:author="Антон Смирнов" w:date="2023-05-25T12:46:00Z">
              <w:r>
                <w:rPr>
                  <w:lang w:val="ru-RU"/>
                </w:rPr>
                <w:t>2264</w:t>
              </w:r>
            </w:ins>
          </w:p>
        </w:tc>
        <w:tc>
          <w:tcPr>
            <w:tcW w:w="2266" w:type="dxa"/>
            <w:tcPrChange w:id="1444" w:author="Антон Смирнов" w:date="2023-05-25T12:43:00Z">
              <w:tcPr>
                <w:tcW w:w="2266" w:type="dxa"/>
              </w:tcPr>
            </w:tcPrChange>
          </w:tcPr>
          <w:p w14:paraId="126640C6" w14:textId="51586A03" w:rsidR="00322DC6" w:rsidRDefault="00322DC6" w:rsidP="00322DC6">
            <w:pPr>
              <w:pStyle w:val="a0"/>
              <w:ind w:firstLine="0"/>
              <w:rPr>
                <w:ins w:id="1445" w:author="Антон Смирнов" w:date="2023-05-25T12:41:00Z"/>
                <w:lang w:val="ru-RU"/>
              </w:rPr>
            </w:pPr>
            <w:ins w:id="1446" w:author="Антон Смирнов" w:date="2023-05-25T12:47:00Z">
              <w:r>
                <w:rPr>
                  <w:lang w:val="ru-RU"/>
                </w:rPr>
                <w:t>1384</w:t>
              </w:r>
            </w:ins>
          </w:p>
        </w:tc>
        <w:tc>
          <w:tcPr>
            <w:tcW w:w="2986" w:type="dxa"/>
            <w:tcPrChange w:id="1447" w:author="Антон Смирнов" w:date="2023-05-25T12:43:00Z">
              <w:tcPr>
                <w:tcW w:w="6720" w:type="dxa"/>
              </w:tcPr>
            </w:tcPrChange>
          </w:tcPr>
          <w:p w14:paraId="77CF9BA8" w14:textId="5FF31161" w:rsidR="00322DC6" w:rsidRDefault="00322DC6" w:rsidP="00322DC6">
            <w:pPr>
              <w:pStyle w:val="a0"/>
              <w:ind w:firstLine="0"/>
              <w:rPr>
                <w:ins w:id="1448" w:author="Антон Смирнов" w:date="2023-05-25T12:41:00Z"/>
                <w:lang w:val="ru-RU"/>
              </w:rPr>
            </w:pPr>
            <w:ins w:id="1449" w:author="Антон Смирнов" w:date="2023-05-25T12:47:00Z">
              <w:r>
                <w:rPr>
                  <w:lang w:val="ru-RU"/>
                </w:rPr>
                <w:t>1745</w:t>
              </w:r>
            </w:ins>
          </w:p>
        </w:tc>
      </w:tr>
      <w:tr w:rsidR="00322DC6" w14:paraId="061FC641" w14:textId="77777777" w:rsidTr="00322DC6">
        <w:trPr>
          <w:trHeight w:val="693"/>
          <w:ins w:id="1450" w:author="Антон Смирнов" w:date="2023-05-25T12:41:00Z"/>
          <w:trPrChange w:id="1451" w:author="Антон Смирнов" w:date="2023-05-25T12:43:00Z">
            <w:trPr>
              <w:trHeight w:val="1809"/>
            </w:trPr>
          </w:trPrChange>
        </w:trPr>
        <w:tc>
          <w:tcPr>
            <w:tcW w:w="2505" w:type="dxa"/>
            <w:vMerge/>
            <w:tcPrChange w:id="1452" w:author="Антон Смирнов" w:date="2023-05-25T12:43:00Z">
              <w:tcPr>
                <w:tcW w:w="1111" w:type="dxa"/>
                <w:vMerge/>
              </w:tcPr>
            </w:tcPrChange>
          </w:tcPr>
          <w:p w14:paraId="1D5FCF00" w14:textId="77777777" w:rsidR="00322DC6" w:rsidRDefault="00322DC6" w:rsidP="00322DC6">
            <w:pPr>
              <w:pStyle w:val="a0"/>
              <w:ind w:firstLine="0"/>
              <w:rPr>
                <w:ins w:id="1453" w:author="Антон Смирнов" w:date="2023-05-25T12:41:00Z"/>
                <w:lang w:val="ru-RU"/>
              </w:rPr>
            </w:pPr>
          </w:p>
        </w:tc>
        <w:tc>
          <w:tcPr>
            <w:tcW w:w="1095" w:type="dxa"/>
            <w:tcPrChange w:id="1454" w:author="Антон Смирнов" w:date="2023-05-25T12:43:00Z">
              <w:tcPr>
                <w:tcW w:w="1053" w:type="dxa"/>
              </w:tcPr>
            </w:tcPrChange>
          </w:tcPr>
          <w:p w14:paraId="7F94EE90" w14:textId="77777777" w:rsidR="00322DC6" w:rsidRDefault="00322DC6" w:rsidP="00322DC6">
            <w:pPr>
              <w:pStyle w:val="a0"/>
              <w:ind w:firstLine="0"/>
              <w:rPr>
                <w:ins w:id="1455" w:author="Антон Смирнов" w:date="2023-05-25T12:41:00Z"/>
                <w:lang w:val="ru-RU"/>
              </w:rPr>
            </w:pPr>
            <w:ins w:id="1456" w:author="Антон Смирнов" w:date="2023-05-25T12:41:00Z">
              <w:r>
                <w:rPr>
                  <w:lang w:val="ru-RU"/>
                </w:rPr>
                <w:t>3</w:t>
              </w:r>
            </w:ins>
          </w:p>
        </w:tc>
        <w:tc>
          <w:tcPr>
            <w:tcW w:w="1840" w:type="dxa"/>
            <w:tcPrChange w:id="1457" w:author="Антон Смирнов" w:date="2023-05-25T12:43:00Z">
              <w:tcPr>
                <w:tcW w:w="1713" w:type="dxa"/>
              </w:tcPr>
            </w:tcPrChange>
          </w:tcPr>
          <w:p w14:paraId="0F911A07" w14:textId="1C7E1037" w:rsidR="00322DC6" w:rsidRDefault="00322DC6" w:rsidP="00322DC6">
            <w:pPr>
              <w:pStyle w:val="a0"/>
              <w:ind w:firstLine="0"/>
              <w:rPr>
                <w:ins w:id="1458" w:author="Антон Смирнов" w:date="2023-05-25T12:41:00Z"/>
                <w:lang w:val="ru-RU"/>
              </w:rPr>
            </w:pPr>
            <w:ins w:id="1459" w:author="Антон Смирнов" w:date="2023-05-25T12:46:00Z">
              <w:r>
                <w:rPr>
                  <w:lang w:val="ru-RU"/>
                </w:rPr>
                <w:t>88</w:t>
              </w:r>
            </w:ins>
          </w:p>
        </w:tc>
        <w:tc>
          <w:tcPr>
            <w:tcW w:w="2207" w:type="dxa"/>
            <w:tcPrChange w:id="1460" w:author="Антон Смирнов" w:date="2023-05-25T12:43:00Z">
              <w:tcPr>
                <w:tcW w:w="1738" w:type="dxa"/>
              </w:tcPr>
            </w:tcPrChange>
          </w:tcPr>
          <w:p w14:paraId="4CA04101" w14:textId="6C7641AF" w:rsidR="00322DC6" w:rsidRDefault="00322DC6" w:rsidP="00322DC6">
            <w:pPr>
              <w:pStyle w:val="a0"/>
              <w:ind w:firstLine="0"/>
              <w:rPr>
                <w:ins w:id="1461" w:author="Антон Смирнов" w:date="2023-05-25T12:41:00Z"/>
                <w:lang w:val="ru-RU"/>
              </w:rPr>
            </w:pPr>
            <w:ins w:id="1462" w:author="Антон Смирнов" w:date="2023-05-25T12:46:00Z">
              <w:r>
                <w:rPr>
                  <w:lang w:val="ru-RU"/>
                </w:rPr>
                <w:t>2264</w:t>
              </w:r>
            </w:ins>
          </w:p>
        </w:tc>
        <w:tc>
          <w:tcPr>
            <w:tcW w:w="2266" w:type="dxa"/>
            <w:tcPrChange w:id="1463" w:author="Антон Смирнов" w:date="2023-05-25T12:43:00Z">
              <w:tcPr>
                <w:tcW w:w="2266" w:type="dxa"/>
              </w:tcPr>
            </w:tcPrChange>
          </w:tcPr>
          <w:p w14:paraId="3AEAA1A0" w14:textId="6E6DBBF1" w:rsidR="00322DC6" w:rsidRDefault="00322DC6" w:rsidP="00322DC6">
            <w:pPr>
              <w:pStyle w:val="a0"/>
              <w:ind w:firstLine="0"/>
              <w:rPr>
                <w:ins w:id="1464" w:author="Антон Смирнов" w:date="2023-05-25T12:41:00Z"/>
                <w:lang w:val="ru-RU"/>
              </w:rPr>
            </w:pPr>
            <w:ins w:id="1465" w:author="Антон Смирнов" w:date="2023-05-25T12:47:00Z">
              <w:r>
                <w:rPr>
                  <w:lang w:val="ru-RU"/>
                </w:rPr>
                <w:t>1307</w:t>
              </w:r>
            </w:ins>
          </w:p>
        </w:tc>
        <w:tc>
          <w:tcPr>
            <w:tcW w:w="2986" w:type="dxa"/>
            <w:tcPrChange w:id="1466" w:author="Антон Смирнов" w:date="2023-05-25T12:43:00Z">
              <w:tcPr>
                <w:tcW w:w="6720" w:type="dxa"/>
              </w:tcPr>
            </w:tcPrChange>
          </w:tcPr>
          <w:p w14:paraId="56473DEE" w14:textId="5206777A" w:rsidR="00322DC6" w:rsidRDefault="00322DC6" w:rsidP="00322DC6">
            <w:pPr>
              <w:pStyle w:val="a0"/>
              <w:ind w:firstLine="0"/>
              <w:rPr>
                <w:ins w:id="1467" w:author="Антон Смирнов" w:date="2023-05-25T12:41:00Z"/>
                <w:lang w:val="ru-RU"/>
              </w:rPr>
            </w:pPr>
            <w:ins w:id="1468" w:author="Антон Смирнов" w:date="2023-05-25T12:47:00Z">
              <w:r>
                <w:rPr>
                  <w:lang w:val="ru-RU"/>
                </w:rPr>
                <w:t>1646</w:t>
              </w:r>
            </w:ins>
          </w:p>
        </w:tc>
      </w:tr>
      <w:tr w:rsidR="00322DC6" w14:paraId="3FE8171E" w14:textId="77777777" w:rsidTr="00322DC6">
        <w:trPr>
          <w:trHeight w:val="691"/>
          <w:ins w:id="1469" w:author="Антон Смирнов" w:date="2023-05-25T12:41:00Z"/>
          <w:trPrChange w:id="1470" w:author="Антон Смирнов" w:date="2023-05-25T12:43:00Z">
            <w:trPr>
              <w:trHeight w:val="1809"/>
            </w:trPr>
          </w:trPrChange>
        </w:trPr>
        <w:tc>
          <w:tcPr>
            <w:tcW w:w="2505" w:type="dxa"/>
            <w:vMerge/>
            <w:tcPrChange w:id="1471" w:author="Антон Смирнов" w:date="2023-05-25T12:43:00Z">
              <w:tcPr>
                <w:tcW w:w="1111" w:type="dxa"/>
                <w:vMerge/>
              </w:tcPr>
            </w:tcPrChange>
          </w:tcPr>
          <w:p w14:paraId="0C056995" w14:textId="77777777" w:rsidR="00322DC6" w:rsidRDefault="00322DC6" w:rsidP="00322DC6">
            <w:pPr>
              <w:pStyle w:val="a0"/>
              <w:ind w:firstLine="0"/>
              <w:rPr>
                <w:ins w:id="1472" w:author="Антон Смирнов" w:date="2023-05-25T12:41:00Z"/>
                <w:lang w:val="ru-RU"/>
              </w:rPr>
            </w:pPr>
          </w:p>
        </w:tc>
        <w:tc>
          <w:tcPr>
            <w:tcW w:w="1095" w:type="dxa"/>
            <w:tcPrChange w:id="1473" w:author="Антон Смирнов" w:date="2023-05-25T12:43:00Z">
              <w:tcPr>
                <w:tcW w:w="1053" w:type="dxa"/>
              </w:tcPr>
            </w:tcPrChange>
          </w:tcPr>
          <w:p w14:paraId="46B034EC" w14:textId="77777777" w:rsidR="00322DC6" w:rsidRDefault="00322DC6" w:rsidP="00322DC6">
            <w:pPr>
              <w:pStyle w:val="a0"/>
              <w:ind w:firstLine="0"/>
              <w:rPr>
                <w:ins w:id="1474" w:author="Антон Смирнов" w:date="2023-05-25T12:41:00Z"/>
                <w:lang w:val="ru-RU"/>
              </w:rPr>
            </w:pPr>
            <w:ins w:id="1475" w:author="Антон Смирнов" w:date="2023-05-25T12:41:00Z">
              <w:r>
                <w:rPr>
                  <w:lang w:val="ru-RU"/>
                </w:rPr>
                <w:t>4</w:t>
              </w:r>
            </w:ins>
          </w:p>
        </w:tc>
        <w:tc>
          <w:tcPr>
            <w:tcW w:w="1840" w:type="dxa"/>
            <w:tcPrChange w:id="1476" w:author="Антон Смирнов" w:date="2023-05-25T12:43:00Z">
              <w:tcPr>
                <w:tcW w:w="1713" w:type="dxa"/>
              </w:tcPr>
            </w:tcPrChange>
          </w:tcPr>
          <w:p w14:paraId="70EB199F" w14:textId="70FF3801" w:rsidR="00322DC6" w:rsidRDefault="00322DC6" w:rsidP="00322DC6">
            <w:pPr>
              <w:pStyle w:val="a0"/>
              <w:ind w:firstLine="0"/>
              <w:rPr>
                <w:ins w:id="1477" w:author="Антон Смирнов" w:date="2023-05-25T12:41:00Z"/>
                <w:lang w:val="ru-RU"/>
              </w:rPr>
            </w:pPr>
            <w:ins w:id="1478" w:author="Антон Смирнов" w:date="2023-05-25T12:46:00Z">
              <w:r>
                <w:rPr>
                  <w:lang w:val="ru-RU"/>
                </w:rPr>
                <w:t>88</w:t>
              </w:r>
            </w:ins>
          </w:p>
        </w:tc>
        <w:tc>
          <w:tcPr>
            <w:tcW w:w="2207" w:type="dxa"/>
            <w:tcPrChange w:id="1479" w:author="Антон Смирнов" w:date="2023-05-25T12:43:00Z">
              <w:tcPr>
                <w:tcW w:w="1738" w:type="dxa"/>
              </w:tcPr>
            </w:tcPrChange>
          </w:tcPr>
          <w:p w14:paraId="0642EB71" w14:textId="47497680" w:rsidR="00322DC6" w:rsidRDefault="00322DC6" w:rsidP="00322DC6">
            <w:pPr>
              <w:pStyle w:val="a0"/>
              <w:ind w:firstLine="0"/>
              <w:rPr>
                <w:ins w:id="1480" w:author="Антон Смирнов" w:date="2023-05-25T12:41:00Z"/>
                <w:lang w:val="ru-RU"/>
              </w:rPr>
            </w:pPr>
            <w:ins w:id="1481" w:author="Антон Смирнов" w:date="2023-05-25T12:46:00Z">
              <w:r>
                <w:rPr>
                  <w:lang w:val="ru-RU"/>
                </w:rPr>
                <w:t>2264</w:t>
              </w:r>
            </w:ins>
          </w:p>
        </w:tc>
        <w:tc>
          <w:tcPr>
            <w:tcW w:w="2266" w:type="dxa"/>
            <w:tcPrChange w:id="1482" w:author="Антон Смирнов" w:date="2023-05-25T12:43:00Z">
              <w:tcPr>
                <w:tcW w:w="2266" w:type="dxa"/>
              </w:tcPr>
            </w:tcPrChange>
          </w:tcPr>
          <w:p w14:paraId="504EF922" w14:textId="19E9CA7C" w:rsidR="00322DC6" w:rsidRDefault="00322DC6" w:rsidP="00322DC6">
            <w:pPr>
              <w:pStyle w:val="a0"/>
              <w:ind w:firstLine="0"/>
              <w:rPr>
                <w:ins w:id="1483" w:author="Антон Смирнов" w:date="2023-05-25T12:41:00Z"/>
                <w:lang w:val="ru-RU"/>
              </w:rPr>
            </w:pPr>
            <w:ins w:id="1484" w:author="Антон Смирнов" w:date="2023-05-25T12:47:00Z">
              <w:r>
                <w:rPr>
                  <w:lang w:val="ru-RU"/>
                </w:rPr>
                <w:t>1228</w:t>
              </w:r>
            </w:ins>
          </w:p>
        </w:tc>
        <w:tc>
          <w:tcPr>
            <w:tcW w:w="2986" w:type="dxa"/>
            <w:tcPrChange w:id="1485" w:author="Антон Смирнов" w:date="2023-05-25T12:43:00Z">
              <w:tcPr>
                <w:tcW w:w="6720" w:type="dxa"/>
              </w:tcPr>
            </w:tcPrChange>
          </w:tcPr>
          <w:p w14:paraId="00B87834" w14:textId="6AD1508D" w:rsidR="00322DC6" w:rsidRDefault="00322DC6" w:rsidP="00322DC6">
            <w:pPr>
              <w:pStyle w:val="a0"/>
              <w:ind w:firstLine="0"/>
              <w:rPr>
                <w:ins w:id="1486" w:author="Антон Смирнов" w:date="2023-05-25T12:41:00Z"/>
                <w:lang w:val="ru-RU"/>
              </w:rPr>
            </w:pPr>
            <w:ins w:id="1487" w:author="Антон Смирнов" w:date="2023-05-25T12:47:00Z">
              <w:r>
                <w:rPr>
                  <w:lang w:val="ru-RU"/>
                </w:rPr>
                <w:t>1549</w:t>
              </w:r>
            </w:ins>
          </w:p>
        </w:tc>
      </w:tr>
      <w:tr w:rsidR="00322DC6" w14:paraId="279BC309" w14:textId="77777777" w:rsidTr="00322DC6">
        <w:trPr>
          <w:trHeight w:val="1809"/>
          <w:ins w:id="1488" w:author="Антон Смирнов" w:date="2023-05-25T12:41:00Z"/>
          <w:trPrChange w:id="1489" w:author="Антон Смирнов" w:date="2023-05-25T12:43:00Z">
            <w:trPr>
              <w:trHeight w:val="1809"/>
            </w:trPr>
          </w:trPrChange>
        </w:trPr>
        <w:tc>
          <w:tcPr>
            <w:tcW w:w="2505" w:type="dxa"/>
            <w:vMerge w:val="restart"/>
            <w:tcPrChange w:id="1490" w:author="Антон Смирнов" w:date="2023-05-25T12:43:00Z">
              <w:tcPr>
                <w:tcW w:w="1111" w:type="dxa"/>
                <w:vMerge w:val="restart"/>
              </w:tcPr>
            </w:tcPrChange>
          </w:tcPr>
          <w:p w14:paraId="7A51AFA3" w14:textId="77777777" w:rsidR="00322DC6" w:rsidRPr="00322DC6" w:rsidRDefault="00322DC6" w:rsidP="00322DC6">
            <w:pPr>
              <w:pStyle w:val="a0"/>
              <w:ind w:firstLine="0"/>
              <w:rPr>
                <w:ins w:id="1491" w:author="Антон Смирнов" w:date="2023-05-25T12:45:00Z"/>
                <w:rPrChange w:id="1492" w:author="Антон Смирнов" w:date="2023-05-25T12:45:00Z">
                  <w:rPr>
                    <w:ins w:id="1493" w:author="Антон Смирнов" w:date="2023-05-25T12:45:00Z"/>
                    <w:lang w:val="ru-RU"/>
                  </w:rPr>
                </w:rPrChange>
              </w:rPr>
            </w:pPr>
            <w:ins w:id="1494" w:author="Антон Смирнов" w:date="2023-05-25T12:45:00Z">
              <w:r>
                <w:t>In vitro, 20S</w:t>
              </w:r>
              <w:r w:rsidRPr="00322DC6">
                <w:rPr>
                  <w:rPrChange w:id="1495" w:author="Антон Смирнов" w:date="2023-05-25T12:45:00Z">
                    <w:rPr>
                      <w:lang w:val="ru-RU"/>
                    </w:rPr>
                  </w:rPrChange>
                </w:rPr>
                <w:t xml:space="preserve">, </w:t>
              </w:r>
              <w:r>
                <w:rPr>
                  <w:lang w:val="ru-RU"/>
                </w:rPr>
                <w:t>иммунопротеасома</w:t>
              </w:r>
            </w:ins>
          </w:p>
          <w:p w14:paraId="45CBA487" w14:textId="6CCED658" w:rsidR="00322DC6" w:rsidRPr="00322DC6" w:rsidRDefault="00322DC6" w:rsidP="00322DC6">
            <w:pPr>
              <w:pStyle w:val="a0"/>
              <w:ind w:firstLine="0"/>
              <w:rPr>
                <w:ins w:id="1496" w:author="Антон Смирнов" w:date="2023-05-25T12:41:00Z"/>
                <w:rPrChange w:id="1497" w:author="Антон Смирнов" w:date="2023-05-25T12:45:00Z">
                  <w:rPr>
                    <w:ins w:id="1498" w:author="Антон Смирнов" w:date="2023-05-25T12:41:00Z"/>
                    <w:lang w:val="ru-RU"/>
                  </w:rPr>
                </w:rPrChange>
              </w:rPr>
            </w:pPr>
          </w:p>
        </w:tc>
        <w:tc>
          <w:tcPr>
            <w:tcW w:w="1095" w:type="dxa"/>
            <w:tcPrChange w:id="1499" w:author="Антон Смирнов" w:date="2023-05-25T12:43:00Z">
              <w:tcPr>
                <w:tcW w:w="1053" w:type="dxa"/>
              </w:tcPr>
            </w:tcPrChange>
          </w:tcPr>
          <w:p w14:paraId="3073B10D" w14:textId="77777777" w:rsidR="00322DC6" w:rsidRDefault="00322DC6" w:rsidP="00322DC6">
            <w:pPr>
              <w:pStyle w:val="a0"/>
              <w:ind w:firstLine="0"/>
              <w:rPr>
                <w:ins w:id="1500" w:author="Антон Смирнов" w:date="2023-05-25T12:41:00Z"/>
                <w:lang w:val="ru-RU"/>
              </w:rPr>
            </w:pPr>
            <w:ins w:id="1501" w:author="Антон Смирнов" w:date="2023-05-25T12:41:00Z">
              <w:r>
                <w:rPr>
                  <w:lang w:val="ru-RU"/>
                </w:rPr>
                <w:t>2</w:t>
              </w:r>
            </w:ins>
          </w:p>
        </w:tc>
        <w:tc>
          <w:tcPr>
            <w:tcW w:w="1840" w:type="dxa"/>
            <w:tcPrChange w:id="1502" w:author="Антон Смирнов" w:date="2023-05-25T12:43:00Z">
              <w:tcPr>
                <w:tcW w:w="1713" w:type="dxa"/>
              </w:tcPr>
            </w:tcPrChange>
          </w:tcPr>
          <w:p w14:paraId="615C09AD" w14:textId="76B83DC4" w:rsidR="00322DC6" w:rsidRDefault="00322DC6" w:rsidP="00322DC6">
            <w:pPr>
              <w:pStyle w:val="a0"/>
              <w:ind w:firstLine="0"/>
              <w:rPr>
                <w:ins w:id="1503" w:author="Антон Смирнов" w:date="2023-05-25T12:41:00Z"/>
                <w:lang w:val="ru-RU"/>
              </w:rPr>
            </w:pPr>
            <w:ins w:id="1504" w:author="Антон Смирнов" w:date="2023-05-25T12:46:00Z">
              <w:r>
                <w:rPr>
                  <w:lang w:val="ru-RU"/>
                </w:rPr>
                <w:t>24</w:t>
              </w:r>
            </w:ins>
          </w:p>
        </w:tc>
        <w:tc>
          <w:tcPr>
            <w:tcW w:w="2207" w:type="dxa"/>
            <w:tcPrChange w:id="1505" w:author="Антон Смирнов" w:date="2023-05-25T12:43:00Z">
              <w:tcPr>
                <w:tcW w:w="1738" w:type="dxa"/>
              </w:tcPr>
            </w:tcPrChange>
          </w:tcPr>
          <w:p w14:paraId="22EC1667" w14:textId="7AD0FC4E" w:rsidR="00322DC6" w:rsidRDefault="00322DC6" w:rsidP="00322DC6">
            <w:pPr>
              <w:pStyle w:val="a0"/>
              <w:ind w:firstLine="0"/>
              <w:rPr>
                <w:ins w:id="1506" w:author="Антон Смирнов" w:date="2023-05-25T12:41:00Z"/>
                <w:lang w:val="ru-RU"/>
              </w:rPr>
            </w:pPr>
            <w:ins w:id="1507" w:author="Антон Смирнов" w:date="2023-05-25T12:46:00Z">
              <w:r>
                <w:rPr>
                  <w:lang w:val="ru-RU"/>
                </w:rPr>
                <w:t>524</w:t>
              </w:r>
            </w:ins>
          </w:p>
        </w:tc>
        <w:tc>
          <w:tcPr>
            <w:tcW w:w="2266" w:type="dxa"/>
            <w:tcPrChange w:id="1508" w:author="Антон Смирнов" w:date="2023-05-25T12:43:00Z">
              <w:tcPr>
                <w:tcW w:w="2266" w:type="dxa"/>
              </w:tcPr>
            </w:tcPrChange>
          </w:tcPr>
          <w:p w14:paraId="56243E1D" w14:textId="2F1F8521" w:rsidR="00322DC6" w:rsidRDefault="00322DC6" w:rsidP="00322DC6">
            <w:pPr>
              <w:pStyle w:val="a0"/>
              <w:ind w:firstLine="0"/>
              <w:rPr>
                <w:ins w:id="1509" w:author="Антон Смирнов" w:date="2023-05-25T12:41:00Z"/>
                <w:lang w:val="ru-RU"/>
              </w:rPr>
            </w:pPr>
            <w:ins w:id="1510" w:author="Антон Смирнов" w:date="2023-05-25T12:47:00Z">
              <w:r>
                <w:rPr>
                  <w:lang w:val="ru-RU"/>
                </w:rPr>
                <w:t>389</w:t>
              </w:r>
            </w:ins>
          </w:p>
        </w:tc>
        <w:tc>
          <w:tcPr>
            <w:tcW w:w="2986" w:type="dxa"/>
            <w:tcPrChange w:id="1511" w:author="Антон Смирнов" w:date="2023-05-25T12:43:00Z">
              <w:tcPr>
                <w:tcW w:w="6720" w:type="dxa"/>
              </w:tcPr>
            </w:tcPrChange>
          </w:tcPr>
          <w:p w14:paraId="476FD06D" w14:textId="33A77990" w:rsidR="00322DC6" w:rsidRDefault="00322DC6" w:rsidP="00322DC6">
            <w:pPr>
              <w:pStyle w:val="a0"/>
              <w:ind w:firstLine="0"/>
              <w:rPr>
                <w:ins w:id="1512" w:author="Антон Смирнов" w:date="2023-05-25T12:41:00Z"/>
                <w:lang w:val="ru-RU"/>
              </w:rPr>
            </w:pPr>
            <w:ins w:id="1513" w:author="Антон Смирнов" w:date="2023-05-25T12:47:00Z">
              <w:r>
                <w:rPr>
                  <w:lang w:val="ru-RU"/>
                </w:rPr>
                <w:t>753</w:t>
              </w:r>
            </w:ins>
          </w:p>
        </w:tc>
      </w:tr>
      <w:tr w:rsidR="00322DC6" w14:paraId="530147CB" w14:textId="77777777" w:rsidTr="00322DC6">
        <w:trPr>
          <w:trHeight w:val="420"/>
          <w:ins w:id="1514" w:author="Антон Смирнов" w:date="2023-05-25T12:41:00Z"/>
          <w:trPrChange w:id="1515" w:author="Антон Смирнов" w:date="2023-05-25T12:43:00Z">
            <w:trPr>
              <w:trHeight w:val="1809"/>
            </w:trPr>
          </w:trPrChange>
        </w:trPr>
        <w:tc>
          <w:tcPr>
            <w:tcW w:w="2505" w:type="dxa"/>
            <w:vMerge/>
            <w:tcPrChange w:id="1516" w:author="Антон Смирнов" w:date="2023-05-25T12:43:00Z">
              <w:tcPr>
                <w:tcW w:w="1111" w:type="dxa"/>
                <w:vMerge/>
              </w:tcPr>
            </w:tcPrChange>
          </w:tcPr>
          <w:p w14:paraId="1D95F727" w14:textId="77777777" w:rsidR="00322DC6" w:rsidRDefault="00322DC6" w:rsidP="00322DC6">
            <w:pPr>
              <w:pStyle w:val="a0"/>
              <w:ind w:firstLine="0"/>
              <w:rPr>
                <w:ins w:id="1517" w:author="Антон Смирнов" w:date="2023-05-25T12:41:00Z"/>
                <w:lang w:val="ru-RU"/>
              </w:rPr>
            </w:pPr>
          </w:p>
        </w:tc>
        <w:tc>
          <w:tcPr>
            <w:tcW w:w="1095" w:type="dxa"/>
            <w:tcPrChange w:id="1518" w:author="Антон Смирнов" w:date="2023-05-25T12:43:00Z">
              <w:tcPr>
                <w:tcW w:w="1053" w:type="dxa"/>
              </w:tcPr>
            </w:tcPrChange>
          </w:tcPr>
          <w:p w14:paraId="1D376691" w14:textId="77777777" w:rsidR="00322DC6" w:rsidRDefault="00322DC6" w:rsidP="00322DC6">
            <w:pPr>
              <w:pStyle w:val="a0"/>
              <w:ind w:firstLine="0"/>
              <w:rPr>
                <w:ins w:id="1519" w:author="Антон Смирнов" w:date="2023-05-25T12:41:00Z"/>
                <w:lang w:val="ru-RU"/>
              </w:rPr>
            </w:pPr>
            <w:ins w:id="1520" w:author="Антон Смирнов" w:date="2023-05-25T12:41:00Z">
              <w:r>
                <w:rPr>
                  <w:lang w:val="ru-RU"/>
                </w:rPr>
                <w:t>3</w:t>
              </w:r>
            </w:ins>
          </w:p>
        </w:tc>
        <w:tc>
          <w:tcPr>
            <w:tcW w:w="1840" w:type="dxa"/>
            <w:tcPrChange w:id="1521" w:author="Антон Смирнов" w:date="2023-05-25T12:43:00Z">
              <w:tcPr>
                <w:tcW w:w="1713" w:type="dxa"/>
              </w:tcPr>
            </w:tcPrChange>
          </w:tcPr>
          <w:p w14:paraId="71668285" w14:textId="573364B6" w:rsidR="00322DC6" w:rsidRDefault="00322DC6" w:rsidP="00322DC6">
            <w:pPr>
              <w:pStyle w:val="a0"/>
              <w:ind w:firstLine="0"/>
              <w:rPr>
                <w:ins w:id="1522" w:author="Антон Смирнов" w:date="2023-05-25T12:41:00Z"/>
                <w:lang w:val="ru-RU"/>
              </w:rPr>
            </w:pPr>
            <w:ins w:id="1523" w:author="Антон Смирнов" w:date="2023-05-25T12:46:00Z">
              <w:r>
                <w:rPr>
                  <w:lang w:val="ru-RU"/>
                </w:rPr>
                <w:t>24</w:t>
              </w:r>
            </w:ins>
          </w:p>
        </w:tc>
        <w:tc>
          <w:tcPr>
            <w:tcW w:w="2207" w:type="dxa"/>
            <w:tcPrChange w:id="1524" w:author="Антон Смирнов" w:date="2023-05-25T12:43:00Z">
              <w:tcPr>
                <w:tcW w:w="1738" w:type="dxa"/>
              </w:tcPr>
            </w:tcPrChange>
          </w:tcPr>
          <w:p w14:paraId="04AA0ADA" w14:textId="73F80AB7" w:rsidR="00322DC6" w:rsidRDefault="00322DC6" w:rsidP="00322DC6">
            <w:pPr>
              <w:pStyle w:val="a0"/>
              <w:ind w:firstLine="0"/>
              <w:rPr>
                <w:ins w:id="1525" w:author="Антон Смирнов" w:date="2023-05-25T12:41:00Z"/>
                <w:lang w:val="ru-RU"/>
              </w:rPr>
            </w:pPr>
            <w:ins w:id="1526" w:author="Антон Смирнов" w:date="2023-05-25T12:46:00Z">
              <w:r>
                <w:rPr>
                  <w:lang w:val="ru-RU"/>
                </w:rPr>
                <w:t>524</w:t>
              </w:r>
            </w:ins>
          </w:p>
        </w:tc>
        <w:tc>
          <w:tcPr>
            <w:tcW w:w="2266" w:type="dxa"/>
            <w:tcPrChange w:id="1527" w:author="Антон Смирнов" w:date="2023-05-25T12:43:00Z">
              <w:tcPr>
                <w:tcW w:w="2266" w:type="dxa"/>
              </w:tcPr>
            </w:tcPrChange>
          </w:tcPr>
          <w:p w14:paraId="0A6EFB48" w14:textId="12B67939" w:rsidR="00322DC6" w:rsidRDefault="00322DC6" w:rsidP="00322DC6">
            <w:pPr>
              <w:pStyle w:val="a0"/>
              <w:ind w:firstLine="0"/>
              <w:rPr>
                <w:ins w:id="1528" w:author="Антон Смирнов" w:date="2023-05-25T12:41:00Z"/>
                <w:lang w:val="ru-RU"/>
              </w:rPr>
            </w:pPr>
            <w:ins w:id="1529" w:author="Антон Смирнов" w:date="2023-05-25T12:47:00Z">
              <w:r>
                <w:rPr>
                  <w:lang w:val="ru-RU"/>
                </w:rPr>
                <w:t>378</w:t>
              </w:r>
            </w:ins>
          </w:p>
        </w:tc>
        <w:tc>
          <w:tcPr>
            <w:tcW w:w="2986" w:type="dxa"/>
            <w:tcPrChange w:id="1530" w:author="Антон Смирнов" w:date="2023-05-25T12:43:00Z">
              <w:tcPr>
                <w:tcW w:w="6720" w:type="dxa"/>
              </w:tcPr>
            </w:tcPrChange>
          </w:tcPr>
          <w:p w14:paraId="5EAAA177" w14:textId="548016C8" w:rsidR="00322DC6" w:rsidRDefault="00322DC6" w:rsidP="00322DC6">
            <w:pPr>
              <w:pStyle w:val="a0"/>
              <w:ind w:firstLine="0"/>
              <w:rPr>
                <w:ins w:id="1531" w:author="Антон Смирнов" w:date="2023-05-25T12:41:00Z"/>
                <w:lang w:val="ru-RU"/>
              </w:rPr>
            </w:pPr>
            <w:ins w:id="1532" w:author="Антон Смирнов" w:date="2023-05-25T12:47:00Z">
              <w:r>
                <w:rPr>
                  <w:lang w:val="ru-RU"/>
                </w:rPr>
                <w:t>716</w:t>
              </w:r>
            </w:ins>
          </w:p>
        </w:tc>
      </w:tr>
      <w:tr w:rsidR="00322DC6" w14:paraId="77376E00" w14:textId="77777777" w:rsidTr="00322DC6">
        <w:trPr>
          <w:trHeight w:val="560"/>
          <w:ins w:id="1533" w:author="Антон Смирнов" w:date="2023-05-25T12:41:00Z"/>
          <w:trPrChange w:id="1534" w:author="Антон Смирнов" w:date="2023-05-25T12:43:00Z">
            <w:trPr>
              <w:trHeight w:val="1809"/>
            </w:trPr>
          </w:trPrChange>
        </w:trPr>
        <w:tc>
          <w:tcPr>
            <w:tcW w:w="2505" w:type="dxa"/>
            <w:vMerge/>
            <w:tcPrChange w:id="1535" w:author="Антон Смирнов" w:date="2023-05-25T12:43:00Z">
              <w:tcPr>
                <w:tcW w:w="1111" w:type="dxa"/>
                <w:vMerge/>
              </w:tcPr>
            </w:tcPrChange>
          </w:tcPr>
          <w:p w14:paraId="732C105C" w14:textId="77777777" w:rsidR="00322DC6" w:rsidRDefault="00322DC6" w:rsidP="00322DC6">
            <w:pPr>
              <w:pStyle w:val="a0"/>
              <w:ind w:firstLine="0"/>
              <w:rPr>
                <w:ins w:id="1536" w:author="Антон Смирнов" w:date="2023-05-25T12:41:00Z"/>
                <w:lang w:val="ru-RU"/>
              </w:rPr>
            </w:pPr>
          </w:p>
        </w:tc>
        <w:tc>
          <w:tcPr>
            <w:tcW w:w="1095" w:type="dxa"/>
            <w:tcPrChange w:id="1537" w:author="Антон Смирнов" w:date="2023-05-25T12:43:00Z">
              <w:tcPr>
                <w:tcW w:w="1053" w:type="dxa"/>
              </w:tcPr>
            </w:tcPrChange>
          </w:tcPr>
          <w:p w14:paraId="7C7C7C8C" w14:textId="77777777" w:rsidR="00322DC6" w:rsidRDefault="00322DC6" w:rsidP="00322DC6">
            <w:pPr>
              <w:pStyle w:val="a0"/>
              <w:ind w:firstLine="0"/>
              <w:rPr>
                <w:ins w:id="1538" w:author="Антон Смирнов" w:date="2023-05-25T12:41:00Z"/>
                <w:lang w:val="ru-RU"/>
              </w:rPr>
            </w:pPr>
            <w:ins w:id="1539" w:author="Антон Смирнов" w:date="2023-05-25T12:41:00Z">
              <w:r>
                <w:rPr>
                  <w:lang w:val="ru-RU"/>
                </w:rPr>
                <w:t>4</w:t>
              </w:r>
            </w:ins>
          </w:p>
        </w:tc>
        <w:tc>
          <w:tcPr>
            <w:tcW w:w="1840" w:type="dxa"/>
            <w:tcPrChange w:id="1540" w:author="Антон Смирнов" w:date="2023-05-25T12:43:00Z">
              <w:tcPr>
                <w:tcW w:w="1713" w:type="dxa"/>
              </w:tcPr>
            </w:tcPrChange>
          </w:tcPr>
          <w:p w14:paraId="4EC3130D" w14:textId="1A1D370D" w:rsidR="00322DC6" w:rsidRDefault="00322DC6" w:rsidP="00322DC6">
            <w:pPr>
              <w:pStyle w:val="a0"/>
              <w:ind w:firstLine="0"/>
              <w:rPr>
                <w:ins w:id="1541" w:author="Антон Смирнов" w:date="2023-05-25T12:41:00Z"/>
                <w:lang w:val="ru-RU"/>
              </w:rPr>
            </w:pPr>
            <w:ins w:id="1542" w:author="Антон Смирнов" w:date="2023-05-25T12:46:00Z">
              <w:r>
                <w:rPr>
                  <w:lang w:val="ru-RU"/>
                </w:rPr>
                <w:t>24</w:t>
              </w:r>
            </w:ins>
          </w:p>
        </w:tc>
        <w:tc>
          <w:tcPr>
            <w:tcW w:w="2207" w:type="dxa"/>
            <w:tcPrChange w:id="1543" w:author="Антон Смирнов" w:date="2023-05-25T12:43:00Z">
              <w:tcPr>
                <w:tcW w:w="1738" w:type="dxa"/>
              </w:tcPr>
            </w:tcPrChange>
          </w:tcPr>
          <w:p w14:paraId="2CBEADDE" w14:textId="5F27AEDB" w:rsidR="00322DC6" w:rsidRDefault="00322DC6" w:rsidP="00322DC6">
            <w:pPr>
              <w:pStyle w:val="a0"/>
              <w:ind w:firstLine="0"/>
              <w:rPr>
                <w:ins w:id="1544" w:author="Антон Смирнов" w:date="2023-05-25T12:41:00Z"/>
                <w:lang w:val="ru-RU"/>
              </w:rPr>
            </w:pPr>
            <w:ins w:id="1545" w:author="Антон Смирнов" w:date="2023-05-25T12:46:00Z">
              <w:r>
                <w:rPr>
                  <w:lang w:val="ru-RU"/>
                </w:rPr>
                <w:t>524</w:t>
              </w:r>
            </w:ins>
          </w:p>
        </w:tc>
        <w:tc>
          <w:tcPr>
            <w:tcW w:w="2266" w:type="dxa"/>
            <w:tcPrChange w:id="1546" w:author="Антон Смирнов" w:date="2023-05-25T12:43:00Z">
              <w:tcPr>
                <w:tcW w:w="2266" w:type="dxa"/>
              </w:tcPr>
            </w:tcPrChange>
          </w:tcPr>
          <w:p w14:paraId="2A20F6D1" w14:textId="7FEC5058" w:rsidR="00322DC6" w:rsidRDefault="00322DC6" w:rsidP="00322DC6">
            <w:pPr>
              <w:pStyle w:val="a0"/>
              <w:ind w:firstLine="0"/>
              <w:rPr>
                <w:ins w:id="1547" w:author="Антон Смирнов" w:date="2023-05-25T12:41:00Z"/>
                <w:lang w:val="ru-RU"/>
              </w:rPr>
            </w:pPr>
            <w:ins w:id="1548" w:author="Антон Смирнов" w:date="2023-05-25T12:47:00Z">
              <w:r>
                <w:rPr>
                  <w:lang w:val="ru-RU"/>
                </w:rPr>
                <w:t>363</w:t>
              </w:r>
            </w:ins>
          </w:p>
        </w:tc>
        <w:tc>
          <w:tcPr>
            <w:tcW w:w="2986" w:type="dxa"/>
            <w:tcPrChange w:id="1549" w:author="Антон Смирнов" w:date="2023-05-25T12:43:00Z">
              <w:tcPr>
                <w:tcW w:w="6720" w:type="dxa"/>
              </w:tcPr>
            </w:tcPrChange>
          </w:tcPr>
          <w:p w14:paraId="4DA9693F" w14:textId="4837B90A" w:rsidR="00322DC6" w:rsidRDefault="00322DC6" w:rsidP="00322DC6">
            <w:pPr>
              <w:pStyle w:val="a0"/>
              <w:ind w:firstLine="0"/>
              <w:rPr>
                <w:ins w:id="1550" w:author="Антон Смирнов" w:date="2023-05-25T12:41:00Z"/>
                <w:lang w:val="ru-RU"/>
              </w:rPr>
            </w:pPr>
            <w:ins w:id="1551" w:author="Антон Смирнов" w:date="2023-05-25T12:48:00Z">
              <w:r>
                <w:rPr>
                  <w:lang w:val="ru-RU"/>
                </w:rPr>
                <w:t>683</w:t>
              </w:r>
            </w:ins>
          </w:p>
        </w:tc>
      </w:tr>
      <w:tr w:rsidR="00322DC6" w14:paraId="62D381A2" w14:textId="77777777" w:rsidTr="00322DC6">
        <w:trPr>
          <w:trHeight w:val="557"/>
          <w:ins w:id="1552" w:author="Антон Смирнов" w:date="2023-05-25T12:41:00Z"/>
          <w:trPrChange w:id="1553" w:author="Антон Смирнов" w:date="2023-05-25T12:43:00Z">
            <w:trPr>
              <w:trHeight w:val="1809"/>
            </w:trPr>
          </w:trPrChange>
        </w:trPr>
        <w:tc>
          <w:tcPr>
            <w:tcW w:w="2505" w:type="dxa"/>
            <w:vMerge w:val="restart"/>
            <w:tcPrChange w:id="1554" w:author="Антон Смирнов" w:date="2023-05-25T12:43:00Z">
              <w:tcPr>
                <w:tcW w:w="1111" w:type="dxa"/>
                <w:vMerge w:val="restart"/>
              </w:tcPr>
            </w:tcPrChange>
          </w:tcPr>
          <w:p w14:paraId="2483E738" w14:textId="51AB1EBE" w:rsidR="00322DC6" w:rsidRPr="00A564A1" w:rsidRDefault="00322DC6" w:rsidP="00322DC6">
            <w:pPr>
              <w:pStyle w:val="a0"/>
              <w:ind w:firstLine="0"/>
              <w:rPr>
                <w:ins w:id="1555" w:author="Антон Смирнов" w:date="2023-05-25T12:41:00Z"/>
                <w:lang w:val="ru-RU"/>
              </w:rPr>
            </w:pPr>
            <w:ins w:id="1556" w:author="Антон Смирнов" w:date="2023-05-25T12:45:00Z">
              <w:r>
                <w:t>In vivo</w:t>
              </w:r>
            </w:ins>
          </w:p>
        </w:tc>
        <w:tc>
          <w:tcPr>
            <w:tcW w:w="1095" w:type="dxa"/>
            <w:tcPrChange w:id="1557" w:author="Антон Смирнов" w:date="2023-05-25T12:43:00Z">
              <w:tcPr>
                <w:tcW w:w="1053" w:type="dxa"/>
              </w:tcPr>
            </w:tcPrChange>
          </w:tcPr>
          <w:p w14:paraId="734A1480" w14:textId="77777777" w:rsidR="00322DC6" w:rsidRDefault="00322DC6" w:rsidP="00322DC6">
            <w:pPr>
              <w:pStyle w:val="a0"/>
              <w:ind w:firstLine="0"/>
              <w:rPr>
                <w:ins w:id="1558" w:author="Антон Смирнов" w:date="2023-05-25T12:41:00Z"/>
                <w:lang w:val="ru-RU"/>
              </w:rPr>
            </w:pPr>
            <w:ins w:id="1559" w:author="Антон Смирнов" w:date="2023-05-25T12:41:00Z">
              <w:r>
                <w:rPr>
                  <w:lang w:val="ru-RU"/>
                </w:rPr>
                <w:t>2</w:t>
              </w:r>
            </w:ins>
          </w:p>
        </w:tc>
        <w:tc>
          <w:tcPr>
            <w:tcW w:w="1840" w:type="dxa"/>
            <w:tcPrChange w:id="1560" w:author="Антон Смирнов" w:date="2023-05-25T12:43:00Z">
              <w:tcPr>
                <w:tcW w:w="1713" w:type="dxa"/>
              </w:tcPr>
            </w:tcPrChange>
          </w:tcPr>
          <w:p w14:paraId="7C016570" w14:textId="61E760F5" w:rsidR="00322DC6" w:rsidRDefault="00322DC6" w:rsidP="00322DC6">
            <w:pPr>
              <w:pStyle w:val="a0"/>
              <w:ind w:firstLine="0"/>
              <w:rPr>
                <w:ins w:id="1561" w:author="Антон Смирнов" w:date="2023-05-25T12:41:00Z"/>
                <w:lang w:val="ru-RU"/>
              </w:rPr>
            </w:pPr>
            <w:ins w:id="1562" w:author="Антон Смирнов" w:date="2023-05-25T12:46:00Z">
              <w:r>
                <w:rPr>
                  <w:lang w:val="ru-RU"/>
                </w:rPr>
                <w:t>56187</w:t>
              </w:r>
            </w:ins>
          </w:p>
        </w:tc>
        <w:tc>
          <w:tcPr>
            <w:tcW w:w="2207" w:type="dxa"/>
            <w:tcPrChange w:id="1563" w:author="Антон Смирнов" w:date="2023-05-25T12:43:00Z">
              <w:tcPr>
                <w:tcW w:w="1738" w:type="dxa"/>
              </w:tcPr>
            </w:tcPrChange>
          </w:tcPr>
          <w:p w14:paraId="5C9D6C1A" w14:textId="2081DE7C" w:rsidR="00322DC6" w:rsidRDefault="00322DC6" w:rsidP="00322DC6">
            <w:pPr>
              <w:pStyle w:val="a0"/>
              <w:ind w:firstLine="0"/>
              <w:rPr>
                <w:ins w:id="1564" w:author="Антон Смирнов" w:date="2023-05-25T12:41:00Z"/>
                <w:lang w:val="ru-RU"/>
              </w:rPr>
            </w:pPr>
            <w:ins w:id="1565" w:author="Антон Смирнов" w:date="2023-05-25T12:47:00Z">
              <w:r>
                <w:rPr>
                  <w:lang w:val="ru-RU"/>
                </w:rPr>
                <w:t>313811</w:t>
              </w:r>
            </w:ins>
          </w:p>
        </w:tc>
        <w:tc>
          <w:tcPr>
            <w:tcW w:w="2266" w:type="dxa"/>
            <w:tcPrChange w:id="1566" w:author="Антон Смирнов" w:date="2023-05-25T12:43:00Z">
              <w:tcPr>
                <w:tcW w:w="2266" w:type="dxa"/>
              </w:tcPr>
            </w:tcPrChange>
          </w:tcPr>
          <w:p w14:paraId="1E490960" w14:textId="1C401594" w:rsidR="00322DC6" w:rsidRDefault="00322DC6" w:rsidP="00322DC6">
            <w:pPr>
              <w:pStyle w:val="a0"/>
              <w:ind w:firstLine="0"/>
              <w:rPr>
                <w:ins w:id="1567" w:author="Антон Смирнов" w:date="2023-05-25T12:41:00Z"/>
                <w:lang w:val="ru-RU"/>
              </w:rPr>
            </w:pPr>
            <w:ins w:id="1568" w:author="Антон Смирнов" w:date="2023-05-25T12:47:00Z">
              <w:r>
                <w:rPr>
                  <w:lang w:val="ru-RU"/>
                </w:rPr>
                <w:t>204261</w:t>
              </w:r>
            </w:ins>
          </w:p>
        </w:tc>
        <w:tc>
          <w:tcPr>
            <w:tcW w:w="2986" w:type="dxa"/>
            <w:tcPrChange w:id="1569" w:author="Антон Смирнов" w:date="2023-05-25T12:43:00Z">
              <w:tcPr>
                <w:tcW w:w="6720" w:type="dxa"/>
              </w:tcPr>
            </w:tcPrChange>
          </w:tcPr>
          <w:p w14:paraId="72F958E0" w14:textId="658E8830" w:rsidR="00322DC6" w:rsidRDefault="00322DC6" w:rsidP="00322DC6">
            <w:pPr>
              <w:pStyle w:val="a0"/>
              <w:ind w:firstLine="0"/>
              <w:rPr>
                <w:ins w:id="1570" w:author="Антон Смирнов" w:date="2023-05-25T12:41:00Z"/>
                <w:lang w:val="ru-RU"/>
              </w:rPr>
            </w:pPr>
            <w:ins w:id="1571" w:author="Антон Смирнов" w:date="2023-05-25T12:48:00Z">
              <w:r>
                <w:rPr>
                  <w:lang w:val="ru-RU"/>
                </w:rPr>
                <w:t>242055</w:t>
              </w:r>
            </w:ins>
          </w:p>
        </w:tc>
      </w:tr>
      <w:tr w:rsidR="00322DC6" w14:paraId="12E902F3" w14:textId="77777777" w:rsidTr="00322DC6">
        <w:trPr>
          <w:trHeight w:val="555"/>
          <w:ins w:id="1572" w:author="Антон Смирнов" w:date="2023-05-25T12:41:00Z"/>
          <w:trPrChange w:id="1573" w:author="Антон Смирнов" w:date="2023-05-25T12:43:00Z">
            <w:trPr>
              <w:trHeight w:val="1809"/>
            </w:trPr>
          </w:trPrChange>
        </w:trPr>
        <w:tc>
          <w:tcPr>
            <w:tcW w:w="2505" w:type="dxa"/>
            <w:vMerge/>
            <w:tcPrChange w:id="1574" w:author="Антон Смирнов" w:date="2023-05-25T12:43:00Z">
              <w:tcPr>
                <w:tcW w:w="1111" w:type="dxa"/>
                <w:vMerge/>
              </w:tcPr>
            </w:tcPrChange>
          </w:tcPr>
          <w:p w14:paraId="67211238" w14:textId="77777777" w:rsidR="00322DC6" w:rsidRDefault="00322DC6" w:rsidP="00322DC6">
            <w:pPr>
              <w:pStyle w:val="a0"/>
              <w:ind w:firstLine="0"/>
              <w:rPr>
                <w:ins w:id="1575" w:author="Антон Смирнов" w:date="2023-05-25T12:41:00Z"/>
                <w:lang w:val="ru-RU"/>
              </w:rPr>
            </w:pPr>
          </w:p>
        </w:tc>
        <w:tc>
          <w:tcPr>
            <w:tcW w:w="1095" w:type="dxa"/>
            <w:tcPrChange w:id="1576" w:author="Антон Смирнов" w:date="2023-05-25T12:43:00Z">
              <w:tcPr>
                <w:tcW w:w="1053" w:type="dxa"/>
              </w:tcPr>
            </w:tcPrChange>
          </w:tcPr>
          <w:p w14:paraId="7AC4DD89" w14:textId="77777777" w:rsidR="00322DC6" w:rsidRDefault="00322DC6" w:rsidP="00322DC6">
            <w:pPr>
              <w:pStyle w:val="a0"/>
              <w:ind w:firstLine="0"/>
              <w:rPr>
                <w:ins w:id="1577" w:author="Антон Смирнов" w:date="2023-05-25T12:41:00Z"/>
                <w:lang w:val="ru-RU"/>
              </w:rPr>
            </w:pPr>
            <w:ins w:id="1578" w:author="Антон Смирнов" w:date="2023-05-25T12:41:00Z">
              <w:r>
                <w:rPr>
                  <w:lang w:val="ru-RU"/>
                </w:rPr>
                <w:t>3</w:t>
              </w:r>
            </w:ins>
          </w:p>
        </w:tc>
        <w:tc>
          <w:tcPr>
            <w:tcW w:w="1840" w:type="dxa"/>
            <w:tcPrChange w:id="1579" w:author="Антон Смирнов" w:date="2023-05-25T12:43:00Z">
              <w:tcPr>
                <w:tcW w:w="1713" w:type="dxa"/>
              </w:tcPr>
            </w:tcPrChange>
          </w:tcPr>
          <w:p w14:paraId="6D73BFE3" w14:textId="0931C674" w:rsidR="00322DC6" w:rsidRDefault="00322DC6" w:rsidP="00322DC6">
            <w:pPr>
              <w:pStyle w:val="a0"/>
              <w:ind w:firstLine="0"/>
              <w:rPr>
                <w:ins w:id="1580" w:author="Антон Смирнов" w:date="2023-05-25T12:41:00Z"/>
                <w:lang w:val="ru-RU"/>
              </w:rPr>
            </w:pPr>
            <w:ins w:id="1581" w:author="Антон Смирнов" w:date="2023-05-25T12:46:00Z">
              <w:r>
                <w:rPr>
                  <w:lang w:val="ru-RU"/>
                </w:rPr>
                <w:t>56187</w:t>
              </w:r>
            </w:ins>
          </w:p>
        </w:tc>
        <w:tc>
          <w:tcPr>
            <w:tcW w:w="2207" w:type="dxa"/>
            <w:tcPrChange w:id="1582" w:author="Антон Смирнов" w:date="2023-05-25T12:43:00Z">
              <w:tcPr>
                <w:tcW w:w="1738" w:type="dxa"/>
              </w:tcPr>
            </w:tcPrChange>
          </w:tcPr>
          <w:p w14:paraId="0C954FB2" w14:textId="316E375F" w:rsidR="00322DC6" w:rsidRDefault="00322DC6" w:rsidP="00322DC6">
            <w:pPr>
              <w:pStyle w:val="a0"/>
              <w:ind w:firstLine="0"/>
              <w:rPr>
                <w:ins w:id="1583" w:author="Антон Смирнов" w:date="2023-05-25T12:41:00Z"/>
                <w:lang w:val="ru-RU"/>
              </w:rPr>
            </w:pPr>
            <w:ins w:id="1584" w:author="Антон Смирнов" w:date="2023-05-25T12:47:00Z">
              <w:r>
                <w:rPr>
                  <w:lang w:val="ru-RU"/>
                </w:rPr>
                <w:t>313811</w:t>
              </w:r>
            </w:ins>
          </w:p>
        </w:tc>
        <w:tc>
          <w:tcPr>
            <w:tcW w:w="2266" w:type="dxa"/>
            <w:tcPrChange w:id="1585" w:author="Антон Смирнов" w:date="2023-05-25T12:43:00Z">
              <w:tcPr>
                <w:tcW w:w="2266" w:type="dxa"/>
              </w:tcPr>
            </w:tcPrChange>
          </w:tcPr>
          <w:p w14:paraId="571F0640" w14:textId="0358D36E" w:rsidR="00322DC6" w:rsidRDefault="00322DC6" w:rsidP="00322DC6">
            <w:pPr>
              <w:pStyle w:val="a0"/>
              <w:ind w:firstLine="0"/>
              <w:rPr>
                <w:ins w:id="1586" w:author="Антон Смирнов" w:date="2023-05-25T12:41:00Z"/>
                <w:lang w:val="ru-RU"/>
              </w:rPr>
            </w:pPr>
            <w:ins w:id="1587" w:author="Антон Смирнов" w:date="2023-05-25T12:47:00Z">
              <w:r>
                <w:rPr>
                  <w:lang w:val="ru-RU"/>
                </w:rPr>
                <w:t>271548</w:t>
              </w:r>
            </w:ins>
          </w:p>
        </w:tc>
        <w:tc>
          <w:tcPr>
            <w:tcW w:w="2986" w:type="dxa"/>
            <w:tcPrChange w:id="1588" w:author="Антон Смирнов" w:date="2023-05-25T12:43:00Z">
              <w:tcPr>
                <w:tcW w:w="6720" w:type="dxa"/>
              </w:tcPr>
            </w:tcPrChange>
          </w:tcPr>
          <w:p w14:paraId="5C3FB3FE" w14:textId="220E9F38" w:rsidR="00322DC6" w:rsidRDefault="00322DC6" w:rsidP="00322DC6">
            <w:pPr>
              <w:pStyle w:val="a0"/>
              <w:ind w:firstLine="0"/>
              <w:rPr>
                <w:ins w:id="1589" w:author="Антон Смирнов" w:date="2023-05-25T12:41:00Z"/>
                <w:lang w:val="ru-RU"/>
              </w:rPr>
            </w:pPr>
            <w:ins w:id="1590" w:author="Антон Смирнов" w:date="2023-05-25T12:48:00Z">
              <w:r>
                <w:rPr>
                  <w:lang w:val="ru-RU"/>
                </w:rPr>
                <w:t>282171</w:t>
              </w:r>
            </w:ins>
          </w:p>
        </w:tc>
      </w:tr>
      <w:tr w:rsidR="00322DC6" w14:paraId="4586AB8F" w14:textId="77777777" w:rsidTr="00322DC6">
        <w:trPr>
          <w:trHeight w:val="425"/>
          <w:ins w:id="1591" w:author="Антон Смирнов" w:date="2023-05-25T12:41:00Z"/>
          <w:trPrChange w:id="1592" w:author="Антон Смирнов" w:date="2023-05-25T12:43:00Z">
            <w:trPr>
              <w:trHeight w:val="1809"/>
            </w:trPr>
          </w:trPrChange>
        </w:trPr>
        <w:tc>
          <w:tcPr>
            <w:tcW w:w="2505" w:type="dxa"/>
            <w:vMerge/>
            <w:tcPrChange w:id="1593" w:author="Антон Смирнов" w:date="2023-05-25T12:43:00Z">
              <w:tcPr>
                <w:tcW w:w="1111" w:type="dxa"/>
                <w:vMerge/>
              </w:tcPr>
            </w:tcPrChange>
          </w:tcPr>
          <w:p w14:paraId="1022D86E" w14:textId="77777777" w:rsidR="00322DC6" w:rsidRDefault="00322DC6" w:rsidP="00322DC6">
            <w:pPr>
              <w:pStyle w:val="a0"/>
              <w:ind w:firstLine="0"/>
              <w:rPr>
                <w:ins w:id="1594" w:author="Антон Смирнов" w:date="2023-05-25T12:41:00Z"/>
                <w:lang w:val="ru-RU"/>
              </w:rPr>
            </w:pPr>
          </w:p>
        </w:tc>
        <w:tc>
          <w:tcPr>
            <w:tcW w:w="1095" w:type="dxa"/>
            <w:tcPrChange w:id="1595" w:author="Антон Смирнов" w:date="2023-05-25T12:43:00Z">
              <w:tcPr>
                <w:tcW w:w="1053" w:type="dxa"/>
              </w:tcPr>
            </w:tcPrChange>
          </w:tcPr>
          <w:p w14:paraId="23D5B7A0" w14:textId="77777777" w:rsidR="00322DC6" w:rsidRDefault="00322DC6" w:rsidP="00322DC6">
            <w:pPr>
              <w:pStyle w:val="a0"/>
              <w:ind w:firstLine="0"/>
              <w:rPr>
                <w:ins w:id="1596" w:author="Антон Смирнов" w:date="2023-05-25T12:41:00Z"/>
                <w:lang w:val="ru-RU"/>
              </w:rPr>
            </w:pPr>
            <w:ins w:id="1597" w:author="Антон Смирнов" w:date="2023-05-25T12:41:00Z">
              <w:r>
                <w:rPr>
                  <w:lang w:val="ru-RU"/>
                </w:rPr>
                <w:t>4</w:t>
              </w:r>
            </w:ins>
          </w:p>
        </w:tc>
        <w:tc>
          <w:tcPr>
            <w:tcW w:w="1840" w:type="dxa"/>
            <w:tcPrChange w:id="1598" w:author="Антон Смирнов" w:date="2023-05-25T12:43:00Z">
              <w:tcPr>
                <w:tcW w:w="1713" w:type="dxa"/>
              </w:tcPr>
            </w:tcPrChange>
          </w:tcPr>
          <w:p w14:paraId="58F2296C" w14:textId="2189BB86" w:rsidR="00322DC6" w:rsidRDefault="00322DC6" w:rsidP="00322DC6">
            <w:pPr>
              <w:pStyle w:val="a0"/>
              <w:ind w:firstLine="0"/>
              <w:rPr>
                <w:ins w:id="1599" w:author="Антон Смирнов" w:date="2023-05-25T12:41:00Z"/>
                <w:lang w:val="ru-RU"/>
              </w:rPr>
            </w:pPr>
            <w:ins w:id="1600" w:author="Антон Смирнов" w:date="2023-05-25T12:46:00Z">
              <w:r>
                <w:rPr>
                  <w:lang w:val="ru-RU"/>
                </w:rPr>
                <w:t>56187</w:t>
              </w:r>
            </w:ins>
          </w:p>
        </w:tc>
        <w:tc>
          <w:tcPr>
            <w:tcW w:w="2207" w:type="dxa"/>
            <w:tcPrChange w:id="1601" w:author="Антон Смирнов" w:date="2023-05-25T12:43:00Z">
              <w:tcPr>
                <w:tcW w:w="1738" w:type="dxa"/>
              </w:tcPr>
            </w:tcPrChange>
          </w:tcPr>
          <w:p w14:paraId="5D2C0C31" w14:textId="15034DBC" w:rsidR="00322DC6" w:rsidRDefault="00322DC6" w:rsidP="00322DC6">
            <w:pPr>
              <w:pStyle w:val="a0"/>
              <w:ind w:firstLine="0"/>
              <w:rPr>
                <w:ins w:id="1602" w:author="Антон Смирнов" w:date="2023-05-25T12:41:00Z"/>
                <w:lang w:val="ru-RU"/>
              </w:rPr>
            </w:pPr>
            <w:ins w:id="1603" w:author="Антон Смирнов" w:date="2023-05-25T12:47:00Z">
              <w:r>
                <w:rPr>
                  <w:lang w:val="ru-RU"/>
                </w:rPr>
                <w:t>313811</w:t>
              </w:r>
            </w:ins>
          </w:p>
        </w:tc>
        <w:tc>
          <w:tcPr>
            <w:tcW w:w="2266" w:type="dxa"/>
            <w:tcPrChange w:id="1604" w:author="Антон Смирнов" w:date="2023-05-25T12:43:00Z">
              <w:tcPr>
                <w:tcW w:w="2266" w:type="dxa"/>
              </w:tcPr>
            </w:tcPrChange>
          </w:tcPr>
          <w:p w14:paraId="7DDCAC95" w14:textId="08585DFF" w:rsidR="00322DC6" w:rsidRDefault="00322DC6" w:rsidP="00322DC6">
            <w:pPr>
              <w:pStyle w:val="a0"/>
              <w:ind w:firstLine="0"/>
              <w:rPr>
                <w:ins w:id="1605" w:author="Антон Смирнов" w:date="2023-05-25T12:41:00Z"/>
                <w:lang w:val="ru-RU"/>
              </w:rPr>
            </w:pPr>
            <w:ins w:id="1606" w:author="Антон Смирнов" w:date="2023-05-25T12:47:00Z">
              <w:r>
                <w:rPr>
                  <w:lang w:val="ru-RU"/>
                </w:rPr>
                <w:t>273798</w:t>
              </w:r>
            </w:ins>
          </w:p>
        </w:tc>
        <w:tc>
          <w:tcPr>
            <w:tcW w:w="2986" w:type="dxa"/>
            <w:tcPrChange w:id="1607" w:author="Антон Смирнов" w:date="2023-05-25T12:43:00Z">
              <w:tcPr>
                <w:tcW w:w="6720" w:type="dxa"/>
              </w:tcPr>
            </w:tcPrChange>
          </w:tcPr>
          <w:p w14:paraId="15D5C8D7" w14:textId="53EAF1FC" w:rsidR="00322DC6" w:rsidRDefault="00322DC6" w:rsidP="00322DC6">
            <w:pPr>
              <w:pStyle w:val="a0"/>
              <w:ind w:firstLine="0"/>
              <w:rPr>
                <w:ins w:id="1608" w:author="Антон Смирнов" w:date="2023-05-25T12:41:00Z"/>
                <w:lang w:val="ru-RU"/>
              </w:rPr>
            </w:pPr>
            <w:ins w:id="1609" w:author="Антон Смирнов" w:date="2023-05-25T12:48:00Z">
              <w:r>
                <w:rPr>
                  <w:lang w:val="ru-RU"/>
                </w:rPr>
                <w:t>285122</w:t>
              </w:r>
            </w:ins>
          </w:p>
        </w:tc>
      </w:tr>
    </w:tbl>
    <w:p w14:paraId="3268DBCC" w14:textId="77777777" w:rsidR="0046767B" w:rsidRDefault="0046767B" w:rsidP="007A630F">
      <w:pPr>
        <w:pStyle w:val="af8"/>
        <w:rPr>
          <w:ins w:id="1610" w:author="Антон Смирнов" w:date="2023-05-25T12:35:00Z"/>
          <w:rFonts w:ascii="Times New Roman" w:hAnsi="Times New Roman" w:cs="Times New Roman"/>
          <w:lang w:val="ru-RU"/>
        </w:rPr>
        <w:sectPr w:rsidR="0046767B" w:rsidSect="00322DC6">
          <w:pgSz w:w="16838" w:h="11906" w:orient="landscape"/>
          <w:pgMar w:top="1134" w:right="851" w:bottom="1134" w:left="1701" w:header="709" w:footer="709" w:gutter="0"/>
          <w:cols w:space="1701"/>
          <w:docGrid w:linePitch="360"/>
          <w:sectPrChange w:id="1611" w:author="Антон Смирнов" w:date="2023-05-25T12:45:00Z">
            <w:sectPr w:rsidR="0046767B" w:rsidSect="00322DC6">
              <w:pgSz w:w="11906" w:h="16838" w:orient="portrait"/>
              <w:pgMar w:top="1134" w:right="850" w:bottom="1134" w:left="1701" w:header="709" w:footer="709" w:gutter="0"/>
            </w:sectPr>
          </w:sectPrChange>
        </w:sectPr>
      </w:pPr>
    </w:p>
    <w:p w14:paraId="5E06568F" w14:textId="65BA0B67" w:rsidR="00236796" w:rsidRDefault="00294F02" w:rsidP="00294F02">
      <w:pPr>
        <w:pStyle w:val="1"/>
        <w:rPr>
          <w:ins w:id="1612" w:author="Антон Смирнов" w:date="2023-05-25T12:56:00Z"/>
          <w:lang w:val="ru-RU"/>
        </w:rPr>
      </w:pPr>
      <w:bookmarkStart w:id="1613" w:name="_Toc135956206"/>
      <w:ins w:id="1614" w:author="Антон Смирнов" w:date="2023-05-25T12:56:00Z">
        <w:r>
          <w:rPr>
            <w:lang w:val="ru-RU"/>
          </w:rPr>
          <w:lastRenderedPageBreak/>
          <w:t>Приложение 2</w:t>
        </w:r>
        <w:bookmarkEnd w:id="1613"/>
      </w:ins>
    </w:p>
    <w:p w14:paraId="2D546E19" w14:textId="042C1CCB" w:rsidR="00294F02" w:rsidRDefault="00294F02" w:rsidP="00294F02">
      <w:pPr>
        <w:pStyle w:val="a0"/>
        <w:rPr>
          <w:ins w:id="1615" w:author="Антон Смирнов" w:date="2023-05-25T12:56:00Z"/>
          <w:lang w:val="ru-RU"/>
        </w:rPr>
      </w:pPr>
      <w:ins w:id="1616" w:author="Антон Смирнов" w:date="2023-05-25T12:56:00Z">
        <w:r>
          <w:rPr>
            <w:lang w:val="ru-RU"/>
          </w:rPr>
          <w:t xml:space="preserve">Количество пептидов в наборе данных для прогноза активности к </w:t>
        </w:r>
        <w:r>
          <w:t>HLA</w:t>
        </w:r>
        <w:r w:rsidRPr="00294F02">
          <w:rPr>
            <w:lang w:val="ru-RU"/>
            <w:rPrChange w:id="1617" w:author="Антон Смирнов" w:date="2023-05-25T12:56:00Z">
              <w:rPr/>
            </w:rPrChange>
          </w:rPr>
          <w:t xml:space="preserve"> </w:t>
        </w:r>
        <w:r>
          <w:t>I</w:t>
        </w:r>
        <w:r w:rsidRPr="00294F02">
          <w:rPr>
            <w:lang w:val="ru-RU"/>
            <w:rPrChange w:id="1618" w:author="Антон Смирнов" w:date="2023-05-25T12:56:00Z">
              <w:rPr/>
            </w:rPrChange>
          </w:rPr>
          <w:t xml:space="preserve"> </w:t>
        </w:r>
        <w:r>
          <w:rPr>
            <w:lang w:val="ru-RU"/>
          </w:rPr>
          <w:t>для каждого аллеля</w:t>
        </w:r>
      </w:ins>
    </w:p>
    <w:tbl>
      <w:tblPr>
        <w:tblStyle w:val="af0"/>
        <w:tblW w:w="0" w:type="auto"/>
        <w:jc w:val="center"/>
        <w:tblLayout w:type="fixed"/>
        <w:tblLook w:val="04A0" w:firstRow="1" w:lastRow="0" w:firstColumn="1" w:lastColumn="0" w:noHBand="0" w:noVBand="1"/>
        <w:tblPrChange w:id="1619" w:author="Антон Смирнов" w:date="2023-05-25T13:45:00Z">
          <w:tblPr>
            <w:tblStyle w:val="af0"/>
            <w:tblW w:w="0" w:type="auto"/>
            <w:tblLook w:val="04A0" w:firstRow="1" w:lastRow="0" w:firstColumn="1" w:lastColumn="0" w:noHBand="0" w:noVBand="1"/>
          </w:tblPr>
        </w:tblPrChange>
      </w:tblPr>
      <w:tblGrid>
        <w:gridCol w:w="2891"/>
        <w:gridCol w:w="3738"/>
        <w:tblGridChange w:id="1620">
          <w:tblGrid>
            <w:gridCol w:w="2376"/>
            <w:gridCol w:w="938"/>
            <w:gridCol w:w="3315"/>
          </w:tblGrid>
        </w:tblGridChange>
      </w:tblGrid>
      <w:tr w:rsidR="00FE3DB4" w:rsidRPr="00294F02" w14:paraId="70B8E99D" w14:textId="77777777" w:rsidTr="00FD588A">
        <w:trPr>
          <w:trHeight w:val="300"/>
          <w:tblHeader/>
          <w:jc w:val="center"/>
          <w:ins w:id="1621" w:author="Антон Смирнов" w:date="2023-05-25T12:59:00Z"/>
          <w:trPrChange w:id="1622" w:author="Антон Смирнов" w:date="2023-05-25T13:45:00Z">
            <w:trPr>
              <w:trHeight w:val="300"/>
              <w:tblHeader/>
            </w:trPr>
          </w:trPrChange>
        </w:trPr>
        <w:tc>
          <w:tcPr>
            <w:tcW w:w="2891" w:type="dxa"/>
            <w:noWrap/>
            <w:vAlign w:val="center"/>
            <w:hideMark/>
            <w:tcPrChange w:id="1623" w:author="Антон Смирнов" w:date="2023-05-25T13:45:00Z">
              <w:tcPr>
                <w:tcW w:w="2376" w:type="dxa"/>
                <w:noWrap/>
                <w:vAlign w:val="center"/>
                <w:hideMark/>
              </w:tcPr>
            </w:tcPrChange>
          </w:tcPr>
          <w:p w14:paraId="4665AD08" w14:textId="1DC6AF48" w:rsidR="00294F02" w:rsidRPr="00FE3DB4" w:rsidRDefault="00FE3DB4" w:rsidP="00611FDB">
            <w:pPr>
              <w:pStyle w:val="a0"/>
              <w:ind w:firstLine="0"/>
              <w:jc w:val="center"/>
              <w:rPr>
                <w:ins w:id="1624" w:author="Антон Смирнов" w:date="2023-05-25T12:59:00Z"/>
                <w:b/>
                <w:bCs/>
                <w:lang w:val="ru-RU"/>
                <w:rPrChange w:id="1625" w:author="Антон Смирнов" w:date="2023-05-25T13:04:00Z">
                  <w:rPr>
                    <w:ins w:id="1626" w:author="Антон Смирнов" w:date="2023-05-25T12:59:00Z"/>
                  </w:rPr>
                </w:rPrChange>
              </w:rPr>
              <w:pPrChange w:id="1627" w:author="Антон Смирнов" w:date="2023-05-25T13:09:00Z">
                <w:pPr>
                  <w:pStyle w:val="a0"/>
                </w:pPr>
              </w:pPrChange>
            </w:pPr>
            <w:ins w:id="1628" w:author="Антон Смирнов" w:date="2023-05-25T13:04:00Z">
              <w:r w:rsidRPr="00FE3DB4">
                <w:rPr>
                  <w:b/>
                  <w:bCs/>
                  <w:lang w:val="ru-RU"/>
                  <w:rPrChange w:id="1629" w:author="Антон Смирнов" w:date="2023-05-25T13:04:00Z">
                    <w:rPr>
                      <w:lang w:val="ru-RU"/>
                    </w:rPr>
                  </w:rPrChange>
                </w:rPr>
                <w:t>Аллель</w:t>
              </w:r>
            </w:ins>
          </w:p>
        </w:tc>
        <w:tc>
          <w:tcPr>
            <w:tcW w:w="3738" w:type="dxa"/>
            <w:noWrap/>
            <w:vAlign w:val="center"/>
            <w:hideMark/>
            <w:tcPrChange w:id="1630" w:author="Антон Смирнов" w:date="2023-05-25T13:45:00Z">
              <w:tcPr>
                <w:tcW w:w="4253" w:type="dxa"/>
                <w:gridSpan w:val="2"/>
                <w:noWrap/>
                <w:hideMark/>
              </w:tcPr>
            </w:tcPrChange>
          </w:tcPr>
          <w:p w14:paraId="45ABF3E8" w14:textId="0E70C924" w:rsidR="00294F02" w:rsidRPr="00FE3DB4" w:rsidRDefault="00FE3DB4" w:rsidP="00611FDB">
            <w:pPr>
              <w:pStyle w:val="a0"/>
              <w:ind w:firstLine="0"/>
              <w:jc w:val="center"/>
              <w:rPr>
                <w:ins w:id="1631" w:author="Антон Смирнов" w:date="2023-05-25T12:59:00Z"/>
                <w:b/>
                <w:bCs/>
                <w:lang w:val="ru-RU"/>
                <w:rPrChange w:id="1632" w:author="Антон Смирнов" w:date="2023-05-25T13:04:00Z">
                  <w:rPr>
                    <w:ins w:id="1633" w:author="Антон Смирнов" w:date="2023-05-25T12:59:00Z"/>
                  </w:rPr>
                </w:rPrChange>
              </w:rPr>
              <w:pPrChange w:id="1634" w:author="Антон Смирнов" w:date="2023-05-25T13:09:00Z">
                <w:pPr>
                  <w:pStyle w:val="a0"/>
                </w:pPr>
              </w:pPrChange>
            </w:pPr>
            <w:ins w:id="1635" w:author="Антон Смирнов" w:date="2023-05-25T13:04:00Z">
              <w:r w:rsidRPr="00FE3DB4">
                <w:rPr>
                  <w:b/>
                  <w:bCs/>
                  <w:lang w:val="ru-RU"/>
                  <w:rPrChange w:id="1636" w:author="Антон Смирнов" w:date="2023-05-25T13:04:00Z">
                    <w:rPr>
                      <w:lang w:val="ru-RU"/>
                    </w:rPr>
                  </w:rPrChange>
                </w:rPr>
                <w:t>Количество пептидов</w:t>
              </w:r>
            </w:ins>
          </w:p>
        </w:tc>
      </w:tr>
      <w:tr w:rsidR="00FE3DB4" w:rsidRPr="00294F02" w14:paraId="0F3F791E" w14:textId="77777777" w:rsidTr="00FD588A">
        <w:tblPrEx>
          <w:tblPrExChange w:id="1637" w:author="Антон Смирнов" w:date="2023-05-25T13:45:00Z">
            <w:tblPrEx>
              <w:tblLayout w:type="fixed"/>
            </w:tblPrEx>
          </w:tblPrExChange>
        </w:tblPrEx>
        <w:trPr>
          <w:trHeight w:val="300"/>
          <w:jc w:val="center"/>
          <w:ins w:id="1638" w:author="Антон Смирнов" w:date="2023-05-25T12:59:00Z"/>
          <w:trPrChange w:id="1639" w:author="Антон Смирнов" w:date="2023-05-25T13:45:00Z">
            <w:trPr>
              <w:trHeight w:val="300"/>
            </w:trPr>
          </w:trPrChange>
        </w:trPr>
        <w:tc>
          <w:tcPr>
            <w:tcW w:w="2891" w:type="dxa"/>
            <w:noWrap/>
            <w:vAlign w:val="center"/>
            <w:hideMark/>
            <w:tcPrChange w:id="1640" w:author="Антон Смирнов" w:date="2023-05-25T13:45:00Z">
              <w:tcPr>
                <w:tcW w:w="3314" w:type="dxa"/>
                <w:gridSpan w:val="2"/>
                <w:noWrap/>
                <w:vAlign w:val="center"/>
                <w:hideMark/>
              </w:tcPr>
            </w:tcPrChange>
          </w:tcPr>
          <w:p w14:paraId="00E7202E" w14:textId="77777777" w:rsidR="00294F02" w:rsidRPr="00294F02" w:rsidRDefault="00294F02" w:rsidP="00611FDB">
            <w:pPr>
              <w:pStyle w:val="a0"/>
              <w:ind w:firstLine="0"/>
              <w:jc w:val="center"/>
              <w:rPr>
                <w:ins w:id="1641" w:author="Антон Смирнов" w:date="2023-05-25T12:59:00Z"/>
              </w:rPr>
              <w:pPrChange w:id="1642" w:author="Антон Смирнов" w:date="2023-05-25T13:09:00Z">
                <w:pPr>
                  <w:pStyle w:val="a0"/>
                </w:pPr>
              </w:pPrChange>
            </w:pPr>
            <w:ins w:id="1643" w:author="Антон Смирнов" w:date="2023-05-25T12:59:00Z">
              <w:r w:rsidRPr="00294F02">
                <w:t>HLA-B*27:05</w:t>
              </w:r>
            </w:ins>
          </w:p>
        </w:tc>
        <w:tc>
          <w:tcPr>
            <w:tcW w:w="3738" w:type="dxa"/>
            <w:noWrap/>
            <w:vAlign w:val="center"/>
            <w:hideMark/>
            <w:tcPrChange w:id="1644" w:author="Антон Смирнов" w:date="2023-05-25T13:45:00Z">
              <w:tcPr>
                <w:tcW w:w="3315" w:type="dxa"/>
                <w:noWrap/>
                <w:hideMark/>
              </w:tcPr>
            </w:tcPrChange>
          </w:tcPr>
          <w:p w14:paraId="3DCA26CE" w14:textId="77777777" w:rsidR="00294F02" w:rsidRPr="00294F02" w:rsidRDefault="00294F02" w:rsidP="00611FDB">
            <w:pPr>
              <w:pStyle w:val="a0"/>
              <w:ind w:firstLine="0"/>
              <w:jc w:val="center"/>
              <w:rPr>
                <w:ins w:id="1645" w:author="Антон Смирнов" w:date="2023-05-25T12:59:00Z"/>
              </w:rPr>
              <w:pPrChange w:id="1646" w:author="Антон Смирнов" w:date="2023-05-25T13:09:00Z">
                <w:pPr>
                  <w:pStyle w:val="a0"/>
                </w:pPr>
              </w:pPrChange>
            </w:pPr>
            <w:ins w:id="1647" w:author="Антон Смирнов" w:date="2023-05-25T12:59:00Z">
              <w:r w:rsidRPr="00294F02">
                <w:t>55191</w:t>
              </w:r>
            </w:ins>
          </w:p>
        </w:tc>
      </w:tr>
      <w:tr w:rsidR="00FE3DB4" w:rsidRPr="00294F02" w14:paraId="7359998C" w14:textId="77777777" w:rsidTr="00FD588A">
        <w:tblPrEx>
          <w:tblPrExChange w:id="1648" w:author="Антон Смирнов" w:date="2023-05-25T13:45:00Z">
            <w:tblPrEx>
              <w:tblLayout w:type="fixed"/>
            </w:tblPrEx>
          </w:tblPrExChange>
        </w:tblPrEx>
        <w:trPr>
          <w:trHeight w:val="300"/>
          <w:jc w:val="center"/>
          <w:ins w:id="1649" w:author="Антон Смирнов" w:date="2023-05-25T12:59:00Z"/>
          <w:trPrChange w:id="1650" w:author="Антон Смирнов" w:date="2023-05-25T13:45:00Z">
            <w:trPr>
              <w:trHeight w:val="300"/>
            </w:trPr>
          </w:trPrChange>
        </w:trPr>
        <w:tc>
          <w:tcPr>
            <w:tcW w:w="2891" w:type="dxa"/>
            <w:noWrap/>
            <w:vAlign w:val="center"/>
            <w:hideMark/>
            <w:tcPrChange w:id="1651" w:author="Антон Смирнов" w:date="2023-05-25T13:45:00Z">
              <w:tcPr>
                <w:tcW w:w="3314" w:type="dxa"/>
                <w:gridSpan w:val="2"/>
                <w:noWrap/>
                <w:vAlign w:val="center"/>
                <w:hideMark/>
              </w:tcPr>
            </w:tcPrChange>
          </w:tcPr>
          <w:p w14:paraId="11162F65" w14:textId="77777777" w:rsidR="00294F02" w:rsidRPr="00294F02" w:rsidRDefault="00294F02" w:rsidP="00611FDB">
            <w:pPr>
              <w:pStyle w:val="a0"/>
              <w:ind w:firstLine="0"/>
              <w:jc w:val="center"/>
              <w:rPr>
                <w:ins w:id="1652" w:author="Антон Смирнов" w:date="2023-05-25T12:59:00Z"/>
              </w:rPr>
              <w:pPrChange w:id="1653" w:author="Антон Смирнов" w:date="2023-05-25T13:09:00Z">
                <w:pPr>
                  <w:pStyle w:val="a0"/>
                </w:pPr>
              </w:pPrChange>
            </w:pPr>
            <w:ins w:id="1654" w:author="Антон Смирнов" w:date="2023-05-25T12:59:00Z">
              <w:r w:rsidRPr="00294F02">
                <w:t>HLA-A*02:01</w:t>
              </w:r>
            </w:ins>
          </w:p>
        </w:tc>
        <w:tc>
          <w:tcPr>
            <w:tcW w:w="3738" w:type="dxa"/>
            <w:noWrap/>
            <w:vAlign w:val="center"/>
            <w:hideMark/>
            <w:tcPrChange w:id="1655" w:author="Антон Смирнов" w:date="2023-05-25T13:45:00Z">
              <w:tcPr>
                <w:tcW w:w="3315" w:type="dxa"/>
                <w:noWrap/>
                <w:hideMark/>
              </w:tcPr>
            </w:tcPrChange>
          </w:tcPr>
          <w:p w14:paraId="1B24F1B6" w14:textId="77777777" w:rsidR="00294F02" w:rsidRPr="00294F02" w:rsidRDefault="00294F02" w:rsidP="00611FDB">
            <w:pPr>
              <w:pStyle w:val="a0"/>
              <w:ind w:firstLine="0"/>
              <w:jc w:val="center"/>
              <w:rPr>
                <w:ins w:id="1656" w:author="Антон Смирнов" w:date="2023-05-25T12:59:00Z"/>
              </w:rPr>
              <w:pPrChange w:id="1657" w:author="Антон Смирнов" w:date="2023-05-25T13:09:00Z">
                <w:pPr>
                  <w:pStyle w:val="a0"/>
                </w:pPr>
              </w:pPrChange>
            </w:pPr>
            <w:ins w:id="1658" w:author="Антон Смирнов" w:date="2023-05-25T12:59:00Z">
              <w:r w:rsidRPr="00294F02">
                <w:t>52723</w:t>
              </w:r>
            </w:ins>
          </w:p>
        </w:tc>
      </w:tr>
      <w:tr w:rsidR="00FE3DB4" w:rsidRPr="00294F02" w14:paraId="59C9BFBD" w14:textId="77777777" w:rsidTr="00FD588A">
        <w:tblPrEx>
          <w:tblPrExChange w:id="1659" w:author="Антон Смирнов" w:date="2023-05-25T13:45:00Z">
            <w:tblPrEx>
              <w:tblLayout w:type="fixed"/>
            </w:tblPrEx>
          </w:tblPrExChange>
        </w:tblPrEx>
        <w:trPr>
          <w:trHeight w:val="300"/>
          <w:jc w:val="center"/>
          <w:ins w:id="1660" w:author="Антон Смирнов" w:date="2023-05-25T12:59:00Z"/>
          <w:trPrChange w:id="1661" w:author="Антон Смирнов" w:date="2023-05-25T13:45:00Z">
            <w:trPr>
              <w:trHeight w:val="300"/>
            </w:trPr>
          </w:trPrChange>
        </w:trPr>
        <w:tc>
          <w:tcPr>
            <w:tcW w:w="2891" w:type="dxa"/>
            <w:noWrap/>
            <w:vAlign w:val="center"/>
            <w:hideMark/>
            <w:tcPrChange w:id="1662" w:author="Антон Смирнов" w:date="2023-05-25T13:45:00Z">
              <w:tcPr>
                <w:tcW w:w="3314" w:type="dxa"/>
                <w:gridSpan w:val="2"/>
                <w:noWrap/>
                <w:vAlign w:val="center"/>
                <w:hideMark/>
              </w:tcPr>
            </w:tcPrChange>
          </w:tcPr>
          <w:p w14:paraId="4F64862C" w14:textId="77777777" w:rsidR="00294F02" w:rsidRPr="00294F02" w:rsidRDefault="00294F02" w:rsidP="00611FDB">
            <w:pPr>
              <w:pStyle w:val="a0"/>
              <w:ind w:firstLine="0"/>
              <w:jc w:val="center"/>
              <w:rPr>
                <w:ins w:id="1663" w:author="Антон Смирнов" w:date="2023-05-25T12:59:00Z"/>
              </w:rPr>
              <w:pPrChange w:id="1664" w:author="Антон Смирнов" w:date="2023-05-25T13:09:00Z">
                <w:pPr>
                  <w:pStyle w:val="a0"/>
                </w:pPr>
              </w:pPrChange>
            </w:pPr>
            <w:ins w:id="1665" w:author="Антон Смирнов" w:date="2023-05-25T12:59:00Z">
              <w:r w:rsidRPr="00294F02">
                <w:t>HLA-B*07:02</w:t>
              </w:r>
            </w:ins>
          </w:p>
        </w:tc>
        <w:tc>
          <w:tcPr>
            <w:tcW w:w="3738" w:type="dxa"/>
            <w:noWrap/>
            <w:vAlign w:val="center"/>
            <w:hideMark/>
            <w:tcPrChange w:id="1666" w:author="Антон Смирнов" w:date="2023-05-25T13:45:00Z">
              <w:tcPr>
                <w:tcW w:w="3315" w:type="dxa"/>
                <w:noWrap/>
                <w:hideMark/>
              </w:tcPr>
            </w:tcPrChange>
          </w:tcPr>
          <w:p w14:paraId="5E7C18A1" w14:textId="77777777" w:rsidR="00294F02" w:rsidRPr="00294F02" w:rsidRDefault="00294F02" w:rsidP="00611FDB">
            <w:pPr>
              <w:pStyle w:val="a0"/>
              <w:ind w:firstLine="0"/>
              <w:jc w:val="center"/>
              <w:rPr>
                <w:ins w:id="1667" w:author="Антон Смирнов" w:date="2023-05-25T12:59:00Z"/>
              </w:rPr>
              <w:pPrChange w:id="1668" w:author="Антон Смирнов" w:date="2023-05-25T13:09:00Z">
                <w:pPr>
                  <w:pStyle w:val="a0"/>
                </w:pPr>
              </w:pPrChange>
            </w:pPr>
            <w:ins w:id="1669" w:author="Антон Смирнов" w:date="2023-05-25T12:59:00Z">
              <w:r w:rsidRPr="00294F02">
                <w:t>23920</w:t>
              </w:r>
            </w:ins>
          </w:p>
        </w:tc>
      </w:tr>
      <w:tr w:rsidR="00FE3DB4" w:rsidRPr="00294F02" w14:paraId="64076B89" w14:textId="77777777" w:rsidTr="00FD588A">
        <w:tblPrEx>
          <w:tblPrExChange w:id="1670" w:author="Антон Смирнов" w:date="2023-05-25T13:45:00Z">
            <w:tblPrEx>
              <w:tblLayout w:type="fixed"/>
            </w:tblPrEx>
          </w:tblPrExChange>
        </w:tblPrEx>
        <w:trPr>
          <w:trHeight w:val="300"/>
          <w:jc w:val="center"/>
          <w:ins w:id="1671" w:author="Антон Смирнов" w:date="2023-05-25T12:59:00Z"/>
          <w:trPrChange w:id="1672" w:author="Антон Смирнов" w:date="2023-05-25T13:45:00Z">
            <w:trPr>
              <w:trHeight w:val="300"/>
            </w:trPr>
          </w:trPrChange>
        </w:trPr>
        <w:tc>
          <w:tcPr>
            <w:tcW w:w="2891" w:type="dxa"/>
            <w:noWrap/>
            <w:vAlign w:val="center"/>
            <w:hideMark/>
            <w:tcPrChange w:id="1673" w:author="Антон Смирнов" w:date="2023-05-25T13:45:00Z">
              <w:tcPr>
                <w:tcW w:w="3314" w:type="dxa"/>
                <w:gridSpan w:val="2"/>
                <w:noWrap/>
                <w:vAlign w:val="center"/>
                <w:hideMark/>
              </w:tcPr>
            </w:tcPrChange>
          </w:tcPr>
          <w:p w14:paraId="2BCD9B0A" w14:textId="77777777" w:rsidR="00294F02" w:rsidRPr="00294F02" w:rsidRDefault="00294F02" w:rsidP="00611FDB">
            <w:pPr>
              <w:pStyle w:val="a0"/>
              <w:ind w:firstLine="0"/>
              <w:jc w:val="center"/>
              <w:rPr>
                <w:ins w:id="1674" w:author="Антон Смирнов" w:date="2023-05-25T12:59:00Z"/>
              </w:rPr>
              <w:pPrChange w:id="1675" w:author="Антон Смирнов" w:date="2023-05-25T13:09:00Z">
                <w:pPr>
                  <w:pStyle w:val="a0"/>
                </w:pPr>
              </w:pPrChange>
            </w:pPr>
            <w:ins w:id="1676" w:author="Антон Смирнов" w:date="2023-05-25T12:59:00Z">
              <w:r w:rsidRPr="00294F02">
                <w:t>HLA-B*15:02</w:t>
              </w:r>
            </w:ins>
          </w:p>
        </w:tc>
        <w:tc>
          <w:tcPr>
            <w:tcW w:w="3738" w:type="dxa"/>
            <w:noWrap/>
            <w:vAlign w:val="center"/>
            <w:hideMark/>
            <w:tcPrChange w:id="1677" w:author="Антон Смирнов" w:date="2023-05-25T13:45:00Z">
              <w:tcPr>
                <w:tcW w:w="3315" w:type="dxa"/>
                <w:noWrap/>
                <w:hideMark/>
              </w:tcPr>
            </w:tcPrChange>
          </w:tcPr>
          <w:p w14:paraId="09C19F42" w14:textId="77777777" w:rsidR="00294F02" w:rsidRPr="00294F02" w:rsidRDefault="00294F02" w:rsidP="00611FDB">
            <w:pPr>
              <w:pStyle w:val="a0"/>
              <w:ind w:firstLine="0"/>
              <w:jc w:val="center"/>
              <w:rPr>
                <w:ins w:id="1678" w:author="Антон Смирнов" w:date="2023-05-25T12:59:00Z"/>
              </w:rPr>
              <w:pPrChange w:id="1679" w:author="Антон Смирнов" w:date="2023-05-25T13:09:00Z">
                <w:pPr>
                  <w:pStyle w:val="a0"/>
                </w:pPr>
              </w:pPrChange>
            </w:pPr>
            <w:ins w:id="1680" w:author="Антон Смирнов" w:date="2023-05-25T12:59:00Z">
              <w:r w:rsidRPr="00294F02">
                <w:t>20708</w:t>
              </w:r>
            </w:ins>
          </w:p>
        </w:tc>
      </w:tr>
      <w:tr w:rsidR="00FE3DB4" w:rsidRPr="00294F02" w14:paraId="76900E18" w14:textId="77777777" w:rsidTr="00FD588A">
        <w:tblPrEx>
          <w:tblPrExChange w:id="1681" w:author="Антон Смирнов" w:date="2023-05-25T13:45:00Z">
            <w:tblPrEx>
              <w:tblLayout w:type="fixed"/>
            </w:tblPrEx>
          </w:tblPrExChange>
        </w:tblPrEx>
        <w:trPr>
          <w:trHeight w:val="300"/>
          <w:jc w:val="center"/>
          <w:ins w:id="1682" w:author="Антон Смирнов" w:date="2023-05-25T12:59:00Z"/>
          <w:trPrChange w:id="1683" w:author="Антон Смирнов" w:date="2023-05-25T13:45:00Z">
            <w:trPr>
              <w:trHeight w:val="300"/>
            </w:trPr>
          </w:trPrChange>
        </w:trPr>
        <w:tc>
          <w:tcPr>
            <w:tcW w:w="2891" w:type="dxa"/>
            <w:noWrap/>
            <w:vAlign w:val="center"/>
            <w:hideMark/>
            <w:tcPrChange w:id="1684" w:author="Антон Смирнов" w:date="2023-05-25T13:45:00Z">
              <w:tcPr>
                <w:tcW w:w="3314" w:type="dxa"/>
                <w:gridSpan w:val="2"/>
                <w:noWrap/>
                <w:vAlign w:val="center"/>
                <w:hideMark/>
              </w:tcPr>
            </w:tcPrChange>
          </w:tcPr>
          <w:p w14:paraId="0BB54854" w14:textId="77777777" w:rsidR="00294F02" w:rsidRPr="00294F02" w:rsidRDefault="00294F02" w:rsidP="00611FDB">
            <w:pPr>
              <w:pStyle w:val="a0"/>
              <w:ind w:firstLine="0"/>
              <w:jc w:val="center"/>
              <w:rPr>
                <w:ins w:id="1685" w:author="Антон Смирнов" w:date="2023-05-25T12:59:00Z"/>
              </w:rPr>
              <w:pPrChange w:id="1686" w:author="Антон Смирнов" w:date="2023-05-25T13:09:00Z">
                <w:pPr>
                  <w:pStyle w:val="a0"/>
                </w:pPr>
              </w:pPrChange>
            </w:pPr>
            <w:ins w:id="1687" w:author="Антон Смирнов" w:date="2023-05-25T12:59:00Z">
              <w:r w:rsidRPr="00294F02">
                <w:t>HLA-B*57:01</w:t>
              </w:r>
            </w:ins>
          </w:p>
        </w:tc>
        <w:tc>
          <w:tcPr>
            <w:tcW w:w="3738" w:type="dxa"/>
            <w:noWrap/>
            <w:vAlign w:val="center"/>
            <w:hideMark/>
            <w:tcPrChange w:id="1688" w:author="Антон Смирнов" w:date="2023-05-25T13:45:00Z">
              <w:tcPr>
                <w:tcW w:w="3315" w:type="dxa"/>
                <w:noWrap/>
                <w:hideMark/>
              </w:tcPr>
            </w:tcPrChange>
          </w:tcPr>
          <w:p w14:paraId="44A48506" w14:textId="77777777" w:rsidR="00294F02" w:rsidRPr="00294F02" w:rsidRDefault="00294F02" w:rsidP="00611FDB">
            <w:pPr>
              <w:pStyle w:val="a0"/>
              <w:ind w:firstLine="0"/>
              <w:jc w:val="center"/>
              <w:rPr>
                <w:ins w:id="1689" w:author="Антон Смирнов" w:date="2023-05-25T12:59:00Z"/>
              </w:rPr>
              <w:pPrChange w:id="1690" w:author="Антон Смирнов" w:date="2023-05-25T13:09:00Z">
                <w:pPr>
                  <w:pStyle w:val="a0"/>
                </w:pPr>
              </w:pPrChange>
            </w:pPr>
            <w:ins w:id="1691" w:author="Антон Смирнов" w:date="2023-05-25T12:59:00Z">
              <w:r w:rsidRPr="00294F02">
                <w:t>19469</w:t>
              </w:r>
            </w:ins>
          </w:p>
        </w:tc>
      </w:tr>
      <w:tr w:rsidR="00FE3DB4" w:rsidRPr="00294F02" w14:paraId="76CB20A8" w14:textId="77777777" w:rsidTr="00FD588A">
        <w:tblPrEx>
          <w:tblPrExChange w:id="1692" w:author="Антон Смирнов" w:date="2023-05-25T13:45:00Z">
            <w:tblPrEx>
              <w:tblLayout w:type="fixed"/>
            </w:tblPrEx>
          </w:tblPrExChange>
        </w:tblPrEx>
        <w:trPr>
          <w:trHeight w:val="300"/>
          <w:jc w:val="center"/>
          <w:ins w:id="1693" w:author="Антон Смирнов" w:date="2023-05-25T12:59:00Z"/>
          <w:trPrChange w:id="1694" w:author="Антон Смирнов" w:date="2023-05-25T13:45:00Z">
            <w:trPr>
              <w:trHeight w:val="300"/>
            </w:trPr>
          </w:trPrChange>
        </w:trPr>
        <w:tc>
          <w:tcPr>
            <w:tcW w:w="2891" w:type="dxa"/>
            <w:noWrap/>
            <w:vAlign w:val="center"/>
            <w:hideMark/>
            <w:tcPrChange w:id="1695" w:author="Антон Смирнов" w:date="2023-05-25T13:45:00Z">
              <w:tcPr>
                <w:tcW w:w="3314" w:type="dxa"/>
                <w:gridSpan w:val="2"/>
                <w:noWrap/>
                <w:vAlign w:val="center"/>
                <w:hideMark/>
              </w:tcPr>
            </w:tcPrChange>
          </w:tcPr>
          <w:p w14:paraId="0F79A389" w14:textId="77777777" w:rsidR="00294F02" w:rsidRPr="00294F02" w:rsidRDefault="00294F02" w:rsidP="00611FDB">
            <w:pPr>
              <w:pStyle w:val="a0"/>
              <w:ind w:firstLine="0"/>
              <w:jc w:val="center"/>
              <w:rPr>
                <w:ins w:id="1696" w:author="Антон Смирнов" w:date="2023-05-25T12:59:00Z"/>
              </w:rPr>
              <w:pPrChange w:id="1697" w:author="Антон Смирнов" w:date="2023-05-25T13:09:00Z">
                <w:pPr>
                  <w:pStyle w:val="a0"/>
                </w:pPr>
              </w:pPrChange>
            </w:pPr>
            <w:ins w:id="1698" w:author="Антон Смирнов" w:date="2023-05-25T12:59:00Z">
              <w:r w:rsidRPr="00294F02">
                <w:t>HLA-B*40:02</w:t>
              </w:r>
            </w:ins>
          </w:p>
        </w:tc>
        <w:tc>
          <w:tcPr>
            <w:tcW w:w="3738" w:type="dxa"/>
            <w:noWrap/>
            <w:vAlign w:val="center"/>
            <w:hideMark/>
            <w:tcPrChange w:id="1699" w:author="Антон Смирнов" w:date="2023-05-25T13:45:00Z">
              <w:tcPr>
                <w:tcW w:w="3315" w:type="dxa"/>
                <w:noWrap/>
                <w:hideMark/>
              </w:tcPr>
            </w:tcPrChange>
          </w:tcPr>
          <w:p w14:paraId="48837923" w14:textId="77777777" w:rsidR="00294F02" w:rsidRPr="00294F02" w:rsidRDefault="00294F02" w:rsidP="00611FDB">
            <w:pPr>
              <w:pStyle w:val="a0"/>
              <w:ind w:firstLine="0"/>
              <w:jc w:val="center"/>
              <w:rPr>
                <w:ins w:id="1700" w:author="Антон Смирнов" w:date="2023-05-25T12:59:00Z"/>
              </w:rPr>
              <w:pPrChange w:id="1701" w:author="Антон Смирнов" w:date="2023-05-25T13:09:00Z">
                <w:pPr>
                  <w:pStyle w:val="a0"/>
                </w:pPr>
              </w:pPrChange>
            </w:pPr>
            <w:ins w:id="1702" w:author="Антон Смирнов" w:date="2023-05-25T12:59:00Z">
              <w:r w:rsidRPr="00294F02">
                <w:t>17116</w:t>
              </w:r>
            </w:ins>
          </w:p>
        </w:tc>
      </w:tr>
      <w:tr w:rsidR="00FE3DB4" w:rsidRPr="00294F02" w14:paraId="67CC32F3" w14:textId="77777777" w:rsidTr="00FD588A">
        <w:tblPrEx>
          <w:tblPrExChange w:id="1703" w:author="Антон Смирнов" w:date="2023-05-25T13:45:00Z">
            <w:tblPrEx>
              <w:tblLayout w:type="fixed"/>
            </w:tblPrEx>
          </w:tblPrExChange>
        </w:tblPrEx>
        <w:trPr>
          <w:trHeight w:val="300"/>
          <w:jc w:val="center"/>
          <w:ins w:id="1704" w:author="Антон Смирнов" w:date="2023-05-25T12:59:00Z"/>
          <w:trPrChange w:id="1705" w:author="Антон Смирнов" w:date="2023-05-25T13:45:00Z">
            <w:trPr>
              <w:trHeight w:val="300"/>
            </w:trPr>
          </w:trPrChange>
        </w:trPr>
        <w:tc>
          <w:tcPr>
            <w:tcW w:w="2891" w:type="dxa"/>
            <w:noWrap/>
            <w:vAlign w:val="center"/>
            <w:hideMark/>
            <w:tcPrChange w:id="1706" w:author="Антон Смирнов" w:date="2023-05-25T13:45:00Z">
              <w:tcPr>
                <w:tcW w:w="3314" w:type="dxa"/>
                <w:gridSpan w:val="2"/>
                <w:noWrap/>
                <w:vAlign w:val="center"/>
                <w:hideMark/>
              </w:tcPr>
            </w:tcPrChange>
          </w:tcPr>
          <w:p w14:paraId="69B0D147" w14:textId="77777777" w:rsidR="00294F02" w:rsidRPr="00294F02" w:rsidRDefault="00294F02" w:rsidP="00611FDB">
            <w:pPr>
              <w:pStyle w:val="a0"/>
              <w:ind w:firstLine="0"/>
              <w:jc w:val="center"/>
              <w:rPr>
                <w:ins w:id="1707" w:author="Антон Смирнов" w:date="2023-05-25T12:59:00Z"/>
              </w:rPr>
              <w:pPrChange w:id="1708" w:author="Антон Смирнов" w:date="2023-05-25T13:09:00Z">
                <w:pPr>
                  <w:pStyle w:val="a0"/>
                </w:pPr>
              </w:pPrChange>
            </w:pPr>
            <w:ins w:id="1709" w:author="Антон Смирнов" w:date="2023-05-25T12:59:00Z">
              <w:r w:rsidRPr="00294F02">
                <w:t>HLA-A*03:01</w:t>
              </w:r>
            </w:ins>
          </w:p>
        </w:tc>
        <w:tc>
          <w:tcPr>
            <w:tcW w:w="3738" w:type="dxa"/>
            <w:noWrap/>
            <w:vAlign w:val="center"/>
            <w:hideMark/>
            <w:tcPrChange w:id="1710" w:author="Антон Смирнов" w:date="2023-05-25T13:45:00Z">
              <w:tcPr>
                <w:tcW w:w="3315" w:type="dxa"/>
                <w:noWrap/>
                <w:hideMark/>
              </w:tcPr>
            </w:tcPrChange>
          </w:tcPr>
          <w:p w14:paraId="3F59818F" w14:textId="77777777" w:rsidR="00294F02" w:rsidRPr="00294F02" w:rsidRDefault="00294F02" w:rsidP="00611FDB">
            <w:pPr>
              <w:pStyle w:val="a0"/>
              <w:ind w:firstLine="0"/>
              <w:jc w:val="center"/>
              <w:rPr>
                <w:ins w:id="1711" w:author="Антон Смирнов" w:date="2023-05-25T12:59:00Z"/>
              </w:rPr>
              <w:pPrChange w:id="1712" w:author="Антон Смирнов" w:date="2023-05-25T13:09:00Z">
                <w:pPr>
                  <w:pStyle w:val="a0"/>
                </w:pPr>
              </w:pPrChange>
            </w:pPr>
            <w:ins w:id="1713" w:author="Антон Смирнов" w:date="2023-05-25T12:59:00Z">
              <w:r w:rsidRPr="00294F02">
                <w:t>15427</w:t>
              </w:r>
            </w:ins>
          </w:p>
        </w:tc>
      </w:tr>
      <w:tr w:rsidR="00FE3DB4" w:rsidRPr="00294F02" w14:paraId="13BCF9DF" w14:textId="77777777" w:rsidTr="00FD588A">
        <w:tblPrEx>
          <w:tblPrExChange w:id="1714" w:author="Антон Смирнов" w:date="2023-05-25T13:45:00Z">
            <w:tblPrEx>
              <w:tblLayout w:type="fixed"/>
            </w:tblPrEx>
          </w:tblPrExChange>
        </w:tblPrEx>
        <w:trPr>
          <w:trHeight w:val="300"/>
          <w:jc w:val="center"/>
          <w:ins w:id="1715" w:author="Антон Смирнов" w:date="2023-05-25T12:59:00Z"/>
          <w:trPrChange w:id="1716" w:author="Антон Смирнов" w:date="2023-05-25T13:45:00Z">
            <w:trPr>
              <w:trHeight w:val="300"/>
            </w:trPr>
          </w:trPrChange>
        </w:trPr>
        <w:tc>
          <w:tcPr>
            <w:tcW w:w="2891" w:type="dxa"/>
            <w:noWrap/>
            <w:vAlign w:val="center"/>
            <w:hideMark/>
            <w:tcPrChange w:id="1717" w:author="Антон Смирнов" w:date="2023-05-25T13:45:00Z">
              <w:tcPr>
                <w:tcW w:w="3314" w:type="dxa"/>
                <w:gridSpan w:val="2"/>
                <w:noWrap/>
                <w:vAlign w:val="center"/>
                <w:hideMark/>
              </w:tcPr>
            </w:tcPrChange>
          </w:tcPr>
          <w:p w14:paraId="1FCB729D" w14:textId="77777777" w:rsidR="00294F02" w:rsidRPr="00294F02" w:rsidRDefault="00294F02" w:rsidP="00611FDB">
            <w:pPr>
              <w:pStyle w:val="a0"/>
              <w:ind w:firstLine="0"/>
              <w:jc w:val="center"/>
              <w:rPr>
                <w:ins w:id="1718" w:author="Антон Смирнов" w:date="2023-05-25T12:59:00Z"/>
              </w:rPr>
              <w:pPrChange w:id="1719" w:author="Антон Смирнов" w:date="2023-05-25T13:09:00Z">
                <w:pPr>
                  <w:pStyle w:val="a0"/>
                </w:pPr>
              </w:pPrChange>
            </w:pPr>
            <w:ins w:id="1720" w:author="Антон Смирнов" w:date="2023-05-25T12:59:00Z">
              <w:r w:rsidRPr="00294F02">
                <w:t>HLA-A*24:02</w:t>
              </w:r>
            </w:ins>
          </w:p>
        </w:tc>
        <w:tc>
          <w:tcPr>
            <w:tcW w:w="3738" w:type="dxa"/>
            <w:noWrap/>
            <w:vAlign w:val="center"/>
            <w:hideMark/>
            <w:tcPrChange w:id="1721" w:author="Антон Смирнов" w:date="2023-05-25T13:45:00Z">
              <w:tcPr>
                <w:tcW w:w="3315" w:type="dxa"/>
                <w:noWrap/>
                <w:hideMark/>
              </w:tcPr>
            </w:tcPrChange>
          </w:tcPr>
          <w:p w14:paraId="5AF8BECF" w14:textId="77777777" w:rsidR="00294F02" w:rsidRPr="00294F02" w:rsidRDefault="00294F02" w:rsidP="00611FDB">
            <w:pPr>
              <w:pStyle w:val="a0"/>
              <w:ind w:firstLine="0"/>
              <w:jc w:val="center"/>
              <w:rPr>
                <w:ins w:id="1722" w:author="Антон Смирнов" w:date="2023-05-25T12:59:00Z"/>
              </w:rPr>
              <w:pPrChange w:id="1723" w:author="Антон Смирнов" w:date="2023-05-25T13:09:00Z">
                <w:pPr>
                  <w:pStyle w:val="a0"/>
                </w:pPr>
              </w:pPrChange>
            </w:pPr>
            <w:ins w:id="1724" w:author="Антон Смирнов" w:date="2023-05-25T12:59:00Z">
              <w:r w:rsidRPr="00294F02">
                <w:t>15190</w:t>
              </w:r>
            </w:ins>
          </w:p>
        </w:tc>
      </w:tr>
      <w:tr w:rsidR="00FE3DB4" w:rsidRPr="00294F02" w14:paraId="1FEA9D2B" w14:textId="77777777" w:rsidTr="00FD588A">
        <w:tblPrEx>
          <w:tblPrExChange w:id="1725" w:author="Антон Смирнов" w:date="2023-05-25T13:45:00Z">
            <w:tblPrEx>
              <w:tblLayout w:type="fixed"/>
            </w:tblPrEx>
          </w:tblPrExChange>
        </w:tblPrEx>
        <w:trPr>
          <w:trHeight w:val="300"/>
          <w:jc w:val="center"/>
          <w:ins w:id="1726" w:author="Антон Смирнов" w:date="2023-05-25T12:59:00Z"/>
          <w:trPrChange w:id="1727" w:author="Антон Смирнов" w:date="2023-05-25T13:45:00Z">
            <w:trPr>
              <w:trHeight w:val="300"/>
            </w:trPr>
          </w:trPrChange>
        </w:trPr>
        <w:tc>
          <w:tcPr>
            <w:tcW w:w="2891" w:type="dxa"/>
            <w:noWrap/>
            <w:vAlign w:val="center"/>
            <w:hideMark/>
            <w:tcPrChange w:id="1728" w:author="Антон Смирнов" w:date="2023-05-25T13:45:00Z">
              <w:tcPr>
                <w:tcW w:w="3314" w:type="dxa"/>
                <w:gridSpan w:val="2"/>
                <w:noWrap/>
                <w:vAlign w:val="center"/>
                <w:hideMark/>
              </w:tcPr>
            </w:tcPrChange>
          </w:tcPr>
          <w:p w14:paraId="53CA9E5A" w14:textId="77777777" w:rsidR="00294F02" w:rsidRPr="00294F02" w:rsidRDefault="00294F02" w:rsidP="00611FDB">
            <w:pPr>
              <w:pStyle w:val="a0"/>
              <w:ind w:firstLine="0"/>
              <w:jc w:val="center"/>
              <w:rPr>
                <w:ins w:id="1729" w:author="Антон Смирнов" w:date="2023-05-25T12:59:00Z"/>
              </w:rPr>
              <w:pPrChange w:id="1730" w:author="Антон Смирнов" w:date="2023-05-25T13:09:00Z">
                <w:pPr>
                  <w:pStyle w:val="a0"/>
                </w:pPr>
              </w:pPrChange>
            </w:pPr>
            <w:ins w:id="1731" w:author="Антон Смирнов" w:date="2023-05-25T12:59:00Z">
              <w:r w:rsidRPr="00294F02">
                <w:t>HLA-B*15:01</w:t>
              </w:r>
            </w:ins>
          </w:p>
        </w:tc>
        <w:tc>
          <w:tcPr>
            <w:tcW w:w="3738" w:type="dxa"/>
            <w:noWrap/>
            <w:vAlign w:val="center"/>
            <w:hideMark/>
            <w:tcPrChange w:id="1732" w:author="Антон Смирнов" w:date="2023-05-25T13:45:00Z">
              <w:tcPr>
                <w:tcW w:w="3315" w:type="dxa"/>
                <w:noWrap/>
                <w:hideMark/>
              </w:tcPr>
            </w:tcPrChange>
          </w:tcPr>
          <w:p w14:paraId="1F29C155" w14:textId="77777777" w:rsidR="00294F02" w:rsidRPr="00294F02" w:rsidRDefault="00294F02" w:rsidP="00611FDB">
            <w:pPr>
              <w:pStyle w:val="a0"/>
              <w:ind w:firstLine="0"/>
              <w:jc w:val="center"/>
              <w:rPr>
                <w:ins w:id="1733" w:author="Антон Смирнов" w:date="2023-05-25T12:59:00Z"/>
              </w:rPr>
              <w:pPrChange w:id="1734" w:author="Антон Смирнов" w:date="2023-05-25T13:09:00Z">
                <w:pPr>
                  <w:pStyle w:val="a0"/>
                </w:pPr>
              </w:pPrChange>
            </w:pPr>
            <w:ins w:id="1735" w:author="Антон Смирнов" w:date="2023-05-25T12:59:00Z">
              <w:r w:rsidRPr="00294F02">
                <w:t>15163</w:t>
              </w:r>
            </w:ins>
          </w:p>
        </w:tc>
      </w:tr>
      <w:tr w:rsidR="00FE3DB4" w:rsidRPr="00294F02" w14:paraId="3218312A" w14:textId="77777777" w:rsidTr="00FD588A">
        <w:tblPrEx>
          <w:tblPrExChange w:id="1736" w:author="Антон Смирнов" w:date="2023-05-25T13:45:00Z">
            <w:tblPrEx>
              <w:tblLayout w:type="fixed"/>
            </w:tblPrEx>
          </w:tblPrExChange>
        </w:tblPrEx>
        <w:trPr>
          <w:trHeight w:val="300"/>
          <w:jc w:val="center"/>
          <w:ins w:id="1737" w:author="Антон Смирнов" w:date="2023-05-25T12:59:00Z"/>
          <w:trPrChange w:id="1738" w:author="Антон Смирнов" w:date="2023-05-25T13:45:00Z">
            <w:trPr>
              <w:trHeight w:val="300"/>
            </w:trPr>
          </w:trPrChange>
        </w:trPr>
        <w:tc>
          <w:tcPr>
            <w:tcW w:w="2891" w:type="dxa"/>
            <w:noWrap/>
            <w:vAlign w:val="center"/>
            <w:hideMark/>
            <w:tcPrChange w:id="1739" w:author="Антон Смирнов" w:date="2023-05-25T13:45:00Z">
              <w:tcPr>
                <w:tcW w:w="3314" w:type="dxa"/>
                <w:gridSpan w:val="2"/>
                <w:noWrap/>
                <w:vAlign w:val="center"/>
                <w:hideMark/>
              </w:tcPr>
            </w:tcPrChange>
          </w:tcPr>
          <w:p w14:paraId="069C3272" w14:textId="77777777" w:rsidR="00294F02" w:rsidRPr="00294F02" w:rsidRDefault="00294F02" w:rsidP="00611FDB">
            <w:pPr>
              <w:pStyle w:val="a0"/>
              <w:ind w:firstLine="0"/>
              <w:jc w:val="center"/>
              <w:rPr>
                <w:ins w:id="1740" w:author="Антон Смирнов" w:date="2023-05-25T12:59:00Z"/>
              </w:rPr>
              <w:pPrChange w:id="1741" w:author="Антон Смирнов" w:date="2023-05-25T13:09:00Z">
                <w:pPr>
                  <w:pStyle w:val="a0"/>
                </w:pPr>
              </w:pPrChange>
            </w:pPr>
            <w:ins w:id="1742" w:author="Антон Смирнов" w:date="2023-05-25T12:59:00Z">
              <w:r w:rsidRPr="00294F02">
                <w:t>HLA-A*01:01</w:t>
              </w:r>
            </w:ins>
          </w:p>
        </w:tc>
        <w:tc>
          <w:tcPr>
            <w:tcW w:w="3738" w:type="dxa"/>
            <w:noWrap/>
            <w:vAlign w:val="center"/>
            <w:hideMark/>
            <w:tcPrChange w:id="1743" w:author="Антон Смирнов" w:date="2023-05-25T13:45:00Z">
              <w:tcPr>
                <w:tcW w:w="3315" w:type="dxa"/>
                <w:noWrap/>
                <w:hideMark/>
              </w:tcPr>
            </w:tcPrChange>
          </w:tcPr>
          <w:p w14:paraId="3147FF41" w14:textId="77777777" w:rsidR="00294F02" w:rsidRPr="00294F02" w:rsidRDefault="00294F02" w:rsidP="00611FDB">
            <w:pPr>
              <w:pStyle w:val="a0"/>
              <w:ind w:firstLine="0"/>
              <w:jc w:val="center"/>
              <w:rPr>
                <w:ins w:id="1744" w:author="Антон Смирнов" w:date="2023-05-25T12:59:00Z"/>
              </w:rPr>
              <w:pPrChange w:id="1745" w:author="Антон Смирнов" w:date="2023-05-25T13:09:00Z">
                <w:pPr>
                  <w:pStyle w:val="a0"/>
                </w:pPr>
              </w:pPrChange>
            </w:pPr>
            <w:ins w:id="1746" w:author="Антон Смирнов" w:date="2023-05-25T12:59:00Z">
              <w:r w:rsidRPr="00294F02">
                <w:t>14460</w:t>
              </w:r>
            </w:ins>
          </w:p>
        </w:tc>
      </w:tr>
      <w:tr w:rsidR="00FE3DB4" w:rsidRPr="00294F02" w14:paraId="42F626B9" w14:textId="77777777" w:rsidTr="00FD588A">
        <w:tblPrEx>
          <w:tblPrExChange w:id="1747" w:author="Антон Смирнов" w:date="2023-05-25T13:45:00Z">
            <w:tblPrEx>
              <w:tblLayout w:type="fixed"/>
            </w:tblPrEx>
          </w:tblPrExChange>
        </w:tblPrEx>
        <w:trPr>
          <w:trHeight w:val="300"/>
          <w:jc w:val="center"/>
          <w:ins w:id="1748" w:author="Антон Смирнов" w:date="2023-05-25T12:59:00Z"/>
          <w:trPrChange w:id="1749" w:author="Антон Смирнов" w:date="2023-05-25T13:45:00Z">
            <w:trPr>
              <w:trHeight w:val="300"/>
            </w:trPr>
          </w:trPrChange>
        </w:trPr>
        <w:tc>
          <w:tcPr>
            <w:tcW w:w="2891" w:type="dxa"/>
            <w:noWrap/>
            <w:vAlign w:val="center"/>
            <w:hideMark/>
            <w:tcPrChange w:id="1750" w:author="Антон Смирнов" w:date="2023-05-25T13:45:00Z">
              <w:tcPr>
                <w:tcW w:w="3314" w:type="dxa"/>
                <w:gridSpan w:val="2"/>
                <w:noWrap/>
                <w:vAlign w:val="center"/>
                <w:hideMark/>
              </w:tcPr>
            </w:tcPrChange>
          </w:tcPr>
          <w:p w14:paraId="6522D5D9" w14:textId="77777777" w:rsidR="00294F02" w:rsidRPr="00294F02" w:rsidRDefault="00294F02" w:rsidP="00611FDB">
            <w:pPr>
              <w:pStyle w:val="a0"/>
              <w:ind w:firstLine="0"/>
              <w:jc w:val="center"/>
              <w:rPr>
                <w:ins w:id="1751" w:author="Антон Смирнов" w:date="2023-05-25T12:59:00Z"/>
              </w:rPr>
              <w:pPrChange w:id="1752" w:author="Антон Смирнов" w:date="2023-05-25T13:09:00Z">
                <w:pPr>
                  <w:pStyle w:val="a0"/>
                </w:pPr>
              </w:pPrChange>
            </w:pPr>
            <w:ins w:id="1753" w:author="Антон Смирнов" w:date="2023-05-25T12:59:00Z">
              <w:r w:rsidRPr="00294F02">
                <w:t>HLA-B*40:01</w:t>
              </w:r>
            </w:ins>
          </w:p>
        </w:tc>
        <w:tc>
          <w:tcPr>
            <w:tcW w:w="3738" w:type="dxa"/>
            <w:noWrap/>
            <w:vAlign w:val="center"/>
            <w:hideMark/>
            <w:tcPrChange w:id="1754" w:author="Антон Смирнов" w:date="2023-05-25T13:45:00Z">
              <w:tcPr>
                <w:tcW w:w="3315" w:type="dxa"/>
                <w:noWrap/>
                <w:hideMark/>
              </w:tcPr>
            </w:tcPrChange>
          </w:tcPr>
          <w:p w14:paraId="0472CB84" w14:textId="77777777" w:rsidR="00294F02" w:rsidRPr="00294F02" w:rsidRDefault="00294F02" w:rsidP="00611FDB">
            <w:pPr>
              <w:pStyle w:val="a0"/>
              <w:ind w:firstLine="0"/>
              <w:jc w:val="center"/>
              <w:rPr>
                <w:ins w:id="1755" w:author="Антон Смирнов" w:date="2023-05-25T12:59:00Z"/>
              </w:rPr>
              <w:pPrChange w:id="1756" w:author="Антон Смирнов" w:date="2023-05-25T13:09:00Z">
                <w:pPr>
                  <w:pStyle w:val="a0"/>
                </w:pPr>
              </w:pPrChange>
            </w:pPr>
            <w:ins w:id="1757" w:author="Антон Смирнов" w:date="2023-05-25T12:59:00Z">
              <w:r w:rsidRPr="00294F02">
                <w:t>14435</w:t>
              </w:r>
            </w:ins>
          </w:p>
        </w:tc>
      </w:tr>
      <w:tr w:rsidR="00FE3DB4" w:rsidRPr="00294F02" w14:paraId="6FE5EA91" w14:textId="77777777" w:rsidTr="00FD588A">
        <w:tblPrEx>
          <w:tblPrExChange w:id="1758" w:author="Антон Смирнов" w:date="2023-05-25T13:45:00Z">
            <w:tblPrEx>
              <w:tblLayout w:type="fixed"/>
            </w:tblPrEx>
          </w:tblPrExChange>
        </w:tblPrEx>
        <w:trPr>
          <w:trHeight w:val="300"/>
          <w:jc w:val="center"/>
          <w:ins w:id="1759" w:author="Антон Смирнов" w:date="2023-05-25T12:59:00Z"/>
          <w:trPrChange w:id="1760" w:author="Антон Смирнов" w:date="2023-05-25T13:45:00Z">
            <w:trPr>
              <w:trHeight w:val="300"/>
            </w:trPr>
          </w:trPrChange>
        </w:trPr>
        <w:tc>
          <w:tcPr>
            <w:tcW w:w="2891" w:type="dxa"/>
            <w:noWrap/>
            <w:vAlign w:val="center"/>
            <w:hideMark/>
            <w:tcPrChange w:id="1761" w:author="Антон Смирнов" w:date="2023-05-25T13:45:00Z">
              <w:tcPr>
                <w:tcW w:w="3314" w:type="dxa"/>
                <w:gridSpan w:val="2"/>
                <w:noWrap/>
                <w:vAlign w:val="center"/>
                <w:hideMark/>
              </w:tcPr>
            </w:tcPrChange>
          </w:tcPr>
          <w:p w14:paraId="783861A4" w14:textId="77777777" w:rsidR="00294F02" w:rsidRPr="00294F02" w:rsidRDefault="00294F02" w:rsidP="00611FDB">
            <w:pPr>
              <w:pStyle w:val="a0"/>
              <w:ind w:firstLine="0"/>
              <w:jc w:val="center"/>
              <w:rPr>
                <w:ins w:id="1762" w:author="Антон Смирнов" w:date="2023-05-25T12:59:00Z"/>
              </w:rPr>
              <w:pPrChange w:id="1763" w:author="Антон Смирнов" w:date="2023-05-25T13:09:00Z">
                <w:pPr>
                  <w:pStyle w:val="a0"/>
                </w:pPr>
              </w:pPrChange>
            </w:pPr>
            <w:ins w:id="1764" w:author="Антон Смирнов" w:date="2023-05-25T12:59:00Z">
              <w:r w:rsidRPr="00294F02">
                <w:t>HLA-A*11:01</w:t>
              </w:r>
            </w:ins>
          </w:p>
        </w:tc>
        <w:tc>
          <w:tcPr>
            <w:tcW w:w="3738" w:type="dxa"/>
            <w:noWrap/>
            <w:vAlign w:val="center"/>
            <w:hideMark/>
            <w:tcPrChange w:id="1765" w:author="Антон Смирнов" w:date="2023-05-25T13:45:00Z">
              <w:tcPr>
                <w:tcW w:w="3315" w:type="dxa"/>
                <w:noWrap/>
                <w:hideMark/>
              </w:tcPr>
            </w:tcPrChange>
          </w:tcPr>
          <w:p w14:paraId="2606DA00" w14:textId="77777777" w:rsidR="00294F02" w:rsidRPr="00294F02" w:rsidRDefault="00294F02" w:rsidP="00611FDB">
            <w:pPr>
              <w:pStyle w:val="a0"/>
              <w:ind w:firstLine="0"/>
              <w:jc w:val="center"/>
              <w:rPr>
                <w:ins w:id="1766" w:author="Антон Смирнов" w:date="2023-05-25T12:59:00Z"/>
              </w:rPr>
              <w:pPrChange w:id="1767" w:author="Антон Смирнов" w:date="2023-05-25T13:09:00Z">
                <w:pPr>
                  <w:pStyle w:val="a0"/>
                </w:pPr>
              </w:pPrChange>
            </w:pPr>
            <w:ins w:id="1768" w:author="Антон Смирнов" w:date="2023-05-25T12:59:00Z">
              <w:r w:rsidRPr="00294F02">
                <w:t>14082</w:t>
              </w:r>
            </w:ins>
          </w:p>
        </w:tc>
      </w:tr>
      <w:tr w:rsidR="00FE3DB4" w:rsidRPr="00294F02" w14:paraId="5CCB1483" w14:textId="77777777" w:rsidTr="00FD588A">
        <w:tblPrEx>
          <w:tblPrExChange w:id="1769" w:author="Антон Смирнов" w:date="2023-05-25T13:45:00Z">
            <w:tblPrEx>
              <w:tblLayout w:type="fixed"/>
            </w:tblPrEx>
          </w:tblPrExChange>
        </w:tblPrEx>
        <w:trPr>
          <w:trHeight w:val="300"/>
          <w:jc w:val="center"/>
          <w:ins w:id="1770" w:author="Антон Смирнов" w:date="2023-05-25T12:59:00Z"/>
          <w:trPrChange w:id="1771" w:author="Антон Смирнов" w:date="2023-05-25T13:45:00Z">
            <w:trPr>
              <w:trHeight w:val="300"/>
            </w:trPr>
          </w:trPrChange>
        </w:trPr>
        <w:tc>
          <w:tcPr>
            <w:tcW w:w="2891" w:type="dxa"/>
            <w:noWrap/>
            <w:vAlign w:val="center"/>
            <w:hideMark/>
            <w:tcPrChange w:id="1772" w:author="Антон Смирнов" w:date="2023-05-25T13:45:00Z">
              <w:tcPr>
                <w:tcW w:w="3314" w:type="dxa"/>
                <w:gridSpan w:val="2"/>
                <w:noWrap/>
                <w:vAlign w:val="center"/>
                <w:hideMark/>
              </w:tcPr>
            </w:tcPrChange>
          </w:tcPr>
          <w:p w14:paraId="6264C232" w14:textId="77777777" w:rsidR="00294F02" w:rsidRPr="00294F02" w:rsidRDefault="00294F02" w:rsidP="00611FDB">
            <w:pPr>
              <w:pStyle w:val="a0"/>
              <w:ind w:firstLine="0"/>
              <w:jc w:val="center"/>
              <w:rPr>
                <w:ins w:id="1773" w:author="Антон Смирнов" w:date="2023-05-25T12:59:00Z"/>
              </w:rPr>
              <w:pPrChange w:id="1774" w:author="Антон Смирнов" w:date="2023-05-25T13:09:00Z">
                <w:pPr>
                  <w:pStyle w:val="a0"/>
                </w:pPr>
              </w:pPrChange>
            </w:pPr>
            <w:ins w:id="1775" w:author="Антон Смирнов" w:date="2023-05-25T12:59:00Z">
              <w:r w:rsidRPr="00294F02">
                <w:t>HLA-B*44:02</w:t>
              </w:r>
            </w:ins>
          </w:p>
        </w:tc>
        <w:tc>
          <w:tcPr>
            <w:tcW w:w="3738" w:type="dxa"/>
            <w:noWrap/>
            <w:vAlign w:val="center"/>
            <w:hideMark/>
            <w:tcPrChange w:id="1776" w:author="Антон Смирнов" w:date="2023-05-25T13:45:00Z">
              <w:tcPr>
                <w:tcW w:w="3315" w:type="dxa"/>
                <w:noWrap/>
                <w:hideMark/>
              </w:tcPr>
            </w:tcPrChange>
          </w:tcPr>
          <w:p w14:paraId="4E7AEC61" w14:textId="77777777" w:rsidR="00294F02" w:rsidRPr="00294F02" w:rsidRDefault="00294F02" w:rsidP="00611FDB">
            <w:pPr>
              <w:pStyle w:val="a0"/>
              <w:ind w:firstLine="0"/>
              <w:jc w:val="center"/>
              <w:rPr>
                <w:ins w:id="1777" w:author="Антон Смирнов" w:date="2023-05-25T12:59:00Z"/>
              </w:rPr>
              <w:pPrChange w:id="1778" w:author="Антон Смирнов" w:date="2023-05-25T13:09:00Z">
                <w:pPr>
                  <w:pStyle w:val="a0"/>
                </w:pPr>
              </w:pPrChange>
            </w:pPr>
            <w:ins w:id="1779" w:author="Антон Смирнов" w:date="2023-05-25T12:59:00Z">
              <w:r w:rsidRPr="00294F02">
                <w:t>11785</w:t>
              </w:r>
            </w:ins>
          </w:p>
        </w:tc>
      </w:tr>
      <w:tr w:rsidR="00FE3DB4" w:rsidRPr="00294F02" w14:paraId="12E04A67" w14:textId="77777777" w:rsidTr="00FD588A">
        <w:tblPrEx>
          <w:tblPrExChange w:id="1780" w:author="Антон Смирнов" w:date="2023-05-25T13:45:00Z">
            <w:tblPrEx>
              <w:tblLayout w:type="fixed"/>
            </w:tblPrEx>
          </w:tblPrExChange>
        </w:tblPrEx>
        <w:trPr>
          <w:trHeight w:val="300"/>
          <w:jc w:val="center"/>
          <w:ins w:id="1781" w:author="Антон Смирнов" w:date="2023-05-25T12:59:00Z"/>
          <w:trPrChange w:id="1782" w:author="Антон Смирнов" w:date="2023-05-25T13:45:00Z">
            <w:trPr>
              <w:trHeight w:val="300"/>
            </w:trPr>
          </w:trPrChange>
        </w:trPr>
        <w:tc>
          <w:tcPr>
            <w:tcW w:w="2891" w:type="dxa"/>
            <w:noWrap/>
            <w:vAlign w:val="center"/>
            <w:hideMark/>
            <w:tcPrChange w:id="1783" w:author="Антон Смирнов" w:date="2023-05-25T13:45:00Z">
              <w:tcPr>
                <w:tcW w:w="3314" w:type="dxa"/>
                <w:gridSpan w:val="2"/>
                <w:noWrap/>
                <w:vAlign w:val="center"/>
                <w:hideMark/>
              </w:tcPr>
            </w:tcPrChange>
          </w:tcPr>
          <w:p w14:paraId="75DEC62B" w14:textId="77777777" w:rsidR="00294F02" w:rsidRPr="00294F02" w:rsidRDefault="00294F02" w:rsidP="00611FDB">
            <w:pPr>
              <w:pStyle w:val="a0"/>
              <w:ind w:firstLine="0"/>
              <w:jc w:val="center"/>
              <w:rPr>
                <w:ins w:id="1784" w:author="Антон Смирнов" w:date="2023-05-25T12:59:00Z"/>
              </w:rPr>
              <w:pPrChange w:id="1785" w:author="Антон Смирнов" w:date="2023-05-25T13:09:00Z">
                <w:pPr>
                  <w:pStyle w:val="a0"/>
                </w:pPr>
              </w:pPrChange>
            </w:pPr>
            <w:ins w:id="1786" w:author="Антон Смирнов" w:date="2023-05-25T12:59:00Z">
              <w:r w:rsidRPr="00294F02">
                <w:lastRenderedPageBreak/>
                <w:t>HLA-C*12:02</w:t>
              </w:r>
            </w:ins>
          </w:p>
        </w:tc>
        <w:tc>
          <w:tcPr>
            <w:tcW w:w="3738" w:type="dxa"/>
            <w:noWrap/>
            <w:vAlign w:val="center"/>
            <w:hideMark/>
            <w:tcPrChange w:id="1787" w:author="Антон Смирнов" w:date="2023-05-25T13:45:00Z">
              <w:tcPr>
                <w:tcW w:w="3315" w:type="dxa"/>
                <w:noWrap/>
                <w:hideMark/>
              </w:tcPr>
            </w:tcPrChange>
          </w:tcPr>
          <w:p w14:paraId="7E6564FD" w14:textId="77777777" w:rsidR="00294F02" w:rsidRPr="00294F02" w:rsidRDefault="00294F02" w:rsidP="00611FDB">
            <w:pPr>
              <w:pStyle w:val="a0"/>
              <w:ind w:firstLine="0"/>
              <w:jc w:val="center"/>
              <w:rPr>
                <w:ins w:id="1788" w:author="Антон Смирнов" w:date="2023-05-25T12:59:00Z"/>
              </w:rPr>
              <w:pPrChange w:id="1789" w:author="Антон Смирнов" w:date="2023-05-25T13:09:00Z">
                <w:pPr>
                  <w:pStyle w:val="a0"/>
                </w:pPr>
              </w:pPrChange>
            </w:pPr>
            <w:ins w:id="1790" w:author="Антон Смирнов" w:date="2023-05-25T12:59:00Z">
              <w:r w:rsidRPr="00294F02">
                <w:t>11189</w:t>
              </w:r>
            </w:ins>
          </w:p>
        </w:tc>
      </w:tr>
      <w:tr w:rsidR="00FE3DB4" w:rsidRPr="00294F02" w14:paraId="7E25E54F" w14:textId="77777777" w:rsidTr="00FD588A">
        <w:tblPrEx>
          <w:tblPrExChange w:id="1791" w:author="Антон Смирнов" w:date="2023-05-25T13:45:00Z">
            <w:tblPrEx>
              <w:tblLayout w:type="fixed"/>
            </w:tblPrEx>
          </w:tblPrExChange>
        </w:tblPrEx>
        <w:trPr>
          <w:trHeight w:val="300"/>
          <w:jc w:val="center"/>
          <w:ins w:id="1792" w:author="Антон Смирнов" w:date="2023-05-25T12:59:00Z"/>
          <w:trPrChange w:id="1793" w:author="Антон Смирнов" w:date="2023-05-25T13:45:00Z">
            <w:trPr>
              <w:trHeight w:val="300"/>
            </w:trPr>
          </w:trPrChange>
        </w:trPr>
        <w:tc>
          <w:tcPr>
            <w:tcW w:w="2891" w:type="dxa"/>
            <w:noWrap/>
            <w:vAlign w:val="center"/>
            <w:hideMark/>
            <w:tcPrChange w:id="1794" w:author="Антон Смирнов" w:date="2023-05-25T13:45:00Z">
              <w:tcPr>
                <w:tcW w:w="3314" w:type="dxa"/>
                <w:gridSpan w:val="2"/>
                <w:noWrap/>
                <w:vAlign w:val="center"/>
                <w:hideMark/>
              </w:tcPr>
            </w:tcPrChange>
          </w:tcPr>
          <w:p w14:paraId="41931B13" w14:textId="77777777" w:rsidR="00294F02" w:rsidRPr="00294F02" w:rsidRDefault="00294F02" w:rsidP="00611FDB">
            <w:pPr>
              <w:pStyle w:val="a0"/>
              <w:ind w:firstLine="0"/>
              <w:jc w:val="center"/>
              <w:rPr>
                <w:ins w:id="1795" w:author="Антон Смирнов" w:date="2023-05-25T12:59:00Z"/>
              </w:rPr>
              <w:pPrChange w:id="1796" w:author="Антон Смирнов" w:date="2023-05-25T13:09:00Z">
                <w:pPr>
                  <w:pStyle w:val="a0"/>
                </w:pPr>
              </w:pPrChange>
            </w:pPr>
            <w:ins w:id="1797" w:author="Антон Смирнов" w:date="2023-05-25T12:59:00Z">
              <w:r w:rsidRPr="00294F02">
                <w:t>HLA-C*05:01</w:t>
              </w:r>
            </w:ins>
          </w:p>
        </w:tc>
        <w:tc>
          <w:tcPr>
            <w:tcW w:w="3738" w:type="dxa"/>
            <w:noWrap/>
            <w:vAlign w:val="center"/>
            <w:hideMark/>
            <w:tcPrChange w:id="1798" w:author="Антон Смирнов" w:date="2023-05-25T13:45:00Z">
              <w:tcPr>
                <w:tcW w:w="3315" w:type="dxa"/>
                <w:noWrap/>
                <w:hideMark/>
              </w:tcPr>
            </w:tcPrChange>
          </w:tcPr>
          <w:p w14:paraId="43827095" w14:textId="77777777" w:rsidR="00294F02" w:rsidRPr="00294F02" w:rsidRDefault="00294F02" w:rsidP="00611FDB">
            <w:pPr>
              <w:pStyle w:val="a0"/>
              <w:ind w:firstLine="0"/>
              <w:jc w:val="center"/>
              <w:rPr>
                <w:ins w:id="1799" w:author="Антон Смирнов" w:date="2023-05-25T12:59:00Z"/>
              </w:rPr>
              <w:pPrChange w:id="1800" w:author="Антон Смирнов" w:date="2023-05-25T13:09:00Z">
                <w:pPr>
                  <w:pStyle w:val="a0"/>
                </w:pPr>
              </w:pPrChange>
            </w:pPr>
            <w:ins w:id="1801" w:author="Антон Смирнов" w:date="2023-05-25T12:59:00Z">
              <w:r w:rsidRPr="00294F02">
                <w:t>11120</w:t>
              </w:r>
            </w:ins>
          </w:p>
        </w:tc>
      </w:tr>
      <w:tr w:rsidR="00FE3DB4" w:rsidRPr="00294F02" w14:paraId="38F30551" w14:textId="77777777" w:rsidTr="00FD588A">
        <w:tblPrEx>
          <w:tblPrExChange w:id="1802" w:author="Антон Смирнов" w:date="2023-05-25T13:45:00Z">
            <w:tblPrEx>
              <w:tblLayout w:type="fixed"/>
            </w:tblPrEx>
          </w:tblPrExChange>
        </w:tblPrEx>
        <w:trPr>
          <w:trHeight w:val="300"/>
          <w:jc w:val="center"/>
          <w:ins w:id="1803" w:author="Антон Смирнов" w:date="2023-05-25T12:59:00Z"/>
          <w:trPrChange w:id="1804" w:author="Антон Смирнов" w:date="2023-05-25T13:45:00Z">
            <w:trPr>
              <w:trHeight w:val="300"/>
            </w:trPr>
          </w:trPrChange>
        </w:trPr>
        <w:tc>
          <w:tcPr>
            <w:tcW w:w="2891" w:type="dxa"/>
            <w:noWrap/>
            <w:vAlign w:val="center"/>
            <w:hideMark/>
            <w:tcPrChange w:id="1805" w:author="Антон Смирнов" w:date="2023-05-25T13:45:00Z">
              <w:tcPr>
                <w:tcW w:w="3314" w:type="dxa"/>
                <w:gridSpan w:val="2"/>
                <w:noWrap/>
                <w:vAlign w:val="center"/>
                <w:hideMark/>
              </w:tcPr>
            </w:tcPrChange>
          </w:tcPr>
          <w:p w14:paraId="0EDAF818" w14:textId="77777777" w:rsidR="00294F02" w:rsidRPr="00294F02" w:rsidRDefault="00294F02" w:rsidP="00611FDB">
            <w:pPr>
              <w:pStyle w:val="a0"/>
              <w:ind w:firstLine="0"/>
              <w:jc w:val="center"/>
              <w:rPr>
                <w:ins w:id="1806" w:author="Антон Смирнов" w:date="2023-05-25T12:59:00Z"/>
              </w:rPr>
              <w:pPrChange w:id="1807" w:author="Антон Смирнов" w:date="2023-05-25T13:09:00Z">
                <w:pPr>
                  <w:pStyle w:val="a0"/>
                </w:pPr>
              </w:pPrChange>
            </w:pPr>
            <w:ins w:id="1808" w:author="Антон Смирнов" w:date="2023-05-25T12:59:00Z">
              <w:r w:rsidRPr="00294F02">
                <w:t>HLA-A*68:01</w:t>
              </w:r>
            </w:ins>
          </w:p>
        </w:tc>
        <w:tc>
          <w:tcPr>
            <w:tcW w:w="3738" w:type="dxa"/>
            <w:noWrap/>
            <w:vAlign w:val="center"/>
            <w:hideMark/>
            <w:tcPrChange w:id="1809" w:author="Антон Смирнов" w:date="2023-05-25T13:45:00Z">
              <w:tcPr>
                <w:tcW w:w="3315" w:type="dxa"/>
                <w:noWrap/>
                <w:hideMark/>
              </w:tcPr>
            </w:tcPrChange>
          </w:tcPr>
          <w:p w14:paraId="016C75E2" w14:textId="77777777" w:rsidR="00294F02" w:rsidRPr="00294F02" w:rsidRDefault="00294F02" w:rsidP="00611FDB">
            <w:pPr>
              <w:pStyle w:val="a0"/>
              <w:ind w:firstLine="0"/>
              <w:jc w:val="center"/>
              <w:rPr>
                <w:ins w:id="1810" w:author="Антон Смирнов" w:date="2023-05-25T12:59:00Z"/>
              </w:rPr>
              <w:pPrChange w:id="1811" w:author="Антон Смирнов" w:date="2023-05-25T13:09:00Z">
                <w:pPr>
                  <w:pStyle w:val="a0"/>
                </w:pPr>
              </w:pPrChange>
            </w:pPr>
            <w:ins w:id="1812" w:author="Антон Смирнов" w:date="2023-05-25T12:59:00Z">
              <w:r w:rsidRPr="00294F02">
                <w:t>9452</w:t>
              </w:r>
            </w:ins>
          </w:p>
        </w:tc>
      </w:tr>
      <w:tr w:rsidR="00FE3DB4" w:rsidRPr="00294F02" w14:paraId="536090D0" w14:textId="77777777" w:rsidTr="00FD588A">
        <w:tblPrEx>
          <w:tblPrExChange w:id="1813" w:author="Антон Смирнов" w:date="2023-05-25T13:45:00Z">
            <w:tblPrEx>
              <w:tblLayout w:type="fixed"/>
            </w:tblPrEx>
          </w:tblPrExChange>
        </w:tblPrEx>
        <w:trPr>
          <w:trHeight w:val="300"/>
          <w:jc w:val="center"/>
          <w:ins w:id="1814" w:author="Антон Смирнов" w:date="2023-05-25T12:59:00Z"/>
          <w:trPrChange w:id="1815" w:author="Антон Смирнов" w:date="2023-05-25T13:45:00Z">
            <w:trPr>
              <w:trHeight w:val="300"/>
            </w:trPr>
          </w:trPrChange>
        </w:trPr>
        <w:tc>
          <w:tcPr>
            <w:tcW w:w="2891" w:type="dxa"/>
            <w:noWrap/>
            <w:vAlign w:val="center"/>
            <w:hideMark/>
            <w:tcPrChange w:id="1816" w:author="Антон Смирнов" w:date="2023-05-25T13:45:00Z">
              <w:tcPr>
                <w:tcW w:w="3314" w:type="dxa"/>
                <w:gridSpan w:val="2"/>
                <w:noWrap/>
                <w:vAlign w:val="center"/>
                <w:hideMark/>
              </w:tcPr>
            </w:tcPrChange>
          </w:tcPr>
          <w:p w14:paraId="5E1FC054" w14:textId="77777777" w:rsidR="00294F02" w:rsidRPr="00294F02" w:rsidRDefault="00294F02" w:rsidP="00611FDB">
            <w:pPr>
              <w:pStyle w:val="a0"/>
              <w:ind w:firstLine="0"/>
              <w:jc w:val="center"/>
              <w:rPr>
                <w:ins w:id="1817" w:author="Антон Смирнов" w:date="2023-05-25T12:59:00Z"/>
              </w:rPr>
              <w:pPrChange w:id="1818" w:author="Антон Смирнов" w:date="2023-05-25T13:09:00Z">
                <w:pPr>
                  <w:pStyle w:val="a0"/>
                </w:pPr>
              </w:pPrChange>
            </w:pPr>
            <w:ins w:id="1819" w:author="Антон Смирнов" w:date="2023-05-25T12:59:00Z">
              <w:r w:rsidRPr="00294F02">
                <w:t>HLA-B*08:01</w:t>
              </w:r>
            </w:ins>
          </w:p>
        </w:tc>
        <w:tc>
          <w:tcPr>
            <w:tcW w:w="3738" w:type="dxa"/>
            <w:noWrap/>
            <w:vAlign w:val="center"/>
            <w:hideMark/>
            <w:tcPrChange w:id="1820" w:author="Антон Смирнов" w:date="2023-05-25T13:45:00Z">
              <w:tcPr>
                <w:tcW w:w="3315" w:type="dxa"/>
                <w:noWrap/>
                <w:hideMark/>
              </w:tcPr>
            </w:tcPrChange>
          </w:tcPr>
          <w:p w14:paraId="03223BE6" w14:textId="77777777" w:rsidR="00294F02" w:rsidRPr="00294F02" w:rsidRDefault="00294F02" w:rsidP="00611FDB">
            <w:pPr>
              <w:pStyle w:val="a0"/>
              <w:ind w:firstLine="0"/>
              <w:jc w:val="center"/>
              <w:rPr>
                <w:ins w:id="1821" w:author="Антон Смирнов" w:date="2023-05-25T12:59:00Z"/>
              </w:rPr>
              <w:pPrChange w:id="1822" w:author="Антон Смирнов" w:date="2023-05-25T13:09:00Z">
                <w:pPr>
                  <w:pStyle w:val="a0"/>
                </w:pPr>
              </w:pPrChange>
            </w:pPr>
            <w:ins w:id="1823" w:author="Антон Смирнов" w:date="2023-05-25T12:59:00Z">
              <w:r w:rsidRPr="00294F02">
                <w:t>8947</w:t>
              </w:r>
            </w:ins>
          </w:p>
        </w:tc>
      </w:tr>
      <w:tr w:rsidR="00FE3DB4" w:rsidRPr="00294F02" w14:paraId="31C66D1D" w14:textId="77777777" w:rsidTr="00FD588A">
        <w:tblPrEx>
          <w:tblPrExChange w:id="1824" w:author="Антон Смирнов" w:date="2023-05-25T13:45:00Z">
            <w:tblPrEx>
              <w:tblLayout w:type="fixed"/>
            </w:tblPrEx>
          </w:tblPrExChange>
        </w:tblPrEx>
        <w:trPr>
          <w:trHeight w:val="300"/>
          <w:jc w:val="center"/>
          <w:ins w:id="1825" w:author="Антон Смирнов" w:date="2023-05-25T12:59:00Z"/>
          <w:trPrChange w:id="1826" w:author="Антон Смирнов" w:date="2023-05-25T13:45:00Z">
            <w:trPr>
              <w:trHeight w:val="300"/>
            </w:trPr>
          </w:trPrChange>
        </w:trPr>
        <w:tc>
          <w:tcPr>
            <w:tcW w:w="2891" w:type="dxa"/>
            <w:noWrap/>
            <w:vAlign w:val="center"/>
            <w:hideMark/>
            <w:tcPrChange w:id="1827" w:author="Антон Смирнов" w:date="2023-05-25T13:45:00Z">
              <w:tcPr>
                <w:tcW w:w="3314" w:type="dxa"/>
                <w:gridSpan w:val="2"/>
                <w:noWrap/>
                <w:vAlign w:val="center"/>
                <w:hideMark/>
              </w:tcPr>
            </w:tcPrChange>
          </w:tcPr>
          <w:p w14:paraId="3AA0667D" w14:textId="77777777" w:rsidR="00294F02" w:rsidRPr="00294F02" w:rsidRDefault="00294F02" w:rsidP="00611FDB">
            <w:pPr>
              <w:pStyle w:val="a0"/>
              <w:ind w:firstLine="0"/>
              <w:jc w:val="center"/>
              <w:rPr>
                <w:ins w:id="1828" w:author="Антон Смирнов" w:date="2023-05-25T12:59:00Z"/>
              </w:rPr>
              <w:pPrChange w:id="1829" w:author="Антон Смирнов" w:date="2023-05-25T13:09:00Z">
                <w:pPr>
                  <w:pStyle w:val="a0"/>
                </w:pPr>
              </w:pPrChange>
            </w:pPr>
            <w:ins w:id="1830" w:author="Антон Смирнов" w:date="2023-05-25T12:59:00Z">
              <w:r w:rsidRPr="00294F02">
                <w:t>HLA-A*29:02</w:t>
              </w:r>
            </w:ins>
          </w:p>
        </w:tc>
        <w:tc>
          <w:tcPr>
            <w:tcW w:w="3738" w:type="dxa"/>
            <w:noWrap/>
            <w:vAlign w:val="center"/>
            <w:hideMark/>
            <w:tcPrChange w:id="1831" w:author="Антон Смирнов" w:date="2023-05-25T13:45:00Z">
              <w:tcPr>
                <w:tcW w:w="3315" w:type="dxa"/>
                <w:noWrap/>
                <w:hideMark/>
              </w:tcPr>
            </w:tcPrChange>
          </w:tcPr>
          <w:p w14:paraId="36889B9B" w14:textId="77777777" w:rsidR="00294F02" w:rsidRPr="00294F02" w:rsidRDefault="00294F02" w:rsidP="00611FDB">
            <w:pPr>
              <w:pStyle w:val="a0"/>
              <w:ind w:firstLine="0"/>
              <w:jc w:val="center"/>
              <w:rPr>
                <w:ins w:id="1832" w:author="Антон Смирнов" w:date="2023-05-25T12:59:00Z"/>
              </w:rPr>
              <w:pPrChange w:id="1833" w:author="Антон Смирнов" w:date="2023-05-25T13:09:00Z">
                <w:pPr>
                  <w:pStyle w:val="a0"/>
                </w:pPr>
              </w:pPrChange>
            </w:pPr>
            <w:ins w:id="1834" w:author="Антон Смирнов" w:date="2023-05-25T12:59:00Z">
              <w:r w:rsidRPr="00294F02">
                <w:t>8905</w:t>
              </w:r>
            </w:ins>
          </w:p>
        </w:tc>
      </w:tr>
      <w:tr w:rsidR="00FE3DB4" w:rsidRPr="00294F02" w14:paraId="037A8650" w14:textId="77777777" w:rsidTr="00FD588A">
        <w:tblPrEx>
          <w:tblPrExChange w:id="1835" w:author="Антон Смирнов" w:date="2023-05-25T13:45:00Z">
            <w:tblPrEx>
              <w:tblLayout w:type="fixed"/>
            </w:tblPrEx>
          </w:tblPrExChange>
        </w:tblPrEx>
        <w:trPr>
          <w:trHeight w:val="300"/>
          <w:jc w:val="center"/>
          <w:ins w:id="1836" w:author="Антон Смирнов" w:date="2023-05-25T12:59:00Z"/>
          <w:trPrChange w:id="1837" w:author="Антон Смирнов" w:date="2023-05-25T13:45:00Z">
            <w:trPr>
              <w:trHeight w:val="300"/>
            </w:trPr>
          </w:trPrChange>
        </w:trPr>
        <w:tc>
          <w:tcPr>
            <w:tcW w:w="2891" w:type="dxa"/>
            <w:noWrap/>
            <w:vAlign w:val="center"/>
            <w:hideMark/>
            <w:tcPrChange w:id="1838" w:author="Антон Смирнов" w:date="2023-05-25T13:45:00Z">
              <w:tcPr>
                <w:tcW w:w="3314" w:type="dxa"/>
                <w:gridSpan w:val="2"/>
                <w:noWrap/>
                <w:vAlign w:val="center"/>
                <w:hideMark/>
              </w:tcPr>
            </w:tcPrChange>
          </w:tcPr>
          <w:p w14:paraId="2454C947" w14:textId="77777777" w:rsidR="00294F02" w:rsidRPr="00294F02" w:rsidRDefault="00294F02" w:rsidP="00611FDB">
            <w:pPr>
              <w:pStyle w:val="a0"/>
              <w:ind w:firstLine="0"/>
              <w:jc w:val="center"/>
              <w:rPr>
                <w:ins w:id="1839" w:author="Антон Смирнов" w:date="2023-05-25T12:59:00Z"/>
              </w:rPr>
              <w:pPrChange w:id="1840" w:author="Антон Смирнов" w:date="2023-05-25T13:09:00Z">
                <w:pPr>
                  <w:pStyle w:val="a0"/>
                </w:pPr>
              </w:pPrChange>
            </w:pPr>
            <w:ins w:id="1841" w:author="Антон Смирнов" w:date="2023-05-25T12:59:00Z">
              <w:r w:rsidRPr="00294F02">
                <w:t>HLA-B*51:01</w:t>
              </w:r>
            </w:ins>
          </w:p>
        </w:tc>
        <w:tc>
          <w:tcPr>
            <w:tcW w:w="3738" w:type="dxa"/>
            <w:noWrap/>
            <w:vAlign w:val="center"/>
            <w:hideMark/>
            <w:tcPrChange w:id="1842" w:author="Антон Смирнов" w:date="2023-05-25T13:45:00Z">
              <w:tcPr>
                <w:tcW w:w="3315" w:type="dxa"/>
                <w:noWrap/>
                <w:hideMark/>
              </w:tcPr>
            </w:tcPrChange>
          </w:tcPr>
          <w:p w14:paraId="63BA772B" w14:textId="77777777" w:rsidR="00294F02" w:rsidRPr="00294F02" w:rsidRDefault="00294F02" w:rsidP="00611FDB">
            <w:pPr>
              <w:pStyle w:val="a0"/>
              <w:ind w:firstLine="0"/>
              <w:jc w:val="center"/>
              <w:rPr>
                <w:ins w:id="1843" w:author="Антон Смирнов" w:date="2023-05-25T12:59:00Z"/>
              </w:rPr>
              <w:pPrChange w:id="1844" w:author="Антон Смирнов" w:date="2023-05-25T13:09:00Z">
                <w:pPr>
                  <w:pStyle w:val="a0"/>
                </w:pPr>
              </w:pPrChange>
            </w:pPr>
            <w:ins w:id="1845" w:author="Антон Смирнов" w:date="2023-05-25T12:59:00Z">
              <w:r w:rsidRPr="00294F02">
                <w:t>8854</w:t>
              </w:r>
            </w:ins>
          </w:p>
        </w:tc>
      </w:tr>
      <w:tr w:rsidR="00FE3DB4" w:rsidRPr="00294F02" w14:paraId="75476B7F" w14:textId="77777777" w:rsidTr="00FD588A">
        <w:tblPrEx>
          <w:tblPrExChange w:id="1846" w:author="Антон Смирнов" w:date="2023-05-25T13:45:00Z">
            <w:tblPrEx>
              <w:tblLayout w:type="fixed"/>
            </w:tblPrEx>
          </w:tblPrExChange>
        </w:tblPrEx>
        <w:trPr>
          <w:trHeight w:val="300"/>
          <w:jc w:val="center"/>
          <w:ins w:id="1847" w:author="Антон Смирнов" w:date="2023-05-25T12:59:00Z"/>
          <w:trPrChange w:id="1848" w:author="Антон Смирнов" w:date="2023-05-25T13:45:00Z">
            <w:trPr>
              <w:trHeight w:val="300"/>
            </w:trPr>
          </w:trPrChange>
        </w:trPr>
        <w:tc>
          <w:tcPr>
            <w:tcW w:w="2891" w:type="dxa"/>
            <w:noWrap/>
            <w:vAlign w:val="center"/>
            <w:hideMark/>
            <w:tcPrChange w:id="1849" w:author="Антон Смирнов" w:date="2023-05-25T13:45:00Z">
              <w:tcPr>
                <w:tcW w:w="3314" w:type="dxa"/>
                <w:gridSpan w:val="2"/>
                <w:noWrap/>
                <w:vAlign w:val="center"/>
                <w:hideMark/>
              </w:tcPr>
            </w:tcPrChange>
          </w:tcPr>
          <w:p w14:paraId="0E7F6ECD" w14:textId="77777777" w:rsidR="00294F02" w:rsidRPr="00294F02" w:rsidRDefault="00294F02" w:rsidP="00611FDB">
            <w:pPr>
              <w:pStyle w:val="a0"/>
              <w:ind w:firstLine="0"/>
              <w:jc w:val="center"/>
              <w:rPr>
                <w:ins w:id="1850" w:author="Антон Смирнов" w:date="2023-05-25T12:59:00Z"/>
              </w:rPr>
              <w:pPrChange w:id="1851" w:author="Антон Смирнов" w:date="2023-05-25T13:09:00Z">
                <w:pPr>
                  <w:pStyle w:val="a0"/>
                </w:pPr>
              </w:pPrChange>
            </w:pPr>
            <w:ins w:id="1852" w:author="Антон Смирнов" w:date="2023-05-25T12:59:00Z">
              <w:r w:rsidRPr="00294F02">
                <w:t>HLA-B*27:09</w:t>
              </w:r>
            </w:ins>
          </w:p>
        </w:tc>
        <w:tc>
          <w:tcPr>
            <w:tcW w:w="3738" w:type="dxa"/>
            <w:noWrap/>
            <w:vAlign w:val="center"/>
            <w:hideMark/>
            <w:tcPrChange w:id="1853" w:author="Антон Смирнов" w:date="2023-05-25T13:45:00Z">
              <w:tcPr>
                <w:tcW w:w="3315" w:type="dxa"/>
                <w:noWrap/>
                <w:hideMark/>
              </w:tcPr>
            </w:tcPrChange>
          </w:tcPr>
          <w:p w14:paraId="49CA69BE" w14:textId="77777777" w:rsidR="00294F02" w:rsidRPr="00294F02" w:rsidRDefault="00294F02" w:rsidP="00611FDB">
            <w:pPr>
              <w:pStyle w:val="a0"/>
              <w:ind w:firstLine="0"/>
              <w:jc w:val="center"/>
              <w:rPr>
                <w:ins w:id="1854" w:author="Антон Смирнов" w:date="2023-05-25T12:59:00Z"/>
              </w:rPr>
              <w:pPrChange w:id="1855" w:author="Антон Смирнов" w:date="2023-05-25T13:09:00Z">
                <w:pPr>
                  <w:pStyle w:val="a0"/>
                </w:pPr>
              </w:pPrChange>
            </w:pPr>
            <w:ins w:id="1856" w:author="Антон Смирнов" w:date="2023-05-25T12:59:00Z">
              <w:r w:rsidRPr="00294F02">
                <w:t>7681</w:t>
              </w:r>
            </w:ins>
          </w:p>
        </w:tc>
      </w:tr>
      <w:tr w:rsidR="00FE3DB4" w:rsidRPr="00294F02" w14:paraId="7D316954" w14:textId="77777777" w:rsidTr="00FD588A">
        <w:tblPrEx>
          <w:tblPrExChange w:id="1857" w:author="Антон Смирнов" w:date="2023-05-25T13:45:00Z">
            <w:tblPrEx>
              <w:tblLayout w:type="fixed"/>
            </w:tblPrEx>
          </w:tblPrExChange>
        </w:tblPrEx>
        <w:trPr>
          <w:trHeight w:val="300"/>
          <w:jc w:val="center"/>
          <w:ins w:id="1858" w:author="Антон Смирнов" w:date="2023-05-25T12:59:00Z"/>
          <w:trPrChange w:id="1859" w:author="Антон Смирнов" w:date="2023-05-25T13:45:00Z">
            <w:trPr>
              <w:trHeight w:val="300"/>
            </w:trPr>
          </w:trPrChange>
        </w:trPr>
        <w:tc>
          <w:tcPr>
            <w:tcW w:w="2891" w:type="dxa"/>
            <w:noWrap/>
            <w:vAlign w:val="center"/>
            <w:hideMark/>
            <w:tcPrChange w:id="1860" w:author="Антон Смирнов" w:date="2023-05-25T13:45:00Z">
              <w:tcPr>
                <w:tcW w:w="3314" w:type="dxa"/>
                <w:gridSpan w:val="2"/>
                <w:noWrap/>
                <w:vAlign w:val="center"/>
                <w:hideMark/>
              </w:tcPr>
            </w:tcPrChange>
          </w:tcPr>
          <w:p w14:paraId="4FF3E04C" w14:textId="77777777" w:rsidR="00294F02" w:rsidRPr="00294F02" w:rsidRDefault="00294F02" w:rsidP="00611FDB">
            <w:pPr>
              <w:pStyle w:val="a0"/>
              <w:ind w:firstLine="0"/>
              <w:jc w:val="center"/>
              <w:rPr>
                <w:ins w:id="1861" w:author="Антон Смирнов" w:date="2023-05-25T12:59:00Z"/>
              </w:rPr>
              <w:pPrChange w:id="1862" w:author="Антон Смирнов" w:date="2023-05-25T13:09:00Z">
                <w:pPr>
                  <w:pStyle w:val="a0"/>
                </w:pPr>
              </w:pPrChange>
            </w:pPr>
            <w:ins w:id="1863" w:author="Антон Смирнов" w:date="2023-05-25T12:59:00Z">
              <w:r w:rsidRPr="00294F02">
                <w:t>HLA-C*03:04</w:t>
              </w:r>
            </w:ins>
          </w:p>
        </w:tc>
        <w:tc>
          <w:tcPr>
            <w:tcW w:w="3738" w:type="dxa"/>
            <w:noWrap/>
            <w:vAlign w:val="center"/>
            <w:hideMark/>
            <w:tcPrChange w:id="1864" w:author="Антон Смирнов" w:date="2023-05-25T13:45:00Z">
              <w:tcPr>
                <w:tcW w:w="3315" w:type="dxa"/>
                <w:noWrap/>
                <w:hideMark/>
              </w:tcPr>
            </w:tcPrChange>
          </w:tcPr>
          <w:p w14:paraId="59F09282" w14:textId="77777777" w:rsidR="00294F02" w:rsidRPr="00294F02" w:rsidRDefault="00294F02" w:rsidP="00611FDB">
            <w:pPr>
              <w:pStyle w:val="a0"/>
              <w:ind w:firstLine="0"/>
              <w:jc w:val="center"/>
              <w:rPr>
                <w:ins w:id="1865" w:author="Антон Смирнов" w:date="2023-05-25T12:59:00Z"/>
              </w:rPr>
              <w:pPrChange w:id="1866" w:author="Антон Смирнов" w:date="2023-05-25T13:09:00Z">
                <w:pPr>
                  <w:pStyle w:val="a0"/>
                </w:pPr>
              </w:pPrChange>
            </w:pPr>
            <w:ins w:id="1867" w:author="Антон Смирнов" w:date="2023-05-25T12:59:00Z">
              <w:r w:rsidRPr="00294F02">
                <w:t>7559</w:t>
              </w:r>
            </w:ins>
          </w:p>
        </w:tc>
      </w:tr>
      <w:tr w:rsidR="00FE3DB4" w:rsidRPr="00294F02" w14:paraId="45462AA8" w14:textId="77777777" w:rsidTr="00FD588A">
        <w:tblPrEx>
          <w:tblPrExChange w:id="1868" w:author="Антон Смирнов" w:date="2023-05-25T13:45:00Z">
            <w:tblPrEx>
              <w:tblLayout w:type="fixed"/>
            </w:tblPrEx>
          </w:tblPrExChange>
        </w:tblPrEx>
        <w:trPr>
          <w:trHeight w:val="300"/>
          <w:jc w:val="center"/>
          <w:ins w:id="1869" w:author="Антон Смирнов" w:date="2023-05-25T12:59:00Z"/>
          <w:trPrChange w:id="1870" w:author="Антон Смирнов" w:date="2023-05-25T13:45:00Z">
            <w:trPr>
              <w:trHeight w:val="300"/>
            </w:trPr>
          </w:trPrChange>
        </w:trPr>
        <w:tc>
          <w:tcPr>
            <w:tcW w:w="2891" w:type="dxa"/>
            <w:noWrap/>
            <w:vAlign w:val="center"/>
            <w:hideMark/>
            <w:tcPrChange w:id="1871" w:author="Антон Смирнов" w:date="2023-05-25T13:45:00Z">
              <w:tcPr>
                <w:tcW w:w="3314" w:type="dxa"/>
                <w:gridSpan w:val="2"/>
                <w:noWrap/>
                <w:vAlign w:val="center"/>
                <w:hideMark/>
              </w:tcPr>
            </w:tcPrChange>
          </w:tcPr>
          <w:p w14:paraId="6BA2AF21" w14:textId="77777777" w:rsidR="00294F02" w:rsidRPr="00294F02" w:rsidRDefault="00294F02" w:rsidP="00611FDB">
            <w:pPr>
              <w:pStyle w:val="a0"/>
              <w:ind w:firstLine="0"/>
              <w:jc w:val="center"/>
              <w:rPr>
                <w:ins w:id="1872" w:author="Антон Смирнов" w:date="2023-05-25T12:59:00Z"/>
              </w:rPr>
              <w:pPrChange w:id="1873" w:author="Антон Смирнов" w:date="2023-05-25T13:09:00Z">
                <w:pPr>
                  <w:pStyle w:val="a0"/>
                </w:pPr>
              </w:pPrChange>
            </w:pPr>
            <w:ins w:id="1874" w:author="Антон Смирнов" w:date="2023-05-25T12:59:00Z">
              <w:r w:rsidRPr="00294F02">
                <w:t>HLA-B*44:03</w:t>
              </w:r>
            </w:ins>
          </w:p>
        </w:tc>
        <w:tc>
          <w:tcPr>
            <w:tcW w:w="3738" w:type="dxa"/>
            <w:noWrap/>
            <w:vAlign w:val="center"/>
            <w:hideMark/>
            <w:tcPrChange w:id="1875" w:author="Антон Смирнов" w:date="2023-05-25T13:45:00Z">
              <w:tcPr>
                <w:tcW w:w="3315" w:type="dxa"/>
                <w:noWrap/>
                <w:hideMark/>
              </w:tcPr>
            </w:tcPrChange>
          </w:tcPr>
          <w:p w14:paraId="5B256951" w14:textId="77777777" w:rsidR="00294F02" w:rsidRPr="00294F02" w:rsidRDefault="00294F02" w:rsidP="00611FDB">
            <w:pPr>
              <w:pStyle w:val="a0"/>
              <w:ind w:firstLine="0"/>
              <w:jc w:val="center"/>
              <w:rPr>
                <w:ins w:id="1876" w:author="Антон Смирнов" w:date="2023-05-25T12:59:00Z"/>
              </w:rPr>
              <w:pPrChange w:id="1877" w:author="Антон Смирнов" w:date="2023-05-25T13:09:00Z">
                <w:pPr>
                  <w:pStyle w:val="a0"/>
                </w:pPr>
              </w:pPrChange>
            </w:pPr>
            <w:ins w:id="1878" w:author="Антон Смирнов" w:date="2023-05-25T12:59:00Z">
              <w:r w:rsidRPr="00294F02">
                <w:t>7421</w:t>
              </w:r>
            </w:ins>
          </w:p>
        </w:tc>
      </w:tr>
      <w:tr w:rsidR="00FE3DB4" w:rsidRPr="00294F02" w14:paraId="5AC01DA3" w14:textId="77777777" w:rsidTr="00FD588A">
        <w:tblPrEx>
          <w:tblPrExChange w:id="1879" w:author="Антон Смирнов" w:date="2023-05-25T13:45:00Z">
            <w:tblPrEx>
              <w:tblLayout w:type="fixed"/>
            </w:tblPrEx>
          </w:tblPrExChange>
        </w:tblPrEx>
        <w:trPr>
          <w:trHeight w:val="300"/>
          <w:jc w:val="center"/>
          <w:ins w:id="1880" w:author="Антон Смирнов" w:date="2023-05-25T12:59:00Z"/>
          <w:trPrChange w:id="1881" w:author="Антон Смирнов" w:date="2023-05-25T13:45:00Z">
            <w:trPr>
              <w:trHeight w:val="300"/>
            </w:trPr>
          </w:trPrChange>
        </w:trPr>
        <w:tc>
          <w:tcPr>
            <w:tcW w:w="2891" w:type="dxa"/>
            <w:noWrap/>
            <w:vAlign w:val="center"/>
            <w:hideMark/>
            <w:tcPrChange w:id="1882" w:author="Антон Смирнов" w:date="2023-05-25T13:45:00Z">
              <w:tcPr>
                <w:tcW w:w="3314" w:type="dxa"/>
                <w:gridSpan w:val="2"/>
                <w:noWrap/>
                <w:vAlign w:val="center"/>
                <w:hideMark/>
              </w:tcPr>
            </w:tcPrChange>
          </w:tcPr>
          <w:p w14:paraId="2FDF4DE4" w14:textId="77777777" w:rsidR="00294F02" w:rsidRPr="00294F02" w:rsidRDefault="00294F02" w:rsidP="00611FDB">
            <w:pPr>
              <w:pStyle w:val="a0"/>
              <w:ind w:firstLine="0"/>
              <w:jc w:val="center"/>
              <w:rPr>
                <w:ins w:id="1883" w:author="Антон Смирнов" w:date="2023-05-25T12:59:00Z"/>
              </w:rPr>
              <w:pPrChange w:id="1884" w:author="Антон Смирнов" w:date="2023-05-25T13:09:00Z">
                <w:pPr>
                  <w:pStyle w:val="a0"/>
                </w:pPr>
              </w:pPrChange>
            </w:pPr>
            <w:ins w:id="1885" w:author="Антон Смирнов" w:date="2023-05-25T12:59:00Z">
              <w:r w:rsidRPr="00294F02">
                <w:t>HLA-B*35:01</w:t>
              </w:r>
            </w:ins>
          </w:p>
        </w:tc>
        <w:tc>
          <w:tcPr>
            <w:tcW w:w="3738" w:type="dxa"/>
            <w:noWrap/>
            <w:vAlign w:val="center"/>
            <w:hideMark/>
            <w:tcPrChange w:id="1886" w:author="Антон Смирнов" w:date="2023-05-25T13:45:00Z">
              <w:tcPr>
                <w:tcW w:w="3315" w:type="dxa"/>
                <w:noWrap/>
                <w:hideMark/>
              </w:tcPr>
            </w:tcPrChange>
          </w:tcPr>
          <w:p w14:paraId="24BBFC05" w14:textId="77777777" w:rsidR="00294F02" w:rsidRPr="00294F02" w:rsidRDefault="00294F02" w:rsidP="00611FDB">
            <w:pPr>
              <w:pStyle w:val="a0"/>
              <w:ind w:firstLine="0"/>
              <w:jc w:val="center"/>
              <w:rPr>
                <w:ins w:id="1887" w:author="Антон Смирнов" w:date="2023-05-25T12:59:00Z"/>
              </w:rPr>
              <w:pPrChange w:id="1888" w:author="Антон Смирнов" w:date="2023-05-25T13:09:00Z">
                <w:pPr>
                  <w:pStyle w:val="a0"/>
                </w:pPr>
              </w:pPrChange>
            </w:pPr>
            <w:ins w:id="1889" w:author="Антон Смирнов" w:date="2023-05-25T12:59:00Z">
              <w:r w:rsidRPr="00294F02">
                <w:t>6602</w:t>
              </w:r>
            </w:ins>
          </w:p>
        </w:tc>
      </w:tr>
      <w:tr w:rsidR="00FE3DB4" w:rsidRPr="00294F02" w14:paraId="41EBB230" w14:textId="77777777" w:rsidTr="00FD588A">
        <w:tblPrEx>
          <w:tblPrExChange w:id="1890" w:author="Антон Смирнов" w:date="2023-05-25T13:45:00Z">
            <w:tblPrEx>
              <w:tblLayout w:type="fixed"/>
            </w:tblPrEx>
          </w:tblPrExChange>
        </w:tblPrEx>
        <w:trPr>
          <w:trHeight w:val="300"/>
          <w:jc w:val="center"/>
          <w:ins w:id="1891" w:author="Антон Смирнов" w:date="2023-05-25T12:59:00Z"/>
          <w:trPrChange w:id="1892" w:author="Антон Смирнов" w:date="2023-05-25T13:45:00Z">
            <w:trPr>
              <w:trHeight w:val="300"/>
            </w:trPr>
          </w:trPrChange>
        </w:trPr>
        <w:tc>
          <w:tcPr>
            <w:tcW w:w="2891" w:type="dxa"/>
            <w:noWrap/>
            <w:vAlign w:val="center"/>
            <w:hideMark/>
            <w:tcPrChange w:id="1893" w:author="Антон Смирнов" w:date="2023-05-25T13:45:00Z">
              <w:tcPr>
                <w:tcW w:w="3314" w:type="dxa"/>
                <w:gridSpan w:val="2"/>
                <w:noWrap/>
                <w:vAlign w:val="center"/>
                <w:hideMark/>
              </w:tcPr>
            </w:tcPrChange>
          </w:tcPr>
          <w:p w14:paraId="173DDD8B" w14:textId="77777777" w:rsidR="00294F02" w:rsidRPr="00294F02" w:rsidRDefault="00294F02" w:rsidP="00611FDB">
            <w:pPr>
              <w:pStyle w:val="a0"/>
              <w:ind w:firstLine="0"/>
              <w:jc w:val="center"/>
              <w:rPr>
                <w:ins w:id="1894" w:author="Антон Смирнов" w:date="2023-05-25T12:59:00Z"/>
              </w:rPr>
              <w:pPrChange w:id="1895" w:author="Антон Смирнов" w:date="2023-05-25T13:09:00Z">
                <w:pPr>
                  <w:pStyle w:val="a0"/>
                </w:pPr>
              </w:pPrChange>
            </w:pPr>
            <w:ins w:id="1896" w:author="Антон Смирнов" w:date="2023-05-25T12:59:00Z">
              <w:r w:rsidRPr="00294F02">
                <w:t>HLA-B*58:01</w:t>
              </w:r>
            </w:ins>
          </w:p>
        </w:tc>
        <w:tc>
          <w:tcPr>
            <w:tcW w:w="3738" w:type="dxa"/>
            <w:noWrap/>
            <w:vAlign w:val="center"/>
            <w:hideMark/>
            <w:tcPrChange w:id="1897" w:author="Антон Смирнов" w:date="2023-05-25T13:45:00Z">
              <w:tcPr>
                <w:tcW w:w="3315" w:type="dxa"/>
                <w:noWrap/>
                <w:hideMark/>
              </w:tcPr>
            </w:tcPrChange>
          </w:tcPr>
          <w:p w14:paraId="3B68E37B" w14:textId="77777777" w:rsidR="00294F02" w:rsidRPr="00294F02" w:rsidRDefault="00294F02" w:rsidP="00611FDB">
            <w:pPr>
              <w:pStyle w:val="a0"/>
              <w:ind w:firstLine="0"/>
              <w:jc w:val="center"/>
              <w:rPr>
                <w:ins w:id="1898" w:author="Антон Смирнов" w:date="2023-05-25T12:59:00Z"/>
              </w:rPr>
              <w:pPrChange w:id="1899" w:author="Антон Смирнов" w:date="2023-05-25T13:09:00Z">
                <w:pPr>
                  <w:pStyle w:val="a0"/>
                </w:pPr>
              </w:pPrChange>
            </w:pPr>
            <w:ins w:id="1900" w:author="Антон Смирнов" w:date="2023-05-25T12:59:00Z">
              <w:r w:rsidRPr="00294F02">
                <w:t>6526</w:t>
              </w:r>
            </w:ins>
          </w:p>
        </w:tc>
      </w:tr>
      <w:tr w:rsidR="00FE3DB4" w:rsidRPr="00294F02" w14:paraId="25CAE520" w14:textId="77777777" w:rsidTr="00FD588A">
        <w:tblPrEx>
          <w:tblPrExChange w:id="1901" w:author="Антон Смирнов" w:date="2023-05-25T13:45:00Z">
            <w:tblPrEx>
              <w:tblLayout w:type="fixed"/>
            </w:tblPrEx>
          </w:tblPrExChange>
        </w:tblPrEx>
        <w:trPr>
          <w:trHeight w:val="300"/>
          <w:jc w:val="center"/>
          <w:ins w:id="1902" w:author="Антон Смирнов" w:date="2023-05-25T12:59:00Z"/>
          <w:trPrChange w:id="1903" w:author="Антон Смирнов" w:date="2023-05-25T13:45:00Z">
            <w:trPr>
              <w:trHeight w:val="300"/>
            </w:trPr>
          </w:trPrChange>
        </w:trPr>
        <w:tc>
          <w:tcPr>
            <w:tcW w:w="2891" w:type="dxa"/>
            <w:noWrap/>
            <w:vAlign w:val="center"/>
            <w:hideMark/>
            <w:tcPrChange w:id="1904" w:author="Антон Смирнов" w:date="2023-05-25T13:45:00Z">
              <w:tcPr>
                <w:tcW w:w="3314" w:type="dxa"/>
                <w:gridSpan w:val="2"/>
                <w:noWrap/>
                <w:vAlign w:val="center"/>
                <w:hideMark/>
              </w:tcPr>
            </w:tcPrChange>
          </w:tcPr>
          <w:p w14:paraId="0A1FA060" w14:textId="77777777" w:rsidR="00294F02" w:rsidRPr="00294F02" w:rsidRDefault="00294F02" w:rsidP="00611FDB">
            <w:pPr>
              <w:pStyle w:val="a0"/>
              <w:ind w:firstLine="0"/>
              <w:jc w:val="center"/>
              <w:rPr>
                <w:ins w:id="1905" w:author="Антон Смирнов" w:date="2023-05-25T12:59:00Z"/>
              </w:rPr>
              <w:pPrChange w:id="1906" w:author="Антон Смирнов" w:date="2023-05-25T13:09:00Z">
                <w:pPr>
                  <w:pStyle w:val="a0"/>
                </w:pPr>
              </w:pPrChange>
            </w:pPr>
            <w:ins w:id="1907" w:author="Антон Смирнов" w:date="2023-05-25T12:59:00Z">
              <w:r w:rsidRPr="00294F02">
                <w:t>HLA-B*57:03</w:t>
              </w:r>
            </w:ins>
          </w:p>
        </w:tc>
        <w:tc>
          <w:tcPr>
            <w:tcW w:w="3738" w:type="dxa"/>
            <w:noWrap/>
            <w:vAlign w:val="center"/>
            <w:hideMark/>
            <w:tcPrChange w:id="1908" w:author="Антон Смирнов" w:date="2023-05-25T13:45:00Z">
              <w:tcPr>
                <w:tcW w:w="3315" w:type="dxa"/>
                <w:noWrap/>
                <w:hideMark/>
              </w:tcPr>
            </w:tcPrChange>
          </w:tcPr>
          <w:p w14:paraId="7A583A8B" w14:textId="77777777" w:rsidR="00294F02" w:rsidRPr="00294F02" w:rsidRDefault="00294F02" w:rsidP="00611FDB">
            <w:pPr>
              <w:pStyle w:val="a0"/>
              <w:ind w:firstLine="0"/>
              <w:jc w:val="center"/>
              <w:rPr>
                <w:ins w:id="1909" w:author="Антон Смирнов" w:date="2023-05-25T12:59:00Z"/>
              </w:rPr>
              <w:pPrChange w:id="1910" w:author="Антон Смирнов" w:date="2023-05-25T13:09:00Z">
                <w:pPr>
                  <w:pStyle w:val="a0"/>
                </w:pPr>
              </w:pPrChange>
            </w:pPr>
            <w:ins w:id="1911" w:author="Антон Смирнов" w:date="2023-05-25T12:59:00Z">
              <w:r w:rsidRPr="00294F02">
                <w:t>6480</w:t>
              </w:r>
            </w:ins>
          </w:p>
        </w:tc>
      </w:tr>
      <w:tr w:rsidR="00FE3DB4" w:rsidRPr="00294F02" w14:paraId="3832D4C5" w14:textId="77777777" w:rsidTr="00FD588A">
        <w:tblPrEx>
          <w:tblPrExChange w:id="1912" w:author="Антон Смирнов" w:date="2023-05-25T13:45:00Z">
            <w:tblPrEx>
              <w:tblLayout w:type="fixed"/>
            </w:tblPrEx>
          </w:tblPrExChange>
        </w:tblPrEx>
        <w:trPr>
          <w:trHeight w:val="300"/>
          <w:jc w:val="center"/>
          <w:ins w:id="1913" w:author="Антон Смирнов" w:date="2023-05-25T12:59:00Z"/>
          <w:trPrChange w:id="1914" w:author="Антон Смирнов" w:date="2023-05-25T13:45:00Z">
            <w:trPr>
              <w:trHeight w:val="300"/>
            </w:trPr>
          </w:trPrChange>
        </w:trPr>
        <w:tc>
          <w:tcPr>
            <w:tcW w:w="2891" w:type="dxa"/>
            <w:noWrap/>
            <w:vAlign w:val="center"/>
            <w:hideMark/>
            <w:tcPrChange w:id="1915" w:author="Антон Смирнов" w:date="2023-05-25T13:45:00Z">
              <w:tcPr>
                <w:tcW w:w="3314" w:type="dxa"/>
                <w:gridSpan w:val="2"/>
                <w:noWrap/>
                <w:vAlign w:val="center"/>
                <w:hideMark/>
              </w:tcPr>
            </w:tcPrChange>
          </w:tcPr>
          <w:p w14:paraId="73C4D590" w14:textId="77777777" w:rsidR="00294F02" w:rsidRPr="00294F02" w:rsidRDefault="00294F02" w:rsidP="00611FDB">
            <w:pPr>
              <w:pStyle w:val="a0"/>
              <w:ind w:firstLine="0"/>
              <w:jc w:val="center"/>
              <w:rPr>
                <w:ins w:id="1916" w:author="Антон Смирнов" w:date="2023-05-25T12:59:00Z"/>
              </w:rPr>
              <w:pPrChange w:id="1917" w:author="Антон Смирнов" w:date="2023-05-25T13:09:00Z">
                <w:pPr>
                  <w:pStyle w:val="a0"/>
                </w:pPr>
              </w:pPrChange>
            </w:pPr>
            <w:ins w:id="1918" w:author="Антон Смирнов" w:date="2023-05-25T12:59:00Z">
              <w:r w:rsidRPr="00294F02">
                <w:t>HLA-A*68:02</w:t>
              </w:r>
            </w:ins>
          </w:p>
        </w:tc>
        <w:tc>
          <w:tcPr>
            <w:tcW w:w="3738" w:type="dxa"/>
            <w:noWrap/>
            <w:vAlign w:val="center"/>
            <w:hideMark/>
            <w:tcPrChange w:id="1919" w:author="Антон Смирнов" w:date="2023-05-25T13:45:00Z">
              <w:tcPr>
                <w:tcW w:w="3315" w:type="dxa"/>
                <w:noWrap/>
                <w:hideMark/>
              </w:tcPr>
            </w:tcPrChange>
          </w:tcPr>
          <w:p w14:paraId="6141E674" w14:textId="77777777" w:rsidR="00294F02" w:rsidRPr="00294F02" w:rsidRDefault="00294F02" w:rsidP="00611FDB">
            <w:pPr>
              <w:pStyle w:val="a0"/>
              <w:ind w:firstLine="0"/>
              <w:jc w:val="center"/>
              <w:rPr>
                <w:ins w:id="1920" w:author="Антон Смирнов" w:date="2023-05-25T12:59:00Z"/>
              </w:rPr>
              <w:pPrChange w:id="1921" w:author="Антон Смирнов" w:date="2023-05-25T13:09:00Z">
                <w:pPr>
                  <w:pStyle w:val="a0"/>
                </w:pPr>
              </w:pPrChange>
            </w:pPr>
            <w:ins w:id="1922" w:author="Антон Смирнов" w:date="2023-05-25T12:59:00Z">
              <w:r w:rsidRPr="00294F02">
                <w:t>6280</w:t>
              </w:r>
            </w:ins>
          </w:p>
        </w:tc>
      </w:tr>
      <w:tr w:rsidR="00FE3DB4" w:rsidRPr="00294F02" w14:paraId="35C562B4" w14:textId="77777777" w:rsidTr="00FD588A">
        <w:tblPrEx>
          <w:tblPrExChange w:id="1923" w:author="Антон Смирнов" w:date="2023-05-25T13:45:00Z">
            <w:tblPrEx>
              <w:tblLayout w:type="fixed"/>
            </w:tblPrEx>
          </w:tblPrExChange>
        </w:tblPrEx>
        <w:trPr>
          <w:trHeight w:val="300"/>
          <w:jc w:val="center"/>
          <w:ins w:id="1924" w:author="Антон Смирнов" w:date="2023-05-25T12:59:00Z"/>
          <w:trPrChange w:id="1925" w:author="Антон Смирнов" w:date="2023-05-25T13:45:00Z">
            <w:trPr>
              <w:trHeight w:val="300"/>
            </w:trPr>
          </w:trPrChange>
        </w:trPr>
        <w:tc>
          <w:tcPr>
            <w:tcW w:w="2891" w:type="dxa"/>
            <w:noWrap/>
            <w:vAlign w:val="center"/>
            <w:hideMark/>
            <w:tcPrChange w:id="1926" w:author="Антон Смирнов" w:date="2023-05-25T13:45:00Z">
              <w:tcPr>
                <w:tcW w:w="3314" w:type="dxa"/>
                <w:gridSpan w:val="2"/>
                <w:noWrap/>
                <w:vAlign w:val="center"/>
                <w:hideMark/>
              </w:tcPr>
            </w:tcPrChange>
          </w:tcPr>
          <w:p w14:paraId="1119613C" w14:textId="77777777" w:rsidR="00294F02" w:rsidRPr="00294F02" w:rsidRDefault="00294F02" w:rsidP="00611FDB">
            <w:pPr>
              <w:pStyle w:val="a0"/>
              <w:ind w:firstLine="0"/>
              <w:jc w:val="center"/>
              <w:rPr>
                <w:ins w:id="1927" w:author="Антон Смирнов" w:date="2023-05-25T12:59:00Z"/>
              </w:rPr>
              <w:pPrChange w:id="1928" w:author="Антон Смирнов" w:date="2023-05-25T13:09:00Z">
                <w:pPr>
                  <w:pStyle w:val="a0"/>
                </w:pPr>
              </w:pPrChange>
            </w:pPr>
            <w:ins w:id="1929" w:author="Антон Смирнов" w:date="2023-05-25T12:59:00Z">
              <w:r w:rsidRPr="00294F02">
                <w:t>HLA-A*02:02</w:t>
              </w:r>
            </w:ins>
          </w:p>
        </w:tc>
        <w:tc>
          <w:tcPr>
            <w:tcW w:w="3738" w:type="dxa"/>
            <w:noWrap/>
            <w:vAlign w:val="center"/>
            <w:hideMark/>
            <w:tcPrChange w:id="1930" w:author="Антон Смирнов" w:date="2023-05-25T13:45:00Z">
              <w:tcPr>
                <w:tcW w:w="3315" w:type="dxa"/>
                <w:noWrap/>
                <w:hideMark/>
              </w:tcPr>
            </w:tcPrChange>
          </w:tcPr>
          <w:p w14:paraId="15B40235" w14:textId="77777777" w:rsidR="00294F02" w:rsidRPr="00294F02" w:rsidRDefault="00294F02" w:rsidP="00611FDB">
            <w:pPr>
              <w:pStyle w:val="a0"/>
              <w:ind w:firstLine="0"/>
              <w:jc w:val="center"/>
              <w:rPr>
                <w:ins w:id="1931" w:author="Антон Смирнов" w:date="2023-05-25T12:59:00Z"/>
              </w:rPr>
              <w:pPrChange w:id="1932" w:author="Антон Смирнов" w:date="2023-05-25T13:09:00Z">
                <w:pPr>
                  <w:pStyle w:val="a0"/>
                </w:pPr>
              </w:pPrChange>
            </w:pPr>
            <w:ins w:id="1933" w:author="Антон Смирнов" w:date="2023-05-25T12:59:00Z">
              <w:r w:rsidRPr="00294F02">
                <w:t>5994</w:t>
              </w:r>
            </w:ins>
          </w:p>
        </w:tc>
      </w:tr>
      <w:tr w:rsidR="00FE3DB4" w:rsidRPr="00294F02" w14:paraId="1BF7C827" w14:textId="77777777" w:rsidTr="00FD588A">
        <w:tblPrEx>
          <w:tblPrExChange w:id="1934" w:author="Антон Смирнов" w:date="2023-05-25T13:45:00Z">
            <w:tblPrEx>
              <w:tblLayout w:type="fixed"/>
            </w:tblPrEx>
          </w:tblPrExChange>
        </w:tblPrEx>
        <w:trPr>
          <w:trHeight w:val="300"/>
          <w:jc w:val="center"/>
          <w:ins w:id="1935" w:author="Антон Смирнов" w:date="2023-05-25T12:59:00Z"/>
          <w:trPrChange w:id="1936" w:author="Антон Смирнов" w:date="2023-05-25T13:45:00Z">
            <w:trPr>
              <w:trHeight w:val="300"/>
            </w:trPr>
          </w:trPrChange>
        </w:trPr>
        <w:tc>
          <w:tcPr>
            <w:tcW w:w="2891" w:type="dxa"/>
            <w:noWrap/>
            <w:vAlign w:val="center"/>
            <w:hideMark/>
            <w:tcPrChange w:id="1937" w:author="Антон Смирнов" w:date="2023-05-25T13:45:00Z">
              <w:tcPr>
                <w:tcW w:w="3314" w:type="dxa"/>
                <w:gridSpan w:val="2"/>
                <w:noWrap/>
                <w:vAlign w:val="center"/>
                <w:hideMark/>
              </w:tcPr>
            </w:tcPrChange>
          </w:tcPr>
          <w:p w14:paraId="706856C0" w14:textId="77777777" w:rsidR="00294F02" w:rsidRPr="00294F02" w:rsidRDefault="00294F02" w:rsidP="00611FDB">
            <w:pPr>
              <w:pStyle w:val="a0"/>
              <w:ind w:firstLine="0"/>
              <w:jc w:val="center"/>
              <w:rPr>
                <w:ins w:id="1938" w:author="Антон Смирнов" w:date="2023-05-25T12:59:00Z"/>
              </w:rPr>
              <w:pPrChange w:id="1939" w:author="Антон Смирнов" w:date="2023-05-25T13:09:00Z">
                <w:pPr>
                  <w:pStyle w:val="a0"/>
                </w:pPr>
              </w:pPrChange>
            </w:pPr>
            <w:ins w:id="1940" w:author="Антон Смирнов" w:date="2023-05-25T12:59:00Z">
              <w:r w:rsidRPr="00294F02">
                <w:t>HLA-B*49:01</w:t>
              </w:r>
            </w:ins>
          </w:p>
        </w:tc>
        <w:tc>
          <w:tcPr>
            <w:tcW w:w="3738" w:type="dxa"/>
            <w:noWrap/>
            <w:vAlign w:val="center"/>
            <w:hideMark/>
            <w:tcPrChange w:id="1941" w:author="Антон Смирнов" w:date="2023-05-25T13:45:00Z">
              <w:tcPr>
                <w:tcW w:w="3315" w:type="dxa"/>
                <w:noWrap/>
                <w:hideMark/>
              </w:tcPr>
            </w:tcPrChange>
          </w:tcPr>
          <w:p w14:paraId="6DD4E8E7" w14:textId="77777777" w:rsidR="00294F02" w:rsidRPr="00294F02" w:rsidRDefault="00294F02" w:rsidP="00611FDB">
            <w:pPr>
              <w:pStyle w:val="a0"/>
              <w:ind w:firstLine="0"/>
              <w:jc w:val="center"/>
              <w:rPr>
                <w:ins w:id="1942" w:author="Антон Смирнов" w:date="2023-05-25T12:59:00Z"/>
              </w:rPr>
              <w:pPrChange w:id="1943" w:author="Антон Смирнов" w:date="2023-05-25T13:09:00Z">
                <w:pPr>
                  <w:pStyle w:val="a0"/>
                </w:pPr>
              </w:pPrChange>
            </w:pPr>
            <w:ins w:id="1944" w:author="Антон Смирнов" w:date="2023-05-25T12:59:00Z">
              <w:r w:rsidRPr="00294F02">
                <w:t>5872</w:t>
              </w:r>
            </w:ins>
          </w:p>
        </w:tc>
      </w:tr>
      <w:tr w:rsidR="00FE3DB4" w:rsidRPr="00294F02" w14:paraId="74630AFD" w14:textId="77777777" w:rsidTr="00FD588A">
        <w:tblPrEx>
          <w:tblPrExChange w:id="1945" w:author="Антон Смирнов" w:date="2023-05-25T13:45:00Z">
            <w:tblPrEx>
              <w:tblLayout w:type="fixed"/>
            </w:tblPrEx>
          </w:tblPrExChange>
        </w:tblPrEx>
        <w:trPr>
          <w:trHeight w:val="300"/>
          <w:jc w:val="center"/>
          <w:ins w:id="1946" w:author="Антон Смирнов" w:date="2023-05-25T12:59:00Z"/>
          <w:trPrChange w:id="1947" w:author="Антон Смирнов" w:date="2023-05-25T13:45:00Z">
            <w:trPr>
              <w:trHeight w:val="300"/>
            </w:trPr>
          </w:trPrChange>
        </w:trPr>
        <w:tc>
          <w:tcPr>
            <w:tcW w:w="2891" w:type="dxa"/>
            <w:noWrap/>
            <w:vAlign w:val="center"/>
            <w:hideMark/>
            <w:tcPrChange w:id="1948" w:author="Антон Смирнов" w:date="2023-05-25T13:45:00Z">
              <w:tcPr>
                <w:tcW w:w="3314" w:type="dxa"/>
                <w:gridSpan w:val="2"/>
                <w:noWrap/>
                <w:vAlign w:val="center"/>
                <w:hideMark/>
              </w:tcPr>
            </w:tcPrChange>
          </w:tcPr>
          <w:p w14:paraId="0BC638BE" w14:textId="77777777" w:rsidR="00294F02" w:rsidRPr="00294F02" w:rsidRDefault="00294F02" w:rsidP="00611FDB">
            <w:pPr>
              <w:pStyle w:val="a0"/>
              <w:ind w:firstLine="0"/>
              <w:jc w:val="center"/>
              <w:rPr>
                <w:ins w:id="1949" w:author="Антон Смирнов" w:date="2023-05-25T12:59:00Z"/>
              </w:rPr>
              <w:pPrChange w:id="1950" w:author="Антон Смирнов" w:date="2023-05-25T13:09:00Z">
                <w:pPr>
                  <w:pStyle w:val="a0"/>
                </w:pPr>
              </w:pPrChange>
            </w:pPr>
            <w:ins w:id="1951" w:author="Антон Смирнов" w:date="2023-05-25T12:59:00Z">
              <w:r w:rsidRPr="00294F02">
                <w:t>HLA-A*31:01</w:t>
              </w:r>
            </w:ins>
          </w:p>
        </w:tc>
        <w:tc>
          <w:tcPr>
            <w:tcW w:w="3738" w:type="dxa"/>
            <w:noWrap/>
            <w:vAlign w:val="center"/>
            <w:hideMark/>
            <w:tcPrChange w:id="1952" w:author="Антон Смирнов" w:date="2023-05-25T13:45:00Z">
              <w:tcPr>
                <w:tcW w:w="3315" w:type="dxa"/>
                <w:noWrap/>
                <w:hideMark/>
              </w:tcPr>
            </w:tcPrChange>
          </w:tcPr>
          <w:p w14:paraId="4E7B89D2" w14:textId="77777777" w:rsidR="00294F02" w:rsidRPr="00294F02" w:rsidRDefault="00294F02" w:rsidP="00611FDB">
            <w:pPr>
              <w:pStyle w:val="a0"/>
              <w:ind w:firstLine="0"/>
              <w:jc w:val="center"/>
              <w:rPr>
                <w:ins w:id="1953" w:author="Антон Смирнов" w:date="2023-05-25T12:59:00Z"/>
              </w:rPr>
              <w:pPrChange w:id="1954" w:author="Антон Смирнов" w:date="2023-05-25T13:09:00Z">
                <w:pPr>
                  <w:pStyle w:val="a0"/>
                </w:pPr>
              </w:pPrChange>
            </w:pPr>
            <w:ins w:id="1955" w:author="Антон Смирнов" w:date="2023-05-25T12:59:00Z">
              <w:r w:rsidRPr="00294F02">
                <w:t>5768</w:t>
              </w:r>
            </w:ins>
          </w:p>
        </w:tc>
      </w:tr>
      <w:tr w:rsidR="00FE3DB4" w:rsidRPr="00294F02" w14:paraId="0C16B666" w14:textId="77777777" w:rsidTr="00FD588A">
        <w:tblPrEx>
          <w:tblPrExChange w:id="1956" w:author="Антон Смирнов" w:date="2023-05-25T13:45:00Z">
            <w:tblPrEx>
              <w:tblLayout w:type="fixed"/>
            </w:tblPrEx>
          </w:tblPrExChange>
        </w:tblPrEx>
        <w:trPr>
          <w:trHeight w:val="300"/>
          <w:jc w:val="center"/>
          <w:ins w:id="1957" w:author="Антон Смирнов" w:date="2023-05-25T12:59:00Z"/>
          <w:trPrChange w:id="1958" w:author="Антон Смирнов" w:date="2023-05-25T13:45:00Z">
            <w:trPr>
              <w:trHeight w:val="300"/>
            </w:trPr>
          </w:trPrChange>
        </w:trPr>
        <w:tc>
          <w:tcPr>
            <w:tcW w:w="2891" w:type="dxa"/>
            <w:noWrap/>
            <w:vAlign w:val="center"/>
            <w:hideMark/>
            <w:tcPrChange w:id="1959" w:author="Антон Смирнов" w:date="2023-05-25T13:45:00Z">
              <w:tcPr>
                <w:tcW w:w="3314" w:type="dxa"/>
                <w:gridSpan w:val="2"/>
                <w:noWrap/>
                <w:vAlign w:val="center"/>
                <w:hideMark/>
              </w:tcPr>
            </w:tcPrChange>
          </w:tcPr>
          <w:p w14:paraId="16A9739D" w14:textId="77777777" w:rsidR="00294F02" w:rsidRPr="00294F02" w:rsidRDefault="00294F02" w:rsidP="00611FDB">
            <w:pPr>
              <w:pStyle w:val="a0"/>
              <w:ind w:firstLine="0"/>
              <w:jc w:val="center"/>
              <w:rPr>
                <w:ins w:id="1960" w:author="Антон Смирнов" w:date="2023-05-25T12:59:00Z"/>
              </w:rPr>
              <w:pPrChange w:id="1961" w:author="Антон Смирнов" w:date="2023-05-25T13:09:00Z">
                <w:pPr>
                  <w:pStyle w:val="a0"/>
                </w:pPr>
              </w:pPrChange>
            </w:pPr>
            <w:ins w:id="1962" w:author="Антон Смирнов" w:date="2023-05-25T12:59:00Z">
              <w:r w:rsidRPr="00294F02">
                <w:lastRenderedPageBreak/>
                <w:t>HLA-A*32:01</w:t>
              </w:r>
            </w:ins>
          </w:p>
        </w:tc>
        <w:tc>
          <w:tcPr>
            <w:tcW w:w="3738" w:type="dxa"/>
            <w:noWrap/>
            <w:vAlign w:val="center"/>
            <w:hideMark/>
            <w:tcPrChange w:id="1963" w:author="Антон Смирнов" w:date="2023-05-25T13:45:00Z">
              <w:tcPr>
                <w:tcW w:w="3315" w:type="dxa"/>
                <w:noWrap/>
                <w:hideMark/>
              </w:tcPr>
            </w:tcPrChange>
          </w:tcPr>
          <w:p w14:paraId="7DC5107E" w14:textId="77777777" w:rsidR="00294F02" w:rsidRPr="00294F02" w:rsidRDefault="00294F02" w:rsidP="00611FDB">
            <w:pPr>
              <w:pStyle w:val="a0"/>
              <w:ind w:firstLine="0"/>
              <w:jc w:val="center"/>
              <w:rPr>
                <w:ins w:id="1964" w:author="Антон Смирнов" w:date="2023-05-25T12:59:00Z"/>
              </w:rPr>
              <w:pPrChange w:id="1965" w:author="Антон Смирнов" w:date="2023-05-25T13:09:00Z">
                <w:pPr>
                  <w:pStyle w:val="a0"/>
                </w:pPr>
              </w:pPrChange>
            </w:pPr>
            <w:ins w:id="1966" w:author="Антон Смирнов" w:date="2023-05-25T12:59:00Z">
              <w:r w:rsidRPr="00294F02">
                <w:t>5689</w:t>
              </w:r>
            </w:ins>
          </w:p>
        </w:tc>
      </w:tr>
      <w:tr w:rsidR="00FE3DB4" w:rsidRPr="00294F02" w14:paraId="55DB553A" w14:textId="77777777" w:rsidTr="00FD588A">
        <w:tblPrEx>
          <w:tblPrExChange w:id="1967" w:author="Антон Смирнов" w:date="2023-05-25T13:45:00Z">
            <w:tblPrEx>
              <w:tblLayout w:type="fixed"/>
            </w:tblPrEx>
          </w:tblPrExChange>
        </w:tblPrEx>
        <w:trPr>
          <w:trHeight w:val="300"/>
          <w:jc w:val="center"/>
          <w:ins w:id="1968" w:author="Антон Смирнов" w:date="2023-05-25T12:59:00Z"/>
          <w:trPrChange w:id="1969" w:author="Антон Смирнов" w:date="2023-05-25T13:45:00Z">
            <w:trPr>
              <w:trHeight w:val="300"/>
            </w:trPr>
          </w:trPrChange>
        </w:trPr>
        <w:tc>
          <w:tcPr>
            <w:tcW w:w="2891" w:type="dxa"/>
            <w:noWrap/>
            <w:vAlign w:val="center"/>
            <w:hideMark/>
            <w:tcPrChange w:id="1970" w:author="Антон Смирнов" w:date="2023-05-25T13:45:00Z">
              <w:tcPr>
                <w:tcW w:w="3314" w:type="dxa"/>
                <w:gridSpan w:val="2"/>
                <w:noWrap/>
                <w:vAlign w:val="center"/>
                <w:hideMark/>
              </w:tcPr>
            </w:tcPrChange>
          </w:tcPr>
          <w:p w14:paraId="5E602E03" w14:textId="77777777" w:rsidR="00294F02" w:rsidRPr="00294F02" w:rsidRDefault="00294F02" w:rsidP="00611FDB">
            <w:pPr>
              <w:pStyle w:val="a0"/>
              <w:ind w:firstLine="0"/>
              <w:jc w:val="center"/>
              <w:rPr>
                <w:ins w:id="1971" w:author="Антон Смирнов" w:date="2023-05-25T12:59:00Z"/>
              </w:rPr>
              <w:pPrChange w:id="1972" w:author="Антон Смирнов" w:date="2023-05-25T13:09:00Z">
                <w:pPr>
                  <w:pStyle w:val="a0"/>
                </w:pPr>
              </w:pPrChange>
            </w:pPr>
            <w:ins w:id="1973" w:author="Антон Смирнов" w:date="2023-05-25T12:59:00Z">
              <w:r w:rsidRPr="00294F02">
                <w:t>HLA-A*02:03</w:t>
              </w:r>
            </w:ins>
          </w:p>
        </w:tc>
        <w:tc>
          <w:tcPr>
            <w:tcW w:w="3738" w:type="dxa"/>
            <w:noWrap/>
            <w:vAlign w:val="center"/>
            <w:hideMark/>
            <w:tcPrChange w:id="1974" w:author="Антон Смирнов" w:date="2023-05-25T13:45:00Z">
              <w:tcPr>
                <w:tcW w:w="3315" w:type="dxa"/>
                <w:noWrap/>
                <w:hideMark/>
              </w:tcPr>
            </w:tcPrChange>
          </w:tcPr>
          <w:p w14:paraId="2AD20374" w14:textId="77777777" w:rsidR="00294F02" w:rsidRPr="00294F02" w:rsidRDefault="00294F02" w:rsidP="00611FDB">
            <w:pPr>
              <w:pStyle w:val="a0"/>
              <w:ind w:firstLine="0"/>
              <w:jc w:val="center"/>
              <w:rPr>
                <w:ins w:id="1975" w:author="Антон Смирнов" w:date="2023-05-25T12:59:00Z"/>
              </w:rPr>
              <w:pPrChange w:id="1976" w:author="Антон Смирнов" w:date="2023-05-25T13:09:00Z">
                <w:pPr>
                  <w:pStyle w:val="a0"/>
                </w:pPr>
              </w:pPrChange>
            </w:pPr>
            <w:ins w:id="1977" w:author="Антон Смирнов" w:date="2023-05-25T12:59:00Z">
              <w:r w:rsidRPr="00294F02">
                <w:t>5678</w:t>
              </w:r>
            </w:ins>
          </w:p>
        </w:tc>
      </w:tr>
      <w:tr w:rsidR="00FE3DB4" w:rsidRPr="00294F02" w14:paraId="681C5895" w14:textId="77777777" w:rsidTr="00FD588A">
        <w:tblPrEx>
          <w:tblPrExChange w:id="1978" w:author="Антон Смирнов" w:date="2023-05-25T13:45:00Z">
            <w:tblPrEx>
              <w:tblLayout w:type="fixed"/>
            </w:tblPrEx>
          </w:tblPrExChange>
        </w:tblPrEx>
        <w:trPr>
          <w:trHeight w:val="300"/>
          <w:jc w:val="center"/>
          <w:ins w:id="1979" w:author="Антон Смирнов" w:date="2023-05-25T12:59:00Z"/>
          <w:trPrChange w:id="1980" w:author="Антон Смирнов" w:date="2023-05-25T13:45:00Z">
            <w:trPr>
              <w:trHeight w:val="300"/>
            </w:trPr>
          </w:trPrChange>
        </w:trPr>
        <w:tc>
          <w:tcPr>
            <w:tcW w:w="2891" w:type="dxa"/>
            <w:noWrap/>
            <w:vAlign w:val="center"/>
            <w:hideMark/>
            <w:tcPrChange w:id="1981" w:author="Антон Смирнов" w:date="2023-05-25T13:45:00Z">
              <w:tcPr>
                <w:tcW w:w="3314" w:type="dxa"/>
                <w:gridSpan w:val="2"/>
                <w:noWrap/>
                <w:vAlign w:val="center"/>
                <w:hideMark/>
              </w:tcPr>
            </w:tcPrChange>
          </w:tcPr>
          <w:p w14:paraId="5A6174F9" w14:textId="77777777" w:rsidR="00294F02" w:rsidRPr="00294F02" w:rsidRDefault="00294F02" w:rsidP="00611FDB">
            <w:pPr>
              <w:pStyle w:val="a0"/>
              <w:ind w:firstLine="0"/>
              <w:jc w:val="center"/>
              <w:rPr>
                <w:ins w:id="1982" w:author="Антон Смирнов" w:date="2023-05-25T12:59:00Z"/>
              </w:rPr>
              <w:pPrChange w:id="1983" w:author="Антон Смирнов" w:date="2023-05-25T13:09:00Z">
                <w:pPr>
                  <w:pStyle w:val="a0"/>
                </w:pPr>
              </w:pPrChange>
            </w:pPr>
            <w:ins w:id="1984" w:author="Антон Смирнов" w:date="2023-05-25T12:59:00Z">
              <w:r w:rsidRPr="00294F02">
                <w:t>HLA-C*08:02</w:t>
              </w:r>
            </w:ins>
          </w:p>
        </w:tc>
        <w:tc>
          <w:tcPr>
            <w:tcW w:w="3738" w:type="dxa"/>
            <w:noWrap/>
            <w:vAlign w:val="center"/>
            <w:hideMark/>
            <w:tcPrChange w:id="1985" w:author="Антон Смирнов" w:date="2023-05-25T13:45:00Z">
              <w:tcPr>
                <w:tcW w:w="3315" w:type="dxa"/>
                <w:noWrap/>
                <w:hideMark/>
              </w:tcPr>
            </w:tcPrChange>
          </w:tcPr>
          <w:p w14:paraId="67D16BAA" w14:textId="77777777" w:rsidR="00294F02" w:rsidRPr="00294F02" w:rsidRDefault="00294F02" w:rsidP="00611FDB">
            <w:pPr>
              <w:pStyle w:val="a0"/>
              <w:ind w:firstLine="0"/>
              <w:jc w:val="center"/>
              <w:rPr>
                <w:ins w:id="1986" w:author="Антон Смирнов" w:date="2023-05-25T12:59:00Z"/>
              </w:rPr>
              <w:pPrChange w:id="1987" w:author="Антон Смирнов" w:date="2023-05-25T13:09:00Z">
                <w:pPr>
                  <w:pStyle w:val="a0"/>
                </w:pPr>
              </w:pPrChange>
            </w:pPr>
            <w:ins w:id="1988" w:author="Антон Смирнов" w:date="2023-05-25T12:59:00Z">
              <w:r w:rsidRPr="00294F02">
                <w:t>5586</w:t>
              </w:r>
            </w:ins>
          </w:p>
        </w:tc>
      </w:tr>
      <w:tr w:rsidR="00FE3DB4" w:rsidRPr="00294F02" w14:paraId="4E7F9764" w14:textId="77777777" w:rsidTr="00FD588A">
        <w:tblPrEx>
          <w:tblPrExChange w:id="1989" w:author="Антон Смирнов" w:date="2023-05-25T13:45:00Z">
            <w:tblPrEx>
              <w:tblLayout w:type="fixed"/>
            </w:tblPrEx>
          </w:tblPrExChange>
        </w:tblPrEx>
        <w:trPr>
          <w:trHeight w:val="300"/>
          <w:jc w:val="center"/>
          <w:ins w:id="1990" w:author="Антон Смирнов" w:date="2023-05-25T12:59:00Z"/>
          <w:trPrChange w:id="1991" w:author="Антон Смирнов" w:date="2023-05-25T13:45:00Z">
            <w:trPr>
              <w:trHeight w:val="300"/>
            </w:trPr>
          </w:trPrChange>
        </w:trPr>
        <w:tc>
          <w:tcPr>
            <w:tcW w:w="2891" w:type="dxa"/>
            <w:noWrap/>
            <w:vAlign w:val="center"/>
            <w:hideMark/>
            <w:tcPrChange w:id="1992" w:author="Антон Смирнов" w:date="2023-05-25T13:45:00Z">
              <w:tcPr>
                <w:tcW w:w="3314" w:type="dxa"/>
                <w:gridSpan w:val="2"/>
                <w:noWrap/>
                <w:vAlign w:val="center"/>
                <w:hideMark/>
              </w:tcPr>
            </w:tcPrChange>
          </w:tcPr>
          <w:p w14:paraId="227F47B0" w14:textId="77777777" w:rsidR="00294F02" w:rsidRPr="00294F02" w:rsidRDefault="00294F02" w:rsidP="00611FDB">
            <w:pPr>
              <w:pStyle w:val="a0"/>
              <w:ind w:firstLine="0"/>
              <w:jc w:val="center"/>
              <w:rPr>
                <w:ins w:id="1993" w:author="Антон Смирнов" w:date="2023-05-25T12:59:00Z"/>
              </w:rPr>
              <w:pPrChange w:id="1994" w:author="Антон Смирнов" w:date="2023-05-25T13:09:00Z">
                <w:pPr>
                  <w:pStyle w:val="a0"/>
                </w:pPr>
              </w:pPrChange>
            </w:pPr>
            <w:ins w:id="1995" w:author="Антон Смирнов" w:date="2023-05-25T12:59:00Z">
              <w:r w:rsidRPr="00294F02">
                <w:t>HLA-C*16:01</w:t>
              </w:r>
            </w:ins>
          </w:p>
        </w:tc>
        <w:tc>
          <w:tcPr>
            <w:tcW w:w="3738" w:type="dxa"/>
            <w:noWrap/>
            <w:vAlign w:val="center"/>
            <w:hideMark/>
            <w:tcPrChange w:id="1996" w:author="Антон Смирнов" w:date="2023-05-25T13:45:00Z">
              <w:tcPr>
                <w:tcW w:w="3315" w:type="dxa"/>
                <w:noWrap/>
                <w:hideMark/>
              </w:tcPr>
            </w:tcPrChange>
          </w:tcPr>
          <w:p w14:paraId="07EDF293" w14:textId="77777777" w:rsidR="00294F02" w:rsidRPr="00294F02" w:rsidRDefault="00294F02" w:rsidP="00611FDB">
            <w:pPr>
              <w:pStyle w:val="a0"/>
              <w:ind w:firstLine="0"/>
              <w:jc w:val="center"/>
              <w:rPr>
                <w:ins w:id="1997" w:author="Антон Смирнов" w:date="2023-05-25T12:59:00Z"/>
              </w:rPr>
              <w:pPrChange w:id="1998" w:author="Антон Смирнов" w:date="2023-05-25T13:09:00Z">
                <w:pPr>
                  <w:pStyle w:val="a0"/>
                </w:pPr>
              </w:pPrChange>
            </w:pPr>
            <w:ins w:id="1999" w:author="Антон Смирнов" w:date="2023-05-25T12:59:00Z">
              <w:r w:rsidRPr="00294F02">
                <w:t>5579</w:t>
              </w:r>
            </w:ins>
          </w:p>
        </w:tc>
      </w:tr>
      <w:tr w:rsidR="00FE3DB4" w:rsidRPr="00294F02" w14:paraId="3745D77F" w14:textId="77777777" w:rsidTr="00FD588A">
        <w:tblPrEx>
          <w:tblPrExChange w:id="2000" w:author="Антон Смирнов" w:date="2023-05-25T13:45:00Z">
            <w:tblPrEx>
              <w:tblLayout w:type="fixed"/>
            </w:tblPrEx>
          </w:tblPrExChange>
        </w:tblPrEx>
        <w:trPr>
          <w:trHeight w:val="300"/>
          <w:jc w:val="center"/>
          <w:ins w:id="2001" w:author="Антон Смирнов" w:date="2023-05-25T12:59:00Z"/>
          <w:trPrChange w:id="2002" w:author="Антон Смирнов" w:date="2023-05-25T13:45:00Z">
            <w:trPr>
              <w:trHeight w:val="300"/>
            </w:trPr>
          </w:trPrChange>
        </w:trPr>
        <w:tc>
          <w:tcPr>
            <w:tcW w:w="2891" w:type="dxa"/>
            <w:noWrap/>
            <w:vAlign w:val="center"/>
            <w:hideMark/>
            <w:tcPrChange w:id="2003" w:author="Антон Смирнов" w:date="2023-05-25T13:45:00Z">
              <w:tcPr>
                <w:tcW w:w="3314" w:type="dxa"/>
                <w:gridSpan w:val="2"/>
                <w:noWrap/>
                <w:vAlign w:val="center"/>
                <w:hideMark/>
              </w:tcPr>
            </w:tcPrChange>
          </w:tcPr>
          <w:p w14:paraId="0FDFB4B1" w14:textId="77777777" w:rsidR="00294F02" w:rsidRPr="00294F02" w:rsidRDefault="00294F02" w:rsidP="00611FDB">
            <w:pPr>
              <w:pStyle w:val="a0"/>
              <w:ind w:firstLine="0"/>
              <w:jc w:val="center"/>
              <w:rPr>
                <w:ins w:id="2004" w:author="Антон Смирнов" w:date="2023-05-25T12:59:00Z"/>
              </w:rPr>
              <w:pPrChange w:id="2005" w:author="Антон Смирнов" w:date="2023-05-25T13:09:00Z">
                <w:pPr>
                  <w:pStyle w:val="a0"/>
                </w:pPr>
              </w:pPrChange>
            </w:pPr>
            <w:ins w:id="2006" w:author="Антон Смирнов" w:date="2023-05-25T12:59:00Z">
              <w:r w:rsidRPr="00294F02">
                <w:t>HLA-B*18:01</w:t>
              </w:r>
            </w:ins>
          </w:p>
        </w:tc>
        <w:tc>
          <w:tcPr>
            <w:tcW w:w="3738" w:type="dxa"/>
            <w:noWrap/>
            <w:vAlign w:val="center"/>
            <w:hideMark/>
            <w:tcPrChange w:id="2007" w:author="Антон Смирнов" w:date="2023-05-25T13:45:00Z">
              <w:tcPr>
                <w:tcW w:w="3315" w:type="dxa"/>
                <w:noWrap/>
                <w:hideMark/>
              </w:tcPr>
            </w:tcPrChange>
          </w:tcPr>
          <w:p w14:paraId="1423AA38" w14:textId="77777777" w:rsidR="00294F02" w:rsidRPr="00294F02" w:rsidRDefault="00294F02" w:rsidP="00611FDB">
            <w:pPr>
              <w:pStyle w:val="a0"/>
              <w:ind w:firstLine="0"/>
              <w:jc w:val="center"/>
              <w:rPr>
                <w:ins w:id="2008" w:author="Антон Смирнов" w:date="2023-05-25T12:59:00Z"/>
              </w:rPr>
              <w:pPrChange w:id="2009" w:author="Антон Смирнов" w:date="2023-05-25T13:09:00Z">
                <w:pPr>
                  <w:pStyle w:val="a0"/>
                </w:pPr>
              </w:pPrChange>
            </w:pPr>
            <w:ins w:id="2010" w:author="Антон Смирнов" w:date="2023-05-25T12:59:00Z">
              <w:r w:rsidRPr="00294F02">
                <w:t>5568</w:t>
              </w:r>
            </w:ins>
          </w:p>
        </w:tc>
      </w:tr>
      <w:tr w:rsidR="00FE3DB4" w:rsidRPr="00294F02" w14:paraId="768ED66A" w14:textId="77777777" w:rsidTr="00FD588A">
        <w:tblPrEx>
          <w:tblPrExChange w:id="2011" w:author="Антон Смирнов" w:date="2023-05-25T13:45:00Z">
            <w:tblPrEx>
              <w:tblLayout w:type="fixed"/>
            </w:tblPrEx>
          </w:tblPrExChange>
        </w:tblPrEx>
        <w:trPr>
          <w:trHeight w:val="300"/>
          <w:jc w:val="center"/>
          <w:ins w:id="2012" w:author="Антон Смирнов" w:date="2023-05-25T12:59:00Z"/>
          <w:trPrChange w:id="2013" w:author="Антон Смирнов" w:date="2023-05-25T13:45:00Z">
            <w:trPr>
              <w:trHeight w:val="300"/>
            </w:trPr>
          </w:trPrChange>
        </w:trPr>
        <w:tc>
          <w:tcPr>
            <w:tcW w:w="2891" w:type="dxa"/>
            <w:noWrap/>
            <w:vAlign w:val="center"/>
            <w:hideMark/>
            <w:tcPrChange w:id="2014" w:author="Антон Смирнов" w:date="2023-05-25T13:45:00Z">
              <w:tcPr>
                <w:tcW w:w="3314" w:type="dxa"/>
                <w:gridSpan w:val="2"/>
                <w:noWrap/>
                <w:vAlign w:val="center"/>
                <w:hideMark/>
              </w:tcPr>
            </w:tcPrChange>
          </w:tcPr>
          <w:p w14:paraId="0D6902F9" w14:textId="77777777" w:rsidR="00294F02" w:rsidRPr="00294F02" w:rsidRDefault="00294F02" w:rsidP="00611FDB">
            <w:pPr>
              <w:pStyle w:val="a0"/>
              <w:ind w:firstLine="0"/>
              <w:jc w:val="center"/>
              <w:rPr>
                <w:ins w:id="2015" w:author="Антон Смирнов" w:date="2023-05-25T12:59:00Z"/>
              </w:rPr>
              <w:pPrChange w:id="2016" w:author="Антон Смирнов" w:date="2023-05-25T13:09:00Z">
                <w:pPr>
                  <w:pStyle w:val="a0"/>
                </w:pPr>
              </w:pPrChange>
            </w:pPr>
            <w:ins w:id="2017" w:author="Антон Смирнов" w:date="2023-05-25T12:59:00Z">
              <w:r w:rsidRPr="00294F02">
                <w:t>HLA-A*33:03</w:t>
              </w:r>
            </w:ins>
          </w:p>
        </w:tc>
        <w:tc>
          <w:tcPr>
            <w:tcW w:w="3738" w:type="dxa"/>
            <w:noWrap/>
            <w:vAlign w:val="center"/>
            <w:hideMark/>
            <w:tcPrChange w:id="2018" w:author="Антон Смирнов" w:date="2023-05-25T13:45:00Z">
              <w:tcPr>
                <w:tcW w:w="3315" w:type="dxa"/>
                <w:noWrap/>
                <w:hideMark/>
              </w:tcPr>
            </w:tcPrChange>
          </w:tcPr>
          <w:p w14:paraId="10A3CA26" w14:textId="77777777" w:rsidR="00294F02" w:rsidRPr="00294F02" w:rsidRDefault="00294F02" w:rsidP="00611FDB">
            <w:pPr>
              <w:pStyle w:val="a0"/>
              <w:ind w:firstLine="0"/>
              <w:jc w:val="center"/>
              <w:rPr>
                <w:ins w:id="2019" w:author="Антон Смирнов" w:date="2023-05-25T12:59:00Z"/>
              </w:rPr>
              <w:pPrChange w:id="2020" w:author="Антон Смирнов" w:date="2023-05-25T13:09:00Z">
                <w:pPr>
                  <w:pStyle w:val="a0"/>
                </w:pPr>
              </w:pPrChange>
            </w:pPr>
            <w:ins w:id="2021" w:author="Антон Смирнов" w:date="2023-05-25T12:59:00Z">
              <w:r w:rsidRPr="00294F02">
                <w:t>5566</w:t>
              </w:r>
            </w:ins>
          </w:p>
        </w:tc>
      </w:tr>
      <w:tr w:rsidR="00FE3DB4" w:rsidRPr="00294F02" w14:paraId="6D36A8F6" w14:textId="77777777" w:rsidTr="00FD588A">
        <w:tblPrEx>
          <w:tblPrExChange w:id="2022" w:author="Антон Смирнов" w:date="2023-05-25T13:45:00Z">
            <w:tblPrEx>
              <w:tblLayout w:type="fixed"/>
            </w:tblPrEx>
          </w:tblPrExChange>
        </w:tblPrEx>
        <w:trPr>
          <w:trHeight w:val="300"/>
          <w:jc w:val="center"/>
          <w:ins w:id="2023" w:author="Антон Смирнов" w:date="2023-05-25T12:59:00Z"/>
          <w:trPrChange w:id="2024" w:author="Антон Смирнов" w:date="2023-05-25T13:45:00Z">
            <w:trPr>
              <w:trHeight w:val="300"/>
            </w:trPr>
          </w:trPrChange>
        </w:trPr>
        <w:tc>
          <w:tcPr>
            <w:tcW w:w="2891" w:type="dxa"/>
            <w:noWrap/>
            <w:vAlign w:val="center"/>
            <w:hideMark/>
            <w:tcPrChange w:id="2025" w:author="Антон Смирнов" w:date="2023-05-25T13:45:00Z">
              <w:tcPr>
                <w:tcW w:w="3314" w:type="dxa"/>
                <w:gridSpan w:val="2"/>
                <w:noWrap/>
                <w:vAlign w:val="center"/>
                <w:hideMark/>
              </w:tcPr>
            </w:tcPrChange>
          </w:tcPr>
          <w:p w14:paraId="60C48CB4" w14:textId="77777777" w:rsidR="00294F02" w:rsidRPr="00294F02" w:rsidRDefault="00294F02" w:rsidP="00611FDB">
            <w:pPr>
              <w:pStyle w:val="a0"/>
              <w:ind w:firstLine="0"/>
              <w:jc w:val="center"/>
              <w:rPr>
                <w:ins w:id="2026" w:author="Антон Смирнов" w:date="2023-05-25T12:59:00Z"/>
              </w:rPr>
              <w:pPrChange w:id="2027" w:author="Антон Смирнов" w:date="2023-05-25T13:09:00Z">
                <w:pPr>
                  <w:pStyle w:val="a0"/>
                </w:pPr>
              </w:pPrChange>
            </w:pPr>
            <w:ins w:id="2028" w:author="Антон Смирнов" w:date="2023-05-25T12:59:00Z">
              <w:r w:rsidRPr="00294F02">
                <w:t>HLA-C*14:02</w:t>
              </w:r>
            </w:ins>
          </w:p>
        </w:tc>
        <w:tc>
          <w:tcPr>
            <w:tcW w:w="3738" w:type="dxa"/>
            <w:noWrap/>
            <w:vAlign w:val="center"/>
            <w:hideMark/>
            <w:tcPrChange w:id="2029" w:author="Антон Смирнов" w:date="2023-05-25T13:45:00Z">
              <w:tcPr>
                <w:tcW w:w="3315" w:type="dxa"/>
                <w:noWrap/>
                <w:hideMark/>
              </w:tcPr>
            </w:tcPrChange>
          </w:tcPr>
          <w:p w14:paraId="6F56BA51" w14:textId="77777777" w:rsidR="00294F02" w:rsidRPr="00294F02" w:rsidRDefault="00294F02" w:rsidP="00611FDB">
            <w:pPr>
              <w:pStyle w:val="a0"/>
              <w:ind w:firstLine="0"/>
              <w:jc w:val="center"/>
              <w:rPr>
                <w:ins w:id="2030" w:author="Антон Смирнов" w:date="2023-05-25T12:59:00Z"/>
              </w:rPr>
              <w:pPrChange w:id="2031" w:author="Антон Смирнов" w:date="2023-05-25T13:09:00Z">
                <w:pPr>
                  <w:pStyle w:val="a0"/>
                </w:pPr>
              </w:pPrChange>
            </w:pPr>
            <w:ins w:id="2032" w:author="Антон Смирнов" w:date="2023-05-25T12:59:00Z">
              <w:r w:rsidRPr="00294F02">
                <w:t>5418</w:t>
              </w:r>
            </w:ins>
          </w:p>
        </w:tc>
      </w:tr>
      <w:tr w:rsidR="00FE3DB4" w:rsidRPr="00294F02" w14:paraId="25065122" w14:textId="77777777" w:rsidTr="00FD588A">
        <w:tblPrEx>
          <w:tblPrExChange w:id="2033" w:author="Антон Смирнов" w:date="2023-05-25T13:45:00Z">
            <w:tblPrEx>
              <w:tblLayout w:type="fixed"/>
            </w:tblPrEx>
          </w:tblPrExChange>
        </w:tblPrEx>
        <w:trPr>
          <w:trHeight w:val="300"/>
          <w:jc w:val="center"/>
          <w:ins w:id="2034" w:author="Антон Смирнов" w:date="2023-05-25T12:59:00Z"/>
          <w:trPrChange w:id="2035" w:author="Антон Смирнов" w:date="2023-05-25T13:45:00Z">
            <w:trPr>
              <w:trHeight w:val="300"/>
            </w:trPr>
          </w:trPrChange>
        </w:trPr>
        <w:tc>
          <w:tcPr>
            <w:tcW w:w="2891" w:type="dxa"/>
            <w:noWrap/>
            <w:vAlign w:val="center"/>
            <w:hideMark/>
            <w:tcPrChange w:id="2036" w:author="Антон Смирнов" w:date="2023-05-25T13:45:00Z">
              <w:tcPr>
                <w:tcW w:w="3314" w:type="dxa"/>
                <w:gridSpan w:val="2"/>
                <w:noWrap/>
                <w:vAlign w:val="center"/>
                <w:hideMark/>
              </w:tcPr>
            </w:tcPrChange>
          </w:tcPr>
          <w:p w14:paraId="64FCE92A" w14:textId="77777777" w:rsidR="00294F02" w:rsidRPr="00294F02" w:rsidRDefault="00294F02" w:rsidP="00611FDB">
            <w:pPr>
              <w:pStyle w:val="a0"/>
              <w:ind w:firstLine="0"/>
              <w:jc w:val="center"/>
              <w:rPr>
                <w:ins w:id="2037" w:author="Антон Смирнов" w:date="2023-05-25T12:59:00Z"/>
              </w:rPr>
              <w:pPrChange w:id="2038" w:author="Антон Смирнов" w:date="2023-05-25T13:09:00Z">
                <w:pPr>
                  <w:pStyle w:val="a0"/>
                </w:pPr>
              </w:pPrChange>
            </w:pPr>
            <w:ins w:id="2039" w:author="Антон Смирнов" w:date="2023-05-25T12:59:00Z">
              <w:r w:rsidRPr="00294F02">
                <w:t>HLA-C*12:03</w:t>
              </w:r>
            </w:ins>
          </w:p>
        </w:tc>
        <w:tc>
          <w:tcPr>
            <w:tcW w:w="3738" w:type="dxa"/>
            <w:noWrap/>
            <w:vAlign w:val="center"/>
            <w:hideMark/>
            <w:tcPrChange w:id="2040" w:author="Антон Смирнов" w:date="2023-05-25T13:45:00Z">
              <w:tcPr>
                <w:tcW w:w="3315" w:type="dxa"/>
                <w:noWrap/>
                <w:hideMark/>
              </w:tcPr>
            </w:tcPrChange>
          </w:tcPr>
          <w:p w14:paraId="5589DD94" w14:textId="77777777" w:rsidR="00294F02" w:rsidRPr="00294F02" w:rsidRDefault="00294F02" w:rsidP="00611FDB">
            <w:pPr>
              <w:pStyle w:val="a0"/>
              <w:ind w:firstLine="0"/>
              <w:jc w:val="center"/>
              <w:rPr>
                <w:ins w:id="2041" w:author="Антон Смирнов" w:date="2023-05-25T12:59:00Z"/>
              </w:rPr>
              <w:pPrChange w:id="2042" w:author="Антон Смирнов" w:date="2023-05-25T13:09:00Z">
                <w:pPr>
                  <w:pStyle w:val="a0"/>
                </w:pPr>
              </w:pPrChange>
            </w:pPr>
            <w:ins w:id="2043" w:author="Антон Смирнов" w:date="2023-05-25T12:59:00Z">
              <w:r w:rsidRPr="00294F02">
                <w:t>5097</w:t>
              </w:r>
            </w:ins>
          </w:p>
        </w:tc>
      </w:tr>
      <w:tr w:rsidR="00FE3DB4" w:rsidRPr="00294F02" w14:paraId="491D180C" w14:textId="77777777" w:rsidTr="00FD588A">
        <w:tblPrEx>
          <w:tblPrExChange w:id="2044" w:author="Антон Смирнов" w:date="2023-05-25T13:45:00Z">
            <w:tblPrEx>
              <w:tblLayout w:type="fixed"/>
            </w:tblPrEx>
          </w:tblPrExChange>
        </w:tblPrEx>
        <w:trPr>
          <w:trHeight w:val="300"/>
          <w:jc w:val="center"/>
          <w:ins w:id="2045" w:author="Антон Смирнов" w:date="2023-05-25T12:59:00Z"/>
          <w:trPrChange w:id="2046" w:author="Антон Смирнов" w:date="2023-05-25T13:45:00Z">
            <w:trPr>
              <w:trHeight w:val="300"/>
            </w:trPr>
          </w:trPrChange>
        </w:trPr>
        <w:tc>
          <w:tcPr>
            <w:tcW w:w="2891" w:type="dxa"/>
            <w:noWrap/>
            <w:vAlign w:val="center"/>
            <w:hideMark/>
            <w:tcPrChange w:id="2047" w:author="Антон Смирнов" w:date="2023-05-25T13:45:00Z">
              <w:tcPr>
                <w:tcW w:w="3314" w:type="dxa"/>
                <w:gridSpan w:val="2"/>
                <w:noWrap/>
                <w:vAlign w:val="center"/>
                <w:hideMark/>
              </w:tcPr>
            </w:tcPrChange>
          </w:tcPr>
          <w:p w14:paraId="7E633B12" w14:textId="77777777" w:rsidR="00294F02" w:rsidRPr="00294F02" w:rsidRDefault="00294F02" w:rsidP="00611FDB">
            <w:pPr>
              <w:pStyle w:val="a0"/>
              <w:ind w:firstLine="0"/>
              <w:jc w:val="center"/>
              <w:rPr>
                <w:ins w:id="2048" w:author="Антон Смирнов" w:date="2023-05-25T12:59:00Z"/>
              </w:rPr>
              <w:pPrChange w:id="2049" w:author="Антон Смирнов" w:date="2023-05-25T13:09:00Z">
                <w:pPr>
                  <w:pStyle w:val="a0"/>
                </w:pPr>
              </w:pPrChange>
            </w:pPr>
            <w:ins w:id="2050" w:author="Антон Смирнов" w:date="2023-05-25T12:59:00Z">
              <w:r w:rsidRPr="00294F02">
                <w:t>HLA-A*02:06</w:t>
              </w:r>
            </w:ins>
          </w:p>
        </w:tc>
        <w:tc>
          <w:tcPr>
            <w:tcW w:w="3738" w:type="dxa"/>
            <w:noWrap/>
            <w:vAlign w:val="center"/>
            <w:hideMark/>
            <w:tcPrChange w:id="2051" w:author="Антон Смирнов" w:date="2023-05-25T13:45:00Z">
              <w:tcPr>
                <w:tcW w:w="3315" w:type="dxa"/>
                <w:noWrap/>
                <w:hideMark/>
              </w:tcPr>
            </w:tcPrChange>
          </w:tcPr>
          <w:p w14:paraId="3FDE2ACF" w14:textId="77777777" w:rsidR="00294F02" w:rsidRPr="00294F02" w:rsidRDefault="00294F02" w:rsidP="00611FDB">
            <w:pPr>
              <w:pStyle w:val="a0"/>
              <w:ind w:firstLine="0"/>
              <w:jc w:val="center"/>
              <w:rPr>
                <w:ins w:id="2052" w:author="Антон Смирнов" w:date="2023-05-25T12:59:00Z"/>
              </w:rPr>
              <w:pPrChange w:id="2053" w:author="Антон Смирнов" w:date="2023-05-25T13:09:00Z">
                <w:pPr>
                  <w:pStyle w:val="a0"/>
                </w:pPr>
              </w:pPrChange>
            </w:pPr>
            <w:ins w:id="2054" w:author="Антон Смирнов" w:date="2023-05-25T12:59:00Z">
              <w:r w:rsidRPr="00294F02">
                <w:t>4926</w:t>
              </w:r>
            </w:ins>
          </w:p>
        </w:tc>
      </w:tr>
      <w:tr w:rsidR="00FE3DB4" w:rsidRPr="00294F02" w14:paraId="2D07188A" w14:textId="77777777" w:rsidTr="00FD588A">
        <w:tblPrEx>
          <w:tblPrExChange w:id="2055" w:author="Антон Смирнов" w:date="2023-05-25T13:45:00Z">
            <w:tblPrEx>
              <w:tblLayout w:type="fixed"/>
            </w:tblPrEx>
          </w:tblPrExChange>
        </w:tblPrEx>
        <w:trPr>
          <w:trHeight w:val="300"/>
          <w:jc w:val="center"/>
          <w:ins w:id="2056" w:author="Антон Смирнов" w:date="2023-05-25T12:59:00Z"/>
          <w:trPrChange w:id="2057" w:author="Антон Смирнов" w:date="2023-05-25T13:45:00Z">
            <w:trPr>
              <w:trHeight w:val="300"/>
            </w:trPr>
          </w:trPrChange>
        </w:trPr>
        <w:tc>
          <w:tcPr>
            <w:tcW w:w="2891" w:type="dxa"/>
            <w:noWrap/>
            <w:vAlign w:val="center"/>
            <w:hideMark/>
            <w:tcPrChange w:id="2058" w:author="Антон Смирнов" w:date="2023-05-25T13:45:00Z">
              <w:tcPr>
                <w:tcW w:w="3314" w:type="dxa"/>
                <w:gridSpan w:val="2"/>
                <w:noWrap/>
                <w:vAlign w:val="center"/>
                <w:hideMark/>
              </w:tcPr>
            </w:tcPrChange>
          </w:tcPr>
          <w:p w14:paraId="7C305DD2" w14:textId="77777777" w:rsidR="00294F02" w:rsidRPr="00294F02" w:rsidRDefault="00294F02" w:rsidP="00611FDB">
            <w:pPr>
              <w:pStyle w:val="a0"/>
              <w:ind w:firstLine="0"/>
              <w:jc w:val="center"/>
              <w:rPr>
                <w:ins w:id="2059" w:author="Антон Смирнов" w:date="2023-05-25T12:59:00Z"/>
              </w:rPr>
              <w:pPrChange w:id="2060" w:author="Антон Смирнов" w:date="2023-05-25T13:09:00Z">
                <w:pPr>
                  <w:pStyle w:val="a0"/>
                </w:pPr>
              </w:pPrChange>
            </w:pPr>
            <w:ins w:id="2061" w:author="Антон Смирнов" w:date="2023-05-25T12:59:00Z">
              <w:r w:rsidRPr="00294F02">
                <w:t>HLA-C*07:01</w:t>
              </w:r>
            </w:ins>
          </w:p>
        </w:tc>
        <w:tc>
          <w:tcPr>
            <w:tcW w:w="3738" w:type="dxa"/>
            <w:noWrap/>
            <w:vAlign w:val="center"/>
            <w:hideMark/>
            <w:tcPrChange w:id="2062" w:author="Антон Смирнов" w:date="2023-05-25T13:45:00Z">
              <w:tcPr>
                <w:tcW w:w="3315" w:type="dxa"/>
                <w:noWrap/>
                <w:hideMark/>
              </w:tcPr>
            </w:tcPrChange>
          </w:tcPr>
          <w:p w14:paraId="668C3CD8" w14:textId="77777777" w:rsidR="00294F02" w:rsidRPr="00294F02" w:rsidRDefault="00294F02" w:rsidP="00611FDB">
            <w:pPr>
              <w:pStyle w:val="a0"/>
              <w:ind w:firstLine="0"/>
              <w:jc w:val="center"/>
              <w:rPr>
                <w:ins w:id="2063" w:author="Антон Смирнов" w:date="2023-05-25T12:59:00Z"/>
              </w:rPr>
              <w:pPrChange w:id="2064" w:author="Антон Смирнов" w:date="2023-05-25T13:09:00Z">
                <w:pPr>
                  <w:pStyle w:val="a0"/>
                </w:pPr>
              </w:pPrChange>
            </w:pPr>
            <w:ins w:id="2065" w:author="Антон Смирнов" w:date="2023-05-25T12:59:00Z">
              <w:r w:rsidRPr="00294F02">
                <w:t>4807</w:t>
              </w:r>
            </w:ins>
          </w:p>
        </w:tc>
      </w:tr>
      <w:tr w:rsidR="00FE3DB4" w:rsidRPr="00294F02" w14:paraId="6E479FE3" w14:textId="77777777" w:rsidTr="00FD588A">
        <w:tblPrEx>
          <w:tblPrExChange w:id="2066" w:author="Антон Смирнов" w:date="2023-05-25T13:45:00Z">
            <w:tblPrEx>
              <w:tblLayout w:type="fixed"/>
            </w:tblPrEx>
          </w:tblPrExChange>
        </w:tblPrEx>
        <w:trPr>
          <w:trHeight w:val="300"/>
          <w:jc w:val="center"/>
          <w:ins w:id="2067" w:author="Антон Смирнов" w:date="2023-05-25T12:59:00Z"/>
          <w:trPrChange w:id="2068" w:author="Антон Смирнов" w:date="2023-05-25T13:45:00Z">
            <w:trPr>
              <w:trHeight w:val="300"/>
            </w:trPr>
          </w:trPrChange>
        </w:trPr>
        <w:tc>
          <w:tcPr>
            <w:tcW w:w="2891" w:type="dxa"/>
            <w:noWrap/>
            <w:vAlign w:val="center"/>
            <w:hideMark/>
            <w:tcPrChange w:id="2069" w:author="Антон Смирнов" w:date="2023-05-25T13:45:00Z">
              <w:tcPr>
                <w:tcW w:w="3314" w:type="dxa"/>
                <w:gridSpan w:val="2"/>
                <w:noWrap/>
                <w:vAlign w:val="center"/>
                <w:hideMark/>
              </w:tcPr>
            </w:tcPrChange>
          </w:tcPr>
          <w:p w14:paraId="04453975" w14:textId="77777777" w:rsidR="00294F02" w:rsidRPr="00294F02" w:rsidRDefault="00294F02" w:rsidP="00611FDB">
            <w:pPr>
              <w:pStyle w:val="a0"/>
              <w:ind w:firstLine="0"/>
              <w:jc w:val="center"/>
              <w:rPr>
                <w:ins w:id="2070" w:author="Антон Смирнов" w:date="2023-05-25T12:59:00Z"/>
              </w:rPr>
              <w:pPrChange w:id="2071" w:author="Антон Смирнов" w:date="2023-05-25T13:09:00Z">
                <w:pPr>
                  <w:pStyle w:val="a0"/>
                </w:pPr>
              </w:pPrChange>
            </w:pPr>
            <w:ins w:id="2072" w:author="Антон Смирнов" w:date="2023-05-25T12:59:00Z">
              <w:r w:rsidRPr="00294F02">
                <w:t>HLA-A*02:07</w:t>
              </w:r>
            </w:ins>
          </w:p>
        </w:tc>
        <w:tc>
          <w:tcPr>
            <w:tcW w:w="3738" w:type="dxa"/>
            <w:noWrap/>
            <w:vAlign w:val="center"/>
            <w:hideMark/>
            <w:tcPrChange w:id="2073" w:author="Антон Смирнов" w:date="2023-05-25T13:45:00Z">
              <w:tcPr>
                <w:tcW w:w="3315" w:type="dxa"/>
                <w:noWrap/>
                <w:hideMark/>
              </w:tcPr>
            </w:tcPrChange>
          </w:tcPr>
          <w:p w14:paraId="6EB9F061" w14:textId="77777777" w:rsidR="00294F02" w:rsidRPr="00294F02" w:rsidRDefault="00294F02" w:rsidP="00611FDB">
            <w:pPr>
              <w:pStyle w:val="a0"/>
              <w:ind w:firstLine="0"/>
              <w:jc w:val="center"/>
              <w:rPr>
                <w:ins w:id="2074" w:author="Антон Смирнов" w:date="2023-05-25T12:59:00Z"/>
              </w:rPr>
              <w:pPrChange w:id="2075" w:author="Антон Смирнов" w:date="2023-05-25T13:09:00Z">
                <w:pPr>
                  <w:pStyle w:val="a0"/>
                </w:pPr>
              </w:pPrChange>
            </w:pPr>
            <w:ins w:id="2076" w:author="Антон Смирнов" w:date="2023-05-25T12:59:00Z">
              <w:r w:rsidRPr="00294F02">
                <w:t>4783</w:t>
              </w:r>
            </w:ins>
          </w:p>
        </w:tc>
      </w:tr>
      <w:tr w:rsidR="00FE3DB4" w:rsidRPr="00294F02" w14:paraId="22800151" w14:textId="77777777" w:rsidTr="00FD588A">
        <w:tblPrEx>
          <w:tblPrExChange w:id="2077" w:author="Антон Смирнов" w:date="2023-05-25T13:45:00Z">
            <w:tblPrEx>
              <w:tblLayout w:type="fixed"/>
            </w:tblPrEx>
          </w:tblPrExChange>
        </w:tblPrEx>
        <w:trPr>
          <w:trHeight w:val="300"/>
          <w:jc w:val="center"/>
          <w:ins w:id="2078" w:author="Антон Смирнов" w:date="2023-05-25T12:59:00Z"/>
          <w:trPrChange w:id="2079" w:author="Антон Смирнов" w:date="2023-05-25T13:45:00Z">
            <w:trPr>
              <w:trHeight w:val="300"/>
            </w:trPr>
          </w:trPrChange>
        </w:trPr>
        <w:tc>
          <w:tcPr>
            <w:tcW w:w="2891" w:type="dxa"/>
            <w:noWrap/>
            <w:vAlign w:val="center"/>
            <w:hideMark/>
            <w:tcPrChange w:id="2080" w:author="Антон Смирнов" w:date="2023-05-25T13:45:00Z">
              <w:tcPr>
                <w:tcW w:w="3314" w:type="dxa"/>
                <w:gridSpan w:val="2"/>
                <w:noWrap/>
                <w:vAlign w:val="center"/>
                <w:hideMark/>
              </w:tcPr>
            </w:tcPrChange>
          </w:tcPr>
          <w:p w14:paraId="4CCDC1F9" w14:textId="77777777" w:rsidR="00294F02" w:rsidRPr="00294F02" w:rsidRDefault="00294F02" w:rsidP="00611FDB">
            <w:pPr>
              <w:pStyle w:val="a0"/>
              <w:ind w:firstLine="0"/>
              <w:jc w:val="center"/>
              <w:rPr>
                <w:ins w:id="2081" w:author="Антон Смирнов" w:date="2023-05-25T12:59:00Z"/>
              </w:rPr>
              <w:pPrChange w:id="2082" w:author="Антон Смирнов" w:date="2023-05-25T13:09:00Z">
                <w:pPr>
                  <w:pStyle w:val="a0"/>
                </w:pPr>
              </w:pPrChange>
            </w:pPr>
            <w:ins w:id="2083" w:author="Антон Смирнов" w:date="2023-05-25T12:59:00Z">
              <w:r w:rsidRPr="00294F02">
                <w:t>HLA-C*03:03</w:t>
              </w:r>
            </w:ins>
          </w:p>
        </w:tc>
        <w:tc>
          <w:tcPr>
            <w:tcW w:w="3738" w:type="dxa"/>
            <w:noWrap/>
            <w:vAlign w:val="center"/>
            <w:hideMark/>
            <w:tcPrChange w:id="2084" w:author="Антон Смирнов" w:date="2023-05-25T13:45:00Z">
              <w:tcPr>
                <w:tcW w:w="3315" w:type="dxa"/>
                <w:noWrap/>
                <w:hideMark/>
              </w:tcPr>
            </w:tcPrChange>
          </w:tcPr>
          <w:p w14:paraId="0C9746B3" w14:textId="77777777" w:rsidR="00294F02" w:rsidRPr="00294F02" w:rsidRDefault="00294F02" w:rsidP="00611FDB">
            <w:pPr>
              <w:pStyle w:val="a0"/>
              <w:ind w:firstLine="0"/>
              <w:jc w:val="center"/>
              <w:rPr>
                <w:ins w:id="2085" w:author="Антон Смирнов" w:date="2023-05-25T12:59:00Z"/>
              </w:rPr>
              <w:pPrChange w:id="2086" w:author="Антон Смирнов" w:date="2023-05-25T13:09:00Z">
                <w:pPr>
                  <w:pStyle w:val="a0"/>
                </w:pPr>
              </w:pPrChange>
            </w:pPr>
            <w:ins w:id="2087" w:author="Антон Смирнов" w:date="2023-05-25T12:59:00Z">
              <w:r w:rsidRPr="00294F02">
                <w:t>4602</w:t>
              </w:r>
            </w:ins>
          </w:p>
        </w:tc>
      </w:tr>
      <w:tr w:rsidR="00FE3DB4" w:rsidRPr="00294F02" w14:paraId="3FFE5CCB" w14:textId="77777777" w:rsidTr="00FD588A">
        <w:tblPrEx>
          <w:tblPrExChange w:id="2088" w:author="Антон Смирнов" w:date="2023-05-25T13:45:00Z">
            <w:tblPrEx>
              <w:tblLayout w:type="fixed"/>
            </w:tblPrEx>
          </w:tblPrExChange>
        </w:tblPrEx>
        <w:trPr>
          <w:trHeight w:val="300"/>
          <w:jc w:val="center"/>
          <w:ins w:id="2089" w:author="Антон Смирнов" w:date="2023-05-25T12:59:00Z"/>
          <w:trPrChange w:id="2090" w:author="Антон Смирнов" w:date="2023-05-25T13:45:00Z">
            <w:trPr>
              <w:trHeight w:val="300"/>
            </w:trPr>
          </w:trPrChange>
        </w:trPr>
        <w:tc>
          <w:tcPr>
            <w:tcW w:w="2891" w:type="dxa"/>
            <w:noWrap/>
            <w:vAlign w:val="center"/>
            <w:hideMark/>
            <w:tcPrChange w:id="2091" w:author="Антон Смирнов" w:date="2023-05-25T13:45:00Z">
              <w:tcPr>
                <w:tcW w:w="3314" w:type="dxa"/>
                <w:gridSpan w:val="2"/>
                <w:noWrap/>
                <w:vAlign w:val="center"/>
                <w:hideMark/>
              </w:tcPr>
            </w:tcPrChange>
          </w:tcPr>
          <w:p w14:paraId="23BF546C" w14:textId="77777777" w:rsidR="00294F02" w:rsidRPr="00294F02" w:rsidRDefault="00294F02" w:rsidP="00611FDB">
            <w:pPr>
              <w:pStyle w:val="a0"/>
              <w:ind w:firstLine="0"/>
              <w:jc w:val="center"/>
              <w:rPr>
                <w:ins w:id="2092" w:author="Антон Смирнов" w:date="2023-05-25T12:59:00Z"/>
              </w:rPr>
              <w:pPrChange w:id="2093" w:author="Антон Смирнов" w:date="2023-05-25T13:09:00Z">
                <w:pPr>
                  <w:pStyle w:val="a0"/>
                </w:pPr>
              </w:pPrChange>
            </w:pPr>
            <w:ins w:id="2094" w:author="Антон Смирнов" w:date="2023-05-25T12:59:00Z">
              <w:r w:rsidRPr="00294F02">
                <w:t>HLA-A*23:01</w:t>
              </w:r>
            </w:ins>
          </w:p>
        </w:tc>
        <w:tc>
          <w:tcPr>
            <w:tcW w:w="3738" w:type="dxa"/>
            <w:noWrap/>
            <w:vAlign w:val="center"/>
            <w:hideMark/>
            <w:tcPrChange w:id="2095" w:author="Антон Смирнов" w:date="2023-05-25T13:45:00Z">
              <w:tcPr>
                <w:tcW w:w="3315" w:type="dxa"/>
                <w:noWrap/>
                <w:hideMark/>
              </w:tcPr>
            </w:tcPrChange>
          </w:tcPr>
          <w:p w14:paraId="7E167E75" w14:textId="77777777" w:rsidR="00294F02" w:rsidRPr="00294F02" w:rsidRDefault="00294F02" w:rsidP="00611FDB">
            <w:pPr>
              <w:pStyle w:val="a0"/>
              <w:ind w:firstLine="0"/>
              <w:jc w:val="center"/>
              <w:rPr>
                <w:ins w:id="2096" w:author="Антон Смирнов" w:date="2023-05-25T12:59:00Z"/>
              </w:rPr>
              <w:pPrChange w:id="2097" w:author="Антон Смирнов" w:date="2023-05-25T13:09:00Z">
                <w:pPr>
                  <w:pStyle w:val="a0"/>
                </w:pPr>
              </w:pPrChange>
            </w:pPr>
            <w:ins w:id="2098" w:author="Антон Смирнов" w:date="2023-05-25T12:59:00Z">
              <w:r w:rsidRPr="00294F02">
                <w:t>4544</w:t>
              </w:r>
            </w:ins>
          </w:p>
        </w:tc>
      </w:tr>
      <w:tr w:rsidR="00FE3DB4" w:rsidRPr="00294F02" w14:paraId="79227D25" w14:textId="77777777" w:rsidTr="00FD588A">
        <w:tblPrEx>
          <w:tblPrExChange w:id="2099" w:author="Антон Смирнов" w:date="2023-05-25T13:45:00Z">
            <w:tblPrEx>
              <w:tblLayout w:type="fixed"/>
            </w:tblPrEx>
          </w:tblPrExChange>
        </w:tblPrEx>
        <w:trPr>
          <w:trHeight w:val="300"/>
          <w:jc w:val="center"/>
          <w:ins w:id="2100" w:author="Антон Смирнов" w:date="2023-05-25T12:59:00Z"/>
          <w:trPrChange w:id="2101" w:author="Антон Смирнов" w:date="2023-05-25T13:45:00Z">
            <w:trPr>
              <w:trHeight w:val="300"/>
            </w:trPr>
          </w:trPrChange>
        </w:trPr>
        <w:tc>
          <w:tcPr>
            <w:tcW w:w="2891" w:type="dxa"/>
            <w:noWrap/>
            <w:vAlign w:val="center"/>
            <w:hideMark/>
            <w:tcPrChange w:id="2102" w:author="Антон Смирнов" w:date="2023-05-25T13:45:00Z">
              <w:tcPr>
                <w:tcW w:w="3314" w:type="dxa"/>
                <w:gridSpan w:val="2"/>
                <w:noWrap/>
                <w:vAlign w:val="center"/>
                <w:hideMark/>
              </w:tcPr>
            </w:tcPrChange>
          </w:tcPr>
          <w:p w14:paraId="1C3AAF31" w14:textId="77777777" w:rsidR="00294F02" w:rsidRPr="00294F02" w:rsidRDefault="00294F02" w:rsidP="00611FDB">
            <w:pPr>
              <w:pStyle w:val="a0"/>
              <w:ind w:firstLine="0"/>
              <w:jc w:val="center"/>
              <w:rPr>
                <w:ins w:id="2103" w:author="Антон Смирнов" w:date="2023-05-25T12:59:00Z"/>
              </w:rPr>
              <w:pPrChange w:id="2104" w:author="Антон Смирнов" w:date="2023-05-25T13:09:00Z">
                <w:pPr>
                  <w:pStyle w:val="a0"/>
                </w:pPr>
              </w:pPrChange>
            </w:pPr>
            <w:ins w:id="2105" w:author="Антон Смирнов" w:date="2023-05-25T12:59:00Z">
              <w:r w:rsidRPr="00294F02">
                <w:t>HLA-C*06:02</w:t>
              </w:r>
            </w:ins>
          </w:p>
        </w:tc>
        <w:tc>
          <w:tcPr>
            <w:tcW w:w="3738" w:type="dxa"/>
            <w:noWrap/>
            <w:vAlign w:val="center"/>
            <w:hideMark/>
            <w:tcPrChange w:id="2106" w:author="Антон Смирнов" w:date="2023-05-25T13:45:00Z">
              <w:tcPr>
                <w:tcW w:w="3315" w:type="dxa"/>
                <w:noWrap/>
                <w:hideMark/>
              </w:tcPr>
            </w:tcPrChange>
          </w:tcPr>
          <w:p w14:paraId="125F9D4E" w14:textId="77777777" w:rsidR="00294F02" w:rsidRPr="00294F02" w:rsidRDefault="00294F02" w:rsidP="00611FDB">
            <w:pPr>
              <w:pStyle w:val="a0"/>
              <w:ind w:firstLine="0"/>
              <w:jc w:val="center"/>
              <w:rPr>
                <w:ins w:id="2107" w:author="Антон Смирнов" w:date="2023-05-25T12:59:00Z"/>
              </w:rPr>
              <w:pPrChange w:id="2108" w:author="Антон Смирнов" w:date="2023-05-25T13:09:00Z">
                <w:pPr>
                  <w:pStyle w:val="a0"/>
                </w:pPr>
              </w:pPrChange>
            </w:pPr>
            <w:ins w:id="2109" w:author="Антон Смирнов" w:date="2023-05-25T12:59:00Z">
              <w:r w:rsidRPr="00294F02">
                <w:t>4481</w:t>
              </w:r>
            </w:ins>
          </w:p>
        </w:tc>
      </w:tr>
      <w:tr w:rsidR="00FE3DB4" w:rsidRPr="00294F02" w14:paraId="574827DD" w14:textId="77777777" w:rsidTr="00FD588A">
        <w:tblPrEx>
          <w:tblPrExChange w:id="2110" w:author="Антон Смирнов" w:date="2023-05-25T13:45:00Z">
            <w:tblPrEx>
              <w:tblLayout w:type="fixed"/>
            </w:tblPrEx>
          </w:tblPrExChange>
        </w:tblPrEx>
        <w:trPr>
          <w:trHeight w:val="300"/>
          <w:jc w:val="center"/>
          <w:ins w:id="2111" w:author="Антон Смирнов" w:date="2023-05-25T12:59:00Z"/>
          <w:trPrChange w:id="2112" w:author="Антон Смирнов" w:date="2023-05-25T13:45:00Z">
            <w:trPr>
              <w:trHeight w:val="300"/>
            </w:trPr>
          </w:trPrChange>
        </w:trPr>
        <w:tc>
          <w:tcPr>
            <w:tcW w:w="2891" w:type="dxa"/>
            <w:noWrap/>
            <w:vAlign w:val="center"/>
            <w:hideMark/>
            <w:tcPrChange w:id="2113" w:author="Антон Смирнов" w:date="2023-05-25T13:45:00Z">
              <w:tcPr>
                <w:tcW w:w="3314" w:type="dxa"/>
                <w:gridSpan w:val="2"/>
                <w:noWrap/>
                <w:vAlign w:val="center"/>
                <w:hideMark/>
              </w:tcPr>
            </w:tcPrChange>
          </w:tcPr>
          <w:p w14:paraId="3B27DD0B" w14:textId="77777777" w:rsidR="00294F02" w:rsidRPr="00294F02" w:rsidRDefault="00294F02" w:rsidP="00611FDB">
            <w:pPr>
              <w:pStyle w:val="a0"/>
              <w:ind w:firstLine="0"/>
              <w:jc w:val="center"/>
              <w:rPr>
                <w:ins w:id="2114" w:author="Антон Смирнов" w:date="2023-05-25T12:59:00Z"/>
              </w:rPr>
              <w:pPrChange w:id="2115" w:author="Антон Смирнов" w:date="2023-05-25T13:09:00Z">
                <w:pPr>
                  <w:pStyle w:val="a0"/>
                </w:pPr>
              </w:pPrChange>
            </w:pPr>
            <w:ins w:id="2116" w:author="Антон Смирнов" w:date="2023-05-25T12:59:00Z">
              <w:r w:rsidRPr="00294F02">
                <w:t>HLA-C*15:02</w:t>
              </w:r>
            </w:ins>
          </w:p>
        </w:tc>
        <w:tc>
          <w:tcPr>
            <w:tcW w:w="3738" w:type="dxa"/>
            <w:noWrap/>
            <w:vAlign w:val="center"/>
            <w:hideMark/>
            <w:tcPrChange w:id="2117" w:author="Антон Смирнов" w:date="2023-05-25T13:45:00Z">
              <w:tcPr>
                <w:tcW w:w="3315" w:type="dxa"/>
                <w:noWrap/>
                <w:hideMark/>
              </w:tcPr>
            </w:tcPrChange>
          </w:tcPr>
          <w:p w14:paraId="0357B85B" w14:textId="77777777" w:rsidR="00294F02" w:rsidRPr="00294F02" w:rsidRDefault="00294F02" w:rsidP="00611FDB">
            <w:pPr>
              <w:pStyle w:val="a0"/>
              <w:ind w:firstLine="0"/>
              <w:jc w:val="center"/>
              <w:rPr>
                <w:ins w:id="2118" w:author="Антон Смирнов" w:date="2023-05-25T12:59:00Z"/>
              </w:rPr>
              <w:pPrChange w:id="2119" w:author="Антон Смирнов" w:date="2023-05-25T13:09:00Z">
                <w:pPr>
                  <w:pStyle w:val="a0"/>
                </w:pPr>
              </w:pPrChange>
            </w:pPr>
            <w:ins w:id="2120" w:author="Антон Смирнов" w:date="2023-05-25T12:59:00Z">
              <w:r w:rsidRPr="00294F02">
                <w:t>4474</w:t>
              </w:r>
            </w:ins>
          </w:p>
        </w:tc>
      </w:tr>
      <w:tr w:rsidR="00FE3DB4" w:rsidRPr="00294F02" w14:paraId="10544A3C" w14:textId="77777777" w:rsidTr="00FD588A">
        <w:tblPrEx>
          <w:tblPrExChange w:id="2121" w:author="Антон Смирнов" w:date="2023-05-25T13:45:00Z">
            <w:tblPrEx>
              <w:tblLayout w:type="fixed"/>
            </w:tblPrEx>
          </w:tblPrExChange>
        </w:tblPrEx>
        <w:trPr>
          <w:trHeight w:val="300"/>
          <w:jc w:val="center"/>
          <w:ins w:id="2122" w:author="Антон Смирнов" w:date="2023-05-25T12:59:00Z"/>
          <w:trPrChange w:id="2123" w:author="Антон Смирнов" w:date="2023-05-25T13:45:00Z">
            <w:trPr>
              <w:trHeight w:val="300"/>
            </w:trPr>
          </w:trPrChange>
        </w:trPr>
        <w:tc>
          <w:tcPr>
            <w:tcW w:w="2891" w:type="dxa"/>
            <w:noWrap/>
            <w:vAlign w:val="center"/>
            <w:hideMark/>
            <w:tcPrChange w:id="2124" w:author="Антон Смирнов" w:date="2023-05-25T13:45:00Z">
              <w:tcPr>
                <w:tcW w:w="3314" w:type="dxa"/>
                <w:gridSpan w:val="2"/>
                <w:noWrap/>
                <w:vAlign w:val="center"/>
                <w:hideMark/>
              </w:tcPr>
            </w:tcPrChange>
          </w:tcPr>
          <w:p w14:paraId="062E3AF5" w14:textId="77777777" w:rsidR="00294F02" w:rsidRPr="00294F02" w:rsidRDefault="00294F02" w:rsidP="00611FDB">
            <w:pPr>
              <w:pStyle w:val="a0"/>
              <w:ind w:firstLine="0"/>
              <w:jc w:val="center"/>
              <w:rPr>
                <w:ins w:id="2125" w:author="Антон Смирнов" w:date="2023-05-25T12:59:00Z"/>
              </w:rPr>
              <w:pPrChange w:id="2126" w:author="Антон Смирнов" w:date="2023-05-25T13:09:00Z">
                <w:pPr>
                  <w:pStyle w:val="a0"/>
                </w:pPr>
              </w:pPrChange>
            </w:pPr>
            <w:ins w:id="2127" w:author="Антон Смирнов" w:date="2023-05-25T12:59:00Z">
              <w:r w:rsidRPr="00294F02">
                <w:t>HLA-B*13:02</w:t>
              </w:r>
            </w:ins>
          </w:p>
        </w:tc>
        <w:tc>
          <w:tcPr>
            <w:tcW w:w="3738" w:type="dxa"/>
            <w:noWrap/>
            <w:vAlign w:val="center"/>
            <w:hideMark/>
            <w:tcPrChange w:id="2128" w:author="Антон Смирнов" w:date="2023-05-25T13:45:00Z">
              <w:tcPr>
                <w:tcW w:w="3315" w:type="dxa"/>
                <w:noWrap/>
                <w:hideMark/>
              </w:tcPr>
            </w:tcPrChange>
          </w:tcPr>
          <w:p w14:paraId="36986B2C" w14:textId="77777777" w:rsidR="00294F02" w:rsidRPr="00294F02" w:rsidRDefault="00294F02" w:rsidP="00611FDB">
            <w:pPr>
              <w:pStyle w:val="a0"/>
              <w:ind w:firstLine="0"/>
              <w:jc w:val="center"/>
              <w:rPr>
                <w:ins w:id="2129" w:author="Антон Смирнов" w:date="2023-05-25T12:59:00Z"/>
              </w:rPr>
              <w:pPrChange w:id="2130" w:author="Антон Смирнов" w:date="2023-05-25T13:09:00Z">
                <w:pPr>
                  <w:pStyle w:val="a0"/>
                </w:pPr>
              </w:pPrChange>
            </w:pPr>
            <w:ins w:id="2131" w:author="Антон Смирнов" w:date="2023-05-25T12:59:00Z">
              <w:r w:rsidRPr="00294F02">
                <w:t>4371</w:t>
              </w:r>
            </w:ins>
          </w:p>
        </w:tc>
      </w:tr>
      <w:tr w:rsidR="00FE3DB4" w:rsidRPr="00294F02" w14:paraId="66A515E0" w14:textId="77777777" w:rsidTr="00FD588A">
        <w:tblPrEx>
          <w:tblPrExChange w:id="2132" w:author="Антон Смирнов" w:date="2023-05-25T13:45:00Z">
            <w:tblPrEx>
              <w:tblLayout w:type="fixed"/>
            </w:tblPrEx>
          </w:tblPrExChange>
        </w:tblPrEx>
        <w:trPr>
          <w:trHeight w:val="300"/>
          <w:jc w:val="center"/>
          <w:ins w:id="2133" w:author="Антон Смирнов" w:date="2023-05-25T12:59:00Z"/>
          <w:trPrChange w:id="2134" w:author="Антон Смирнов" w:date="2023-05-25T13:45:00Z">
            <w:trPr>
              <w:trHeight w:val="300"/>
            </w:trPr>
          </w:trPrChange>
        </w:trPr>
        <w:tc>
          <w:tcPr>
            <w:tcW w:w="2891" w:type="dxa"/>
            <w:noWrap/>
            <w:vAlign w:val="center"/>
            <w:hideMark/>
            <w:tcPrChange w:id="2135" w:author="Антон Смирнов" w:date="2023-05-25T13:45:00Z">
              <w:tcPr>
                <w:tcW w:w="3314" w:type="dxa"/>
                <w:gridSpan w:val="2"/>
                <w:noWrap/>
                <w:vAlign w:val="center"/>
                <w:hideMark/>
              </w:tcPr>
            </w:tcPrChange>
          </w:tcPr>
          <w:p w14:paraId="0CB08BB5" w14:textId="77777777" w:rsidR="00294F02" w:rsidRPr="00294F02" w:rsidRDefault="00294F02" w:rsidP="00611FDB">
            <w:pPr>
              <w:pStyle w:val="a0"/>
              <w:ind w:firstLine="0"/>
              <w:jc w:val="center"/>
              <w:rPr>
                <w:ins w:id="2136" w:author="Антон Смирнов" w:date="2023-05-25T12:59:00Z"/>
              </w:rPr>
              <w:pPrChange w:id="2137" w:author="Антон Смирнов" w:date="2023-05-25T13:09:00Z">
                <w:pPr>
                  <w:pStyle w:val="a0"/>
                </w:pPr>
              </w:pPrChange>
            </w:pPr>
            <w:ins w:id="2138" w:author="Антон Смирнов" w:date="2023-05-25T12:59:00Z">
              <w:r w:rsidRPr="00294F02">
                <w:lastRenderedPageBreak/>
                <w:t>HLA-B*13:01</w:t>
              </w:r>
            </w:ins>
          </w:p>
        </w:tc>
        <w:tc>
          <w:tcPr>
            <w:tcW w:w="3738" w:type="dxa"/>
            <w:noWrap/>
            <w:vAlign w:val="center"/>
            <w:hideMark/>
            <w:tcPrChange w:id="2139" w:author="Антон Смирнов" w:date="2023-05-25T13:45:00Z">
              <w:tcPr>
                <w:tcW w:w="3315" w:type="dxa"/>
                <w:noWrap/>
                <w:hideMark/>
              </w:tcPr>
            </w:tcPrChange>
          </w:tcPr>
          <w:p w14:paraId="6BEC6329" w14:textId="77777777" w:rsidR="00294F02" w:rsidRPr="00294F02" w:rsidRDefault="00294F02" w:rsidP="00611FDB">
            <w:pPr>
              <w:pStyle w:val="a0"/>
              <w:ind w:firstLine="0"/>
              <w:jc w:val="center"/>
              <w:rPr>
                <w:ins w:id="2140" w:author="Антон Смирнов" w:date="2023-05-25T12:59:00Z"/>
              </w:rPr>
              <w:pPrChange w:id="2141" w:author="Антон Смирнов" w:date="2023-05-25T13:09:00Z">
                <w:pPr>
                  <w:pStyle w:val="a0"/>
                </w:pPr>
              </w:pPrChange>
            </w:pPr>
            <w:ins w:id="2142" w:author="Антон Смирнов" w:date="2023-05-25T12:59:00Z">
              <w:r w:rsidRPr="00294F02">
                <w:t>4147</w:t>
              </w:r>
            </w:ins>
          </w:p>
        </w:tc>
      </w:tr>
      <w:tr w:rsidR="00FE3DB4" w:rsidRPr="00294F02" w14:paraId="18374F43" w14:textId="77777777" w:rsidTr="00FD588A">
        <w:tblPrEx>
          <w:tblPrExChange w:id="2143" w:author="Антон Смирнов" w:date="2023-05-25T13:45:00Z">
            <w:tblPrEx>
              <w:tblLayout w:type="fixed"/>
            </w:tblPrEx>
          </w:tblPrExChange>
        </w:tblPrEx>
        <w:trPr>
          <w:trHeight w:val="300"/>
          <w:jc w:val="center"/>
          <w:ins w:id="2144" w:author="Антон Смирнов" w:date="2023-05-25T12:59:00Z"/>
          <w:trPrChange w:id="2145" w:author="Антон Смирнов" w:date="2023-05-25T13:45:00Z">
            <w:trPr>
              <w:trHeight w:val="300"/>
            </w:trPr>
          </w:trPrChange>
        </w:trPr>
        <w:tc>
          <w:tcPr>
            <w:tcW w:w="2891" w:type="dxa"/>
            <w:noWrap/>
            <w:vAlign w:val="center"/>
            <w:hideMark/>
            <w:tcPrChange w:id="2146" w:author="Антон Смирнов" w:date="2023-05-25T13:45:00Z">
              <w:tcPr>
                <w:tcW w:w="3314" w:type="dxa"/>
                <w:gridSpan w:val="2"/>
                <w:noWrap/>
                <w:vAlign w:val="center"/>
                <w:hideMark/>
              </w:tcPr>
            </w:tcPrChange>
          </w:tcPr>
          <w:p w14:paraId="6645277C" w14:textId="77777777" w:rsidR="00294F02" w:rsidRPr="00294F02" w:rsidRDefault="00294F02" w:rsidP="00611FDB">
            <w:pPr>
              <w:pStyle w:val="a0"/>
              <w:ind w:firstLine="0"/>
              <w:jc w:val="center"/>
              <w:rPr>
                <w:ins w:id="2147" w:author="Антон Смирнов" w:date="2023-05-25T12:59:00Z"/>
              </w:rPr>
              <w:pPrChange w:id="2148" w:author="Антон Смирнов" w:date="2023-05-25T13:09:00Z">
                <w:pPr>
                  <w:pStyle w:val="a0"/>
                </w:pPr>
              </w:pPrChange>
            </w:pPr>
            <w:ins w:id="2149" w:author="Антон Смирнов" w:date="2023-05-25T12:59:00Z">
              <w:r w:rsidRPr="00294F02">
                <w:t>HLA-A*02:05</w:t>
              </w:r>
            </w:ins>
          </w:p>
        </w:tc>
        <w:tc>
          <w:tcPr>
            <w:tcW w:w="3738" w:type="dxa"/>
            <w:noWrap/>
            <w:vAlign w:val="center"/>
            <w:hideMark/>
            <w:tcPrChange w:id="2150" w:author="Антон Смирнов" w:date="2023-05-25T13:45:00Z">
              <w:tcPr>
                <w:tcW w:w="3315" w:type="dxa"/>
                <w:noWrap/>
                <w:hideMark/>
              </w:tcPr>
            </w:tcPrChange>
          </w:tcPr>
          <w:p w14:paraId="0608BC95" w14:textId="77777777" w:rsidR="00294F02" w:rsidRPr="00294F02" w:rsidRDefault="00294F02" w:rsidP="00611FDB">
            <w:pPr>
              <w:pStyle w:val="a0"/>
              <w:ind w:firstLine="0"/>
              <w:jc w:val="center"/>
              <w:rPr>
                <w:ins w:id="2151" w:author="Антон Смирнов" w:date="2023-05-25T12:59:00Z"/>
              </w:rPr>
              <w:pPrChange w:id="2152" w:author="Антон Смирнов" w:date="2023-05-25T13:09:00Z">
                <w:pPr>
                  <w:pStyle w:val="a0"/>
                </w:pPr>
              </w:pPrChange>
            </w:pPr>
            <w:ins w:id="2153" w:author="Антон Смирнов" w:date="2023-05-25T12:59:00Z">
              <w:r w:rsidRPr="00294F02">
                <w:t>4083</w:t>
              </w:r>
            </w:ins>
          </w:p>
        </w:tc>
      </w:tr>
      <w:tr w:rsidR="00FE3DB4" w:rsidRPr="00294F02" w14:paraId="7609C9DD" w14:textId="77777777" w:rsidTr="00FD588A">
        <w:tblPrEx>
          <w:tblPrExChange w:id="2154" w:author="Антон Смирнов" w:date="2023-05-25T13:45:00Z">
            <w:tblPrEx>
              <w:tblLayout w:type="fixed"/>
            </w:tblPrEx>
          </w:tblPrExChange>
        </w:tblPrEx>
        <w:trPr>
          <w:trHeight w:val="300"/>
          <w:jc w:val="center"/>
          <w:ins w:id="2155" w:author="Антон Смирнов" w:date="2023-05-25T12:59:00Z"/>
          <w:trPrChange w:id="2156" w:author="Антон Смирнов" w:date="2023-05-25T13:45:00Z">
            <w:trPr>
              <w:trHeight w:val="300"/>
            </w:trPr>
          </w:trPrChange>
        </w:trPr>
        <w:tc>
          <w:tcPr>
            <w:tcW w:w="2891" w:type="dxa"/>
            <w:noWrap/>
            <w:vAlign w:val="center"/>
            <w:hideMark/>
            <w:tcPrChange w:id="2157" w:author="Антон Смирнов" w:date="2023-05-25T13:45:00Z">
              <w:tcPr>
                <w:tcW w:w="3314" w:type="dxa"/>
                <w:gridSpan w:val="2"/>
                <w:noWrap/>
                <w:vAlign w:val="center"/>
                <w:hideMark/>
              </w:tcPr>
            </w:tcPrChange>
          </w:tcPr>
          <w:p w14:paraId="1CE87A7C" w14:textId="77777777" w:rsidR="00294F02" w:rsidRPr="00294F02" w:rsidRDefault="00294F02" w:rsidP="00611FDB">
            <w:pPr>
              <w:pStyle w:val="a0"/>
              <w:ind w:firstLine="0"/>
              <w:jc w:val="center"/>
              <w:rPr>
                <w:ins w:id="2158" w:author="Антон Смирнов" w:date="2023-05-25T12:59:00Z"/>
              </w:rPr>
              <w:pPrChange w:id="2159" w:author="Антон Смирнов" w:date="2023-05-25T13:09:00Z">
                <w:pPr>
                  <w:pStyle w:val="a0"/>
                </w:pPr>
              </w:pPrChange>
            </w:pPr>
            <w:ins w:id="2160" w:author="Антон Смирнов" w:date="2023-05-25T12:59:00Z">
              <w:r w:rsidRPr="00294F02">
                <w:t>HLA-B*15:03</w:t>
              </w:r>
            </w:ins>
          </w:p>
        </w:tc>
        <w:tc>
          <w:tcPr>
            <w:tcW w:w="3738" w:type="dxa"/>
            <w:noWrap/>
            <w:vAlign w:val="center"/>
            <w:hideMark/>
            <w:tcPrChange w:id="2161" w:author="Антон Смирнов" w:date="2023-05-25T13:45:00Z">
              <w:tcPr>
                <w:tcW w:w="3315" w:type="dxa"/>
                <w:noWrap/>
                <w:hideMark/>
              </w:tcPr>
            </w:tcPrChange>
          </w:tcPr>
          <w:p w14:paraId="1DAFA2EB" w14:textId="77777777" w:rsidR="00294F02" w:rsidRPr="00294F02" w:rsidRDefault="00294F02" w:rsidP="00611FDB">
            <w:pPr>
              <w:pStyle w:val="a0"/>
              <w:ind w:firstLine="0"/>
              <w:jc w:val="center"/>
              <w:rPr>
                <w:ins w:id="2162" w:author="Антон Смирнов" w:date="2023-05-25T12:59:00Z"/>
              </w:rPr>
              <w:pPrChange w:id="2163" w:author="Антон Смирнов" w:date="2023-05-25T13:09:00Z">
                <w:pPr>
                  <w:pStyle w:val="a0"/>
                </w:pPr>
              </w:pPrChange>
            </w:pPr>
            <w:ins w:id="2164" w:author="Антон Смирнов" w:date="2023-05-25T12:59:00Z">
              <w:r w:rsidRPr="00294F02">
                <w:t>4000</w:t>
              </w:r>
            </w:ins>
          </w:p>
        </w:tc>
      </w:tr>
      <w:tr w:rsidR="00FE3DB4" w:rsidRPr="00294F02" w14:paraId="0DFE795F" w14:textId="77777777" w:rsidTr="00FD588A">
        <w:tblPrEx>
          <w:tblPrExChange w:id="2165" w:author="Антон Смирнов" w:date="2023-05-25T13:45:00Z">
            <w:tblPrEx>
              <w:tblLayout w:type="fixed"/>
            </w:tblPrEx>
          </w:tblPrExChange>
        </w:tblPrEx>
        <w:trPr>
          <w:trHeight w:val="300"/>
          <w:jc w:val="center"/>
          <w:ins w:id="2166" w:author="Антон Смирнов" w:date="2023-05-25T12:59:00Z"/>
          <w:trPrChange w:id="2167" w:author="Антон Смирнов" w:date="2023-05-25T13:45:00Z">
            <w:trPr>
              <w:trHeight w:val="300"/>
            </w:trPr>
          </w:trPrChange>
        </w:trPr>
        <w:tc>
          <w:tcPr>
            <w:tcW w:w="2891" w:type="dxa"/>
            <w:noWrap/>
            <w:vAlign w:val="center"/>
            <w:hideMark/>
            <w:tcPrChange w:id="2168" w:author="Антон Смирнов" w:date="2023-05-25T13:45:00Z">
              <w:tcPr>
                <w:tcW w:w="3314" w:type="dxa"/>
                <w:gridSpan w:val="2"/>
                <w:noWrap/>
                <w:vAlign w:val="center"/>
                <w:hideMark/>
              </w:tcPr>
            </w:tcPrChange>
          </w:tcPr>
          <w:p w14:paraId="709221D6" w14:textId="77777777" w:rsidR="00294F02" w:rsidRPr="00294F02" w:rsidRDefault="00294F02" w:rsidP="00611FDB">
            <w:pPr>
              <w:pStyle w:val="a0"/>
              <w:ind w:firstLine="0"/>
              <w:jc w:val="center"/>
              <w:rPr>
                <w:ins w:id="2169" w:author="Антон Смирнов" w:date="2023-05-25T12:59:00Z"/>
              </w:rPr>
              <w:pPrChange w:id="2170" w:author="Антон Смирнов" w:date="2023-05-25T13:09:00Z">
                <w:pPr>
                  <w:pStyle w:val="a0"/>
                </w:pPr>
              </w:pPrChange>
            </w:pPr>
            <w:ins w:id="2171" w:author="Антон Смирнов" w:date="2023-05-25T12:59:00Z">
              <w:r w:rsidRPr="00294F02">
                <w:t>HLA-A*30:01</w:t>
              </w:r>
            </w:ins>
          </w:p>
        </w:tc>
        <w:tc>
          <w:tcPr>
            <w:tcW w:w="3738" w:type="dxa"/>
            <w:noWrap/>
            <w:vAlign w:val="center"/>
            <w:hideMark/>
            <w:tcPrChange w:id="2172" w:author="Антон Смирнов" w:date="2023-05-25T13:45:00Z">
              <w:tcPr>
                <w:tcW w:w="3315" w:type="dxa"/>
                <w:noWrap/>
                <w:hideMark/>
              </w:tcPr>
            </w:tcPrChange>
          </w:tcPr>
          <w:p w14:paraId="31290701" w14:textId="77777777" w:rsidR="00294F02" w:rsidRPr="00294F02" w:rsidRDefault="00294F02" w:rsidP="00611FDB">
            <w:pPr>
              <w:pStyle w:val="a0"/>
              <w:ind w:firstLine="0"/>
              <w:jc w:val="center"/>
              <w:rPr>
                <w:ins w:id="2173" w:author="Антон Смирнов" w:date="2023-05-25T12:59:00Z"/>
              </w:rPr>
              <w:pPrChange w:id="2174" w:author="Антон Смирнов" w:date="2023-05-25T13:09:00Z">
                <w:pPr>
                  <w:pStyle w:val="a0"/>
                </w:pPr>
              </w:pPrChange>
            </w:pPr>
            <w:ins w:id="2175" w:author="Антон Смирнов" w:date="2023-05-25T12:59:00Z">
              <w:r w:rsidRPr="00294F02">
                <w:t>3907</w:t>
              </w:r>
            </w:ins>
          </w:p>
        </w:tc>
      </w:tr>
      <w:tr w:rsidR="00FE3DB4" w:rsidRPr="00294F02" w14:paraId="13D0036F" w14:textId="77777777" w:rsidTr="00FD588A">
        <w:tblPrEx>
          <w:tblPrExChange w:id="2176" w:author="Антон Смирнов" w:date="2023-05-25T13:45:00Z">
            <w:tblPrEx>
              <w:tblLayout w:type="fixed"/>
            </w:tblPrEx>
          </w:tblPrExChange>
        </w:tblPrEx>
        <w:trPr>
          <w:trHeight w:val="300"/>
          <w:jc w:val="center"/>
          <w:ins w:id="2177" w:author="Антон Смирнов" w:date="2023-05-25T12:59:00Z"/>
          <w:trPrChange w:id="2178" w:author="Антон Смирнов" w:date="2023-05-25T13:45:00Z">
            <w:trPr>
              <w:trHeight w:val="300"/>
            </w:trPr>
          </w:trPrChange>
        </w:trPr>
        <w:tc>
          <w:tcPr>
            <w:tcW w:w="2891" w:type="dxa"/>
            <w:noWrap/>
            <w:vAlign w:val="center"/>
            <w:hideMark/>
            <w:tcPrChange w:id="2179" w:author="Антон Смирнов" w:date="2023-05-25T13:45:00Z">
              <w:tcPr>
                <w:tcW w:w="3314" w:type="dxa"/>
                <w:gridSpan w:val="2"/>
                <w:noWrap/>
                <w:vAlign w:val="center"/>
                <w:hideMark/>
              </w:tcPr>
            </w:tcPrChange>
          </w:tcPr>
          <w:p w14:paraId="7682FA57" w14:textId="77777777" w:rsidR="00294F02" w:rsidRPr="00294F02" w:rsidRDefault="00294F02" w:rsidP="00611FDB">
            <w:pPr>
              <w:pStyle w:val="a0"/>
              <w:ind w:firstLine="0"/>
              <w:jc w:val="center"/>
              <w:rPr>
                <w:ins w:id="2180" w:author="Антон Смирнов" w:date="2023-05-25T12:59:00Z"/>
              </w:rPr>
              <w:pPrChange w:id="2181" w:author="Антон Смирнов" w:date="2023-05-25T13:09:00Z">
                <w:pPr>
                  <w:pStyle w:val="a0"/>
                </w:pPr>
              </w:pPrChange>
            </w:pPr>
            <w:ins w:id="2182" w:author="Антон Смирнов" w:date="2023-05-25T12:59:00Z">
              <w:r w:rsidRPr="00294F02">
                <w:t>HLA-B*27:01</w:t>
              </w:r>
            </w:ins>
          </w:p>
        </w:tc>
        <w:tc>
          <w:tcPr>
            <w:tcW w:w="3738" w:type="dxa"/>
            <w:noWrap/>
            <w:vAlign w:val="center"/>
            <w:hideMark/>
            <w:tcPrChange w:id="2183" w:author="Антон Смирнов" w:date="2023-05-25T13:45:00Z">
              <w:tcPr>
                <w:tcW w:w="3315" w:type="dxa"/>
                <w:noWrap/>
                <w:hideMark/>
              </w:tcPr>
            </w:tcPrChange>
          </w:tcPr>
          <w:p w14:paraId="19CACABA" w14:textId="77777777" w:rsidR="00294F02" w:rsidRPr="00294F02" w:rsidRDefault="00294F02" w:rsidP="00611FDB">
            <w:pPr>
              <w:pStyle w:val="a0"/>
              <w:ind w:firstLine="0"/>
              <w:jc w:val="center"/>
              <w:rPr>
                <w:ins w:id="2184" w:author="Антон Смирнов" w:date="2023-05-25T12:59:00Z"/>
              </w:rPr>
              <w:pPrChange w:id="2185" w:author="Антон Смирнов" w:date="2023-05-25T13:09:00Z">
                <w:pPr>
                  <w:pStyle w:val="a0"/>
                </w:pPr>
              </w:pPrChange>
            </w:pPr>
            <w:ins w:id="2186" w:author="Антон Смирнов" w:date="2023-05-25T12:59:00Z">
              <w:r w:rsidRPr="00294F02">
                <w:t>3889</w:t>
              </w:r>
            </w:ins>
          </w:p>
        </w:tc>
      </w:tr>
      <w:tr w:rsidR="00FE3DB4" w:rsidRPr="00294F02" w14:paraId="32CE8BC4" w14:textId="77777777" w:rsidTr="00FD588A">
        <w:tblPrEx>
          <w:tblPrExChange w:id="2187" w:author="Антон Смирнов" w:date="2023-05-25T13:45:00Z">
            <w:tblPrEx>
              <w:tblLayout w:type="fixed"/>
            </w:tblPrEx>
          </w:tblPrExChange>
        </w:tblPrEx>
        <w:trPr>
          <w:trHeight w:val="300"/>
          <w:jc w:val="center"/>
          <w:ins w:id="2188" w:author="Антон Смирнов" w:date="2023-05-25T12:59:00Z"/>
          <w:trPrChange w:id="2189" w:author="Антон Смирнов" w:date="2023-05-25T13:45:00Z">
            <w:trPr>
              <w:trHeight w:val="300"/>
            </w:trPr>
          </w:trPrChange>
        </w:trPr>
        <w:tc>
          <w:tcPr>
            <w:tcW w:w="2891" w:type="dxa"/>
            <w:noWrap/>
            <w:vAlign w:val="center"/>
            <w:hideMark/>
            <w:tcPrChange w:id="2190" w:author="Антон Смирнов" w:date="2023-05-25T13:45:00Z">
              <w:tcPr>
                <w:tcW w:w="3314" w:type="dxa"/>
                <w:gridSpan w:val="2"/>
                <w:noWrap/>
                <w:vAlign w:val="center"/>
                <w:hideMark/>
              </w:tcPr>
            </w:tcPrChange>
          </w:tcPr>
          <w:p w14:paraId="2E208634" w14:textId="77777777" w:rsidR="00294F02" w:rsidRPr="00294F02" w:rsidRDefault="00294F02" w:rsidP="00611FDB">
            <w:pPr>
              <w:pStyle w:val="a0"/>
              <w:ind w:firstLine="0"/>
              <w:jc w:val="center"/>
              <w:rPr>
                <w:ins w:id="2191" w:author="Антон Смирнов" w:date="2023-05-25T12:59:00Z"/>
              </w:rPr>
              <w:pPrChange w:id="2192" w:author="Антон Смирнов" w:date="2023-05-25T13:09:00Z">
                <w:pPr>
                  <w:pStyle w:val="a0"/>
                </w:pPr>
              </w:pPrChange>
            </w:pPr>
            <w:ins w:id="2193" w:author="Антон Смирнов" w:date="2023-05-25T12:59:00Z">
              <w:r w:rsidRPr="00294F02">
                <w:t>HLA-A*30:02</w:t>
              </w:r>
            </w:ins>
          </w:p>
        </w:tc>
        <w:tc>
          <w:tcPr>
            <w:tcW w:w="3738" w:type="dxa"/>
            <w:noWrap/>
            <w:vAlign w:val="center"/>
            <w:hideMark/>
            <w:tcPrChange w:id="2194" w:author="Антон Смирнов" w:date="2023-05-25T13:45:00Z">
              <w:tcPr>
                <w:tcW w:w="3315" w:type="dxa"/>
                <w:noWrap/>
                <w:hideMark/>
              </w:tcPr>
            </w:tcPrChange>
          </w:tcPr>
          <w:p w14:paraId="30C93A4E" w14:textId="77777777" w:rsidR="00294F02" w:rsidRPr="00294F02" w:rsidRDefault="00294F02" w:rsidP="00611FDB">
            <w:pPr>
              <w:pStyle w:val="a0"/>
              <w:ind w:firstLine="0"/>
              <w:jc w:val="center"/>
              <w:rPr>
                <w:ins w:id="2195" w:author="Антон Смирнов" w:date="2023-05-25T12:59:00Z"/>
              </w:rPr>
              <w:pPrChange w:id="2196" w:author="Антон Смирнов" w:date="2023-05-25T13:09:00Z">
                <w:pPr>
                  <w:pStyle w:val="a0"/>
                </w:pPr>
              </w:pPrChange>
            </w:pPr>
            <w:ins w:id="2197" w:author="Антон Смирнов" w:date="2023-05-25T12:59:00Z">
              <w:r w:rsidRPr="00294F02">
                <w:t>3871</w:t>
              </w:r>
            </w:ins>
          </w:p>
        </w:tc>
      </w:tr>
      <w:tr w:rsidR="00FE3DB4" w:rsidRPr="00294F02" w14:paraId="4107D413" w14:textId="77777777" w:rsidTr="00FD588A">
        <w:tblPrEx>
          <w:tblPrExChange w:id="2198" w:author="Антон Смирнов" w:date="2023-05-25T13:45:00Z">
            <w:tblPrEx>
              <w:tblLayout w:type="fixed"/>
            </w:tblPrEx>
          </w:tblPrExChange>
        </w:tblPrEx>
        <w:trPr>
          <w:trHeight w:val="300"/>
          <w:jc w:val="center"/>
          <w:ins w:id="2199" w:author="Антон Смирнов" w:date="2023-05-25T12:59:00Z"/>
          <w:trPrChange w:id="2200" w:author="Антон Смирнов" w:date="2023-05-25T13:45:00Z">
            <w:trPr>
              <w:trHeight w:val="300"/>
            </w:trPr>
          </w:trPrChange>
        </w:trPr>
        <w:tc>
          <w:tcPr>
            <w:tcW w:w="2891" w:type="dxa"/>
            <w:noWrap/>
            <w:vAlign w:val="center"/>
            <w:hideMark/>
            <w:tcPrChange w:id="2201" w:author="Антон Смирнов" w:date="2023-05-25T13:45:00Z">
              <w:tcPr>
                <w:tcW w:w="3314" w:type="dxa"/>
                <w:gridSpan w:val="2"/>
                <w:noWrap/>
                <w:vAlign w:val="center"/>
                <w:hideMark/>
              </w:tcPr>
            </w:tcPrChange>
          </w:tcPr>
          <w:p w14:paraId="38D4B858" w14:textId="77777777" w:rsidR="00294F02" w:rsidRPr="00294F02" w:rsidRDefault="00294F02" w:rsidP="00611FDB">
            <w:pPr>
              <w:pStyle w:val="a0"/>
              <w:ind w:firstLine="0"/>
              <w:jc w:val="center"/>
              <w:rPr>
                <w:ins w:id="2202" w:author="Антон Смирнов" w:date="2023-05-25T12:59:00Z"/>
              </w:rPr>
              <w:pPrChange w:id="2203" w:author="Антон Смирнов" w:date="2023-05-25T13:09:00Z">
                <w:pPr>
                  <w:pStyle w:val="a0"/>
                </w:pPr>
              </w:pPrChange>
            </w:pPr>
            <w:ins w:id="2204" w:author="Антон Смирнов" w:date="2023-05-25T12:59:00Z">
              <w:r w:rsidRPr="00294F02">
                <w:t>HLA-A*33:01</w:t>
              </w:r>
            </w:ins>
          </w:p>
        </w:tc>
        <w:tc>
          <w:tcPr>
            <w:tcW w:w="3738" w:type="dxa"/>
            <w:noWrap/>
            <w:vAlign w:val="center"/>
            <w:hideMark/>
            <w:tcPrChange w:id="2205" w:author="Антон Смирнов" w:date="2023-05-25T13:45:00Z">
              <w:tcPr>
                <w:tcW w:w="3315" w:type="dxa"/>
                <w:noWrap/>
                <w:hideMark/>
              </w:tcPr>
            </w:tcPrChange>
          </w:tcPr>
          <w:p w14:paraId="53B0CF26" w14:textId="77777777" w:rsidR="00294F02" w:rsidRPr="00294F02" w:rsidRDefault="00294F02" w:rsidP="00611FDB">
            <w:pPr>
              <w:pStyle w:val="a0"/>
              <w:ind w:firstLine="0"/>
              <w:jc w:val="center"/>
              <w:rPr>
                <w:ins w:id="2206" w:author="Антон Смирнов" w:date="2023-05-25T12:59:00Z"/>
              </w:rPr>
              <w:pPrChange w:id="2207" w:author="Антон Смирнов" w:date="2023-05-25T13:09:00Z">
                <w:pPr>
                  <w:pStyle w:val="a0"/>
                </w:pPr>
              </w:pPrChange>
            </w:pPr>
            <w:ins w:id="2208" w:author="Антон Смирнов" w:date="2023-05-25T12:59:00Z">
              <w:r w:rsidRPr="00294F02">
                <w:t>3848</w:t>
              </w:r>
            </w:ins>
          </w:p>
        </w:tc>
      </w:tr>
      <w:tr w:rsidR="00FE3DB4" w:rsidRPr="00294F02" w14:paraId="358576D1" w14:textId="77777777" w:rsidTr="00FD588A">
        <w:tblPrEx>
          <w:tblPrExChange w:id="2209" w:author="Антон Смирнов" w:date="2023-05-25T13:45:00Z">
            <w:tblPrEx>
              <w:tblLayout w:type="fixed"/>
            </w:tblPrEx>
          </w:tblPrExChange>
        </w:tblPrEx>
        <w:trPr>
          <w:trHeight w:val="300"/>
          <w:jc w:val="center"/>
          <w:ins w:id="2210" w:author="Антон Смирнов" w:date="2023-05-25T12:59:00Z"/>
          <w:trPrChange w:id="2211" w:author="Антон Смирнов" w:date="2023-05-25T13:45:00Z">
            <w:trPr>
              <w:trHeight w:val="300"/>
            </w:trPr>
          </w:trPrChange>
        </w:trPr>
        <w:tc>
          <w:tcPr>
            <w:tcW w:w="2891" w:type="dxa"/>
            <w:noWrap/>
            <w:vAlign w:val="center"/>
            <w:hideMark/>
            <w:tcPrChange w:id="2212" w:author="Антон Смирнов" w:date="2023-05-25T13:45:00Z">
              <w:tcPr>
                <w:tcW w:w="3314" w:type="dxa"/>
                <w:gridSpan w:val="2"/>
                <w:noWrap/>
                <w:vAlign w:val="center"/>
                <w:hideMark/>
              </w:tcPr>
            </w:tcPrChange>
          </w:tcPr>
          <w:p w14:paraId="645FACA0" w14:textId="77777777" w:rsidR="00294F02" w:rsidRPr="00294F02" w:rsidRDefault="00294F02" w:rsidP="00611FDB">
            <w:pPr>
              <w:pStyle w:val="a0"/>
              <w:ind w:firstLine="0"/>
              <w:jc w:val="center"/>
              <w:rPr>
                <w:ins w:id="2213" w:author="Антон Смирнов" w:date="2023-05-25T12:59:00Z"/>
              </w:rPr>
              <w:pPrChange w:id="2214" w:author="Антон Смирнов" w:date="2023-05-25T13:09:00Z">
                <w:pPr>
                  <w:pStyle w:val="a0"/>
                </w:pPr>
              </w:pPrChange>
            </w:pPr>
            <w:ins w:id="2215" w:author="Антон Смирнов" w:date="2023-05-25T12:59:00Z">
              <w:r w:rsidRPr="00294F02">
                <w:t>HLA-A*34:02</w:t>
              </w:r>
            </w:ins>
          </w:p>
        </w:tc>
        <w:tc>
          <w:tcPr>
            <w:tcW w:w="3738" w:type="dxa"/>
            <w:noWrap/>
            <w:vAlign w:val="center"/>
            <w:hideMark/>
            <w:tcPrChange w:id="2216" w:author="Антон Смирнов" w:date="2023-05-25T13:45:00Z">
              <w:tcPr>
                <w:tcW w:w="3315" w:type="dxa"/>
                <w:noWrap/>
                <w:hideMark/>
              </w:tcPr>
            </w:tcPrChange>
          </w:tcPr>
          <w:p w14:paraId="456E5A27" w14:textId="77777777" w:rsidR="00294F02" w:rsidRPr="00294F02" w:rsidRDefault="00294F02" w:rsidP="00611FDB">
            <w:pPr>
              <w:pStyle w:val="a0"/>
              <w:ind w:firstLine="0"/>
              <w:jc w:val="center"/>
              <w:rPr>
                <w:ins w:id="2217" w:author="Антон Смирнов" w:date="2023-05-25T12:59:00Z"/>
              </w:rPr>
              <w:pPrChange w:id="2218" w:author="Антон Смирнов" w:date="2023-05-25T13:09:00Z">
                <w:pPr>
                  <w:pStyle w:val="a0"/>
                </w:pPr>
              </w:pPrChange>
            </w:pPr>
            <w:ins w:id="2219" w:author="Антон Смирнов" w:date="2023-05-25T12:59:00Z">
              <w:r w:rsidRPr="00294F02">
                <w:t>3806</w:t>
              </w:r>
            </w:ins>
          </w:p>
        </w:tc>
      </w:tr>
      <w:tr w:rsidR="00FE3DB4" w:rsidRPr="00294F02" w14:paraId="59626288" w14:textId="77777777" w:rsidTr="00FD588A">
        <w:tblPrEx>
          <w:tblPrExChange w:id="2220" w:author="Антон Смирнов" w:date="2023-05-25T13:45:00Z">
            <w:tblPrEx>
              <w:tblLayout w:type="fixed"/>
            </w:tblPrEx>
          </w:tblPrExChange>
        </w:tblPrEx>
        <w:trPr>
          <w:trHeight w:val="300"/>
          <w:jc w:val="center"/>
          <w:ins w:id="2221" w:author="Антон Смирнов" w:date="2023-05-25T12:59:00Z"/>
          <w:trPrChange w:id="2222" w:author="Антон Смирнов" w:date="2023-05-25T13:45:00Z">
            <w:trPr>
              <w:trHeight w:val="300"/>
            </w:trPr>
          </w:trPrChange>
        </w:trPr>
        <w:tc>
          <w:tcPr>
            <w:tcW w:w="2891" w:type="dxa"/>
            <w:noWrap/>
            <w:vAlign w:val="center"/>
            <w:hideMark/>
            <w:tcPrChange w:id="2223" w:author="Антон Смирнов" w:date="2023-05-25T13:45:00Z">
              <w:tcPr>
                <w:tcW w:w="3314" w:type="dxa"/>
                <w:gridSpan w:val="2"/>
                <w:noWrap/>
                <w:vAlign w:val="center"/>
                <w:hideMark/>
              </w:tcPr>
            </w:tcPrChange>
          </w:tcPr>
          <w:p w14:paraId="5C2BF1F0" w14:textId="77777777" w:rsidR="00294F02" w:rsidRPr="00294F02" w:rsidRDefault="00294F02" w:rsidP="00611FDB">
            <w:pPr>
              <w:pStyle w:val="a0"/>
              <w:ind w:firstLine="0"/>
              <w:jc w:val="center"/>
              <w:rPr>
                <w:ins w:id="2224" w:author="Антон Смирнов" w:date="2023-05-25T12:59:00Z"/>
              </w:rPr>
              <w:pPrChange w:id="2225" w:author="Антон Смирнов" w:date="2023-05-25T13:09:00Z">
                <w:pPr>
                  <w:pStyle w:val="a0"/>
                </w:pPr>
              </w:pPrChange>
            </w:pPr>
            <w:ins w:id="2226" w:author="Антон Смирнов" w:date="2023-05-25T12:59:00Z">
              <w:r w:rsidRPr="00294F02">
                <w:t>HLA-C*04:01</w:t>
              </w:r>
            </w:ins>
          </w:p>
        </w:tc>
        <w:tc>
          <w:tcPr>
            <w:tcW w:w="3738" w:type="dxa"/>
            <w:noWrap/>
            <w:vAlign w:val="center"/>
            <w:hideMark/>
            <w:tcPrChange w:id="2227" w:author="Антон Смирнов" w:date="2023-05-25T13:45:00Z">
              <w:tcPr>
                <w:tcW w:w="3315" w:type="dxa"/>
                <w:noWrap/>
                <w:hideMark/>
              </w:tcPr>
            </w:tcPrChange>
          </w:tcPr>
          <w:p w14:paraId="1CED5F01" w14:textId="77777777" w:rsidR="00294F02" w:rsidRPr="00294F02" w:rsidRDefault="00294F02" w:rsidP="00611FDB">
            <w:pPr>
              <w:pStyle w:val="a0"/>
              <w:ind w:firstLine="0"/>
              <w:jc w:val="center"/>
              <w:rPr>
                <w:ins w:id="2228" w:author="Антон Смирнов" w:date="2023-05-25T12:59:00Z"/>
              </w:rPr>
              <w:pPrChange w:id="2229" w:author="Антон Смирнов" w:date="2023-05-25T13:09:00Z">
                <w:pPr>
                  <w:pStyle w:val="a0"/>
                </w:pPr>
              </w:pPrChange>
            </w:pPr>
            <w:ins w:id="2230" w:author="Антон Смирнов" w:date="2023-05-25T12:59:00Z">
              <w:r w:rsidRPr="00294F02">
                <w:t>3791</w:t>
              </w:r>
            </w:ins>
          </w:p>
        </w:tc>
      </w:tr>
      <w:tr w:rsidR="00FE3DB4" w:rsidRPr="00294F02" w14:paraId="017DD337" w14:textId="77777777" w:rsidTr="00FD588A">
        <w:tblPrEx>
          <w:tblPrExChange w:id="2231" w:author="Антон Смирнов" w:date="2023-05-25T13:45:00Z">
            <w:tblPrEx>
              <w:tblLayout w:type="fixed"/>
            </w:tblPrEx>
          </w:tblPrExChange>
        </w:tblPrEx>
        <w:trPr>
          <w:trHeight w:val="300"/>
          <w:jc w:val="center"/>
          <w:ins w:id="2232" w:author="Антон Смирнов" w:date="2023-05-25T12:59:00Z"/>
          <w:trPrChange w:id="2233" w:author="Антон Смирнов" w:date="2023-05-25T13:45:00Z">
            <w:trPr>
              <w:trHeight w:val="300"/>
            </w:trPr>
          </w:trPrChange>
        </w:trPr>
        <w:tc>
          <w:tcPr>
            <w:tcW w:w="2891" w:type="dxa"/>
            <w:noWrap/>
            <w:vAlign w:val="center"/>
            <w:hideMark/>
            <w:tcPrChange w:id="2234" w:author="Антон Смирнов" w:date="2023-05-25T13:45:00Z">
              <w:tcPr>
                <w:tcW w:w="3314" w:type="dxa"/>
                <w:gridSpan w:val="2"/>
                <w:noWrap/>
                <w:vAlign w:val="center"/>
                <w:hideMark/>
              </w:tcPr>
            </w:tcPrChange>
          </w:tcPr>
          <w:p w14:paraId="2E6AEBF3" w14:textId="77777777" w:rsidR="00294F02" w:rsidRPr="00294F02" w:rsidRDefault="00294F02" w:rsidP="00611FDB">
            <w:pPr>
              <w:pStyle w:val="a0"/>
              <w:ind w:firstLine="0"/>
              <w:jc w:val="center"/>
              <w:rPr>
                <w:ins w:id="2235" w:author="Антон Смирнов" w:date="2023-05-25T12:59:00Z"/>
              </w:rPr>
              <w:pPrChange w:id="2236" w:author="Антон Смирнов" w:date="2023-05-25T13:09:00Z">
                <w:pPr>
                  <w:pStyle w:val="a0"/>
                </w:pPr>
              </w:pPrChange>
            </w:pPr>
            <w:ins w:id="2237" w:author="Антон Смирнов" w:date="2023-05-25T12:59:00Z">
              <w:r w:rsidRPr="00294F02">
                <w:t>HLA-B*45:01</w:t>
              </w:r>
            </w:ins>
          </w:p>
        </w:tc>
        <w:tc>
          <w:tcPr>
            <w:tcW w:w="3738" w:type="dxa"/>
            <w:noWrap/>
            <w:vAlign w:val="center"/>
            <w:hideMark/>
            <w:tcPrChange w:id="2238" w:author="Антон Смирнов" w:date="2023-05-25T13:45:00Z">
              <w:tcPr>
                <w:tcW w:w="3315" w:type="dxa"/>
                <w:noWrap/>
                <w:hideMark/>
              </w:tcPr>
            </w:tcPrChange>
          </w:tcPr>
          <w:p w14:paraId="56EA9C5F" w14:textId="77777777" w:rsidR="00294F02" w:rsidRPr="00294F02" w:rsidRDefault="00294F02" w:rsidP="00611FDB">
            <w:pPr>
              <w:pStyle w:val="a0"/>
              <w:ind w:firstLine="0"/>
              <w:jc w:val="center"/>
              <w:rPr>
                <w:ins w:id="2239" w:author="Антон Смирнов" w:date="2023-05-25T12:59:00Z"/>
              </w:rPr>
              <w:pPrChange w:id="2240" w:author="Антон Смирнов" w:date="2023-05-25T13:09:00Z">
                <w:pPr>
                  <w:pStyle w:val="a0"/>
                </w:pPr>
              </w:pPrChange>
            </w:pPr>
            <w:ins w:id="2241" w:author="Антон Смирнов" w:date="2023-05-25T12:59:00Z">
              <w:r w:rsidRPr="00294F02">
                <w:t>3781</w:t>
              </w:r>
            </w:ins>
          </w:p>
        </w:tc>
      </w:tr>
      <w:tr w:rsidR="00FE3DB4" w:rsidRPr="00294F02" w14:paraId="6BB8E071" w14:textId="77777777" w:rsidTr="00FD588A">
        <w:tblPrEx>
          <w:tblPrExChange w:id="2242" w:author="Антон Смирнов" w:date="2023-05-25T13:45:00Z">
            <w:tblPrEx>
              <w:tblLayout w:type="fixed"/>
            </w:tblPrEx>
          </w:tblPrExChange>
        </w:tblPrEx>
        <w:trPr>
          <w:trHeight w:val="300"/>
          <w:jc w:val="center"/>
          <w:ins w:id="2243" w:author="Антон Смирнов" w:date="2023-05-25T12:59:00Z"/>
          <w:trPrChange w:id="2244" w:author="Антон Смирнов" w:date="2023-05-25T13:45:00Z">
            <w:trPr>
              <w:trHeight w:val="300"/>
            </w:trPr>
          </w:trPrChange>
        </w:trPr>
        <w:tc>
          <w:tcPr>
            <w:tcW w:w="2891" w:type="dxa"/>
            <w:noWrap/>
            <w:vAlign w:val="center"/>
            <w:hideMark/>
            <w:tcPrChange w:id="2245" w:author="Антон Смирнов" w:date="2023-05-25T13:45:00Z">
              <w:tcPr>
                <w:tcW w:w="3314" w:type="dxa"/>
                <w:gridSpan w:val="2"/>
                <w:noWrap/>
                <w:vAlign w:val="center"/>
                <w:hideMark/>
              </w:tcPr>
            </w:tcPrChange>
          </w:tcPr>
          <w:p w14:paraId="531C8B45" w14:textId="77777777" w:rsidR="00294F02" w:rsidRPr="00294F02" w:rsidRDefault="00294F02" w:rsidP="00611FDB">
            <w:pPr>
              <w:pStyle w:val="a0"/>
              <w:ind w:firstLine="0"/>
              <w:jc w:val="center"/>
              <w:rPr>
                <w:ins w:id="2246" w:author="Антон Смирнов" w:date="2023-05-25T12:59:00Z"/>
              </w:rPr>
              <w:pPrChange w:id="2247" w:author="Антон Смирнов" w:date="2023-05-25T13:09:00Z">
                <w:pPr>
                  <w:pStyle w:val="a0"/>
                </w:pPr>
              </w:pPrChange>
            </w:pPr>
            <w:ins w:id="2248" w:author="Антон Смирнов" w:date="2023-05-25T12:59:00Z">
              <w:r w:rsidRPr="00294F02">
                <w:t>HLA-B*15:10</w:t>
              </w:r>
            </w:ins>
          </w:p>
        </w:tc>
        <w:tc>
          <w:tcPr>
            <w:tcW w:w="3738" w:type="dxa"/>
            <w:noWrap/>
            <w:vAlign w:val="center"/>
            <w:hideMark/>
            <w:tcPrChange w:id="2249" w:author="Антон Смирнов" w:date="2023-05-25T13:45:00Z">
              <w:tcPr>
                <w:tcW w:w="3315" w:type="dxa"/>
                <w:noWrap/>
                <w:hideMark/>
              </w:tcPr>
            </w:tcPrChange>
          </w:tcPr>
          <w:p w14:paraId="0917A8F1" w14:textId="77777777" w:rsidR="00294F02" w:rsidRPr="00294F02" w:rsidRDefault="00294F02" w:rsidP="00611FDB">
            <w:pPr>
              <w:pStyle w:val="a0"/>
              <w:ind w:firstLine="0"/>
              <w:jc w:val="center"/>
              <w:rPr>
                <w:ins w:id="2250" w:author="Антон Смирнов" w:date="2023-05-25T12:59:00Z"/>
              </w:rPr>
              <w:pPrChange w:id="2251" w:author="Антон Смирнов" w:date="2023-05-25T13:09:00Z">
                <w:pPr>
                  <w:pStyle w:val="a0"/>
                </w:pPr>
              </w:pPrChange>
            </w:pPr>
            <w:ins w:id="2252" w:author="Антон Смирнов" w:date="2023-05-25T12:59:00Z">
              <w:r w:rsidRPr="00294F02">
                <w:t>3679</w:t>
              </w:r>
            </w:ins>
          </w:p>
        </w:tc>
      </w:tr>
      <w:tr w:rsidR="00FE3DB4" w:rsidRPr="00294F02" w14:paraId="55A1D4AE" w14:textId="77777777" w:rsidTr="00FD588A">
        <w:tblPrEx>
          <w:tblPrExChange w:id="2253" w:author="Антон Смирнов" w:date="2023-05-25T13:45:00Z">
            <w:tblPrEx>
              <w:tblLayout w:type="fixed"/>
            </w:tblPrEx>
          </w:tblPrExChange>
        </w:tblPrEx>
        <w:trPr>
          <w:trHeight w:val="300"/>
          <w:jc w:val="center"/>
          <w:ins w:id="2254" w:author="Антон Смирнов" w:date="2023-05-25T12:59:00Z"/>
          <w:trPrChange w:id="2255" w:author="Антон Смирнов" w:date="2023-05-25T13:45:00Z">
            <w:trPr>
              <w:trHeight w:val="300"/>
            </w:trPr>
          </w:trPrChange>
        </w:trPr>
        <w:tc>
          <w:tcPr>
            <w:tcW w:w="2891" w:type="dxa"/>
            <w:noWrap/>
            <w:vAlign w:val="center"/>
            <w:hideMark/>
            <w:tcPrChange w:id="2256" w:author="Антон Смирнов" w:date="2023-05-25T13:45:00Z">
              <w:tcPr>
                <w:tcW w:w="3314" w:type="dxa"/>
                <w:gridSpan w:val="2"/>
                <w:noWrap/>
                <w:vAlign w:val="center"/>
                <w:hideMark/>
              </w:tcPr>
            </w:tcPrChange>
          </w:tcPr>
          <w:p w14:paraId="2E87466A" w14:textId="77777777" w:rsidR="00294F02" w:rsidRPr="00294F02" w:rsidRDefault="00294F02" w:rsidP="00611FDB">
            <w:pPr>
              <w:pStyle w:val="a0"/>
              <w:ind w:firstLine="0"/>
              <w:jc w:val="center"/>
              <w:rPr>
                <w:ins w:id="2257" w:author="Антон Смирнов" w:date="2023-05-25T12:59:00Z"/>
              </w:rPr>
              <w:pPrChange w:id="2258" w:author="Антон Смирнов" w:date="2023-05-25T13:09:00Z">
                <w:pPr>
                  <w:pStyle w:val="a0"/>
                </w:pPr>
              </w:pPrChange>
            </w:pPr>
            <w:ins w:id="2259" w:author="Антон Смирнов" w:date="2023-05-25T12:59:00Z">
              <w:r w:rsidRPr="00294F02">
                <w:t>HLA-B*42:01</w:t>
              </w:r>
            </w:ins>
          </w:p>
        </w:tc>
        <w:tc>
          <w:tcPr>
            <w:tcW w:w="3738" w:type="dxa"/>
            <w:noWrap/>
            <w:vAlign w:val="center"/>
            <w:hideMark/>
            <w:tcPrChange w:id="2260" w:author="Антон Смирнов" w:date="2023-05-25T13:45:00Z">
              <w:tcPr>
                <w:tcW w:w="3315" w:type="dxa"/>
                <w:noWrap/>
                <w:hideMark/>
              </w:tcPr>
            </w:tcPrChange>
          </w:tcPr>
          <w:p w14:paraId="16A511A0" w14:textId="77777777" w:rsidR="00294F02" w:rsidRPr="00294F02" w:rsidRDefault="00294F02" w:rsidP="00611FDB">
            <w:pPr>
              <w:pStyle w:val="a0"/>
              <w:ind w:firstLine="0"/>
              <w:jc w:val="center"/>
              <w:rPr>
                <w:ins w:id="2261" w:author="Антон Смирнов" w:date="2023-05-25T12:59:00Z"/>
              </w:rPr>
              <w:pPrChange w:id="2262" w:author="Антон Смирнов" w:date="2023-05-25T13:09:00Z">
                <w:pPr>
                  <w:pStyle w:val="a0"/>
                </w:pPr>
              </w:pPrChange>
            </w:pPr>
            <w:ins w:id="2263" w:author="Антон Смирнов" w:date="2023-05-25T12:59:00Z">
              <w:r w:rsidRPr="00294F02">
                <w:t>3539</w:t>
              </w:r>
            </w:ins>
          </w:p>
        </w:tc>
      </w:tr>
      <w:tr w:rsidR="00FE3DB4" w:rsidRPr="00294F02" w14:paraId="55801097" w14:textId="77777777" w:rsidTr="00FD588A">
        <w:tblPrEx>
          <w:tblPrExChange w:id="2264" w:author="Антон Смирнов" w:date="2023-05-25T13:45:00Z">
            <w:tblPrEx>
              <w:tblLayout w:type="fixed"/>
            </w:tblPrEx>
          </w:tblPrExChange>
        </w:tblPrEx>
        <w:trPr>
          <w:trHeight w:val="300"/>
          <w:jc w:val="center"/>
          <w:ins w:id="2265" w:author="Антон Смирнов" w:date="2023-05-25T12:59:00Z"/>
          <w:trPrChange w:id="2266" w:author="Антон Смирнов" w:date="2023-05-25T13:45:00Z">
            <w:trPr>
              <w:trHeight w:val="300"/>
            </w:trPr>
          </w:trPrChange>
        </w:trPr>
        <w:tc>
          <w:tcPr>
            <w:tcW w:w="2891" w:type="dxa"/>
            <w:noWrap/>
            <w:vAlign w:val="center"/>
            <w:hideMark/>
            <w:tcPrChange w:id="2267" w:author="Антон Смирнов" w:date="2023-05-25T13:45:00Z">
              <w:tcPr>
                <w:tcW w:w="3314" w:type="dxa"/>
                <w:gridSpan w:val="2"/>
                <w:noWrap/>
                <w:vAlign w:val="center"/>
                <w:hideMark/>
              </w:tcPr>
            </w:tcPrChange>
          </w:tcPr>
          <w:p w14:paraId="3C6901D6" w14:textId="77777777" w:rsidR="00294F02" w:rsidRPr="00294F02" w:rsidRDefault="00294F02" w:rsidP="00611FDB">
            <w:pPr>
              <w:pStyle w:val="a0"/>
              <w:ind w:firstLine="0"/>
              <w:jc w:val="center"/>
              <w:rPr>
                <w:ins w:id="2268" w:author="Антон Смирнов" w:date="2023-05-25T12:59:00Z"/>
              </w:rPr>
              <w:pPrChange w:id="2269" w:author="Антон Смирнов" w:date="2023-05-25T13:09:00Z">
                <w:pPr>
                  <w:pStyle w:val="a0"/>
                </w:pPr>
              </w:pPrChange>
            </w:pPr>
            <w:ins w:id="2270" w:author="Антон Смирнов" w:date="2023-05-25T12:59:00Z">
              <w:r w:rsidRPr="00294F02">
                <w:t>HLA-A*02:04</w:t>
              </w:r>
            </w:ins>
          </w:p>
        </w:tc>
        <w:tc>
          <w:tcPr>
            <w:tcW w:w="3738" w:type="dxa"/>
            <w:noWrap/>
            <w:vAlign w:val="center"/>
            <w:hideMark/>
            <w:tcPrChange w:id="2271" w:author="Антон Смирнов" w:date="2023-05-25T13:45:00Z">
              <w:tcPr>
                <w:tcW w:w="3315" w:type="dxa"/>
                <w:noWrap/>
                <w:hideMark/>
              </w:tcPr>
            </w:tcPrChange>
          </w:tcPr>
          <w:p w14:paraId="2378346D" w14:textId="77777777" w:rsidR="00294F02" w:rsidRPr="00294F02" w:rsidRDefault="00294F02" w:rsidP="00611FDB">
            <w:pPr>
              <w:pStyle w:val="a0"/>
              <w:ind w:firstLine="0"/>
              <w:jc w:val="center"/>
              <w:rPr>
                <w:ins w:id="2272" w:author="Антон Смирнов" w:date="2023-05-25T12:59:00Z"/>
              </w:rPr>
              <w:pPrChange w:id="2273" w:author="Антон Смирнов" w:date="2023-05-25T13:09:00Z">
                <w:pPr>
                  <w:pStyle w:val="a0"/>
                </w:pPr>
              </w:pPrChange>
            </w:pPr>
            <w:ins w:id="2274" w:author="Антон Смирнов" w:date="2023-05-25T12:59:00Z">
              <w:r w:rsidRPr="00294F02">
                <w:t>3527</w:t>
              </w:r>
            </w:ins>
          </w:p>
        </w:tc>
      </w:tr>
      <w:tr w:rsidR="00FE3DB4" w:rsidRPr="00294F02" w14:paraId="58D93515" w14:textId="77777777" w:rsidTr="00FD588A">
        <w:tblPrEx>
          <w:tblPrExChange w:id="2275" w:author="Антон Смирнов" w:date="2023-05-25T13:45:00Z">
            <w:tblPrEx>
              <w:tblLayout w:type="fixed"/>
            </w:tblPrEx>
          </w:tblPrExChange>
        </w:tblPrEx>
        <w:trPr>
          <w:trHeight w:val="300"/>
          <w:jc w:val="center"/>
          <w:ins w:id="2276" w:author="Антон Смирнов" w:date="2023-05-25T12:59:00Z"/>
          <w:trPrChange w:id="2277" w:author="Антон Смирнов" w:date="2023-05-25T13:45:00Z">
            <w:trPr>
              <w:trHeight w:val="300"/>
            </w:trPr>
          </w:trPrChange>
        </w:trPr>
        <w:tc>
          <w:tcPr>
            <w:tcW w:w="2891" w:type="dxa"/>
            <w:noWrap/>
            <w:vAlign w:val="center"/>
            <w:hideMark/>
            <w:tcPrChange w:id="2278" w:author="Антон Смирнов" w:date="2023-05-25T13:45:00Z">
              <w:tcPr>
                <w:tcW w:w="3314" w:type="dxa"/>
                <w:gridSpan w:val="2"/>
                <w:noWrap/>
                <w:vAlign w:val="center"/>
                <w:hideMark/>
              </w:tcPr>
            </w:tcPrChange>
          </w:tcPr>
          <w:p w14:paraId="2D094646" w14:textId="77777777" w:rsidR="00294F02" w:rsidRPr="00294F02" w:rsidRDefault="00294F02" w:rsidP="00611FDB">
            <w:pPr>
              <w:pStyle w:val="a0"/>
              <w:ind w:firstLine="0"/>
              <w:jc w:val="center"/>
              <w:rPr>
                <w:ins w:id="2279" w:author="Антон Смирнов" w:date="2023-05-25T12:59:00Z"/>
              </w:rPr>
              <w:pPrChange w:id="2280" w:author="Антон Смирнов" w:date="2023-05-25T13:09:00Z">
                <w:pPr>
                  <w:pStyle w:val="a0"/>
                </w:pPr>
              </w:pPrChange>
            </w:pPr>
            <w:ins w:id="2281" w:author="Антон Смирнов" w:date="2023-05-25T12:59:00Z">
              <w:r w:rsidRPr="00294F02">
                <w:t>HLA-B*27:02</w:t>
              </w:r>
            </w:ins>
          </w:p>
        </w:tc>
        <w:tc>
          <w:tcPr>
            <w:tcW w:w="3738" w:type="dxa"/>
            <w:noWrap/>
            <w:vAlign w:val="center"/>
            <w:hideMark/>
            <w:tcPrChange w:id="2282" w:author="Антон Смирнов" w:date="2023-05-25T13:45:00Z">
              <w:tcPr>
                <w:tcW w:w="3315" w:type="dxa"/>
                <w:noWrap/>
                <w:hideMark/>
              </w:tcPr>
            </w:tcPrChange>
          </w:tcPr>
          <w:p w14:paraId="57D9C7F7" w14:textId="77777777" w:rsidR="00294F02" w:rsidRPr="00294F02" w:rsidRDefault="00294F02" w:rsidP="00611FDB">
            <w:pPr>
              <w:pStyle w:val="a0"/>
              <w:ind w:firstLine="0"/>
              <w:jc w:val="center"/>
              <w:rPr>
                <w:ins w:id="2283" w:author="Антон Смирнов" w:date="2023-05-25T12:59:00Z"/>
              </w:rPr>
              <w:pPrChange w:id="2284" w:author="Антон Смирнов" w:date="2023-05-25T13:09:00Z">
                <w:pPr>
                  <w:pStyle w:val="a0"/>
                </w:pPr>
              </w:pPrChange>
            </w:pPr>
            <w:ins w:id="2285" w:author="Антон Смирнов" w:date="2023-05-25T12:59:00Z">
              <w:r w:rsidRPr="00294F02">
                <w:t>3359</w:t>
              </w:r>
            </w:ins>
          </w:p>
        </w:tc>
      </w:tr>
      <w:tr w:rsidR="00FE3DB4" w:rsidRPr="00294F02" w14:paraId="293B6851" w14:textId="77777777" w:rsidTr="00FD588A">
        <w:tblPrEx>
          <w:tblPrExChange w:id="2286" w:author="Антон Смирнов" w:date="2023-05-25T13:45:00Z">
            <w:tblPrEx>
              <w:tblLayout w:type="fixed"/>
            </w:tblPrEx>
          </w:tblPrExChange>
        </w:tblPrEx>
        <w:trPr>
          <w:trHeight w:val="300"/>
          <w:jc w:val="center"/>
          <w:ins w:id="2287" w:author="Антон Смирнов" w:date="2023-05-25T12:59:00Z"/>
          <w:trPrChange w:id="2288" w:author="Антон Смирнов" w:date="2023-05-25T13:45:00Z">
            <w:trPr>
              <w:trHeight w:val="300"/>
            </w:trPr>
          </w:trPrChange>
        </w:trPr>
        <w:tc>
          <w:tcPr>
            <w:tcW w:w="2891" w:type="dxa"/>
            <w:noWrap/>
            <w:vAlign w:val="center"/>
            <w:hideMark/>
            <w:tcPrChange w:id="2289" w:author="Антон Смирнов" w:date="2023-05-25T13:45:00Z">
              <w:tcPr>
                <w:tcW w:w="3314" w:type="dxa"/>
                <w:gridSpan w:val="2"/>
                <w:noWrap/>
                <w:vAlign w:val="center"/>
                <w:hideMark/>
              </w:tcPr>
            </w:tcPrChange>
          </w:tcPr>
          <w:p w14:paraId="1FD6451E" w14:textId="77777777" w:rsidR="00294F02" w:rsidRPr="00294F02" w:rsidRDefault="00294F02" w:rsidP="00611FDB">
            <w:pPr>
              <w:pStyle w:val="a0"/>
              <w:ind w:firstLine="0"/>
              <w:jc w:val="center"/>
              <w:rPr>
                <w:ins w:id="2290" w:author="Антон Смирнов" w:date="2023-05-25T12:59:00Z"/>
              </w:rPr>
              <w:pPrChange w:id="2291" w:author="Антон Смирнов" w:date="2023-05-25T13:09:00Z">
                <w:pPr>
                  <w:pStyle w:val="a0"/>
                </w:pPr>
              </w:pPrChange>
            </w:pPr>
            <w:ins w:id="2292" w:author="Антон Смирнов" w:date="2023-05-25T12:59:00Z">
              <w:r w:rsidRPr="00294F02">
                <w:t>HLA-C*02:02</w:t>
              </w:r>
            </w:ins>
          </w:p>
        </w:tc>
        <w:tc>
          <w:tcPr>
            <w:tcW w:w="3738" w:type="dxa"/>
            <w:noWrap/>
            <w:vAlign w:val="center"/>
            <w:hideMark/>
            <w:tcPrChange w:id="2293" w:author="Антон Смирнов" w:date="2023-05-25T13:45:00Z">
              <w:tcPr>
                <w:tcW w:w="3315" w:type="dxa"/>
                <w:noWrap/>
                <w:hideMark/>
              </w:tcPr>
            </w:tcPrChange>
          </w:tcPr>
          <w:p w14:paraId="7A26453F" w14:textId="77777777" w:rsidR="00294F02" w:rsidRPr="00294F02" w:rsidRDefault="00294F02" w:rsidP="00611FDB">
            <w:pPr>
              <w:pStyle w:val="a0"/>
              <w:ind w:firstLine="0"/>
              <w:jc w:val="center"/>
              <w:rPr>
                <w:ins w:id="2294" w:author="Антон Смирнов" w:date="2023-05-25T12:59:00Z"/>
              </w:rPr>
              <w:pPrChange w:id="2295" w:author="Антон Смирнов" w:date="2023-05-25T13:09:00Z">
                <w:pPr>
                  <w:pStyle w:val="a0"/>
                </w:pPr>
              </w:pPrChange>
            </w:pPr>
            <w:ins w:id="2296" w:author="Антон Смирнов" w:date="2023-05-25T12:59:00Z">
              <w:r w:rsidRPr="00294F02">
                <w:t>3104</w:t>
              </w:r>
            </w:ins>
          </w:p>
        </w:tc>
      </w:tr>
      <w:tr w:rsidR="00FE3DB4" w:rsidRPr="00294F02" w14:paraId="6EA86230" w14:textId="77777777" w:rsidTr="00FD588A">
        <w:tblPrEx>
          <w:tblPrExChange w:id="2297" w:author="Антон Смирнов" w:date="2023-05-25T13:45:00Z">
            <w:tblPrEx>
              <w:tblLayout w:type="fixed"/>
            </w:tblPrEx>
          </w:tblPrExChange>
        </w:tblPrEx>
        <w:trPr>
          <w:trHeight w:val="300"/>
          <w:jc w:val="center"/>
          <w:ins w:id="2298" w:author="Антон Смирнов" w:date="2023-05-25T12:59:00Z"/>
          <w:trPrChange w:id="2299" w:author="Антон Смирнов" w:date="2023-05-25T13:45:00Z">
            <w:trPr>
              <w:trHeight w:val="300"/>
            </w:trPr>
          </w:trPrChange>
        </w:trPr>
        <w:tc>
          <w:tcPr>
            <w:tcW w:w="2891" w:type="dxa"/>
            <w:noWrap/>
            <w:vAlign w:val="center"/>
            <w:hideMark/>
            <w:tcPrChange w:id="2300" w:author="Антон Смирнов" w:date="2023-05-25T13:45:00Z">
              <w:tcPr>
                <w:tcW w:w="3314" w:type="dxa"/>
                <w:gridSpan w:val="2"/>
                <w:noWrap/>
                <w:vAlign w:val="center"/>
                <w:hideMark/>
              </w:tcPr>
            </w:tcPrChange>
          </w:tcPr>
          <w:p w14:paraId="671DAA97" w14:textId="77777777" w:rsidR="00294F02" w:rsidRPr="00294F02" w:rsidRDefault="00294F02" w:rsidP="00611FDB">
            <w:pPr>
              <w:pStyle w:val="a0"/>
              <w:ind w:firstLine="0"/>
              <w:jc w:val="center"/>
              <w:rPr>
                <w:ins w:id="2301" w:author="Антон Смирнов" w:date="2023-05-25T12:59:00Z"/>
              </w:rPr>
              <w:pPrChange w:id="2302" w:author="Антон Смирнов" w:date="2023-05-25T13:09:00Z">
                <w:pPr>
                  <w:pStyle w:val="a0"/>
                </w:pPr>
              </w:pPrChange>
            </w:pPr>
            <w:ins w:id="2303" w:author="Антон Смирнов" w:date="2023-05-25T12:59:00Z">
              <w:r w:rsidRPr="00294F02">
                <w:t>HLA-B*38:02</w:t>
              </w:r>
            </w:ins>
          </w:p>
        </w:tc>
        <w:tc>
          <w:tcPr>
            <w:tcW w:w="3738" w:type="dxa"/>
            <w:noWrap/>
            <w:vAlign w:val="center"/>
            <w:hideMark/>
            <w:tcPrChange w:id="2304" w:author="Антон Смирнов" w:date="2023-05-25T13:45:00Z">
              <w:tcPr>
                <w:tcW w:w="3315" w:type="dxa"/>
                <w:noWrap/>
                <w:hideMark/>
              </w:tcPr>
            </w:tcPrChange>
          </w:tcPr>
          <w:p w14:paraId="78264169" w14:textId="77777777" w:rsidR="00294F02" w:rsidRPr="00294F02" w:rsidRDefault="00294F02" w:rsidP="00611FDB">
            <w:pPr>
              <w:pStyle w:val="a0"/>
              <w:ind w:firstLine="0"/>
              <w:jc w:val="center"/>
              <w:rPr>
                <w:ins w:id="2305" w:author="Антон Смирнов" w:date="2023-05-25T12:59:00Z"/>
              </w:rPr>
              <w:pPrChange w:id="2306" w:author="Антон Смирнов" w:date="2023-05-25T13:09:00Z">
                <w:pPr>
                  <w:pStyle w:val="a0"/>
                </w:pPr>
              </w:pPrChange>
            </w:pPr>
            <w:ins w:id="2307" w:author="Антон Смирнов" w:date="2023-05-25T12:59:00Z">
              <w:r w:rsidRPr="00294F02">
                <w:t>3079</w:t>
              </w:r>
            </w:ins>
          </w:p>
        </w:tc>
      </w:tr>
      <w:tr w:rsidR="00FE3DB4" w:rsidRPr="00294F02" w14:paraId="4915C407" w14:textId="77777777" w:rsidTr="00FD588A">
        <w:tblPrEx>
          <w:tblPrExChange w:id="2308" w:author="Антон Смирнов" w:date="2023-05-25T13:45:00Z">
            <w:tblPrEx>
              <w:tblLayout w:type="fixed"/>
            </w:tblPrEx>
          </w:tblPrExChange>
        </w:tblPrEx>
        <w:trPr>
          <w:trHeight w:val="300"/>
          <w:jc w:val="center"/>
          <w:ins w:id="2309" w:author="Антон Смирнов" w:date="2023-05-25T12:59:00Z"/>
          <w:trPrChange w:id="2310" w:author="Антон Смирнов" w:date="2023-05-25T13:45:00Z">
            <w:trPr>
              <w:trHeight w:val="300"/>
            </w:trPr>
          </w:trPrChange>
        </w:trPr>
        <w:tc>
          <w:tcPr>
            <w:tcW w:w="2891" w:type="dxa"/>
            <w:noWrap/>
            <w:vAlign w:val="center"/>
            <w:hideMark/>
            <w:tcPrChange w:id="2311" w:author="Антон Смирнов" w:date="2023-05-25T13:45:00Z">
              <w:tcPr>
                <w:tcW w:w="3314" w:type="dxa"/>
                <w:gridSpan w:val="2"/>
                <w:noWrap/>
                <w:vAlign w:val="center"/>
                <w:hideMark/>
              </w:tcPr>
            </w:tcPrChange>
          </w:tcPr>
          <w:p w14:paraId="4CCBADD1" w14:textId="77777777" w:rsidR="00294F02" w:rsidRPr="00294F02" w:rsidRDefault="00294F02" w:rsidP="00611FDB">
            <w:pPr>
              <w:pStyle w:val="a0"/>
              <w:ind w:firstLine="0"/>
              <w:jc w:val="center"/>
              <w:rPr>
                <w:ins w:id="2312" w:author="Антон Смирнов" w:date="2023-05-25T12:59:00Z"/>
              </w:rPr>
              <w:pPrChange w:id="2313" w:author="Антон Смирнов" w:date="2023-05-25T13:09:00Z">
                <w:pPr>
                  <w:pStyle w:val="a0"/>
                </w:pPr>
              </w:pPrChange>
            </w:pPr>
            <w:ins w:id="2314" w:author="Антон Смирнов" w:date="2023-05-25T12:59:00Z">
              <w:r w:rsidRPr="00294F02">
                <w:lastRenderedPageBreak/>
                <w:t>HLA-B*35:03</w:t>
              </w:r>
            </w:ins>
          </w:p>
        </w:tc>
        <w:tc>
          <w:tcPr>
            <w:tcW w:w="3738" w:type="dxa"/>
            <w:noWrap/>
            <w:vAlign w:val="center"/>
            <w:hideMark/>
            <w:tcPrChange w:id="2315" w:author="Антон Смирнов" w:date="2023-05-25T13:45:00Z">
              <w:tcPr>
                <w:tcW w:w="3315" w:type="dxa"/>
                <w:noWrap/>
                <w:hideMark/>
              </w:tcPr>
            </w:tcPrChange>
          </w:tcPr>
          <w:p w14:paraId="3CD817CC" w14:textId="77777777" w:rsidR="00294F02" w:rsidRPr="00294F02" w:rsidRDefault="00294F02" w:rsidP="00611FDB">
            <w:pPr>
              <w:pStyle w:val="a0"/>
              <w:ind w:firstLine="0"/>
              <w:jc w:val="center"/>
              <w:rPr>
                <w:ins w:id="2316" w:author="Антон Смирнов" w:date="2023-05-25T12:59:00Z"/>
              </w:rPr>
              <w:pPrChange w:id="2317" w:author="Антон Смирнов" w:date="2023-05-25T13:09:00Z">
                <w:pPr>
                  <w:pStyle w:val="a0"/>
                </w:pPr>
              </w:pPrChange>
            </w:pPr>
            <w:ins w:id="2318" w:author="Антон Смирнов" w:date="2023-05-25T12:59:00Z">
              <w:r w:rsidRPr="00294F02">
                <w:t>3052</w:t>
              </w:r>
            </w:ins>
          </w:p>
        </w:tc>
      </w:tr>
      <w:tr w:rsidR="00FE3DB4" w:rsidRPr="00294F02" w14:paraId="24B0BE71" w14:textId="77777777" w:rsidTr="00FD588A">
        <w:tblPrEx>
          <w:tblPrExChange w:id="2319" w:author="Антон Смирнов" w:date="2023-05-25T13:45:00Z">
            <w:tblPrEx>
              <w:tblLayout w:type="fixed"/>
            </w:tblPrEx>
          </w:tblPrExChange>
        </w:tblPrEx>
        <w:trPr>
          <w:trHeight w:val="300"/>
          <w:jc w:val="center"/>
          <w:ins w:id="2320" w:author="Антон Смирнов" w:date="2023-05-25T12:59:00Z"/>
          <w:trPrChange w:id="2321" w:author="Антон Смирнов" w:date="2023-05-25T13:45:00Z">
            <w:trPr>
              <w:trHeight w:val="300"/>
            </w:trPr>
          </w:trPrChange>
        </w:trPr>
        <w:tc>
          <w:tcPr>
            <w:tcW w:w="2891" w:type="dxa"/>
            <w:noWrap/>
            <w:vAlign w:val="center"/>
            <w:hideMark/>
            <w:tcPrChange w:id="2322" w:author="Антон Смирнов" w:date="2023-05-25T13:45:00Z">
              <w:tcPr>
                <w:tcW w:w="3314" w:type="dxa"/>
                <w:gridSpan w:val="2"/>
                <w:noWrap/>
                <w:vAlign w:val="center"/>
                <w:hideMark/>
              </w:tcPr>
            </w:tcPrChange>
          </w:tcPr>
          <w:p w14:paraId="630E0EFE" w14:textId="77777777" w:rsidR="00294F02" w:rsidRPr="00294F02" w:rsidRDefault="00294F02" w:rsidP="00611FDB">
            <w:pPr>
              <w:pStyle w:val="a0"/>
              <w:ind w:firstLine="0"/>
              <w:jc w:val="center"/>
              <w:rPr>
                <w:ins w:id="2323" w:author="Антон Смирнов" w:date="2023-05-25T12:59:00Z"/>
              </w:rPr>
              <w:pPrChange w:id="2324" w:author="Антон Смирнов" w:date="2023-05-25T13:09:00Z">
                <w:pPr>
                  <w:pStyle w:val="a0"/>
                </w:pPr>
              </w:pPrChange>
            </w:pPr>
            <w:ins w:id="2325" w:author="Антон Смирнов" w:date="2023-05-25T12:59:00Z">
              <w:r w:rsidRPr="00294F02">
                <w:t>HLA-C*14:03</w:t>
              </w:r>
            </w:ins>
          </w:p>
        </w:tc>
        <w:tc>
          <w:tcPr>
            <w:tcW w:w="3738" w:type="dxa"/>
            <w:noWrap/>
            <w:vAlign w:val="center"/>
            <w:hideMark/>
            <w:tcPrChange w:id="2326" w:author="Антон Смирнов" w:date="2023-05-25T13:45:00Z">
              <w:tcPr>
                <w:tcW w:w="3315" w:type="dxa"/>
                <w:noWrap/>
                <w:hideMark/>
              </w:tcPr>
            </w:tcPrChange>
          </w:tcPr>
          <w:p w14:paraId="2D6206EF" w14:textId="77777777" w:rsidR="00294F02" w:rsidRPr="00294F02" w:rsidRDefault="00294F02" w:rsidP="00611FDB">
            <w:pPr>
              <w:pStyle w:val="a0"/>
              <w:ind w:firstLine="0"/>
              <w:jc w:val="center"/>
              <w:rPr>
                <w:ins w:id="2327" w:author="Антон Смирнов" w:date="2023-05-25T12:59:00Z"/>
              </w:rPr>
              <w:pPrChange w:id="2328" w:author="Антон Смирнов" w:date="2023-05-25T13:09:00Z">
                <w:pPr>
                  <w:pStyle w:val="a0"/>
                </w:pPr>
              </w:pPrChange>
            </w:pPr>
            <w:ins w:id="2329" w:author="Антон Смирнов" w:date="2023-05-25T12:59:00Z">
              <w:r w:rsidRPr="00294F02">
                <w:t>2998</w:t>
              </w:r>
            </w:ins>
          </w:p>
        </w:tc>
      </w:tr>
      <w:tr w:rsidR="00FE3DB4" w:rsidRPr="00294F02" w14:paraId="40AE9FF4" w14:textId="77777777" w:rsidTr="00FD588A">
        <w:tblPrEx>
          <w:tblPrExChange w:id="2330" w:author="Антон Смирнов" w:date="2023-05-25T13:45:00Z">
            <w:tblPrEx>
              <w:tblLayout w:type="fixed"/>
            </w:tblPrEx>
          </w:tblPrExChange>
        </w:tblPrEx>
        <w:trPr>
          <w:trHeight w:val="300"/>
          <w:jc w:val="center"/>
          <w:ins w:id="2331" w:author="Антон Смирнов" w:date="2023-05-25T12:59:00Z"/>
          <w:trPrChange w:id="2332" w:author="Антон Смирнов" w:date="2023-05-25T13:45:00Z">
            <w:trPr>
              <w:trHeight w:val="300"/>
            </w:trPr>
          </w:trPrChange>
        </w:trPr>
        <w:tc>
          <w:tcPr>
            <w:tcW w:w="2891" w:type="dxa"/>
            <w:noWrap/>
            <w:vAlign w:val="center"/>
            <w:hideMark/>
            <w:tcPrChange w:id="2333" w:author="Антон Смирнов" w:date="2023-05-25T13:45:00Z">
              <w:tcPr>
                <w:tcW w:w="3314" w:type="dxa"/>
                <w:gridSpan w:val="2"/>
                <w:noWrap/>
                <w:vAlign w:val="center"/>
                <w:hideMark/>
              </w:tcPr>
            </w:tcPrChange>
          </w:tcPr>
          <w:p w14:paraId="2B86B0B2" w14:textId="77777777" w:rsidR="00294F02" w:rsidRPr="00294F02" w:rsidRDefault="00294F02" w:rsidP="00611FDB">
            <w:pPr>
              <w:pStyle w:val="a0"/>
              <w:ind w:firstLine="0"/>
              <w:jc w:val="center"/>
              <w:rPr>
                <w:ins w:id="2334" w:author="Антон Смирнов" w:date="2023-05-25T12:59:00Z"/>
              </w:rPr>
              <w:pPrChange w:id="2335" w:author="Антон Смирнов" w:date="2023-05-25T13:09:00Z">
                <w:pPr>
                  <w:pStyle w:val="a0"/>
                </w:pPr>
              </w:pPrChange>
            </w:pPr>
            <w:ins w:id="2336" w:author="Антон Смирнов" w:date="2023-05-25T12:59:00Z">
              <w:r w:rsidRPr="00294F02">
                <w:t>HLA-B*53:01</w:t>
              </w:r>
            </w:ins>
          </w:p>
        </w:tc>
        <w:tc>
          <w:tcPr>
            <w:tcW w:w="3738" w:type="dxa"/>
            <w:noWrap/>
            <w:vAlign w:val="center"/>
            <w:hideMark/>
            <w:tcPrChange w:id="2337" w:author="Антон Смирнов" w:date="2023-05-25T13:45:00Z">
              <w:tcPr>
                <w:tcW w:w="3315" w:type="dxa"/>
                <w:noWrap/>
                <w:hideMark/>
              </w:tcPr>
            </w:tcPrChange>
          </w:tcPr>
          <w:p w14:paraId="6935669E" w14:textId="77777777" w:rsidR="00294F02" w:rsidRPr="00294F02" w:rsidRDefault="00294F02" w:rsidP="00611FDB">
            <w:pPr>
              <w:pStyle w:val="a0"/>
              <w:ind w:firstLine="0"/>
              <w:jc w:val="center"/>
              <w:rPr>
                <w:ins w:id="2338" w:author="Антон Смирнов" w:date="2023-05-25T12:59:00Z"/>
              </w:rPr>
              <w:pPrChange w:id="2339" w:author="Антон Смирнов" w:date="2023-05-25T13:09:00Z">
                <w:pPr>
                  <w:pStyle w:val="a0"/>
                </w:pPr>
              </w:pPrChange>
            </w:pPr>
            <w:ins w:id="2340" w:author="Антон Смирнов" w:date="2023-05-25T12:59:00Z">
              <w:r w:rsidRPr="00294F02">
                <w:t>2990</w:t>
              </w:r>
            </w:ins>
          </w:p>
        </w:tc>
      </w:tr>
      <w:tr w:rsidR="00FE3DB4" w:rsidRPr="00294F02" w14:paraId="33159ACA" w14:textId="77777777" w:rsidTr="00FD588A">
        <w:tblPrEx>
          <w:tblPrExChange w:id="2341" w:author="Антон Смирнов" w:date="2023-05-25T13:45:00Z">
            <w:tblPrEx>
              <w:tblLayout w:type="fixed"/>
            </w:tblPrEx>
          </w:tblPrExChange>
        </w:tblPrEx>
        <w:trPr>
          <w:trHeight w:val="300"/>
          <w:jc w:val="center"/>
          <w:ins w:id="2342" w:author="Антон Смирнов" w:date="2023-05-25T12:59:00Z"/>
          <w:trPrChange w:id="2343" w:author="Антон Смирнов" w:date="2023-05-25T13:45:00Z">
            <w:trPr>
              <w:trHeight w:val="300"/>
            </w:trPr>
          </w:trPrChange>
        </w:trPr>
        <w:tc>
          <w:tcPr>
            <w:tcW w:w="2891" w:type="dxa"/>
            <w:noWrap/>
            <w:vAlign w:val="center"/>
            <w:hideMark/>
            <w:tcPrChange w:id="2344" w:author="Антон Смирнов" w:date="2023-05-25T13:45:00Z">
              <w:tcPr>
                <w:tcW w:w="3314" w:type="dxa"/>
                <w:gridSpan w:val="2"/>
                <w:noWrap/>
                <w:vAlign w:val="center"/>
                <w:hideMark/>
              </w:tcPr>
            </w:tcPrChange>
          </w:tcPr>
          <w:p w14:paraId="063B2458" w14:textId="77777777" w:rsidR="00294F02" w:rsidRPr="00294F02" w:rsidRDefault="00294F02" w:rsidP="00611FDB">
            <w:pPr>
              <w:pStyle w:val="a0"/>
              <w:ind w:firstLine="0"/>
              <w:jc w:val="center"/>
              <w:rPr>
                <w:ins w:id="2345" w:author="Антон Смирнов" w:date="2023-05-25T12:59:00Z"/>
              </w:rPr>
              <w:pPrChange w:id="2346" w:author="Антон Смирнов" w:date="2023-05-25T13:09:00Z">
                <w:pPr>
                  <w:pStyle w:val="a0"/>
                </w:pPr>
              </w:pPrChange>
            </w:pPr>
            <w:ins w:id="2347" w:author="Антон Смирнов" w:date="2023-05-25T12:59:00Z">
              <w:r w:rsidRPr="00294F02">
                <w:t>HLA-A*11:02</w:t>
              </w:r>
            </w:ins>
          </w:p>
        </w:tc>
        <w:tc>
          <w:tcPr>
            <w:tcW w:w="3738" w:type="dxa"/>
            <w:noWrap/>
            <w:vAlign w:val="center"/>
            <w:hideMark/>
            <w:tcPrChange w:id="2348" w:author="Антон Смирнов" w:date="2023-05-25T13:45:00Z">
              <w:tcPr>
                <w:tcW w:w="3315" w:type="dxa"/>
                <w:noWrap/>
                <w:hideMark/>
              </w:tcPr>
            </w:tcPrChange>
          </w:tcPr>
          <w:p w14:paraId="25EDE923" w14:textId="77777777" w:rsidR="00294F02" w:rsidRPr="00294F02" w:rsidRDefault="00294F02" w:rsidP="00611FDB">
            <w:pPr>
              <w:pStyle w:val="a0"/>
              <w:ind w:firstLine="0"/>
              <w:jc w:val="center"/>
              <w:rPr>
                <w:ins w:id="2349" w:author="Антон Смирнов" w:date="2023-05-25T12:59:00Z"/>
              </w:rPr>
              <w:pPrChange w:id="2350" w:author="Антон Смирнов" w:date="2023-05-25T13:09:00Z">
                <w:pPr>
                  <w:pStyle w:val="a0"/>
                </w:pPr>
              </w:pPrChange>
            </w:pPr>
            <w:ins w:id="2351" w:author="Антон Смирнов" w:date="2023-05-25T12:59:00Z">
              <w:r w:rsidRPr="00294F02">
                <w:t>2939</w:t>
              </w:r>
            </w:ins>
          </w:p>
        </w:tc>
      </w:tr>
      <w:tr w:rsidR="00FE3DB4" w:rsidRPr="00294F02" w14:paraId="3B69814A" w14:textId="77777777" w:rsidTr="00FD588A">
        <w:tblPrEx>
          <w:tblPrExChange w:id="2352" w:author="Антон Смирнов" w:date="2023-05-25T13:45:00Z">
            <w:tblPrEx>
              <w:tblLayout w:type="fixed"/>
            </w:tblPrEx>
          </w:tblPrExChange>
        </w:tblPrEx>
        <w:trPr>
          <w:trHeight w:val="300"/>
          <w:jc w:val="center"/>
          <w:ins w:id="2353" w:author="Антон Смирнов" w:date="2023-05-25T12:59:00Z"/>
          <w:trPrChange w:id="2354" w:author="Антон Смирнов" w:date="2023-05-25T13:45:00Z">
            <w:trPr>
              <w:trHeight w:val="300"/>
            </w:trPr>
          </w:trPrChange>
        </w:trPr>
        <w:tc>
          <w:tcPr>
            <w:tcW w:w="2891" w:type="dxa"/>
            <w:noWrap/>
            <w:vAlign w:val="center"/>
            <w:hideMark/>
            <w:tcPrChange w:id="2355" w:author="Антон Смирнов" w:date="2023-05-25T13:45:00Z">
              <w:tcPr>
                <w:tcW w:w="3314" w:type="dxa"/>
                <w:gridSpan w:val="2"/>
                <w:noWrap/>
                <w:vAlign w:val="center"/>
                <w:hideMark/>
              </w:tcPr>
            </w:tcPrChange>
          </w:tcPr>
          <w:p w14:paraId="5EDFFE43" w14:textId="77777777" w:rsidR="00294F02" w:rsidRPr="00294F02" w:rsidRDefault="00294F02" w:rsidP="00611FDB">
            <w:pPr>
              <w:pStyle w:val="a0"/>
              <w:ind w:firstLine="0"/>
              <w:jc w:val="center"/>
              <w:rPr>
                <w:ins w:id="2356" w:author="Антон Смирнов" w:date="2023-05-25T12:59:00Z"/>
              </w:rPr>
              <w:pPrChange w:id="2357" w:author="Антон Смирнов" w:date="2023-05-25T13:09:00Z">
                <w:pPr>
                  <w:pStyle w:val="a0"/>
                </w:pPr>
              </w:pPrChange>
            </w:pPr>
            <w:ins w:id="2358" w:author="Антон Смирнов" w:date="2023-05-25T12:59:00Z">
              <w:r w:rsidRPr="00294F02">
                <w:t>HLA-B*46:01</w:t>
              </w:r>
            </w:ins>
          </w:p>
        </w:tc>
        <w:tc>
          <w:tcPr>
            <w:tcW w:w="3738" w:type="dxa"/>
            <w:noWrap/>
            <w:vAlign w:val="center"/>
            <w:hideMark/>
            <w:tcPrChange w:id="2359" w:author="Антон Смирнов" w:date="2023-05-25T13:45:00Z">
              <w:tcPr>
                <w:tcW w:w="3315" w:type="dxa"/>
                <w:noWrap/>
                <w:hideMark/>
              </w:tcPr>
            </w:tcPrChange>
          </w:tcPr>
          <w:p w14:paraId="522A4A19" w14:textId="77777777" w:rsidR="00294F02" w:rsidRPr="00294F02" w:rsidRDefault="00294F02" w:rsidP="00611FDB">
            <w:pPr>
              <w:pStyle w:val="a0"/>
              <w:ind w:firstLine="0"/>
              <w:jc w:val="center"/>
              <w:rPr>
                <w:ins w:id="2360" w:author="Антон Смирнов" w:date="2023-05-25T12:59:00Z"/>
              </w:rPr>
              <w:pPrChange w:id="2361" w:author="Антон Смирнов" w:date="2023-05-25T13:09:00Z">
                <w:pPr>
                  <w:pStyle w:val="a0"/>
                </w:pPr>
              </w:pPrChange>
            </w:pPr>
            <w:ins w:id="2362" w:author="Антон Смирнов" w:date="2023-05-25T12:59:00Z">
              <w:r w:rsidRPr="00294F02">
                <w:t>2910</w:t>
              </w:r>
            </w:ins>
          </w:p>
        </w:tc>
      </w:tr>
      <w:tr w:rsidR="00FE3DB4" w:rsidRPr="00294F02" w14:paraId="601FA371" w14:textId="77777777" w:rsidTr="00FD588A">
        <w:tblPrEx>
          <w:tblPrExChange w:id="2363" w:author="Антон Смирнов" w:date="2023-05-25T13:45:00Z">
            <w:tblPrEx>
              <w:tblLayout w:type="fixed"/>
            </w:tblPrEx>
          </w:tblPrExChange>
        </w:tblPrEx>
        <w:trPr>
          <w:trHeight w:val="300"/>
          <w:jc w:val="center"/>
          <w:ins w:id="2364" w:author="Антон Смирнов" w:date="2023-05-25T12:59:00Z"/>
          <w:trPrChange w:id="2365" w:author="Антон Смирнов" w:date="2023-05-25T13:45:00Z">
            <w:trPr>
              <w:trHeight w:val="300"/>
            </w:trPr>
          </w:trPrChange>
        </w:trPr>
        <w:tc>
          <w:tcPr>
            <w:tcW w:w="2891" w:type="dxa"/>
            <w:noWrap/>
            <w:vAlign w:val="center"/>
            <w:hideMark/>
            <w:tcPrChange w:id="2366" w:author="Антон Смирнов" w:date="2023-05-25T13:45:00Z">
              <w:tcPr>
                <w:tcW w:w="3314" w:type="dxa"/>
                <w:gridSpan w:val="2"/>
                <w:noWrap/>
                <w:vAlign w:val="center"/>
                <w:hideMark/>
              </w:tcPr>
            </w:tcPrChange>
          </w:tcPr>
          <w:p w14:paraId="5991D66A" w14:textId="77777777" w:rsidR="00294F02" w:rsidRPr="00294F02" w:rsidRDefault="00294F02" w:rsidP="00611FDB">
            <w:pPr>
              <w:pStyle w:val="a0"/>
              <w:ind w:firstLine="0"/>
              <w:jc w:val="center"/>
              <w:rPr>
                <w:ins w:id="2367" w:author="Антон Смирнов" w:date="2023-05-25T12:59:00Z"/>
              </w:rPr>
              <w:pPrChange w:id="2368" w:author="Антон Смирнов" w:date="2023-05-25T13:09:00Z">
                <w:pPr>
                  <w:pStyle w:val="a0"/>
                </w:pPr>
              </w:pPrChange>
            </w:pPr>
            <w:ins w:id="2369" w:author="Антон Смирнов" w:date="2023-05-25T12:59:00Z">
              <w:r w:rsidRPr="00294F02">
                <w:t>HLA-A*66:01</w:t>
              </w:r>
            </w:ins>
          </w:p>
        </w:tc>
        <w:tc>
          <w:tcPr>
            <w:tcW w:w="3738" w:type="dxa"/>
            <w:noWrap/>
            <w:vAlign w:val="center"/>
            <w:hideMark/>
            <w:tcPrChange w:id="2370" w:author="Антон Смирнов" w:date="2023-05-25T13:45:00Z">
              <w:tcPr>
                <w:tcW w:w="3315" w:type="dxa"/>
                <w:noWrap/>
                <w:hideMark/>
              </w:tcPr>
            </w:tcPrChange>
          </w:tcPr>
          <w:p w14:paraId="4ADB74E0" w14:textId="77777777" w:rsidR="00294F02" w:rsidRPr="00294F02" w:rsidRDefault="00294F02" w:rsidP="00611FDB">
            <w:pPr>
              <w:pStyle w:val="a0"/>
              <w:ind w:firstLine="0"/>
              <w:jc w:val="center"/>
              <w:rPr>
                <w:ins w:id="2371" w:author="Антон Смирнов" w:date="2023-05-25T12:59:00Z"/>
              </w:rPr>
              <w:pPrChange w:id="2372" w:author="Антон Смирнов" w:date="2023-05-25T13:09:00Z">
                <w:pPr>
                  <w:pStyle w:val="a0"/>
                </w:pPr>
              </w:pPrChange>
            </w:pPr>
            <w:ins w:id="2373" w:author="Антон Смирнов" w:date="2023-05-25T12:59:00Z">
              <w:r w:rsidRPr="00294F02">
                <w:t>2907</w:t>
              </w:r>
            </w:ins>
          </w:p>
        </w:tc>
      </w:tr>
      <w:tr w:rsidR="00FE3DB4" w:rsidRPr="00294F02" w14:paraId="777F966B" w14:textId="77777777" w:rsidTr="00FD588A">
        <w:tblPrEx>
          <w:tblPrExChange w:id="2374" w:author="Антон Смирнов" w:date="2023-05-25T13:45:00Z">
            <w:tblPrEx>
              <w:tblLayout w:type="fixed"/>
            </w:tblPrEx>
          </w:tblPrExChange>
        </w:tblPrEx>
        <w:trPr>
          <w:trHeight w:val="300"/>
          <w:jc w:val="center"/>
          <w:ins w:id="2375" w:author="Антон Смирнов" w:date="2023-05-25T12:59:00Z"/>
          <w:trPrChange w:id="2376" w:author="Антон Смирнов" w:date="2023-05-25T13:45:00Z">
            <w:trPr>
              <w:trHeight w:val="300"/>
            </w:trPr>
          </w:trPrChange>
        </w:trPr>
        <w:tc>
          <w:tcPr>
            <w:tcW w:w="2891" w:type="dxa"/>
            <w:noWrap/>
            <w:vAlign w:val="center"/>
            <w:hideMark/>
            <w:tcPrChange w:id="2377" w:author="Антон Смирнов" w:date="2023-05-25T13:45:00Z">
              <w:tcPr>
                <w:tcW w:w="3314" w:type="dxa"/>
                <w:gridSpan w:val="2"/>
                <w:noWrap/>
                <w:vAlign w:val="center"/>
                <w:hideMark/>
              </w:tcPr>
            </w:tcPrChange>
          </w:tcPr>
          <w:p w14:paraId="38CE1FBC" w14:textId="77777777" w:rsidR="00294F02" w:rsidRPr="00294F02" w:rsidRDefault="00294F02" w:rsidP="00611FDB">
            <w:pPr>
              <w:pStyle w:val="a0"/>
              <w:ind w:firstLine="0"/>
              <w:jc w:val="center"/>
              <w:rPr>
                <w:ins w:id="2378" w:author="Антон Смирнов" w:date="2023-05-25T12:59:00Z"/>
              </w:rPr>
              <w:pPrChange w:id="2379" w:author="Антон Смирнов" w:date="2023-05-25T13:09:00Z">
                <w:pPr>
                  <w:pStyle w:val="a0"/>
                </w:pPr>
              </w:pPrChange>
            </w:pPr>
            <w:ins w:id="2380" w:author="Антон Смирнов" w:date="2023-05-25T12:59:00Z">
              <w:r w:rsidRPr="00294F02">
                <w:t>HLA-C*07:02</w:t>
              </w:r>
            </w:ins>
          </w:p>
        </w:tc>
        <w:tc>
          <w:tcPr>
            <w:tcW w:w="3738" w:type="dxa"/>
            <w:noWrap/>
            <w:vAlign w:val="center"/>
            <w:hideMark/>
            <w:tcPrChange w:id="2381" w:author="Антон Смирнов" w:date="2023-05-25T13:45:00Z">
              <w:tcPr>
                <w:tcW w:w="3315" w:type="dxa"/>
                <w:noWrap/>
                <w:hideMark/>
              </w:tcPr>
            </w:tcPrChange>
          </w:tcPr>
          <w:p w14:paraId="56A44889" w14:textId="77777777" w:rsidR="00294F02" w:rsidRPr="00294F02" w:rsidRDefault="00294F02" w:rsidP="00611FDB">
            <w:pPr>
              <w:pStyle w:val="a0"/>
              <w:ind w:firstLine="0"/>
              <w:jc w:val="center"/>
              <w:rPr>
                <w:ins w:id="2382" w:author="Антон Смирнов" w:date="2023-05-25T12:59:00Z"/>
              </w:rPr>
              <w:pPrChange w:id="2383" w:author="Антон Смирнов" w:date="2023-05-25T13:09:00Z">
                <w:pPr>
                  <w:pStyle w:val="a0"/>
                </w:pPr>
              </w:pPrChange>
            </w:pPr>
            <w:ins w:id="2384" w:author="Антон Смирнов" w:date="2023-05-25T12:59:00Z">
              <w:r w:rsidRPr="00294F02">
                <w:t>2886</w:t>
              </w:r>
            </w:ins>
          </w:p>
        </w:tc>
      </w:tr>
      <w:tr w:rsidR="00FE3DB4" w:rsidRPr="00294F02" w14:paraId="3EBD3E44" w14:textId="77777777" w:rsidTr="00FD588A">
        <w:tblPrEx>
          <w:tblPrExChange w:id="2385" w:author="Антон Смирнов" w:date="2023-05-25T13:45:00Z">
            <w:tblPrEx>
              <w:tblLayout w:type="fixed"/>
            </w:tblPrEx>
          </w:tblPrExChange>
        </w:tblPrEx>
        <w:trPr>
          <w:trHeight w:val="300"/>
          <w:jc w:val="center"/>
          <w:ins w:id="2386" w:author="Антон Смирнов" w:date="2023-05-25T12:59:00Z"/>
          <w:trPrChange w:id="2387" w:author="Антон Смирнов" w:date="2023-05-25T13:45:00Z">
            <w:trPr>
              <w:trHeight w:val="300"/>
            </w:trPr>
          </w:trPrChange>
        </w:trPr>
        <w:tc>
          <w:tcPr>
            <w:tcW w:w="2891" w:type="dxa"/>
            <w:noWrap/>
            <w:vAlign w:val="center"/>
            <w:hideMark/>
            <w:tcPrChange w:id="2388" w:author="Антон Смирнов" w:date="2023-05-25T13:45:00Z">
              <w:tcPr>
                <w:tcW w:w="3314" w:type="dxa"/>
                <w:gridSpan w:val="2"/>
                <w:noWrap/>
                <w:vAlign w:val="center"/>
                <w:hideMark/>
              </w:tcPr>
            </w:tcPrChange>
          </w:tcPr>
          <w:p w14:paraId="74BA813A" w14:textId="77777777" w:rsidR="00294F02" w:rsidRPr="00294F02" w:rsidRDefault="00294F02" w:rsidP="00611FDB">
            <w:pPr>
              <w:pStyle w:val="a0"/>
              <w:ind w:firstLine="0"/>
              <w:jc w:val="center"/>
              <w:rPr>
                <w:ins w:id="2389" w:author="Антон Смирнов" w:date="2023-05-25T12:59:00Z"/>
              </w:rPr>
              <w:pPrChange w:id="2390" w:author="Антон Смирнов" w:date="2023-05-25T13:09:00Z">
                <w:pPr>
                  <w:pStyle w:val="a0"/>
                </w:pPr>
              </w:pPrChange>
            </w:pPr>
            <w:ins w:id="2391" w:author="Антон Смирнов" w:date="2023-05-25T12:59:00Z">
              <w:r w:rsidRPr="00294F02">
                <w:t>HLA-A*26:01</w:t>
              </w:r>
            </w:ins>
          </w:p>
        </w:tc>
        <w:tc>
          <w:tcPr>
            <w:tcW w:w="3738" w:type="dxa"/>
            <w:noWrap/>
            <w:vAlign w:val="center"/>
            <w:hideMark/>
            <w:tcPrChange w:id="2392" w:author="Антон Смирнов" w:date="2023-05-25T13:45:00Z">
              <w:tcPr>
                <w:tcW w:w="3315" w:type="dxa"/>
                <w:noWrap/>
                <w:hideMark/>
              </w:tcPr>
            </w:tcPrChange>
          </w:tcPr>
          <w:p w14:paraId="31FC7FBD" w14:textId="77777777" w:rsidR="00294F02" w:rsidRPr="00294F02" w:rsidRDefault="00294F02" w:rsidP="00611FDB">
            <w:pPr>
              <w:pStyle w:val="a0"/>
              <w:ind w:firstLine="0"/>
              <w:jc w:val="center"/>
              <w:rPr>
                <w:ins w:id="2393" w:author="Антон Смирнов" w:date="2023-05-25T12:59:00Z"/>
              </w:rPr>
              <w:pPrChange w:id="2394" w:author="Антон Смирнов" w:date="2023-05-25T13:09:00Z">
                <w:pPr>
                  <w:pStyle w:val="a0"/>
                </w:pPr>
              </w:pPrChange>
            </w:pPr>
            <w:ins w:id="2395" w:author="Антон Смирнов" w:date="2023-05-25T12:59:00Z">
              <w:r w:rsidRPr="00294F02">
                <w:t>2832</w:t>
              </w:r>
            </w:ins>
          </w:p>
        </w:tc>
      </w:tr>
      <w:tr w:rsidR="00FE3DB4" w:rsidRPr="00294F02" w14:paraId="05EBBA8B" w14:textId="77777777" w:rsidTr="00FD588A">
        <w:tblPrEx>
          <w:tblPrExChange w:id="2396" w:author="Антон Смирнов" w:date="2023-05-25T13:45:00Z">
            <w:tblPrEx>
              <w:tblLayout w:type="fixed"/>
            </w:tblPrEx>
          </w:tblPrExChange>
        </w:tblPrEx>
        <w:trPr>
          <w:trHeight w:val="300"/>
          <w:jc w:val="center"/>
          <w:ins w:id="2397" w:author="Антон Смирнов" w:date="2023-05-25T12:59:00Z"/>
          <w:trPrChange w:id="2398" w:author="Антон Смирнов" w:date="2023-05-25T13:45:00Z">
            <w:trPr>
              <w:trHeight w:val="300"/>
            </w:trPr>
          </w:trPrChange>
        </w:trPr>
        <w:tc>
          <w:tcPr>
            <w:tcW w:w="2891" w:type="dxa"/>
            <w:noWrap/>
            <w:vAlign w:val="center"/>
            <w:hideMark/>
            <w:tcPrChange w:id="2399" w:author="Антон Смирнов" w:date="2023-05-25T13:45:00Z">
              <w:tcPr>
                <w:tcW w:w="3314" w:type="dxa"/>
                <w:gridSpan w:val="2"/>
                <w:noWrap/>
                <w:vAlign w:val="center"/>
                <w:hideMark/>
              </w:tcPr>
            </w:tcPrChange>
          </w:tcPr>
          <w:p w14:paraId="7D0A90EA" w14:textId="77777777" w:rsidR="00294F02" w:rsidRPr="00294F02" w:rsidRDefault="00294F02" w:rsidP="00611FDB">
            <w:pPr>
              <w:pStyle w:val="a0"/>
              <w:ind w:firstLine="0"/>
              <w:jc w:val="center"/>
              <w:rPr>
                <w:ins w:id="2400" w:author="Антон Смирнов" w:date="2023-05-25T12:59:00Z"/>
              </w:rPr>
              <w:pPrChange w:id="2401" w:author="Антон Смирнов" w:date="2023-05-25T13:09:00Z">
                <w:pPr>
                  <w:pStyle w:val="a0"/>
                </w:pPr>
              </w:pPrChange>
            </w:pPr>
            <w:ins w:id="2402" w:author="Антон Смирнов" w:date="2023-05-25T12:59:00Z">
              <w:r w:rsidRPr="00294F02">
                <w:t>HLA-B*38:01</w:t>
              </w:r>
            </w:ins>
          </w:p>
        </w:tc>
        <w:tc>
          <w:tcPr>
            <w:tcW w:w="3738" w:type="dxa"/>
            <w:noWrap/>
            <w:vAlign w:val="center"/>
            <w:hideMark/>
            <w:tcPrChange w:id="2403" w:author="Антон Смирнов" w:date="2023-05-25T13:45:00Z">
              <w:tcPr>
                <w:tcW w:w="3315" w:type="dxa"/>
                <w:noWrap/>
                <w:hideMark/>
              </w:tcPr>
            </w:tcPrChange>
          </w:tcPr>
          <w:p w14:paraId="19665586" w14:textId="77777777" w:rsidR="00294F02" w:rsidRPr="00294F02" w:rsidRDefault="00294F02" w:rsidP="00611FDB">
            <w:pPr>
              <w:pStyle w:val="a0"/>
              <w:ind w:firstLine="0"/>
              <w:jc w:val="center"/>
              <w:rPr>
                <w:ins w:id="2404" w:author="Антон Смирнов" w:date="2023-05-25T12:59:00Z"/>
              </w:rPr>
              <w:pPrChange w:id="2405" w:author="Антон Смирнов" w:date="2023-05-25T13:09:00Z">
                <w:pPr>
                  <w:pStyle w:val="a0"/>
                </w:pPr>
              </w:pPrChange>
            </w:pPr>
            <w:ins w:id="2406" w:author="Антон Смирнов" w:date="2023-05-25T12:59:00Z">
              <w:r w:rsidRPr="00294F02">
                <w:t>2815</w:t>
              </w:r>
            </w:ins>
          </w:p>
        </w:tc>
      </w:tr>
      <w:tr w:rsidR="00FE3DB4" w:rsidRPr="00294F02" w14:paraId="590F786C" w14:textId="77777777" w:rsidTr="00FD588A">
        <w:tblPrEx>
          <w:tblPrExChange w:id="2407" w:author="Антон Смирнов" w:date="2023-05-25T13:45:00Z">
            <w:tblPrEx>
              <w:tblLayout w:type="fixed"/>
            </w:tblPrEx>
          </w:tblPrExChange>
        </w:tblPrEx>
        <w:trPr>
          <w:trHeight w:val="300"/>
          <w:jc w:val="center"/>
          <w:ins w:id="2408" w:author="Антон Смирнов" w:date="2023-05-25T12:59:00Z"/>
          <w:trPrChange w:id="2409" w:author="Антон Смирнов" w:date="2023-05-25T13:45:00Z">
            <w:trPr>
              <w:trHeight w:val="300"/>
            </w:trPr>
          </w:trPrChange>
        </w:trPr>
        <w:tc>
          <w:tcPr>
            <w:tcW w:w="2891" w:type="dxa"/>
            <w:noWrap/>
            <w:vAlign w:val="center"/>
            <w:hideMark/>
            <w:tcPrChange w:id="2410" w:author="Антон Смирнов" w:date="2023-05-25T13:45:00Z">
              <w:tcPr>
                <w:tcW w:w="3314" w:type="dxa"/>
                <w:gridSpan w:val="2"/>
                <w:noWrap/>
                <w:vAlign w:val="center"/>
                <w:hideMark/>
              </w:tcPr>
            </w:tcPrChange>
          </w:tcPr>
          <w:p w14:paraId="3F601733" w14:textId="77777777" w:rsidR="00294F02" w:rsidRPr="00294F02" w:rsidRDefault="00294F02" w:rsidP="00611FDB">
            <w:pPr>
              <w:pStyle w:val="a0"/>
              <w:ind w:firstLine="0"/>
              <w:jc w:val="center"/>
              <w:rPr>
                <w:ins w:id="2411" w:author="Антон Смирнов" w:date="2023-05-25T12:59:00Z"/>
              </w:rPr>
              <w:pPrChange w:id="2412" w:author="Антон Смирнов" w:date="2023-05-25T13:09:00Z">
                <w:pPr>
                  <w:pStyle w:val="a0"/>
                </w:pPr>
              </w:pPrChange>
            </w:pPr>
            <w:ins w:id="2413" w:author="Антон Смирнов" w:date="2023-05-25T12:59:00Z">
              <w:r w:rsidRPr="00294F02">
                <w:t>HLA-A*25:01</w:t>
              </w:r>
            </w:ins>
          </w:p>
        </w:tc>
        <w:tc>
          <w:tcPr>
            <w:tcW w:w="3738" w:type="dxa"/>
            <w:noWrap/>
            <w:vAlign w:val="center"/>
            <w:hideMark/>
            <w:tcPrChange w:id="2414" w:author="Антон Смирнов" w:date="2023-05-25T13:45:00Z">
              <w:tcPr>
                <w:tcW w:w="3315" w:type="dxa"/>
                <w:noWrap/>
                <w:hideMark/>
              </w:tcPr>
            </w:tcPrChange>
          </w:tcPr>
          <w:p w14:paraId="6466DBE9" w14:textId="77777777" w:rsidR="00294F02" w:rsidRPr="00294F02" w:rsidRDefault="00294F02" w:rsidP="00611FDB">
            <w:pPr>
              <w:pStyle w:val="a0"/>
              <w:ind w:firstLine="0"/>
              <w:jc w:val="center"/>
              <w:rPr>
                <w:ins w:id="2415" w:author="Антон Смирнов" w:date="2023-05-25T12:59:00Z"/>
              </w:rPr>
              <w:pPrChange w:id="2416" w:author="Антон Смирнов" w:date="2023-05-25T13:09:00Z">
                <w:pPr>
                  <w:pStyle w:val="a0"/>
                </w:pPr>
              </w:pPrChange>
            </w:pPr>
            <w:ins w:id="2417" w:author="Антон Смирнов" w:date="2023-05-25T12:59:00Z">
              <w:r w:rsidRPr="00294F02">
                <w:t>2760</w:t>
              </w:r>
            </w:ins>
          </w:p>
        </w:tc>
      </w:tr>
      <w:tr w:rsidR="00FE3DB4" w:rsidRPr="00294F02" w14:paraId="05DD30FD" w14:textId="77777777" w:rsidTr="00FD588A">
        <w:tblPrEx>
          <w:tblPrExChange w:id="2418" w:author="Антон Смирнов" w:date="2023-05-25T13:45:00Z">
            <w:tblPrEx>
              <w:tblLayout w:type="fixed"/>
            </w:tblPrEx>
          </w:tblPrExChange>
        </w:tblPrEx>
        <w:trPr>
          <w:trHeight w:val="300"/>
          <w:jc w:val="center"/>
          <w:ins w:id="2419" w:author="Антон Смирнов" w:date="2023-05-25T12:59:00Z"/>
          <w:trPrChange w:id="2420" w:author="Антон Смирнов" w:date="2023-05-25T13:45:00Z">
            <w:trPr>
              <w:trHeight w:val="300"/>
            </w:trPr>
          </w:trPrChange>
        </w:trPr>
        <w:tc>
          <w:tcPr>
            <w:tcW w:w="2891" w:type="dxa"/>
            <w:noWrap/>
            <w:vAlign w:val="center"/>
            <w:hideMark/>
            <w:tcPrChange w:id="2421" w:author="Антон Смирнов" w:date="2023-05-25T13:45:00Z">
              <w:tcPr>
                <w:tcW w:w="3314" w:type="dxa"/>
                <w:gridSpan w:val="2"/>
                <w:noWrap/>
                <w:vAlign w:val="center"/>
                <w:hideMark/>
              </w:tcPr>
            </w:tcPrChange>
          </w:tcPr>
          <w:p w14:paraId="418BADF6" w14:textId="77777777" w:rsidR="00294F02" w:rsidRPr="00294F02" w:rsidRDefault="00294F02" w:rsidP="00611FDB">
            <w:pPr>
              <w:pStyle w:val="a0"/>
              <w:ind w:firstLine="0"/>
              <w:jc w:val="center"/>
              <w:rPr>
                <w:ins w:id="2422" w:author="Антон Смирнов" w:date="2023-05-25T12:59:00Z"/>
              </w:rPr>
              <w:pPrChange w:id="2423" w:author="Антон Смирнов" w:date="2023-05-25T13:09:00Z">
                <w:pPr>
                  <w:pStyle w:val="a0"/>
                </w:pPr>
              </w:pPrChange>
            </w:pPr>
            <w:ins w:id="2424" w:author="Антон Смирнов" w:date="2023-05-25T12:59:00Z">
              <w:r w:rsidRPr="00294F02">
                <w:t>HLA-A*36:01</w:t>
              </w:r>
            </w:ins>
          </w:p>
        </w:tc>
        <w:tc>
          <w:tcPr>
            <w:tcW w:w="3738" w:type="dxa"/>
            <w:noWrap/>
            <w:vAlign w:val="center"/>
            <w:hideMark/>
            <w:tcPrChange w:id="2425" w:author="Антон Смирнов" w:date="2023-05-25T13:45:00Z">
              <w:tcPr>
                <w:tcW w:w="3315" w:type="dxa"/>
                <w:noWrap/>
                <w:hideMark/>
              </w:tcPr>
            </w:tcPrChange>
          </w:tcPr>
          <w:p w14:paraId="269D9155" w14:textId="77777777" w:rsidR="00294F02" w:rsidRPr="00294F02" w:rsidRDefault="00294F02" w:rsidP="00611FDB">
            <w:pPr>
              <w:pStyle w:val="a0"/>
              <w:ind w:firstLine="0"/>
              <w:jc w:val="center"/>
              <w:rPr>
                <w:ins w:id="2426" w:author="Антон Смирнов" w:date="2023-05-25T12:59:00Z"/>
              </w:rPr>
              <w:pPrChange w:id="2427" w:author="Антон Смирнов" w:date="2023-05-25T13:09:00Z">
                <w:pPr>
                  <w:pStyle w:val="a0"/>
                </w:pPr>
              </w:pPrChange>
            </w:pPr>
            <w:ins w:id="2428" w:author="Антон Смирнов" w:date="2023-05-25T12:59:00Z">
              <w:r w:rsidRPr="00294F02">
                <w:t>2713</w:t>
              </w:r>
            </w:ins>
          </w:p>
        </w:tc>
      </w:tr>
      <w:tr w:rsidR="00FE3DB4" w:rsidRPr="00294F02" w14:paraId="0888FB82" w14:textId="77777777" w:rsidTr="00FD588A">
        <w:tblPrEx>
          <w:tblPrExChange w:id="2429" w:author="Антон Смирнов" w:date="2023-05-25T13:45:00Z">
            <w:tblPrEx>
              <w:tblLayout w:type="fixed"/>
            </w:tblPrEx>
          </w:tblPrExChange>
        </w:tblPrEx>
        <w:trPr>
          <w:trHeight w:val="300"/>
          <w:jc w:val="center"/>
          <w:ins w:id="2430" w:author="Антон Смирнов" w:date="2023-05-25T12:59:00Z"/>
          <w:trPrChange w:id="2431" w:author="Антон Смирнов" w:date="2023-05-25T13:45:00Z">
            <w:trPr>
              <w:trHeight w:val="300"/>
            </w:trPr>
          </w:trPrChange>
        </w:trPr>
        <w:tc>
          <w:tcPr>
            <w:tcW w:w="2891" w:type="dxa"/>
            <w:noWrap/>
            <w:vAlign w:val="center"/>
            <w:hideMark/>
            <w:tcPrChange w:id="2432" w:author="Антон Смирнов" w:date="2023-05-25T13:45:00Z">
              <w:tcPr>
                <w:tcW w:w="3314" w:type="dxa"/>
                <w:gridSpan w:val="2"/>
                <w:noWrap/>
                <w:vAlign w:val="center"/>
                <w:hideMark/>
              </w:tcPr>
            </w:tcPrChange>
          </w:tcPr>
          <w:p w14:paraId="11AD1BDA" w14:textId="77777777" w:rsidR="00294F02" w:rsidRPr="00294F02" w:rsidRDefault="00294F02" w:rsidP="00611FDB">
            <w:pPr>
              <w:pStyle w:val="a0"/>
              <w:ind w:firstLine="0"/>
              <w:jc w:val="center"/>
              <w:rPr>
                <w:ins w:id="2433" w:author="Антон Смирнов" w:date="2023-05-25T12:59:00Z"/>
              </w:rPr>
              <w:pPrChange w:id="2434" w:author="Антон Смирнов" w:date="2023-05-25T13:09:00Z">
                <w:pPr>
                  <w:pStyle w:val="a0"/>
                </w:pPr>
              </w:pPrChange>
            </w:pPr>
            <w:ins w:id="2435" w:author="Антон Смирнов" w:date="2023-05-25T12:59:00Z">
              <w:r w:rsidRPr="00294F02">
                <w:t>HLA-C*01:02</w:t>
              </w:r>
            </w:ins>
          </w:p>
        </w:tc>
        <w:tc>
          <w:tcPr>
            <w:tcW w:w="3738" w:type="dxa"/>
            <w:noWrap/>
            <w:vAlign w:val="center"/>
            <w:hideMark/>
            <w:tcPrChange w:id="2436" w:author="Антон Смирнов" w:date="2023-05-25T13:45:00Z">
              <w:tcPr>
                <w:tcW w:w="3315" w:type="dxa"/>
                <w:noWrap/>
                <w:hideMark/>
              </w:tcPr>
            </w:tcPrChange>
          </w:tcPr>
          <w:p w14:paraId="391227AD" w14:textId="77777777" w:rsidR="00294F02" w:rsidRPr="00294F02" w:rsidRDefault="00294F02" w:rsidP="00611FDB">
            <w:pPr>
              <w:pStyle w:val="a0"/>
              <w:ind w:firstLine="0"/>
              <w:jc w:val="center"/>
              <w:rPr>
                <w:ins w:id="2437" w:author="Антон Смирнов" w:date="2023-05-25T12:59:00Z"/>
              </w:rPr>
              <w:pPrChange w:id="2438" w:author="Антон Смирнов" w:date="2023-05-25T13:09:00Z">
                <w:pPr>
                  <w:pStyle w:val="a0"/>
                </w:pPr>
              </w:pPrChange>
            </w:pPr>
            <w:ins w:id="2439" w:author="Антон Смирнов" w:date="2023-05-25T12:59:00Z">
              <w:r w:rsidRPr="00294F02">
                <w:t>2703</w:t>
              </w:r>
            </w:ins>
          </w:p>
        </w:tc>
      </w:tr>
      <w:tr w:rsidR="00FE3DB4" w:rsidRPr="00294F02" w14:paraId="21C87E9A" w14:textId="77777777" w:rsidTr="00FD588A">
        <w:tblPrEx>
          <w:tblPrExChange w:id="2440" w:author="Антон Смирнов" w:date="2023-05-25T13:45:00Z">
            <w:tblPrEx>
              <w:tblLayout w:type="fixed"/>
            </w:tblPrEx>
          </w:tblPrExChange>
        </w:tblPrEx>
        <w:trPr>
          <w:trHeight w:val="300"/>
          <w:jc w:val="center"/>
          <w:ins w:id="2441" w:author="Антон Смирнов" w:date="2023-05-25T12:59:00Z"/>
          <w:trPrChange w:id="2442" w:author="Антон Смирнов" w:date="2023-05-25T13:45:00Z">
            <w:trPr>
              <w:trHeight w:val="300"/>
            </w:trPr>
          </w:trPrChange>
        </w:trPr>
        <w:tc>
          <w:tcPr>
            <w:tcW w:w="2891" w:type="dxa"/>
            <w:noWrap/>
            <w:vAlign w:val="center"/>
            <w:hideMark/>
            <w:tcPrChange w:id="2443" w:author="Антон Смирнов" w:date="2023-05-25T13:45:00Z">
              <w:tcPr>
                <w:tcW w:w="3314" w:type="dxa"/>
                <w:gridSpan w:val="2"/>
                <w:noWrap/>
                <w:vAlign w:val="center"/>
                <w:hideMark/>
              </w:tcPr>
            </w:tcPrChange>
          </w:tcPr>
          <w:p w14:paraId="0A254DAC" w14:textId="77777777" w:rsidR="00294F02" w:rsidRPr="00294F02" w:rsidRDefault="00294F02" w:rsidP="00611FDB">
            <w:pPr>
              <w:pStyle w:val="a0"/>
              <w:ind w:firstLine="0"/>
              <w:jc w:val="center"/>
              <w:rPr>
                <w:ins w:id="2444" w:author="Антон Смирнов" w:date="2023-05-25T12:59:00Z"/>
              </w:rPr>
              <w:pPrChange w:id="2445" w:author="Антон Смирнов" w:date="2023-05-25T13:09:00Z">
                <w:pPr>
                  <w:pStyle w:val="a0"/>
                </w:pPr>
              </w:pPrChange>
            </w:pPr>
            <w:ins w:id="2446" w:author="Антон Смирнов" w:date="2023-05-25T12:59:00Z">
              <w:r w:rsidRPr="00294F02">
                <w:t>HLA-A*74:01</w:t>
              </w:r>
            </w:ins>
          </w:p>
        </w:tc>
        <w:tc>
          <w:tcPr>
            <w:tcW w:w="3738" w:type="dxa"/>
            <w:noWrap/>
            <w:vAlign w:val="center"/>
            <w:hideMark/>
            <w:tcPrChange w:id="2447" w:author="Антон Смирнов" w:date="2023-05-25T13:45:00Z">
              <w:tcPr>
                <w:tcW w:w="3315" w:type="dxa"/>
                <w:noWrap/>
                <w:hideMark/>
              </w:tcPr>
            </w:tcPrChange>
          </w:tcPr>
          <w:p w14:paraId="54216FBD" w14:textId="77777777" w:rsidR="00294F02" w:rsidRPr="00294F02" w:rsidRDefault="00294F02" w:rsidP="00611FDB">
            <w:pPr>
              <w:pStyle w:val="a0"/>
              <w:ind w:firstLine="0"/>
              <w:jc w:val="center"/>
              <w:rPr>
                <w:ins w:id="2448" w:author="Антон Смирнов" w:date="2023-05-25T12:59:00Z"/>
              </w:rPr>
              <w:pPrChange w:id="2449" w:author="Антон Смирнов" w:date="2023-05-25T13:09:00Z">
                <w:pPr>
                  <w:pStyle w:val="a0"/>
                </w:pPr>
              </w:pPrChange>
            </w:pPr>
            <w:ins w:id="2450" w:author="Антон Смирнов" w:date="2023-05-25T12:59:00Z">
              <w:r w:rsidRPr="00294F02">
                <w:t>2697</w:t>
              </w:r>
            </w:ins>
          </w:p>
        </w:tc>
      </w:tr>
      <w:tr w:rsidR="00FE3DB4" w:rsidRPr="00294F02" w14:paraId="119FF6AC" w14:textId="77777777" w:rsidTr="00FD588A">
        <w:tblPrEx>
          <w:tblPrExChange w:id="2451" w:author="Антон Смирнов" w:date="2023-05-25T13:45:00Z">
            <w:tblPrEx>
              <w:tblLayout w:type="fixed"/>
            </w:tblPrEx>
          </w:tblPrExChange>
        </w:tblPrEx>
        <w:trPr>
          <w:trHeight w:val="300"/>
          <w:jc w:val="center"/>
          <w:ins w:id="2452" w:author="Антон Смирнов" w:date="2023-05-25T12:59:00Z"/>
          <w:trPrChange w:id="2453" w:author="Антон Смирнов" w:date="2023-05-25T13:45:00Z">
            <w:trPr>
              <w:trHeight w:val="300"/>
            </w:trPr>
          </w:trPrChange>
        </w:trPr>
        <w:tc>
          <w:tcPr>
            <w:tcW w:w="2891" w:type="dxa"/>
            <w:noWrap/>
            <w:vAlign w:val="center"/>
            <w:hideMark/>
            <w:tcPrChange w:id="2454" w:author="Антон Смирнов" w:date="2023-05-25T13:45:00Z">
              <w:tcPr>
                <w:tcW w:w="3314" w:type="dxa"/>
                <w:gridSpan w:val="2"/>
                <w:noWrap/>
                <w:vAlign w:val="center"/>
                <w:hideMark/>
              </w:tcPr>
            </w:tcPrChange>
          </w:tcPr>
          <w:p w14:paraId="23ADA4BA" w14:textId="77777777" w:rsidR="00294F02" w:rsidRPr="00294F02" w:rsidRDefault="00294F02" w:rsidP="00611FDB">
            <w:pPr>
              <w:pStyle w:val="a0"/>
              <w:ind w:firstLine="0"/>
              <w:jc w:val="center"/>
              <w:rPr>
                <w:ins w:id="2455" w:author="Антон Смирнов" w:date="2023-05-25T12:59:00Z"/>
              </w:rPr>
              <w:pPrChange w:id="2456" w:author="Антон Смирнов" w:date="2023-05-25T13:09:00Z">
                <w:pPr>
                  <w:pStyle w:val="a0"/>
                </w:pPr>
              </w:pPrChange>
            </w:pPr>
            <w:ins w:id="2457" w:author="Антон Смирнов" w:date="2023-05-25T12:59:00Z">
              <w:r w:rsidRPr="00294F02">
                <w:t>HLA-A*02:11</w:t>
              </w:r>
            </w:ins>
          </w:p>
        </w:tc>
        <w:tc>
          <w:tcPr>
            <w:tcW w:w="3738" w:type="dxa"/>
            <w:noWrap/>
            <w:vAlign w:val="center"/>
            <w:hideMark/>
            <w:tcPrChange w:id="2458" w:author="Антон Смирнов" w:date="2023-05-25T13:45:00Z">
              <w:tcPr>
                <w:tcW w:w="3315" w:type="dxa"/>
                <w:noWrap/>
                <w:hideMark/>
              </w:tcPr>
            </w:tcPrChange>
          </w:tcPr>
          <w:p w14:paraId="579531AF" w14:textId="77777777" w:rsidR="00294F02" w:rsidRPr="00294F02" w:rsidRDefault="00294F02" w:rsidP="00611FDB">
            <w:pPr>
              <w:pStyle w:val="a0"/>
              <w:ind w:firstLine="0"/>
              <w:jc w:val="center"/>
              <w:rPr>
                <w:ins w:id="2459" w:author="Антон Смирнов" w:date="2023-05-25T12:59:00Z"/>
              </w:rPr>
              <w:pPrChange w:id="2460" w:author="Антон Смирнов" w:date="2023-05-25T13:09:00Z">
                <w:pPr>
                  <w:pStyle w:val="a0"/>
                </w:pPr>
              </w:pPrChange>
            </w:pPr>
            <w:ins w:id="2461" w:author="Антон Смирнов" w:date="2023-05-25T12:59:00Z">
              <w:r w:rsidRPr="00294F02">
                <w:t>2633</w:t>
              </w:r>
            </w:ins>
          </w:p>
        </w:tc>
      </w:tr>
      <w:tr w:rsidR="00FE3DB4" w:rsidRPr="00294F02" w14:paraId="588679E4" w14:textId="77777777" w:rsidTr="00FD588A">
        <w:tblPrEx>
          <w:tblPrExChange w:id="2462" w:author="Антон Смирнов" w:date="2023-05-25T13:45:00Z">
            <w:tblPrEx>
              <w:tblLayout w:type="fixed"/>
            </w:tblPrEx>
          </w:tblPrExChange>
        </w:tblPrEx>
        <w:trPr>
          <w:trHeight w:val="300"/>
          <w:jc w:val="center"/>
          <w:ins w:id="2463" w:author="Антон Смирнов" w:date="2023-05-25T12:59:00Z"/>
          <w:trPrChange w:id="2464" w:author="Антон Смирнов" w:date="2023-05-25T13:45:00Z">
            <w:trPr>
              <w:trHeight w:val="300"/>
            </w:trPr>
          </w:trPrChange>
        </w:trPr>
        <w:tc>
          <w:tcPr>
            <w:tcW w:w="2891" w:type="dxa"/>
            <w:noWrap/>
            <w:vAlign w:val="center"/>
            <w:hideMark/>
            <w:tcPrChange w:id="2465" w:author="Антон Смирнов" w:date="2023-05-25T13:45:00Z">
              <w:tcPr>
                <w:tcW w:w="3314" w:type="dxa"/>
                <w:gridSpan w:val="2"/>
                <w:noWrap/>
                <w:vAlign w:val="center"/>
                <w:hideMark/>
              </w:tcPr>
            </w:tcPrChange>
          </w:tcPr>
          <w:p w14:paraId="40C6CDC5" w14:textId="77777777" w:rsidR="00294F02" w:rsidRPr="00294F02" w:rsidRDefault="00294F02" w:rsidP="00611FDB">
            <w:pPr>
              <w:pStyle w:val="a0"/>
              <w:ind w:firstLine="0"/>
              <w:jc w:val="center"/>
              <w:rPr>
                <w:ins w:id="2466" w:author="Антон Смирнов" w:date="2023-05-25T12:59:00Z"/>
              </w:rPr>
              <w:pPrChange w:id="2467" w:author="Антон Смирнов" w:date="2023-05-25T13:09:00Z">
                <w:pPr>
                  <w:pStyle w:val="a0"/>
                </w:pPr>
              </w:pPrChange>
            </w:pPr>
            <w:ins w:id="2468" w:author="Антон Смирнов" w:date="2023-05-25T12:59:00Z">
              <w:r w:rsidRPr="00294F02">
                <w:t>HLA-B*40:06</w:t>
              </w:r>
            </w:ins>
          </w:p>
        </w:tc>
        <w:tc>
          <w:tcPr>
            <w:tcW w:w="3738" w:type="dxa"/>
            <w:noWrap/>
            <w:vAlign w:val="center"/>
            <w:hideMark/>
            <w:tcPrChange w:id="2469" w:author="Антон Смирнов" w:date="2023-05-25T13:45:00Z">
              <w:tcPr>
                <w:tcW w:w="3315" w:type="dxa"/>
                <w:noWrap/>
                <w:hideMark/>
              </w:tcPr>
            </w:tcPrChange>
          </w:tcPr>
          <w:p w14:paraId="25D0DBA1" w14:textId="77777777" w:rsidR="00294F02" w:rsidRPr="00294F02" w:rsidRDefault="00294F02" w:rsidP="00611FDB">
            <w:pPr>
              <w:pStyle w:val="a0"/>
              <w:ind w:firstLine="0"/>
              <w:jc w:val="center"/>
              <w:rPr>
                <w:ins w:id="2470" w:author="Антон Смирнов" w:date="2023-05-25T12:59:00Z"/>
              </w:rPr>
              <w:pPrChange w:id="2471" w:author="Антон Смирнов" w:date="2023-05-25T13:09:00Z">
                <w:pPr>
                  <w:pStyle w:val="a0"/>
                </w:pPr>
              </w:pPrChange>
            </w:pPr>
            <w:ins w:id="2472" w:author="Антон Смирнов" w:date="2023-05-25T12:59:00Z">
              <w:r w:rsidRPr="00294F02">
                <w:t>2494</w:t>
              </w:r>
            </w:ins>
          </w:p>
        </w:tc>
      </w:tr>
      <w:tr w:rsidR="00FE3DB4" w:rsidRPr="00294F02" w14:paraId="24EB0079" w14:textId="77777777" w:rsidTr="00FD588A">
        <w:tblPrEx>
          <w:tblPrExChange w:id="2473" w:author="Антон Смирнов" w:date="2023-05-25T13:45:00Z">
            <w:tblPrEx>
              <w:tblLayout w:type="fixed"/>
            </w:tblPrEx>
          </w:tblPrExChange>
        </w:tblPrEx>
        <w:trPr>
          <w:trHeight w:val="300"/>
          <w:jc w:val="center"/>
          <w:ins w:id="2474" w:author="Антон Смирнов" w:date="2023-05-25T12:59:00Z"/>
          <w:trPrChange w:id="2475" w:author="Антон Смирнов" w:date="2023-05-25T13:45:00Z">
            <w:trPr>
              <w:trHeight w:val="300"/>
            </w:trPr>
          </w:trPrChange>
        </w:trPr>
        <w:tc>
          <w:tcPr>
            <w:tcW w:w="2891" w:type="dxa"/>
            <w:noWrap/>
            <w:vAlign w:val="center"/>
            <w:hideMark/>
            <w:tcPrChange w:id="2476" w:author="Антон Смирнов" w:date="2023-05-25T13:45:00Z">
              <w:tcPr>
                <w:tcW w:w="3314" w:type="dxa"/>
                <w:gridSpan w:val="2"/>
                <w:noWrap/>
                <w:vAlign w:val="center"/>
                <w:hideMark/>
              </w:tcPr>
            </w:tcPrChange>
          </w:tcPr>
          <w:p w14:paraId="39FF07D4" w14:textId="77777777" w:rsidR="00294F02" w:rsidRPr="00294F02" w:rsidRDefault="00294F02" w:rsidP="00611FDB">
            <w:pPr>
              <w:pStyle w:val="a0"/>
              <w:ind w:firstLine="0"/>
              <w:jc w:val="center"/>
              <w:rPr>
                <w:ins w:id="2477" w:author="Антон Смирнов" w:date="2023-05-25T12:59:00Z"/>
              </w:rPr>
              <w:pPrChange w:id="2478" w:author="Антон Смирнов" w:date="2023-05-25T13:09:00Z">
                <w:pPr>
                  <w:pStyle w:val="a0"/>
                </w:pPr>
              </w:pPrChange>
            </w:pPr>
            <w:ins w:id="2479" w:author="Антон Смирнов" w:date="2023-05-25T12:59:00Z">
              <w:r w:rsidRPr="00294F02">
                <w:t>HLA-A*34:01</w:t>
              </w:r>
            </w:ins>
          </w:p>
        </w:tc>
        <w:tc>
          <w:tcPr>
            <w:tcW w:w="3738" w:type="dxa"/>
            <w:noWrap/>
            <w:vAlign w:val="center"/>
            <w:hideMark/>
            <w:tcPrChange w:id="2480" w:author="Антон Смирнов" w:date="2023-05-25T13:45:00Z">
              <w:tcPr>
                <w:tcW w:w="3315" w:type="dxa"/>
                <w:noWrap/>
                <w:hideMark/>
              </w:tcPr>
            </w:tcPrChange>
          </w:tcPr>
          <w:p w14:paraId="07DC2E5B" w14:textId="77777777" w:rsidR="00294F02" w:rsidRPr="00294F02" w:rsidRDefault="00294F02" w:rsidP="00611FDB">
            <w:pPr>
              <w:pStyle w:val="a0"/>
              <w:ind w:firstLine="0"/>
              <w:jc w:val="center"/>
              <w:rPr>
                <w:ins w:id="2481" w:author="Антон Смирнов" w:date="2023-05-25T12:59:00Z"/>
              </w:rPr>
              <w:pPrChange w:id="2482" w:author="Антон Смирнов" w:date="2023-05-25T13:09:00Z">
                <w:pPr>
                  <w:pStyle w:val="a0"/>
                </w:pPr>
              </w:pPrChange>
            </w:pPr>
            <w:ins w:id="2483" w:author="Антон Смирнов" w:date="2023-05-25T12:59:00Z">
              <w:r w:rsidRPr="00294F02">
                <w:t>2386</w:t>
              </w:r>
            </w:ins>
          </w:p>
        </w:tc>
      </w:tr>
      <w:tr w:rsidR="00FE3DB4" w:rsidRPr="00294F02" w14:paraId="5E7C11A1" w14:textId="77777777" w:rsidTr="00FD588A">
        <w:tblPrEx>
          <w:tblPrExChange w:id="2484" w:author="Антон Смирнов" w:date="2023-05-25T13:45:00Z">
            <w:tblPrEx>
              <w:tblLayout w:type="fixed"/>
            </w:tblPrEx>
          </w:tblPrExChange>
        </w:tblPrEx>
        <w:trPr>
          <w:trHeight w:val="300"/>
          <w:jc w:val="center"/>
          <w:ins w:id="2485" w:author="Антон Смирнов" w:date="2023-05-25T12:59:00Z"/>
          <w:trPrChange w:id="2486" w:author="Антон Смирнов" w:date="2023-05-25T13:45:00Z">
            <w:trPr>
              <w:trHeight w:val="300"/>
            </w:trPr>
          </w:trPrChange>
        </w:trPr>
        <w:tc>
          <w:tcPr>
            <w:tcW w:w="2891" w:type="dxa"/>
            <w:noWrap/>
            <w:vAlign w:val="center"/>
            <w:hideMark/>
            <w:tcPrChange w:id="2487" w:author="Антон Смирнов" w:date="2023-05-25T13:45:00Z">
              <w:tcPr>
                <w:tcW w:w="3314" w:type="dxa"/>
                <w:gridSpan w:val="2"/>
                <w:noWrap/>
                <w:vAlign w:val="center"/>
                <w:hideMark/>
              </w:tcPr>
            </w:tcPrChange>
          </w:tcPr>
          <w:p w14:paraId="667DEA43" w14:textId="77777777" w:rsidR="00294F02" w:rsidRPr="00294F02" w:rsidRDefault="00294F02" w:rsidP="00611FDB">
            <w:pPr>
              <w:pStyle w:val="a0"/>
              <w:ind w:firstLine="0"/>
              <w:jc w:val="center"/>
              <w:rPr>
                <w:ins w:id="2488" w:author="Антон Смирнов" w:date="2023-05-25T12:59:00Z"/>
              </w:rPr>
              <w:pPrChange w:id="2489" w:author="Антон Смирнов" w:date="2023-05-25T13:09:00Z">
                <w:pPr>
                  <w:pStyle w:val="a0"/>
                </w:pPr>
              </w:pPrChange>
            </w:pPr>
            <w:ins w:id="2490" w:author="Антон Смирнов" w:date="2023-05-25T12:59:00Z">
              <w:r w:rsidRPr="00294F02">
                <w:lastRenderedPageBreak/>
                <w:t>HLA-B*14:02</w:t>
              </w:r>
            </w:ins>
          </w:p>
        </w:tc>
        <w:tc>
          <w:tcPr>
            <w:tcW w:w="3738" w:type="dxa"/>
            <w:noWrap/>
            <w:vAlign w:val="center"/>
            <w:hideMark/>
            <w:tcPrChange w:id="2491" w:author="Антон Смирнов" w:date="2023-05-25T13:45:00Z">
              <w:tcPr>
                <w:tcW w:w="3315" w:type="dxa"/>
                <w:noWrap/>
                <w:hideMark/>
              </w:tcPr>
            </w:tcPrChange>
          </w:tcPr>
          <w:p w14:paraId="0790F10C" w14:textId="77777777" w:rsidR="00294F02" w:rsidRPr="00294F02" w:rsidRDefault="00294F02" w:rsidP="00611FDB">
            <w:pPr>
              <w:pStyle w:val="a0"/>
              <w:ind w:firstLine="0"/>
              <w:jc w:val="center"/>
              <w:rPr>
                <w:ins w:id="2492" w:author="Антон Смирнов" w:date="2023-05-25T12:59:00Z"/>
              </w:rPr>
              <w:pPrChange w:id="2493" w:author="Антон Смирнов" w:date="2023-05-25T13:09:00Z">
                <w:pPr>
                  <w:pStyle w:val="a0"/>
                </w:pPr>
              </w:pPrChange>
            </w:pPr>
            <w:ins w:id="2494" w:author="Антон Смирнов" w:date="2023-05-25T12:59:00Z">
              <w:r w:rsidRPr="00294F02">
                <w:t>2288</w:t>
              </w:r>
            </w:ins>
          </w:p>
        </w:tc>
      </w:tr>
      <w:tr w:rsidR="00FE3DB4" w:rsidRPr="00294F02" w14:paraId="0816B8C3" w14:textId="77777777" w:rsidTr="00FD588A">
        <w:tblPrEx>
          <w:tblPrExChange w:id="2495" w:author="Антон Смирнов" w:date="2023-05-25T13:45:00Z">
            <w:tblPrEx>
              <w:tblLayout w:type="fixed"/>
            </w:tblPrEx>
          </w:tblPrExChange>
        </w:tblPrEx>
        <w:trPr>
          <w:trHeight w:val="300"/>
          <w:jc w:val="center"/>
          <w:ins w:id="2496" w:author="Антон Смирнов" w:date="2023-05-25T12:59:00Z"/>
          <w:trPrChange w:id="2497" w:author="Антон Смирнов" w:date="2023-05-25T13:45:00Z">
            <w:trPr>
              <w:trHeight w:val="300"/>
            </w:trPr>
          </w:trPrChange>
        </w:trPr>
        <w:tc>
          <w:tcPr>
            <w:tcW w:w="2891" w:type="dxa"/>
            <w:noWrap/>
            <w:vAlign w:val="center"/>
            <w:hideMark/>
            <w:tcPrChange w:id="2498" w:author="Антон Смирнов" w:date="2023-05-25T13:45:00Z">
              <w:tcPr>
                <w:tcW w:w="3314" w:type="dxa"/>
                <w:gridSpan w:val="2"/>
                <w:noWrap/>
                <w:vAlign w:val="center"/>
                <w:hideMark/>
              </w:tcPr>
            </w:tcPrChange>
          </w:tcPr>
          <w:p w14:paraId="58BD3723" w14:textId="77777777" w:rsidR="00294F02" w:rsidRPr="00294F02" w:rsidRDefault="00294F02" w:rsidP="00611FDB">
            <w:pPr>
              <w:pStyle w:val="a0"/>
              <w:ind w:firstLine="0"/>
              <w:jc w:val="center"/>
              <w:rPr>
                <w:ins w:id="2499" w:author="Антон Смирнов" w:date="2023-05-25T12:59:00Z"/>
              </w:rPr>
              <w:pPrChange w:id="2500" w:author="Антон Смирнов" w:date="2023-05-25T13:09:00Z">
                <w:pPr>
                  <w:pStyle w:val="a0"/>
                </w:pPr>
              </w:pPrChange>
            </w:pPr>
            <w:ins w:id="2501" w:author="Антон Смирнов" w:date="2023-05-25T12:59:00Z">
              <w:r w:rsidRPr="00294F02">
                <w:t>HLA-B*56:01</w:t>
              </w:r>
            </w:ins>
          </w:p>
        </w:tc>
        <w:tc>
          <w:tcPr>
            <w:tcW w:w="3738" w:type="dxa"/>
            <w:noWrap/>
            <w:vAlign w:val="center"/>
            <w:hideMark/>
            <w:tcPrChange w:id="2502" w:author="Антон Смирнов" w:date="2023-05-25T13:45:00Z">
              <w:tcPr>
                <w:tcW w:w="3315" w:type="dxa"/>
                <w:noWrap/>
                <w:hideMark/>
              </w:tcPr>
            </w:tcPrChange>
          </w:tcPr>
          <w:p w14:paraId="6DF917E6" w14:textId="77777777" w:rsidR="00294F02" w:rsidRPr="00294F02" w:rsidRDefault="00294F02" w:rsidP="00611FDB">
            <w:pPr>
              <w:pStyle w:val="a0"/>
              <w:ind w:firstLine="0"/>
              <w:jc w:val="center"/>
              <w:rPr>
                <w:ins w:id="2503" w:author="Антон Смирнов" w:date="2023-05-25T12:59:00Z"/>
              </w:rPr>
              <w:pPrChange w:id="2504" w:author="Антон Смирнов" w:date="2023-05-25T13:09:00Z">
                <w:pPr>
                  <w:pStyle w:val="a0"/>
                </w:pPr>
              </w:pPrChange>
            </w:pPr>
            <w:ins w:id="2505" w:author="Антон Смирнов" w:date="2023-05-25T12:59:00Z">
              <w:r w:rsidRPr="00294F02">
                <w:t>2281</w:t>
              </w:r>
            </w:ins>
          </w:p>
        </w:tc>
      </w:tr>
      <w:tr w:rsidR="00FE3DB4" w:rsidRPr="00294F02" w14:paraId="28BC3308" w14:textId="77777777" w:rsidTr="00FD588A">
        <w:tblPrEx>
          <w:tblPrExChange w:id="2506" w:author="Антон Смирнов" w:date="2023-05-25T13:45:00Z">
            <w:tblPrEx>
              <w:tblLayout w:type="fixed"/>
            </w:tblPrEx>
          </w:tblPrExChange>
        </w:tblPrEx>
        <w:trPr>
          <w:trHeight w:val="300"/>
          <w:jc w:val="center"/>
          <w:ins w:id="2507" w:author="Антон Смирнов" w:date="2023-05-25T12:59:00Z"/>
          <w:trPrChange w:id="2508" w:author="Антон Смирнов" w:date="2023-05-25T13:45:00Z">
            <w:trPr>
              <w:trHeight w:val="300"/>
            </w:trPr>
          </w:trPrChange>
        </w:trPr>
        <w:tc>
          <w:tcPr>
            <w:tcW w:w="2891" w:type="dxa"/>
            <w:noWrap/>
            <w:vAlign w:val="center"/>
            <w:hideMark/>
            <w:tcPrChange w:id="2509" w:author="Антон Смирнов" w:date="2023-05-25T13:45:00Z">
              <w:tcPr>
                <w:tcW w:w="3314" w:type="dxa"/>
                <w:gridSpan w:val="2"/>
                <w:noWrap/>
                <w:vAlign w:val="center"/>
                <w:hideMark/>
              </w:tcPr>
            </w:tcPrChange>
          </w:tcPr>
          <w:p w14:paraId="6ABABB06" w14:textId="77777777" w:rsidR="00294F02" w:rsidRPr="00294F02" w:rsidRDefault="00294F02" w:rsidP="00611FDB">
            <w:pPr>
              <w:pStyle w:val="a0"/>
              <w:ind w:firstLine="0"/>
              <w:jc w:val="center"/>
              <w:rPr>
                <w:ins w:id="2510" w:author="Антон Смирнов" w:date="2023-05-25T12:59:00Z"/>
              </w:rPr>
              <w:pPrChange w:id="2511" w:author="Антон Смирнов" w:date="2023-05-25T13:09:00Z">
                <w:pPr>
                  <w:pStyle w:val="a0"/>
                </w:pPr>
              </w:pPrChange>
            </w:pPr>
            <w:ins w:id="2512" w:author="Антон Смирнов" w:date="2023-05-25T12:59:00Z">
              <w:r w:rsidRPr="00294F02">
                <w:t>HLA-B*15:17</w:t>
              </w:r>
            </w:ins>
          </w:p>
        </w:tc>
        <w:tc>
          <w:tcPr>
            <w:tcW w:w="3738" w:type="dxa"/>
            <w:noWrap/>
            <w:vAlign w:val="center"/>
            <w:hideMark/>
            <w:tcPrChange w:id="2513" w:author="Антон Смирнов" w:date="2023-05-25T13:45:00Z">
              <w:tcPr>
                <w:tcW w:w="3315" w:type="dxa"/>
                <w:noWrap/>
                <w:hideMark/>
              </w:tcPr>
            </w:tcPrChange>
          </w:tcPr>
          <w:p w14:paraId="18A5B923" w14:textId="77777777" w:rsidR="00294F02" w:rsidRPr="00294F02" w:rsidRDefault="00294F02" w:rsidP="00611FDB">
            <w:pPr>
              <w:pStyle w:val="a0"/>
              <w:ind w:firstLine="0"/>
              <w:jc w:val="center"/>
              <w:rPr>
                <w:ins w:id="2514" w:author="Антон Смирнов" w:date="2023-05-25T12:59:00Z"/>
              </w:rPr>
              <w:pPrChange w:id="2515" w:author="Антон Смирнов" w:date="2023-05-25T13:09:00Z">
                <w:pPr>
                  <w:pStyle w:val="a0"/>
                </w:pPr>
              </w:pPrChange>
            </w:pPr>
            <w:ins w:id="2516" w:author="Антон Смирнов" w:date="2023-05-25T12:59:00Z">
              <w:r w:rsidRPr="00294F02">
                <w:t>2276</w:t>
              </w:r>
            </w:ins>
          </w:p>
        </w:tc>
      </w:tr>
      <w:tr w:rsidR="00FE3DB4" w:rsidRPr="00294F02" w14:paraId="42F4C798" w14:textId="77777777" w:rsidTr="00FD588A">
        <w:tblPrEx>
          <w:tblPrExChange w:id="2517" w:author="Антон Смирнов" w:date="2023-05-25T13:45:00Z">
            <w:tblPrEx>
              <w:tblLayout w:type="fixed"/>
            </w:tblPrEx>
          </w:tblPrExChange>
        </w:tblPrEx>
        <w:trPr>
          <w:trHeight w:val="300"/>
          <w:jc w:val="center"/>
          <w:ins w:id="2518" w:author="Антон Смирнов" w:date="2023-05-25T12:59:00Z"/>
          <w:trPrChange w:id="2519" w:author="Антон Смирнов" w:date="2023-05-25T13:45:00Z">
            <w:trPr>
              <w:trHeight w:val="300"/>
            </w:trPr>
          </w:trPrChange>
        </w:trPr>
        <w:tc>
          <w:tcPr>
            <w:tcW w:w="2891" w:type="dxa"/>
            <w:noWrap/>
            <w:vAlign w:val="center"/>
            <w:hideMark/>
            <w:tcPrChange w:id="2520" w:author="Антон Смирнов" w:date="2023-05-25T13:45:00Z">
              <w:tcPr>
                <w:tcW w:w="3314" w:type="dxa"/>
                <w:gridSpan w:val="2"/>
                <w:noWrap/>
                <w:vAlign w:val="center"/>
                <w:hideMark/>
              </w:tcPr>
            </w:tcPrChange>
          </w:tcPr>
          <w:p w14:paraId="56FE800A" w14:textId="77777777" w:rsidR="00294F02" w:rsidRPr="00294F02" w:rsidRDefault="00294F02" w:rsidP="00611FDB">
            <w:pPr>
              <w:pStyle w:val="a0"/>
              <w:ind w:firstLine="0"/>
              <w:jc w:val="center"/>
              <w:rPr>
                <w:ins w:id="2521" w:author="Антон Смирнов" w:date="2023-05-25T12:59:00Z"/>
              </w:rPr>
              <w:pPrChange w:id="2522" w:author="Антон Смирнов" w:date="2023-05-25T13:09:00Z">
                <w:pPr>
                  <w:pStyle w:val="a0"/>
                </w:pPr>
              </w:pPrChange>
            </w:pPr>
            <w:ins w:id="2523" w:author="Антон Смирнов" w:date="2023-05-25T12:59:00Z">
              <w:r w:rsidRPr="00294F02">
                <w:t>HLA-B*39:01</w:t>
              </w:r>
            </w:ins>
          </w:p>
        </w:tc>
        <w:tc>
          <w:tcPr>
            <w:tcW w:w="3738" w:type="dxa"/>
            <w:noWrap/>
            <w:vAlign w:val="center"/>
            <w:hideMark/>
            <w:tcPrChange w:id="2524" w:author="Антон Смирнов" w:date="2023-05-25T13:45:00Z">
              <w:tcPr>
                <w:tcW w:w="3315" w:type="dxa"/>
                <w:noWrap/>
                <w:hideMark/>
              </w:tcPr>
            </w:tcPrChange>
          </w:tcPr>
          <w:p w14:paraId="7C82DA11" w14:textId="77777777" w:rsidR="00294F02" w:rsidRPr="00294F02" w:rsidRDefault="00294F02" w:rsidP="00611FDB">
            <w:pPr>
              <w:pStyle w:val="a0"/>
              <w:ind w:firstLine="0"/>
              <w:jc w:val="center"/>
              <w:rPr>
                <w:ins w:id="2525" w:author="Антон Смирнов" w:date="2023-05-25T12:59:00Z"/>
              </w:rPr>
              <w:pPrChange w:id="2526" w:author="Антон Смирнов" w:date="2023-05-25T13:09:00Z">
                <w:pPr>
                  <w:pStyle w:val="a0"/>
                </w:pPr>
              </w:pPrChange>
            </w:pPr>
            <w:ins w:id="2527" w:author="Антон Смирнов" w:date="2023-05-25T12:59:00Z">
              <w:r w:rsidRPr="00294F02">
                <w:t>2228</w:t>
              </w:r>
            </w:ins>
          </w:p>
        </w:tc>
      </w:tr>
      <w:tr w:rsidR="00FE3DB4" w:rsidRPr="00294F02" w14:paraId="41DB1837" w14:textId="77777777" w:rsidTr="00FD588A">
        <w:tblPrEx>
          <w:tblPrExChange w:id="2528" w:author="Антон Смирнов" w:date="2023-05-25T13:45:00Z">
            <w:tblPrEx>
              <w:tblLayout w:type="fixed"/>
            </w:tblPrEx>
          </w:tblPrExChange>
        </w:tblPrEx>
        <w:trPr>
          <w:trHeight w:val="300"/>
          <w:jc w:val="center"/>
          <w:ins w:id="2529" w:author="Антон Смирнов" w:date="2023-05-25T12:59:00Z"/>
          <w:trPrChange w:id="2530" w:author="Антон Смирнов" w:date="2023-05-25T13:45:00Z">
            <w:trPr>
              <w:trHeight w:val="300"/>
            </w:trPr>
          </w:trPrChange>
        </w:trPr>
        <w:tc>
          <w:tcPr>
            <w:tcW w:w="2891" w:type="dxa"/>
            <w:noWrap/>
            <w:vAlign w:val="center"/>
            <w:hideMark/>
            <w:tcPrChange w:id="2531" w:author="Антон Смирнов" w:date="2023-05-25T13:45:00Z">
              <w:tcPr>
                <w:tcW w:w="3314" w:type="dxa"/>
                <w:gridSpan w:val="2"/>
                <w:noWrap/>
                <w:vAlign w:val="center"/>
                <w:hideMark/>
              </w:tcPr>
            </w:tcPrChange>
          </w:tcPr>
          <w:p w14:paraId="4399F127" w14:textId="77777777" w:rsidR="00294F02" w:rsidRPr="00294F02" w:rsidRDefault="00294F02" w:rsidP="00611FDB">
            <w:pPr>
              <w:pStyle w:val="a0"/>
              <w:ind w:firstLine="0"/>
              <w:jc w:val="center"/>
              <w:rPr>
                <w:ins w:id="2532" w:author="Антон Смирнов" w:date="2023-05-25T12:59:00Z"/>
              </w:rPr>
              <w:pPrChange w:id="2533" w:author="Антон Смирнов" w:date="2023-05-25T13:09:00Z">
                <w:pPr>
                  <w:pStyle w:val="a0"/>
                </w:pPr>
              </w:pPrChange>
            </w:pPr>
            <w:ins w:id="2534" w:author="Антон Смирнов" w:date="2023-05-25T12:59:00Z">
              <w:r w:rsidRPr="00294F02">
                <w:t>HLA-B*27:08</w:t>
              </w:r>
            </w:ins>
          </w:p>
        </w:tc>
        <w:tc>
          <w:tcPr>
            <w:tcW w:w="3738" w:type="dxa"/>
            <w:noWrap/>
            <w:vAlign w:val="center"/>
            <w:hideMark/>
            <w:tcPrChange w:id="2535" w:author="Антон Смирнов" w:date="2023-05-25T13:45:00Z">
              <w:tcPr>
                <w:tcW w:w="3315" w:type="dxa"/>
                <w:noWrap/>
                <w:hideMark/>
              </w:tcPr>
            </w:tcPrChange>
          </w:tcPr>
          <w:p w14:paraId="03C54455" w14:textId="77777777" w:rsidR="00294F02" w:rsidRPr="00294F02" w:rsidRDefault="00294F02" w:rsidP="00611FDB">
            <w:pPr>
              <w:pStyle w:val="a0"/>
              <w:ind w:firstLine="0"/>
              <w:jc w:val="center"/>
              <w:rPr>
                <w:ins w:id="2536" w:author="Антон Смирнов" w:date="2023-05-25T12:59:00Z"/>
              </w:rPr>
              <w:pPrChange w:id="2537" w:author="Антон Смирнов" w:date="2023-05-25T13:09:00Z">
                <w:pPr>
                  <w:pStyle w:val="a0"/>
                </w:pPr>
              </w:pPrChange>
            </w:pPr>
            <w:ins w:id="2538" w:author="Антон Смирнов" w:date="2023-05-25T12:59:00Z">
              <w:r w:rsidRPr="00294F02">
                <w:t>2142</w:t>
              </w:r>
            </w:ins>
          </w:p>
        </w:tc>
      </w:tr>
      <w:tr w:rsidR="00FE3DB4" w:rsidRPr="00294F02" w14:paraId="78924887" w14:textId="77777777" w:rsidTr="00FD588A">
        <w:tblPrEx>
          <w:tblPrExChange w:id="2539" w:author="Антон Смирнов" w:date="2023-05-25T13:45:00Z">
            <w:tblPrEx>
              <w:tblLayout w:type="fixed"/>
            </w:tblPrEx>
          </w:tblPrExChange>
        </w:tblPrEx>
        <w:trPr>
          <w:trHeight w:val="300"/>
          <w:jc w:val="center"/>
          <w:ins w:id="2540" w:author="Антон Смирнов" w:date="2023-05-25T12:59:00Z"/>
          <w:trPrChange w:id="2541" w:author="Антон Смирнов" w:date="2023-05-25T13:45:00Z">
            <w:trPr>
              <w:trHeight w:val="300"/>
            </w:trPr>
          </w:trPrChange>
        </w:trPr>
        <w:tc>
          <w:tcPr>
            <w:tcW w:w="2891" w:type="dxa"/>
            <w:noWrap/>
            <w:vAlign w:val="center"/>
            <w:hideMark/>
            <w:tcPrChange w:id="2542" w:author="Антон Смирнов" w:date="2023-05-25T13:45:00Z">
              <w:tcPr>
                <w:tcW w:w="3314" w:type="dxa"/>
                <w:gridSpan w:val="2"/>
                <w:noWrap/>
                <w:vAlign w:val="center"/>
                <w:hideMark/>
              </w:tcPr>
            </w:tcPrChange>
          </w:tcPr>
          <w:p w14:paraId="0D3CDDAF" w14:textId="77777777" w:rsidR="00294F02" w:rsidRPr="00294F02" w:rsidRDefault="00294F02" w:rsidP="00611FDB">
            <w:pPr>
              <w:pStyle w:val="a0"/>
              <w:ind w:firstLine="0"/>
              <w:jc w:val="center"/>
              <w:rPr>
                <w:ins w:id="2543" w:author="Антон Смирнов" w:date="2023-05-25T12:59:00Z"/>
              </w:rPr>
              <w:pPrChange w:id="2544" w:author="Антон Смирнов" w:date="2023-05-25T13:09:00Z">
                <w:pPr>
                  <w:pStyle w:val="a0"/>
                </w:pPr>
              </w:pPrChange>
            </w:pPr>
            <w:ins w:id="2545" w:author="Антон Смирнов" w:date="2023-05-25T12:59:00Z">
              <w:r w:rsidRPr="00294F02">
                <w:t>HLA-B*27:07</w:t>
              </w:r>
            </w:ins>
          </w:p>
        </w:tc>
        <w:tc>
          <w:tcPr>
            <w:tcW w:w="3738" w:type="dxa"/>
            <w:noWrap/>
            <w:vAlign w:val="center"/>
            <w:hideMark/>
            <w:tcPrChange w:id="2546" w:author="Антон Смирнов" w:date="2023-05-25T13:45:00Z">
              <w:tcPr>
                <w:tcW w:w="3315" w:type="dxa"/>
                <w:noWrap/>
                <w:hideMark/>
              </w:tcPr>
            </w:tcPrChange>
          </w:tcPr>
          <w:p w14:paraId="73114508" w14:textId="77777777" w:rsidR="00294F02" w:rsidRPr="00294F02" w:rsidRDefault="00294F02" w:rsidP="00611FDB">
            <w:pPr>
              <w:pStyle w:val="a0"/>
              <w:ind w:firstLine="0"/>
              <w:jc w:val="center"/>
              <w:rPr>
                <w:ins w:id="2547" w:author="Антон Смирнов" w:date="2023-05-25T12:59:00Z"/>
              </w:rPr>
              <w:pPrChange w:id="2548" w:author="Антон Смирнов" w:date="2023-05-25T13:09:00Z">
                <w:pPr>
                  <w:pStyle w:val="a0"/>
                </w:pPr>
              </w:pPrChange>
            </w:pPr>
            <w:ins w:id="2549" w:author="Антон Смирнов" w:date="2023-05-25T12:59:00Z">
              <w:r w:rsidRPr="00294F02">
                <w:t>2127</w:t>
              </w:r>
            </w:ins>
          </w:p>
        </w:tc>
      </w:tr>
      <w:tr w:rsidR="00FE3DB4" w:rsidRPr="00294F02" w14:paraId="08789FC4" w14:textId="77777777" w:rsidTr="00FD588A">
        <w:tblPrEx>
          <w:tblPrExChange w:id="2550" w:author="Антон Смирнов" w:date="2023-05-25T13:45:00Z">
            <w:tblPrEx>
              <w:tblLayout w:type="fixed"/>
            </w:tblPrEx>
          </w:tblPrExChange>
        </w:tblPrEx>
        <w:trPr>
          <w:trHeight w:val="300"/>
          <w:jc w:val="center"/>
          <w:ins w:id="2551" w:author="Антон Смирнов" w:date="2023-05-25T12:59:00Z"/>
          <w:trPrChange w:id="2552" w:author="Антон Смирнов" w:date="2023-05-25T13:45:00Z">
            <w:trPr>
              <w:trHeight w:val="300"/>
            </w:trPr>
          </w:trPrChange>
        </w:trPr>
        <w:tc>
          <w:tcPr>
            <w:tcW w:w="2891" w:type="dxa"/>
            <w:noWrap/>
            <w:vAlign w:val="center"/>
            <w:hideMark/>
            <w:tcPrChange w:id="2553" w:author="Антон Смирнов" w:date="2023-05-25T13:45:00Z">
              <w:tcPr>
                <w:tcW w:w="3314" w:type="dxa"/>
                <w:gridSpan w:val="2"/>
                <w:noWrap/>
                <w:vAlign w:val="center"/>
                <w:hideMark/>
              </w:tcPr>
            </w:tcPrChange>
          </w:tcPr>
          <w:p w14:paraId="1EF5505E" w14:textId="77777777" w:rsidR="00294F02" w:rsidRPr="00294F02" w:rsidRDefault="00294F02" w:rsidP="00611FDB">
            <w:pPr>
              <w:pStyle w:val="a0"/>
              <w:ind w:firstLine="0"/>
              <w:jc w:val="center"/>
              <w:rPr>
                <w:ins w:id="2554" w:author="Антон Смирнов" w:date="2023-05-25T12:59:00Z"/>
              </w:rPr>
              <w:pPrChange w:id="2555" w:author="Антон Смирнов" w:date="2023-05-25T13:09:00Z">
                <w:pPr>
                  <w:pStyle w:val="a0"/>
                </w:pPr>
              </w:pPrChange>
            </w:pPr>
            <w:ins w:id="2556" w:author="Антон Смирнов" w:date="2023-05-25T12:59:00Z">
              <w:r w:rsidRPr="00294F02">
                <w:t>HLA-B*37:01</w:t>
              </w:r>
            </w:ins>
          </w:p>
        </w:tc>
        <w:tc>
          <w:tcPr>
            <w:tcW w:w="3738" w:type="dxa"/>
            <w:noWrap/>
            <w:vAlign w:val="center"/>
            <w:hideMark/>
            <w:tcPrChange w:id="2557" w:author="Антон Смирнов" w:date="2023-05-25T13:45:00Z">
              <w:tcPr>
                <w:tcW w:w="3315" w:type="dxa"/>
                <w:noWrap/>
                <w:hideMark/>
              </w:tcPr>
            </w:tcPrChange>
          </w:tcPr>
          <w:p w14:paraId="4418DA39" w14:textId="77777777" w:rsidR="00294F02" w:rsidRPr="00294F02" w:rsidRDefault="00294F02" w:rsidP="00611FDB">
            <w:pPr>
              <w:pStyle w:val="a0"/>
              <w:ind w:firstLine="0"/>
              <w:jc w:val="center"/>
              <w:rPr>
                <w:ins w:id="2558" w:author="Антон Смирнов" w:date="2023-05-25T12:59:00Z"/>
              </w:rPr>
              <w:pPrChange w:id="2559" w:author="Антон Смирнов" w:date="2023-05-25T13:09:00Z">
                <w:pPr>
                  <w:pStyle w:val="a0"/>
                </w:pPr>
              </w:pPrChange>
            </w:pPr>
            <w:ins w:id="2560" w:author="Антон Смирнов" w:date="2023-05-25T12:59:00Z">
              <w:r w:rsidRPr="00294F02">
                <w:t>2034</w:t>
              </w:r>
            </w:ins>
          </w:p>
        </w:tc>
      </w:tr>
      <w:tr w:rsidR="00FE3DB4" w:rsidRPr="00294F02" w14:paraId="71341546" w14:textId="77777777" w:rsidTr="00FD588A">
        <w:tblPrEx>
          <w:tblPrExChange w:id="2561" w:author="Антон Смирнов" w:date="2023-05-25T13:45:00Z">
            <w:tblPrEx>
              <w:tblLayout w:type="fixed"/>
            </w:tblPrEx>
          </w:tblPrExChange>
        </w:tblPrEx>
        <w:trPr>
          <w:trHeight w:val="300"/>
          <w:jc w:val="center"/>
          <w:ins w:id="2562" w:author="Антон Смирнов" w:date="2023-05-25T12:59:00Z"/>
          <w:trPrChange w:id="2563" w:author="Антон Смирнов" w:date="2023-05-25T13:45:00Z">
            <w:trPr>
              <w:trHeight w:val="300"/>
            </w:trPr>
          </w:trPrChange>
        </w:trPr>
        <w:tc>
          <w:tcPr>
            <w:tcW w:w="2891" w:type="dxa"/>
            <w:noWrap/>
            <w:vAlign w:val="center"/>
            <w:hideMark/>
            <w:tcPrChange w:id="2564" w:author="Антон Смирнов" w:date="2023-05-25T13:45:00Z">
              <w:tcPr>
                <w:tcW w:w="3314" w:type="dxa"/>
                <w:gridSpan w:val="2"/>
                <w:noWrap/>
                <w:vAlign w:val="center"/>
                <w:hideMark/>
              </w:tcPr>
            </w:tcPrChange>
          </w:tcPr>
          <w:p w14:paraId="1695DAA1" w14:textId="77777777" w:rsidR="00294F02" w:rsidRPr="00294F02" w:rsidRDefault="00294F02" w:rsidP="00611FDB">
            <w:pPr>
              <w:pStyle w:val="a0"/>
              <w:ind w:firstLine="0"/>
              <w:jc w:val="center"/>
              <w:rPr>
                <w:ins w:id="2565" w:author="Антон Смирнов" w:date="2023-05-25T12:59:00Z"/>
              </w:rPr>
              <w:pPrChange w:id="2566" w:author="Антон Смирнов" w:date="2023-05-25T13:09:00Z">
                <w:pPr>
                  <w:pStyle w:val="a0"/>
                </w:pPr>
              </w:pPrChange>
            </w:pPr>
            <w:ins w:id="2567" w:author="Антон Смирнов" w:date="2023-05-25T12:59:00Z">
              <w:r w:rsidRPr="00294F02">
                <w:t>HLA-C*08:01</w:t>
              </w:r>
            </w:ins>
          </w:p>
        </w:tc>
        <w:tc>
          <w:tcPr>
            <w:tcW w:w="3738" w:type="dxa"/>
            <w:noWrap/>
            <w:vAlign w:val="center"/>
            <w:hideMark/>
            <w:tcPrChange w:id="2568" w:author="Антон Смирнов" w:date="2023-05-25T13:45:00Z">
              <w:tcPr>
                <w:tcW w:w="3315" w:type="dxa"/>
                <w:noWrap/>
                <w:hideMark/>
              </w:tcPr>
            </w:tcPrChange>
          </w:tcPr>
          <w:p w14:paraId="0DF0FD5A" w14:textId="77777777" w:rsidR="00294F02" w:rsidRPr="00294F02" w:rsidRDefault="00294F02" w:rsidP="00611FDB">
            <w:pPr>
              <w:pStyle w:val="a0"/>
              <w:ind w:firstLine="0"/>
              <w:jc w:val="center"/>
              <w:rPr>
                <w:ins w:id="2569" w:author="Антон Смирнов" w:date="2023-05-25T12:59:00Z"/>
              </w:rPr>
              <w:pPrChange w:id="2570" w:author="Антон Смирнов" w:date="2023-05-25T13:09:00Z">
                <w:pPr>
                  <w:pStyle w:val="a0"/>
                </w:pPr>
              </w:pPrChange>
            </w:pPr>
            <w:ins w:id="2571" w:author="Антон Смирнов" w:date="2023-05-25T12:59:00Z">
              <w:r w:rsidRPr="00294F02">
                <w:t>1954</w:t>
              </w:r>
            </w:ins>
          </w:p>
        </w:tc>
      </w:tr>
      <w:tr w:rsidR="00FE3DB4" w:rsidRPr="00294F02" w14:paraId="63A58EBB" w14:textId="77777777" w:rsidTr="00FD588A">
        <w:tblPrEx>
          <w:tblPrExChange w:id="2572" w:author="Антон Смирнов" w:date="2023-05-25T13:45:00Z">
            <w:tblPrEx>
              <w:tblLayout w:type="fixed"/>
            </w:tblPrEx>
          </w:tblPrExChange>
        </w:tblPrEx>
        <w:trPr>
          <w:trHeight w:val="300"/>
          <w:jc w:val="center"/>
          <w:ins w:id="2573" w:author="Антон Смирнов" w:date="2023-05-25T12:59:00Z"/>
          <w:trPrChange w:id="2574" w:author="Антон Смирнов" w:date="2023-05-25T13:45:00Z">
            <w:trPr>
              <w:trHeight w:val="300"/>
            </w:trPr>
          </w:trPrChange>
        </w:trPr>
        <w:tc>
          <w:tcPr>
            <w:tcW w:w="2891" w:type="dxa"/>
            <w:noWrap/>
            <w:vAlign w:val="center"/>
            <w:hideMark/>
            <w:tcPrChange w:id="2575" w:author="Антон Смирнов" w:date="2023-05-25T13:45:00Z">
              <w:tcPr>
                <w:tcW w:w="3314" w:type="dxa"/>
                <w:gridSpan w:val="2"/>
                <w:noWrap/>
                <w:vAlign w:val="center"/>
                <w:hideMark/>
              </w:tcPr>
            </w:tcPrChange>
          </w:tcPr>
          <w:p w14:paraId="76210561" w14:textId="77777777" w:rsidR="00294F02" w:rsidRPr="00294F02" w:rsidRDefault="00294F02" w:rsidP="00611FDB">
            <w:pPr>
              <w:pStyle w:val="a0"/>
              <w:ind w:firstLine="0"/>
              <w:jc w:val="center"/>
              <w:rPr>
                <w:ins w:id="2576" w:author="Антон Смирнов" w:date="2023-05-25T12:59:00Z"/>
              </w:rPr>
              <w:pPrChange w:id="2577" w:author="Антон Смирнов" w:date="2023-05-25T13:09:00Z">
                <w:pPr>
                  <w:pStyle w:val="a0"/>
                </w:pPr>
              </w:pPrChange>
            </w:pPr>
            <w:ins w:id="2578" w:author="Антон Смирнов" w:date="2023-05-25T12:59:00Z">
              <w:r w:rsidRPr="00294F02">
                <w:t>HLA-B*35:07</w:t>
              </w:r>
            </w:ins>
          </w:p>
        </w:tc>
        <w:tc>
          <w:tcPr>
            <w:tcW w:w="3738" w:type="dxa"/>
            <w:noWrap/>
            <w:vAlign w:val="center"/>
            <w:hideMark/>
            <w:tcPrChange w:id="2579" w:author="Антон Смирнов" w:date="2023-05-25T13:45:00Z">
              <w:tcPr>
                <w:tcW w:w="3315" w:type="dxa"/>
                <w:noWrap/>
                <w:hideMark/>
              </w:tcPr>
            </w:tcPrChange>
          </w:tcPr>
          <w:p w14:paraId="6BD84A41" w14:textId="77777777" w:rsidR="00294F02" w:rsidRPr="00294F02" w:rsidRDefault="00294F02" w:rsidP="00611FDB">
            <w:pPr>
              <w:pStyle w:val="a0"/>
              <w:ind w:firstLine="0"/>
              <w:jc w:val="center"/>
              <w:rPr>
                <w:ins w:id="2580" w:author="Антон Смирнов" w:date="2023-05-25T12:59:00Z"/>
              </w:rPr>
              <w:pPrChange w:id="2581" w:author="Антон Смирнов" w:date="2023-05-25T13:09:00Z">
                <w:pPr>
                  <w:pStyle w:val="a0"/>
                </w:pPr>
              </w:pPrChange>
            </w:pPr>
            <w:ins w:id="2582" w:author="Антон Смирнов" w:date="2023-05-25T12:59:00Z">
              <w:r w:rsidRPr="00294F02">
                <w:t>1953</w:t>
              </w:r>
            </w:ins>
          </w:p>
        </w:tc>
      </w:tr>
      <w:tr w:rsidR="00FE3DB4" w:rsidRPr="00294F02" w14:paraId="30D69E58" w14:textId="77777777" w:rsidTr="00FD588A">
        <w:tblPrEx>
          <w:tblPrExChange w:id="2583" w:author="Антон Смирнов" w:date="2023-05-25T13:45:00Z">
            <w:tblPrEx>
              <w:tblLayout w:type="fixed"/>
            </w:tblPrEx>
          </w:tblPrExChange>
        </w:tblPrEx>
        <w:trPr>
          <w:trHeight w:val="300"/>
          <w:jc w:val="center"/>
          <w:ins w:id="2584" w:author="Антон Смирнов" w:date="2023-05-25T12:59:00Z"/>
          <w:trPrChange w:id="2585" w:author="Антон Смирнов" w:date="2023-05-25T13:45:00Z">
            <w:trPr>
              <w:trHeight w:val="300"/>
            </w:trPr>
          </w:trPrChange>
        </w:trPr>
        <w:tc>
          <w:tcPr>
            <w:tcW w:w="2891" w:type="dxa"/>
            <w:noWrap/>
            <w:vAlign w:val="center"/>
            <w:hideMark/>
            <w:tcPrChange w:id="2586" w:author="Антон Смирнов" w:date="2023-05-25T13:45:00Z">
              <w:tcPr>
                <w:tcW w:w="3314" w:type="dxa"/>
                <w:gridSpan w:val="2"/>
                <w:noWrap/>
                <w:vAlign w:val="center"/>
                <w:hideMark/>
              </w:tcPr>
            </w:tcPrChange>
          </w:tcPr>
          <w:p w14:paraId="61618428" w14:textId="77777777" w:rsidR="00294F02" w:rsidRPr="00294F02" w:rsidRDefault="00294F02" w:rsidP="00611FDB">
            <w:pPr>
              <w:pStyle w:val="a0"/>
              <w:ind w:firstLine="0"/>
              <w:jc w:val="center"/>
              <w:rPr>
                <w:ins w:id="2587" w:author="Антон Смирнов" w:date="2023-05-25T12:59:00Z"/>
              </w:rPr>
              <w:pPrChange w:id="2588" w:author="Антон Смирнов" w:date="2023-05-25T13:09:00Z">
                <w:pPr>
                  <w:pStyle w:val="a0"/>
                </w:pPr>
              </w:pPrChange>
            </w:pPr>
            <w:ins w:id="2589" w:author="Антон Смирнов" w:date="2023-05-25T12:59:00Z">
              <w:r w:rsidRPr="00294F02">
                <w:t>HLA-B*52:01</w:t>
              </w:r>
            </w:ins>
          </w:p>
        </w:tc>
        <w:tc>
          <w:tcPr>
            <w:tcW w:w="3738" w:type="dxa"/>
            <w:noWrap/>
            <w:vAlign w:val="center"/>
            <w:hideMark/>
            <w:tcPrChange w:id="2590" w:author="Антон Смирнов" w:date="2023-05-25T13:45:00Z">
              <w:tcPr>
                <w:tcW w:w="3315" w:type="dxa"/>
                <w:noWrap/>
                <w:hideMark/>
              </w:tcPr>
            </w:tcPrChange>
          </w:tcPr>
          <w:p w14:paraId="7517E5C5" w14:textId="77777777" w:rsidR="00294F02" w:rsidRPr="00294F02" w:rsidRDefault="00294F02" w:rsidP="00611FDB">
            <w:pPr>
              <w:pStyle w:val="a0"/>
              <w:ind w:firstLine="0"/>
              <w:jc w:val="center"/>
              <w:rPr>
                <w:ins w:id="2591" w:author="Антон Смирнов" w:date="2023-05-25T12:59:00Z"/>
              </w:rPr>
              <w:pPrChange w:id="2592" w:author="Антон Смирнов" w:date="2023-05-25T13:09:00Z">
                <w:pPr>
                  <w:pStyle w:val="a0"/>
                </w:pPr>
              </w:pPrChange>
            </w:pPr>
            <w:ins w:id="2593" w:author="Антон Смирнов" w:date="2023-05-25T12:59:00Z">
              <w:r w:rsidRPr="00294F02">
                <w:t>1904</w:t>
              </w:r>
            </w:ins>
          </w:p>
        </w:tc>
      </w:tr>
      <w:tr w:rsidR="00FE3DB4" w:rsidRPr="00294F02" w14:paraId="249FFD3D" w14:textId="77777777" w:rsidTr="00FD588A">
        <w:tblPrEx>
          <w:tblPrExChange w:id="2594" w:author="Антон Смирнов" w:date="2023-05-25T13:45:00Z">
            <w:tblPrEx>
              <w:tblLayout w:type="fixed"/>
            </w:tblPrEx>
          </w:tblPrExChange>
        </w:tblPrEx>
        <w:trPr>
          <w:trHeight w:val="300"/>
          <w:jc w:val="center"/>
          <w:ins w:id="2595" w:author="Антон Смирнов" w:date="2023-05-25T12:59:00Z"/>
          <w:trPrChange w:id="2596" w:author="Антон Смирнов" w:date="2023-05-25T13:45:00Z">
            <w:trPr>
              <w:trHeight w:val="300"/>
            </w:trPr>
          </w:trPrChange>
        </w:trPr>
        <w:tc>
          <w:tcPr>
            <w:tcW w:w="2891" w:type="dxa"/>
            <w:noWrap/>
            <w:vAlign w:val="center"/>
            <w:hideMark/>
            <w:tcPrChange w:id="2597" w:author="Антон Смирнов" w:date="2023-05-25T13:45:00Z">
              <w:tcPr>
                <w:tcW w:w="3314" w:type="dxa"/>
                <w:gridSpan w:val="2"/>
                <w:noWrap/>
                <w:vAlign w:val="center"/>
                <w:hideMark/>
              </w:tcPr>
            </w:tcPrChange>
          </w:tcPr>
          <w:p w14:paraId="34855F79" w14:textId="77777777" w:rsidR="00294F02" w:rsidRPr="00294F02" w:rsidRDefault="00294F02" w:rsidP="00611FDB">
            <w:pPr>
              <w:pStyle w:val="a0"/>
              <w:ind w:firstLine="0"/>
              <w:jc w:val="center"/>
              <w:rPr>
                <w:ins w:id="2598" w:author="Антон Смирнов" w:date="2023-05-25T12:59:00Z"/>
              </w:rPr>
              <w:pPrChange w:id="2599" w:author="Антон Смирнов" w:date="2023-05-25T13:09:00Z">
                <w:pPr>
                  <w:pStyle w:val="a0"/>
                </w:pPr>
              </w:pPrChange>
            </w:pPr>
            <w:ins w:id="2600" w:author="Антон Смирнов" w:date="2023-05-25T12:59:00Z">
              <w:r w:rsidRPr="00294F02">
                <w:t>HLA-B*54:01</w:t>
              </w:r>
            </w:ins>
          </w:p>
        </w:tc>
        <w:tc>
          <w:tcPr>
            <w:tcW w:w="3738" w:type="dxa"/>
            <w:noWrap/>
            <w:vAlign w:val="center"/>
            <w:hideMark/>
            <w:tcPrChange w:id="2601" w:author="Антон Смирнов" w:date="2023-05-25T13:45:00Z">
              <w:tcPr>
                <w:tcW w:w="3315" w:type="dxa"/>
                <w:noWrap/>
                <w:hideMark/>
              </w:tcPr>
            </w:tcPrChange>
          </w:tcPr>
          <w:p w14:paraId="7BAC8610" w14:textId="77777777" w:rsidR="00294F02" w:rsidRPr="00294F02" w:rsidRDefault="00294F02" w:rsidP="00611FDB">
            <w:pPr>
              <w:pStyle w:val="a0"/>
              <w:ind w:firstLine="0"/>
              <w:jc w:val="center"/>
              <w:rPr>
                <w:ins w:id="2602" w:author="Антон Смирнов" w:date="2023-05-25T12:59:00Z"/>
              </w:rPr>
              <w:pPrChange w:id="2603" w:author="Антон Смирнов" w:date="2023-05-25T13:09:00Z">
                <w:pPr>
                  <w:pStyle w:val="a0"/>
                </w:pPr>
              </w:pPrChange>
            </w:pPr>
            <w:ins w:id="2604" w:author="Антон Смирнов" w:date="2023-05-25T12:59:00Z">
              <w:r w:rsidRPr="00294F02">
                <w:t>1882</w:t>
              </w:r>
            </w:ins>
          </w:p>
        </w:tc>
      </w:tr>
      <w:tr w:rsidR="00FE3DB4" w:rsidRPr="00294F02" w14:paraId="4FE3EBED" w14:textId="77777777" w:rsidTr="00FD588A">
        <w:tblPrEx>
          <w:tblPrExChange w:id="2605" w:author="Антон Смирнов" w:date="2023-05-25T13:45:00Z">
            <w:tblPrEx>
              <w:tblLayout w:type="fixed"/>
            </w:tblPrEx>
          </w:tblPrExChange>
        </w:tblPrEx>
        <w:trPr>
          <w:trHeight w:val="300"/>
          <w:jc w:val="center"/>
          <w:ins w:id="2606" w:author="Антон Смирнов" w:date="2023-05-25T12:59:00Z"/>
          <w:trPrChange w:id="2607" w:author="Антон Смирнов" w:date="2023-05-25T13:45:00Z">
            <w:trPr>
              <w:trHeight w:val="300"/>
            </w:trPr>
          </w:trPrChange>
        </w:trPr>
        <w:tc>
          <w:tcPr>
            <w:tcW w:w="2891" w:type="dxa"/>
            <w:noWrap/>
            <w:vAlign w:val="center"/>
            <w:hideMark/>
            <w:tcPrChange w:id="2608" w:author="Антон Смирнов" w:date="2023-05-25T13:45:00Z">
              <w:tcPr>
                <w:tcW w:w="3314" w:type="dxa"/>
                <w:gridSpan w:val="2"/>
                <w:noWrap/>
                <w:vAlign w:val="center"/>
                <w:hideMark/>
              </w:tcPr>
            </w:tcPrChange>
          </w:tcPr>
          <w:p w14:paraId="28C2D684" w14:textId="77777777" w:rsidR="00294F02" w:rsidRPr="00294F02" w:rsidRDefault="00294F02" w:rsidP="00611FDB">
            <w:pPr>
              <w:pStyle w:val="a0"/>
              <w:ind w:firstLine="0"/>
              <w:jc w:val="center"/>
              <w:rPr>
                <w:ins w:id="2609" w:author="Антон Смирнов" w:date="2023-05-25T12:59:00Z"/>
              </w:rPr>
              <w:pPrChange w:id="2610" w:author="Антон Смирнов" w:date="2023-05-25T13:09:00Z">
                <w:pPr>
                  <w:pStyle w:val="a0"/>
                </w:pPr>
              </w:pPrChange>
            </w:pPr>
            <w:ins w:id="2611" w:author="Антон Смирнов" w:date="2023-05-25T12:59:00Z">
              <w:r w:rsidRPr="00294F02">
                <w:t>HLA-B*55:01</w:t>
              </w:r>
            </w:ins>
          </w:p>
        </w:tc>
        <w:tc>
          <w:tcPr>
            <w:tcW w:w="3738" w:type="dxa"/>
            <w:noWrap/>
            <w:vAlign w:val="center"/>
            <w:hideMark/>
            <w:tcPrChange w:id="2612" w:author="Антон Смирнов" w:date="2023-05-25T13:45:00Z">
              <w:tcPr>
                <w:tcW w:w="3315" w:type="dxa"/>
                <w:noWrap/>
                <w:hideMark/>
              </w:tcPr>
            </w:tcPrChange>
          </w:tcPr>
          <w:p w14:paraId="55AC591F" w14:textId="77777777" w:rsidR="00294F02" w:rsidRPr="00294F02" w:rsidRDefault="00294F02" w:rsidP="00611FDB">
            <w:pPr>
              <w:pStyle w:val="a0"/>
              <w:ind w:firstLine="0"/>
              <w:jc w:val="center"/>
              <w:rPr>
                <w:ins w:id="2613" w:author="Антон Смирнов" w:date="2023-05-25T12:59:00Z"/>
              </w:rPr>
              <w:pPrChange w:id="2614" w:author="Антон Смирнов" w:date="2023-05-25T13:09:00Z">
                <w:pPr>
                  <w:pStyle w:val="a0"/>
                </w:pPr>
              </w:pPrChange>
            </w:pPr>
            <w:ins w:id="2615" w:author="Антон Смирнов" w:date="2023-05-25T12:59:00Z">
              <w:r w:rsidRPr="00294F02">
                <w:t>1744</w:t>
              </w:r>
            </w:ins>
          </w:p>
        </w:tc>
      </w:tr>
      <w:tr w:rsidR="00FE3DB4" w:rsidRPr="00294F02" w14:paraId="058E50AB" w14:textId="77777777" w:rsidTr="00FD588A">
        <w:tblPrEx>
          <w:tblPrExChange w:id="2616" w:author="Антон Смирнов" w:date="2023-05-25T13:45:00Z">
            <w:tblPrEx>
              <w:tblLayout w:type="fixed"/>
            </w:tblPrEx>
          </w:tblPrExChange>
        </w:tblPrEx>
        <w:trPr>
          <w:trHeight w:val="300"/>
          <w:jc w:val="center"/>
          <w:ins w:id="2617" w:author="Антон Смирнов" w:date="2023-05-25T12:59:00Z"/>
          <w:trPrChange w:id="2618" w:author="Антон Смирнов" w:date="2023-05-25T13:45:00Z">
            <w:trPr>
              <w:trHeight w:val="300"/>
            </w:trPr>
          </w:trPrChange>
        </w:trPr>
        <w:tc>
          <w:tcPr>
            <w:tcW w:w="2891" w:type="dxa"/>
            <w:noWrap/>
            <w:vAlign w:val="center"/>
            <w:hideMark/>
            <w:tcPrChange w:id="2619" w:author="Антон Смирнов" w:date="2023-05-25T13:45:00Z">
              <w:tcPr>
                <w:tcW w:w="3314" w:type="dxa"/>
                <w:gridSpan w:val="2"/>
                <w:noWrap/>
                <w:vAlign w:val="center"/>
                <w:hideMark/>
              </w:tcPr>
            </w:tcPrChange>
          </w:tcPr>
          <w:p w14:paraId="75DED1FD" w14:textId="77777777" w:rsidR="00294F02" w:rsidRPr="00294F02" w:rsidRDefault="00294F02" w:rsidP="00611FDB">
            <w:pPr>
              <w:pStyle w:val="a0"/>
              <w:ind w:firstLine="0"/>
              <w:jc w:val="center"/>
              <w:rPr>
                <w:ins w:id="2620" w:author="Антон Смирнов" w:date="2023-05-25T12:59:00Z"/>
              </w:rPr>
              <w:pPrChange w:id="2621" w:author="Антон Смирнов" w:date="2023-05-25T13:09:00Z">
                <w:pPr>
                  <w:pStyle w:val="a0"/>
                </w:pPr>
              </w:pPrChange>
            </w:pPr>
            <w:ins w:id="2622" w:author="Антон Смирнов" w:date="2023-05-25T12:59:00Z">
              <w:r w:rsidRPr="00294F02">
                <w:t>HLA-B*50:01</w:t>
              </w:r>
            </w:ins>
          </w:p>
        </w:tc>
        <w:tc>
          <w:tcPr>
            <w:tcW w:w="3738" w:type="dxa"/>
            <w:noWrap/>
            <w:vAlign w:val="center"/>
            <w:hideMark/>
            <w:tcPrChange w:id="2623" w:author="Антон Смирнов" w:date="2023-05-25T13:45:00Z">
              <w:tcPr>
                <w:tcW w:w="3315" w:type="dxa"/>
                <w:noWrap/>
                <w:hideMark/>
              </w:tcPr>
            </w:tcPrChange>
          </w:tcPr>
          <w:p w14:paraId="002AD086" w14:textId="77777777" w:rsidR="00294F02" w:rsidRPr="00294F02" w:rsidRDefault="00294F02" w:rsidP="00611FDB">
            <w:pPr>
              <w:pStyle w:val="a0"/>
              <w:ind w:firstLine="0"/>
              <w:jc w:val="center"/>
              <w:rPr>
                <w:ins w:id="2624" w:author="Антон Смирнов" w:date="2023-05-25T12:59:00Z"/>
              </w:rPr>
              <w:pPrChange w:id="2625" w:author="Антон Смирнов" w:date="2023-05-25T13:09:00Z">
                <w:pPr>
                  <w:pStyle w:val="a0"/>
                </w:pPr>
              </w:pPrChange>
            </w:pPr>
            <w:ins w:id="2626" w:author="Антон Смирнов" w:date="2023-05-25T12:59:00Z">
              <w:r w:rsidRPr="00294F02">
                <w:t>1665</w:t>
              </w:r>
            </w:ins>
          </w:p>
        </w:tc>
      </w:tr>
      <w:tr w:rsidR="00FE3DB4" w:rsidRPr="00294F02" w14:paraId="68243D54" w14:textId="77777777" w:rsidTr="00FD588A">
        <w:tblPrEx>
          <w:tblPrExChange w:id="2627" w:author="Антон Смирнов" w:date="2023-05-25T13:45:00Z">
            <w:tblPrEx>
              <w:tblLayout w:type="fixed"/>
            </w:tblPrEx>
          </w:tblPrExChange>
        </w:tblPrEx>
        <w:trPr>
          <w:trHeight w:val="300"/>
          <w:jc w:val="center"/>
          <w:ins w:id="2628" w:author="Антон Смирнов" w:date="2023-05-25T12:59:00Z"/>
          <w:trPrChange w:id="2629" w:author="Антон Смирнов" w:date="2023-05-25T13:45:00Z">
            <w:trPr>
              <w:trHeight w:val="300"/>
            </w:trPr>
          </w:trPrChange>
        </w:trPr>
        <w:tc>
          <w:tcPr>
            <w:tcW w:w="2891" w:type="dxa"/>
            <w:noWrap/>
            <w:vAlign w:val="center"/>
            <w:hideMark/>
            <w:tcPrChange w:id="2630" w:author="Антон Смирнов" w:date="2023-05-25T13:45:00Z">
              <w:tcPr>
                <w:tcW w:w="3314" w:type="dxa"/>
                <w:gridSpan w:val="2"/>
                <w:noWrap/>
                <w:vAlign w:val="center"/>
                <w:hideMark/>
              </w:tcPr>
            </w:tcPrChange>
          </w:tcPr>
          <w:p w14:paraId="3FB95523" w14:textId="77777777" w:rsidR="00294F02" w:rsidRPr="00294F02" w:rsidRDefault="00294F02" w:rsidP="00611FDB">
            <w:pPr>
              <w:pStyle w:val="a0"/>
              <w:ind w:firstLine="0"/>
              <w:jc w:val="center"/>
              <w:rPr>
                <w:ins w:id="2631" w:author="Антон Смирнов" w:date="2023-05-25T12:59:00Z"/>
              </w:rPr>
              <w:pPrChange w:id="2632" w:author="Антон Смирнов" w:date="2023-05-25T13:09:00Z">
                <w:pPr>
                  <w:pStyle w:val="a0"/>
                </w:pPr>
              </w:pPrChange>
            </w:pPr>
            <w:ins w:id="2633" w:author="Антон Смирнов" w:date="2023-05-25T12:59:00Z">
              <w:r w:rsidRPr="00294F02">
                <w:t>HLA-B*55:02</w:t>
              </w:r>
            </w:ins>
          </w:p>
        </w:tc>
        <w:tc>
          <w:tcPr>
            <w:tcW w:w="3738" w:type="dxa"/>
            <w:noWrap/>
            <w:vAlign w:val="center"/>
            <w:hideMark/>
            <w:tcPrChange w:id="2634" w:author="Антон Смирнов" w:date="2023-05-25T13:45:00Z">
              <w:tcPr>
                <w:tcW w:w="3315" w:type="dxa"/>
                <w:noWrap/>
                <w:hideMark/>
              </w:tcPr>
            </w:tcPrChange>
          </w:tcPr>
          <w:p w14:paraId="4403FD96" w14:textId="77777777" w:rsidR="00294F02" w:rsidRPr="00294F02" w:rsidRDefault="00294F02" w:rsidP="00611FDB">
            <w:pPr>
              <w:pStyle w:val="a0"/>
              <w:ind w:firstLine="0"/>
              <w:jc w:val="center"/>
              <w:rPr>
                <w:ins w:id="2635" w:author="Антон Смирнов" w:date="2023-05-25T12:59:00Z"/>
              </w:rPr>
              <w:pPrChange w:id="2636" w:author="Антон Смирнов" w:date="2023-05-25T13:09:00Z">
                <w:pPr>
                  <w:pStyle w:val="a0"/>
                </w:pPr>
              </w:pPrChange>
            </w:pPr>
            <w:ins w:id="2637" w:author="Антон Смирнов" w:date="2023-05-25T12:59:00Z">
              <w:r w:rsidRPr="00294F02">
                <w:t>1575</w:t>
              </w:r>
            </w:ins>
          </w:p>
        </w:tc>
      </w:tr>
      <w:tr w:rsidR="00FE3DB4" w:rsidRPr="00294F02" w14:paraId="37DBD643" w14:textId="77777777" w:rsidTr="00FD588A">
        <w:tblPrEx>
          <w:tblPrExChange w:id="2638" w:author="Антон Смирнов" w:date="2023-05-25T13:45:00Z">
            <w:tblPrEx>
              <w:tblLayout w:type="fixed"/>
            </w:tblPrEx>
          </w:tblPrExChange>
        </w:tblPrEx>
        <w:trPr>
          <w:trHeight w:val="300"/>
          <w:jc w:val="center"/>
          <w:ins w:id="2639" w:author="Антон Смирнов" w:date="2023-05-25T12:59:00Z"/>
          <w:trPrChange w:id="2640" w:author="Антон Смирнов" w:date="2023-05-25T13:45:00Z">
            <w:trPr>
              <w:trHeight w:val="300"/>
            </w:trPr>
          </w:trPrChange>
        </w:trPr>
        <w:tc>
          <w:tcPr>
            <w:tcW w:w="2891" w:type="dxa"/>
            <w:noWrap/>
            <w:vAlign w:val="center"/>
            <w:hideMark/>
            <w:tcPrChange w:id="2641" w:author="Антон Смирнов" w:date="2023-05-25T13:45:00Z">
              <w:tcPr>
                <w:tcW w:w="3314" w:type="dxa"/>
                <w:gridSpan w:val="2"/>
                <w:noWrap/>
                <w:vAlign w:val="center"/>
                <w:hideMark/>
              </w:tcPr>
            </w:tcPrChange>
          </w:tcPr>
          <w:p w14:paraId="5151B78D" w14:textId="77777777" w:rsidR="00294F02" w:rsidRPr="00294F02" w:rsidRDefault="00294F02" w:rsidP="00611FDB">
            <w:pPr>
              <w:pStyle w:val="a0"/>
              <w:ind w:firstLine="0"/>
              <w:jc w:val="center"/>
              <w:rPr>
                <w:ins w:id="2642" w:author="Антон Смирнов" w:date="2023-05-25T12:59:00Z"/>
              </w:rPr>
              <w:pPrChange w:id="2643" w:author="Антон Смирнов" w:date="2023-05-25T13:09:00Z">
                <w:pPr>
                  <w:pStyle w:val="a0"/>
                </w:pPr>
              </w:pPrChange>
            </w:pPr>
            <w:ins w:id="2644" w:author="Антон Смирнов" w:date="2023-05-25T12:59:00Z">
              <w:r w:rsidRPr="00294F02">
                <w:t>HLA-C*17:01</w:t>
              </w:r>
            </w:ins>
          </w:p>
        </w:tc>
        <w:tc>
          <w:tcPr>
            <w:tcW w:w="3738" w:type="dxa"/>
            <w:noWrap/>
            <w:vAlign w:val="center"/>
            <w:hideMark/>
            <w:tcPrChange w:id="2645" w:author="Антон Смирнов" w:date="2023-05-25T13:45:00Z">
              <w:tcPr>
                <w:tcW w:w="3315" w:type="dxa"/>
                <w:noWrap/>
                <w:hideMark/>
              </w:tcPr>
            </w:tcPrChange>
          </w:tcPr>
          <w:p w14:paraId="46FB759D" w14:textId="77777777" w:rsidR="00294F02" w:rsidRPr="00294F02" w:rsidRDefault="00294F02" w:rsidP="00611FDB">
            <w:pPr>
              <w:pStyle w:val="a0"/>
              <w:ind w:firstLine="0"/>
              <w:jc w:val="center"/>
              <w:rPr>
                <w:ins w:id="2646" w:author="Антон Смирнов" w:date="2023-05-25T12:59:00Z"/>
              </w:rPr>
              <w:pPrChange w:id="2647" w:author="Антон Смирнов" w:date="2023-05-25T13:09:00Z">
                <w:pPr>
                  <w:pStyle w:val="a0"/>
                </w:pPr>
              </w:pPrChange>
            </w:pPr>
            <w:ins w:id="2648" w:author="Антон Смирнов" w:date="2023-05-25T12:59:00Z">
              <w:r w:rsidRPr="00294F02">
                <w:t>1505</w:t>
              </w:r>
            </w:ins>
          </w:p>
        </w:tc>
      </w:tr>
      <w:tr w:rsidR="00FE3DB4" w:rsidRPr="00294F02" w14:paraId="625B158B" w14:textId="77777777" w:rsidTr="00FD588A">
        <w:tblPrEx>
          <w:tblPrExChange w:id="2649" w:author="Антон Смирнов" w:date="2023-05-25T13:45:00Z">
            <w:tblPrEx>
              <w:tblLayout w:type="fixed"/>
            </w:tblPrEx>
          </w:tblPrExChange>
        </w:tblPrEx>
        <w:trPr>
          <w:trHeight w:val="300"/>
          <w:jc w:val="center"/>
          <w:ins w:id="2650" w:author="Антон Смирнов" w:date="2023-05-25T12:59:00Z"/>
          <w:trPrChange w:id="2651" w:author="Антон Смирнов" w:date="2023-05-25T13:45:00Z">
            <w:trPr>
              <w:trHeight w:val="300"/>
            </w:trPr>
          </w:trPrChange>
        </w:trPr>
        <w:tc>
          <w:tcPr>
            <w:tcW w:w="2891" w:type="dxa"/>
            <w:noWrap/>
            <w:vAlign w:val="center"/>
            <w:hideMark/>
            <w:tcPrChange w:id="2652" w:author="Антон Смирнов" w:date="2023-05-25T13:45:00Z">
              <w:tcPr>
                <w:tcW w:w="3314" w:type="dxa"/>
                <w:gridSpan w:val="2"/>
                <w:noWrap/>
                <w:vAlign w:val="center"/>
                <w:hideMark/>
              </w:tcPr>
            </w:tcPrChange>
          </w:tcPr>
          <w:p w14:paraId="07B79419" w14:textId="77777777" w:rsidR="00294F02" w:rsidRPr="00294F02" w:rsidRDefault="00294F02" w:rsidP="00611FDB">
            <w:pPr>
              <w:pStyle w:val="a0"/>
              <w:ind w:firstLine="0"/>
              <w:jc w:val="center"/>
              <w:rPr>
                <w:ins w:id="2653" w:author="Антон Смирнов" w:date="2023-05-25T12:59:00Z"/>
              </w:rPr>
              <w:pPrChange w:id="2654" w:author="Антон Смирнов" w:date="2023-05-25T13:09:00Z">
                <w:pPr>
                  <w:pStyle w:val="a0"/>
                </w:pPr>
              </w:pPrChange>
            </w:pPr>
            <w:ins w:id="2655" w:author="Антон Смирнов" w:date="2023-05-25T12:59:00Z">
              <w:r w:rsidRPr="00294F02">
                <w:t>HLA-B*07:04</w:t>
              </w:r>
            </w:ins>
          </w:p>
        </w:tc>
        <w:tc>
          <w:tcPr>
            <w:tcW w:w="3738" w:type="dxa"/>
            <w:noWrap/>
            <w:vAlign w:val="center"/>
            <w:hideMark/>
            <w:tcPrChange w:id="2656" w:author="Антон Смирнов" w:date="2023-05-25T13:45:00Z">
              <w:tcPr>
                <w:tcW w:w="3315" w:type="dxa"/>
                <w:noWrap/>
                <w:hideMark/>
              </w:tcPr>
            </w:tcPrChange>
          </w:tcPr>
          <w:p w14:paraId="28B928B3" w14:textId="77777777" w:rsidR="00294F02" w:rsidRPr="00294F02" w:rsidRDefault="00294F02" w:rsidP="00611FDB">
            <w:pPr>
              <w:pStyle w:val="a0"/>
              <w:ind w:firstLine="0"/>
              <w:jc w:val="center"/>
              <w:rPr>
                <w:ins w:id="2657" w:author="Антон Смирнов" w:date="2023-05-25T12:59:00Z"/>
              </w:rPr>
              <w:pPrChange w:id="2658" w:author="Антон Смирнов" w:date="2023-05-25T13:09:00Z">
                <w:pPr>
                  <w:pStyle w:val="a0"/>
                </w:pPr>
              </w:pPrChange>
            </w:pPr>
            <w:ins w:id="2659" w:author="Антон Смирнов" w:date="2023-05-25T12:59:00Z">
              <w:r w:rsidRPr="00294F02">
                <w:t>1494</w:t>
              </w:r>
            </w:ins>
          </w:p>
        </w:tc>
      </w:tr>
      <w:tr w:rsidR="00FE3DB4" w:rsidRPr="00294F02" w14:paraId="1BA1BF2F" w14:textId="77777777" w:rsidTr="00FD588A">
        <w:tblPrEx>
          <w:tblPrExChange w:id="2660" w:author="Антон Смирнов" w:date="2023-05-25T13:45:00Z">
            <w:tblPrEx>
              <w:tblLayout w:type="fixed"/>
            </w:tblPrEx>
          </w:tblPrExChange>
        </w:tblPrEx>
        <w:trPr>
          <w:trHeight w:val="300"/>
          <w:jc w:val="center"/>
          <w:ins w:id="2661" w:author="Антон Смирнов" w:date="2023-05-25T12:59:00Z"/>
          <w:trPrChange w:id="2662" w:author="Антон Смирнов" w:date="2023-05-25T13:45:00Z">
            <w:trPr>
              <w:trHeight w:val="300"/>
            </w:trPr>
          </w:trPrChange>
        </w:trPr>
        <w:tc>
          <w:tcPr>
            <w:tcW w:w="2891" w:type="dxa"/>
            <w:noWrap/>
            <w:vAlign w:val="center"/>
            <w:hideMark/>
            <w:tcPrChange w:id="2663" w:author="Антон Смирнов" w:date="2023-05-25T13:45:00Z">
              <w:tcPr>
                <w:tcW w:w="3314" w:type="dxa"/>
                <w:gridSpan w:val="2"/>
                <w:noWrap/>
                <w:vAlign w:val="center"/>
                <w:hideMark/>
              </w:tcPr>
            </w:tcPrChange>
          </w:tcPr>
          <w:p w14:paraId="5B567061" w14:textId="77777777" w:rsidR="00294F02" w:rsidRPr="00294F02" w:rsidRDefault="00294F02" w:rsidP="00611FDB">
            <w:pPr>
              <w:pStyle w:val="a0"/>
              <w:ind w:firstLine="0"/>
              <w:jc w:val="center"/>
              <w:rPr>
                <w:ins w:id="2664" w:author="Антон Смирнов" w:date="2023-05-25T12:59:00Z"/>
              </w:rPr>
              <w:pPrChange w:id="2665" w:author="Антон Смирнов" w:date="2023-05-25T13:09:00Z">
                <w:pPr>
                  <w:pStyle w:val="a0"/>
                </w:pPr>
              </w:pPrChange>
            </w:pPr>
            <w:ins w:id="2666" w:author="Антон Смирнов" w:date="2023-05-25T12:59:00Z">
              <w:r w:rsidRPr="00294F02">
                <w:lastRenderedPageBreak/>
                <w:t>HLA-A*24:07</w:t>
              </w:r>
            </w:ins>
          </w:p>
        </w:tc>
        <w:tc>
          <w:tcPr>
            <w:tcW w:w="3738" w:type="dxa"/>
            <w:noWrap/>
            <w:vAlign w:val="center"/>
            <w:hideMark/>
            <w:tcPrChange w:id="2667" w:author="Антон Смирнов" w:date="2023-05-25T13:45:00Z">
              <w:tcPr>
                <w:tcW w:w="3315" w:type="dxa"/>
                <w:noWrap/>
                <w:hideMark/>
              </w:tcPr>
            </w:tcPrChange>
          </w:tcPr>
          <w:p w14:paraId="1E220EE2" w14:textId="77777777" w:rsidR="00294F02" w:rsidRPr="00294F02" w:rsidRDefault="00294F02" w:rsidP="00611FDB">
            <w:pPr>
              <w:pStyle w:val="a0"/>
              <w:ind w:firstLine="0"/>
              <w:jc w:val="center"/>
              <w:rPr>
                <w:ins w:id="2668" w:author="Антон Смирнов" w:date="2023-05-25T12:59:00Z"/>
              </w:rPr>
              <w:pPrChange w:id="2669" w:author="Антон Смирнов" w:date="2023-05-25T13:09:00Z">
                <w:pPr>
                  <w:pStyle w:val="a0"/>
                </w:pPr>
              </w:pPrChange>
            </w:pPr>
            <w:ins w:id="2670" w:author="Антон Смирнов" w:date="2023-05-25T12:59:00Z">
              <w:r w:rsidRPr="00294F02">
                <w:t>1465</w:t>
              </w:r>
            </w:ins>
          </w:p>
        </w:tc>
      </w:tr>
      <w:tr w:rsidR="00FE3DB4" w:rsidRPr="00294F02" w14:paraId="4923D15D" w14:textId="77777777" w:rsidTr="00FD588A">
        <w:tblPrEx>
          <w:tblPrExChange w:id="2671" w:author="Антон Смирнов" w:date="2023-05-25T13:45:00Z">
            <w:tblPrEx>
              <w:tblLayout w:type="fixed"/>
            </w:tblPrEx>
          </w:tblPrExChange>
        </w:tblPrEx>
        <w:trPr>
          <w:trHeight w:val="300"/>
          <w:jc w:val="center"/>
          <w:ins w:id="2672" w:author="Антон Смирнов" w:date="2023-05-25T12:59:00Z"/>
          <w:trPrChange w:id="2673" w:author="Антон Смирнов" w:date="2023-05-25T13:45:00Z">
            <w:trPr>
              <w:trHeight w:val="300"/>
            </w:trPr>
          </w:trPrChange>
        </w:trPr>
        <w:tc>
          <w:tcPr>
            <w:tcW w:w="2891" w:type="dxa"/>
            <w:noWrap/>
            <w:vAlign w:val="center"/>
            <w:hideMark/>
            <w:tcPrChange w:id="2674" w:author="Антон Смирнов" w:date="2023-05-25T13:45:00Z">
              <w:tcPr>
                <w:tcW w:w="3314" w:type="dxa"/>
                <w:gridSpan w:val="2"/>
                <w:noWrap/>
                <w:vAlign w:val="center"/>
                <w:hideMark/>
              </w:tcPr>
            </w:tcPrChange>
          </w:tcPr>
          <w:p w14:paraId="273021B4" w14:textId="77777777" w:rsidR="00294F02" w:rsidRPr="00294F02" w:rsidRDefault="00294F02" w:rsidP="00611FDB">
            <w:pPr>
              <w:pStyle w:val="a0"/>
              <w:ind w:firstLine="0"/>
              <w:jc w:val="center"/>
              <w:rPr>
                <w:ins w:id="2675" w:author="Антон Смирнов" w:date="2023-05-25T12:59:00Z"/>
              </w:rPr>
              <w:pPrChange w:id="2676" w:author="Антон Смирнов" w:date="2023-05-25T13:09:00Z">
                <w:pPr>
                  <w:pStyle w:val="a0"/>
                </w:pPr>
              </w:pPrChange>
            </w:pPr>
            <w:ins w:id="2677" w:author="Антон Смирнов" w:date="2023-05-25T12:59:00Z">
              <w:r w:rsidRPr="00294F02">
                <w:t>HLA-B*41:01</w:t>
              </w:r>
            </w:ins>
          </w:p>
        </w:tc>
        <w:tc>
          <w:tcPr>
            <w:tcW w:w="3738" w:type="dxa"/>
            <w:noWrap/>
            <w:vAlign w:val="center"/>
            <w:hideMark/>
            <w:tcPrChange w:id="2678" w:author="Антон Смирнов" w:date="2023-05-25T13:45:00Z">
              <w:tcPr>
                <w:tcW w:w="3315" w:type="dxa"/>
                <w:noWrap/>
                <w:hideMark/>
              </w:tcPr>
            </w:tcPrChange>
          </w:tcPr>
          <w:p w14:paraId="7C89AFA2" w14:textId="77777777" w:rsidR="00294F02" w:rsidRPr="00294F02" w:rsidRDefault="00294F02" w:rsidP="00611FDB">
            <w:pPr>
              <w:pStyle w:val="a0"/>
              <w:ind w:firstLine="0"/>
              <w:jc w:val="center"/>
              <w:rPr>
                <w:ins w:id="2679" w:author="Антон Смирнов" w:date="2023-05-25T12:59:00Z"/>
              </w:rPr>
              <w:pPrChange w:id="2680" w:author="Антон Смирнов" w:date="2023-05-25T13:09:00Z">
                <w:pPr>
                  <w:pStyle w:val="a0"/>
                </w:pPr>
              </w:pPrChange>
            </w:pPr>
            <w:ins w:id="2681" w:author="Антон Смирнов" w:date="2023-05-25T12:59:00Z">
              <w:r w:rsidRPr="00294F02">
                <w:t>1417</w:t>
              </w:r>
            </w:ins>
          </w:p>
        </w:tc>
      </w:tr>
      <w:tr w:rsidR="00FE3DB4" w:rsidRPr="00294F02" w14:paraId="17778065" w14:textId="77777777" w:rsidTr="00FD588A">
        <w:tblPrEx>
          <w:tblPrExChange w:id="2682" w:author="Антон Смирнов" w:date="2023-05-25T13:45:00Z">
            <w:tblPrEx>
              <w:tblLayout w:type="fixed"/>
            </w:tblPrEx>
          </w:tblPrExChange>
        </w:tblPrEx>
        <w:trPr>
          <w:trHeight w:val="300"/>
          <w:jc w:val="center"/>
          <w:ins w:id="2683" w:author="Антон Смирнов" w:date="2023-05-25T12:59:00Z"/>
          <w:trPrChange w:id="2684" w:author="Антон Смирнов" w:date="2023-05-25T13:45:00Z">
            <w:trPr>
              <w:trHeight w:val="300"/>
            </w:trPr>
          </w:trPrChange>
        </w:trPr>
        <w:tc>
          <w:tcPr>
            <w:tcW w:w="2891" w:type="dxa"/>
            <w:noWrap/>
            <w:vAlign w:val="center"/>
            <w:hideMark/>
            <w:tcPrChange w:id="2685" w:author="Антон Смирнов" w:date="2023-05-25T13:45:00Z">
              <w:tcPr>
                <w:tcW w:w="3314" w:type="dxa"/>
                <w:gridSpan w:val="2"/>
                <w:noWrap/>
                <w:vAlign w:val="center"/>
                <w:hideMark/>
              </w:tcPr>
            </w:tcPrChange>
          </w:tcPr>
          <w:p w14:paraId="7E23ABD5" w14:textId="77777777" w:rsidR="00294F02" w:rsidRPr="00294F02" w:rsidRDefault="00294F02" w:rsidP="00611FDB">
            <w:pPr>
              <w:pStyle w:val="a0"/>
              <w:ind w:firstLine="0"/>
              <w:jc w:val="center"/>
              <w:rPr>
                <w:ins w:id="2686" w:author="Антон Смирнов" w:date="2023-05-25T12:59:00Z"/>
              </w:rPr>
              <w:pPrChange w:id="2687" w:author="Антон Смирнов" w:date="2023-05-25T13:09:00Z">
                <w:pPr>
                  <w:pStyle w:val="a0"/>
                </w:pPr>
              </w:pPrChange>
            </w:pPr>
            <w:ins w:id="2688" w:author="Антон Смирнов" w:date="2023-05-25T12:59:00Z">
              <w:r w:rsidRPr="00294F02">
                <w:t>HLA-B*27:04</w:t>
              </w:r>
            </w:ins>
          </w:p>
        </w:tc>
        <w:tc>
          <w:tcPr>
            <w:tcW w:w="3738" w:type="dxa"/>
            <w:noWrap/>
            <w:vAlign w:val="center"/>
            <w:hideMark/>
            <w:tcPrChange w:id="2689" w:author="Антон Смирнов" w:date="2023-05-25T13:45:00Z">
              <w:tcPr>
                <w:tcW w:w="3315" w:type="dxa"/>
                <w:noWrap/>
                <w:hideMark/>
              </w:tcPr>
            </w:tcPrChange>
          </w:tcPr>
          <w:p w14:paraId="3983FC6C" w14:textId="77777777" w:rsidR="00294F02" w:rsidRPr="00294F02" w:rsidRDefault="00294F02" w:rsidP="00611FDB">
            <w:pPr>
              <w:pStyle w:val="a0"/>
              <w:ind w:firstLine="0"/>
              <w:jc w:val="center"/>
              <w:rPr>
                <w:ins w:id="2690" w:author="Антон Смирнов" w:date="2023-05-25T12:59:00Z"/>
              </w:rPr>
              <w:pPrChange w:id="2691" w:author="Антон Смирнов" w:date="2023-05-25T13:09:00Z">
                <w:pPr>
                  <w:pStyle w:val="a0"/>
                </w:pPr>
              </w:pPrChange>
            </w:pPr>
            <w:ins w:id="2692" w:author="Антон Смирнов" w:date="2023-05-25T12:59:00Z">
              <w:r w:rsidRPr="00294F02">
                <w:t>1348</w:t>
              </w:r>
            </w:ins>
          </w:p>
        </w:tc>
      </w:tr>
      <w:tr w:rsidR="00FE3DB4" w:rsidRPr="00294F02" w14:paraId="6C5C8501" w14:textId="77777777" w:rsidTr="00FD588A">
        <w:tblPrEx>
          <w:tblPrExChange w:id="2693" w:author="Антон Смирнов" w:date="2023-05-25T13:45:00Z">
            <w:tblPrEx>
              <w:tblLayout w:type="fixed"/>
            </w:tblPrEx>
          </w:tblPrExChange>
        </w:tblPrEx>
        <w:trPr>
          <w:trHeight w:val="300"/>
          <w:jc w:val="center"/>
          <w:ins w:id="2694" w:author="Антон Смирнов" w:date="2023-05-25T12:59:00Z"/>
          <w:trPrChange w:id="2695" w:author="Антон Смирнов" w:date="2023-05-25T13:45:00Z">
            <w:trPr>
              <w:trHeight w:val="300"/>
            </w:trPr>
          </w:trPrChange>
        </w:trPr>
        <w:tc>
          <w:tcPr>
            <w:tcW w:w="2891" w:type="dxa"/>
            <w:noWrap/>
            <w:vAlign w:val="center"/>
            <w:hideMark/>
            <w:tcPrChange w:id="2696" w:author="Антон Смирнов" w:date="2023-05-25T13:45:00Z">
              <w:tcPr>
                <w:tcW w:w="3314" w:type="dxa"/>
                <w:gridSpan w:val="2"/>
                <w:noWrap/>
                <w:vAlign w:val="center"/>
                <w:hideMark/>
              </w:tcPr>
            </w:tcPrChange>
          </w:tcPr>
          <w:p w14:paraId="5E856F44" w14:textId="77777777" w:rsidR="00294F02" w:rsidRPr="00294F02" w:rsidRDefault="00294F02" w:rsidP="00611FDB">
            <w:pPr>
              <w:pStyle w:val="a0"/>
              <w:ind w:firstLine="0"/>
              <w:jc w:val="center"/>
              <w:rPr>
                <w:ins w:id="2697" w:author="Антон Смирнов" w:date="2023-05-25T12:59:00Z"/>
              </w:rPr>
              <w:pPrChange w:id="2698" w:author="Антон Смирнов" w:date="2023-05-25T13:09:00Z">
                <w:pPr>
                  <w:pStyle w:val="a0"/>
                </w:pPr>
              </w:pPrChange>
            </w:pPr>
            <w:ins w:id="2699" w:author="Антон Смирнов" w:date="2023-05-25T12:59:00Z">
              <w:r w:rsidRPr="00294F02">
                <w:t>HLA-C*07:04</w:t>
              </w:r>
            </w:ins>
          </w:p>
        </w:tc>
        <w:tc>
          <w:tcPr>
            <w:tcW w:w="3738" w:type="dxa"/>
            <w:noWrap/>
            <w:vAlign w:val="center"/>
            <w:hideMark/>
            <w:tcPrChange w:id="2700" w:author="Антон Смирнов" w:date="2023-05-25T13:45:00Z">
              <w:tcPr>
                <w:tcW w:w="3315" w:type="dxa"/>
                <w:noWrap/>
                <w:hideMark/>
              </w:tcPr>
            </w:tcPrChange>
          </w:tcPr>
          <w:p w14:paraId="400A75F8" w14:textId="77777777" w:rsidR="00294F02" w:rsidRPr="00294F02" w:rsidRDefault="00294F02" w:rsidP="00611FDB">
            <w:pPr>
              <w:pStyle w:val="a0"/>
              <w:ind w:firstLine="0"/>
              <w:jc w:val="center"/>
              <w:rPr>
                <w:ins w:id="2701" w:author="Антон Смирнов" w:date="2023-05-25T12:59:00Z"/>
              </w:rPr>
              <w:pPrChange w:id="2702" w:author="Антон Смирнов" w:date="2023-05-25T13:09:00Z">
                <w:pPr>
                  <w:pStyle w:val="a0"/>
                </w:pPr>
              </w:pPrChange>
            </w:pPr>
            <w:ins w:id="2703" w:author="Антон Смирнов" w:date="2023-05-25T12:59:00Z">
              <w:r w:rsidRPr="00294F02">
                <w:t>1284</w:t>
              </w:r>
            </w:ins>
          </w:p>
        </w:tc>
      </w:tr>
      <w:tr w:rsidR="00FE3DB4" w:rsidRPr="00294F02" w14:paraId="0422BC58" w14:textId="77777777" w:rsidTr="00FD588A">
        <w:tblPrEx>
          <w:tblPrExChange w:id="2704" w:author="Антон Смирнов" w:date="2023-05-25T13:45:00Z">
            <w:tblPrEx>
              <w:tblLayout w:type="fixed"/>
            </w:tblPrEx>
          </w:tblPrExChange>
        </w:tblPrEx>
        <w:trPr>
          <w:trHeight w:val="300"/>
          <w:jc w:val="center"/>
          <w:ins w:id="2705" w:author="Антон Смирнов" w:date="2023-05-25T12:59:00Z"/>
          <w:trPrChange w:id="2706" w:author="Антон Смирнов" w:date="2023-05-25T13:45:00Z">
            <w:trPr>
              <w:trHeight w:val="300"/>
            </w:trPr>
          </w:trPrChange>
        </w:trPr>
        <w:tc>
          <w:tcPr>
            <w:tcW w:w="2891" w:type="dxa"/>
            <w:noWrap/>
            <w:vAlign w:val="center"/>
            <w:hideMark/>
            <w:tcPrChange w:id="2707" w:author="Антон Смирнов" w:date="2023-05-25T13:45:00Z">
              <w:tcPr>
                <w:tcW w:w="3314" w:type="dxa"/>
                <w:gridSpan w:val="2"/>
                <w:noWrap/>
                <w:vAlign w:val="center"/>
                <w:hideMark/>
              </w:tcPr>
            </w:tcPrChange>
          </w:tcPr>
          <w:p w14:paraId="3467765E" w14:textId="77777777" w:rsidR="00294F02" w:rsidRPr="00294F02" w:rsidRDefault="00294F02" w:rsidP="00611FDB">
            <w:pPr>
              <w:pStyle w:val="a0"/>
              <w:ind w:firstLine="0"/>
              <w:jc w:val="center"/>
              <w:rPr>
                <w:ins w:id="2708" w:author="Антон Смирнов" w:date="2023-05-25T12:59:00Z"/>
              </w:rPr>
              <w:pPrChange w:id="2709" w:author="Антон Смирнов" w:date="2023-05-25T13:09:00Z">
                <w:pPr>
                  <w:pStyle w:val="a0"/>
                </w:pPr>
              </w:pPrChange>
            </w:pPr>
            <w:ins w:id="2710" w:author="Антон Смирнов" w:date="2023-05-25T12:59:00Z">
              <w:r w:rsidRPr="00294F02">
                <w:t>HLA-B*27:06</w:t>
              </w:r>
            </w:ins>
          </w:p>
        </w:tc>
        <w:tc>
          <w:tcPr>
            <w:tcW w:w="3738" w:type="dxa"/>
            <w:noWrap/>
            <w:vAlign w:val="center"/>
            <w:hideMark/>
            <w:tcPrChange w:id="2711" w:author="Антон Смирнов" w:date="2023-05-25T13:45:00Z">
              <w:tcPr>
                <w:tcW w:w="3315" w:type="dxa"/>
                <w:noWrap/>
                <w:hideMark/>
              </w:tcPr>
            </w:tcPrChange>
          </w:tcPr>
          <w:p w14:paraId="0034C97F" w14:textId="77777777" w:rsidR="00294F02" w:rsidRPr="00294F02" w:rsidRDefault="00294F02" w:rsidP="00611FDB">
            <w:pPr>
              <w:pStyle w:val="a0"/>
              <w:ind w:firstLine="0"/>
              <w:jc w:val="center"/>
              <w:rPr>
                <w:ins w:id="2712" w:author="Антон Смирнов" w:date="2023-05-25T12:59:00Z"/>
              </w:rPr>
              <w:pPrChange w:id="2713" w:author="Антон Смирнов" w:date="2023-05-25T13:09:00Z">
                <w:pPr>
                  <w:pStyle w:val="a0"/>
                </w:pPr>
              </w:pPrChange>
            </w:pPr>
            <w:ins w:id="2714" w:author="Антон Смирнов" w:date="2023-05-25T12:59:00Z">
              <w:r w:rsidRPr="00294F02">
                <w:t>1280</w:t>
              </w:r>
            </w:ins>
          </w:p>
        </w:tc>
      </w:tr>
      <w:tr w:rsidR="00FE3DB4" w:rsidRPr="00294F02" w14:paraId="74E62855" w14:textId="77777777" w:rsidTr="00FD588A">
        <w:tblPrEx>
          <w:tblPrExChange w:id="2715" w:author="Антон Смирнов" w:date="2023-05-25T13:45:00Z">
            <w:tblPrEx>
              <w:tblLayout w:type="fixed"/>
            </w:tblPrEx>
          </w:tblPrExChange>
        </w:tblPrEx>
        <w:trPr>
          <w:trHeight w:val="300"/>
          <w:jc w:val="center"/>
          <w:ins w:id="2716" w:author="Антон Смирнов" w:date="2023-05-25T12:59:00Z"/>
          <w:trPrChange w:id="2717" w:author="Антон Смирнов" w:date="2023-05-25T13:45:00Z">
            <w:trPr>
              <w:trHeight w:val="300"/>
            </w:trPr>
          </w:trPrChange>
        </w:trPr>
        <w:tc>
          <w:tcPr>
            <w:tcW w:w="2891" w:type="dxa"/>
            <w:noWrap/>
            <w:vAlign w:val="center"/>
            <w:hideMark/>
            <w:tcPrChange w:id="2718" w:author="Антон Смирнов" w:date="2023-05-25T13:45:00Z">
              <w:tcPr>
                <w:tcW w:w="3314" w:type="dxa"/>
                <w:gridSpan w:val="2"/>
                <w:noWrap/>
                <w:vAlign w:val="center"/>
                <w:hideMark/>
              </w:tcPr>
            </w:tcPrChange>
          </w:tcPr>
          <w:p w14:paraId="43A04015" w14:textId="77777777" w:rsidR="00294F02" w:rsidRPr="00294F02" w:rsidRDefault="00294F02" w:rsidP="00611FDB">
            <w:pPr>
              <w:pStyle w:val="a0"/>
              <w:ind w:firstLine="0"/>
              <w:jc w:val="center"/>
              <w:rPr>
                <w:ins w:id="2719" w:author="Антон Смирнов" w:date="2023-05-25T12:59:00Z"/>
              </w:rPr>
              <w:pPrChange w:id="2720" w:author="Антон Смирнов" w:date="2023-05-25T13:09:00Z">
                <w:pPr>
                  <w:pStyle w:val="a0"/>
                </w:pPr>
              </w:pPrChange>
            </w:pPr>
            <w:ins w:id="2721" w:author="Антон Смирнов" w:date="2023-05-25T12:59:00Z">
              <w:r w:rsidRPr="00294F02">
                <w:t>HLA-C*03:02</w:t>
              </w:r>
            </w:ins>
          </w:p>
        </w:tc>
        <w:tc>
          <w:tcPr>
            <w:tcW w:w="3738" w:type="dxa"/>
            <w:noWrap/>
            <w:vAlign w:val="center"/>
            <w:hideMark/>
            <w:tcPrChange w:id="2722" w:author="Антон Смирнов" w:date="2023-05-25T13:45:00Z">
              <w:tcPr>
                <w:tcW w:w="3315" w:type="dxa"/>
                <w:noWrap/>
                <w:hideMark/>
              </w:tcPr>
            </w:tcPrChange>
          </w:tcPr>
          <w:p w14:paraId="75C72BBF" w14:textId="77777777" w:rsidR="00294F02" w:rsidRPr="00294F02" w:rsidRDefault="00294F02" w:rsidP="00611FDB">
            <w:pPr>
              <w:pStyle w:val="a0"/>
              <w:ind w:firstLine="0"/>
              <w:jc w:val="center"/>
              <w:rPr>
                <w:ins w:id="2723" w:author="Антон Смирнов" w:date="2023-05-25T12:59:00Z"/>
              </w:rPr>
              <w:pPrChange w:id="2724" w:author="Антон Смирнов" w:date="2023-05-25T13:09:00Z">
                <w:pPr>
                  <w:pStyle w:val="a0"/>
                </w:pPr>
              </w:pPrChange>
            </w:pPr>
            <w:ins w:id="2725" w:author="Антон Смирнов" w:date="2023-05-25T12:59:00Z">
              <w:r w:rsidRPr="00294F02">
                <w:t>1277</w:t>
              </w:r>
            </w:ins>
          </w:p>
        </w:tc>
      </w:tr>
      <w:tr w:rsidR="00FE3DB4" w:rsidRPr="00294F02" w14:paraId="330E13FB" w14:textId="77777777" w:rsidTr="00FD588A">
        <w:tblPrEx>
          <w:tblPrExChange w:id="2726" w:author="Антон Смирнов" w:date="2023-05-25T13:45:00Z">
            <w:tblPrEx>
              <w:tblLayout w:type="fixed"/>
            </w:tblPrEx>
          </w:tblPrExChange>
        </w:tblPrEx>
        <w:trPr>
          <w:trHeight w:val="300"/>
          <w:jc w:val="center"/>
          <w:ins w:id="2727" w:author="Антон Смирнов" w:date="2023-05-25T12:59:00Z"/>
          <w:trPrChange w:id="2728" w:author="Антон Смирнов" w:date="2023-05-25T13:45:00Z">
            <w:trPr>
              <w:trHeight w:val="300"/>
            </w:trPr>
          </w:trPrChange>
        </w:trPr>
        <w:tc>
          <w:tcPr>
            <w:tcW w:w="2891" w:type="dxa"/>
            <w:noWrap/>
            <w:vAlign w:val="center"/>
            <w:hideMark/>
            <w:tcPrChange w:id="2729" w:author="Антон Смирнов" w:date="2023-05-25T13:45:00Z">
              <w:tcPr>
                <w:tcW w:w="3314" w:type="dxa"/>
                <w:gridSpan w:val="2"/>
                <w:noWrap/>
                <w:vAlign w:val="center"/>
                <w:hideMark/>
              </w:tcPr>
            </w:tcPrChange>
          </w:tcPr>
          <w:p w14:paraId="3CA63F16" w14:textId="77777777" w:rsidR="00294F02" w:rsidRPr="00294F02" w:rsidRDefault="00294F02" w:rsidP="00611FDB">
            <w:pPr>
              <w:pStyle w:val="a0"/>
              <w:ind w:firstLine="0"/>
              <w:jc w:val="center"/>
              <w:rPr>
                <w:ins w:id="2730" w:author="Антон Смирнов" w:date="2023-05-25T12:59:00Z"/>
              </w:rPr>
              <w:pPrChange w:id="2731" w:author="Антон Смирнов" w:date="2023-05-25T13:09:00Z">
                <w:pPr>
                  <w:pStyle w:val="a0"/>
                </w:pPr>
              </w:pPrChange>
            </w:pPr>
            <w:ins w:id="2732" w:author="Антон Смирнов" w:date="2023-05-25T12:59:00Z">
              <w:r w:rsidRPr="00294F02">
                <w:t>HLA-B*35:08</w:t>
              </w:r>
            </w:ins>
          </w:p>
        </w:tc>
        <w:tc>
          <w:tcPr>
            <w:tcW w:w="3738" w:type="dxa"/>
            <w:noWrap/>
            <w:vAlign w:val="center"/>
            <w:hideMark/>
            <w:tcPrChange w:id="2733" w:author="Антон Смирнов" w:date="2023-05-25T13:45:00Z">
              <w:tcPr>
                <w:tcW w:w="3315" w:type="dxa"/>
                <w:noWrap/>
                <w:hideMark/>
              </w:tcPr>
            </w:tcPrChange>
          </w:tcPr>
          <w:p w14:paraId="50CF12B9" w14:textId="77777777" w:rsidR="00294F02" w:rsidRPr="00294F02" w:rsidRDefault="00294F02" w:rsidP="00611FDB">
            <w:pPr>
              <w:pStyle w:val="a0"/>
              <w:ind w:firstLine="0"/>
              <w:jc w:val="center"/>
              <w:rPr>
                <w:ins w:id="2734" w:author="Антон Смирнов" w:date="2023-05-25T12:59:00Z"/>
              </w:rPr>
              <w:pPrChange w:id="2735" w:author="Антон Смирнов" w:date="2023-05-25T13:09:00Z">
                <w:pPr>
                  <w:pStyle w:val="a0"/>
                </w:pPr>
              </w:pPrChange>
            </w:pPr>
            <w:ins w:id="2736" w:author="Антон Смирнов" w:date="2023-05-25T12:59:00Z">
              <w:r w:rsidRPr="00294F02">
                <w:t>1214</w:t>
              </w:r>
            </w:ins>
          </w:p>
        </w:tc>
      </w:tr>
      <w:tr w:rsidR="00FE3DB4" w:rsidRPr="00294F02" w14:paraId="4DF7444D" w14:textId="77777777" w:rsidTr="00FD588A">
        <w:tblPrEx>
          <w:tblPrExChange w:id="2737" w:author="Антон Смирнов" w:date="2023-05-25T13:45:00Z">
            <w:tblPrEx>
              <w:tblLayout w:type="fixed"/>
            </w:tblPrEx>
          </w:tblPrExChange>
        </w:tblPrEx>
        <w:trPr>
          <w:trHeight w:val="300"/>
          <w:jc w:val="center"/>
          <w:ins w:id="2738" w:author="Антон Смирнов" w:date="2023-05-25T12:59:00Z"/>
          <w:trPrChange w:id="2739" w:author="Антон Смирнов" w:date="2023-05-25T13:45:00Z">
            <w:trPr>
              <w:trHeight w:val="300"/>
            </w:trPr>
          </w:trPrChange>
        </w:trPr>
        <w:tc>
          <w:tcPr>
            <w:tcW w:w="2891" w:type="dxa"/>
            <w:noWrap/>
            <w:vAlign w:val="center"/>
            <w:hideMark/>
            <w:tcPrChange w:id="2740" w:author="Антон Смирнов" w:date="2023-05-25T13:45:00Z">
              <w:tcPr>
                <w:tcW w:w="3314" w:type="dxa"/>
                <w:gridSpan w:val="2"/>
                <w:noWrap/>
                <w:vAlign w:val="center"/>
                <w:hideMark/>
              </w:tcPr>
            </w:tcPrChange>
          </w:tcPr>
          <w:p w14:paraId="3E2156AE" w14:textId="77777777" w:rsidR="00294F02" w:rsidRPr="00294F02" w:rsidRDefault="00294F02" w:rsidP="00611FDB">
            <w:pPr>
              <w:pStyle w:val="a0"/>
              <w:ind w:firstLine="0"/>
              <w:jc w:val="center"/>
              <w:rPr>
                <w:ins w:id="2741" w:author="Антон Смирнов" w:date="2023-05-25T12:59:00Z"/>
              </w:rPr>
              <w:pPrChange w:id="2742" w:author="Антон Смирнов" w:date="2023-05-25T13:09:00Z">
                <w:pPr>
                  <w:pStyle w:val="a0"/>
                </w:pPr>
              </w:pPrChange>
            </w:pPr>
            <w:ins w:id="2743" w:author="Антон Смирнов" w:date="2023-05-25T12:59:00Z">
              <w:r w:rsidRPr="00294F02">
                <w:t>HLA-C*04:03</w:t>
              </w:r>
            </w:ins>
          </w:p>
        </w:tc>
        <w:tc>
          <w:tcPr>
            <w:tcW w:w="3738" w:type="dxa"/>
            <w:noWrap/>
            <w:vAlign w:val="center"/>
            <w:hideMark/>
            <w:tcPrChange w:id="2744" w:author="Антон Смирнов" w:date="2023-05-25T13:45:00Z">
              <w:tcPr>
                <w:tcW w:w="3315" w:type="dxa"/>
                <w:noWrap/>
                <w:hideMark/>
              </w:tcPr>
            </w:tcPrChange>
          </w:tcPr>
          <w:p w14:paraId="20072A87" w14:textId="77777777" w:rsidR="00294F02" w:rsidRPr="00294F02" w:rsidRDefault="00294F02" w:rsidP="00611FDB">
            <w:pPr>
              <w:pStyle w:val="a0"/>
              <w:ind w:firstLine="0"/>
              <w:jc w:val="center"/>
              <w:rPr>
                <w:ins w:id="2745" w:author="Антон Смирнов" w:date="2023-05-25T12:59:00Z"/>
              </w:rPr>
              <w:pPrChange w:id="2746" w:author="Антон Смирнов" w:date="2023-05-25T13:09:00Z">
                <w:pPr>
                  <w:pStyle w:val="a0"/>
                </w:pPr>
              </w:pPrChange>
            </w:pPr>
            <w:ins w:id="2747" w:author="Антон Смирнов" w:date="2023-05-25T12:59:00Z">
              <w:r w:rsidRPr="00294F02">
                <w:t>1142</w:t>
              </w:r>
            </w:ins>
          </w:p>
        </w:tc>
      </w:tr>
      <w:tr w:rsidR="00FE3DB4" w:rsidRPr="00294F02" w14:paraId="1A3ACBBB" w14:textId="77777777" w:rsidTr="00FD588A">
        <w:tblPrEx>
          <w:tblPrExChange w:id="2748" w:author="Антон Смирнов" w:date="2023-05-25T13:45:00Z">
            <w:tblPrEx>
              <w:tblLayout w:type="fixed"/>
            </w:tblPrEx>
          </w:tblPrExChange>
        </w:tblPrEx>
        <w:trPr>
          <w:trHeight w:val="300"/>
          <w:jc w:val="center"/>
          <w:ins w:id="2749" w:author="Антон Смирнов" w:date="2023-05-25T12:59:00Z"/>
          <w:trPrChange w:id="2750" w:author="Антон Смирнов" w:date="2023-05-25T13:45:00Z">
            <w:trPr>
              <w:trHeight w:val="300"/>
            </w:trPr>
          </w:trPrChange>
        </w:trPr>
        <w:tc>
          <w:tcPr>
            <w:tcW w:w="2891" w:type="dxa"/>
            <w:noWrap/>
            <w:vAlign w:val="center"/>
            <w:hideMark/>
            <w:tcPrChange w:id="2751" w:author="Антон Смирнов" w:date="2023-05-25T13:45:00Z">
              <w:tcPr>
                <w:tcW w:w="3314" w:type="dxa"/>
                <w:gridSpan w:val="2"/>
                <w:noWrap/>
                <w:vAlign w:val="center"/>
                <w:hideMark/>
              </w:tcPr>
            </w:tcPrChange>
          </w:tcPr>
          <w:p w14:paraId="22040DD9" w14:textId="77777777" w:rsidR="00294F02" w:rsidRPr="00294F02" w:rsidRDefault="00294F02" w:rsidP="00611FDB">
            <w:pPr>
              <w:pStyle w:val="a0"/>
              <w:ind w:firstLine="0"/>
              <w:jc w:val="center"/>
              <w:rPr>
                <w:ins w:id="2752" w:author="Антон Смирнов" w:date="2023-05-25T12:59:00Z"/>
              </w:rPr>
              <w:pPrChange w:id="2753" w:author="Антон Смирнов" w:date="2023-05-25T13:09:00Z">
                <w:pPr>
                  <w:pStyle w:val="a0"/>
                </w:pPr>
              </w:pPrChange>
            </w:pPr>
            <w:ins w:id="2754" w:author="Антон Смирнов" w:date="2023-05-25T12:59:00Z">
              <w:r w:rsidRPr="00294F02">
                <w:t>HLA-B*58:02</w:t>
              </w:r>
            </w:ins>
          </w:p>
        </w:tc>
        <w:tc>
          <w:tcPr>
            <w:tcW w:w="3738" w:type="dxa"/>
            <w:noWrap/>
            <w:vAlign w:val="center"/>
            <w:hideMark/>
            <w:tcPrChange w:id="2755" w:author="Антон Смирнов" w:date="2023-05-25T13:45:00Z">
              <w:tcPr>
                <w:tcW w:w="3315" w:type="dxa"/>
                <w:noWrap/>
                <w:hideMark/>
              </w:tcPr>
            </w:tcPrChange>
          </w:tcPr>
          <w:p w14:paraId="10940970" w14:textId="77777777" w:rsidR="00294F02" w:rsidRPr="00294F02" w:rsidRDefault="00294F02" w:rsidP="00611FDB">
            <w:pPr>
              <w:pStyle w:val="a0"/>
              <w:ind w:firstLine="0"/>
              <w:jc w:val="center"/>
              <w:rPr>
                <w:ins w:id="2756" w:author="Антон Смирнов" w:date="2023-05-25T12:59:00Z"/>
              </w:rPr>
              <w:pPrChange w:id="2757" w:author="Антон Смирнов" w:date="2023-05-25T13:09:00Z">
                <w:pPr>
                  <w:pStyle w:val="a0"/>
                </w:pPr>
              </w:pPrChange>
            </w:pPr>
            <w:ins w:id="2758" w:author="Антон Смирнов" w:date="2023-05-25T12:59:00Z">
              <w:r w:rsidRPr="00294F02">
                <w:t>1105</w:t>
              </w:r>
            </w:ins>
          </w:p>
        </w:tc>
      </w:tr>
      <w:tr w:rsidR="00FE3DB4" w:rsidRPr="00294F02" w14:paraId="3EE1FE03" w14:textId="77777777" w:rsidTr="00FD588A">
        <w:tblPrEx>
          <w:tblPrExChange w:id="2759" w:author="Антон Смирнов" w:date="2023-05-25T13:45:00Z">
            <w:tblPrEx>
              <w:tblLayout w:type="fixed"/>
            </w:tblPrEx>
          </w:tblPrExChange>
        </w:tblPrEx>
        <w:trPr>
          <w:trHeight w:val="300"/>
          <w:jc w:val="center"/>
          <w:ins w:id="2760" w:author="Антон Смирнов" w:date="2023-05-25T12:59:00Z"/>
          <w:trPrChange w:id="2761" w:author="Антон Смирнов" w:date="2023-05-25T13:45:00Z">
            <w:trPr>
              <w:trHeight w:val="300"/>
            </w:trPr>
          </w:trPrChange>
        </w:trPr>
        <w:tc>
          <w:tcPr>
            <w:tcW w:w="2891" w:type="dxa"/>
            <w:noWrap/>
            <w:vAlign w:val="center"/>
            <w:hideMark/>
            <w:tcPrChange w:id="2762" w:author="Антон Смирнов" w:date="2023-05-25T13:45:00Z">
              <w:tcPr>
                <w:tcW w:w="3314" w:type="dxa"/>
                <w:gridSpan w:val="2"/>
                <w:noWrap/>
                <w:vAlign w:val="center"/>
                <w:hideMark/>
              </w:tcPr>
            </w:tcPrChange>
          </w:tcPr>
          <w:p w14:paraId="5CA687B1" w14:textId="77777777" w:rsidR="00294F02" w:rsidRPr="00294F02" w:rsidRDefault="00294F02" w:rsidP="00611FDB">
            <w:pPr>
              <w:pStyle w:val="a0"/>
              <w:ind w:firstLine="0"/>
              <w:jc w:val="center"/>
              <w:rPr>
                <w:ins w:id="2763" w:author="Антон Смирнов" w:date="2023-05-25T12:59:00Z"/>
              </w:rPr>
              <w:pPrChange w:id="2764" w:author="Антон Смирнов" w:date="2023-05-25T13:09:00Z">
                <w:pPr>
                  <w:pStyle w:val="a0"/>
                </w:pPr>
              </w:pPrChange>
            </w:pPr>
            <w:ins w:id="2765" w:author="Антон Смирнов" w:date="2023-05-25T12:59:00Z">
              <w:r w:rsidRPr="00294F02">
                <w:t>HLA-A*69:01</w:t>
              </w:r>
            </w:ins>
          </w:p>
        </w:tc>
        <w:tc>
          <w:tcPr>
            <w:tcW w:w="3738" w:type="dxa"/>
            <w:noWrap/>
            <w:vAlign w:val="center"/>
            <w:hideMark/>
            <w:tcPrChange w:id="2766" w:author="Антон Смирнов" w:date="2023-05-25T13:45:00Z">
              <w:tcPr>
                <w:tcW w:w="3315" w:type="dxa"/>
                <w:noWrap/>
                <w:hideMark/>
              </w:tcPr>
            </w:tcPrChange>
          </w:tcPr>
          <w:p w14:paraId="7BB08B6E" w14:textId="77777777" w:rsidR="00294F02" w:rsidRPr="00294F02" w:rsidRDefault="00294F02" w:rsidP="00611FDB">
            <w:pPr>
              <w:pStyle w:val="a0"/>
              <w:ind w:firstLine="0"/>
              <w:jc w:val="center"/>
              <w:rPr>
                <w:ins w:id="2767" w:author="Антон Смирнов" w:date="2023-05-25T12:59:00Z"/>
              </w:rPr>
              <w:pPrChange w:id="2768" w:author="Антон Смирнов" w:date="2023-05-25T13:09:00Z">
                <w:pPr>
                  <w:pStyle w:val="a0"/>
                </w:pPr>
              </w:pPrChange>
            </w:pPr>
            <w:ins w:id="2769" w:author="Антон Смирнов" w:date="2023-05-25T12:59:00Z">
              <w:r w:rsidRPr="00294F02">
                <w:t>1044</w:t>
              </w:r>
            </w:ins>
          </w:p>
        </w:tc>
      </w:tr>
      <w:tr w:rsidR="00FE3DB4" w:rsidRPr="00294F02" w14:paraId="04084505" w14:textId="77777777" w:rsidTr="00FD588A">
        <w:tblPrEx>
          <w:tblPrExChange w:id="2770" w:author="Антон Смирнов" w:date="2023-05-25T13:45:00Z">
            <w:tblPrEx>
              <w:tblLayout w:type="fixed"/>
            </w:tblPrEx>
          </w:tblPrExChange>
        </w:tblPrEx>
        <w:trPr>
          <w:trHeight w:val="300"/>
          <w:jc w:val="center"/>
          <w:ins w:id="2771" w:author="Антон Смирнов" w:date="2023-05-25T12:59:00Z"/>
          <w:trPrChange w:id="2772" w:author="Антон Смирнов" w:date="2023-05-25T13:45:00Z">
            <w:trPr>
              <w:trHeight w:val="300"/>
            </w:trPr>
          </w:trPrChange>
        </w:trPr>
        <w:tc>
          <w:tcPr>
            <w:tcW w:w="2891" w:type="dxa"/>
            <w:noWrap/>
            <w:vAlign w:val="center"/>
            <w:hideMark/>
            <w:tcPrChange w:id="2773" w:author="Антон Смирнов" w:date="2023-05-25T13:45:00Z">
              <w:tcPr>
                <w:tcW w:w="3314" w:type="dxa"/>
                <w:gridSpan w:val="2"/>
                <w:noWrap/>
                <w:vAlign w:val="center"/>
                <w:hideMark/>
              </w:tcPr>
            </w:tcPrChange>
          </w:tcPr>
          <w:p w14:paraId="7EDA8716" w14:textId="77777777" w:rsidR="00294F02" w:rsidRPr="00294F02" w:rsidRDefault="00294F02" w:rsidP="00611FDB">
            <w:pPr>
              <w:pStyle w:val="a0"/>
              <w:ind w:firstLine="0"/>
              <w:jc w:val="center"/>
              <w:rPr>
                <w:ins w:id="2774" w:author="Антон Смирнов" w:date="2023-05-25T12:59:00Z"/>
              </w:rPr>
              <w:pPrChange w:id="2775" w:author="Антон Смирнов" w:date="2023-05-25T13:09:00Z">
                <w:pPr>
                  <w:pStyle w:val="a0"/>
                </w:pPr>
              </w:pPrChange>
            </w:pPr>
            <w:ins w:id="2776" w:author="Антон Смирнов" w:date="2023-05-25T12:59:00Z">
              <w:r w:rsidRPr="00294F02">
                <w:t>HLA-B*27:03</w:t>
              </w:r>
            </w:ins>
          </w:p>
        </w:tc>
        <w:tc>
          <w:tcPr>
            <w:tcW w:w="3738" w:type="dxa"/>
            <w:noWrap/>
            <w:vAlign w:val="center"/>
            <w:hideMark/>
            <w:tcPrChange w:id="2777" w:author="Антон Смирнов" w:date="2023-05-25T13:45:00Z">
              <w:tcPr>
                <w:tcW w:w="3315" w:type="dxa"/>
                <w:noWrap/>
                <w:hideMark/>
              </w:tcPr>
            </w:tcPrChange>
          </w:tcPr>
          <w:p w14:paraId="207D5A92" w14:textId="77777777" w:rsidR="00294F02" w:rsidRPr="00294F02" w:rsidRDefault="00294F02" w:rsidP="00611FDB">
            <w:pPr>
              <w:pStyle w:val="a0"/>
              <w:ind w:firstLine="0"/>
              <w:jc w:val="center"/>
              <w:rPr>
                <w:ins w:id="2778" w:author="Антон Смирнов" w:date="2023-05-25T12:59:00Z"/>
              </w:rPr>
              <w:pPrChange w:id="2779" w:author="Антон Смирнов" w:date="2023-05-25T13:09:00Z">
                <w:pPr>
                  <w:pStyle w:val="a0"/>
                </w:pPr>
              </w:pPrChange>
            </w:pPr>
            <w:ins w:id="2780" w:author="Антон Смирнов" w:date="2023-05-25T12:59:00Z">
              <w:r w:rsidRPr="00294F02">
                <w:t>1040</w:t>
              </w:r>
            </w:ins>
          </w:p>
        </w:tc>
      </w:tr>
      <w:tr w:rsidR="00FE3DB4" w:rsidRPr="00294F02" w14:paraId="6E43781F" w14:textId="77777777" w:rsidTr="00FD588A">
        <w:tblPrEx>
          <w:tblPrExChange w:id="2781" w:author="Антон Смирнов" w:date="2023-05-25T13:45:00Z">
            <w:tblPrEx>
              <w:tblLayout w:type="fixed"/>
            </w:tblPrEx>
          </w:tblPrExChange>
        </w:tblPrEx>
        <w:trPr>
          <w:trHeight w:val="300"/>
          <w:jc w:val="center"/>
          <w:ins w:id="2782" w:author="Антон Смирнов" w:date="2023-05-25T12:59:00Z"/>
          <w:trPrChange w:id="2783" w:author="Антон Смирнов" w:date="2023-05-25T13:45:00Z">
            <w:trPr>
              <w:trHeight w:val="300"/>
            </w:trPr>
          </w:trPrChange>
        </w:trPr>
        <w:tc>
          <w:tcPr>
            <w:tcW w:w="2891" w:type="dxa"/>
            <w:noWrap/>
            <w:vAlign w:val="center"/>
            <w:hideMark/>
            <w:tcPrChange w:id="2784" w:author="Антон Смирнов" w:date="2023-05-25T13:45:00Z">
              <w:tcPr>
                <w:tcW w:w="3314" w:type="dxa"/>
                <w:gridSpan w:val="2"/>
                <w:noWrap/>
                <w:vAlign w:val="center"/>
                <w:hideMark/>
              </w:tcPr>
            </w:tcPrChange>
          </w:tcPr>
          <w:p w14:paraId="4C4C8A36" w14:textId="77777777" w:rsidR="00294F02" w:rsidRPr="00294F02" w:rsidRDefault="00294F02" w:rsidP="00611FDB">
            <w:pPr>
              <w:pStyle w:val="a0"/>
              <w:ind w:firstLine="0"/>
              <w:jc w:val="center"/>
              <w:rPr>
                <w:ins w:id="2785" w:author="Антон Смирнов" w:date="2023-05-25T12:59:00Z"/>
              </w:rPr>
              <w:pPrChange w:id="2786" w:author="Антон Смирнов" w:date="2023-05-25T13:09:00Z">
                <w:pPr>
                  <w:pStyle w:val="a0"/>
                </w:pPr>
              </w:pPrChange>
            </w:pPr>
            <w:ins w:id="2787" w:author="Антон Смирнов" w:date="2023-05-25T12:59:00Z">
              <w:r w:rsidRPr="00294F02">
                <w:t>HLA-B*39:06</w:t>
              </w:r>
            </w:ins>
          </w:p>
        </w:tc>
        <w:tc>
          <w:tcPr>
            <w:tcW w:w="3738" w:type="dxa"/>
            <w:noWrap/>
            <w:vAlign w:val="center"/>
            <w:hideMark/>
            <w:tcPrChange w:id="2788" w:author="Антон Смирнов" w:date="2023-05-25T13:45:00Z">
              <w:tcPr>
                <w:tcW w:w="3315" w:type="dxa"/>
                <w:noWrap/>
                <w:hideMark/>
              </w:tcPr>
            </w:tcPrChange>
          </w:tcPr>
          <w:p w14:paraId="2F5F18B4" w14:textId="77777777" w:rsidR="00294F02" w:rsidRPr="00294F02" w:rsidRDefault="00294F02" w:rsidP="00611FDB">
            <w:pPr>
              <w:pStyle w:val="a0"/>
              <w:ind w:firstLine="0"/>
              <w:jc w:val="center"/>
              <w:rPr>
                <w:ins w:id="2789" w:author="Антон Смирнов" w:date="2023-05-25T12:59:00Z"/>
              </w:rPr>
              <w:pPrChange w:id="2790" w:author="Антон Смирнов" w:date="2023-05-25T13:09:00Z">
                <w:pPr>
                  <w:pStyle w:val="a0"/>
                </w:pPr>
              </w:pPrChange>
            </w:pPr>
            <w:ins w:id="2791" w:author="Антон Смирнов" w:date="2023-05-25T12:59:00Z">
              <w:r w:rsidRPr="00294F02">
                <w:t>1006</w:t>
              </w:r>
            </w:ins>
          </w:p>
        </w:tc>
      </w:tr>
      <w:tr w:rsidR="00FE3DB4" w:rsidRPr="00294F02" w14:paraId="7EE507EA" w14:textId="77777777" w:rsidTr="00FD588A">
        <w:tblPrEx>
          <w:tblPrExChange w:id="2792" w:author="Антон Смирнов" w:date="2023-05-25T13:45:00Z">
            <w:tblPrEx>
              <w:tblLayout w:type="fixed"/>
            </w:tblPrEx>
          </w:tblPrExChange>
        </w:tblPrEx>
        <w:trPr>
          <w:trHeight w:val="300"/>
          <w:jc w:val="center"/>
          <w:ins w:id="2793" w:author="Антон Смирнов" w:date="2023-05-25T12:59:00Z"/>
          <w:trPrChange w:id="2794" w:author="Антон Смирнов" w:date="2023-05-25T13:45:00Z">
            <w:trPr>
              <w:trHeight w:val="300"/>
            </w:trPr>
          </w:trPrChange>
        </w:trPr>
        <w:tc>
          <w:tcPr>
            <w:tcW w:w="2891" w:type="dxa"/>
            <w:noWrap/>
            <w:vAlign w:val="center"/>
            <w:hideMark/>
            <w:tcPrChange w:id="2795" w:author="Антон Смирнов" w:date="2023-05-25T13:45:00Z">
              <w:tcPr>
                <w:tcW w:w="3314" w:type="dxa"/>
                <w:gridSpan w:val="2"/>
                <w:noWrap/>
                <w:vAlign w:val="center"/>
                <w:hideMark/>
              </w:tcPr>
            </w:tcPrChange>
          </w:tcPr>
          <w:p w14:paraId="2D642916" w14:textId="77777777" w:rsidR="00294F02" w:rsidRPr="00294F02" w:rsidRDefault="00294F02" w:rsidP="00611FDB">
            <w:pPr>
              <w:pStyle w:val="a0"/>
              <w:ind w:firstLine="0"/>
              <w:jc w:val="center"/>
              <w:rPr>
                <w:ins w:id="2796" w:author="Антон Смирнов" w:date="2023-05-25T12:59:00Z"/>
              </w:rPr>
              <w:pPrChange w:id="2797" w:author="Антон Смирнов" w:date="2023-05-25T13:09:00Z">
                <w:pPr>
                  <w:pStyle w:val="a0"/>
                </w:pPr>
              </w:pPrChange>
            </w:pPr>
            <w:ins w:id="2798" w:author="Антон Смирнов" w:date="2023-05-25T12:59:00Z">
              <w:r w:rsidRPr="00294F02">
                <w:t>HLA-B*51:08</w:t>
              </w:r>
            </w:ins>
          </w:p>
        </w:tc>
        <w:tc>
          <w:tcPr>
            <w:tcW w:w="3738" w:type="dxa"/>
            <w:noWrap/>
            <w:vAlign w:val="center"/>
            <w:hideMark/>
            <w:tcPrChange w:id="2799" w:author="Антон Смирнов" w:date="2023-05-25T13:45:00Z">
              <w:tcPr>
                <w:tcW w:w="3315" w:type="dxa"/>
                <w:noWrap/>
                <w:hideMark/>
              </w:tcPr>
            </w:tcPrChange>
          </w:tcPr>
          <w:p w14:paraId="7688F327" w14:textId="77777777" w:rsidR="00294F02" w:rsidRPr="00294F02" w:rsidRDefault="00294F02" w:rsidP="00611FDB">
            <w:pPr>
              <w:pStyle w:val="a0"/>
              <w:ind w:firstLine="0"/>
              <w:jc w:val="center"/>
              <w:rPr>
                <w:ins w:id="2800" w:author="Антон Смирнов" w:date="2023-05-25T12:59:00Z"/>
              </w:rPr>
              <w:pPrChange w:id="2801" w:author="Антон Смирнов" w:date="2023-05-25T13:09:00Z">
                <w:pPr>
                  <w:pStyle w:val="a0"/>
                </w:pPr>
              </w:pPrChange>
            </w:pPr>
            <w:ins w:id="2802" w:author="Антон Смирнов" w:date="2023-05-25T12:59:00Z">
              <w:r w:rsidRPr="00294F02">
                <w:t>624</w:t>
              </w:r>
            </w:ins>
          </w:p>
        </w:tc>
      </w:tr>
      <w:tr w:rsidR="00FE3DB4" w:rsidRPr="00294F02" w14:paraId="74B7B4A4" w14:textId="77777777" w:rsidTr="00FD588A">
        <w:tblPrEx>
          <w:tblPrExChange w:id="2803" w:author="Антон Смирнов" w:date="2023-05-25T13:45:00Z">
            <w:tblPrEx>
              <w:tblLayout w:type="fixed"/>
            </w:tblPrEx>
          </w:tblPrExChange>
        </w:tblPrEx>
        <w:trPr>
          <w:trHeight w:val="300"/>
          <w:jc w:val="center"/>
          <w:ins w:id="2804" w:author="Антон Смирнов" w:date="2023-05-25T12:59:00Z"/>
          <w:trPrChange w:id="2805" w:author="Антон Смирнов" w:date="2023-05-25T13:45:00Z">
            <w:trPr>
              <w:trHeight w:val="300"/>
            </w:trPr>
          </w:trPrChange>
        </w:trPr>
        <w:tc>
          <w:tcPr>
            <w:tcW w:w="2891" w:type="dxa"/>
            <w:noWrap/>
            <w:vAlign w:val="center"/>
            <w:hideMark/>
            <w:tcPrChange w:id="2806" w:author="Антон Смирнов" w:date="2023-05-25T13:45:00Z">
              <w:tcPr>
                <w:tcW w:w="3314" w:type="dxa"/>
                <w:gridSpan w:val="2"/>
                <w:noWrap/>
                <w:vAlign w:val="center"/>
                <w:hideMark/>
              </w:tcPr>
            </w:tcPrChange>
          </w:tcPr>
          <w:p w14:paraId="336D99D0" w14:textId="77777777" w:rsidR="00294F02" w:rsidRPr="00294F02" w:rsidRDefault="00294F02" w:rsidP="00611FDB">
            <w:pPr>
              <w:pStyle w:val="a0"/>
              <w:ind w:firstLine="0"/>
              <w:jc w:val="center"/>
              <w:rPr>
                <w:ins w:id="2807" w:author="Антон Смирнов" w:date="2023-05-25T12:59:00Z"/>
              </w:rPr>
              <w:pPrChange w:id="2808" w:author="Антон Смирнов" w:date="2023-05-25T13:09:00Z">
                <w:pPr>
                  <w:pStyle w:val="a0"/>
                </w:pPr>
              </w:pPrChange>
            </w:pPr>
            <w:ins w:id="2809" w:author="Антон Смирнов" w:date="2023-05-25T12:59:00Z">
              <w:r w:rsidRPr="00294F02">
                <w:t>HLA-A*02:17</w:t>
              </w:r>
            </w:ins>
          </w:p>
        </w:tc>
        <w:tc>
          <w:tcPr>
            <w:tcW w:w="3738" w:type="dxa"/>
            <w:noWrap/>
            <w:vAlign w:val="center"/>
            <w:hideMark/>
            <w:tcPrChange w:id="2810" w:author="Антон Смирнов" w:date="2023-05-25T13:45:00Z">
              <w:tcPr>
                <w:tcW w:w="3315" w:type="dxa"/>
                <w:noWrap/>
                <w:hideMark/>
              </w:tcPr>
            </w:tcPrChange>
          </w:tcPr>
          <w:p w14:paraId="0EB29981" w14:textId="77777777" w:rsidR="00294F02" w:rsidRPr="00294F02" w:rsidRDefault="00294F02" w:rsidP="00611FDB">
            <w:pPr>
              <w:pStyle w:val="a0"/>
              <w:ind w:firstLine="0"/>
              <w:jc w:val="center"/>
              <w:rPr>
                <w:ins w:id="2811" w:author="Антон Смирнов" w:date="2023-05-25T12:59:00Z"/>
              </w:rPr>
              <w:pPrChange w:id="2812" w:author="Антон Смирнов" w:date="2023-05-25T13:09:00Z">
                <w:pPr>
                  <w:pStyle w:val="a0"/>
                </w:pPr>
              </w:pPrChange>
            </w:pPr>
            <w:ins w:id="2813" w:author="Антон Смирнов" w:date="2023-05-25T12:59:00Z">
              <w:r w:rsidRPr="00294F02">
                <w:t>521</w:t>
              </w:r>
            </w:ins>
          </w:p>
        </w:tc>
      </w:tr>
      <w:tr w:rsidR="00FE3DB4" w:rsidRPr="00294F02" w14:paraId="551C953B" w14:textId="77777777" w:rsidTr="00FD588A">
        <w:tblPrEx>
          <w:tblPrExChange w:id="2814" w:author="Антон Смирнов" w:date="2023-05-25T13:45:00Z">
            <w:tblPrEx>
              <w:tblLayout w:type="fixed"/>
            </w:tblPrEx>
          </w:tblPrExChange>
        </w:tblPrEx>
        <w:trPr>
          <w:trHeight w:val="300"/>
          <w:jc w:val="center"/>
          <w:ins w:id="2815" w:author="Антон Смирнов" w:date="2023-05-25T12:59:00Z"/>
          <w:trPrChange w:id="2816" w:author="Антон Смирнов" w:date="2023-05-25T13:45:00Z">
            <w:trPr>
              <w:trHeight w:val="300"/>
            </w:trPr>
          </w:trPrChange>
        </w:trPr>
        <w:tc>
          <w:tcPr>
            <w:tcW w:w="2891" w:type="dxa"/>
            <w:noWrap/>
            <w:vAlign w:val="center"/>
            <w:hideMark/>
            <w:tcPrChange w:id="2817" w:author="Антон Смирнов" w:date="2023-05-25T13:45:00Z">
              <w:tcPr>
                <w:tcW w:w="3314" w:type="dxa"/>
                <w:gridSpan w:val="2"/>
                <w:noWrap/>
                <w:vAlign w:val="center"/>
                <w:hideMark/>
              </w:tcPr>
            </w:tcPrChange>
          </w:tcPr>
          <w:p w14:paraId="4699DC0F" w14:textId="77777777" w:rsidR="00294F02" w:rsidRPr="00294F02" w:rsidRDefault="00294F02" w:rsidP="00611FDB">
            <w:pPr>
              <w:pStyle w:val="a0"/>
              <w:ind w:firstLine="0"/>
              <w:jc w:val="center"/>
              <w:rPr>
                <w:ins w:id="2818" w:author="Антон Смирнов" w:date="2023-05-25T12:59:00Z"/>
              </w:rPr>
              <w:pPrChange w:id="2819" w:author="Антон Смирнов" w:date="2023-05-25T13:09:00Z">
                <w:pPr>
                  <w:pStyle w:val="a0"/>
                </w:pPr>
              </w:pPrChange>
            </w:pPr>
            <w:ins w:id="2820" w:author="Антон Смирнов" w:date="2023-05-25T12:59:00Z">
              <w:r w:rsidRPr="00294F02">
                <w:t>HLA-A*26:08</w:t>
              </w:r>
            </w:ins>
          </w:p>
        </w:tc>
        <w:tc>
          <w:tcPr>
            <w:tcW w:w="3738" w:type="dxa"/>
            <w:noWrap/>
            <w:vAlign w:val="center"/>
            <w:hideMark/>
            <w:tcPrChange w:id="2821" w:author="Антон Смирнов" w:date="2023-05-25T13:45:00Z">
              <w:tcPr>
                <w:tcW w:w="3315" w:type="dxa"/>
                <w:noWrap/>
                <w:hideMark/>
              </w:tcPr>
            </w:tcPrChange>
          </w:tcPr>
          <w:p w14:paraId="179BF542" w14:textId="77777777" w:rsidR="00294F02" w:rsidRPr="00294F02" w:rsidRDefault="00294F02" w:rsidP="00611FDB">
            <w:pPr>
              <w:pStyle w:val="a0"/>
              <w:ind w:firstLine="0"/>
              <w:jc w:val="center"/>
              <w:rPr>
                <w:ins w:id="2822" w:author="Антон Смирнов" w:date="2023-05-25T12:59:00Z"/>
              </w:rPr>
              <w:pPrChange w:id="2823" w:author="Антон Смирнов" w:date="2023-05-25T13:09:00Z">
                <w:pPr>
                  <w:pStyle w:val="a0"/>
                </w:pPr>
              </w:pPrChange>
            </w:pPr>
            <w:ins w:id="2824" w:author="Антон Смирнов" w:date="2023-05-25T12:59:00Z">
              <w:r w:rsidRPr="00294F02">
                <w:t>411</w:t>
              </w:r>
            </w:ins>
          </w:p>
        </w:tc>
      </w:tr>
      <w:tr w:rsidR="00FE3DB4" w:rsidRPr="00294F02" w14:paraId="60A15D25" w14:textId="77777777" w:rsidTr="00FD588A">
        <w:tblPrEx>
          <w:tblPrExChange w:id="2825" w:author="Антон Смирнов" w:date="2023-05-25T13:45:00Z">
            <w:tblPrEx>
              <w:tblLayout w:type="fixed"/>
            </w:tblPrEx>
          </w:tblPrExChange>
        </w:tblPrEx>
        <w:trPr>
          <w:trHeight w:val="300"/>
          <w:jc w:val="center"/>
          <w:ins w:id="2826" w:author="Антон Смирнов" w:date="2023-05-25T12:59:00Z"/>
          <w:trPrChange w:id="2827" w:author="Антон Смирнов" w:date="2023-05-25T13:45:00Z">
            <w:trPr>
              <w:trHeight w:val="300"/>
            </w:trPr>
          </w:trPrChange>
        </w:trPr>
        <w:tc>
          <w:tcPr>
            <w:tcW w:w="2891" w:type="dxa"/>
            <w:noWrap/>
            <w:vAlign w:val="center"/>
            <w:hideMark/>
            <w:tcPrChange w:id="2828" w:author="Антон Смирнов" w:date="2023-05-25T13:45:00Z">
              <w:tcPr>
                <w:tcW w:w="3314" w:type="dxa"/>
                <w:gridSpan w:val="2"/>
                <w:noWrap/>
                <w:vAlign w:val="center"/>
                <w:hideMark/>
              </w:tcPr>
            </w:tcPrChange>
          </w:tcPr>
          <w:p w14:paraId="4495D160" w14:textId="77777777" w:rsidR="00294F02" w:rsidRPr="00294F02" w:rsidRDefault="00294F02" w:rsidP="00611FDB">
            <w:pPr>
              <w:pStyle w:val="a0"/>
              <w:ind w:firstLine="0"/>
              <w:jc w:val="center"/>
              <w:rPr>
                <w:ins w:id="2829" w:author="Антон Смирнов" w:date="2023-05-25T12:59:00Z"/>
              </w:rPr>
              <w:pPrChange w:id="2830" w:author="Антон Смирнов" w:date="2023-05-25T13:09:00Z">
                <w:pPr>
                  <w:pStyle w:val="a0"/>
                </w:pPr>
              </w:pPrChange>
            </w:pPr>
            <w:ins w:id="2831" w:author="Антон Смирнов" w:date="2023-05-25T12:59:00Z">
              <w:r w:rsidRPr="00294F02">
                <w:t>HLA-A*24:06</w:t>
              </w:r>
            </w:ins>
          </w:p>
        </w:tc>
        <w:tc>
          <w:tcPr>
            <w:tcW w:w="3738" w:type="dxa"/>
            <w:noWrap/>
            <w:vAlign w:val="center"/>
            <w:hideMark/>
            <w:tcPrChange w:id="2832" w:author="Антон Смирнов" w:date="2023-05-25T13:45:00Z">
              <w:tcPr>
                <w:tcW w:w="3315" w:type="dxa"/>
                <w:noWrap/>
                <w:hideMark/>
              </w:tcPr>
            </w:tcPrChange>
          </w:tcPr>
          <w:p w14:paraId="428E1AA7" w14:textId="77777777" w:rsidR="00294F02" w:rsidRPr="00294F02" w:rsidRDefault="00294F02" w:rsidP="00611FDB">
            <w:pPr>
              <w:pStyle w:val="a0"/>
              <w:ind w:firstLine="0"/>
              <w:jc w:val="center"/>
              <w:rPr>
                <w:ins w:id="2833" w:author="Антон Смирнов" w:date="2023-05-25T12:59:00Z"/>
              </w:rPr>
              <w:pPrChange w:id="2834" w:author="Антон Смирнов" w:date="2023-05-25T13:09:00Z">
                <w:pPr>
                  <w:pStyle w:val="a0"/>
                </w:pPr>
              </w:pPrChange>
            </w:pPr>
            <w:ins w:id="2835" w:author="Антон Смирнов" w:date="2023-05-25T12:59:00Z">
              <w:r w:rsidRPr="00294F02">
                <w:t>407</w:t>
              </w:r>
            </w:ins>
          </w:p>
        </w:tc>
      </w:tr>
      <w:tr w:rsidR="00FE3DB4" w:rsidRPr="00294F02" w14:paraId="2F43E4EF" w14:textId="77777777" w:rsidTr="00FD588A">
        <w:tblPrEx>
          <w:tblPrExChange w:id="2836" w:author="Антон Смирнов" w:date="2023-05-25T13:45:00Z">
            <w:tblPrEx>
              <w:tblLayout w:type="fixed"/>
            </w:tblPrEx>
          </w:tblPrExChange>
        </w:tblPrEx>
        <w:trPr>
          <w:trHeight w:val="300"/>
          <w:jc w:val="center"/>
          <w:ins w:id="2837" w:author="Антон Смирнов" w:date="2023-05-25T12:59:00Z"/>
          <w:trPrChange w:id="2838" w:author="Антон Смирнов" w:date="2023-05-25T13:45:00Z">
            <w:trPr>
              <w:trHeight w:val="300"/>
            </w:trPr>
          </w:trPrChange>
        </w:trPr>
        <w:tc>
          <w:tcPr>
            <w:tcW w:w="2891" w:type="dxa"/>
            <w:noWrap/>
            <w:vAlign w:val="center"/>
            <w:hideMark/>
            <w:tcPrChange w:id="2839" w:author="Антон Смирнов" w:date="2023-05-25T13:45:00Z">
              <w:tcPr>
                <w:tcW w:w="3314" w:type="dxa"/>
                <w:gridSpan w:val="2"/>
                <w:noWrap/>
                <w:vAlign w:val="center"/>
                <w:hideMark/>
              </w:tcPr>
            </w:tcPrChange>
          </w:tcPr>
          <w:p w14:paraId="297F4489" w14:textId="77777777" w:rsidR="00294F02" w:rsidRPr="00294F02" w:rsidRDefault="00294F02" w:rsidP="00611FDB">
            <w:pPr>
              <w:pStyle w:val="a0"/>
              <w:ind w:firstLine="0"/>
              <w:jc w:val="center"/>
              <w:rPr>
                <w:ins w:id="2840" w:author="Антон Смирнов" w:date="2023-05-25T12:59:00Z"/>
              </w:rPr>
              <w:pPrChange w:id="2841" w:author="Антон Смирнов" w:date="2023-05-25T13:09:00Z">
                <w:pPr>
                  <w:pStyle w:val="a0"/>
                </w:pPr>
              </w:pPrChange>
            </w:pPr>
            <w:ins w:id="2842" w:author="Антон Смирнов" w:date="2023-05-25T12:59:00Z">
              <w:r w:rsidRPr="00294F02">
                <w:lastRenderedPageBreak/>
                <w:t>HLA-B*39:24</w:t>
              </w:r>
            </w:ins>
          </w:p>
        </w:tc>
        <w:tc>
          <w:tcPr>
            <w:tcW w:w="3738" w:type="dxa"/>
            <w:noWrap/>
            <w:vAlign w:val="center"/>
            <w:hideMark/>
            <w:tcPrChange w:id="2843" w:author="Антон Смирнов" w:date="2023-05-25T13:45:00Z">
              <w:tcPr>
                <w:tcW w:w="3315" w:type="dxa"/>
                <w:noWrap/>
                <w:hideMark/>
              </w:tcPr>
            </w:tcPrChange>
          </w:tcPr>
          <w:p w14:paraId="12750B6C" w14:textId="77777777" w:rsidR="00294F02" w:rsidRPr="00294F02" w:rsidRDefault="00294F02" w:rsidP="00611FDB">
            <w:pPr>
              <w:pStyle w:val="a0"/>
              <w:ind w:firstLine="0"/>
              <w:jc w:val="center"/>
              <w:rPr>
                <w:ins w:id="2844" w:author="Антон Смирнов" w:date="2023-05-25T12:59:00Z"/>
              </w:rPr>
              <w:pPrChange w:id="2845" w:author="Антон Смирнов" w:date="2023-05-25T13:09:00Z">
                <w:pPr>
                  <w:pStyle w:val="a0"/>
                </w:pPr>
              </w:pPrChange>
            </w:pPr>
            <w:ins w:id="2846" w:author="Антон Смирнов" w:date="2023-05-25T12:59:00Z">
              <w:r w:rsidRPr="00294F02">
                <w:t>396</w:t>
              </w:r>
            </w:ins>
          </w:p>
        </w:tc>
      </w:tr>
      <w:tr w:rsidR="00FE3DB4" w:rsidRPr="00294F02" w14:paraId="69AA4CDF" w14:textId="77777777" w:rsidTr="00FD588A">
        <w:tblPrEx>
          <w:tblPrExChange w:id="2847" w:author="Антон Смирнов" w:date="2023-05-25T13:45:00Z">
            <w:tblPrEx>
              <w:tblLayout w:type="fixed"/>
            </w:tblPrEx>
          </w:tblPrExChange>
        </w:tblPrEx>
        <w:trPr>
          <w:trHeight w:val="300"/>
          <w:jc w:val="center"/>
          <w:ins w:id="2848" w:author="Антон Смирнов" w:date="2023-05-25T12:59:00Z"/>
          <w:trPrChange w:id="2849" w:author="Антон Смирнов" w:date="2023-05-25T13:45:00Z">
            <w:trPr>
              <w:trHeight w:val="300"/>
            </w:trPr>
          </w:trPrChange>
        </w:trPr>
        <w:tc>
          <w:tcPr>
            <w:tcW w:w="2891" w:type="dxa"/>
            <w:noWrap/>
            <w:vAlign w:val="center"/>
            <w:hideMark/>
            <w:tcPrChange w:id="2850" w:author="Антон Смирнов" w:date="2023-05-25T13:45:00Z">
              <w:tcPr>
                <w:tcW w:w="3314" w:type="dxa"/>
                <w:gridSpan w:val="2"/>
                <w:noWrap/>
                <w:vAlign w:val="center"/>
                <w:hideMark/>
              </w:tcPr>
            </w:tcPrChange>
          </w:tcPr>
          <w:p w14:paraId="5AB26F3A" w14:textId="77777777" w:rsidR="00294F02" w:rsidRPr="00294F02" w:rsidRDefault="00294F02" w:rsidP="00611FDB">
            <w:pPr>
              <w:pStyle w:val="a0"/>
              <w:ind w:firstLine="0"/>
              <w:jc w:val="center"/>
              <w:rPr>
                <w:ins w:id="2851" w:author="Антон Смирнов" w:date="2023-05-25T12:59:00Z"/>
              </w:rPr>
              <w:pPrChange w:id="2852" w:author="Антон Смирнов" w:date="2023-05-25T13:09:00Z">
                <w:pPr>
                  <w:pStyle w:val="a0"/>
                </w:pPr>
              </w:pPrChange>
            </w:pPr>
            <w:ins w:id="2853" w:author="Антон Смирнов" w:date="2023-05-25T12:59:00Z">
              <w:r w:rsidRPr="00294F02">
                <w:t>HLA-A*24:03</w:t>
              </w:r>
            </w:ins>
          </w:p>
        </w:tc>
        <w:tc>
          <w:tcPr>
            <w:tcW w:w="3738" w:type="dxa"/>
            <w:noWrap/>
            <w:vAlign w:val="center"/>
            <w:hideMark/>
            <w:tcPrChange w:id="2854" w:author="Антон Смирнов" w:date="2023-05-25T13:45:00Z">
              <w:tcPr>
                <w:tcW w:w="3315" w:type="dxa"/>
                <w:noWrap/>
                <w:hideMark/>
              </w:tcPr>
            </w:tcPrChange>
          </w:tcPr>
          <w:p w14:paraId="0A61EC13" w14:textId="77777777" w:rsidR="00294F02" w:rsidRPr="00294F02" w:rsidRDefault="00294F02" w:rsidP="00611FDB">
            <w:pPr>
              <w:pStyle w:val="a0"/>
              <w:ind w:firstLine="0"/>
              <w:jc w:val="center"/>
              <w:rPr>
                <w:ins w:id="2855" w:author="Антон Смирнов" w:date="2023-05-25T12:59:00Z"/>
              </w:rPr>
              <w:pPrChange w:id="2856" w:author="Антон Смирнов" w:date="2023-05-25T13:09:00Z">
                <w:pPr>
                  <w:pStyle w:val="a0"/>
                </w:pPr>
              </w:pPrChange>
            </w:pPr>
            <w:ins w:id="2857" w:author="Антон Смирнов" w:date="2023-05-25T12:59:00Z">
              <w:r w:rsidRPr="00294F02">
                <w:t>336</w:t>
              </w:r>
            </w:ins>
          </w:p>
        </w:tc>
      </w:tr>
      <w:tr w:rsidR="00FE3DB4" w:rsidRPr="00294F02" w14:paraId="68E239A9" w14:textId="77777777" w:rsidTr="00FD588A">
        <w:tblPrEx>
          <w:tblPrExChange w:id="2858" w:author="Антон Смирнов" w:date="2023-05-25T13:45:00Z">
            <w:tblPrEx>
              <w:tblLayout w:type="fixed"/>
            </w:tblPrEx>
          </w:tblPrExChange>
        </w:tblPrEx>
        <w:trPr>
          <w:trHeight w:val="300"/>
          <w:jc w:val="center"/>
          <w:ins w:id="2859" w:author="Антон Смирнов" w:date="2023-05-25T12:59:00Z"/>
          <w:trPrChange w:id="2860" w:author="Антон Смирнов" w:date="2023-05-25T13:45:00Z">
            <w:trPr>
              <w:trHeight w:val="300"/>
            </w:trPr>
          </w:trPrChange>
        </w:trPr>
        <w:tc>
          <w:tcPr>
            <w:tcW w:w="2891" w:type="dxa"/>
            <w:noWrap/>
            <w:vAlign w:val="center"/>
            <w:hideMark/>
            <w:tcPrChange w:id="2861" w:author="Антон Смирнов" w:date="2023-05-25T13:45:00Z">
              <w:tcPr>
                <w:tcW w:w="3314" w:type="dxa"/>
                <w:gridSpan w:val="2"/>
                <w:noWrap/>
                <w:vAlign w:val="center"/>
                <w:hideMark/>
              </w:tcPr>
            </w:tcPrChange>
          </w:tcPr>
          <w:p w14:paraId="4553FB27" w14:textId="77777777" w:rsidR="00294F02" w:rsidRPr="00294F02" w:rsidRDefault="00294F02" w:rsidP="00611FDB">
            <w:pPr>
              <w:pStyle w:val="a0"/>
              <w:ind w:firstLine="0"/>
              <w:jc w:val="center"/>
              <w:rPr>
                <w:ins w:id="2862" w:author="Антон Смирнов" w:date="2023-05-25T12:59:00Z"/>
              </w:rPr>
              <w:pPrChange w:id="2863" w:author="Антон Смирнов" w:date="2023-05-25T13:09:00Z">
                <w:pPr>
                  <w:pStyle w:val="a0"/>
                </w:pPr>
              </w:pPrChange>
            </w:pPr>
            <w:ins w:id="2864" w:author="Антон Смирнов" w:date="2023-05-25T12:59:00Z">
              <w:r w:rsidRPr="00294F02">
                <w:t>HLA-A*02:12</w:t>
              </w:r>
            </w:ins>
          </w:p>
        </w:tc>
        <w:tc>
          <w:tcPr>
            <w:tcW w:w="3738" w:type="dxa"/>
            <w:noWrap/>
            <w:vAlign w:val="center"/>
            <w:hideMark/>
            <w:tcPrChange w:id="2865" w:author="Антон Смирнов" w:date="2023-05-25T13:45:00Z">
              <w:tcPr>
                <w:tcW w:w="3315" w:type="dxa"/>
                <w:noWrap/>
                <w:hideMark/>
              </w:tcPr>
            </w:tcPrChange>
          </w:tcPr>
          <w:p w14:paraId="41D6CF79" w14:textId="77777777" w:rsidR="00294F02" w:rsidRPr="00294F02" w:rsidRDefault="00294F02" w:rsidP="00611FDB">
            <w:pPr>
              <w:pStyle w:val="a0"/>
              <w:ind w:firstLine="0"/>
              <w:jc w:val="center"/>
              <w:rPr>
                <w:ins w:id="2866" w:author="Антон Смирнов" w:date="2023-05-25T12:59:00Z"/>
              </w:rPr>
              <w:pPrChange w:id="2867" w:author="Антон Смирнов" w:date="2023-05-25T13:09:00Z">
                <w:pPr>
                  <w:pStyle w:val="a0"/>
                </w:pPr>
              </w:pPrChange>
            </w:pPr>
            <w:ins w:id="2868" w:author="Антон Смирнов" w:date="2023-05-25T12:59:00Z">
              <w:r w:rsidRPr="00294F02">
                <w:t>327</w:t>
              </w:r>
            </w:ins>
          </w:p>
        </w:tc>
      </w:tr>
      <w:tr w:rsidR="00FE3DB4" w:rsidRPr="00294F02" w14:paraId="1784F2FD" w14:textId="77777777" w:rsidTr="00FD588A">
        <w:tblPrEx>
          <w:tblPrExChange w:id="2869" w:author="Антон Смирнов" w:date="2023-05-25T13:45:00Z">
            <w:tblPrEx>
              <w:tblLayout w:type="fixed"/>
            </w:tblPrEx>
          </w:tblPrExChange>
        </w:tblPrEx>
        <w:trPr>
          <w:trHeight w:val="300"/>
          <w:jc w:val="center"/>
          <w:ins w:id="2870" w:author="Антон Смирнов" w:date="2023-05-25T12:59:00Z"/>
          <w:trPrChange w:id="2871" w:author="Антон Смирнов" w:date="2023-05-25T13:45:00Z">
            <w:trPr>
              <w:trHeight w:val="300"/>
            </w:trPr>
          </w:trPrChange>
        </w:trPr>
        <w:tc>
          <w:tcPr>
            <w:tcW w:w="2891" w:type="dxa"/>
            <w:noWrap/>
            <w:vAlign w:val="center"/>
            <w:hideMark/>
            <w:tcPrChange w:id="2872" w:author="Антон Смирнов" w:date="2023-05-25T13:45:00Z">
              <w:tcPr>
                <w:tcW w:w="3314" w:type="dxa"/>
                <w:gridSpan w:val="2"/>
                <w:noWrap/>
                <w:vAlign w:val="center"/>
                <w:hideMark/>
              </w:tcPr>
            </w:tcPrChange>
          </w:tcPr>
          <w:p w14:paraId="49CAE707" w14:textId="77777777" w:rsidR="00294F02" w:rsidRPr="00294F02" w:rsidRDefault="00294F02" w:rsidP="00611FDB">
            <w:pPr>
              <w:pStyle w:val="a0"/>
              <w:ind w:firstLine="0"/>
              <w:jc w:val="center"/>
              <w:rPr>
                <w:ins w:id="2873" w:author="Антон Смирнов" w:date="2023-05-25T12:59:00Z"/>
              </w:rPr>
              <w:pPrChange w:id="2874" w:author="Антон Смирнов" w:date="2023-05-25T13:09:00Z">
                <w:pPr>
                  <w:pStyle w:val="a0"/>
                </w:pPr>
              </w:pPrChange>
            </w:pPr>
            <w:ins w:id="2875" w:author="Антон Смирнов" w:date="2023-05-25T12:59:00Z">
              <w:r w:rsidRPr="00294F02">
                <w:t>HLA-B*73:01</w:t>
              </w:r>
            </w:ins>
          </w:p>
        </w:tc>
        <w:tc>
          <w:tcPr>
            <w:tcW w:w="3738" w:type="dxa"/>
            <w:noWrap/>
            <w:vAlign w:val="center"/>
            <w:hideMark/>
            <w:tcPrChange w:id="2876" w:author="Антон Смирнов" w:date="2023-05-25T13:45:00Z">
              <w:tcPr>
                <w:tcW w:w="3315" w:type="dxa"/>
                <w:noWrap/>
                <w:hideMark/>
              </w:tcPr>
            </w:tcPrChange>
          </w:tcPr>
          <w:p w14:paraId="080DE132" w14:textId="77777777" w:rsidR="00294F02" w:rsidRPr="00294F02" w:rsidRDefault="00294F02" w:rsidP="00611FDB">
            <w:pPr>
              <w:pStyle w:val="a0"/>
              <w:ind w:firstLine="0"/>
              <w:jc w:val="center"/>
              <w:rPr>
                <w:ins w:id="2877" w:author="Антон Смирнов" w:date="2023-05-25T12:59:00Z"/>
              </w:rPr>
              <w:pPrChange w:id="2878" w:author="Антон Смирнов" w:date="2023-05-25T13:09:00Z">
                <w:pPr>
                  <w:pStyle w:val="a0"/>
                </w:pPr>
              </w:pPrChange>
            </w:pPr>
            <w:ins w:id="2879" w:author="Антон Смирнов" w:date="2023-05-25T12:59:00Z">
              <w:r w:rsidRPr="00294F02">
                <w:t>313</w:t>
              </w:r>
            </w:ins>
          </w:p>
        </w:tc>
      </w:tr>
      <w:tr w:rsidR="00FE3DB4" w:rsidRPr="00294F02" w14:paraId="46AC3090" w14:textId="77777777" w:rsidTr="00FD588A">
        <w:tblPrEx>
          <w:tblPrExChange w:id="2880" w:author="Антон Смирнов" w:date="2023-05-25T13:45:00Z">
            <w:tblPrEx>
              <w:tblLayout w:type="fixed"/>
            </w:tblPrEx>
          </w:tblPrExChange>
        </w:tblPrEx>
        <w:trPr>
          <w:trHeight w:val="300"/>
          <w:jc w:val="center"/>
          <w:ins w:id="2881" w:author="Антон Смирнов" w:date="2023-05-25T12:59:00Z"/>
          <w:trPrChange w:id="2882" w:author="Антон Смирнов" w:date="2023-05-25T13:45:00Z">
            <w:trPr>
              <w:trHeight w:val="300"/>
            </w:trPr>
          </w:trPrChange>
        </w:trPr>
        <w:tc>
          <w:tcPr>
            <w:tcW w:w="2891" w:type="dxa"/>
            <w:noWrap/>
            <w:vAlign w:val="center"/>
            <w:hideMark/>
            <w:tcPrChange w:id="2883" w:author="Антон Смирнов" w:date="2023-05-25T13:45:00Z">
              <w:tcPr>
                <w:tcW w:w="3314" w:type="dxa"/>
                <w:gridSpan w:val="2"/>
                <w:noWrap/>
                <w:vAlign w:val="center"/>
                <w:hideMark/>
              </w:tcPr>
            </w:tcPrChange>
          </w:tcPr>
          <w:p w14:paraId="626A93BF" w14:textId="77777777" w:rsidR="00294F02" w:rsidRPr="00294F02" w:rsidRDefault="00294F02" w:rsidP="00611FDB">
            <w:pPr>
              <w:pStyle w:val="a0"/>
              <w:ind w:firstLine="0"/>
              <w:jc w:val="center"/>
              <w:rPr>
                <w:ins w:id="2884" w:author="Антон Смирнов" w:date="2023-05-25T12:59:00Z"/>
              </w:rPr>
              <w:pPrChange w:id="2885" w:author="Антон Смирнов" w:date="2023-05-25T13:09:00Z">
                <w:pPr>
                  <w:pStyle w:val="a0"/>
                </w:pPr>
              </w:pPrChange>
            </w:pPr>
            <w:ins w:id="2886" w:author="Антон Смирнов" w:date="2023-05-25T12:59:00Z">
              <w:r w:rsidRPr="00294F02">
                <w:t>HLA-A*24:13</w:t>
              </w:r>
            </w:ins>
          </w:p>
        </w:tc>
        <w:tc>
          <w:tcPr>
            <w:tcW w:w="3738" w:type="dxa"/>
            <w:noWrap/>
            <w:vAlign w:val="center"/>
            <w:hideMark/>
            <w:tcPrChange w:id="2887" w:author="Антон Смирнов" w:date="2023-05-25T13:45:00Z">
              <w:tcPr>
                <w:tcW w:w="3315" w:type="dxa"/>
                <w:noWrap/>
                <w:hideMark/>
              </w:tcPr>
            </w:tcPrChange>
          </w:tcPr>
          <w:p w14:paraId="2DB2FD4D" w14:textId="77777777" w:rsidR="00294F02" w:rsidRPr="00294F02" w:rsidRDefault="00294F02" w:rsidP="00611FDB">
            <w:pPr>
              <w:pStyle w:val="a0"/>
              <w:ind w:firstLine="0"/>
              <w:jc w:val="center"/>
              <w:rPr>
                <w:ins w:id="2888" w:author="Антон Смирнов" w:date="2023-05-25T12:59:00Z"/>
              </w:rPr>
              <w:pPrChange w:id="2889" w:author="Антон Смирнов" w:date="2023-05-25T13:09:00Z">
                <w:pPr>
                  <w:pStyle w:val="a0"/>
                </w:pPr>
              </w:pPrChange>
            </w:pPr>
            <w:ins w:id="2890" w:author="Антон Смирнов" w:date="2023-05-25T12:59:00Z">
              <w:r w:rsidRPr="00294F02">
                <w:t>250</w:t>
              </w:r>
            </w:ins>
          </w:p>
        </w:tc>
      </w:tr>
      <w:tr w:rsidR="00FE3DB4" w:rsidRPr="00294F02" w14:paraId="079B1F39" w14:textId="77777777" w:rsidTr="00FD588A">
        <w:tblPrEx>
          <w:tblPrExChange w:id="2891" w:author="Антон Смирнов" w:date="2023-05-25T13:45:00Z">
            <w:tblPrEx>
              <w:tblLayout w:type="fixed"/>
            </w:tblPrEx>
          </w:tblPrExChange>
        </w:tblPrEx>
        <w:trPr>
          <w:trHeight w:val="300"/>
          <w:jc w:val="center"/>
          <w:ins w:id="2892" w:author="Антон Смирнов" w:date="2023-05-25T12:59:00Z"/>
          <w:trPrChange w:id="2893" w:author="Антон Смирнов" w:date="2023-05-25T13:45:00Z">
            <w:trPr>
              <w:trHeight w:val="300"/>
            </w:trPr>
          </w:trPrChange>
        </w:trPr>
        <w:tc>
          <w:tcPr>
            <w:tcW w:w="2891" w:type="dxa"/>
            <w:noWrap/>
            <w:vAlign w:val="center"/>
            <w:hideMark/>
            <w:tcPrChange w:id="2894" w:author="Антон Смирнов" w:date="2023-05-25T13:45:00Z">
              <w:tcPr>
                <w:tcW w:w="3314" w:type="dxa"/>
                <w:gridSpan w:val="2"/>
                <w:noWrap/>
                <w:vAlign w:val="center"/>
                <w:hideMark/>
              </w:tcPr>
            </w:tcPrChange>
          </w:tcPr>
          <w:p w14:paraId="56CFE9FD" w14:textId="77777777" w:rsidR="00294F02" w:rsidRPr="00294F02" w:rsidRDefault="00294F02" w:rsidP="00611FDB">
            <w:pPr>
              <w:pStyle w:val="a0"/>
              <w:ind w:firstLine="0"/>
              <w:jc w:val="center"/>
              <w:rPr>
                <w:ins w:id="2895" w:author="Антон Смирнов" w:date="2023-05-25T12:59:00Z"/>
              </w:rPr>
              <w:pPrChange w:id="2896" w:author="Антон Смирнов" w:date="2023-05-25T13:09:00Z">
                <w:pPr>
                  <w:pStyle w:val="a0"/>
                </w:pPr>
              </w:pPrChange>
            </w:pPr>
            <w:ins w:id="2897" w:author="Антон Смирнов" w:date="2023-05-25T12:59:00Z">
              <w:r w:rsidRPr="00294F02">
                <w:t>HLA-A*02:19</w:t>
              </w:r>
            </w:ins>
          </w:p>
        </w:tc>
        <w:tc>
          <w:tcPr>
            <w:tcW w:w="3738" w:type="dxa"/>
            <w:noWrap/>
            <w:vAlign w:val="center"/>
            <w:hideMark/>
            <w:tcPrChange w:id="2898" w:author="Антон Смирнов" w:date="2023-05-25T13:45:00Z">
              <w:tcPr>
                <w:tcW w:w="3315" w:type="dxa"/>
                <w:noWrap/>
                <w:hideMark/>
              </w:tcPr>
            </w:tcPrChange>
          </w:tcPr>
          <w:p w14:paraId="01507B69" w14:textId="77777777" w:rsidR="00294F02" w:rsidRPr="00294F02" w:rsidRDefault="00294F02" w:rsidP="00611FDB">
            <w:pPr>
              <w:pStyle w:val="a0"/>
              <w:ind w:firstLine="0"/>
              <w:jc w:val="center"/>
              <w:rPr>
                <w:ins w:id="2899" w:author="Антон Смирнов" w:date="2023-05-25T12:59:00Z"/>
              </w:rPr>
              <w:pPrChange w:id="2900" w:author="Антон Смирнов" w:date="2023-05-25T13:09:00Z">
                <w:pPr>
                  <w:pStyle w:val="a0"/>
                </w:pPr>
              </w:pPrChange>
            </w:pPr>
            <w:ins w:id="2901" w:author="Антон Смирнов" w:date="2023-05-25T12:59:00Z">
              <w:r w:rsidRPr="00294F02">
                <w:t>240</w:t>
              </w:r>
            </w:ins>
          </w:p>
        </w:tc>
      </w:tr>
      <w:tr w:rsidR="00FE3DB4" w:rsidRPr="00294F02" w14:paraId="7949CA83" w14:textId="77777777" w:rsidTr="00FD588A">
        <w:tblPrEx>
          <w:tblPrExChange w:id="2902" w:author="Антон Смирнов" w:date="2023-05-25T13:45:00Z">
            <w:tblPrEx>
              <w:tblLayout w:type="fixed"/>
            </w:tblPrEx>
          </w:tblPrExChange>
        </w:tblPrEx>
        <w:trPr>
          <w:trHeight w:val="300"/>
          <w:jc w:val="center"/>
          <w:ins w:id="2903" w:author="Антон Смирнов" w:date="2023-05-25T12:59:00Z"/>
          <w:trPrChange w:id="2904" w:author="Антон Смирнов" w:date="2023-05-25T13:45:00Z">
            <w:trPr>
              <w:trHeight w:val="300"/>
            </w:trPr>
          </w:trPrChange>
        </w:trPr>
        <w:tc>
          <w:tcPr>
            <w:tcW w:w="2891" w:type="dxa"/>
            <w:noWrap/>
            <w:vAlign w:val="center"/>
            <w:hideMark/>
            <w:tcPrChange w:id="2905" w:author="Антон Смирнов" w:date="2023-05-25T13:45:00Z">
              <w:tcPr>
                <w:tcW w:w="3314" w:type="dxa"/>
                <w:gridSpan w:val="2"/>
                <w:noWrap/>
                <w:vAlign w:val="center"/>
                <w:hideMark/>
              </w:tcPr>
            </w:tcPrChange>
          </w:tcPr>
          <w:p w14:paraId="65098A66" w14:textId="77777777" w:rsidR="00294F02" w:rsidRPr="00294F02" w:rsidRDefault="00294F02" w:rsidP="00611FDB">
            <w:pPr>
              <w:pStyle w:val="a0"/>
              <w:ind w:firstLine="0"/>
              <w:jc w:val="center"/>
              <w:rPr>
                <w:ins w:id="2906" w:author="Антон Смирнов" w:date="2023-05-25T12:59:00Z"/>
              </w:rPr>
              <w:pPrChange w:id="2907" w:author="Антон Смирнов" w:date="2023-05-25T13:09:00Z">
                <w:pPr>
                  <w:pStyle w:val="a0"/>
                </w:pPr>
              </w:pPrChange>
            </w:pPr>
            <w:ins w:id="2908" w:author="Антон Смирнов" w:date="2023-05-25T12:59:00Z">
              <w:r w:rsidRPr="00294F02">
                <w:t>HLA-B*18:03</w:t>
              </w:r>
            </w:ins>
          </w:p>
        </w:tc>
        <w:tc>
          <w:tcPr>
            <w:tcW w:w="3738" w:type="dxa"/>
            <w:noWrap/>
            <w:vAlign w:val="center"/>
            <w:hideMark/>
            <w:tcPrChange w:id="2909" w:author="Антон Смирнов" w:date="2023-05-25T13:45:00Z">
              <w:tcPr>
                <w:tcW w:w="3315" w:type="dxa"/>
                <w:noWrap/>
                <w:hideMark/>
              </w:tcPr>
            </w:tcPrChange>
          </w:tcPr>
          <w:p w14:paraId="3A0F5557" w14:textId="77777777" w:rsidR="00294F02" w:rsidRPr="00294F02" w:rsidRDefault="00294F02" w:rsidP="00611FDB">
            <w:pPr>
              <w:pStyle w:val="a0"/>
              <w:ind w:firstLine="0"/>
              <w:jc w:val="center"/>
              <w:rPr>
                <w:ins w:id="2910" w:author="Антон Смирнов" w:date="2023-05-25T12:59:00Z"/>
              </w:rPr>
              <w:pPrChange w:id="2911" w:author="Антон Смирнов" w:date="2023-05-25T13:09:00Z">
                <w:pPr>
                  <w:pStyle w:val="a0"/>
                </w:pPr>
              </w:pPrChange>
            </w:pPr>
            <w:ins w:id="2912" w:author="Антон Смирнов" w:date="2023-05-25T12:59:00Z">
              <w:r w:rsidRPr="00294F02">
                <w:t>229</w:t>
              </w:r>
            </w:ins>
          </w:p>
        </w:tc>
      </w:tr>
      <w:tr w:rsidR="00FE3DB4" w:rsidRPr="00294F02" w14:paraId="23356220" w14:textId="77777777" w:rsidTr="00FD588A">
        <w:tblPrEx>
          <w:tblPrExChange w:id="2913" w:author="Антон Смирнов" w:date="2023-05-25T13:45:00Z">
            <w:tblPrEx>
              <w:tblLayout w:type="fixed"/>
            </w:tblPrEx>
          </w:tblPrExChange>
        </w:tblPrEx>
        <w:trPr>
          <w:trHeight w:val="300"/>
          <w:jc w:val="center"/>
          <w:ins w:id="2914" w:author="Антон Смирнов" w:date="2023-05-25T12:59:00Z"/>
          <w:trPrChange w:id="2915" w:author="Антон Смирнов" w:date="2023-05-25T13:45:00Z">
            <w:trPr>
              <w:trHeight w:val="300"/>
            </w:trPr>
          </w:trPrChange>
        </w:trPr>
        <w:tc>
          <w:tcPr>
            <w:tcW w:w="2891" w:type="dxa"/>
            <w:noWrap/>
            <w:vAlign w:val="center"/>
            <w:hideMark/>
            <w:tcPrChange w:id="2916" w:author="Антон Смирнов" w:date="2023-05-25T13:45:00Z">
              <w:tcPr>
                <w:tcW w:w="3314" w:type="dxa"/>
                <w:gridSpan w:val="2"/>
                <w:noWrap/>
                <w:vAlign w:val="center"/>
                <w:hideMark/>
              </w:tcPr>
            </w:tcPrChange>
          </w:tcPr>
          <w:p w14:paraId="1EEAF09D" w14:textId="77777777" w:rsidR="00294F02" w:rsidRPr="00294F02" w:rsidRDefault="00294F02" w:rsidP="00611FDB">
            <w:pPr>
              <w:pStyle w:val="a0"/>
              <w:ind w:firstLine="0"/>
              <w:jc w:val="center"/>
              <w:rPr>
                <w:ins w:id="2917" w:author="Антон Смирнов" w:date="2023-05-25T12:59:00Z"/>
              </w:rPr>
              <w:pPrChange w:id="2918" w:author="Антон Смирнов" w:date="2023-05-25T13:09:00Z">
                <w:pPr>
                  <w:pStyle w:val="a0"/>
                </w:pPr>
              </w:pPrChange>
            </w:pPr>
            <w:ins w:id="2919" w:author="Антон Смирнов" w:date="2023-05-25T12:59:00Z">
              <w:r w:rsidRPr="00294F02">
                <w:t>HLA-B*44:09</w:t>
              </w:r>
            </w:ins>
          </w:p>
        </w:tc>
        <w:tc>
          <w:tcPr>
            <w:tcW w:w="3738" w:type="dxa"/>
            <w:noWrap/>
            <w:vAlign w:val="center"/>
            <w:hideMark/>
            <w:tcPrChange w:id="2920" w:author="Антон Смирнов" w:date="2023-05-25T13:45:00Z">
              <w:tcPr>
                <w:tcW w:w="3315" w:type="dxa"/>
                <w:noWrap/>
                <w:hideMark/>
              </w:tcPr>
            </w:tcPrChange>
          </w:tcPr>
          <w:p w14:paraId="361D759A" w14:textId="77777777" w:rsidR="00294F02" w:rsidRPr="00294F02" w:rsidRDefault="00294F02" w:rsidP="00611FDB">
            <w:pPr>
              <w:pStyle w:val="a0"/>
              <w:ind w:firstLine="0"/>
              <w:jc w:val="center"/>
              <w:rPr>
                <w:ins w:id="2921" w:author="Антон Смирнов" w:date="2023-05-25T12:59:00Z"/>
              </w:rPr>
              <w:pPrChange w:id="2922" w:author="Антон Смирнов" w:date="2023-05-25T13:09:00Z">
                <w:pPr>
                  <w:pStyle w:val="a0"/>
                </w:pPr>
              </w:pPrChange>
            </w:pPr>
            <w:ins w:id="2923" w:author="Антон Смирнов" w:date="2023-05-25T12:59:00Z">
              <w:r w:rsidRPr="00294F02">
                <w:t>212</w:t>
              </w:r>
            </w:ins>
          </w:p>
        </w:tc>
      </w:tr>
      <w:tr w:rsidR="00FE3DB4" w:rsidRPr="00294F02" w14:paraId="530F7B42" w14:textId="77777777" w:rsidTr="00FD588A">
        <w:tblPrEx>
          <w:tblPrExChange w:id="2924" w:author="Антон Смирнов" w:date="2023-05-25T13:45:00Z">
            <w:tblPrEx>
              <w:tblLayout w:type="fixed"/>
            </w:tblPrEx>
          </w:tblPrExChange>
        </w:tblPrEx>
        <w:trPr>
          <w:trHeight w:val="300"/>
          <w:jc w:val="center"/>
          <w:ins w:id="2925" w:author="Антон Смирнов" w:date="2023-05-25T12:59:00Z"/>
          <w:trPrChange w:id="2926" w:author="Антон Смирнов" w:date="2023-05-25T13:45:00Z">
            <w:trPr>
              <w:trHeight w:val="300"/>
            </w:trPr>
          </w:trPrChange>
        </w:trPr>
        <w:tc>
          <w:tcPr>
            <w:tcW w:w="2891" w:type="dxa"/>
            <w:noWrap/>
            <w:vAlign w:val="center"/>
            <w:hideMark/>
            <w:tcPrChange w:id="2927" w:author="Антон Смирнов" w:date="2023-05-25T13:45:00Z">
              <w:tcPr>
                <w:tcW w:w="3314" w:type="dxa"/>
                <w:gridSpan w:val="2"/>
                <w:noWrap/>
                <w:vAlign w:val="center"/>
                <w:hideMark/>
              </w:tcPr>
            </w:tcPrChange>
          </w:tcPr>
          <w:p w14:paraId="52021C8C" w14:textId="77777777" w:rsidR="00294F02" w:rsidRPr="00294F02" w:rsidRDefault="00294F02" w:rsidP="00611FDB">
            <w:pPr>
              <w:pStyle w:val="a0"/>
              <w:ind w:firstLine="0"/>
              <w:jc w:val="center"/>
              <w:rPr>
                <w:ins w:id="2928" w:author="Антон Смирнов" w:date="2023-05-25T12:59:00Z"/>
              </w:rPr>
              <w:pPrChange w:id="2929" w:author="Антон Смирнов" w:date="2023-05-25T13:09:00Z">
                <w:pPr>
                  <w:pStyle w:val="a0"/>
                </w:pPr>
              </w:pPrChange>
            </w:pPr>
            <w:ins w:id="2930" w:author="Антон Смирнов" w:date="2023-05-25T12:59:00Z">
              <w:r w:rsidRPr="00294F02">
                <w:t>HLA-B*44:27</w:t>
              </w:r>
            </w:ins>
          </w:p>
        </w:tc>
        <w:tc>
          <w:tcPr>
            <w:tcW w:w="3738" w:type="dxa"/>
            <w:noWrap/>
            <w:vAlign w:val="center"/>
            <w:hideMark/>
            <w:tcPrChange w:id="2931" w:author="Антон Смирнов" w:date="2023-05-25T13:45:00Z">
              <w:tcPr>
                <w:tcW w:w="3315" w:type="dxa"/>
                <w:noWrap/>
                <w:hideMark/>
              </w:tcPr>
            </w:tcPrChange>
          </w:tcPr>
          <w:p w14:paraId="360E062B" w14:textId="77777777" w:rsidR="00294F02" w:rsidRPr="00294F02" w:rsidRDefault="00294F02" w:rsidP="00611FDB">
            <w:pPr>
              <w:pStyle w:val="a0"/>
              <w:ind w:firstLine="0"/>
              <w:jc w:val="center"/>
              <w:rPr>
                <w:ins w:id="2932" w:author="Антон Смирнов" w:date="2023-05-25T12:59:00Z"/>
              </w:rPr>
              <w:pPrChange w:id="2933" w:author="Антон Смирнов" w:date="2023-05-25T13:09:00Z">
                <w:pPr>
                  <w:pStyle w:val="a0"/>
                </w:pPr>
              </w:pPrChange>
            </w:pPr>
            <w:ins w:id="2934" w:author="Антон Смирнов" w:date="2023-05-25T12:59:00Z">
              <w:r w:rsidRPr="00294F02">
                <w:t>208</w:t>
              </w:r>
            </w:ins>
          </w:p>
        </w:tc>
      </w:tr>
      <w:tr w:rsidR="00FE3DB4" w:rsidRPr="00294F02" w14:paraId="7FC84FC5" w14:textId="77777777" w:rsidTr="00FD588A">
        <w:tblPrEx>
          <w:tblPrExChange w:id="2935" w:author="Антон Смирнов" w:date="2023-05-25T13:45:00Z">
            <w:tblPrEx>
              <w:tblLayout w:type="fixed"/>
            </w:tblPrEx>
          </w:tblPrExChange>
        </w:tblPrEx>
        <w:trPr>
          <w:trHeight w:val="300"/>
          <w:jc w:val="center"/>
          <w:ins w:id="2936" w:author="Антон Смирнов" w:date="2023-05-25T12:59:00Z"/>
          <w:trPrChange w:id="2937" w:author="Антон Смирнов" w:date="2023-05-25T13:45:00Z">
            <w:trPr>
              <w:trHeight w:val="300"/>
            </w:trPr>
          </w:trPrChange>
        </w:trPr>
        <w:tc>
          <w:tcPr>
            <w:tcW w:w="2891" w:type="dxa"/>
            <w:noWrap/>
            <w:vAlign w:val="center"/>
            <w:hideMark/>
            <w:tcPrChange w:id="2938" w:author="Антон Смирнов" w:date="2023-05-25T13:45:00Z">
              <w:tcPr>
                <w:tcW w:w="3314" w:type="dxa"/>
                <w:gridSpan w:val="2"/>
                <w:noWrap/>
                <w:vAlign w:val="center"/>
                <w:hideMark/>
              </w:tcPr>
            </w:tcPrChange>
          </w:tcPr>
          <w:p w14:paraId="13F87270" w14:textId="77777777" w:rsidR="00294F02" w:rsidRPr="00294F02" w:rsidRDefault="00294F02" w:rsidP="00611FDB">
            <w:pPr>
              <w:pStyle w:val="a0"/>
              <w:ind w:firstLine="0"/>
              <w:jc w:val="center"/>
              <w:rPr>
                <w:ins w:id="2939" w:author="Антон Смирнов" w:date="2023-05-25T12:59:00Z"/>
              </w:rPr>
              <w:pPrChange w:id="2940" w:author="Антон Смирнов" w:date="2023-05-25T13:09:00Z">
                <w:pPr>
                  <w:pStyle w:val="a0"/>
                </w:pPr>
              </w:pPrChange>
            </w:pPr>
            <w:ins w:id="2941" w:author="Антон Смирнов" w:date="2023-05-25T12:59:00Z">
              <w:r w:rsidRPr="00294F02">
                <w:t>HLA-A*02:16</w:t>
              </w:r>
            </w:ins>
          </w:p>
        </w:tc>
        <w:tc>
          <w:tcPr>
            <w:tcW w:w="3738" w:type="dxa"/>
            <w:noWrap/>
            <w:vAlign w:val="center"/>
            <w:hideMark/>
            <w:tcPrChange w:id="2942" w:author="Антон Смирнов" w:date="2023-05-25T13:45:00Z">
              <w:tcPr>
                <w:tcW w:w="3315" w:type="dxa"/>
                <w:noWrap/>
                <w:hideMark/>
              </w:tcPr>
            </w:tcPrChange>
          </w:tcPr>
          <w:p w14:paraId="3D4AF5E6" w14:textId="77777777" w:rsidR="00294F02" w:rsidRPr="00294F02" w:rsidRDefault="00294F02" w:rsidP="00611FDB">
            <w:pPr>
              <w:pStyle w:val="a0"/>
              <w:ind w:firstLine="0"/>
              <w:jc w:val="center"/>
              <w:rPr>
                <w:ins w:id="2943" w:author="Антон Смирнов" w:date="2023-05-25T12:59:00Z"/>
              </w:rPr>
              <w:pPrChange w:id="2944" w:author="Антон Смирнов" w:date="2023-05-25T13:09:00Z">
                <w:pPr>
                  <w:pStyle w:val="a0"/>
                </w:pPr>
              </w:pPrChange>
            </w:pPr>
            <w:ins w:id="2945" w:author="Антон Смирнов" w:date="2023-05-25T12:59:00Z">
              <w:r w:rsidRPr="00294F02">
                <w:t>182</w:t>
              </w:r>
            </w:ins>
          </w:p>
        </w:tc>
      </w:tr>
      <w:tr w:rsidR="00FE3DB4" w:rsidRPr="00294F02" w14:paraId="0748A85A" w14:textId="77777777" w:rsidTr="00FD588A">
        <w:tblPrEx>
          <w:tblPrExChange w:id="2946" w:author="Антон Смирнов" w:date="2023-05-25T13:45:00Z">
            <w:tblPrEx>
              <w:tblLayout w:type="fixed"/>
            </w:tblPrEx>
          </w:tblPrExChange>
        </w:tblPrEx>
        <w:trPr>
          <w:trHeight w:val="300"/>
          <w:jc w:val="center"/>
          <w:ins w:id="2947" w:author="Антон Смирнов" w:date="2023-05-25T12:59:00Z"/>
          <w:trPrChange w:id="2948" w:author="Антон Смирнов" w:date="2023-05-25T13:45:00Z">
            <w:trPr>
              <w:trHeight w:val="300"/>
            </w:trPr>
          </w:trPrChange>
        </w:trPr>
        <w:tc>
          <w:tcPr>
            <w:tcW w:w="2891" w:type="dxa"/>
            <w:noWrap/>
            <w:vAlign w:val="center"/>
            <w:hideMark/>
            <w:tcPrChange w:id="2949" w:author="Антон Смирнов" w:date="2023-05-25T13:45:00Z">
              <w:tcPr>
                <w:tcW w:w="3314" w:type="dxa"/>
                <w:gridSpan w:val="2"/>
                <w:noWrap/>
                <w:vAlign w:val="center"/>
                <w:hideMark/>
              </w:tcPr>
            </w:tcPrChange>
          </w:tcPr>
          <w:p w14:paraId="42A922E4" w14:textId="77777777" w:rsidR="00294F02" w:rsidRPr="00294F02" w:rsidRDefault="00294F02" w:rsidP="00611FDB">
            <w:pPr>
              <w:pStyle w:val="a0"/>
              <w:ind w:firstLine="0"/>
              <w:jc w:val="center"/>
              <w:rPr>
                <w:ins w:id="2950" w:author="Антон Смирнов" w:date="2023-05-25T12:59:00Z"/>
              </w:rPr>
              <w:pPrChange w:id="2951" w:author="Антон Смирнов" w:date="2023-05-25T13:09:00Z">
                <w:pPr>
                  <w:pStyle w:val="a0"/>
                </w:pPr>
              </w:pPrChange>
            </w:pPr>
            <w:ins w:id="2952" w:author="Антон Смирнов" w:date="2023-05-25T12:59:00Z">
              <w:r w:rsidRPr="00294F02">
                <w:t>HLA-B*15:11</w:t>
              </w:r>
            </w:ins>
          </w:p>
        </w:tc>
        <w:tc>
          <w:tcPr>
            <w:tcW w:w="3738" w:type="dxa"/>
            <w:noWrap/>
            <w:vAlign w:val="center"/>
            <w:hideMark/>
            <w:tcPrChange w:id="2953" w:author="Антон Смирнов" w:date="2023-05-25T13:45:00Z">
              <w:tcPr>
                <w:tcW w:w="3315" w:type="dxa"/>
                <w:noWrap/>
                <w:hideMark/>
              </w:tcPr>
            </w:tcPrChange>
          </w:tcPr>
          <w:p w14:paraId="6DAC5513" w14:textId="77777777" w:rsidR="00294F02" w:rsidRPr="00294F02" w:rsidRDefault="00294F02" w:rsidP="00611FDB">
            <w:pPr>
              <w:pStyle w:val="a0"/>
              <w:ind w:firstLine="0"/>
              <w:jc w:val="center"/>
              <w:rPr>
                <w:ins w:id="2954" w:author="Антон Смирнов" w:date="2023-05-25T12:59:00Z"/>
              </w:rPr>
              <w:pPrChange w:id="2955" w:author="Антон Смирнов" w:date="2023-05-25T13:09:00Z">
                <w:pPr>
                  <w:pStyle w:val="a0"/>
                </w:pPr>
              </w:pPrChange>
            </w:pPr>
            <w:ins w:id="2956" w:author="Антон Смирнов" w:date="2023-05-25T12:59:00Z">
              <w:r w:rsidRPr="00294F02">
                <w:t>181</w:t>
              </w:r>
            </w:ins>
          </w:p>
        </w:tc>
      </w:tr>
      <w:tr w:rsidR="00FE3DB4" w:rsidRPr="00294F02" w14:paraId="432589DA" w14:textId="77777777" w:rsidTr="00FD588A">
        <w:tblPrEx>
          <w:tblPrExChange w:id="2957" w:author="Антон Смирнов" w:date="2023-05-25T13:45:00Z">
            <w:tblPrEx>
              <w:tblLayout w:type="fixed"/>
            </w:tblPrEx>
          </w:tblPrExChange>
        </w:tblPrEx>
        <w:trPr>
          <w:trHeight w:val="300"/>
          <w:jc w:val="center"/>
          <w:ins w:id="2958" w:author="Антон Смирнов" w:date="2023-05-25T12:59:00Z"/>
          <w:trPrChange w:id="2959" w:author="Антон Смирнов" w:date="2023-05-25T13:45:00Z">
            <w:trPr>
              <w:trHeight w:val="300"/>
            </w:trPr>
          </w:trPrChange>
        </w:trPr>
        <w:tc>
          <w:tcPr>
            <w:tcW w:w="2891" w:type="dxa"/>
            <w:noWrap/>
            <w:vAlign w:val="center"/>
            <w:hideMark/>
            <w:tcPrChange w:id="2960" w:author="Антон Смирнов" w:date="2023-05-25T13:45:00Z">
              <w:tcPr>
                <w:tcW w:w="3314" w:type="dxa"/>
                <w:gridSpan w:val="2"/>
                <w:noWrap/>
                <w:vAlign w:val="center"/>
                <w:hideMark/>
              </w:tcPr>
            </w:tcPrChange>
          </w:tcPr>
          <w:p w14:paraId="096F2E49" w14:textId="77777777" w:rsidR="00294F02" w:rsidRPr="00294F02" w:rsidRDefault="00294F02" w:rsidP="00611FDB">
            <w:pPr>
              <w:pStyle w:val="a0"/>
              <w:ind w:firstLine="0"/>
              <w:jc w:val="center"/>
              <w:rPr>
                <w:ins w:id="2961" w:author="Антон Смирнов" w:date="2023-05-25T12:59:00Z"/>
              </w:rPr>
              <w:pPrChange w:id="2962" w:author="Антон Смирнов" w:date="2023-05-25T13:09:00Z">
                <w:pPr>
                  <w:pStyle w:val="a0"/>
                </w:pPr>
              </w:pPrChange>
            </w:pPr>
            <w:ins w:id="2963" w:author="Антон Смирнов" w:date="2023-05-25T12:59:00Z">
              <w:r w:rsidRPr="00294F02">
                <w:t>HLA-A*26:02</w:t>
              </w:r>
            </w:ins>
          </w:p>
        </w:tc>
        <w:tc>
          <w:tcPr>
            <w:tcW w:w="3738" w:type="dxa"/>
            <w:noWrap/>
            <w:vAlign w:val="center"/>
            <w:hideMark/>
            <w:tcPrChange w:id="2964" w:author="Антон Смирнов" w:date="2023-05-25T13:45:00Z">
              <w:tcPr>
                <w:tcW w:w="3315" w:type="dxa"/>
                <w:noWrap/>
                <w:hideMark/>
              </w:tcPr>
            </w:tcPrChange>
          </w:tcPr>
          <w:p w14:paraId="094F52BB" w14:textId="77777777" w:rsidR="00294F02" w:rsidRPr="00294F02" w:rsidRDefault="00294F02" w:rsidP="00611FDB">
            <w:pPr>
              <w:pStyle w:val="a0"/>
              <w:ind w:firstLine="0"/>
              <w:jc w:val="center"/>
              <w:rPr>
                <w:ins w:id="2965" w:author="Антон Смирнов" w:date="2023-05-25T12:59:00Z"/>
              </w:rPr>
              <w:pPrChange w:id="2966" w:author="Антон Смирнов" w:date="2023-05-25T13:09:00Z">
                <w:pPr>
                  <w:pStyle w:val="a0"/>
                </w:pPr>
              </w:pPrChange>
            </w:pPr>
            <w:ins w:id="2967" w:author="Антон Смирнов" w:date="2023-05-25T12:59:00Z">
              <w:r w:rsidRPr="00294F02">
                <w:t>174</w:t>
              </w:r>
            </w:ins>
          </w:p>
        </w:tc>
      </w:tr>
      <w:tr w:rsidR="00FE3DB4" w:rsidRPr="00294F02" w14:paraId="4BC0C617" w14:textId="77777777" w:rsidTr="00FD588A">
        <w:tblPrEx>
          <w:tblPrExChange w:id="2968" w:author="Антон Смирнов" w:date="2023-05-25T13:45:00Z">
            <w:tblPrEx>
              <w:tblLayout w:type="fixed"/>
            </w:tblPrEx>
          </w:tblPrExChange>
        </w:tblPrEx>
        <w:trPr>
          <w:trHeight w:val="300"/>
          <w:jc w:val="center"/>
          <w:ins w:id="2969" w:author="Антон Смирнов" w:date="2023-05-25T12:59:00Z"/>
          <w:trPrChange w:id="2970" w:author="Антон Смирнов" w:date="2023-05-25T13:45:00Z">
            <w:trPr>
              <w:trHeight w:val="300"/>
            </w:trPr>
          </w:trPrChange>
        </w:trPr>
        <w:tc>
          <w:tcPr>
            <w:tcW w:w="2891" w:type="dxa"/>
            <w:noWrap/>
            <w:vAlign w:val="center"/>
            <w:hideMark/>
            <w:tcPrChange w:id="2971" w:author="Антон Смирнов" w:date="2023-05-25T13:45:00Z">
              <w:tcPr>
                <w:tcW w:w="3314" w:type="dxa"/>
                <w:gridSpan w:val="2"/>
                <w:noWrap/>
                <w:vAlign w:val="center"/>
                <w:hideMark/>
              </w:tcPr>
            </w:tcPrChange>
          </w:tcPr>
          <w:p w14:paraId="122659B3" w14:textId="77777777" w:rsidR="00294F02" w:rsidRPr="00294F02" w:rsidRDefault="00294F02" w:rsidP="00611FDB">
            <w:pPr>
              <w:pStyle w:val="a0"/>
              <w:ind w:firstLine="0"/>
              <w:jc w:val="center"/>
              <w:rPr>
                <w:ins w:id="2972" w:author="Антон Смирнов" w:date="2023-05-25T12:59:00Z"/>
              </w:rPr>
              <w:pPrChange w:id="2973" w:author="Антон Смирнов" w:date="2023-05-25T13:09:00Z">
                <w:pPr>
                  <w:pStyle w:val="a0"/>
                </w:pPr>
              </w:pPrChange>
            </w:pPr>
            <w:ins w:id="2974" w:author="Антон Смирнов" w:date="2023-05-25T12:59:00Z">
              <w:r w:rsidRPr="00294F02">
                <w:t>HLA-A*80:01</w:t>
              </w:r>
            </w:ins>
          </w:p>
        </w:tc>
        <w:tc>
          <w:tcPr>
            <w:tcW w:w="3738" w:type="dxa"/>
            <w:noWrap/>
            <w:vAlign w:val="center"/>
            <w:hideMark/>
            <w:tcPrChange w:id="2975" w:author="Антон Смирнов" w:date="2023-05-25T13:45:00Z">
              <w:tcPr>
                <w:tcW w:w="3315" w:type="dxa"/>
                <w:noWrap/>
                <w:hideMark/>
              </w:tcPr>
            </w:tcPrChange>
          </w:tcPr>
          <w:p w14:paraId="644BD1E9" w14:textId="77777777" w:rsidR="00294F02" w:rsidRPr="00294F02" w:rsidRDefault="00294F02" w:rsidP="00611FDB">
            <w:pPr>
              <w:pStyle w:val="a0"/>
              <w:ind w:firstLine="0"/>
              <w:jc w:val="center"/>
              <w:rPr>
                <w:ins w:id="2976" w:author="Антон Смирнов" w:date="2023-05-25T12:59:00Z"/>
              </w:rPr>
              <w:pPrChange w:id="2977" w:author="Антон Смирнов" w:date="2023-05-25T13:09:00Z">
                <w:pPr>
                  <w:pStyle w:val="a0"/>
                </w:pPr>
              </w:pPrChange>
            </w:pPr>
            <w:ins w:id="2978" w:author="Антон Смирнов" w:date="2023-05-25T12:59:00Z">
              <w:r w:rsidRPr="00294F02">
                <w:t>159</w:t>
              </w:r>
            </w:ins>
          </w:p>
        </w:tc>
      </w:tr>
      <w:tr w:rsidR="00FE3DB4" w:rsidRPr="00294F02" w14:paraId="7FC7BAC7" w14:textId="77777777" w:rsidTr="00FD588A">
        <w:tblPrEx>
          <w:tblPrExChange w:id="2979" w:author="Антон Смирнов" w:date="2023-05-25T13:45:00Z">
            <w:tblPrEx>
              <w:tblLayout w:type="fixed"/>
            </w:tblPrEx>
          </w:tblPrExChange>
        </w:tblPrEx>
        <w:trPr>
          <w:trHeight w:val="300"/>
          <w:jc w:val="center"/>
          <w:ins w:id="2980" w:author="Антон Смирнов" w:date="2023-05-25T12:59:00Z"/>
          <w:trPrChange w:id="2981" w:author="Антон Смирнов" w:date="2023-05-25T13:45:00Z">
            <w:trPr>
              <w:trHeight w:val="300"/>
            </w:trPr>
          </w:trPrChange>
        </w:trPr>
        <w:tc>
          <w:tcPr>
            <w:tcW w:w="2891" w:type="dxa"/>
            <w:noWrap/>
            <w:vAlign w:val="center"/>
            <w:hideMark/>
            <w:tcPrChange w:id="2982" w:author="Антон Смирнов" w:date="2023-05-25T13:45:00Z">
              <w:tcPr>
                <w:tcW w:w="3314" w:type="dxa"/>
                <w:gridSpan w:val="2"/>
                <w:noWrap/>
                <w:vAlign w:val="center"/>
                <w:hideMark/>
              </w:tcPr>
            </w:tcPrChange>
          </w:tcPr>
          <w:p w14:paraId="3D7C3028" w14:textId="77777777" w:rsidR="00294F02" w:rsidRPr="00294F02" w:rsidRDefault="00294F02" w:rsidP="00611FDB">
            <w:pPr>
              <w:pStyle w:val="a0"/>
              <w:ind w:firstLine="0"/>
              <w:jc w:val="center"/>
              <w:rPr>
                <w:ins w:id="2983" w:author="Антон Смирнов" w:date="2023-05-25T12:59:00Z"/>
              </w:rPr>
              <w:pPrChange w:id="2984" w:author="Антон Смирнов" w:date="2023-05-25T13:09:00Z">
                <w:pPr>
                  <w:pStyle w:val="a0"/>
                </w:pPr>
              </w:pPrChange>
            </w:pPr>
            <w:ins w:id="2985" w:author="Антон Смирнов" w:date="2023-05-25T12:59:00Z">
              <w:r w:rsidRPr="00294F02">
                <w:t>HLA-A*29:01</w:t>
              </w:r>
            </w:ins>
          </w:p>
        </w:tc>
        <w:tc>
          <w:tcPr>
            <w:tcW w:w="3738" w:type="dxa"/>
            <w:noWrap/>
            <w:vAlign w:val="center"/>
            <w:hideMark/>
            <w:tcPrChange w:id="2986" w:author="Антон Смирнов" w:date="2023-05-25T13:45:00Z">
              <w:tcPr>
                <w:tcW w:w="3315" w:type="dxa"/>
                <w:noWrap/>
                <w:hideMark/>
              </w:tcPr>
            </w:tcPrChange>
          </w:tcPr>
          <w:p w14:paraId="6050332A" w14:textId="77777777" w:rsidR="00294F02" w:rsidRPr="00294F02" w:rsidRDefault="00294F02" w:rsidP="00611FDB">
            <w:pPr>
              <w:pStyle w:val="a0"/>
              <w:ind w:firstLine="0"/>
              <w:jc w:val="center"/>
              <w:rPr>
                <w:ins w:id="2987" w:author="Антон Смирнов" w:date="2023-05-25T12:59:00Z"/>
              </w:rPr>
              <w:pPrChange w:id="2988" w:author="Антон Смирнов" w:date="2023-05-25T13:09:00Z">
                <w:pPr>
                  <w:pStyle w:val="a0"/>
                </w:pPr>
              </w:pPrChange>
            </w:pPr>
            <w:ins w:id="2989" w:author="Антон Смирнов" w:date="2023-05-25T12:59:00Z">
              <w:r w:rsidRPr="00294F02">
                <w:t>144</w:t>
              </w:r>
            </w:ins>
          </w:p>
        </w:tc>
      </w:tr>
      <w:tr w:rsidR="00FE3DB4" w:rsidRPr="00294F02" w14:paraId="5E954792" w14:textId="77777777" w:rsidTr="00FD588A">
        <w:tblPrEx>
          <w:tblPrExChange w:id="2990" w:author="Антон Смирнов" w:date="2023-05-25T13:45:00Z">
            <w:tblPrEx>
              <w:tblLayout w:type="fixed"/>
            </w:tblPrEx>
          </w:tblPrExChange>
        </w:tblPrEx>
        <w:trPr>
          <w:trHeight w:val="300"/>
          <w:jc w:val="center"/>
          <w:ins w:id="2991" w:author="Антон Смирнов" w:date="2023-05-25T12:59:00Z"/>
          <w:trPrChange w:id="2992" w:author="Антон Смирнов" w:date="2023-05-25T13:45:00Z">
            <w:trPr>
              <w:trHeight w:val="300"/>
            </w:trPr>
          </w:trPrChange>
        </w:trPr>
        <w:tc>
          <w:tcPr>
            <w:tcW w:w="2891" w:type="dxa"/>
            <w:noWrap/>
            <w:vAlign w:val="center"/>
            <w:hideMark/>
            <w:tcPrChange w:id="2993" w:author="Антон Смирнов" w:date="2023-05-25T13:45:00Z">
              <w:tcPr>
                <w:tcW w:w="3314" w:type="dxa"/>
                <w:gridSpan w:val="2"/>
                <w:noWrap/>
                <w:vAlign w:val="center"/>
                <w:hideMark/>
              </w:tcPr>
            </w:tcPrChange>
          </w:tcPr>
          <w:p w14:paraId="2C557368" w14:textId="77777777" w:rsidR="00294F02" w:rsidRPr="00294F02" w:rsidRDefault="00294F02" w:rsidP="00611FDB">
            <w:pPr>
              <w:pStyle w:val="a0"/>
              <w:ind w:firstLine="0"/>
              <w:jc w:val="center"/>
              <w:rPr>
                <w:ins w:id="2994" w:author="Антон Смирнов" w:date="2023-05-25T12:59:00Z"/>
              </w:rPr>
              <w:pPrChange w:id="2995" w:author="Антон Смирнов" w:date="2023-05-25T13:09:00Z">
                <w:pPr>
                  <w:pStyle w:val="a0"/>
                </w:pPr>
              </w:pPrChange>
            </w:pPr>
            <w:ins w:id="2996" w:author="Антон Смирнов" w:date="2023-05-25T12:59:00Z">
              <w:r w:rsidRPr="00294F02">
                <w:t>HLA-B*44:28</w:t>
              </w:r>
            </w:ins>
          </w:p>
        </w:tc>
        <w:tc>
          <w:tcPr>
            <w:tcW w:w="3738" w:type="dxa"/>
            <w:noWrap/>
            <w:vAlign w:val="center"/>
            <w:hideMark/>
            <w:tcPrChange w:id="2997" w:author="Антон Смирнов" w:date="2023-05-25T13:45:00Z">
              <w:tcPr>
                <w:tcW w:w="3315" w:type="dxa"/>
                <w:noWrap/>
                <w:hideMark/>
              </w:tcPr>
            </w:tcPrChange>
          </w:tcPr>
          <w:p w14:paraId="65393438" w14:textId="77777777" w:rsidR="00294F02" w:rsidRPr="00294F02" w:rsidRDefault="00294F02" w:rsidP="00611FDB">
            <w:pPr>
              <w:pStyle w:val="a0"/>
              <w:ind w:firstLine="0"/>
              <w:jc w:val="center"/>
              <w:rPr>
                <w:ins w:id="2998" w:author="Антон Смирнов" w:date="2023-05-25T12:59:00Z"/>
              </w:rPr>
              <w:pPrChange w:id="2999" w:author="Антон Смирнов" w:date="2023-05-25T13:09:00Z">
                <w:pPr>
                  <w:pStyle w:val="a0"/>
                </w:pPr>
              </w:pPrChange>
            </w:pPr>
            <w:ins w:id="3000" w:author="Антон Смирнов" w:date="2023-05-25T12:59:00Z">
              <w:r w:rsidRPr="00294F02">
                <w:t>119</w:t>
              </w:r>
            </w:ins>
          </w:p>
        </w:tc>
      </w:tr>
      <w:tr w:rsidR="00FE3DB4" w:rsidRPr="00294F02" w14:paraId="0048F3B4" w14:textId="77777777" w:rsidTr="00FD588A">
        <w:tblPrEx>
          <w:tblPrExChange w:id="3001" w:author="Антон Смирнов" w:date="2023-05-25T13:45:00Z">
            <w:tblPrEx>
              <w:tblLayout w:type="fixed"/>
            </w:tblPrEx>
          </w:tblPrExChange>
        </w:tblPrEx>
        <w:trPr>
          <w:trHeight w:val="300"/>
          <w:jc w:val="center"/>
          <w:ins w:id="3002" w:author="Антон Смирнов" w:date="2023-05-25T12:59:00Z"/>
          <w:trPrChange w:id="3003" w:author="Антон Смирнов" w:date="2023-05-25T13:45:00Z">
            <w:trPr>
              <w:trHeight w:val="300"/>
            </w:trPr>
          </w:trPrChange>
        </w:trPr>
        <w:tc>
          <w:tcPr>
            <w:tcW w:w="2891" w:type="dxa"/>
            <w:noWrap/>
            <w:vAlign w:val="center"/>
            <w:hideMark/>
            <w:tcPrChange w:id="3004" w:author="Антон Смирнов" w:date="2023-05-25T13:45:00Z">
              <w:tcPr>
                <w:tcW w:w="3314" w:type="dxa"/>
                <w:gridSpan w:val="2"/>
                <w:noWrap/>
                <w:vAlign w:val="center"/>
                <w:hideMark/>
              </w:tcPr>
            </w:tcPrChange>
          </w:tcPr>
          <w:p w14:paraId="1FE79637" w14:textId="77777777" w:rsidR="00294F02" w:rsidRPr="00294F02" w:rsidRDefault="00294F02" w:rsidP="00611FDB">
            <w:pPr>
              <w:pStyle w:val="a0"/>
              <w:ind w:firstLine="0"/>
              <w:jc w:val="center"/>
              <w:rPr>
                <w:ins w:id="3005" w:author="Антон Смирнов" w:date="2023-05-25T12:59:00Z"/>
              </w:rPr>
              <w:pPrChange w:id="3006" w:author="Антон Смирнов" w:date="2023-05-25T13:09:00Z">
                <w:pPr>
                  <w:pStyle w:val="a0"/>
                </w:pPr>
              </w:pPrChange>
            </w:pPr>
            <w:ins w:id="3007" w:author="Антон Смирнов" w:date="2023-05-25T12:59:00Z">
              <w:r w:rsidRPr="00294F02">
                <w:t>HLA-B*48:01</w:t>
              </w:r>
            </w:ins>
          </w:p>
        </w:tc>
        <w:tc>
          <w:tcPr>
            <w:tcW w:w="3738" w:type="dxa"/>
            <w:noWrap/>
            <w:vAlign w:val="center"/>
            <w:hideMark/>
            <w:tcPrChange w:id="3008" w:author="Антон Смирнов" w:date="2023-05-25T13:45:00Z">
              <w:tcPr>
                <w:tcW w:w="3315" w:type="dxa"/>
                <w:noWrap/>
                <w:hideMark/>
              </w:tcPr>
            </w:tcPrChange>
          </w:tcPr>
          <w:p w14:paraId="127A7E38" w14:textId="77777777" w:rsidR="00294F02" w:rsidRPr="00294F02" w:rsidRDefault="00294F02" w:rsidP="00611FDB">
            <w:pPr>
              <w:pStyle w:val="a0"/>
              <w:ind w:firstLine="0"/>
              <w:jc w:val="center"/>
              <w:rPr>
                <w:ins w:id="3009" w:author="Антон Смирнов" w:date="2023-05-25T12:59:00Z"/>
              </w:rPr>
              <w:pPrChange w:id="3010" w:author="Антон Смирнов" w:date="2023-05-25T13:09:00Z">
                <w:pPr>
                  <w:pStyle w:val="a0"/>
                </w:pPr>
              </w:pPrChange>
            </w:pPr>
            <w:ins w:id="3011" w:author="Антон Смирнов" w:date="2023-05-25T12:59:00Z">
              <w:r w:rsidRPr="00294F02">
                <w:t>116</w:t>
              </w:r>
            </w:ins>
          </w:p>
        </w:tc>
      </w:tr>
      <w:tr w:rsidR="00FE3DB4" w:rsidRPr="00294F02" w14:paraId="34072A4A" w14:textId="77777777" w:rsidTr="00FD588A">
        <w:tblPrEx>
          <w:tblPrExChange w:id="3012" w:author="Антон Смирнов" w:date="2023-05-25T13:45:00Z">
            <w:tblPrEx>
              <w:tblLayout w:type="fixed"/>
            </w:tblPrEx>
          </w:tblPrExChange>
        </w:tblPrEx>
        <w:trPr>
          <w:trHeight w:val="300"/>
          <w:jc w:val="center"/>
          <w:ins w:id="3013" w:author="Антон Смирнов" w:date="2023-05-25T12:59:00Z"/>
          <w:trPrChange w:id="3014" w:author="Антон Смирнов" w:date="2023-05-25T13:45:00Z">
            <w:trPr>
              <w:trHeight w:val="300"/>
            </w:trPr>
          </w:trPrChange>
        </w:trPr>
        <w:tc>
          <w:tcPr>
            <w:tcW w:w="2891" w:type="dxa"/>
            <w:noWrap/>
            <w:vAlign w:val="center"/>
            <w:hideMark/>
            <w:tcPrChange w:id="3015" w:author="Антон Смирнов" w:date="2023-05-25T13:45:00Z">
              <w:tcPr>
                <w:tcW w:w="3314" w:type="dxa"/>
                <w:gridSpan w:val="2"/>
                <w:noWrap/>
                <w:vAlign w:val="center"/>
                <w:hideMark/>
              </w:tcPr>
            </w:tcPrChange>
          </w:tcPr>
          <w:p w14:paraId="09B9ED34" w14:textId="77777777" w:rsidR="00294F02" w:rsidRPr="00294F02" w:rsidRDefault="00294F02" w:rsidP="00611FDB">
            <w:pPr>
              <w:pStyle w:val="a0"/>
              <w:ind w:firstLine="0"/>
              <w:jc w:val="center"/>
              <w:rPr>
                <w:ins w:id="3016" w:author="Антон Смирнов" w:date="2023-05-25T12:59:00Z"/>
              </w:rPr>
              <w:pPrChange w:id="3017" w:author="Антон Смирнов" w:date="2023-05-25T13:09:00Z">
                <w:pPr>
                  <w:pStyle w:val="a0"/>
                </w:pPr>
              </w:pPrChange>
            </w:pPr>
            <w:ins w:id="3018" w:author="Антон Смирнов" w:date="2023-05-25T12:59:00Z">
              <w:r w:rsidRPr="00294F02">
                <w:lastRenderedPageBreak/>
                <w:t>HLA-C*15:05</w:t>
              </w:r>
            </w:ins>
          </w:p>
        </w:tc>
        <w:tc>
          <w:tcPr>
            <w:tcW w:w="3738" w:type="dxa"/>
            <w:noWrap/>
            <w:vAlign w:val="center"/>
            <w:hideMark/>
            <w:tcPrChange w:id="3019" w:author="Антон Смирнов" w:date="2023-05-25T13:45:00Z">
              <w:tcPr>
                <w:tcW w:w="3315" w:type="dxa"/>
                <w:noWrap/>
                <w:hideMark/>
              </w:tcPr>
            </w:tcPrChange>
          </w:tcPr>
          <w:p w14:paraId="3CCD88D5" w14:textId="77777777" w:rsidR="00294F02" w:rsidRPr="00294F02" w:rsidRDefault="00294F02" w:rsidP="00611FDB">
            <w:pPr>
              <w:pStyle w:val="a0"/>
              <w:ind w:firstLine="0"/>
              <w:jc w:val="center"/>
              <w:rPr>
                <w:ins w:id="3020" w:author="Антон Смирнов" w:date="2023-05-25T12:59:00Z"/>
              </w:rPr>
              <w:pPrChange w:id="3021" w:author="Антон Смирнов" w:date="2023-05-25T13:09:00Z">
                <w:pPr>
                  <w:pStyle w:val="a0"/>
                </w:pPr>
              </w:pPrChange>
            </w:pPr>
            <w:ins w:id="3022" w:author="Антон Смирнов" w:date="2023-05-25T12:59:00Z">
              <w:r w:rsidRPr="00294F02">
                <w:t>110</w:t>
              </w:r>
            </w:ins>
          </w:p>
        </w:tc>
      </w:tr>
      <w:tr w:rsidR="00FE3DB4" w:rsidRPr="00294F02" w14:paraId="6068B40D" w14:textId="77777777" w:rsidTr="00FD588A">
        <w:tblPrEx>
          <w:tblPrExChange w:id="3023" w:author="Антон Смирнов" w:date="2023-05-25T13:45:00Z">
            <w:tblPrEx>
              <w:tblLayout w:type="fixed"/>
            </w:tblPrEx>
          </w:tblPrExChange>
        </w:tblPrEx>
        <w:trPr>
          <w:trHeight w:val="300"/>
          <w:jc w:val="center"/>
          <w:ins w:id="3024" w:author="Антон Смирнов" w:date="2023-05-25T12:59:00Z"/>
          <w:trPrChange w:id="3025" w:author="Антон Смирнов" w:date="2023-05-25T13:45:00Z">
            <w:trPr>
              <w:trHeight w:val="300"/>
            </w:trPr>
          </w:trPrChange>
        </w:trPr>
        <w:tc>
          <w:tcPr>
            <w:tcW w:w="2891" w:type="dxa"/>
            <w:noWrap/>
            <w:vAlign w:val="center"/>
            <w:hideMark/>
            <w:tcPrChange w:id="3026" w:author="Антон Смирнов" w:date="2023-05-25T13:45:00Z">
              <w:tcPr>
                <w:tcW w:w="3314" w:type="dxa"/>
                <w:gridSpan w:val="2"/>
                <w:noWrap/>
                <w:vAlign w:val="center"/>
                <w:hideMark/>
              </w:tcPr>
            </w:tcPrChange>
          </w:tcPr>
          <w:p w14:paraId="11EE180D" w14:textId="77777777" w:rsidR="00294F02" w:rsidRPr="00294F02" w:rsidRDefault="00294F02" w:rsidP="00611FDB">
            <w:pPr>
              <w:pStyle w:val="a0"/>
              <w:ind w:firstLine="0"/>
              <w:jc w:val="center"/>
              <w:rPr>
                <w:ins w:id="3027" w:author="Антон Смирнов" w:date="2023-05-25T12:59:00Z"/>
              </w:rPr>
              <w:pPrChange w:id="3028" w:author="Антон Смирнов" w:date="2023-05-25T13:09:00Z">
                <w:pPr>
                  <w:pStyle w:val="a0"/>
                </w:pPr>
              </w:pPrChange>
            </w:pPr>
            <w:ins w:id="3029" w:author="Антон Смирнов" w:date="2023-05-25T12:59:00Z">
              <w:r w:rsidRPr="00294F02">
                <w:t>HLA-A*30:04</w:t>
              </w:r>
            </w:ins>
          </w:p>
        </w:tc>
        <w:tc>
          <w:tcPr>
            <w:tcW w:w="3738" w:type="dxa"/>
            <w:noWrap/>
            <w:vAlign w:val="center"/>
            <w:hideMark/>
            <w:tcPrChange w:id="3030" w:author="Антон Смирнов" w:date="2023-05-25T13:45:00Z">
              <w:tcPr>
                <w:tcW w:w="3315" w:type="dxa"/>
                <w:noWrap/>
                <w:hideMark/>
              </w:tcPr>
            </w:tcPrChange>
          </w:tcPr>
          <w:p w14:paraId="761D62EA" w14:textId="77777777" w:rsidR="00294F02" w:rsidRPr="00294F02" w:rsidRDefault="00294F02" w:rsidP="00611FDB">
            <w:pPr>
              <w:pStyle w:val="a0"/>
              <w:ind w:firstLine="0"/>
              <w:jc w:val="center"/>
              <w:rPr>
                <w:ins w:id="3031" w:author="Антон Смирнов" w:date="2023-05-25T12:59:00Z"/>
              </w:rPr>
              <w:pPrChange w:id="3032" w:author="Антон Смирнов" w:date="2023-05-25T13:09:00Z">
                <w:pPr>
                  <w:pStyle w:val="a0"/>
                </w:pPr>
              </w:pPrChange>
            </w:pPr>
            <w:ins w:id="3033" w:author="Антон Смирнов" w:date="2023-05-25T12:59:00Z">
              <w:r w:rsidRPr="00294F02">
                <w:t>100</w:t>
              </w:r>
            </w:ins>
          </w:p>
        </w:tc>
      </w:tr>
      <w:tr w:rsidR="00FE3DB4" w:rsidRPr="00294F02" w14:paraId="16F0257A" w14:textId="77777777" w:rsidTr="00FD588A">
        <w:tblPrEx>
          <w:tblPrExChange w:id="3034" w:author="Антон Смирнов" w:date="2023-05-25T13:45:00Z">
            <w:tblPrEx>
              <w:tblLayout w:type="fixed"/>
            </w:tblPrEx>
          </w:tblPrExChange>
        </w:tblPrEx>
        <w:trPr>
          <w:trHeight w:val="300"/>
          <w:jc w:val="center"/>
          <w:ins w:id="3035" w:author="Антон Смирнов" w:date="2023-05-25T12:59:00Z"/>
          <w:trPrChange w:id="3036" w:author="Антон Смирнов" w:date="2023-05-25T13:45:00Z">
            <w:trPr>
              <w:trHeight w:val="300"/>
            </w:trPr>
          </w:trPrChange>
        </w:trPr>
        <w:tc>
          <w:tcPr>
            <w:tcW w:w="2891" w:type="dxa"/>
            <w:noWrap/>
            <w:vAlign w:val="center"/>
            <w:hideMark/>
            <w:tcPrChange w:id="3037" w:author="Антон Смирнов" w:date="2023-05-25T13:45:00Z">
              <w:tcPr>
                <w:tcW w:w="3314" w:type="dxa"/>
                <w:gridSpan w:val="2"/>
                <w:noWrap/>
                <w:vAlign w:val="center"/>
                <w:hideMark/>
              </w:tcPr>
            </w:tcPrChange>
          </w:tcPr>
          <w:p w14:paraId="2BD0391B" w14:textId="77777777" w:rsidR="00294F02" w:rsidRPr="00294F02" w:rsidRDefault="00294F02" w:rsidP="00611FDB">
            <w:pPr>
              <w:pStyle w:val="a0"/>
              <w:ind w:firstLine="0"/>
              <w:jc w:val="center"/>
              <w:rPr>
                <w:ins w:id="3038" w:author="Антон Смирнов" w:date="2023-05-25T12:59:00Z"/>
              </w:rPr>
              <w:pPrChange w:id="3039" w:author="Антон Смирнов" w:date="2023-05-25T13:09:00Z">
                <w:pPr>
                  <w:pStyle w:val="a0"/>
                </w:pPr>
              </w:pPrChange>
            </w:pPr>
            <w:ins w:id="3040" w:author="Антон Смирнов" w:date="2023-05-25T12:59:00Z">
              <w:r w:rsidRPr="00294F02">
                <w:t>HLA-B*27:20</w:t>
              </w:r>
            </w:ins>
          </w:p>
        </w:tc>
        <w:tc>
          <w:tcPr>
            <w:tcW w:w="3738" w:type="dxa"/>
            <w:noWrap/>
            <w:vAlign w:val="center"/>
            <w:hideMark/>
            <w:tcPrChange w:id="3041" w:author="Антон Смирнов" w:date="2023-05-25T13:45:00Z">
              <w:tcPr>
                <w:tcW w:w="3315" w:type="dxa"/>
                <w:noWrap/>
                <w:hideMark/>
              </w:tcPr>
            </w:tcPrChange>
          </w:tcPr>
          <w:p w14:paraId="6E2B873D" w14:textId="77777777" w:rsidR="00294F02" w:rsidRPr="00294F02" w:rsidRDefault="00294F02" w:rsidP="00611FDB">
            <w:pPr>
              <w:pStyle w:val="a0"/>
              <w:ind w:firstLine="0"/>
              <w:jc w:val="center"/>
              <w:rPr>
                <w:ins w:id="3042" w:author="Антон Смирнов" w:date="2023-05-25T12:59:00Z"/>
              </w:rPr>
              <w:pPrChange w:id="3043" w:author="Антон Смирнов" w:date="2023-05-25T13:09:00Z">
                <w:pPr>
                  <w:pStyle w:val="a0"/>
                </w:pPr>
              </w:pPrChange>
            </w:pPr>
            <w:ins w:id="3044" w:author="Антон Смирнов" w:date="2023-05-25T12:59:00Z">
              <w:r w:rsidRPr="00294F02">
                <w:t>89</w:t>
              </w:r>
            </w:ins>
          </w:p>
        </w:tc>
      </w:tr>
      <w:tr w:rsidR="00FE3DB4" w:rsidRPr="00294F02" w14:paraId="0E72DF8C" w14:textId="77777777" w:rsidTr="00FD588A">
        <w:tblPrEx>
          <w:tblPrExChange w:id="3045" w:author="Антон Смирнов" w:date="2023-05-25T13:45:00Z">
            <w:tblPrEx>
              <w:tblLayout w:type="fixed"/>
            </w:tblPrEx>
          </w:tblPrExChange>
        </w:tblPrEx>
        <w:trPr>
          <w:trHeight w:val="300"/>
          <w:jc w:val="center"/>
          <w:ins w:id="3046" w:author="Антон Смирнов" w:date="2023-05-25T12:59:00Z"/>
          <w:trPrChange w:id="3047" w:author="Антон Смирнов" w:date="2023-05-25T13:45:00Z">
            <w:trPr>
              <w:trHeight w:val="300"/>
            </w:trPr>
          </w:trPrChange>
        </w:trPr>
        <w:tc>
          <w:tcPr>
            <w:tcW w:w="2891" w:type="dxa"/>
            <w:noWrap/>
            <w:vAlign w:val="center"/>
            <w:hideMark/>
            <w:tcPrChange w:id="3048" w:author="Антон Смирнов" w:date="2023-05-25T13:45:00Z">
              <w:tcPr>
                <w:tcW w:w="3314" w:type="dxa"/>
                <w:gridSpan w:val="2"/>
                <w:noWrap/>
                <w:vAlign w:val="center"/>
                <w:hideMark/>
              </w:tcPr>
            </w:tcPrChange>
          </w:tcPr>
          <w:p w14:paraId="15DA659B" w14:textId="77777777" w:rsidR="00294F02" w:rsidRPr="00294F02" w:rsidRDefault="00294F02" w:rsidP="00611FDB">
            <w:pPr>
              <w:pStyle w:val="a0"/>
              <w:ind w:firstLine="0"/>
              <w:jc w:val="center"/>
              <w:rPr>
                <w:ins w:id="3049" w:author="Антон Смирнов" w:date="2023-05-25T12:59:00Z"/>
              </w:rPr>
              <w:pPrChange w:id="3050" w:author="Антон Смирнов" w:date="2023-05-25T13:09:00Z">
                <w:pPr>
                  <w:pStyle w:val="a0"/>
                </w:pPr>
              </w:pPrChange>
            </w:pPr>
            <w:ins w:id="3051" w:author="Антон Смирнов" w:date="2023-05-25T12:59:00Z">
              <w:r w:rsidRPr="00294F02">
                <w:t>HLA-A*02:50</w:t>
              </w:r>
            </w:ins>
          </w:p>
        </w:tc>
        <w:tc>
          <w:tcPr>
            <w:tcW w:w="3738" w:type="dxa"/>
            <w:noWrap/>
            <w:vAlign w:val="center"/>
            <w:hideMark/>
            <w:tcPrChange w:id="3052" w:author="Антон Смирнов" w:date="2023-05-25T13:45:00Z">
              <w:tcPr>
                <w:tcW w:w="3315" w:type="dxa"/>
                <w:noWrap/>
                <w:hideMark/>
              </w:tcPr>
            </w:tcPrChange>
          </w:tcPr>
          <w:p w14:paraId="7678AC32" w14:textId="77777777" w:rsidR="00294F02" w:rsidRPr="00294F02" w:rsidRDefault="00294F02" w:rsidP="00611FDB">
            <w:pPr>
              <w:pStyle w:val="a0"/>
              <w:ind w:firstLine="0"/>
              <w:jc w:val="center"/>
              <w:rPr>
                <w:ins w:id="3053" w:author="Антон Смирнов" w:date="2023-05-25T12:59:00Z"/>
              </w:rPr>
              <w:pPrChange w:id="3054" w:author="Антон Смирнов" w:date="2023-05-25T13:09:00Z">
                <w:pPr>
                  <w:pStyle w:val="a0"/>
                </w:pPr>
              </w:pPrChange>
            </w:pPr>
            <w:ins w:id="3055" w:author="Антон Смирнов" w:date="2023-05-25T12:59:00Z">
              <w:r w:rsidRPr="00294F02">
                <w:t>88</w:t>
              </w:r>
            </w:ins>
          </w:p>
        </w:tc>
      </w:tr>
      <w:tr w:rsidR="00FE3DB4" w:rsidRPr="00294F02" w14:paraId="070DD0BD" w14:textId="77777777" w:rsidTr="00FD588A">
        <w:tblPrEx>
          <w:tblPrExChange w:id="3056" w:author="Антон Смирнов" w:date="2023-05-25T13:45:00Z">
            <w:tblPrEx>
              <w:tblLayout w:type="fixed"/>
            </w:tblPrEx>
          </w:tblPrExChange>
        </w:tblPrEx>
        <w:trPr>
          <w:trHeight w:val="300"/>
          <w:jc w:val="center"/>
          <w:ins w:id="3057" w:author="Антон Смирнов" w:date="2023-05-25T12:59:00Z"/>
          <w:trPrChange w:id="3058" w:author="Антон Смирнов" w:date="2023-05-25T13:45:00Z">
            <w:trPr>
              <w:trHeight w:val="300"/>
            </w:trPr>
          </w:trPrChange>
        </w:trPr>
        <w:tc>
          <w:tcPr>
            <w:tcW w:w="2891" w:type="dxa"/>
            <w:noWrap/>
            <w:vAlign w:val="center"/>
            <w:hideMark/>
            <w:tcPrChange w:id="3059" w:author="Антон Смирнов" w:date="2023-05-25T13:45:00Z">
              <w:tcPr>
                <w:tcW w:w="3314" w:type="dxa"/>
                <w:gridSpan w:val="2"/>
                <w:noWrap/>
                <w:vAlign w:val="center"/>
                <w:hideMark/>
              </w:tcPr>
            </w:tcPrChange>
          </w:tcPr>
          <w:p w14:paraId="67F6A831" w14:textId="77777777" w:rsidR="00294F02" w:rsidRPr="00294F02" w:rsidRDefault="00294F02" w:rsidP="00611FDB">
            <w:pPr>
              <w:pStyle w:val="a0"/>
              <w:ind w:firstLine="0"/>
              <w:jc w:val="center"/>
              <w:rPr>
                <w:ins w:id="3060" w:author="Антон Смирнов" w:date="2023-05-25T12:59:00Z"/>
              </w:rPr>
              <w:pPrChange w:id="3061" w:author="Антон Смирнов" w:date="2023-05-25T13:09:00Z">
                <w:pPr>
                  <w:pStyle w:val="a0"/>
                </w:pPr>
              </w:pPrChange>
            </w:pPr>
            <w:ins w:id="3062" w:author="Антон Смирнов" w:date="2023-05-25T12:59:00Z">
              <w:r w:rsidRPr="00294F02">
                <w:t>HLA-C*03:01</w:t>
              </w:r>
            </w:ins>
          </w:p>
        </w:tc>
        <w:tc>
          <w:tcPr>
            <w:tcW w:w="3738" w:type="dxa"/>
            <w:noWrap/>
            <w:vAlign w:val="center"/>
            <w:hideMark/>
            <w:tcPrChange w:id="3063" w:author="Антон Смирнов" w:date="2023-05-25T13:45:00Z">
              <w:tcPr>
                <w:tcW w:w="3315" w:type="dxa"/>
                <w:noWrap/>
                <w:hideMark/>
              </w:tcPr>
            </w:tcPrChange>
          </w:tcPr>
          <w:p w14:paraId="7C9F51B0" w14:textId="77777777" w:rsidR="00294F02" w:rsidRPr="00294F02" w:rsidRDefault="00294F02" w:rsidP="00611FDB">
            <w:pPr>
              <w:pStyle w:val="a0"/>
              <w:ind w:firstLine="0"/>
              <w:jc w:val="center"/>
              <w:rPr>
                <w:ins w:id="3064" w:author="Антон Смирнов" w:date="2023-05-25T12:59:00Z"/>
              </w:rPr>
              <w:pPrChange w:id="3065" w:author="Антон Смирнов" w:date="2023-05-25T13:09:00Z">
                <w:pPr>
                  <w:pStyle w:val="a0"/>
                </w:pPr>
              </w:pPrChange>
            </w:pPr>
            <w:ins w:id="3066" w:author="Антон Смирнов" w:date="2023-05-25T12:59:00Z">
              <w:r w:rsidRPr="00294F02">
                <w:t>88</w:t>
              </w:r>
            </w:ins>
          </w:p>
        </w:tc>
      </w:tr>
      <w:tr w:rsidR="00FE3DB4" w:rsidRPr="00294F02" w14:paraId="12F7D0EE" w14:textId="77777777" w:rsidTr="00FD588A">
        <w:tblPrEx>
          <w:tblPrExChange w:id="3067" w:author="Антон Смирнов" w:date="2023-05-25T13:45:00Z">
            <w:tblPrEx>
              <w:tblLayout w:type="fixed"/>
            </w:tblPrEx>
          </w:tblPrExChange>
        </w:tblPrEx>
        <w:trPr>
          <w:trHeight w:val="300"/>
          <w:jc w:val="center"/>
          <w:ins w:id="3068" w:author="Антон Смирнов" w:date="2023-05-25T12:59:00Z"/>
          <w:trPrChange w:id="3069" w:author="Антон Смирнов" w:date="2023-05-25T13:45:00Z">
            <w:trPr>
              <w:trHeight w:val="300"/>
            </w:trPr>
          </w:trPrChange>
        </w:trPr>
        <w:tc>
          <w:tcPr>
            <w:tcW w:w="2891" w:type="dxa"/>
            <w:noWrap/>
            <w:vAlign w:val="center"/>
            <w:hideMark/>
            <w:tcPrChange w:id="3070" w:author="Антон Смирнов" w:date="2023-05-25T13:45:00Z">
              <w:tcPr>
                <w:tcW w:w="3314" w:type="dxa"/>
                <w:gridSpan w:val="2"/>
                <w:noWrap/>
                <w:vAlign w:val="center"/>
                <w:hideMark/>
              </w:tcPr>
            </w:tcPrChange>
          </w:tcPr>
          <w:p w14:paraId="380DA99E" w14:textId="77777777" w:rsidR="00294F02" w:rsidRPr="00294F02" w:rsidRDefault="00294F02" w:rsidP="00611FDB">
            <w:pPr>
              <w:pStyle w:val="a0"/>
              <w:ind w:firstLine="0"/>
              <w:jc w:val="center"/>
              <w:rPr>
                <w:ins w:id="3071" w:author="Антон Смирнов" w:date="2023-05-25T12:59:00Z"/>
              </w:rPr>
              <w:pPrChange w:id="3072" w:author="Антон Смирнов" w:date="2023-05-25T13:09:00Z">
                <w:pPr>
                  <w:pStyle w:val="a0"/>
                </w:pPr>
              </w:pPrChange>
            </w:pPr>
            <w:ins w:id="3073" w:author="Антон Смирнов" w:date="2023-05-25T12:59:00Z">
              <w:r w:rsidRPr="00294F02">
                <w:t>HLA-B*41:03</w:t>
              </w:r>
            </w:ins>
          </w:p>
        </w:tc>
        <w:tc>
          <w:tcPr>
            <w:tcW w:w="3738" w:type="dxa"/>
            <w:noWrap/>
            <w:vAlign w:val="center"/>
            <w:hideMark/>
            <w:tcPrChange w:id="3074" w:author="Антон Смирнов" w:date="2023-05-25T13:45:00Z">
              <w:tcPr>
                <w:tcW w:w="3315" w:type="dxa"/>
                <w:noWrap/>
                <w:hideMark/>
              </w:tcPr>
            </w:tcPrChange>
          </w:tcPr>
          <w:p w14:paraId="7F30ECC2" w14:textId="77777777" w:rsidR="00294F02" w:rsidRPr="00294F02" w:rsidRDefault="00294F02" w:rsidP="00611FDB">
            <w:pPr>
              <w:pStyle w:val="a0"/>
              <w:ind w:firstLine="0"/>
              <w:jc w:val="center"/>
              <w:rPr>
                <w:ins w:id="3075" w:author="Антон Смирнов" w:date="2023-05-25T12:59:00Z"/>
              </w:rPr>
              <w:pPrChange w:id="3076" w:author="Антон Смирнов" w:date="2023-05-25T13:09:00Z">
                <w:pPr>
                  <w:pStyle w:val="a0"/>
                </w:pPr>
              </w:pPrChange>
            </w:pPr>
            <w:ins w:id="3077" w:author="Антон Смирнов" w:date="2023-05-25T12:59:00Z">
              <w:r w:rsidRPr="00294F02">
                <w:t>85</w:t>
              </w:r>
            </w:ins>
          </w:p>
        </w:tc>
      </w:tr>
      <w:tr w:rsidR="00FE3DB4" w:rsidRPr="00294F02" w14:paraId="211E04F9" w14:textId="77777777" w:rsidTr="00FD588A">
        <w:tblPrEx>
          <w:tblPrExChange w:id="3078" w:author="Антон Смирнов" w:date="2023-05-25T13:45:00Z">
            <w:tblPrEx>
              <w:tblLayout w:type="fixed"/>
            </w:tblPrEx>
          </w:tblPrExChange>
        </w:tblPrEx>
        <w:trPr>
          <w:trHeight w:val="300"/>
          <w:jc w:val="center"/>
          <w:ins w:id="3079" w:author="Антон Смирнов" w:date="2023-05-25T12:59:00Z"/>
          <w:trPrChange w:id="3080" w:author="Антон Смирнов" w:date="2023-05-25T13:45:00Z">
            <w:trPr>
              <w:trHeight w:val="300"/>
            </w:trPr>
          </w:trPrChange>
        </w:trPr>
        <w:tc>
          <w:tcPr>
            <w:tcW w:w="2891" w:type="dxa"/>
            <w:noWrap/>
            <w:vAlign w:val="center"/>
            <w:hideMark/>
            <w:tcPrChange w:id="3081" w:author="Антон Смирнов" w:date="2023-05-25T13:45:00Z">
              <w:tcPr>
                <w:tcW w:w="3314" w:type="dxa"/>
                <w:gridSpan w:val="2"/>
                <w:noWrap/>
                <w:vAlign w:val="center"/>
                <w:hideMark/>
              </w:tcPr>
            </w:tcPrChange>
          </w:tcPr>
          <w:p w14:paraId="4816F714" w14:textId="77777777" w:rsidR="00294F02" w:rsidRPr="00294F02" w:rsidRDefault="00294F02" w:rsidP="00611FDB">
            <w:pPr>
              <w:pStyle w:val="a0"/>
              <w:ind w:firstLine="0"/>
              <w:jc w:val="center"/>
              <w:rPr>
                <w:ins w:id="3082" w:author="Антон Смирнов" w:date="2023-05-25T12:59:00Z"/>
              </w:rPr>
              <w:pPrChange w:id="3083" w:author="Антон Смирнов" w:date="2023-05-25T13:09:00Z">
                <w:pPr>
                  <w:pStyle w:val="a0"/>
                </w:pPr>
              </w:pPrChange>
            </w:pPr>
            <w:ins w:id="3084" w:author="Антон Смирнов" w:date="2023-05-25T12:59:00Z">
              <w:r w:rsidRPr="00294F02">
                <w:t>HLA-B*57:02</w:t>
              </w:r>
            </w:ins>
          </w:p>
        </w:tc>
        <w:tc>
          <w:tcPr>
            <w:tcW w:w="3738" w:type="dxa"/>
            <w:noWrap/>
            <w:vAlign w:val="center"/>
            <w:hideMark/>
            <w:tcPrChange w:id="3085" w:author="Антон Смирнов" w:date="2023-05-25T13:45:00Z">
              <w:tcPr>
                <w:tcW w:w="3315" w:type="dxa"/>
                <w:noWrap/>
                <w:hideMark/>
              </w:tcPr>
            </w:tcPrChange>
          </w:tcPr>
          <w:p w14:paraId="34119215" w14:textId="77777777" w:rsidR="00294F02" w:rsidRPr="00294F02" w:rsidRDefault="00294F02" w:rsidP="00611FDB">
            <w:pPr>
              <w:pStyle w:val="a0"/>
              <w:ind w:firstLine="0"/>
              <w:jc w:val="center"/>
              <w:rPr>
                <w:ins w:id="3086" w:author="Антон Смирнов" w:date="2023-05-25T12:59:00Z"/>
              </w:rPr>
              <w:pPrChange w:id="3087" w:author="Антон Смирнов" w:date="2023-05-25T13:09:00Z">
                <w:pPr>
                  <w:pStyle w:val="a0"/>
                </w:pPr>
              </w:pPrChange>
            </w:pPr>
            <w:ins w:id="3088" w:author="Антон Смирнов" w:date="2023-05-25T12:59:00Z">
              <w:r w:rsidRPr="00294F02">
                <w:t>80</w:t>
              </w:r>
            </w:ins>
          </w:p>
        </w:tc>
      </w:tr>
      <w:tr w:rsidR="00FE3DB4" w:rsidRPr="00294F02" w14:paraId="1B2E5EC8" w14:textId="77777777" w:rsidTr="00FD588A">
        <w:tblPrEx>
          <w:tblPrExChange w:id="3089" w:author="Антон Смирнов" w:date="2023-05-25T13:45:00Z">
            <w:tblPrEx>
              <w:tblLayout w:type="fixed"/>
            </w:tblPrEx>
          </w:tblPrExChange>
        </w:tblPrEx>
        <w:trPr>
          <w:trHeight w:val="300"/>
          <w:jc w:val="center"/>
          <w:ins w:id="3090" w:author="Антон Смирнов" w:date="2023-05-25T12:59:00Z"/>
          <w:trPrChange w:id="3091" w:author="Антон Смирнов" w:date="2023-05-25T13:45:00Z">
            <w:trPr>
              <w:trHeight w:val="300"/>
            </w:trPr>
          </w:trPrChange>
        </w:trPr>
        <w:tc>
          <w:tcPr>
            <w:tcW w:w="2891" w:type="dxa"/>
            <w:noWrap/>
            <w:vAlign w:val="center"/>
            <w:hideMark/>
            <w:tcPrChange w:id="3092" w:author="Антон Смирнов" w:date="2023-05-25T13:45:00Z">
              <w:tcPr>
                <w:tcW w:w="3314" w:type="dxa"/>
                <w:gridSpan w:val="2"/>
                <w:noWrap/>
                <w:vAlign w:val="center"/>
                <w:hideMark/>
              </w:tcPr>
            </w:tcPrChange>
          </w:tcPr>
          <w:p w14:paraId="17B19A07" w14:textId="77777777" w:rsidR="00294F02" w:rsidRPr="00294F02" w:rsidRDefault="00294F02" w:rsidP="00611FDB">
            <w:pPr>
              <w:pStyle w:val="a0"/>
              <w:ind w:firstLine="0"/>
              <w:jc w:val="center"/>
              <w:rPr>
                <w:ins w:id="3093" w:author="Антон Смирнов" w:date="2023-05-25T12:59:00Z"/>
              </w:rPr>
              <w:pPrChange w:id="3094" w:author="Антон Смирнов" w:date="2023-05-25T13:09:00Z">
                <w:pPr>
                  <w:pStyle w:val="a0"/>
                </w:pPr>
              </w:pPrChange>
            </w:pPr>
            <w:ins w:id="3095" w:author="Антон Смирнов" w:date="2023-05-25T12:59:00Z">
              <w:r w:rsidRPr="00294F02">
                <w:t>HLA-A*32:07</w:t>
              </w:r>
            </w:ins>
          </w:p>
        </w:tc>
        <w:tc>
          <w:tcPr>
            <w:tcW w:w="3738" w:type="dxa"/>
            <w:noWrap/>
            <w:vAlign w:val="center"/>
            <w:hideMark/>
            <w:tcPrChange w:id="3096" w:author="Антон Смирнов" w:date="2023-05-25T13:45:00Z">
              <w:tcPr>
                <w:tcW w:w="3315" w:type="dxa"/>
                <w:noWrap/>
                <w:hideMark/>
              </w:tcPr>
            </w:tcPrChange>
          </w:tcPr>
          <w:p w14:paraId="136EC2A8" w14:textId="77777777" w:rsidR="00294F02" w:rsidRPr="00294F02" w:rsidRDefault="00294F02" w:rsidP="00611FDB">
            <w:pPr>
              <w:pStyle w:val="a0"/>
              <w:ind w:firstLine="0"/>
              <w:jc w:val="center"/>
              <w:rPr>
                <w:ins w:id="3097" w:author="Антон Смирнов" w:date="2023-05-25T12:59:00Z"/>
              </w:rPr>
              <w:pPrChange w:id="3098" w:author="Антон Смирнов" w:date="2023-05-25T13:09:00Z">
                <w:pPr>
                  <w:pStyle w:val="a0"/>
                </w:pPr>
              </w:pPrChange>
            </w:pPr>
            <w:ins w:id="3099" w:author="Антон Смирнов" w:date="2023-05-25T12:59:00Z">
              <w:r w:rsidRPr="00294F02">
                <w:t>78</w:t>
              </w:r>
            </w:ins>
          </w:p>
        </w:tc>
      </w:tr>
      <w:tr w:rsidR="00FE3DB4" w:rsidRPr="00294F02" w14:paraId="01EE6BB3" w14:textId="77777777" w:rsidTr="00FD588A">
        <w:tblPrEx>
          <w:tblPrExChange w:id="3100" w:author="Антон Смирнов" w:date="2023-05-25T13:45:00Z">
            <w:tblPrEx>
              <w:tblLayout w:type="fixed"/>
            </w:tblPrEx>
          </w:tblPrExChange>
        </w:tblPrEx>
        <w:trPr>
          <w:trHeight w:val="300"/>
          <w:jc w:val="center"/>
          <w:ins w:id="3101" w:author="Антон Смирнов" w:date="2023-05-25T12:59:00Z"/>
          <w:trPrChange w:id="3102" w:author="Антон Смирнов" w:date="2023-05-25T13:45:00Z">
            <w:trPr>
              <w:trHeight w:val="300"/>
            </w:trPr>
          </w:trPrChange>
        </w:trPr>
        <w:tc>
          <w:tcPr>
            <w:tcW w:w="2891" w:type="dxa"/>
            <w:noWrap/>
            <w:vAlign w:val="center"/>
            <w:hideMark/>
            <w:tcPrChange w:id="3103" w:author="Антон Смирнов" w:date="2023-05-25T13:45:00Z">
              <w:tcPr>
                <w:tcW w:w="3314" w:type="dxa"/>
                <w:gridSpan w:val="2"/>
                <w:noWrap/>
                <w:vAlign w:val="center"/>
                <w:hideMark/>
              </w:tcPr>
            </w:tcPrChange>
          </w:tcPr>
          <w:p w14:paraId="5CF6D786" w14:textId="77777777" w:rsidR="00294F02" w:rsidRPr="00294F02" w:rsidRDefault="00294F02" w:rsidP="00611FDB">
            <w:pPr>
              <w:pStyle w:val="a0"/>
              <w:ind w:firstLine="0"/>
              <w:jc w:val="center"/>
              <w:rPr>
                <w:ins w:id="3104" w:author="Антон Смирнов" w:date="2023-05-25T12:59:00Z"/>
              </w:rPr>
              <w:pPrChange w:id="3105" w:author="Антон Смирнов" w:date="2023-05-25T13:09:00Z">
                <w:pPr>
                  <w:pStyle w:val="a0"/>
                </w:pPr>
              </w:pPrChange>
            </w:pPr>
            <w:ins w:id="3106" w:author="Антон Смирнов" w:date="2023-05-25T12:59:00Z">
              <w:r w:rsidRPr="00294F02">
                <w:t>HLA-A*68:23</w:t>
              </w:r>
            </w:ins>
          </w:p>
        </w:tc>
        <w:tc>
          <w:tcPr>
            <w:tcW w:w="3738" w:type="dxa"/>
            <w:noWrap/>
            <w:vAlign w:val="center"/>
            <w:hideMark/>
            <w:tcPrChange w:id="3107" w:author="Антон Смирнов" w:date="2023-05-25T13:45:00Z">
              <w:tcPr>
                <w:tcW w:w="3315" w:type="dxa"/>
                <w:noWrap/>
                <w:hideMark/>
              </w:tcPr>
            </w:tcPrChange>
          </w:tcPr>
          <w:p w14:paraId="04B72AB7" w14:textId="77777777" w:rsidR="00294F02" w:rsidRPr="00294F02" w:rsidRDefault="00294F02" w:rsidP="00611FDB">
            <w:pPr>
              <w:pStyle w:val="a0"/>
              <w:ind w:firstLine="0"/>
              <w:jc w:val="center"/>
              <w:rPr>
                <w:ins w:id="3108" w:author="Антон Смирнов" w:date="2023-05-25T12:59:00Z"/>
              </w:rPr>
              <w:pPrChange w:id="3109" w:author="Антон Смирнов" w:date="2023-05-25T13:09:00Z">
                <w:pPr>
                  <w:pStyle w:val="a0"/>
                </w:pPr>
              </w:pPrChange>
            </w:pPr>
            <w:ins w:id="3110" w:author="Антон Смирнов" w:date="2023-05-25T12:59:00Z">
              <w:r w:rsidRPr="00294F02">
                <w:t>76</w:t>
              </w:r>
            </w:ins>
          </w:p>
        </w:tc>
      </w:tr>
      <w:tr w:rsidR="00FE3DB4" w:rsidRPr="00294F02" w14:paraId="020C5EC1" w14:textId="77777777" w:rsidTr="00FD588A">
        <w:tblPrEx>
          <w:tblPrExChange w:id="3111" w:author="Антон Смирнов" w:date="2023-05-25T13:45:00Z">
            <w:tblPrEx>
              <w:tblLayout w:type="fixed"/>
            </w:tblPrEx>
          </w:tblPrExChange>
        </w:tblPrEx>
        <w:trPr>
          <w:trHeight w:val="300"/>
          <w:jc w:val="center"/>
          <w:ins w:id="3112" w:author="Антон Смирнов" w:date="2023-05-25T12:59:00Z"/>
          <w:trPrChange w:id="3113" w:author="Антон Смирнов" w:date="2023-05-25T13:45:00Z">
            <w:trPr>
              <w:trHeight w:val="300"/>
            </w:trPr>
          </w:trPrChange>
        </w:trPr>
        <w:tc>
          <w:tcPr>
            <w:tcW w:w="2891" w:type="dxa"/>
            <w:noWrap/>
            <w:vAlign w:val="center"/>
            <w:hideMark/>
            <w:tcPrChange w:id="3114" w:author="Антон Смирнов" w:date="2023-05-25T13:45:00Z">
              <w:tcPr>
                <w:tcW w:w="3314" w:type="dxa"/>
                <w:gridSpan w:val="2"/>
                <w:noWrap/>
                <w:vAlign w:val="center"/>
                <w:hideMark/>
              </w:tcPr>
            </w:tcPrChange>
          </w:tcPr>
          <w:p w14:paraId="32A674DD" w14:textId="77777777" w:rsidR="00294F02" w:rsidRPr="00294F02" w:rsidRDefault="00294F02" w:rsidP="00611FDB">
            <w:pPr>
              <w:pStyle w:val="a0"/>
              <w:ind w:firstLine="0"/>
              <w:jc w:val="center"/>
              <w:rPr>
                <w:ins w:id="3115" w:author="Антон Смирнов" w:date="2023-05-25T12:59:00Z"/>
              </w:rPr>
              <w:pPrChange w:id="3116" w:author="Антон Смирнов" w:date="2023-05-25T13:09:00Z">
                <w:pPr>
                  <w:pStyle w:val="a0"/>
                </w:pPr>
              </w:pPrChange>
            </w:pPr>
            <w:ins w:id="3117" w:author="Антон Смирнов" w:date="2023-05-25T12:59:00Z">
              <w:r w:rsidRPr="00294F02">
                <w:t>HLA-B*15:09</w:t>
              </w:r>
            </w:ins>
          </w:p>
        </w:tc>
        <w:tc>
          <w:tcPr>
            <w:tcW w:w="3738" w:type="dxa"/>
            <w:noWrap/>
            <w:vAlign w:val="center"/>
            <w:hideMark/>
            <w:tcPrChange w:id="3118" w:author="Антон Смирнов" w:date="2023-05-25T13:45:00Z">
              <w:tcPr>
                <w:tcW w:w="3315" w:type="dxa"/>
                <w:noWrap/>
                <w:hideMark/>
              </w:tcPr>
            </w:tcPrChange>
          </w:tcPr>
          <w:p w14:paraId="36DE1D07" w14:textId="77777777" w:rsidR="00294F02" w:rsidRPr="00294F02" w:rsidRDefault="00294F02" w:rsidP="00611FDB">
            <w:pPr>
              <w:pStyle w:val="a0"/>
              <w:ind w:firstLine="0"/>
              <w:jc w:val="center"/>
              <w:rPr>
                <w:ins w:id="3119" w:author="Антон Смирнов" w:date="2023-05-25T12:59:00Z"/>
              </w:rPr>
              <w:pPrChange w:id="3120" w:author="Антон Смирнов" w:date="2023-05-25T13:09:00Z">
                <w:pPr>
                  <w:pStyle w:val="a0"/>
                </w:pPr>
              </w:pPrChange>
            </w:pPr>
            <w:ins w:id="3121" w:author="Антон Смирнов" w:date="2023-05-25T12:59:00Z">
              <w:r w:rsidRPr="00294F02">
                <w:t>75</w:t>
              </w:r>
            </w:ins>
          </w:p>
        </w:tc>
      </w:tr>
      <w:tr w:rsidR="00FE3DB4" w:rsidRPr="00294F02" w14:paraId="21088281" w14:textId="77777777" w:rsidTr="00FD588A">
        <w:tblPrEx>
          <w:tblPrExChange w:id="3122" w:author="Антон Смирнов" w:date="2023-05-25T13:45:00Z">
            <w:tblPrEx>
              <w:tblLayout w:type="fixed"/>
            </w:tblPrEx>
          </w:tblPrExChange>
        </w:tblPrEx>
        <w:trPr>
          <w:trHeight w:val="300"/>
          <w:jc w:val="center"/>
          <w:ins w:id="3123" w:author="Антон Смирнов" w:date="2023-05-25T12:59:00Z"/>
          <w:trPrChange w:id="3124" w:author="Антон Смирнов" w:date="2023-05-25T13:45:00Z">
            <w:trPr>
              <w:trHeight w:val="300"/>
            </w:trPr>
          </w:trPrChange>
        </w:trPr>
        <w:tc>
          <w:tcPr>
            <w:tcW w:w="2891" w:type="dxa"/>
            <w:noWrap/>
            <w:vAlign w:val="center"/>
            <w:hideMark/>
            <w:tcPrChange w:id="3125" w:author="Антон Смирнов" w:date="2023-05-25T13:45:00Z">
              <w:tcPr>
                <w:tcW w:w="3314" w:type="dxa"/>
                <w:gridSpan w:val="2"/>
                <w:noWrap/>
                <w:vAlign w:val="center"/>
                <w:hideMark/>
              </w:tcPr>
            </w:tcPrChange>
          </w:tcPr>
          <w:p w14:paraId="2F9BB0FC" w14:textId="77777777" w:rsidR="00294F02" w:rsidRPr="00294F02" w:rsidRDefault="00294F02" w:rsidP="00611FDB">
            <w:pPr>
              <w:pStyle w:val="a0"/>
              <w:ind w:firstLine="0"/>
              <w:jc w:val="center"/>
              <w:rPr>
                <w:ins w:id="3126" w:author="Антон Смирнов" w:date="2023-05-25T12:59:00Z"/>
              </w:rPr>
              <w:pPrChange w:id="3127" w:author="Антон Смирнов" w:date="2023-05-25T13:09:00Z">
                <w:pPr>
                  <w:pStyle w:val="a0"/>
                </w:pPr>
              </w:pPrChange>
            </w:pPr>
            <w:ins w:id="3128" w:author="Антон Смирнов" w:date="2023-05-25T12:59:00Z">
              <w:r w:rsidRPr="00294F02">
                <w:t>HLA-C*12:04</w:t>
              </w:r>
            </w:ins>
          </w:p>
        </w:tc>
        <w:tc>
          <w:tcPr>
            <w:tcW w:w="3738" w:type="dxa"/>
            <w:noWrap/>
            <w:vAlign w:val="center"/>
            <w:hideMark/>
            <w:tcPrChange w:id="3129" w:author="Антон Смирнов" w:date="2023-05-25T13:45:00Z">
              <w:tcPr>
                <w:tcW w:w="3315" w:type="dxa"/>
                <w:noWrap/>
                <w:hideMark/>
              </w:tcPr>
            </w:tcPrChange>
          </w:tcPr>
          <w:p w14:paraId="02E18719" w14:textId="77777777" w:rsidR="00294F02" w:rsidRPr="00294F02" w:rsidRDefault="00294F02" w:rsidP="00611FDB">
            <w:pPr>
              <w:pStyle w:val="a0"/>
              <w:ind w:firstLine="0"/>
              <w:jc w:val="center"/>
              <w:rPr>
                <w:ins w:id="3130" w:author="Антон Смирнов" w:date="2023-05-25T12:59:00Z"/>
              </w:rPr>
              <w:pPrChange w:id="3131" w:author="Антон Смирнов" w:date="2023-05-25T13:09:00Z">
                <w:pPr>
                  <w:pStyle w:val="a0"/>
                </w:pPr>
              </w:pPrChange>
            </w:pPr>
            <w:ins w:id="3132" w:author="Антон Смирнов" w:date="2023-05-25T12:59:00Z">
              <w:r w:rsidRPr="00294F02">
                <w:t>72</w:t>
              </w:r>
            </w:ins>
          </w:p>
        </w:tc>
      </w:tr>
      <w:tr w:rsidR="00FE3DB4" w:rsidRPr="00294F02" w14:paraId="2B6B8D13" w14:textId="77777777" w:rsidTr="00FD588A">
        <w:tblPrEx>
          <w:tblPrExChange w:id="3133" w:author="Антон Смирнов" w:date="2023-05-25T13:45:00Z">
            <w:tblPrEx>
              <w:tblLayout w:type="fixed"/>
            </w:tblPrEx>
          </w:tblPrExChange>
        </w:tblPrEx>
        <w:trPr>
          <w:trHeight w:val="300"/>
          <w:jc w:val="center"/>
          <w:ins w:id="3134" w:author="Антон Смирнов" w:date="2023-05-25T12:59:00Z"/>
          <w:trPrChange w:id="3135" w:author="Антон Смирнов" w:date="2023-05-25T13:45:00Z">
            <w:trPr>
              <w:trHeight w:val="300"/>
            </w:trPr>
          </w:trPrChange>
        </w:trPr>
        <w:tc>
          <w:tcPr>
            <w:tcW w:w="2891" w:type="dxa"/>
            <w:noWrap/>
            <w:vAlign w:val="center"/>
            <w:hideMark/>
            <w:tcPrChange w:id="3136" w:author="Антон Смирнов" w:date="2023-05-25T13:45:00Z">
              <w:tcPr>
                <w:tcW w:w="3314" w:type="dxa"/>
                <w:gridSpan w:val="2"/>
                <w:noWrap/>
                <w:vAlign w:val="center"/>
                <w:hideMark/>
              </w:tcPr>
            </w:tcPrChange>
          </w:tcPr>
          <w:p w14:paraId="5E836016" w14:textId="77777777" w:rsidR="00294F02" w:rsidRPr="00294F02" w:rsidRDefault="00294F02" w:rsidP="00611FDB">
            <w:pPr>
              <w:pStyle w:val="a0"/>
              <w:ind w:firstLine="0"/>
              <w:jc w:val="center"/>
              <w:rPr>
                <w:ins w:id="3137" w:author="Антон Смирнов" w:date="2023-05-25T12:59:00Z"/>
              </w:rPr>
              <w:pPrChange w:id="3138" w:author="Антон Смирнов" w:date="2023-05-25T13:09:00Z">
                <w:pPr>
                  <w:pStyle w:val="a0"/>
                </w:pPr>
              </w:pPrChange>
            </w:pPr>
            <w:ins w:id="3139" w:author="Антон Смирнов" w:date="2023-05-25T12:59:00Z">
              <w:r w:rsidRPr="00294F02">
                <w:t>HLA-C*07:06</w:t>
              </w:r>
            </w:ins>
          </w:p>
        </w:tc>
        <w:tc>
          <w:tcPr>
            <w:tcW w:w="3738" w:type="dxa"/>
            <w:noWrap/>
            <w:vAlign w:val="center"/>
            <w:hideMark/>
            <w:tcPrChange w:id="3140" w:author="Антон Смирнов" w:date="2023-05-25T13:45:00Z">
              <w:tcPr>
                <w:tcW w:w="3315" w:type="dxa"/>
                <w:noWrap/>
                <w:hideMark/>
              </w:tcPr>
            </w:tcPrChange>
          </w:tcPr>
          <w:p w14:paraId="710A18EF" w14:textId="77777777" w:rsidR="00294F02" w:rsidRPr="00294F02" w:rsidRDefault="00294F02" w:rsidP="00611FDB">
            <w:pPr>
              <w:pStyle w:val="a0"/>
              <w:ind w:firstLine="0"/>
              <w:jc w:val="center"/>
              <w:rPr>
                <w:ins w:id="3141" w:author="Антон Смирнов" w:date="2023-05-25T12:59:00Z"/>
              </w:rPr>
              <w:pPrChange w:id="3142" w:author="Антон Смирнов" w:date="2023-05-25T13:09:00Z">
                <w:pPr>
                  <w:pStyle w:val="a0"/>
                </w:pPr>
              </w:pPrChange>
            </w:pPr>
            <w:ins w:id="3143" w:author="Антон Смирнов" w:date="2023-05-25T12:59:00Z">
              <w:r w:rsidRPr="00294F02">
                <w:t>68</w:t>
              </w:r>
            </w:ins>
          </w:p>
        </w:tc>
      </w:tr>
      <w:tr w:rsidR="00FE3DB4" w:rsidRPr="00294F02" w14:paraId="1778B594" w14:textId="77777777" w:rsidTr="00FD588A">
        <w:tblPrEx>
          <w:tblPrExChange w:id="3144" w:author="Антон Смирнов" w:date="2023-05-25T13:45:00Z">
            <w:tblPrEx>
              <w:tblLayout w:type="fixed"/>
            </w:tblPrEx>
          </w:tblPrExChange>
        </w:tblPrEx>
        <w:trPr>
          <w:trHeight w:val="300"/>
          <w:jc w:val="center"/>
          <w:ins w:id="3145" w:author="Антон Смирнов" w:date="2023-05-25T12:59:00Z"/>
          <w:trPrChange w:id="3146" w:author="Антон Смирнов" w:date="2023-05-25T13:45:00Z">
            <w:trPr>
              <w:trHeight w:val="300"/>
            </w:trPr>
          </w:trPrChange>
        </w:trPr>
        <w:tc>
          <w:tcPr>
            <w:tcW w:w="2891" w:type="dxa"/>
            <w:noWrap/>
            <w:vAlign w:val="center"/>
            <w:hideMark/>
            <w:tcPrChange w:id="3147" w:author="Антон Смирнов" w:date="2023-05-25T13:45:00Z">
              <w:tcPr>
                <w:tcW w:w="3314" w:type="dxa"/>
                <w:gridSpan w:val="2"/>
                <w:noWrap/>
                <w:vAlign w:val="center"/>
                <w:hideMark/>
              </w:tcPr>
            </w:tcPrChange>
          </w:tcPr>
          <w:p w14:paraId="580FDC4E" w14:textId="77777777" w:rsidR="00294F02" w:rsidRPr="00294F02" w:rsidRDefault="00294F02" w:rsidP="00611FDB">
            <w:pPr>
              <w:pStyle w:val="a0"/>
              <w:ind w:firstLine="0"/>
              <w:jc w:val="center"/>
              <w:rPr>
                <w:ins w:id="3148" w:author="Антон Смирнов" w:date="2023-05-25T12:59:00Z"/>
              </w:rPr>
              <w:pPrChange w:id="3149" w:author="Антон Смирнов" w:date="2023-05-25T13:09:00Z">
                <w:pPr>
                  <w:pStyle w:val="a0"/>
                </w:pPr>
              </w:pPrChange>
            </w:pPr>
            <w:ins w:id="3150" w:author="Антон Смирнов" w:date="2023-05-25T12:59:00Z">
              <w:r w:rsidRPr="00294F02">
                <w:t>HLA-A*26:03</w:t>
              </w:r>
            </w:ins>
          </w:p>
        </w:tc>
        <w:tc>
          <w:tcPr>
            <w:tcW w:w="3738" w:type="dxa"/>
            <w:noWrap/>
            <w:vAlign w:val="center"/>
            <w:hideMark/>
            <w:tcPrChange w:id="3151" w:author="Антон Смирнов" w:date="2023-05-25T13:45:00Z">
              <w:tcPr>
                <w:tcW w:w="3315" w:type="dxa"/>
                <w:noWrap/>
                <w:hideMark/>
              </w:tcPr>
            </w:tcPrChange>
          </w:tcPr>
          <w:p w14:paraId="73838455" w14:textId="77777777" w:rsidR="00294F02" w:rsidRPr="00294F02" w:rsidRDefault="00294F02" w:rsidP="00611FDB">
            <w:pPr>
              <w:pStyle w:val="a0"/>
              <w:ind w:firstLine="0"/>
              <w:jc w:val="center"/>
              <w:rPr>
                <w:ins w:id="3152" w:author="Антон Смирнов" w:date="2023-05-25T12:59:00Z"/>
              </w:rPr>
              <w:pPrChange w:id="3153" w:author="Антон Смирнов" w:date="2023-05-25T13:09:00Z">
                <w:pPr>
                  <w:pStyle w:val="a0"/>
                </w:pPr>
              </w:pPrChange>
            </w:pPr>
            <w:ins w:id="3154" w:author="Антон Смирнов" w:date="2023-05-25T12:59:00Z">
              <w:r w:rsidRPr="00294F02">
                <w:t>66</w:t>
              </w:r>
            </w:ins>
          </w:p>
        </w:tc>
      </w:tr>
      <w:tr w:rsidR="00FE3DB4" w:rsidRPr="00294F02" w14:paraId="3A594F11" w14:textId="77777777" w:rsidTr="00FD588A">
        <w:tblPrEx>
          <w:tblPrExChange w:id="3155" w:author="Антон Смирнов" w:date="2023-05-25T13:45:00Z">
            <w:tblPrEx>
              <w:tblLayout w:type="fixed"/>
            </w:tblPrEx>
          </w:tblPrExChange>
        </w:tblPrEx>
        <w:trPr>
          <w:trHeight w:val="300"/>
          <w:jc w:val="center"/>
          <w:ins w:id="3156" w:author="Антон Смирнов" w:date="2023-05-25T12:59:00Z"/>
          <w:trPrChange w:id="3157" w:author="Антон Смирнов" w:date="2023-05-25T13:45:00Z">
            <w:trPr>
              <w:trHeight w:val="300"/>
            </w:trPr>
          </w:trPrChange>
        </w:trPr>
        <w:tc>
          <w:tcPr>
            <w:tcW w:w="2891" w:type="dxa"/>
            <w:noWrap/>
            <w:vAlign w:val="center"/>
            <w:hideMark/>
            <w:tcPrChange w:id="3158" w:author="Антон Смирнов" w:date="2023-05-25T13:45:00Z">
              <w:tcPr>
                <w:tcW w:w="3314" w:type="dxa"/>
                <w:gridSpan w:val="2"/>
                <w:noWrap/>
                <w:vAlign w:val="center"/>
                <w:hideMark/>
              </w:tcPr>
            </w:tcPrChange>
          </w:tcPr>
          <w:p w14:paraId="0CDABC9F" w14:textId="77777777" w:rsidR="00294F02" w:rsidRPr="00294F02" w:rsidRDefault="00294F02" w:rsidP="00611FDB">
            <w:pPr>
              <w:pStyle w:val="a0"/>
              <w:ind w:firstLine="0"/>
              <w:jc w:val="center"/>
              <w:rPr>
                <w:ins w:id="3159" w:author="Антон Смирнов" w:date="2023-05-25T12:59:00Z"/>
              </w:rPr>
              <w:pPrChange w:id="3160" w:author="Антон Смирнов" w:date="2023-05-25T13:09:00Z">
                <w:pPr>
                  <w:pStyle w:val="a0"/>
                </w:pPr>
              </w:pPrChange>
            </w:pPr>
            <w:ins w:id="3161" w:author="Антон Смирнов" w:date="2023-05-25T12:59:00Z">
              <w:r w:rsidRPr="00294F02">
                <w:t>HLA-B*07:01</w:t>
              </w:r>
            </w:ins>
          </w:p>
        </w:tc>
        <w:tc>
          <w:tcPr>
            <w:tcW w:w="3738" w:type="dxa"/>
            <w:noWrap/>
            <w:vAlign w:val="center"/>
            <w:hideMark/>
            <w:tcPrChange w:id="3162" w:author="Антон Смирнов" w:date="2023-05-25T13:45:00Z">
              <w:tcPr>
                <w:tcW w:w="3315" w:type="dxa"/>
                <w:noWrap/>
                <w:hideMark/>
              </w:tcPr>
            </w:tcPrChange>
          </w:tcPr>
          <w:p w14:paraId="3E82C8AC" w14:textId="77777777" w:rsidR="00294F02" w:rsidRPr="00294F02" w:rsidRDefault="00294F02" w:rsidP="00611FDB">
            <w:pPr>
              <w:pStyle w:val="a0"/>
              <w:ind w:firstLine="0"/>
              <w:jc w:val="center"/>
              <w:rPr>
                <w:ins w:id="3163" w:author="Антон Смирнов" w:date="2023-05-25T12:59:00Z"/>
              </w:rPr>
              <w:pPrChange w:id="3164" w:author="Антон Смирнов" w:date="2023-05-25T13:09:00Z">
                <w:pPr>
                  <w:pStyle w:val="a0"/>
                </w:pPr>
              </w:pPrChange>
            </w:pPr>
            <w:ins w:id="3165" w:author="Антон Смирнов" w:date="2023-05-25T12:59:00Z">
              <w:r w:rsidRPr="00294F02">
                <w:t>60</w:t>
              </w:r>
            </w:ins>
          </w:p>
        </w:tc>
      </w:tr>
      <w:tr w:rsidR="00FE3DB4" w:rsidRPr="00294F02" w14:paraId="63A9AF78" w14:textId="77777777" w:rsidTr="00FD588A">
        <w:tblPrEx>
          <w:tblPrExChange w:id="3166" w:author="Антон Смирнов" w:date="2023-05-25T13:45:00Z">
            <w:tblPrEx>
              <w:tblLayout w:type="fixed"/>
            </w:tblPrEx>
          </w:tblPrExChange>
        </w:tblPrEx>
        <w:trPr>
          <w:trHeight w:val="300"/>
          <w:jc w:val="center"/>
          <w:ins w:id="3167" w:author="Антон Смирнов" w:date="2023-05-25T12:59:00Z"/>
          <w:trPrChange w:id="3168" w:author="Антон Смирнов" w:date="2023-05-25T13:45:00Z">
            <w:trPr>
              <w:trHeight w:val="300"/>
            </w:trPr>
          </w:trPrChange>
        </w:trPr>
        <w:tc>
          <w:tcPr>
            <w:tcW w:w="2891" w:type="dxa"/>
            <w:noWrap/>
            <w:vAlign w:val="center"/>
            <w:hideMark/>
            <w:tcPrChange w:id="3169" w:author="Антон Смирнов" w:date="2023-05-25T13:45:00Z">
              <w:tcPr>
                <w:tcW w:w="3314" w:type="dxa"/>
                <w:gridSpan w:val="2"/>
                <w:noWrap/>
                <w:vAlign w:val="center"/>
                <w:hideMark/>
              </w:tcPr>
            </w:tcPrChange>
          </w:tcPr>
          <w:p w14:paraId="0F3B1E30" w14:textId="77777777" w:rsidR="00294F02" w:rsidRPr="00294F02" w:rsidRDefault="00294F02" w:rsidP="00611FDB">
            <w:pPr>
              <w:pStyle w:val="a0"/>
              <w:ind w:firstLine="0"/>
              <w:jc w:val="center"/>
              <w:rPr>
                <w:ins w:id="3170" w:author="Антон Смирнов" w:date="2023-05-25T12:59:00Z"/>
              </w:rPr>
              <w:pPrChange w:id="3171" w:author="Антон Смирнов" w:date="2023-05-25T13:09:00Z">
                <w:pPr>
                  <w:pStyle w:val="a0"/>
                </w:pPr>
              </w:pPrChange>
            </w:pPr>
            <w:ins w:id="3172" w:author="Антон Смирнов" w:date="2023-05-25T12:59:00Z">
              <w:r w:rsidRPr="00294F02">
                <w:t>HLA-A*32:15</w:t>
              </w:r>
            </w:ins>
          </w:p>
        </w:tc>
        <w:tc>
          <w:tcPr>
            <w:tcW w:w="3738" w:type="dxa"/>
            <w:noWrap/>
            <w:vAlign w:val="center"/>
            <w:hideMark/>
            <w:tcPrChange w:id="3173" w:author="Антон Смирнов" w:date="2023-05-25T13:45:00Z">
              <w:tcPr>
                <w:tcW w:w="3315" w:type="dxa"/>
                <w:noWrap/>
                <w:hideMark/>
              </w:tcPr>
            </w:tcPrChange>
          </w:tcPr>
          <w:p w14:paraId="6A01D733" w14:textId="77777777" w:rsidR="00294F02" w:rsidRPr="00294F02" w:rsidRDefault="00294F02" w:rsidP="00611FDB">
            <w:pPr>
              <w:pStyle w:val="a0"/>
              <w:ind w:firstLine="0"/>
              <w:jc w:val="center"/>
              <w:rPr>
                <w:ins w:id="3174" w:author="Антон Смирнов" w:date="2023-05-25T12:59:00Z"/>
              </w:rPr>
              <w:pPrChange w:id="3175" w:author="Антон Смирнов" w:date="2023-05-25T13:09:00Z">
                <w:pPr>
                  <w:pStyle w:val="a0"/>
                </w:pPr>
              </w:pPrChange>
            </w:pPr>
            <w:ins w:id="3176" w:author="Антон Смирнов" w:date="2023-05-25T12:59:00Z">
              <w:r w:rsidRPr="00294F02">
                <w:t>59</w:t>
              </w:r>
            </w:ins>
          </w:p>
        </w:tc>
      </w:tr>
      <w:tr w:rsidR="00FE3DB4" w:rsidRPr="00294F02" w14:paraId="65B91640" w14:textId="77777777" w:rsidTr="00FD588A">
        <w:tblPrEx>
          <w:tblPrExChange w:id="3177" w:author="Антон Смирнов" w:date="2023-05-25T13:45:00Z">
            <w:tblPrEx>
              <w:tblLayout w:type="fixed"/>
            </w:tblPrEx>
          </w:tblPrExChange>
        </w:tblPrEx>
        <w:trPr>
          <w:trHeight w:val="300"/>
          <w:jc w:val="center"/>
          <w:ins w:id="3178" w:author="Антон Смирнов" w:date="2023-05-25T12:59:00Z"/>
          <w:trPrChange w:id="3179" w:author="Антон Смирнов" w:date="2023-05-25T13:45:00Z">
            <w:trPr>
              <w:trHeight w:val="300"/>
            </w:trPr>
          </w:trPrChange>
        </w:trPr>
        <w:tc>
          <w:tcPr>
            <w:tcW w:w="2891" w:type="dxa"/>
            <w:noWrap/>
            <w:vAlign w:val="center"/>
            <w:hideMark/>
            <w:tcPrChange w:id="3180" w:author="Антон Смирнов" w:date="2023-05-25T13:45:00Z">
              <w:tcPr>
                <w:tcW w:w="3314" w:type="dxa"/>
                <w:gridSpan w:val="2"/>
                <w:noWrap/>
                <w:vAlign w:val="center"/>
                <w:hideMark/>
              </w:tcPr>
            </w:tcPrChange>
          </w:tcPr>
          <w:p w14:paraId="7FBD76AA" w14:textId="77777777" w:rsidR="00294F02" w:rsidRPr="00294F02" w:rsidRDefault="00294F02" w:rsidP="00611FDB">
            <w:pPr>
              <w:pStyle w:val="a0"/>
              <w:ind w:firstLine="0"/>
              <w:jc w:val="center"/>
              <w:rPr>
                <w:ins w:id="3181" w:author="Антон Смирнов" w:date="2023-05-25T12:59:00Z"/>
              </w:rPr>
              <w:pPrChange w:id="3182" w:author="Антон Смирнов" w:date="2023-05-25T13:09:00Z">
                <w:pPr>
                  <w:pStyle w:val="a0"/>
                </w:pPr>
              </w:pPrChange>
            </w:pPr>
            <w:ins w:id="3183" w:author="Антон Смирнов" w:date="2023-05-25T12:59:00Z">
              <w:r w:rsidRPr="00294F02">
                <w:t>HLA-B*08:02</w:t>
              </w:r>
            </w:ins>
          </w:p>
        </w:tc>
        <w:tc>
          <w:tcPr>
            <w:tcW w:w="3738" w:type="dxa"/>
            <w:noWrap/>
            <w:vAlign w:val="center"/>
            <w:hideMark/>
            <w:tcPrChange w:id="3184" w:author="Антон Смирнов" w:date="2023-05-25T13:45:00Z">
              <w:tcPr>
                <w:tcW w:w="3315" w:type="dxa"/>
                <w:noWrap/>
                <w:hideMark/>
              </w:tcPr>
            </w:tcPrChange>
          </w:tcPr>
          <w:p w14:paraId="227E636D" w14:textId="77777777" w:rsidR="00294F02" w:rsidRPr="00294F02" w:rsidRDefault="00294F02" w:rsidP="00611FDB">
            <w:pPr>
              <w:pStyle w:val="a0"/>
              <w:ind w:firstLine="0"/>
              <w:jc w:val="center"/>
              <w:rPr>
                <w:ins w:id="3185" w:author="Антон Смирнов" w:date="2023-05-25T12:59:00Z"/>
              </w:rPr>
              <w:pPrChange w:id="3186" w:author="Антон Смирнов" w:date="2023-05-25T13:09:00Z">
                <w:pPr>
                  <w:pStyle w:val="a0"/>
                </w:pPr>
              </w:pPrChange>
            </w:pPr>
            <w:ins w:id="3187" w:author="Антон Смирнов" w:date="2023-05-25T12:59:00Z">
              <w:r w:rsidRPr="00294F02">
                <w:t>56</w:t>
              </w:r>
            </w:ins>
          </w:p>
        </w:tc>
      </w:tr>
      <w:tr w:rsidR="00FE3DB4" w:rsidRPr="00294F02" w14:paraId="1EBECFFE" w14:textId="77777777" w:rsidTr="00FD588A">
        <w:tblPrEx>
          <w:tblPrExChange w:id="3188" w:author="Антон Смирнов" w:date="2023-05-25T13:45:00Z">
            <w:tblPrEx>
              <w:tblLayout w:type="fixed"/>
            </w:tblPrEx>
          </w:tblPrExChange>
        </w:tblPrEx>
        <w:trPr>
          <w:trHeight w:val="300"/>
          <w:jc w:val="center"/>
          <w:ins w:id="3189" w:author="Антон Смирнов" w:date="2023-05-25T12:59:00Z"/>
          <w:trPrChange w:id="3190" w:author="Антон Смирнов" w:date="2023-05-25T13:45:00Z">
            <w:trPr>
              <w:trHeight w:val="300"/>
            </w:trPr>
          </w:trPrChange>
        </w:trPr>
        <w:tc>
          <w:tcPr>
            <w:tcW w:w="2891" w:type="dxa"/>
            <w:noWrap/>
            <w:vAlign w:val="center"/>
            <w:hideMark/>
            <w:tcPrChange w:id="3191" w:author="Антон Смирнов" w:date="2023-05-25T13:45:00Z">
              <w:tcPr>
                <w:tcW w:w="3314" w:type="dxa"/>
                <w:gridSpan w:val="2"/>
                <w:noWrap/>
                <w:vAlign w:val="center"/>
                <w:hideMark/>
              </w:tcPr>
            </w:tcPrChange>
          </w:tcPr>
          <w:p w14:paraId="0897844C" w14:textId="77777777" w:rsidR="00294F02" w:rsidRPr="00294F02" w:rsidRDefault="00294F02" w:rsidP="00611FDB">
            <w:pPr>
              <w:pStyle w:val="a0"/>
              <w:ind w:firstLine="0"/>
              <w:jc w:val="center"/>
              <w:rPr>
                <w:ins w:id="3192" w:author="Антон Смирнов" w:date="2023-05-25T12:59:00Z"/>
              </w:rPr>
              <w:pPrChange w:id="3193" w:author="Антон Смирнов" w:date="2023-05-25T13:09:00Z">
                <w:pPr>
                  <w:pStyle w:val="a0"/>
                </w:pPr>
              </w:pPrChange>
            </w:pPr>
            <w:ins w:id="3194" w:author="Антон Смирнов" w:date="2023-05-25T12:59:00Z">
              <w:r w:rsidRPr="00294F02">
                <w:lastRenderedPageBreak/>
                <w:t>HLA-B*40:13</w:t>
              </w:r>
            </w:ins>
          </w:p>
        </w:tc>
        <w:tc>
          <w:tcPr>
            <w:tcW w:w="3738" w:type="dxa"/>
            <w:noWrap/>
            <w:vAlign w:val="center"/>
            <w:hideMark/>
            <w:tcPrChange w:id="3195" w:author="Антон Смирнов" w:date="2023-05-25T13:45:00Z">
              <w:tcPr>
                <w:tcW w:w="3315" w:type="dxa"/>
                <w:noWrap/>
                <w:hideMark/>
              </w:tcPr>
            </w:tcPrChange>
          </w:tcPr>
          <w:p w14:paraId="37BB126E" w14:textId="77777777" w:rsidR="00294F02" w:rsidRPr="00294F02" w:rsidRDefault="00294F02" w:rsidP="00611FDB">
            <w:pPr>
              <w:pStyle w:val="a0"/>
              <w:ind w:firstLine="0"/>
              <w:jc w:val="center"/>
              <w:rPr>
                <w:ins w:id="3196" w:author="Антон Смирнов" w:date="2023-05-25T12:59:00Z"/>
              </w:rPr>
              <w:pPrChange w:id="3197" w:author="Антон Смирнов" w:date="2023-05-25T13:09:00Z">
                <w:pPr>
                  <w:pStyle w:val="a0"/>
                </w:pPr>
              </w:pPrChange>
            </w:pPr>
            <w:ins w:id="3198" w:author="Антон Смирнов" w:date="2023-05-25T12:59:00Z">
              <w:r w:rsidRPr="00294F02">
                <w:t>52</w:t>
              </w:r>
            </w:ins>
          </w:p>
        </w:tc>
      </w:tr>
      <w:tr w:rsidR="00FE3DB4" w:rsidRPr="00294F02" w14:paraId="68D0A7D1" w14:textId="77777777" w:rsidTr="00FD588A">
        <w:tblPrEx>
          <w:tblPrExChange w:id="3199" w:author="Антон Смирнов" w:date="2023-05-25T13:45:00Z">
            <w:tblPrEx>
              <w:tblLayout w:type="fixed"/>
            </w:tblPrEx>
          </w:tblPrExChange>
        </w:tblPrEx>
        <w:trPr>
          <w:trHeight w:val="300"/>
          <w:jc w:val="center"/>
          <w:ins w:id="3200" w:author="Антон Смирнов" w:date="2023-05-25T12:59:00Z"/>
          <w:trPrChange w:id="3201" w:author="Антон Смирнов" w:date="2023-05-25T13:45:00Z">
            <w:trPr>
              <w:trHeight w:val="300"/>
            </w:trPr>
          </w:trPrChange>
        </w:trPr>
        <w:tc>
          <w:tcPr>
            <w:tcW w:w="2891" w:type="dxa"/>
            <w:noWrap/>
            <w:vAlign w:val="center"/>
            <w:hideMark/>
            <w:tcPrChange w:id="3202" w:author="Антон Смирнов" w:date="2023-05-25T13:45:00Z">
              <w:tcPr>
                <w:tcW w:w="3314" w:type="dxa"/>
                <w:gridSpan w:val="2"/>
                <w:noWrap/>
                <w:vAlign w:val="center"/>
                <w:hideMark/>
              </w:tcPr>
            </w:tcPrChange>
          </w:tcPr>
          <w:p w14:paraId="193E086F" w14:textId="77777777" w:rsidR="00294F02" w:rsidRPr="00294F02" w:rsidRDefault="00294F02" w:rsidP="00611FDB">
            <w:pPr>
              <w:pStyle w:val="a0"/>
              <w:ind w:firstLine="0"/>
              <w:jc w:val="center"/>
              <w:rPr>
                <w:ins w:id="3203" w:author="Антон Смирнов" w:date="2023-05-25T12:59:00Z"/>
              </w:rPr>
              <w:pPrChange w:id="3204" w:author="Антон Смирнов" w:date="2023-05-25T13:09:00Z">
                <w:pPr>
                  <w:pStyle w:val="a0"/>
                </w:pPr>
              </w:pPrChange>
            </w:pPr>
            <w:ins w:id="3205" w:author="Антон Смирнов" w:date="2023-05-25T12:59:00Z">
              <w:r w:rsidRPr="00294F02">
                <w:t>HLA-B*41:04</w:t>
              </w:r>
            </w:ins>
          </w:p>
        </w:tc>
        <w:tc>
          <w:tcPr>
            <w:tcW w:w="3738" w:type="dxa"/>
            <w:noWrap/>
            <w:vAlign w:val="center"/>
            <w:hideMark/>
            <w:tcPrChange w:id="3206" w:author="Антон Смирнов" w:date="2023-05-25T13:45:00Z">
              <w:tcPr>
                <w:tcW w:w="3315" w:type="dxa"/>
                <w:noWrap/>
                <w:hideMark/>
              </w:tcPr>
            </w:tcPrChange>
          </w:tcPr>
          <w:p w14:paraId="7BD656E6" w14:textId="77777777" w:rsidR="00294F02" w:rsidRPr="00294F02" w:rsidRDefault="00294F02" w:rsidP="00611FDB">
            <w:pPr>
              <w:pStyle w:val="a0"/>
              <w:ind w:firstLine="0"/>
              <w:jc w:val="center"/>
              <w:rPr>
                <w:ins w:id="3207" w:author="Антон Смирнов" w:date="2023-05-25T12:59:00Z"/>
              </w:rPr>
              <w:pPrChange w:id="3208" w:author="Антон Смирнов" w:date="2023-05-25T13:09:00Z">
                <w:pPr>
                  <w:pStyle w:val="a0"/>
                </w:pPr>
              </w:pPrChange>
            </w:pPr>
            <w:ins w:id="3209" w:author="Антон Смирнов" w:date="2023-05-25T12:59:00Z">
              <w:r w:rsidRPr="00294F02">
                <w:t>52</w:t>
              </w:r>
            </w:ins>
          </w:p>
        </w:tc>
      </w:tr>
      <w:tr w:rsidR="00FE3DB4" w:rsidRPr="00294F02" w14:paraId="5FFA7C90" w14:textId="77777777" w:rsidTr="00FD588A">
        <w:tblPrEx>
          <w:tblPrExChange w:id="3210" w:author="Антон Смирнов" w:date="2023-05-25T13:45:00Z">
            <w:tblPrEx>
              <w:tblLayout w:type="fixed"/>
            </w:tblPrEx>
          </w:tblPrExChange>
        </w:tblPrEx>
        <w:trPr>
          <w:trHeight w:val="300"/>
          <w:jc w:val="center"/>
          <w:ins w:id="3211" w:author="Антон Смирнов" w:date="2023-05-25T12:59:00Z"/>
          <w:trPrChange w:id="3212" w:author="Антон Смирнов" w:date="2023-05-25T13:45:00Z">
            <w:trPr>
              <w:trHeight w:val="300"/>
            </w:trPr>
          </w:trPrChange>
        </w:trPr>
        <w:tc>
          <w:tcPr>
            <w:tcW w:w="2891" w:type="dxa"/>
            <w:noWrap/>
            <w:vAlign w:val="center"/>
            <w:hideMark/>
            <w:tcPrChange w:id="3213" w:author="Антон Смирнов" w:date="2023-05-25T13:45:00Z">
              <w:tcPr>
                <w:tcW w:w="3314" w:type="dxa"/>
                <w:gridSpan w:val="2"/>
                <w:noWrap/>
                <w:vAlign w:val="center"/>
                <w:hideMark/>
              </w:tcPr>
            </w:tcPrChange>
          </w:tcPr>
          <w:p w14:paraId="27C2FD48" w14:textId="77777777" w:rsidR="00294F02" w:rsidRPr="00294F02" w:rsidRDefault="00294F02" w:rsidP="00611FDB">
            <w:pPr>
              <w:pStyle w:val="a0"/>
              <w:ind w:firstLine="0"/>
              <w:jc w:val="center"/>
              <w:rPr>
                <w:ins w:id="3214" w:author="Антон Смирнов" w:date="2023-05-25T12:59:00Z"/>
              </w:rPr>
              <w:pPrChange w:id="3215" w:author="Антон Смирнов" w:date="2023-05-25T13:09:00Z">
                <w:pPr>
                  <w:pStyle w:val="a0"/>
                </w:pPr>
              </w:pPrChange>
            </w:pPr>
            <w:ins w:id="3216" w:author="Антон Смирнов" w:date="2023-05-25T12:59:00Z">
              <w:r w:rsidRPr="00294F02">
                <w:t>HLA-B*44:08</w:t>
              </w:r>
            </w:ins>
          </w:p>
        </w:tc>
        <w:tc>
          <w:tcPr>
            <w:tcW w:w="3738" w:type="dxa"/>
            <w:noWrap/>
            <w:vAlign w:val="center"/>
            <w:hideMark/>
            <w:tcPrChange w:id="3217" w:author="Антон Смирнов" w:date="2023-05-25T13:45:00Z">
              <w:tcPr>
                <w:tcW w:w="3315" w:type="dxa"/>
                <w:noWrap/>
                <w:hideMark/>
              </w:tcPr>
            </w:tcPrChange>
          </w:tcPr>
          <w:p w14:paraId="7E7B6C66" w14:textId="77777777" w:rsidR="00294F02" w:rsidRPr="00294F02" w:rsidRDefault="00294F02" w:rsidP="00611FDB">
            <w:pPr>
              <w:pStyle w:val="a0"/>
              <w:ind w:firstLine="0"/>
              <w:jc w:val="center"/>
              <w:rPr>
                <w:ins w:id="3218" w:author="Антон Смирнов" w:date="2023-05-25T12:59:00Z"/>
              </w:rPr>
              <w:pPrChange w:id="3219" w:author="Антон Смирнов" w:date="2023-05-25T13:09:00Z">
                <w:pPr>
                  <w:pStyle w:val="a0"/>
                </w:pPr>
              </w:pPrChange>
            </w:pPr>
            <w:ins w:id="3220" w:author="Антон Смирнов" w:date="2023-05-25T12:59:00Z">
              <w:r w:rsidRPr="00294F02">
                <w:t>49</w:t>
              </w:r>
            </w:ins>
          </w:p>
        </w:tc>
      </w:tr>
      <w:tr w:rsidR="00FE3DB4" w:rsidRPr="00294F02" w14:paraId="4B457842" w14:textId="77777777" w:rsidTr="00FD588A">
        <w:tblPrEx>
          <w:tblPrExChange w:id="3221" w:author="Антон Смирнов" w:date="2023-05-25T13:45:00Z">
            <w:tblPrEx>
              <w:tblLayout w:type="fixed"/>
            </w:tblPrEx>
          </w:tblPrExChange>
        </w:tblPrEx>
        <w:trPr>
          <w:trHeight w:val="300"/>
          <w:jc w:val="center"/>
          <w:ins w:id="3222" w:author="Антон Смирнов" w:date="2023-05-25T12:59:00Z"/>
          <w:trPrChange w:id="3223" w:author="Антон Смирнов" w:date="2023-05-25T13:45:00Z">
            <w:trPr>
              <w:trHeight w:val="300"/>
            </w:trPr>
          </w:trPrChange>
        </w:trPr>
        <w:tc>
          <w:tcPr>
            <w:tcW w:w="2891" w:type="dxa"/>
            <w:noWrap/>
            <w:vAlign w:val="center"/>
            <w:hideMark/>
            <w:tcPrChange w:id="3224" w:author="Антон Смирнов" w:date="2023-05-25T13:45:00Z">
              <w:tcPr>
                <w:tcW w:w="3314" w:type="dxa"/>
                <w:gridSpan w:val="2"/>
                <w:noWrap/>
                <w:vAlign w:val="center"/>
                <w:hideMark/>
              </w:tcPr>
            </w:tcPrChange>
          </w:tcPr>
          <w:p w14:paraId="278995BA" w14:textId="77777777" w:rsidR="00294F02" w:rsidRPr="00294F02" w:rsidRDefault="00294F02" w:rsidP="00611FDB">
            <w:pPr>
              <w:pStyle w:val="a0"/>
              <w:ind w:firstLine="0"/>
              <w:jc w:val="center"/>
              <w:rPr>
                <w:ins w:id="3225" w:author="Антон Смирнов" w:date="2023-05-25T12:59:00Z"/>
              </w:rPr>
              <w:pPrChange w:id="3226" w:author="Антон Смирнов" w:date="2023-05-25T13:09:00Z">
                <w:pPr>
                  <w:pStyle w:val="a0"/>
                </w:pPr>
              </w:pPrChange>
            </w:pPr>
            <w:ins w:id="3227" w:author="Антон Смирнов" w:date="2023-05-25T12:59:00Z">
              <w:r w:rsidRPr="00294F02">
                <w:t>HLA-B*41:05</w:t>
              </w:r>
            </w:ins>
          </w:p>
        </w:tc>
        <w:tc>
          <w:tcPr>
            <w:tcW w:w="3738" w:type="dxa"/>
            <w:noWrap/>
            <w:vAlign w:val="center"/>
            <w:hideMark/>
            <w:tcPrChange w:id="3228" w:author="Антон Смирнов" w:date="2023-05-25T13:45:00Z">
              <w:tcPr>
                <w:tcW w:w="3315" w:type="dxa"/>
                <w:noWrap/>
                <w:hideMark/>
              </w:tcPr>
            </w:tcPrChange>
          </w:tcPr>
          <w:p w14:paraId="6441CC3F" w14:textId="77777777" w:rsidR="00294F02" w:rsidRPr="00294F02" w:rsidRDefault="00294F02" w:rsidP="00611FDB">
            <w:pPr>
              <w:pStyle w:val="a0"/>
              <w:ind w:firstLine="0"/>
              <w:jc w:val="center"/>
              <w:rPr>
                <w:ins w:id="3229" w:author="Антон Смирнов" w:date="2023-05-25T12:59:00Z"/>
              </w:rPr>
              <w:pPrChange w:id="3230" w:author="Антон Смирнов" w:date="2023-05-25T13:09:00Z">
                <w:pPr>
                  <w:pStyle w:val="a0"/>
                </w:pPr>
              </w:pPrChange>
            </w:pPr>
            <w:ins w:id="3231" w:author="Антон Смирнов" w:date="2023-05-25T12:59:00Z">
              <w:r w:rsidRPr="00294F02">
                <w:t>41</w:t>
              </w:r>
            </w:ins>
          </w:p>
        </w:tc>
      </w:tr>
      <w:tr w:rsidR="00FE3DB4" w:rsidRPr="00294F02" w14:paraId="6DD8DCAE" w14:textId="77777777" w:rsidTr="00FD588A">
        <w:tblPrEx>
          <w:tblPrExChange w:id="3232" w:author="Антон Смирнов" w:date="2023-05-25T13:45:00Z">
            <w:tblPrEx>
              <w:tblLayout w:type="fixed"/>
            </w:tblPrEx>
          </w:tblPrExChange>
        </w:tblPrEx>
        <w:trPr>
          <w:trHeight w:val="300"/>
          <w:jc w:val="center"/>
          <w:ins w:id="3233" w:author="Антон Смирнов" w:date="2023-05-25T12:59:00Z"/>
          <w:trPrChange w:id="3234" w:author="Антон Смирнов" w:date="2023-05-25T13:45:00Z">
            <w:trPr>
              <w:trHeight w:val="300"/>
            </w:trPr>
          </w:trPrChange>
        </w:trPr>
        <w:tc>
          <w:tcPr>
            <w:tcW w:w="2891" w:type="dxa"/>
            <w:noWrap/>
            <w:vAlign w:val="center"/>
            <w:hideMark/>
            <w:tcPrChange w:id="3235" w:author="Антон Смирнов" w:date="2023-05-25T13:45:00Z">
              <w:tcPr>
                <w:tcW w:w="3314" w:type="dxa"/>
                <w:gridSpan w:val="2"/>
                <w:noWrap/>
                <w:vAlign w:val="center"/>
                <w:hideMark/>
              </w:tcPr>
            </w:tcPrChange>
          </w:tcPr>
          <w:p w14:paraId="432360FB" w14:textId="77777777" w:rsidR="00294F02" w:rsidRPr="00294F02" w:rsidRDefault="00294F02" w:rsidP="00611FDB">
            <w:pPr>
              <w:pStyle w:val="a0"/>
              <w:ind w:firstLine="0"/>
              <w:jc w:val="center"/>
              <w:rPr>
                <w:ins w:id="3236" w:author="Антон Смирнов" w:date="2023-05-25T12:59:00Z"/>
              </w:rPr>
              <w:pPrChange w:id="3237" w:author="Антон Смирнов" w:date="2023-05-25T13:09:00Z">
                <w:pPr>
                  <w:pStyle w:val="a0"/>
                </w:pPr>
              </w:pPrChange>
            </w:pPr>
            <w:ins w:id="3238" w:author="Антон Смирнов" w:date="2023-05-25T12:59:00Z">
              <w:r w:rsidRPr="00294F02">
                <w:t>HLA-B*83:01</w:t>
              </w:r>
            </w:ins>
          </w:p>
        </w:tc>
        <w:tc>
          <w:tcPr>
            <w:tcW w:w="3738" w:type="dxa"/>
            <w:noWrap/>
            <w:vAlign w:val="center"/>
            <w:hideMark/>
            <w:tcPrChange w:id="3239" w:author="Антон Смирнов" w:date="2023-05-25T13:45:00Z">
              <w:tcPr>
                <w:tcW w:w="3315" w:type="dxa"/>
                <w:noWrap/>
                <w:hideMark/>
              </w:tcPr>
            </w:tcPrChange>
          </w:tcPr>
          <w:p w14:paraId="3F4C5154" w14:textId="77777777" w:rsidR="00294F02" w:rsidRPr="00294F02" w:rsidRDefault="00294F02" w:rsidP="00611FDB">
            <w:pPr>
              <w:pStyle w:val="a0"/>
              <w:ind w:firstLine="0"/>
              <w:jc w:val="center"/>
              <w:rPr>
                <w:ins w:id="3240" w:author="Антон Смирнов" w:date="2023-05-25T12:59:00Z"/>
              </w:rPr>
              <w:pPrChange w:id="3241" w:author="Антон Смирнов" w:date="2023-05-25T13:09:00Z">
                <w:pPr>
                  <w:pStyle w:val="a0"/>
                </w:pPr>
              </w:pPrChange>
            </w:pPr>
            <w:ins w:id="3242" w:author="Антон Смирнов" w:date="2023-05-25T12:59:00Z">
              <w:r w:rsidRPr="00294F02">
                <w:t>40</w:t>
              </w:r>
            </w:ins>
          </w:p>
        </w:tc>
      </w:tr>
      <w:tr w:rsidR="00FE3DB4" w:rsidRPr="00294F02" w14:paraId="00ADB46D" w14:textId="77777777" w:rsidTr="00FD588A">
        <w:tblPrEx>
          <w:tblPrExChange w:id="3243" w:author="Антон Смирнов" w:date="2023-05-25T13:45:00Z">
            <w:tblPrEx>
              <w:tblLayout w:type="fixed"/>
            </w:tblPrEx>
          </w:tblPrExChange>
        </w:tblPrEx>
        <w:trPr>
          <w:trHeight w:val="300"/>
          <w:jc w:val="center"/>
          <w:ins w:id="3244" w:author="Антон Смирнов" w:date="2023-05-25T12:59:00Z"/>
          <w:trPrChange w:id="3245" w:author="Антон Смирнов" w:date="2023-05-25T13:45:00Z">
            <w:trPr>
              <w:trHeight w:val="300"/>
            </w:trPr>
          </w:trPrChange>
        </w:trPr>
        <w:tc>
          <w:tcPr>
            <w:tcW w:w="2891" w:type="dxa"/>
            <w:noWrap/>
            <w:vAlign w:val="center"/>
            <w:hideMark/>
            <w:tcPrChange w:id="3246" w:author="Антон Смирнов" w:date="2023-05-25T13:45:00Z">
              <w:tcPr>
                <w:tcW w:w="3314" w:type="dxa"/>
                <w:gridSpan w:val="2"/>
                <w:noWrap/>
                <w:vAlign w:val="center"/>
                <w:hideMark/>
              </w:tcPr>
            </w:tcPrChange>
          </w:tcPr>
          <w:p w14:paraId="3396DEE5" w14:textId="77777777" w:rsidR="00294F02" w:rsidRPr="00294F02" w:rsidRDefault="00294F02" w:rsidP="00611FDB">
            <w:pPr>
              <w:pStyle w:val="a0"/>
              <w:ind w:firstLine="0"/>
              <w:jc w:val="center"/>
              <w:rPr>
                <w:ins w:id="3247" w:author="Антон Смирнов" w:date="2023-05-25T12:59:00Z"/>
              </w:rPr>
              <w:pPrChange w:id="3248" w:author="Антон Смирнов" w:date="2023-05-25T13:09:00Z">
                <w:pPr>
                  <w:pStyle w:val="a0"/>
                </w:pPr>
              </w:pPrChange>
            </w:pPr>
            <w:ins w:id="3249" w:author="Антон Смирнов" w:date="2023-05-25T12:59:00Z">
              <w:r w:rsidRPr="00294F02">
                <w:t>HLA-B*35:02</w:t>
              </w:r>
            </w:ins>
          </w:p>
        </w:tc>
        <w:tc>
          <w:tcPr>
            <w:tcW w:w="3738" w:type="dxa"/>
            <w:noWrap/>
            <w:vAlign w:val="center"/>
            <w:hideMark/>
            <w:tcPrChange w:id="3250" w:author="Антон Смирнов" w:date="2023-05-25T13:45:00Z">
              <w:tcPr>
                <w:tcW w:w="3315" w:type="dxa"/>
                <w:noWrap/>
                <w:hideMark/>
              </w:tcPr>
            </w:tcPrChange>
          </w:tcPr>
          <w:p w14:paraId="3DF1CF62" w14:textId="77777777" w:rsidR="00294F02" w:rsidRPr="00294F02" w:rsidRDefault="00294F02" w:rsidP="00611FDB">
            <w:pPr>
              <w:pStyle w:val="a0"/>
              <w:ind w:firstLine="0"/>
              <w:jc w:val="center"/>
              <w:rPr>
                <w:ins w:id="3251" w:author="Антон Смирнов" w:date="2023-05-25T12:59:00Z"/>
              </w:rPr>
              <w:pPrChange w:id="3252" w:author="Антон Смирнов" w:date="2023-05-25T13:09:00Z">
                <w:pPr>
                  <w:pStyle w:val="a0"/>
                </w:pPr>
              </w:pPrChange>
            </w:pPr>
            <w:ins w:id="3253" w:author="Антон Смирнов" w:date="2023-05-25T12:59:00Z">
              <w:r w:rsidRPr="00294F02">
                <w:t>38</w:t>
              </w:r>
            </w:ins>
          </w:p>
        </w:tc>
      </w:tr>
      <w:tr w:rsidR="00FE3DB4" w:rsidRPr="00294F02" w14:paraId="5107B79D" w14:textId="77777777" w:rsidTr="00FD588A">
        <w:tblPrEx>
          <w:tblPrExChange w:id="3254" w:author="Антон Смирнов" w:date="2023-05-25T13:45:00Z">
            <w:tblPrEx>
              <w:tblLayout w:type="fixed"/>
            </w:tblPrEx>
          </w:tblPrExChange>
        </w:tblPrEx>
        <w:trPr>
          <w:trHeight w:val="300"/>
          <w:jc w:val="center"/>
          <w:ins w:id="3255" w:author="Антон Смирнов" w:date="2023-05-25T12:59:00Z"/>
          <w:trPrChange w:id="3256" w:author="Антон Смирнов" w:date="2023-05-25T13:45:00Z">
            <w:trPr>
              <w:trHeight w:val="300"/>
            </w:trPr>
          </w:trPrChange>
        </w:trPr>
        <w:tc>
          <w:tcPr>
            <w:tcW w:w="2891" w:type="dxa"/>
            <w:noWrap/>
            <w:vAlign w:val="center"/>
            <w:hideMark/>
            <w:tcPrChange w:id="3257" w:author="Антон Смирнов" w:date="2023-05-25T13:45:00Z">
              <w:tcPr>
                <w:tcW w:w="3314" w:type="dxa"/>
                <w:gridSpan w:val="2"/>
                <w:noWrap/>
                <w:vAlign w:val="center"/>
                <w:hideMark/>
              </w:tcPr>
            </w:tcPrChange>
          </w:tcPr>
          <w:p w14:paraId="22EF7A90" w14:textId="77777777" w:rsidR="00294F02" w:rsidRPr="00294F02" w:rsidRDefault="00294F02" w:rsidP="00611FDB">
            <w:pPr>
              <w:pStyle w:val="a0"/>
              <w:ind w:firstLine="0"/>
              <w:jc w:val="center"/>
              <w:rPr>
                <w:ins w:id="3258" w:author="Антон Смирнов" w:date="2023-05-25T12:59:00Z"/>
              </w:rPr>
              <w:pPrChange w:id="3259" w:author="Антон Смирнов" w:date="2023-05-25T13:09:00Z">
                <w:pPr>
                  <w:pStyle w:val="a0"/>
                </w:pPr>
              </w:pPrChange>
            </w:pPr>
            <w:ins w:id="3260" w:author="Антон Смирнов" w:date="2023-05-25T12:59:00Z">
              <w:r w:rsidRPr="00294F02">
                <w:t>HLA-A*66:02</w:t>
              </w:r>
            </w:ins>
          </w:p>
        </w:tc>
        <w:tc>
          <w:tcPr>
            <w:tcW w:w="3738" w:type="dxa"/>
            <w:noWrap/>
            <w:vAlign w:val="center"/>
            <w:hideMark/>
            <w:tcPrChange w:id="3261" w:author="Антон Смирнов" w:date="2023-05-25T13:45:00Z">
              <w:tcPr>
                <w:tcW w:w="3315" w:type="dxa"/>
                <w:noWrap/>
                <w:hideMark/>
              </w:tcPr>
            </w:tcPrChange>
          </w:tcPr>
          <w:p w14:paraId="583DAC4C" w14:textId="77777777" w:rsidR="00294F02" w:rsidRPr="00294F02" w:rsidRDefault="00294F02" w:rsidP="00611FDB">
            <w:pPr>
              <w:pStyle w:val="a0"/>
              <w:ind w:firstLine="0"/>
              <w:jc w:val="center"/>
              <w:rPr>
                <w:ins w:id="3262" w:author="Антон Смирнов" w:date="2023-05-25T12:59:00Z"/>
              </w:rPr>
              <w:pPrChange w:id="3263" w:author="Антон Смирнов" w:date="2023-05-25T13:09:00Z">
                <w:pPr>
                  <w:pStyle w:val="a0"/>
                </w:pPr>
              </w:pPrChange>
            </w:pPr>
            <w:ins w:id="3264" w:author="Антон Смирнов" w:date="2023-05-25T12:59:00Z">
              <w:r w:rsidRPr="00294F02">
                <w:t>31</w:t>
              </w:r>
            </w:ins>
          </w:p>
        </w:tc>
      </w:tr>
      <w:tr w:rsidR="00FE3DB4" w:rsidRPr="00294F02" w14:paraId="58543AD3" w14:textId="77777777" w:rsidTr="00FD588A">
        <w:tblPrEx>
          <w:tblPrExChange w:id="3265" w:author="Антон Смирнов" w:date="2023-05-25T13:45:00Z">
            <w:tblPrEx>
              <w:tblLayout w:type="fixed"/>
            </w:tblPrEx>
          </w:tblPrExChange>
        </w:tblPrEx>
        <w:trPr>
          <w:trHeight w:val="300"/>
          <w:jc w:val="center"/>
          <w:ins w:id="3266" w:author="Антон Смирнов" w:date="2023-05-25T12:59:00Z"/>
          <w:trPrChange w:id="3267" w:author="Антон Смирнов" w:date="2023-05-25T13:45:00Z">
            <w:trPr>
              <w:trHeight w:val="300"/>
            </w:trPr>
          </w:trPrChange>
        </w:trPr>
        <w:tc>
          <w:tcPr>
            <w:tcW w:w="2891" w:type="dxa"/>
            <w:noWrap/>
            <w:vAlign w:val="center"/>
            <w:hideMark/>
            <w:tcPrChange w:id="3268" w:author="Антон Смирнов" w:date="2023-05-25T13:45:00Z">
              <w:tcPr>
                <w:tcW w:w="3314" w:type="dxa"/>
                <w:gridSpan w:val="2"/>
                <w:noWrap/>
                <w:vAlign w:val="center"/>
                <w:hideMark/>
              </w:tcPr>
            </w:tcPrChange>
          </w:tcPr>
          <w:p w14:paraId="301BD5A8" w14:textId="77777777" w:rsidR="00294F02" w:rsidRPr="00294F02" w:rsidRDefault="00294F02" w:rsidP="00611FDB">
            <w:pPr>
              <w:pStyle w:val="a0"/>
              <w:ind w:firstLine="0"/>
              <w:jc w:val="center"/>
              <w:rPr>
                <w:ins w:id="3269" w:author="Антон Смирнов" w:date="2023-05-25T12:59:00Z"/>
              </w:rPr>
              <w:pPrChange w:id="3270" w:author="Антон Смирнов" w:date="2023-05-25T13:09:00Z">
                <w:pPr>
                  <w:pStyle w:val="a0"/>
                </w:pPr>
              </w:pPrChange>
            </w:pPr>
            <w:ins w:id="3271" w:author="Антон Смирнов" w:date="2023-05-25T12:59:00Z">
              <w:r w:rsidRPr="00294F02">
                <w:t>HLA-A*03:02</w:t>
              </w:r>
            </w:ins>
          </w:p>
        </w:tc>
        <w:tc>
          <w:tcPr>
            <w:tcW w:w="3738" w:type="dxa"/>
            <w:noWrap/>
            <w:vAlign w:val="center"/>
            <w:hideMark/>
            <w:tcPrChange w:id="3272" w:author="Антон Смирнов" w:date="2023-05-25T13:45:00Z">
              <w:tcPr>
                <w:tcW w:w="3315" w:type="dxa"/>
                <w:noWrap/>
                <w:hideMark/>
              </w:tcPr>
            </w:tcPrChange>
          </w:tcPr>
          <w:p w14:paraId="36E05CC8" w14:textId="77777777" w:rsidR="00294F02" w:rsidRPr="00294F02" w:rsidRDefault="00294F02" w:rsidP="00611FDB">
            <w:pPr>
              <w:pStyle w:val="a0"/>
              <w:ind w:firstLine="0"/>
              <w:jc w:val="center"/>
              <w:rPr>
                <w:ins w:id="3273" w:author="Антон Смирнов" w:date="2023-05-25T12:59:00Z"/>
              </w:rPr>
              <w:pPrChange w:id="3274" w:author="Антон Смирнов" w:date="2023-05-25T13:09:00Z">
                <w:pPr>
                  <w:pStyle w:val="a0"/>
                </w:pPr>
              </w:pPrChange>
            </w:pPr>
            <w:ins w:id="3275" w:author="Антон Смирнов" w:date="2023-05-25T12:59:00Z">
              <w:r w:rsidRPr="00294F02">
                <w:t>30</w:t>
              </w:r>
            </w:ins>
          </w:p>
        </w:tc>
      </w:tr>
      <w:tr w:rsidR="00FE3DB4" w:rsidRPr="00294F02" w14:paraId="35B75225" w14:textId="77777777" w:rsidTr="00FD588A">
        <w:tblPrEx>
          <w:tblPrExChange w:id="3276" w:author="Антон Смирнов" w:date="2023-05-25T13:45:00Z">
            <w:tblPrEx>
              <w:tblLayout w:type="fixed"/>
            </w:tblPrEx>
          </w:tblPrExChange>
        </w:tblPrEx>
        <w:trPr>
          <w:trHeight w:val="300"/>
          <w:jc w:val="center"/>
          <w:ins w:id="3277" w:author="Антон Смирнов" w:date="2023-05-25T12:59:00Z"/>
          <w:trPrChange w:id="3278" w:author="Антон Смирнов" w:date="2023-05-25T13:45:00Z">
            <w:trPr>
              <w:trHeight w:val="300"/>
            </w:trPr>
          </w:trPrChange>
        </w:trPr>
        <w:tc>
          <w:tcPr>
            <w:tcW w:w="2891" w:type="dxa"/>
            <w:noWrap/>
            <w:vAlign w:val="center"/>
            <w:hideMark/>
            <w:tcPrChange w:id="3279" w:author="Антон Смирнов" w:date="2023-05-25T13:45:00Z">
              <w:tcPr>
                <w:tcW w:w="3314" w:type="dxa"/>
                <w:gridSpan w:val="2"/>
                <w:noWrap/>
                <w:vAlign w:val="center"/>
                <w:hideMark/>
              </w:tcPr>
            </w:tcPrChange>
          </w:tcPr>
          <w:p w14:paraId="32618626" w14:textId="77777777" w:rsidR="00294F02" w:rsidRPr="00294F02" w:rsidRDefault="00294F02" w:rsidP="00611FDB">
            <w:pPr>
              <w:pStyle w:val="a0"/>
              <w:ind w:firstLine="0"/>
              <w:jc w:val="center"/>
              <w:rPr>
                <w:ins w:id="3280" w:author="Антон Смирнов" w:date="2023-05-25T12:59:00Z"/>
              </w:rPr>
              <w:pPrChange w:id="3281" w:author="Антон Смирнов" w:date="2023-05-25T13:09:00Z">
                <w:pPr>
                  <w:pStyle w:val="a0"/>
                </w:pPr>
              </w:pPrChange>
            </w:pPr>
            <w:ins w:id="3282" w:author="Антон Смирнов" w:date="2023-05-25T12:59:00Z">
              <w:r w:rsidRPr="00294F02">
                <w:t>HLA-B*15:08</w:t>
              </w:r>
            </w:ins>
          </w:p>
        </w:tc>
        <w:tc>
          <w:tcPr>
            <w:tcW w:w="3738" w:type="dxa"/>
            <w:noWrap/>
            <w:vAlign w:val="center"/>
            <w:hideMark/>
            <w:tcPrChange w:id="3283" w:author="Антон Смирнов" w:date="2023-05-25T13:45:00Z">
              <w:tcPr>
                <w:tcW w:w="3315" w:type="dxa"/>
                <w:noWrap/>
                <w:hideMark/>
              </w:tcPr>
            </w:tcPrChange>
          </w:tcPr>
          <w:p w14:paraId="62641CF2" w14:textId="77777777" w:rsidR="00294F02" w:rsidRPr="00294F02" w:rsidRDefault="00294F02" w:rsidP="00611FDB">
            <w:pPr>
              <w:pStyle w:val="a0"/>
              <w:ind w:firstLine="0"/>
              <w:jc w:val="center"/>
              <w:rPr>
                <w:ins w:id="3284" w:author="Антон Смирнов" w:date="2023-05-25T12:59:00Z"/>
              </w:rPr>
              <w:pPrChange w:id="3285" w:author="Антон Смирнов" w:date="2023-05-25T13:09:00Z">
                <w:pPr>
                  <w:pStyle w:val="a0"/>
                </w:pPr>
              </w:pPrChange>
            </w:pPr>
            <w:ins w:id="3286" w:author="Антон Смирнов" w:date="2023-05-25T12:59:00Z">
              <w:r w:rsidRPr="00294F02">
                <w:t>29</w:t>
              </w:r>
            </w:ins>
          </w:p>
        </w:tc>
      </w:tr>
      <w:tr w:rsidR="00FE3DB4" w:rsidRPr="00294F02" w14:paraId="5BD68B14" w14:textId="77777777" w:rsidTr="00FD588A">
        <w:tblPrEx>
          <w:tblPrExChange w:id="3287" w:author="Антон Смирнов" w:date="2023-05-25T13:45:00Z">
            <w:tblPrEx>
              <w:tblLayout w:type="fixed"/>
            </w:tblPrEx>
          </w:tblPrExChange>
        </w:tblPrEx>
        <w:trPr>
          <w:trHeight w:val="300"/>
          <w:jc w:val="center"/>
          <w:ins w:id="3288" w:author="Антон Смирнов" w:date="2023-05-25T12:59:00Z"/>
          <w:trPrChange w:id="3289" w:author="Антон Смирнов" w:date="2023-05-25T13:45:00Z">
            <w:trPr>
              <w:trHeight w:val="300"/>
            </w:trPr>
          </w:trPrChange>
        </w:trPr>
        <w:tc>
          <w:tcPr>
            <w:tcW w:w="2891" w:type="dxa"/>
            <w:noWrap/>
            <w:vAlign w:val="center"/>
            <w:hideMark/>
            <w:tcPrChange w:id="3290" w:author="Антон Смирнов" w:date="2023-05-25T13:45:00Z">
              <w:tcPr>
                <w:tcW w:w="3314" w:type="dxa"/>
                <w:gridSpan w:val="2"/>
                <w:noWrap/>
                <w:vAlign w:val="center"/>
                <w:hideMark/>
              </w:tcPr>
            </w:tcPrChange>
          </w:tcPr>
          <w:p w14:paraId="54D7344D" w14:textId="77777777" w:rsidR="00294F02" w:rsidRPr="00294F02" w:rsidRDefault="00294F02" w:rsidP="00611FDB">
            <w:pPr>
              <w:pStyle w:val="a0"/>
              <w:ind w:firstLine="0"/>
              <w:jc w:val="center"/>
              <w:rPr>
                <w:ins w:id="3291" w:author="Антон Смирнов" w:date="2023-05-25T12:59:00Z"/>
              </w:rPr>
              <w:pPrChange w:id="3292" w:author="Антон Смирнов" w:date="2023-05-25T13:09:00Z">
                <w:pPr>
                  <w:pStyle w:val="a0"/>
                </w:pPr>
              </w:pPrChange>
            </w:pPr>
            <w:ins w:id="3293" w:author="Антон Смирнов" w:date="2023-05-25T12:59:00Z">
              <w:r w:rsidRPr="00294F02">
                <w:t>HLA-B*47:01</w:t>
              </w:r>
            </w:ins>
          </w:p>
        </w:tc>
        <w:tc>
          <w:tcPr>
            <w:tcW w:w="3738" w:type="dxa"/>
            <w:noWrap/>
            <w:vAlign w:val="center"/>
            <w:hideMark/>
            <w:tcPrChange w:id="3294" w:author="Антон Смирнов" w:date="2023-05-25T13:45:00Z">
              <w:tcPr>
                <w:tcW w:w="3315" w:type="dxa"/>
                <w:noWrap/>
                <w:hideMark/>
              </w:tcPr>
            </w:tcPrChange>
          </w:tcPr>
          <w:p w14:paraId="5EFE4629" w14:textId="77777777" w:rsidR="00294F02" w:rsidRPr="00294F02" w:rsidRDefault="00294F02" w:rsidP="00611FDB">
            <w:pPr>
              <w:pStyle w:val="a0"/>
              <w:ind w:firstLine="0"/>
              <w:jc w:val="center"/>
              <w:rPr>
                <w:ins w:id="3295" w:author="Антон Смирнов" w:date="2023-05-25T12:59:00Z"/>
              </w:rPr>
              <w:pPrChange w:id="3296" w:author="Антон Смирнов" w:date="2023-05-25T13:09:00Z">
                <w:pPr>
                  <w:pStyle w:val="a0"/>
                </w:pPr>
              </w:pPrChange>
            </w:pPr>
            <w:ins w:id="3297" w:author="Антон Смирнов" w:date="2023-05-25T12:59:00Z">
              <w:r w:rsidRPr="00294F02">
                <w:t>27</w:t>
              </w:r>
            </w:ins>
          </w:p>
        </w:tc>
      </w:tr>
      <w:tr w:rsidR="00FE3DB4" w:rsidRPr="00294F02" w14:paraId="4CFF1D64" w14:textId="77777777" w:rsidTr="00FD588A">
        <w:tblPrEx>
          <w:tblPrExChange w:id="3298" w:author="Антон Смирнов" w:date="2023-05-25T13:45:00Z">
            <w:tblPrEx>
              <w:tblLayout w:type="fixed"/>
            </w:tblPrEx>
          </w:tblPrExChange>
        </w:tblPrEx>
        <w:trPr>
          <w:trHeight w:val="300"/>
          <w:jc w:val="center"/>
          <w:ins w:id="3299" w:author="Антон Смирнов" w:date="2023-05-25T12:59:00Z"/>
          <w:trPrChange w:id="3300" w:author="Антон Смирнов" w:date="2023-05-25T13:45:00Z">
            <w:trPr>
              <w:trHeight w:val="300"/>
            </w:trPr>
          </w:trPrChange>
        </w:trPr>
        <w:tc>
          <w:tcPr>
            <w:tcW w:w="2891" w:type="dxa"/>
            <w:noWrap/>
            <w:vAlign w:val="center"/>
            <w:hideMark/>
            <w:tcPrChange w:id="3301" w:author="Антон Смирнов" w:date="2023-05-25T13:45:00Z">
              <w:tcPr>
                <w:tcW w:w="3314" w:type="dxa"/>
                <w:gridSpan w:val="2"/>
                <w:noWrap/>
                <w:vAlign w:val="center"/>
                <w:hideMark/>
              </w:tcPr>
            </w:tcPrChange>
          </w:tcPr>
          <w:p w14:paraId="50A26597" w14:textId="77777777" w:rsidR="00294F02" w:rsidRPr="00294F02" w:rsidRDefault="00294F02" w:rsidP="00611FDB">
            <w:pPr>
              <w:pStyle w:val="a0"/>
              <w:ind w:firstLine="0"/>
              <w:jc w:val="center"/>
              <w:rPr>
                <w:ins w:id="3302" w:author="Антон Смирнов" w:date="2023-05-25T12:59:00Z"/>
              </w:rPr>
              <w:pPrChange w:id="3303" w:author="Антон Смирнов" w:date="2023-05-25T13:09:00Z">
                <w:pPr>
                  <w:pStyle w:val="a0"/>
                </w:pPr>
              </w:pPrChange>
            </w:pPr>
            <w:ins w:id="3304" w:author="Антон Смирнов" w:date="2023-05-25T12:59:00Z">
              <w:r w:rsidRPr="00294F02">
                <w:t>HLA-B*08:03</w:t>
              </w:r>
            </w:ins>
          </w:p>
        </w:tc>
        <w:tc>
          <w:tcPr>
            <w:tcW w:w="3738" w:type="dxa"/>
            <w:noWrap/>
            <w:vAlign w:val="center"/>
            <w:hideMark/>
            <w:tcPrChange w:id="3305" w:author="Антон Смирнов" w:date="2023-05-25T13:45:00Z">
              <w:tcPr>
                <w:tcW w:w="3315" w:type="dxa"/>
                <w:noWrap/>
                <w:hideMark/>
              </w:tcPr>
            </w:tcPrChange>
          </w:tcPr>
          <w:p w14:paraId="01203E35" w14:textId="77777777" w:rsidR="00294F02" w:rsidRPr="00294F02" w:rsidRDefault="00294F02" w:rsidP="00611FDB">
            <w:pPr>
              <w:pStyle w:val="a0"/>
              <w:ind w:firstLine="0"/>
              <w:jc w:val="center"/>
              <w:rPr>
                <w:ins w:id="3306" w:author="Антон Смирнов" w:date="2023-05-25T12:59:00Z"/>
              </w:rPr>
              <w:pPrChange w:id="3307" w:author="Антон Смирнов" w:date="2023-05-25T13:09:00Z">
                <w:pPr>
                  <w:pStyle w:val="a0"/>
                </w:pPr>
              </w:pPrChange>
            </w:pPr>
            <w:ins w:id="3308" w:author="Антон Смирнов" w:date="2023-05-25T12:59:00Z">
              <w:r w:rsidRPr="00294F02">
                <w:t>23</w:t>
              </w:r>
            </w:ins>
          </w:p>
        </w:tc>
      </w:tr>
      <w:tr w:rsidR="00FE3DB4" w:rsidRPr="00294F02" w14:paraId="6354315F" w14:textId="77777777" w:rsidTr="00FD588A">
        <w:tblPrEx>
          <w:tblPrExChange w:id="3309" w:author="Антон Смирнов" w:date="2023-05-25T13:45:00Z">
            <w:tblPrEx>
              <w:tblLayout w:type="fixed"/>
            </w:tblPrEx>
          </w:tblPrExChange>
        </w:tblPrEx>
        <w:trPr>
          <w:trHeight w:val="300"/>
          <w:jc w:val="center"/>
          <w:ins w:id="3310" w:author="Антон Смирнов" w:date="2023-05-25T12:59:00Z"/>
          <w:trPrChange w:id="3311" w:author="Антон Смирнов" w:date="2023-05-25T13:45:00Z">
            <w:trPr>
              <w:trHeight w:val="300"/>
            </w:trPr>
          </w:trPrChange>
        </w:trPr>
        <w:tc>
          <w:tcPr>
            <w:tcW w:w="2891" w:type="dxa"/>
            <w:noWrap/>
            <w:vAlign w:val="center"/>
            <w:hideMark/>
            <w:tcPrChange w:id="3312" w:author="Антон Смирнов" w:date="2023-05-25T13:45:00Z">
              <w:tcPr>
                <w:tcW w:w="3314" w:type="dxa"/>
                <w:gridSpan w:val="2"/>
                <w:noWrap/>
                <w:vAlign w:val="center"/>
                <w:hideMark/>
              </w:tcPr>
            </w:tcPrChange>
          </w:tcPr>
          <w:p w14:paraId="721770A0" w14:textId="77777777" w:rsidR="00294F02" w:rsidRPr="00294F02" w:rsidRDefault="00294F02" w:rsidP="00611FDB">
            <w:pPr>
              <w:pStyle w:val="a0"/>
              <w:ind w:firstLine="0"/>
              <w:jc w:val="center"/>
              <w:rPr>
                <w:ins w:id="3313" w:author="Антон Смирнов" w:date="2023-05-25T12:59:00Z"/>
              </w:rPr>
              <w:pPrChange w:id="3314" w:author="Антон Смирнов" w:date="2023-05-25T13:09:00Z">
                <w:pPr>
                  <w:pStyle w:val="a0"/>
                </w:pPr>
              </w:pPrChange>
            </w:pPr>
            <w:ins w:id="3315" w:author="Антон Смирнов" w:date="2023-05-25T12:59:00Z">
              <w:r w:rsidRPr="00294F02">
                <w:t>HLA-B*41:06</w:t>
              </w:r>
            </w:ins>
          </w:p>
        </w:tc>
        <w:tc>
          <w:tcPr>
            <w:tcW w:w="3738" w:type="dxa"/>
            <w:noWrap/>
            <w:vAlign w:val="center"/>
            <w:hideMark/>
            <w:tcPrChange w:id="3316" w:author="Антон Смирнов" w:date="2023-05-25T13:45:00Z">
              <w:tcPr>
                <w:tcW w:w="3315" w:type="dxa"/>
                <w:noWrap/>
                <w:hideMark/>
              </w:tcPr>
            </w:tcPrChange>
          </w:tcPr>
          <w:p w14:paraId="084893A1" w14:textId="77777777" w:rsidR="00294F02" w:rsidRPr="00294F02" w:rsidRDefault="00294F02" w:rsidP="00611FDB">
            <w:pPr>
              <w:pStyle w:val="a0"/>
              <w:ind w:firstLine="0"/>
              <w:jc w:val="center"/>
              <w:rPr>
                <w:ins w:id="3317" w:author="Антон Смирнов" w:date="2023-05-25T12:59:00Z"/>
              </w:rPr>
              <w:pPrChange w:id="3318" w:author="Антон Смирнов" w:date="2023-05-25T13:09:00Z">
                <w:pPr>
                  <w:pStyle w:val="a0"/>
                </w:pPr>
              </w:pPrChange>
            </w:pPr>
            <w:ins w:id="3319" w:author="Антон Смирнов" w:date="2023-05-25T12:59:00Z">
              <w:r w:rsidRPr="00294F02">
                <w:t>22</w:t>
              </w:r>
            </w:ins>
          </w:p>
        </w:tc>
      </w:tr>
      <w:tr w:rsidR="00FE3DB4" w:rsidRPr="00294F02" w14:paraId="1C504079" w14:textId="77777777" w:rsidTr="00FD588A">
        <w:tblPrEx>
          <w:tblPrExChange w:id="3320" w:author="Антон Смирнов" w:date="2023-05-25T13:45:00Z">
            <w:tblPrEx>
              <w:tblLayout w:type="fixed"/>
            </w:tblPrEx>
          </w:tblPrExChange>
        </w:tblPrEx>
        <w:trPr>
          <w:trHeight w:val="300"/>
          <w:jc w:val="center"/>
          <w:ins w:id="3321" w:author="Антон Смирнов" w:date="2023-05-25T12:59:00Z"/>
          <w:trPrChange w:id="3322" w:author="Антон Смирнов" w:date="2023-05-25T13:45:00Z">
            <w:trPr>
              <w:trHeight w:val="300"/>
            </w:trPr>
          </w:trPrChange>
        </w:trPr>
        <w:tc>
          <w:tcPr>
            <w:tcW w:w="2891" w:type="dxa"/>
            <w:noWrap/>
            <w:vAlign w:val="center"/>
            <w:hideMark/>
            <w:tcPrChange w:id="3323" w:author="Антон Смирнов" w:date="2023-05-25T13:45:00Z">
              <w:tcPr>
                <w:tcW w:w="3314" w:type="dxa"/>
                <w:gridSpan w:val="2"/>
                <w:noWrap/>
                <w:vAlign w:val="center"/>
                <w:hideMark/>
              </w:tcPr>
            </w:tcPrChange>
          </w:tcPr>
          <w:p w14:paraId="2FF6F7F5" w14:textId="77777777" w:rsidR="00294F02" w:rsidRPr="00294F02" w:rsidRDefault="00294F02" w:rsidP="00611FDB">
            <w:pPr>
              <w:pStyle w:val="a0"/>
              <w:ind w:firstLine="0"/>
              <w:jc w:val="center"/>
              <w:rPr>
                <w:ins w:id="3324" w:author="Антон Смирнов" w:date="2023-05-25T12:59:00Z"/>
              </w:rPr>
              <w:pPrChange w:id="3325" w:author="Антон Смирнов" w:date="2023-05-25T13:09:00Z">
                <w:pPr>
                  <w:pStyle w:val="a0"/>
                </w:pPr>
              </w:pPrChange>
            </w:pPr>
            <w:ins w:id="3326" w:author="Антон Смирнов" w:date="2023-05-25T12:59:00Z">
              <w:r w:rsidRPr="00294F02">
                <w:t>HLA-B*81:01</w:t>
              </w:r>
            </w:ins>
          </w:p>
        </w:tc>
        <w:tc>
          <w:tcPr>
            <w:tcW w:w="3738" w:type="dxa"/>
            <w:noWrap/>
            <w:vAlign w:val="center"/>
            <w:hideMark/>
            <w:tcPrChange w:id="3327" w:author="Антон Смирнов" w:date="2023-05-25T13:45:00Z">
              <w:tcPr>
                <w:tcW w:w="3315" w:type="dxa"/>
                <w:noWrap/>
                <w:hideMark/>
              </w:tcPr>
            </w:tcPrChange>
          </w:tcPr>
          <w:p w14:paraId="309341CE" w14:textId="77777777" w:rsidR="00294F02" w:rsidRPr="00294F02" w:rsidRDefault="00294F02" w:rsidP="00611FDB">
            <w:pPr>
              <w:pStyle w:val="a0"/>
              <w:ind w:firstLine="0"/>
              <w:jc w:val="center"/>
              <w:rPr>
                <w:ins w:id="3328" w:author="Антон Смирнов" w:date="2023-05-25T12:59:00Z"/>
              </w:rPr>
              <w:pPrChange w:id="3329" w:author="Антон Смирнов" w:date="2023-05-25T13:09:00Z">
                <w:pPr>
                  <w:pStyle w:val="a0"/>
                </w:pPr>
              </w:pPrChange>
            </w:pPr>
            <w:ins w:id="3330" w:author="Антон Смирнов" w:date="2023-05-25T12:59:00Z">
              <w:r w:rsidRPr="00294F02">
                <w:t>22</w:t>
              </w:r>
            </w:ins>
          </w:p>
        </w:tc>
      </w:tr>
      <w:tr w:rsidR="00FE3DB4" w:rsidRPr="00294F02" w14:paraId="3AE86699" w14:textId="77777777" w:rsidTr="00FD588A">
        <w:tblPrEx>
          <w:tblPrExChange w:id="3331" w:author="Антон Смирнов" w:date="2023-05-25T13:45:00Z">
            <w:tblPrEx>
              <w:tblLayout w:type="fixed"/>
            </w:tblPrEx>
          </w:tblPrExChange>
        </w:tblPrEx>
        <w:trPr>
          <w:trHeight w:val="300"/>
          <w:jc w:val="center"/>
          <w:ins w:id="3332" w:author="Антон Смирнов" w:date="2023-05-25T12:59:00Z"/>
          <w:trPrChange w:id="3333" w:author="Антон Смирнов" w:date="2023-05-25T13:45:00Z">
            <w:trPr>
              <w:trHeight w:val="300"/>
            </w:trPr>
          </w:trPrChange>
        </w:trPr>
        <w:tc>
          <w:tcPr>
            <w:tcW w:w="2891" w:type="dxa"/>
            <w:noWrap/>
            <w:vAlign w:val="center"/>
            <w:hideMark/>
            <w:tcPrChange w:id="3334" w:author="Антон Смирнов" w:date="2023-05-25T13:45:00Z">
              <w:tcPr>
                <w:tcW w:w="3314" w:type="dxa"/>
                <w:gridSpan w:val="2"/>
                <w:noWrap/>
                <w:vAlign w:val="center"/>
                <w:hideMark/>
              </w:tcPr>
            </w:tcPrChange>
          </w:tcPr>
          <w:p w14:paraId="4DC6241E" w14:textId="77777777" w:rsidR="00294F02" w:rsidRPr="00294F02" w:rsidRDefault="00294F02" w:rsidP="00611FDB">
            <w:pPr>
              <w:pStyle w:val="a0"/>
              <w:ind w:firstLine="0"/>
              <w:jc w:val="center"/>
              <w:rPr>
                <w:ins w:id="3335" w:author="Антон Смирнов" w:date="2023-05-25T12:59:00Z"/>
              </w:rPr>
              <w:pPrChange w:id="3336" w:author="Антон Смирнов" w:date="2023-05-25T13:09:00Z">
                <w:pPr>
                  <w:pStyle w:val="a0"/>
                </w:pPr>
              </w:pPrChange>
            </w:pPr>
            <w:ins w:id="3337" w:author="Антон Смирнов" w:date="2023-05-25T12:59:00Z">
              <w:r w:rsidRPr="00294F02">
                <w:t>HLA-B*14:03</w:t>
              </w:r>
            </w:ins>
          </w:p>
        </w:tc>
        <w:tc>
          <w:tcPr>
            <w:tcW w:w="3738" w:type="dxa"/>
            <w:noWrap/>
            <w:vAlign w:val="center"/>
            <w:hideMark/>
            <w:tcPrChange w:id="3338" w:author="Антон Смирнов" w:date="2023-05-25T13:45:00Z">
              <w:tcPr>
                <w:tcW w:w="3315" w:type="dxa"/>
                <w:noWrap/>
                <w:hideMark/>
              </w:tcPr>
            </w:tcPrChange>
          </w:tcPr>
          <w:p w14:paraId="45647BA6" w14:textId="77777777" w:rsidR="00294F02" w:rsidRPr="00294F02" w:rsidRDefault="00294F02" w:rsidP="00611FDB">
            <w:pPr>
              <w:pStyle w:val="a0"/>
              <w:ind w:firstLine="0"/>
              <w:jc w:val="center"/>
              <w:rPr>
                <w:ins w:id="3339" w:author="Антон Смирнов" w:date="2023-05-25T12:59:00Z"/>
              </w:rPr>
              <w:pPrChange w:id="3340" w:author="Антон Смирнов" w:date="2023-05-25T13:09:00Z">
                <w:pPr>
                  <w:pStyle w:val="a0"/>
                </w:pPr>
              </w:pPrChange>
            </w:pPr>
            <w:ins w:id="3341" w:author="Антон Смирнов" w:date="2023-05-25T12:59:00Z">
              <w:r w:rsidRPr="00294F02">
                <w:t>21</w:t>
              </w:r>
            </w:ins>
          </w:p>
        </w:tc>
      </w:tr>
      <w:tr w:rsidR="00FE3DB4" w:rsidRPr="00294F02" w14:paraId="04388A6F" w14:textId="77777777" w:rsidTr="00FD588A">
        <w:tblPrEx>
          <w:tblPrExChange w:id="3342" w:author="Антон Смирнов" w:date="2023-05-25T13:45:00Z">
            <w:tblPrEx>
              <w:tblLayout w:type="fixed"/>
            </w:tblPrEx>
          </w:tblPrExChange>
        </w:tblPrEx>
        <w:trPr>
          <w:trHeight w:val="300"/>
          <w:jc w:val="center"/>
          <w:ins w:id="3343" w:author="Антон Смирнов" w:date="2023-05-25T12:59:00Z"/>
          <w:trPrChange w:id="3344" w:author="Антон Смирнов" w:date="2023-05-25T13:45:00Z">
            <w:trPr>
              <w:trHeight w:val="300"/>
            </w:trPr>
          </w:trPrChange>
        </w:trPr>
        <w:tc>
          <w:tcPr>
            <w:tcW w:w="2891" w:type="dxa"/>
            <w:noWrap/>
            <w:vAlign w:val="center"/>
            <w:hideMark/>
            <w:tcPrChange w:id="3345" w:author="Антон Смирнов" w:date="2023-05-25T13:45:00Z">
              <w:tcPr>
                <w:tcW w:w="3314" w:type="dxa"/>
                <w:gridSpan w:val="2"/>
                <w:noWrap/>
                <w:vAlign w:val="center"/>
                <w:hideMark/>
              </w:tcPr>
            </w:tcPrChange>
          </w:tcPr>
          <w:p w14:paraId="00B4C684" w14:textId="77777777" w:rsidR="00294F02" w:rsidRPr="00294F02" w:rsidRDefault="00294F02" w:rsidP="00611FDB">
            <w:pPr>
              <w:pStyle w:val="a0"/>
              <w:ind w:firstLine="0"/>
              <w:jc w:val="center"/>
              <w:rPr>
                <w:ins w:id="3346" w:author="Антон Смирнов" w:date="2023-05-25T12:59:00Z"/>
              </w:rPr>
              <w:pPrChange w:id="3347" w:author="Антон Смирнов" w:date="2023-05-25T13:09:00Z">
                <w:pPr>
                  <w:pStyle w:val="a0"/>
                </w:pPr>
              </w:pPrChange>
            </w:pPr>
            <w:ins w:id="3348" w:author="Антон Смирнов" w:date="2023-05-25T12:59:00Z">
              <w:r w:rsidRPr="00294F02">
                <w:t>HLA-B*39:09</w:t>
              </w:r>
            </w:ins>
          </w:p>
        </w:tc>
        <w:tc>
          <w:tcPr>
            <w:tcW w:w="3738" w:type="dxa"/>
            <w:noWrap/>
            <w:vAlign w:val="center"/>
            <w:hideMark/>
            <w:tcPrChange w:id="3349" w:author="Антон Смирнов" w:date="2023-05-25T13:45:00Z">
              <w:tcPr>
                <w:tcW w:w="3315" w:type="dxa"/>
                <w:noWrap/>
                <w:hideMark/>
              </w:tcPr>
            </w:tcPrChange>
          </w:tcPr>
          <w:p w14:paraId="32305BA5" w14:textId="77777777" w:rsidR="00294F02" w:rsidRPr="00294F02" w:rsidRDefault="00294F02" w:rsidP="00611FDB">
            <w:pPr>
              <w:pStyle w:val="a0"/>
              <w:ind w:firstLine="0"/>
              <w:jc w:val="center"/>
              <w:rPr>
                <w:ins w:id="3350" w:author="Антон Смирнов" w:date="2023-05-25T12:59:00Z"/>
              </w:rPr>
              <w:pPrChange w:id="3351" w:author="Антон Смирнов" w:date="2023-05-25T13:09:00Z">
                <w:pPr>
                  <w:pStyle w:val="a0"/>
                </w:pPr>
              </w:pPrChange>
            </w:pPr>
            <w:ins w:id="3352" w:author="Антон Смирнов" w:date="2023-05-25T12:59:00Z">
              <w:r w:rsidRPr="00294F02">
                <w:t>21</w:t>
              </w:r>
            </w:ins>
          </w:p>
        </w:tc>
      </w:tr>
      <w:tr w:rsidR="00FE3DB4" w:rsidRPr="00294F02" w14:paraId="24A355D3" w14:textId="77777777" w:rsidTr="00FD588A">
        <w:tblPrEx>
          <w:tblPrExChange w:id="3353" w:author="Антон Смирнов" w:date="2023-05-25T13:45:00Z">
            <w:tblPrEx>
              <w:tblLayout w:type="fixed"/>
            </w:tblPrEx>
          </w:tblPrExChange>
        </w:tblPrEx>
        <w:trPr>
          <w:trHeight w:val="300"/>
          <w:jc w:val="center"/>
          <w:ins w:id="3354" w:author="Антон Смирнов" w:date="2023-05-25T12:59:00Z"/>
          <w:trPrChange w:id="3355" w:author="Антон Смирнов" w:date="2023-05-25T13:45:00Z">
            <w:trPr>
              <w:trHeight w:val="300"/>
            </w:trPr>
          </w:trPrChange>
        </w:trPr>
        <w:tc>
          <w:tcPr>
            <w:tcW w:w="2891" w:type="dxa"/>
            <w:noWrap/>
            <w:vAlign w:val="center"/>
            <w:hideMark/>
            <w:tcPrChange w:id="3356" w:author="Антон Смирнов" w:date="2023-05-25T13:45:00Z">
              <w:tcPr>
                <w:tcW w:w="3314" w:type="dxa"/>
                <w:gridSpan w:val="2"/>
                <w:noWrap/>
                <w:vAlign w:val="center"/>
                <w:hideMark/>
              </w:tcPr>
            </w:tcPrChange>
          </w:tcPr>
          <w:p w14:paraId="082379DD" w14:textId="77777777" w:rsidR="00294F02" w:rsidRPr="00294F02" w:rsidRDefault="00294F02" w:rsidP="00611FDB">
            <w:pPr>
              <w:pStyle w:val="a0"/>
              <w:ind w:firstLine="0"/>
              <w:jc w:val="center"/>
              <w:rPr>
                <w:ins w:id="3357" w:author="Антон Смирнов" w:date="2023-05-25T12:59:00Z"/>
              </w:rPr>
              <w:pPrChange w:id="3358" w:author="Антон Смирнов" w:date="2023-05-25T13:09:00Z">
                <w:pPr>
                  <w:pStyle w:val="a0"/>
                </w:pPr>
              </w:pPrChange>
            </w:pPr>
            <w:ins w:id="3359" w:author="Антон Смирнов" w:date="2023-05-25T12:59:00Z">
              <w:r w:rsidRPr="00294F02">
                <w:t>HLA-B*41:02</w:t>
              </w:r>
            </w:ins>
          </w:p>
        </w:tc>
        <w:tc>
          <w:tcPr>
            <w:tcW w:w="3738" w:type="dxa"/>
            <w:noWrap/>
            <w:vAlign w:val="center"/>
            <w:hideMark/>
            <w:tcPrChange w:id="3360" w:author="Антон Смирнов" w:date="2023-05-25T13:45:00Z">
              <w:tcPr>
                <w:tcW w:w="3315" w:type="dxa"/>
                <w:noWrap/>
                <w:hideMark/>
              </w:tcPr>
            </w:tcPrChange>
          </w:tcPr>
          <w:p w14:paraId="5406D196" w14:textId="77777777" w:rsidR="00294F02" w:rsidRPr="00294F02" w:rsidRDefault="00294F02" w:rsidP="00611FDB">
            <w:pPr>
              <w:pStyle w:val="a0"/>
              <w:ind w:firstLine="0"/>
              <w:jc w:val="center"/>
              <w:rPr>
                <w:ins w:id="3361" w:author="Антон Смирнов" w:date="2023-05-25T12:59:00Z"/>
              </w:rPr>
              <w:pPrChange w:id="3362" w:author="Антон Смирнов" w:date="2023-05-25T13:09:00Z">
                <w:pPr>
                  <w:pStyle w:val="a0"/>
                </w:pPr>
              </w:pPrChange>
            </w:pPr>
            <w:ins w:id="3363" w:author="Антон Смирнов" w:date="2023-05-25T12:59:00Z">
              <w:r w:rsidRPr="00294F02">
                <w:t>21</w:t>
              </w:r>
            </w:ins>
          </w:p>
        </w:tc>
      </w:tr>
      <w:tr w:rsidR="00FE3DB4" w:rsidRPr="00294F02" w14:paraId="6AA1CEA9" w14:textId="77777777" w:rsidTr="00FD588A">
        <w:tblPrEx>
          <w:tblPrExChange w:id="3364" w:author="Антон Смирнов" w:date="2023-05-25T13:45:00Z">
            <w:tblPrEx>
              <w:tblLayout w:type="fixed"/>
            </w:tblPrEx>
          </w:tblPrExChange>
        </w:tblPrEx>
        <w:trPr>
          <w:trHeight w:val="300"/>
          <w:jc w:val="center"/>
          <w:ins w:id="3365" w:author="Антон Смирнов" w:date="2023-05-25T12:59:00Z"/>
          <w:trPrChange w:id="3366" w:author="Антон Смирнов" w:date="2023-05-25T13:45:00Z">
            <w:trPr>
              <w:trHeight w:val="300"/>
            </w:trPr>
          </w:trPrChange>
        </w:trPr>
        <w:tc>
          <w:tcPr>
            <w:tcW w:w="2891" w:type="dxa"/>
            <w:noWrap/>
            <w:vAlign w:val="center"/>
            <w:hideMark/>
            <w:tcPrChange w:id="3367" w:author="Антон Смирнов" w:date="2023-05-25T13:45:00Z">
              <w:tcPr>
                <w:tcW w:w="3314" w:type="dxa"/>
                <w:gridSpan w:val="2"/>
                <w:noWrap/>
                <w:vAlign w:val="center"/>
                <w:hideMark/>
              </w:tcPr>
            </w:tcPrChange>
          </w:tcPr>
          <w:p w14:paraId="29205838" w14:textId="77777777" w:rsidR="00294F02" w:rsidRPr="00294F02" w:rsidRDefault="00294F02" w:rsidP="00611FDB">
            <w:pPr>
              <w:pStyle w:val="a0"/>
              <w:ind w:firstLine="0"/>
              <w:jc w:val="center"/>
              <w:rPr>
                <w:ins w:id="3368" w:author="Антон Смирнов" w:date="2023-05-25T12:59:00Z"/>
              </w:rPr>
              <w:pPrChange w:id="3369" w:author="Антон Смирнов" w:date="2023-05-25T13:09:00Z">
                <w:pPr>
                  <w:pStyle w:val="a0"/>
                </w:pPr>
              </w:pPrChange>
            </w:pPr>
            <w:ins w:id="3370" w:author="Антон Смирнов" w:date="2023-05-25T12:59:00Z">
              <w:r w:rsidRPr="00294F02">
                <w:lastRenderedPageBreak/>
                <w:t>HLA-A*30:03</w:t>
              </w:r>
            </w:ins>
          </w:p>
        </w:tc>
        <w:tc>
          <w:tcPr>
            <w:tcW w:w="3738" w:type="dxa"/>
            <w:noWrap/>
            <w:vAlign w:val="center"/>
            <w:hideMark/>
            <w:tcPrChange w:id="3371" w:author="Антон Смирнов" w:date="2023-05-25T13:45:00Z">
              <w:tcPr>
                <w:tcW w:w="3315" w:type="dxa"/>
                <w:noWrap/>
                <w:hideMark/>
              </w:tcPr>
            </w:tcPrChange>
          </w:tcPr>
          <w:p w14:paraId="58E52AA5" w14:textId="77777777" w:rsidR="00294F02" w:rsidRPr="00294F02" w:rsidRDefault="00294F02" w:rsidP="00611FDB">
            <w:pPr>
              <w:pStyle w:val="a0"/>
              <w:ind w:firstLine="0"/>
              <w:jc w:val="center"/>
              <w:rPr>
                <w:ins w:id="3372" w:author="Антон Смирнов" w:date="2023-05-25T12:59:00Z"/>
              </w:rPr>
              <w:pPrChange w:id="3373" w:author="Антон Смирнов" w:date="2023-05-25T13:09:00Z">
                <w:pPr>
                  <w:pStyle w:val="a0"/>
                </w:pPr>
              </w:pPrChange>
            </w:pPr>
            <w:ins w:id="3374" w:author="Антон Смирнов" w:date="2023-05-25T12:59:00Z">
              <w:r w:rsidRPr="00294F02">
                <w:t>20</w:t>
              </w:r>
            </w:ins>
          </w:p>
        </w:tc>
      </w:tr>
      <w:tr w:rsidR="00FE3DB4" w:rsidRPr="00294F02" w14:paraId="34E0E53F" w14:textId="77777777" w:rsidTr="00FD588A">
        <w:tblPrEx>
          <w:tblPrExChange w:id="3375" w:author="Антон Смирнов" w:date="2023-05-25T13:45:00Z">
            <w:tblPrEx>
              <w:tblLayout w:type="fixed"/>
            </w:tblPrEx>
          </w:tblPrExChange>
        </w:tblPrEx>
        <w:trPr>
          <w:trHeight w:val="300"/>
          <w:jc w:val="center"/>
          <w:ins w:id="3376" w:author="Антон Смирнов" w:date="2023-05-25T12:59:00Z"/>
          <w:trPrChange w:id="3377" w:author="Антон Смирнов" w:date="2023-05-25T13:45:00Z">
            <w:trPr>
              <w:trHeight w:val="300"/>
            </w:trPr>
          </w:trPrChange>
        </w:trPr>
        <w:tc>
          <w:tcPr>
            <w:tcW w:w="2891" w:type="dxa"/>
            <w:noWrap/>
            <w:vAlign w:val="center"/>
            <w:hideMark/>
            <w:tcPrChange w:id="3378" w:author="Антон Смирнов" w:date="2023-05-25T13:45:00Z">
              <w:tcPr>
                <w:tcW w:w="3314" w:type="dxa"/>
                <w:gridSpan w:val="2"/>
                <w:noWrap/>
                <w:vAlign w:val="center"/>
                <w:hideMark/>
              </w:tcPr>
            </w:tcPrChange>
          </w:tcPr>
          <w:p w14:paraId="5C82179D" w14:textId="77777777" w:rsidR="00294F02" w:rsidRPr="00294F02" w:rsidRDefault="00294F02" w:rsidP="00611FDB">
            <w:pPr>
              <w:pStyle w:val="a0"/>
              <w:ind w:firstLine="0"/>
              <w:jc w:val="center"/>
              <w:rPr>
                <w:ins w:id="3379" w:author="Антон Смирнов" w:date="2023-05-25T12:59:00Z"/>
              </w:rPr>
              <w:pPrChange w:id="3380" w:author="Антон Смирнов" w:date="2023-05-25T13:09:00Z">
                <w:pPr>
                  <w:pStyle w:val="a0"/>
                </w:pPr>
              </w:pPrChange>
            </w:pPr>
            <w:ins w:id="3381" w:author="Антон Смирнов" w:date="2023-05-25T12:59:00Z">
              <w:r w:rsidRPr="00294F02">
                <w:t>HLA-B*15:16</w:t>
              </w:r>
            </w:ins>
          </w:p>
        </w:tc>
        <w:tc>
          <w:tcPr>
            <w:tcW w:w="3738" w:type="dxa"/>
            <w:noWrap/>
            <w:vAlign w:val="center"/>
            <w:hideMark/>
            <w:tcPrChange w:id="3382" w:author="Антон Смирнов" w:date="2023-05-25T13:45:00Z">
              <w:tcPr>
                <w:tcW w:w="3315" w:type="dxa"/>
                <w:noWrap/>
                <w:hideMark/>
              </w:tcPr>
            </w:tcPrChange>
          </w:tcPr>
          <w:p w14:paraId="05D0C34C" w14:textId="77777777" w:rsidR="00294F02" w:rsidRPr="00294F02" w:rsidRDefault="00294F02" w:rsidP="00611FDB">
            <w:pPr>
              <w:pStyle w:val="a0"/>
              <w:ind w:firstLine="0"/>
              <w:jc w:val="center"/>
              <w:rPr>
                <w:ins w:id="3383" w:author="Антон Смирнов" w:date="2023-05-25T12:59:00Z"/>
              </w:rPr>
              <w:pPrChange w:id="3384" w:author="Антон Смирнов" w:date="2023-05-25T13:09:00Z">
                <w:pPr>
                  <w:pStyle w:val="a0"/>
                </w:pPr>
              </w:pPrChange>
            </w:pPr>
            <w:ins w:id="3385" w:author="Антон Смирнов" w:date="2023-05-25T12:59:00Z">
              <w:r w:rsidRPr="00294F02">
                <w:t>19</w:t>
              </w:r>
            </w:ins>
          </w:p>
        </w:tc>
      </w:tr>
      <w:tr w:rsidR="00FE3DB4" w:rsidRPr="00294F02" w14:paraId="57881A1A" w14:textId="77777777" w:rsidTr="00FD588A">
        <w:tblPrEx>
          <w:tblPrExChange w:id="3386" w:author="Антон Смирнов" w:date="2023-05-25T13:45:00Z">
            <w:tblPrEx>
              <w:tblLayout w:type="fixed"/>
            </w:tblPrEx>
          </w:tblPrExChange>
        </w:tblPrEx>
        <w:trPr>
          <w:trHeight w:val="300"/>
          <w:jc w:val="center"/>
          <w:ins w:id="3387" w:author="Антон Смирнов" w:date="2023-05-25T12:59:00Z"/>
          <w:trPrChange w:id="3388" w:author="Антон Смирнов" w:date="2023-05-25T13:45:00Z">
            <w:trPr>
              <w:trHeight w:val="300"/>
            </w:trPr>
          </w:trPrChange>
        </w:trPr>
        <w:tc>
          <w:tcPr>
            <w:tcW w:w="2891" w:type="dxa"/>
            <w:noWrap/>
            <w:vAlign w:val="center"/>
            <w:hideMark/>
            <w:tcPrChange w:id="3389" w:author="Антон Смирнов" w:date="2023-05-25T13:45:00Z">
              <w:tcPr>
                <w:tcW w:w="3314" w:type="dxa"/>
                <w:gridSpan w:val="2"/>
                <w:noWrap/>
                <w:vAlign w:val="center"/>
                <w:hideMark/>
              </w:tcPr>
            </w:tcPrChange>
          </w:tcPr>
          <w:p w14:paraId="32C762ED" w14:textId="77777777" w:rsidR="00294F02" w:rsidRPr="00294F02" w:rsidRDefault="00294F02" w:rsidP="00611FDB">
            <w:pPr>
              <w:pStyle w:val="a0"/>
              <w:ind w:firstLine="0"/>
              <w:jc w:val="center"/>
              <w:rPr>
                <w:ins w:id="3390" w:author="Антон Смирнов" w:date="2023-05-25T12:59:00Z"/>
              </w:rPr>
              <w:pPrChange w:id="3391" w:author="Антон Смирнов" w:date="2023-05-25T13:09:00Z">
                <w:pPr>
                  <w:pStyle w:val="a0"/>
                </w:pPr>
              </w:pPrChange>
            </w:pPr>
            <w:ins w:id="3392" w:author="Антон Смирнов" w:date="2023-05-25T12:59:00Z">
              <w:r w:rsidRPr="00294F02">
                <w:t>HLA-B*14:01</w:t>
              </w:r>
            </w:ins>
          </w:p>
        </w:tc>
        <w:tc>
          <w:tcPr>
            <w:tcW w:w="3738" w:type="dxa"/>
            <w:noWrap/>
            <w:vAlign w:val="center"/>
            <w:hideMark/>
            <w:tcPrChange w:id="3393" w:author="Антон Смирнов" w:date="2023-05-25T13:45:00Z">
              <w:tcPr>
                <w:tcW w:w="3315" w:type="dxa"/>
                <w:noWrap/>
                <w:hideMark/>
              </w:tcPr>
            </w:tcPrChange>
          </w:tcPr>
          <w:p w14:paraId="262AEB0D" w14:textId="77777777" w:rsidR="00294F02" w:rsidRPr="00294F02" w:rsidRDefault="00294F02" w:rsidP="00611FDB">
            <w:pPr>
              <w:pStyle w:val="a0"/>
              <w:ind w:firstLine="0"/>
              <w:jc w:val="center"/>
              <w:rPr>
                <w:ins w:id="3394" w:author="Антон Смирнов" w:date="2023-05-25T12:59:00Z"/>
              </w:rPr>
              <w:pPrChange w:id="3395" w:author="Антон Смирнов" w:date="2023-05-25T13:09:00Z">
                <w:pPr>
                  <w:pStyle w:val="a0"/>
                </w:pPr>
              </w:pPrChange>
            </w:pPr>
            <w:ins w:id="3396" w:author="Антон Смирнов" w:date="2023-05-25T12:59:00Z">
              <w:r w:rsidRPr="00294F02">
                <w:t>17</w:t>
              </w:r>
            </w:ins>
          </w:p>
        </w:tc>
      </w:tr>
      <w:tr w:rsidR="00FE3DB4" w:rsidRPr="00294F02" w14:paraId="1519962C" w14:textId="77777777" w:rsidTr="00FD588A">
        <w:tblPrEx>
          <w:tblPrExChange w:id="3397" w:author="Антон Смирнов" w:date="2023-05-25T13:45:00Z">
            <w:tblPrEx>
              <w:tblLayout w:type="fixed"/>
            </w:tblPrEx>
          </w:tblPrExChange>
        </w:tblPrEx>
        <w:trPr>
          <w:trHeight w:val="300"/>
          <w:jc w:val="center"/>
          <w:ins w:id="3398" w:author="Антон Смирнов" w:date="2023-05-25T12:59:00Z"/>
          <w:trPrChange w:id="3399" w:author="Антон Смирнов" w:date="2023-05-25T13:45:00Z">
            <w:trPr>
              <w:trHeight w:val="300"/>
            </w:trPr>
          </w:trPrChange>
        </w:trPr>
        <w:tc>
          <w:tcPr>
            <w:tcW w:w="2891" w:type="dxa"/>
            <w:noWrap/>
            <w:vAlign w:val="center"/>
            <w:hideMark/>
            <w:tcPrChange w:id="3400" w:author="Антон Смирнов" w:date="2023-05-25T13:45:00Z">
              <w:tcPr>
                <w:tcW w:w="3314" w:type="dxa"/>
                <w:gridSpan w:val="2"/>
                <w:noWrap/>
                <w:vAlign w:val="center"/>
                <w:hideMark/>
              </w:tcPr>
            </w:tcPrChange>
          </w:tcPr>
          <w:p w14:paraId="1B5E431F" w14:textId="77777777" w:rsidR="00294F02" w:rsidRPr="00294F02" w:rsidRDefault="00294F02" w:rsidP="00611FDB">
            <w:pPr>
              <w:pStyle w:val="a0"/>
              <w:ind w:firstLine="0"/>
              <w:jc w:val="center"/>
              <w:rPr>
                <w:ins w:id="3401" w:author="Антон Смирнов" w:date="2023-05-25T12:59:00Z"/>
              </w:rPr>
              <w:pPrChange w:id="3402" w:author="Антон Смирнов" w:date="2023-05-25T13:09:00Z">
                <w:pPr>
                  <w:pStyle w:val="a0"/>
                </w:pPr>
              </w:pPrChange>
            </w:pPr>
            <w:ins w:id="3403" w:author="Антон Смирнов" w:date="2023-05-25T12:59:00Z">
              <w:r w:rsidRPr="00294F02">
                <w:t>HLA-B*44:05</w:t>
              </w:r>
            </w:ins>
          </w:p>
        </w:tc>
        <w:tc>
          <w:tcPr>
            <w:tcW w:w="3738" w:type="dxa"/>
            <w:noWrap/>
            <w:vAlign w:val="center"/>
            <w:hideMark/>
            <w:tcPrChange w:id="3404" w:author="Антон Смирнов" w:date="2023-05-25T13:45:00Z">
              <w:tcPr>
                <w:tcW w:w="3315" w:type="dxa"/>
                <w:noWrap/>
                <w:hideMark/>
              </w:tcPr>
            </w:tcPrChange>
          </w:tcPr>
          <w:p w14:paraId="0A41B06A" w14:textId="77777777" w:rsidR="00294F02" w:rsidRPr="00294F02" w:rsidRDefault="00294F02" w:rsidP="00611FDB">
            <w:pPr>
              <w:pStyle w:val="a0"/>
              <w:ind w:firstLine="0"/>
              <w:jc w:val="center"/>
              <w:rPr>
                <w:ins w:id="3405" w:author="Антон Смирнов" w:date="2023-05-25T12:59:00Z"/>
              </w:rPr>
              <w:pPrChange w:id="3406" w:author="Антон Смирнов" w:date="2023-05-25T13:09:00Z">
                <w:pPr>
                  <w:pStyle w:val="a0"/>
                </w:pPr>
              </w:pPrChange>
            </w:pPr>
            <w:ins w:id="3407" w:author="Антон Смирнов" w:date="2023-05-25T12:59:00Z">
              <w:r w:rsidRPr="00294F02">
                <w:t>16</w:t>
              </w:r>
            </w:ins>
          </w:p>
        </w:tc>
      </w:tr>
      <w:tr w:rsidR="00FE3DB4" w:rsidRPr="00294F02" w14:paraId="37716552" w14:textId="77777777" w:rsidTr="00FD588A">
        <w:tblPrEx>
          <w:tblPrExChange w:id="3408" w:author="Антон Смирнов" w:date="2023-05-25T13:45:00Z">
            <w:tblPrEx>
              <w:tblLayout w:type="fixed"/>
            </w:tblPrEx>
          </w:tblPrExChange>
        </w:tblPrEx>
        <w:trPr>
          <w:trHeight w:val="300"/>
          <w:jc w:val="center"/>
          <w:ins w:id="3409" w:author="Антон Смирнов" w:date="2023-05-25T12:59:00Z"/>
          <w:trPrChange w:id="3410" w:author="Антон Смирнов" w:date="2023-05-25T13:45:00Z">
            <w:trPr>
              <w:trHeight w:val="300"/>
            </w:trPr>
          </w:trPrChange>
        </w:trPr>
        <w:tc>
          <w:tcPr>
            <w:tcW w:w="2891" w:type="dxa"/>
            <w:noWrap/>
            <w:vAlign w:val="center"/>
            <w:hideMark/>
            <w:tcPrChange w:id="3411" w:author="Антон Смирнов" w:date="2023-05-25T13:45:00Z">
              <w:tcPr>
                <w:tcW w:w="3314" w:type="dxa"/>
                <w:gridSpan w:val="2"/>
                <w:noWrap/>
                <w:vAlign w:val="center"/>
                <w:hideMark/>
              </w:tcPr>
            </w:tcPrChange>
          </w:tcPr>
          <w:p w14:paraId="11A2CA4A" w14:textId="77777777" w:rsidR="00294F02" w:rsidRPr="00294F02" w:rsidRDefault="00294F02" w:rsidP="00611FDB">
            <w:pPr>
              <w:pStyle w:val="a0"/>
              <w:ind w:firstLine="0"/>
              <w:jc w:val="center"/>
              <w:rPr>
                <w:ins w:id="3412" w:author="Антон Смирнов" w:date="2023-05-25T12:59:00Z"/>
              </w:rPr>
              <w:pPrChange w:id="3413" w:author="Антон Смирнов" w:date="2023-05-25T13:09:00Z">
                <w:pPr>
                  <w:pStyle w:val="a0"/>
                </w:pPr>
              </w:pPrChange>
            </w:pPr>
            <w:ins w:id="3414" w:author="Антон Смирнов" w:date="2023-05-25T12:59:00Z">
              <w:r w:rsidRPr="00294F02">
                <w:t>HLA-B*07:06</w:t>
              </w:r>
            </w:ins>
          </w:p>
        </w:tc>
        <w:tc>
          <w:tcPr>
            <w:tcW w:w="3738" w:type="dxa"/>
            <w:noWrap/>
            <w:vAlign w:val="center"/>
            <w:hideMark/>
            <w:tcPrChange w:id="3415" w:author="Антон Смирнов" w:date="2023-05-25T13:45:00Z">
              <w:tcPr>
                <w:tcW w:w="3315" w:type="dxa"/>
                <w:noWrap/>
                <w:hideMark/>
              </w:tcPr>
            </w:tcPrChange>
          </w:tcPr>
          <w:p w14:paraId="2D37241E" w14:textId="77777777" w:rsidR="00294F02" w:rsidRPr="00294F02" w:rsidRDefault="00294F02" w:rsidP="00611FDB">
            <w:pPr>
              <w:pStyle w:val="a0"/>
              <w:ind w:firstLine="0"/>
              <w:jc w:val="center"/>
              <w:rPr>
                <w:ins w:id="3416" w:author="Антон Смирнов" w:date="2023-05-25T12:59:00Z"/>
              </w:rPr>
              <w:pPrChange w:id="3417" w:author="Антон Смирнов" w:date="2023-05-25T13:09:00Z">
                <w:pPr>
                  <w:pStyle w:val="a0"/>
                </w:pPr>
              </w:pPrChange>
            </w:pPr>
            <w:ins w:id="3418" w:author="Антон Смирнов" w:date="2023-05-25T12:59:00Z">
              <w:r w:rsidRPr="00294F02">
                <w:t>15</w:t>
              </w:r>
            </w:ins>
          </w:p>
        </w:tc>
      </w:tr>
      <w:tr w:rsidR="00FE3DB4" w:rsidRPr="00294F02" w14:paraId="3D9BFF38" w14:textId="77777777" w:rsidTr="00FD588A">
        <w:tblPrEx>
          <w:tblPrExChange w:id="3419" w:author="Антон Смирнов" w:date="2023-05-25T13:45:00Z">
            <w:tblPrEx>
              <w:tblLayout w:type="fixed"/>
            </w:tblPrEx>
          </w:tblPrExChange>
        </w:tblPrEx>
        <w:trPr>
          <w:trHeight w:val="300"/>
          <w:jc w:val="center"/>
          <w:ins w:id="3420" w:author="Антон Смирнов" w:date="2023-05-25T12:59:00Z"/>
          <w:trPrChange w:id="3421" w:author="Антон Смирнов" w:date="2023-05-25T13:45:00Z">
            <w:trPr>
              <w:trHeight w:val="300"/>
            </w:trPr>
          </w:trPrChange>
        </w:trPr>
        <w:tc>
          <w:tcPr>
            <w:tcW w:w="2891" w:type="dxa"/>
            <w:noWrap/>
            <w:vAlign w:val="center"/>
            <w:hideMark/>
            <w:tcPrChange w:id="3422" w:author="Антон Смирнов" w:date="2023-05-25T13:45:00Z">
              <w:tcPr>
                <w:tcW w:w="3314" w:type="dxa"/>
                <w:gridSpan w:val="2"/>
                <w:noWrap/>
                <w:vAlign w:val="center"/>
                <w:hideMark/>
              </w:tcPr>
            </w:tcPrChange>
          </w:tcPr>
          <w:p w14:paraId="1448CD23" w14:textId="77777777" w:rsidR="00294F02" w:rsidRPr="00294F02" w:rsidRDefault="00294F02" w:rsidP="00611FDB">
            <w:pPr>
              <w:pStyle w:val="a0"/>
              <w:ind w:firstLine="0"/>
              <w:jc w:val="center"/>
              <w:rPr>
                <w:ins w:id="3423" w:author="Антон Смирнов" w:date="2023-05-25T12:59:00Z"/>
              </w:rPr>
              <w:pPrChange w:id="3424" w:author="Антон Смирнов" w:date="2023-05-25T13:09:00Z">
                <w:pPr>
                  <w:pStyle w:val="a0"/>
                </w:pPr>
              </w:pPrChange>
            </w:pPr>
            <w:ins w:id="3425" w:author="Антон Смирнов" w:date="2023-05-25T12:59:00Z">
              <w:r w:rsidRPr="00294F02">
                <w:t>HLA-B*42:02</w:t>
              </w:r>
            </w:ins>
          </w:p>
        </w:tc>
        <w:tc>
          <w:tcPr>
            <w:tcW w:w="3738" w:type="dxa"/>
            <w:noWrap/>
            <w:vAlign w:val="center"/>
            <w:hideMark/>
            <w:tcPrChange w:id="3426" w:author="Антон Смирнов" w:date="2023-05-25T13:45:00Z">
              <w:tcPr>
                <w:tcW w:w="3315" w:type="dxa"/>
                <w:noWrap/>
                <w:hideMark/>
              </w:tcPr>
            </w:tcPrChange>
          </w:tcPr>
          <w:p w14:paraId="47F28318" w14:textId="77777777" w:rsidR="00294F02" w:rsidRPr="00294F02" w:rsidRDefault="00294F02" w:rsidP="00611FDB">
            <w:pPr>
              <w:pStyle w:val="a0"/>
              <w:ind w:firstLine="0"/>
              <w:jc w:val="center"/>
              <w:rPr>
                <w:ins w:id="3427" w:author="Антон Смирнов" w:date="2023-05-25T12:59:00Z"/>
              </w:rPr>
              <w:pPrChange w:id="3428" w:author="Антон Смирнов" w:date="2023-05-25T13:09:00Z">
                <w:pPr>
                  <w:pStyle w:val="a0"/>
                </w:pPr>
              </w:pPrChange>
            </w:pPr>
            <w:ins w:id="3429" w:author="Антон Смирнов" w:date="2023-05-25T12:59:00Z">
              <w:r w:rsidRPr="00294F02">
                <w:t>15</w:t>
              </w:r>
            </w:ins>
          </w:p>
        </w:tc>
      </w:tr>
      <w:tr w:rsidR="00FE3DB4" w:rsidRPr="00294F02" w14:paraId="3F6AE769" w14:textId="77777777" w:rsidTr="00FD588A">
        <w:tblPrEx>
          <w:tblPrExChange w:id="3430" w:author="Антон Смирнов" w:date="2023-05-25T13:45:00Z">
            <w:tblPrEx>
              <w:tblLayout w:type="fixed"/>
            </w:tblPrEx>
          </w:tblPrExChange>
        </w:tblPrEx>
        <w:trPr>
          <w:trHeight w:val="300"/>
          <w:jc w:val="center"/>
          <w:ins w:id="3431" w:author="Антон Смирнов" w:date="2023-05-25T12:59:00Z"/>
          <w:trPrChange w:id="3432" w:author="Антон Смирнов" w:date="2023-05-25T13:45:00Z">
            <w:trPr>
              <w:trHeight w:val="300"/>
            </w:trPr>
          </w:trPrChange>
        </w:trPr>
        <w:tc>
          <w:tcPr>
            <w:tcW w:w="2891" w:type="dxa"/>
            <w:noWrap/>
            <w:vAlign w:val="center"/>
            <w:hideMark/>
            <w:tcPrChange w:id="3433" w:author="Антон Смирнов" w:date="2023-05-25T13:45:00Z">
              <w:tcPr>
                <w:tcW w:w="3314" w:type="dxa"/>
                <w:gridSpan w:val="2"/>
                <w:noWrap/>
                <w:vAlign w:val="center"/>
                <w:hideMark/>
              </w:tcPr>
            </w:tcPrChange>
          </w:tcPr>
          <w:p w14:paraId="249AD678" w14:textId="77777777" w:rsidR="00294F02" w:rsidRPr="00294F02" w:rsidRDefault="00294F02" w:rsidP="00611FDB">
            <w:pPr>
              <w:pStyle w:val="a0"/>
              <w:ind w:firstLine="0"/>
              <w:jc w:val="center"/>
              <w:rPr>
                <w:ins w:id="3434" w:author="Антон Смирнов" w:date="2023-05-25T12:59:00Z"/>
              </w:rPr>
              <w:pPrChange w:id="3435" w:author="Антон Смирнов" w:date="2023-05-25T13:09:00Z">
                <w:pPr>
                  <w:pStyle w:val="a0"/>
                </w:pPr>
              </w:pPrChange>
            </w:pPr>
            <w:ins w:id="3436" w:author="Антон Смирнов" w:date="2023-05-25T12:59:00Z">
              <w:r w:rsidRPr="00294F02">
                <w:t>HLA-A*03:19</w:t>
              </w:r>
            </w:ins>
          </w:p>
        </w:tc>
        <w:tc>
          <w:tcPr>
            <w:tcW w:w="3738" w:type="dxa"/>
            <w:noWrap/>
            <w:vAlign w:val="center"/>
            <w:hideMark/>
            <w:tcPrChange w:id="3437" w:author="Антон Смирнов" w:date="2023-05-25T13:45:00Z">
              <w:tcPr>
                <w:tcW w:w="3315" w:type="dxa"/>
                <w:noWrap/>
                <w:hideMark/>
              </w:tcPr>
            </w:tcPrChange>
          </w:tcPr>
          <w:p w14:paraId="63228C3D" w14:textId="77777777" w:rsidR="00294F02" w:rsidRPr="00294F02" w:rsidRDefault="00294F02" w:rsidP="00611FDB">
            <w:pPr>
              <w:pStyle w:val="a0"/>
              <w:ind w:firstLine="0"/>
              <w:jc w:val="center"/>
              <w:rPr>
                <w:ins w:id="3438" w:author="Антон Смирнов" w:date="2023-05-25T12:59:00Z"/>
              </w:rPr>
              <w:pPrChange w:id="3439" w:author="Антон Смирнов" w:date="2023-05-25T13:09:00Z">
                <w:pPr>
                  <w:pStyle w:val="a0"/>
                </w:pPr>
              </w:pPrChange>
            </w:pPr>
            <w:ins w:id="3440" w:author="Антон Смирнов" w:date="2023-05-25T12:59:00Z">
              <w:r w:rsidRPr="00294F02">
                <w:t>14</w:t>
              </w:r>
            </w:ins>
          </w:p>
        </w:tc>
      </w:tr>
      <w:tr w:rsidR="00FE3DB4" w:rsidRPr="00294F02" w14:paraId="09EF91E7" w14:textId="77777777" w:rsidTr="00FD588A">
        <w:tblPrEx>
          <w:tblPrExChange w:id="3441" w:author="Антон Смирнов" w:date="2023-05-25T13:45:00Z">
            <w:tblPrEx>
              <w:tblLayout w:type="fixed"/>
            </w:tblPrEx>
          </w:tblPrExChange>
        </w:tblPrEx>
        <w:trPr>
          <w:trHeight w:val="300"/>
          <w:jc w:val="center"/>
          <w:ins w:id="3442" w:author="Антон Смирнов" w:date="2023-05-25T12:59:00Z"/>
          <w:trPrChange w:id="3443" w:author="Антон Смирнов" w:date="2023-05-25T13:45:00Z">
            <w:trPr>
              <w:trHeight w:val="300"/>
            </w:trPr>
          </w:trPrChange>
        </w:trPr>
        <w:tc>
          <w:tcPr>
            <w:tcW w:w="2891" w:type="dxa"/>
            <w:noWrap/>
            <w:vAlign w:val="center"/>
            <w:hideMark/>
            <w:tcPrChange w:id="3444" w:author="Антон Смирнов" w:date="2023-05-25T13:45:00Z">
              <w:tcPr>
                <w:tcW w:w="3314" w:type="dxa"/>
                <w:gridSpan w:val="2"/>
                <w:noWrap/>
                <w:vAlign w:val="center"/>
                <w:hideMark/>
              </w:tcPr>
            </w:tcPrChange>
          </w:tcPr>
          <w:p w14:paraId="033C8C87" w14:textId="77777777" w:rsidR="00294F02" w:rsidRPr="00294F02" w:rsidRDefault="00294F02" w:rsidP="00611FDB">
            <w:pPr>
              <w:pStyle w:val="a0"/>
              <w:ind w:firstLine="0"/>
              <w:jc w:val="center"/>
              <w:rPr>
                <w:ins w:id="3445" w:author="Антон Смирнов" w:date="2023-05-25T12:59:00Z"/>
              </w:rPr>
              <w:pPrChange w:id="3446" w:author="Антон Смирнов" w:date="2023-05-25T13:09:00Z">
                <w:pPr>
                  <w:pStyle w:val="a0"/>
                </w:pPr>
              </w:pPrChange>
            </w:pPr>
            <w:ins w:id="3447" w:author="Антон Смирнов" w:date="2023-05-25T12:59:00Z">
              <w:r w:rsidRPr="00294F02">
                <w:t>HLA-B*27:10</w:t>
              </w:r>
            </w:ins>
          </w:p>
        </w:tc>
        <w:tc>
          <w:tcPr>
            <w:tcW w:w="3738" w:type="dxa"/>
            <w:noWrap/>
            <w:vAlign w:val="center"/>
            <w:hideMark/>
            <w:tcPrChange w:id="3448" w:author="Антон Смирнов" w:date="2023-05-25T13:45:00Z">
              <w:tcPr>
                <w:tcW w:w="3315" w:type="dxa"/>
                <w:noWrap/>
                <w:hideMark/>
              </w:tcPr>
            </w:tcPrChange>
          </w:tcPr>
          <w:p w14:paraId="44E7C14D" w14:textId="77777777" w:rsidR="00294F02" w:rsidRPr="00294F02" w:rsidRDefault="00294F02" w:rsidP="00611FDB">
            <w:pPr>
              <w:pStyle w:val="a0"/>
              <w:ind w:firstLine="0"/>
              <w:jc w:val="center"/>
              <w:rPr>
                <w:ins w:id="3449" w:author="Антон Смирнов" w:date="2023-05-25T12:59:00Z"/>
              </w:rPr>
              <w:pPrChange w:id="3450" w:author="Антон Смирнов" w:date="2023-05-25T13:09:00Z">
                <w:pPr>
                  <w:pStyle w:val="a0"/>
                </w:pPr>
              </w:pPrChange>
            </w:pPr>
            <w:ins w:id="3451" w:author="Антон Смирнов" w:date="2023-05-25T12:59:00Z">
              <w:r w:rsidRPr="00294F02">
                <w:t>12</w:t>
              </w:r>
            </w:ins>
          </w:p>
        </w:tc>
      </w:tr>
      <w:tr w:rsidR="00FE3DB4" w:rsidRPr="00294F02" w14:paraId="3E55AA54" w14:textId="77777777" w:rsidTr="00FD588A">
        <w:tblPrEx>
          <w:tblPrExChange w:id="3452" w:author="Антон Смирнов" w:date="2023-05-25T13:45:00Z">
            <w:tblPrEx>
              <w:tblLayout w:type="fixed"/>
            </w:tblPrEx>
          </w:tblPrExChange>
        </w:tblPrEx>
        <w:trPr>
          <w:trHeight w:val="300"/>
          <w:jc w:val="center"/>
          <w:ins w:id="3453" w:author="Антон Смирнов" w:date="2023-05-25T12:59:00Z"/>
          <w:trPrChange w:id="3454" w:author="Антон Смирнов" w:date="2023-05-25T13:45:00Z">
            <w:trPr>
              <w:trHeight w:val="300"/>
            </w:trPr>
          </w:trPrChange>
        </w:trPr>
        <w:tc>
          <w:tcPr>
            <w:tcW w:w="2891" w:type="dxa"/>
            <w:noWrap/>
            <w:vAlign w:val="center"/>
            <w:hideMark/>
            <w:tcPrChange w:id="3455" w:author="Антон Смирнов" w:date="2023-05-25T13:45:00Z">
              <w:tcPr>
                <w:tcW w:w="3314" w:type="dxa"/>
                <w:gridSpan w:val="2"/>
                <w:noWrap/>
                <w:vAlign w:val="center"/>
                <w:hideMark/>
              </w:tcPr>
            </w:tcPrChange>
          </w:tcPr>
          <w:p w14:paraId="46BCF6C0" w14:textId="77777777" w:rsidR="00294F02" w:rsidRPr="00294F02" w:rsidRDefault="00294F02" w:rsidP="00611FDB">
            <w:pPr>
              <w:pStyle w:val="a0"/>
              <w:ind w:firstLine="0"/>
              <w:jc w:val="center"/>
              <w:rPr>
                <w:ins w:id="3456" w:author="Антон Смирнов" w:date="2023-05-25T12:59:00Z"/>
              </w:rPr>
              <w:pPrChange w:id="3457" w:author="Антон Смирнов" w:date="2023-05-25T13:09:00Z">
                <w:pPr>
                  <w:pStyle w:val="a0"/>
                </w:pPr>
              </w:pPrChange>
            </w:pPr>
            <w:ins w:id="3458" w:author="Антон Смирнов" w:date="2023-05-25T12:59:00Z">
              <w:r w:rsidRPr="00294F02">
                <w:t>HLA-B*35:04</w:t>
              </w:r>
            </w:ins>
          </w:p>
        </w:tc>
        <w:tc>
          <w:tcPr>
            <w:tcW w:w="3738" w:type="dxa"/>
            <w:noWrap/>
            <w:vAlign w:val="center"/>
            <w:hideMark/>
            <w:tcPrChange w:id="3459" w:author="Антон Смирнов" w:date="2023-05-25T13:45:00Z">
              <w:tcPr>
                <w:tcW w:w="3315" w:type="dxa"/>
                <w:noWrap/>
                <w:hideMark/>
              </w:tcPr>
            </w:tcPrChange>
          </w:tcPr>
          <w:p w14:paraId="5A53078E" w14:textId="77777777" w:rsidR="00294F02" w:rsidRPr="00294F02" w:rsidRDefault="00294F02" w:rsidP="00611FDB">
            <w:pPr>
              <w:pStyle w:val="a0"/>
              <w:ind w:firstLine="0"/>
              <w:jc w:val="center"/>
              <w:rPr>
                <w:ins w:id="3460" w:author="Антон Смирнов" w:date="2023-05-25T12:59:00Z"/>
              </w:rPr>
              <w:pPrChange w:id="3461" w:author="Антон Смирнов" w:date="2023-05-25T13:09:00Z">
                <w:pPr>
                  <w:pStyle w:val="a0"/>
                </w:pPr>
              </w:pPrChange>
            </w:pPr>
            <w:ins w:id="3462" w:author="Антон Смирнов" w:date="2023-05-25T12:59:00Z">
              <w:r w:rsidRPr="00294F02">
                <w:t>12</w:t>
              </w:r>
            </w:ins>
          </w:p>
        </w:tc>
      </w:tr>
      <w:tr w:rsidR="00FE3DB4" w:rsidRPr="00294F02" w14:paraId="5A0CFC20" w14:textId="77777777" w:rsidTr="00FD588A">
        <w:tblPrEx>
          <w:tblPrExChange w:id="3463" w:author="Антон Смирнов" w:date="2023-05-25T13:45:00Z">
            <w:tblPrEx>
              <w:tblLayout w:type="fixed"/>
            </w:tblPrEx>
          </w:tblPrExChange>
        </w:tblPrEx>
        <w:trPr>
          <w:trHeight w:val="300"/>
          <w:jc w:val="center"/>
          <w:ins w:id="3464" w:author="Антон Смирнов" w:date="2023-05-25T12:59:00Z"/>
          <w:trPrChange w:id="3465" w:author="Антон Смирнов" w:date="2023-05-25T13:45:00Z">
            <w:trPr>
              <w:trHeight w:val="300"/>
            </w:trPr>
          </w:trPrChange>
        </w:trPr>
        <w:tc>
          <w:tcPr>
            <w:tcW w:w="2891" w:type="dxa"/>
            <w:noWrap/>
            <w:vAlign w:val="center"/>
            <w:hideMark/>
            <w:tcPrChange w:id="3466" w:author="Антон Смирнов" w:date="2023-05-25T13:45:00Z">
              <w:tcPr>
                <w:tcW w:w="3314" w:type="dxa"/>
                <w:gridSpan w:val="2"/>
                <w:noWrap/>
                <w:vAlign w:val="center"/>
                <w:hideMark/>
              </w:tcPr>
            </w:tcPrChange>
          </w:tcPr>
          <w:p w14:paraId="777426E3" w14:textId="77777777" w:rsidR="00294F02" w:rsidRPr="00294F02" w:rsidRDefault="00294F02" w:rsidP="00611FDB">
            <w:pPr>
              <w:pStyle w:val="a0"/>
              <w:ind w:firstLine="0"/>
              <w:jc w:val="center"/>
              <w:rPr>
                <w:ins w:id="3467" w:author="Антон Смирнов" w:date="2023-05-25T12:59:00Z"/>
              </w:rPr>
              <w:pPrChange w:id="3468" w:author="Антон Смирнов" w:date="2023-05-25T13:09:00Z">
                <w:pPr>
                  <w:pStyle w:val="a0"/>
                </w:pPr>
              </w:pPrChange>
            </w:pPr>
            <w:ins w:id="3469" w:author="Антон Смирнов" w:date="2023-05-25T12:59:00Z">
              <w:r w:rsidRPr="00294F02">
                <w:t>HLA-B*35:06</w:t>
              </w:r>
            </w:ins>
          </w:p>
        </w:tc>
        <w:tc>
          <w:tcPr>
            <w:tcW w:w="3738" w:type="dxa"/>
            <w:noWrap/>
            <w:vAlign w:val="center"/>
            <w:hideMark/>
            <w:tcPrChange w:id="3470" w:author="Антон Смирнов" w:date="2023-05-25T13:45:00Z">
              <w:tcPr>
                <w:tcW w:w="3315" w:type="dxa"/>
                <w:noWrap/>
                <w:hideMark/>
              </w:tcPr>
            </w:tcPrChange>
          </w:tcPr>
          <w:p w14:paraId="3E04D285" w14:textId="77777777" w:rsidR="00294F02" w:rsidRPr="00294F02" w:rsidRDefault="00294F02" w:rsidP="00611FDB">
            <w:pPr>
              <w:pStyle w:val="a0"/>
              <w:ind w:firstLine="0"/>
              <w:jc w:val="center"/>
              <w:rPr>
                <w:ins w:id="3471" w:author="Антон Смирнов" w:date="2023-05-25T12:59:00Z"/>
              </w:rPr>
              <w:pPrChange w:id="3472" w:author="Антон Смирнов" w:date="2023-05-25T13:09:00Z">
                <w:pPr>
                  <w:pStyle w:val="a0"/>
                </w:pPr>
              </w:pPrChange>
            </w:pPr>
            <w:ins w:id="3473" w:author="Антон Смирнов" w:date="2023-05-25T12:59:00Z">
              <w:r w:rsidRPr="00294F02">
                <w:t>10</w:t>
              </w:r>
            </w:ins>
          </w:p>
        </w:tc>
      </w:tr>
      <w:tr w:rsidR="00FE3DB4" w:rsidRPr="00294F02" w14:paraId="5BF1BAC4" w14:textId="77777777" w:rsidTr="00FD588A">
        <w:tblPrEx>
          <w:tblPrExChange w:id="3474" w:author="Антон Смирнов" w:date="2023-05-25T13:45:00Z">
            <w:tblPrEx>
              <w:tblLayout w:type="fixed"/>
            </w:tblPrEx>
          </w:tblPrExChange>
        </w:tblPrEx>
        <w:trPr>
          <w:trHeight w:val="300"/>
          <w:jc w:val="center"/>
          <w:ins w:id="3475" w:author="Антон Смирнов" w:date="2023-05-25T12:59:00Z"/>
          <w:trPrChange w:id="3476" w:author="Антон Смирнов" w:date="2023-05-25T13:45:00Z">
            <w:trPr>
              <w:trHeight w:val="300"/>
            </w:trPr>
          </w:trPrChange>
        </w:trPr>
        <w:tc>
          <w:tcPr>
            <w:tcW w:w="2891" w:type="dxa"/>
            <w:noWrap/>
            <w:vAlign w:val="center"/>
            <w:hideMark/>
            <w:tcPrChange w:id="3477" w:author="Антон Смирнов" w:date="2023-05-25T13:45:00Z">
              <w:tcPr>
                <w:tcW w:w="3314" w:type="dxa"/>
                <w:gridSpan w:val="2"/>
                <w:noWrap/>
                <w:vAlign w:val="center"/>
                <w:hideMark/>
              </w:tcPr>
            </w:tcPrChange>
          </w:tcPr>
          <w:p w14:paraId="3F31403A" w14:textId="77777777" w:rsidR="00294F02" w:rsidRPr="00294F02" w:rsidRDefault="00294F02" w:rsidP="00611FDB">
            <w:pPr>
              <w:pStyle w:val="a0"/>
              <w:ind w:firstLine="0"/>
              <w:jc w:val="center"/>
              <w:rPr>
                <w:ins w:id="3478" w:author="Антон Смирнов" w:date="2023-05-25T12:59:00Z"/>
              </w:rPr>
              <w:pPrChange w:id="3479" w:author="Антон Смирнов" w:date="2023-05-25T13:09:00Z">
                <w:pPr>
                  <w:pStyle w:val="a0"/>
                </w:pPr>
              </w:pPrChange>
            </w:pPr>
            <w:ins w:id="3480" w:author="Антон Смирнов" w:date="2023-05-25T12:59:00Z">
              <w:r w:rsidRPr="00294F02">
                <w:t>HLA-C*16:02</w:t>
              </w:r>
            </w:ins>
          </w:p>
        </w:tc>
        <w:tc>
          <w:tcPr>
            <w:tcW w:w="3738" w:type="dxa"/>
            <w:noWrap/>
            <w:vAlign w:val="center"/>
            <w:hideMark/>
            <w:tcPrChange w:id="3481" w:author="Антон Смирнов" w:date="2023-05-25T13:45:00Z">
              <w:tcPr>
                <w:tcW w:w="3315" w:type="dxa"/>
                <w:noWrap/>
                <w:hideMark/>
              </w:tcPr>
            </w:tcPrChange>
          </w:tcPr>
          <w:p w14:paraId="5F79BA6C" w14:textId="77777777" w:rsidR="00294F02" w:rsidRPr="00294F02" w:rsidRDefault="00294F02" w:rsidP="00611FDB">
            <w:pPr>
              <w:pStyle w:val="a0"/>
              <w:ind w:firstLine="0"/>
              <w:jc w:val="center"/>
              <w:rPr>
                <w:ins w:id="3482" w:author="Антон Смирнов" w:date="2023-05-25T12:59:00Z"/>
              </w:rPr>
              <w:pPrChange w:id="3483" w:author="Антон Смирнов" w:date="2023-05-25T13:09:00Z">
                <w:pPr>
                  <w:pStyle w:val="a0"/>
                </w:pPr>
              </w:pPrChange>
            </w:pPr>
            <w:ins w:id="3484" w:author="Антон Смирнов" w:date="2023-05-25T12:59:00Z">
              <w:r w:rsidRPr="00294F02">
                <w:t>10</w:t>
              </w:r>
            </w:ins>
          </w:p>
        </w:tc>
      </w:tr>
      <w:tr w:rsidR="00FE3DB4" w:rsidRPr="00294F02" w14:paraId="0ACDA0BF" w14:textId="77777777" w:rsidTr="00FD588A">
        <w:tblPrEx>
          <w:tblPrExChange w:id="3485" w:author="Антон Смирнов" w:date="2023-05-25T13:45:00Z">
            <w:tblPrEx>
              <w:tblLayout w:type="fixed"/>
            </w:tblPrEx>
          </w:tblPrExChange>
        </w:tblPrEx>
        <w:trPr>
          <w:trHeight w:val="300"/>
          <w:jc w:val="center"/>
          <w:ins w:id="3486" w:author="Антон Смирнов" w:date="2023-05-25T12:59:00Z"/>
          <w:trPrChange w:id="3487" w:author="Антон Смирнов" w:date="2023-05-25T13:45:00Z">
            <w:trPr>
              <w:trHeight w:val="300"/>
            </w:trPr>
          </w:trPrChange>
        </w:trPr>
        <w:tc>
          <w:tcPr>
            <w:tcW w:w="2891" w:type="dxa"/>
            <w:noWrap/>
            <w:vAlign w:val="center"/>
            <w:hideMark/>
            <w:tcPrChange w:id="3488" w:author="Антон Смирнов" w:date="2023-05-25T13:45:00Z">
              <w:tcPr>
                <w:tcW w:w="3314" w:type="dxa"/>
                <w:gridSpan w:val="2"/>
                <w:noWrap/>
                <w:vAlign w:val="center"/>
                <w:hideMark/>
              </w:tcPr>
            </w:tcPrChange>
          </w:tcPr>
          <w:p w14:paraId="6396E2DE" w14:textId="77777777" w:rsidR="00294F02" w:rsidRPr="00294F02" w:rsidRDefault="00294F02" w:rsidP="00611FDB">
            <w:pPr>
              <w:pStyle w:val="a0"/>
              <w:ind w:firstLine="0"/>
              <w:jc w:val="center"/>
              <w:rPr>
                <w:ins w:id="3489" w:author="Антон Смирнов" w:date="2023-05-25T12:59:00Z"/>
              </w:rPr>
              <w:pPrChange w:id="3490" w:author="Антон Смирнов" w:date="2023-05-25T13:09:00Z">
                <w:pPr>
                  <w:pStyle w:val="a0"/>
                </w:pPr>
              </w:pPrChange>
            </w:pPr>
            <w:ins w:id="3491" w:author="Антон Смирнов" w:date="2023-05-25T12:59:00Z">
              <w:r w:rsidRPr="00294F02">
                <w:t>HLA-A*02:14</w:t>
              </w:r>
            </w:ins>
          </w:p>
        </w:tc>
        <w:tc>
          <w:tcPr>
            <w:tcW w:w="3738" w:type="dxa"/>
            <w:noWrap/>
            <w:vAlign w:val="center"/>
            <w:hideMark/>
            <w:tcPrChange w:id="3492" w:author="Антон Смирнов" w:date="2023-05-25T13:45:00Z">
              <w:tcPr>
                <w:tcW w:w="3315" w:type="dxa"/>
                <w:noWrap/>
                <w:hideMark/>
              </w:tcPr>
            </w:tcPrChange>
          </w:tcPr>
          <w:p w14:paraId="2E8A4D8B" w14:textId="77777777" w:rsidR="00294F02" w:rsidRPr="00294F02" w:rsidRDefault="00294F02" w:rsidP="00611FDB">
            <w:pPr>
              <w:pStyle w:val="a0"/>
              <w:ind w:firstLine="0"/>
              <w:jc w:val="center"/>
              <w:rPr>
                <w:ins w:id="3493" w:author="Антон Смирнов" w:date="2023-05-25T12:59:00Z"/>
              </w:rPr>
              <w:pPrChange w:id="3494" w:author="Антон Смирнов" w:date="2023-05-25T13:09:00Z">
                <w:pPr>
                  <w:pStyle w:val="a0"/>
                </w:pPr>
              </w:pPrChange>
            </w:pPr>
            <w:ins w:id="3495" w:author="Антон Смирнов" w:date="2023-05-25T12:59:00Z">
              <w:r w:rsidRPr="00294F02">
                <w:t>9</w:t>
              </w:r>
            </w:ins>
          </w:p>
        </w:tc>
      </w:tr>
      <w:tr w:rsidR="00FE3DB4" w:rsidRPr="00294F02" w14:paraId="08931E71" w14:textId="77777777" w:rsidTr="00FD588A">
        <w:tblPrEx>
          <w:tblPrExChange w:id="3496" w:author="Антон Смирнов" w:date="2023-05-25T13:45:00Z">
            <w:tblPrEx>
              <w:tblLayout w:type="fixed"/>
            </w:tblPrEx>
          </w:tblPrExChange>
        </w:tblPrEx>
        <w:trPr>
          <w:trHeight w:val="300"/>
          <w:jc w:val="center"/>
          <w:ins w:id="3497" w:author="Антон Смирнов" w:date="2023-05-25T12:59:00Z"/>
          <w:trPrChange w:id="3498" w:author="Антон Смирнов" w:date="2023-05-25T13:45:00Z">
            <w:trPr>
              <w:trHeight w:val="300"/>
            </w:trPr>
          </w:trPrChange>
        </w:trPr>
        <w:tc>
          <w:tcPr>
            <w:tcW w:w="2891" w:type="dxa"/>
            <w:noWrap/>
            <w:vAlign w:val="center"/>
            <w:hideMark/>
            <w:tcPrChange w:id="3499" w:author="Антон Смирнов" w:date="2023-05-25T13:45:00Z">
              <w:tcPr>
                <w:tcW w:w="3314" w:type="dxa"/>
                <w:gridSpan w:val="2"/>
                <w:noWrap/>
                <w:vAlign w:val="center"/>
                <w:hideMark/>
              </w:tcPr>
            </w:tcPrChange>
          </w:tcPr>
          <w:p w14:paraId="0D9C6B4C" w14:textId="77777777" w:rsidR="00294F02" w:rsidRPr="00294F02" w:rsidRDefault="00294F02" w:rsidP="00611FDB">
            <w:pPr>
              <w:pStyle w:val="a0"/>
              <w:ind w:firstLine="0"/>
              <w:jc w:val="center"/>
              <w:rPr>
                <w:ins w:id="3500" w:author="Антон Смирнов" w:date="2023-05-25T12:59:00Z"/>
              </w:rPr>
              <w:pPrChange w:id="3501" w:author="Антон Смирнов" w:date="2023-05-25T13:09:00Z">
                <w:pPr>
                  <w:pStyle w:val="a0"/>
                </w:pPr>
              </w:pPrChange>
            </w:pPr>
            <w:ins w:id="3502" w:author="Антон Смирнов" w:date="2023-05-25T12:59:00Z">
              <w:r w:rsidRPr="00294F02">
                <w:t>HLA-C*03:13</w:t>
              </w:r>
            </w:ins>
          </w:p>
        </w:tc>
        <w:tc>
          <w:tcPr>
            <w:tcW w:w="3738" w:type="dxa"/>
            <w:noWrap/>
            <w:vAlign w:val="center"/>
            <w:hideMark/>
            <w:tcPrChange w:id="3503" w:author="Антон Смирнов" w:date="2023-05-25T13:45:00Z">
              <w:tcPr>
                <w:tcW w:w="3315" w:type="dxa"/>
                <w:noWrap/>
                <w:hideMark/>
              </w:tcPr>
            </w:tcPrChange>
          </w:tcPr>
          <w:p w14:paraId="44CD0705" w14:textId="77777777" w:rsidR="00294F02" w:rsidRPr="00294F02" w:rsidRDefault="00294F02" w:rsidP="00611FDB">
            <w:pPr>
              <w:pStyle w:val="a0"/>
              <w:ind w:firstLine="0"/>
              <w:jc w:val="center"/>
              <w:rPr>
                <w:ins w:id="3504" w:author="Антон Смирнов" w:date="2023-05-25T12:59:00Z"/>
              </w:rPr>
              <w:pPrChange w:id="3505" w:author="Антон Смирнов" w:date="2023-05-25T13:09:00Z">
                <w:pPr>
                  <w:pStyle w:val="a0"/>
                </w:pPr>
              </w:pPrChange>
            </w:pPr>
            <w:ins w:id="3506" w:author="Антон Смирнов" w:date="2023-05-25T12:59:00Z">
              <w:r w:rsidRPr="00294F02">
                <w:t>9</w:t>
              </w:r>
            </w:ins>
          </w:p>
        </w:tc>
      </w:tr>
      <w:tr w:rsidR="00FE3DB4" w:rsidRPr="00294F02" w14:paraId="7A6A320C" w14:textId="77777777" w:rsidTr="00FD588A">
        <w:tblPrEx>
          <w:tblPrExChange w:id="3507" w:author="Антон Смирнов" w:date="2023-05-25T13:45:00Z">
            <w:tblPrEx>
              <w:tblLayout w:type="fixed"/>
            </w:tblPrEx>
          </w:tblPrExChange>
        </w:tblPrEx>
        <w:trPr>
          <w:trHeight w:val="300"/>
          <w:jc w:val="center"/>
          <w:ins w:id="3508" w:author="Антон Смирнов" w:date="2023-05-25T12:59:00Z"/>
          <w:trPrChange w:id="3509" w:author="Антон Смирнов" w:date="2023-05-25T13:45:00Z">
            <w:trPr>
              <w:trHeight w:val="300"/>
            </w:trPr>
          </w:trPrChange>
        </w:trPr>
        <w:tc>
          <w:tcPr>
            <w:tcW w:w="2891" w:type="dxa"/>
            <w:noWrap/>
            <w:vAlign w:val="center"/>
            <w:hideMark/>
            <w:tcPrChange w:id="3510" w:author="Антон Смирнов" w:date="2023-05-25T13:45:00Z">
              <w:tcPr>
                <w:tcW w:w="3314" w:type="dxa"/>
                <w:gridSpan w:val="2"/>
                <w:noWrap/>
                <w:vAlign w:val="center"/>
                <w:hideMark/>
              </w:tcPr>
            </w:tcPrChange>
          </w:tcPr>
          <w:p w14:paraId="0F037D71" w14:textId="77777777" w:rsidR="00294F02" w:rsidRPr="00294F02" w:rsidRDefault="00294F02" w:rsidP="00611FDB">
            <w:pPr>
              <w:pStyle w:val="a0"/>
              <w:ind w:firstLine="0"/>
              <w:jc w:val="center"/>
              <w:rPr>
                <w:ins w:id="3511" w:author="Антон Смирнов" w:date="2023-05-25T12:59:00Z"/>
              </w:rPr>
              <w:pPrChange w:id="3512" w:author="Антон Смирнов" w:date="2023-05-25T13:09:00Z">
                <w:pPr>
                  <w:pStyle w:val="a0"/>
                </w:pPr>
              </w:pPrChange>
            </w:pPr>
            <w:ins w:id="3513" w:author="Антон Смирнов" w:date="2023-05-25T12:59:00Z">
              <w:r w:rsidRPr="00294F02">
                <w:t>HLA-B*15:42</w:t>
              </w:r>
            </w:ins>
          </w:p>
        </w:tc>
        <w:tc>
          <w:tcPr>
            <w:tcW w:w="3738" w:type="dxa"/>
            <w:noWrap/>
            <w:vAlign w:val="center"/>
            <w:hideMark/>
            <w:tcPrChange w:id="3514" w:author="Антон Смирнов" w:date="2023-05-25T13:45:00Z">
              <w:tcPr>
                <w:tcW w:w="3315" w:type="dxa"/>
                <w:noWrap/>
                <w:hideMark/>
              </w:tcPr>
            </w:tcPrChange>
          </w:tcPr>
          <w:p w14:paraId="13F007DC" w14:textId="77777777" w:rsidR="00294F02" w:rsidRPr="00294F02" w:rsidRDefault="00294F02" w:rsidP="00611FDB">
            <w:pPr>
              <w:pStyle w:val="a0"/>
              <w:ind w:firstLine="0"/>
              <w:jc w:val="center"/>
              <w:rPr>
                <w:ins w:id="3515" w:author="Антон Смирнов" w:date="2023-05-25T12:59:00Z"/>
              </w:rPr>
              <w:pPrChange w:id="3516" w:author="Антон Смирнов" w:date="2023-05-25T13:09:00Z">
                <w:pPr>
                  <w:pStyle w:val="a0"/>
                </w:pPr>
              </w:pPrChange>
            </w:pPr>
            <w:ins w:id="3517" w:author="Антон Смирнов" w:date="2023-05-25T12:59:00Z">
              <w:r w:rsidRPr="00294F02">
                <w:t>8</w:t>
              </w:r>
            </w:ins>
          </w:p>
        </w:tc>
      </w:tr>
      <w:tr w:rsidR="00FE3DB4" w:rsidRPr="00294F02" w14:paraId="1387CFD6" w14:textId="77777777" w:rsidTr="00FD588A">
        <w:tblPrEx>
          <w:tblPrExChange w:id="3518" w:author="Антон Смирнов" w:date="2023-05-25T13:45:00Z">
            <w:tblPrEx>
              <w:tblLayout w:type="fixed"/>
            </w:tblPrEx>
          </w:tblPrExChange>
        </w:tblPrEx>
        <w:trPr>
          <w:trHeight w:val="300"/>
          <w:jc w:val="center"/>
          <w:ins w:id="3519" w:author="Антон Смирнов" w:date="2023-05-25T12:59:00Z"/>
          <w:trPrChange w:id="3520" w:author="Антон Смирнов" w:date="2023-05-25T13:45:00Z">
            <w:trPr>
              <w:trHeight w:val="300"/>
            </w:trPr>
          </w:trPrChange>
        </w:trPr>
        <w:tc>
          <w:tcPr>
            <w:tcW w:w="2891" w:type="dxa"/>
            <w:noWrap/>
            <w:vAlign w:val="center"/>
            <w:hideMark/>
            <w:tcPrChange w:id="3521" w:author="Антон Смирнов" w:date="2023-05-25T13:45:00Z">
              <w:tcPr>
                <w:tcW w:w="3314" w:type="dxa"/>
                <w:gridSpan w:val="2"/>
                <w:noWrap/>
                <w:vAlign w:val="center"/>
                <w:hideMark/>
              </w:tcPr>
            </w:tcPrChange>
          </w:tcPr>
          <w:p w14:paraId="570F003A" w14:textId="77777777" w:rsidR="00294F02" w:rsidRPr="00294F02" w:rsidRDefault="00294F02" w:rsidP="00611FDB">
            <w:pPr>
              <w:pStyle w:val="a0"/>
              <w:ind w:firstLine="0"/>
              <w:jc w:val="center"/>
              <w:rPr>
                <w:ins w:id="3522" w:author="Антон Смирнов" w:date="2023-05-25T12:59:00Z"/>
              </w:rPr>
              <w:pPrChange w:id="3523" w:author="Антон Смирнов" w:date="2023-05-25T13:09:00Z">
                <w:pPr>
                  <w:pStyle w:val="a0"/>
                </w:pPr>
              </w:pPrChange>
            </w:pPr>
            <w:ins w:id="3524" w:author="Антон Смирнов" w:date="2023-05-25T12:59:00Z">
              <w:r w:rsidRPr="00294F02">
                <w:t>HLA-B*39:05</w:t>
              </w:r>
            </w:ins>
          </w:p>
        </w:tc>
        <w:tc>
          <w:tcPr>
            <w:tcW w:w="3738" w:type="dxa"/>
            <w:noWrap/>
            <w:vAlign w:val="center"/>
            <w:hideMark/>
            <w:tcPrChange w:id="3525" w:author="Антон Смирнов" w:date="2023-05-25T13:45:00Z">
              <w:tcPr>
                <w:tcW w:w="3315" w:type="dxa"/>
                <w:noWrap/>
                <w:hideMark/>
              </w:tcPr>
            </w:tcPrChange>
          </w:tcPr>
          <w:p w14:paraId="7588934C" w14:textId="77777777" w:rsidR="00294F02" w:rsidRPr="00294F02" w:rsidRDefault="00294F02" w:rsidP="00611FDB">
            <w:pPr>
              <w:pStyle w:val="a0"/>
              <w:ind w:firstLine="0"/>
              <w:jc w:val="center"/>
              <w:rPr>
                <w:ins w:id="3526" w:author="Антон Смирнов" w:date="2023-05-25T12:59:00Z"/>
              </w:rPr>
              <w:pPrChange w:id="3527" w:author="Антон Смирнов" w:date="2023-05-25T13:09:00Z">
                <w:pPr>
                  <w:pStyle w:val="a0"/>
                </w:pPr>
              </w:pPrChange>
            </w:pPr>
            <w:ins w:id="3528" w:author="Антон Смирнов" w:date="2023-05-25T12:59:00Z">
              <w:r w:rsidRPr="00294F02">
                <w:t>8</w:t>
              </w:r>
            </w:ins>
          </w:p>
        </w:tc>
      </w:tr>
      <w:tr w:rsidR="00FE3DB4" w:rsidRPr="00294F02" w14:paraId="713C8307" w14:textId="77777777" w:rsidTr="00FD588A">
        <w:tblPrEx>
          <w:tblPrExChange w:id="3529" w:author="Антон Смирнов" w:date="2023-05-25T13:45:00Z">
            <w:tblPrEx>
              <w:tblLayout w:type="fixed"/>
            </w:tblPrEx>
          </w:tblPrExChange>
        </w:tblPrEx>
        <w:trPr>
          <w:trHeight w:val="300"/>
          <w:jc w:val="center"/>
          <w:ins w:id="3530" w:author="Антон Смирнов" w:date="2023-05-25T12:59:00Z"/>
          <w:trPrChange w:id="3531" w:author="Антон Смирнов" w:date="2023-05-25T13:45:00Z">
            <w:trPr>
              <w:trHeight w:val="300"/>
            </w:trPr>
          </w:trPrChange>
        </w:trPr>
        <w:tc>
          <w:tcPr>
            <w:tcW w:w="2891" w:type="dxa"/>
            <w:noWrap/>
            <w:vAlign w:val="center"/>
            <w:hideMark/>
            <w:tcPrChange w:id="3532" w:author="Антон Смирнов" w:date="2023-05-25T13:45:00Z">
              <w:tcPr>
                <w:tcW w:w="3314" w:type="dxa"/>
                <w:gridSpan w:val="2"/>
                <w:noWrap/>
                <w:vAlign w:val="center"/>
                <w:hideMark/>
              </w:tcPr>
            </w:tcPrChange>
          </w:tcPr>
          <w:p w14:paraId="5C3CF6B8" w14:textId="77777777" w:rsidR="00294F02" w:rsidRPr="00294F02" w:rsidRDefault="00294F02" w:rsidP="00611FDB">
            <w:pPr>
              <w:pStyle w:val="a0"/>
              <w:ind w:firstLine="0"/>
              <w:jc w:val="center"/>
              <w:rPr>
                <w:ins w:id="3533" w:author="Антон Смирнов" w:date="2023-05-25T12:59:00Z"/>
              </w:rPr>
              <w:pPrChange w:id="3534" w:author="Антон Смирнов" w:date="2023-05-25T13:09:00Z">
                <w:pPr>
                  <w:pStyle w:val="a0"/>
                </w:pPr>
              </w:pPrChange>
            </w:pPr>
            <w:ins w:id="3535" w:author="Антон Смирнов" w:date="2023-05-25T12:59:00Z">
              <w:r w:rsidRPr="00294F02">
                <w:t>HLA-A*01:03</w:t>
              </w:r>
            </w:ins>
          </w:p>
        </w:tc>
        <w:tc>
          <w:tcPr>
            <w:tcW w:w="3738" w:type="dxa"/>
            <w:noWrap/>
            <w:vAlign w:val="center"/>
            <w:hideMark/>
            <w:tcPrChange w:id="3536" w:author="Антон Смирнов" w:date="2023-05-25T13:45:00Z">
              <w:tcPr>
                <w:tcW w:w="3315" w:type="dxa"/>
                <w:noWrap/>
                <w:hideMark/>
              </w:tcPr>
            </w:tcPrChange>
          </w:tcPr>
          <w:p w14:paraId="29D1D09B" w14:textId="77777777" w:rsidR="00294F02" w:rsidRPr="00294F02" w:rsidRDefault="00294F02" w:rsidP="00611FDB">
            <w:pPr>
              <w:pStyle w:val="a0"/>
              <w:ind w:firstLine="0"/>
              <w:jc w:val="center"/>
              <w:rPr>
                <w:ins w:id="3537" w:author="Антон Смирнов" w:date="2023-05-25T12:59:00Z"/>
              </w:rPr>
              <w:pPrChange w:id="3538" w:author="Антон Смирнов" w:date="2023-05-25T13:09:00Z">
                <w:pPr>
                  <w:pStyle w:val="a0"/>
                </w:pPr>
              </w:pPrChange>
            </w:pPr>
            <w:ins w:id="3539" w:author="Антон Смирнов" w:date="2023-05-25T12:59:00Z">
              <w:r w:rsidRPr="00294F02">
                <w:t>7</w:t>
              </w:r>
            </w:ins>
          </w:p>
        </w:tc>
      </w:tr>
      <w:tr w:rsidR="00FE3DB4" w:rsidRPr="00294F02" w14:paraId="4E29A6B8" w14:textId="77777777" w:rsidTr="00FD588A">
        <w:tblPrEx>
          <w:tblPrExChange w:id="3540" w:author="Антон Смирнов" w:date="2023-05-25T13:45:00Z">
            <w:tblPrEx>
              <w:tblLayout w:type="fixed"/>
            </w:tblPrEx>
          </w:tblPrExChange>
        </w:tblPrEx>
        <w:trPr>
          <w:trHeight w:val="300"/>
          <w:jc w:val="center"/>
          <w:ins w:id="3541" w:author="Антон Смирнов" w:date="2023-05-25T12:59:00Z"/>
          <w:trPrChange w:id="3542" w:author="Антон Смирнов" w:date="2023-05-25T13:45:00Z">
            <w:trPr>
              <w:trHeight w:val="300"/>
            </w:trPr>
          </w:trPrChange>
        </w:trPr>
        <w:tc>
          <w:tcPr>
            <w:tcW w:w="2891" w:type="dxa"/>
            <w:noWrap/>
            <w:vAlign w:val="center"/>
            <w:hideMark/>
            <w:tcPrChange w:id="3543" w:author="Антон Смирнов" w:date="2023-05-25T13:45:00Z">
              <w:tcPr>
                <w:tcW w:w="3314" w:type="dxa"/>
                <w:gridSpan w:val="2"/>
                <w:noWrap/>
                <w:vAlign w:val="center"/>
                <w:hideMark/>
              </w:tcPr>
            </w:tcPrChange>
          </w:tcPr>
          <w:p w14:paraId="397B90A4" w14:textId="77777777" w:rsidR="00294F02" w:rsidRPr="00294F02" w:rsidRDefault="00294F02" w:rsidP="00611FDB">
            <w:pPr>
              <w:pStyle w:val="a0"/>
              <w:ind w:firstLine="0"/>
              <w:jc w:val="center"/>
              <w:rPr>
                <w:ins w:id="3544" w:author="Антон Смирнов" w:date="2023-05-25T12:59:00Z"/>
              </w:rPr>
              <w:pPrChange w:id="3545" w:author="Антон Смирнов" w:date="2023-05-25T13:09:00Z">
                <w:pPr>
                  <w:pStyle w:val="a0"/>
                </w:pPr>
              </w:pPrChange>
            </w:pPr>
            <w:ins w:id="3546" w:author="Антон Смирнов" w:date="2023-05-25T12:59:00Z">
              <w:r w:rsidRPr="00294F02">
                <w:lastRenderedPageBreak/>
                <w:t>HLA-B*40:32</w:t>
              </w:r>
            </w:ins>
          </w:p>
        </w:tc>
        <w:tc>
          <w:tcPr>
            <w:tcW w:w="3738" w:type="dxa"/>
            <w:noWrap/>
            <w:vAlign w:val="center"/>
            <w:hideMark/>
            <w:tcPrChange w:id="3547" w:author="Антон Смирнов" w:date="2023-05-25T13:45:00Z">
              <w:tcPr>
                <w:tcW w:w="3315" w:type="dxa"/>
                <w:noWrap/>
                <w:hideMark/>
              </w:tcPr>
            </w:tcPrChange>
          </w:tcPr>
          <w:p w14:paraId="5468A909" w14:textId="77777777" w:rsidR="00294F02" w:rsidRPr="00294F02" w:rsidRDefault="00294F02" w:rsidP="00611FDB">
            <w:pPr>
              <w:pStyle w:val="a0"/>
              <w:ind w:firstLine="0"/>
              <w:jc w:val="center"/>
              <w:rPr>
                <w:ins w:id="3548" w:author="Антон Смирнов" w:date="2023-05-25T12:59:00Z"/>
              </w:rPr>
              <w:pPrChange w:id="3549" w:author="Антон Смирнов" w:date="2023-05-25T13:09:00Z">
                <w:pPr>
                  <w:pStyle w:val="a0"/>
                </w:pPr>
              </w:pPrChange>
            </w:pPr>
            <w:ins w:id="3550" w:author="Антон Смирнов" w:date="2023-05-25T12:59:00Z">
              <w:r w:rsidRPr="00294F02">
                <w:t>7</w:t>
              </w:r>
            </w:ins>
          </w:p>
        </w:tc>
      </w:tr>
      <w:tr w:rsidR="00FE3DB4" w:rsidRPr="00294F02" w14:paraId="0E082BB1" w14:textId="77777777" w:rsidTr="00FD588A">
        <w:tblPrEx>
          <w:tblPrExChange w:id="3551" w:author="Антон Смирнов" w:date="2023-05-25T13:45:00Z">
            <w:tblPrEx>
              <w:tblLayout w:type="fixed"/>
            </w:tblPrEx>
          </w:tblPrExChange>
        </w:tblPrEx>
        <w:trPr>
          <w:trHeight w:val="300"/>
          <w:jc w:val="center"/>
          <w:ins w:id="3552" w:author="Антон Смирнов" w:date="2023-05-25T12:59:00Z"/>
          <w:trPrChange w:id="3553" w:author="Антон Смирнов" w:date="2023-05-25T13:45:00Z">
            <w:trPr>
              <w:trHeight w:val="300"/>
            </w:trPr>
          </w:trPrChange>
        </w:trPr>
        <w:tc>
          <w:tcPr>
            <w:tcW w:w="2891" w:type="dxa"/>
            <w:noWrap/>
            <w:vAlign w:val="center"/>
            <w:hideMark/>
            <w:tcPrChange w:id="3554" w:author="Антон Смирнов" w:date="2023-05-25T13:45:00Z">
              <w:tcPr>
                <w:tcW w:w="3314" w:type="dxa"/>
                <w:gridSpan w:val="2"/>
                <w:noWrap/>
                <w:vAlign w:val="center"/>
                <w:hideMark/>
              </w:tcPr>
            </w:tcPrChange>
          </w:tcPr>
          <w:p w14:paraId="2EEDC2A0" w14:textId="77777777" w:rsidR="00294F02" w:rsidRPr="00294F02" w:rsidRDefault="00294F02" w:rsidP="00611FDB">
            <w:pPr>
              <w:pStyle w:val="a0"/>
              <w:ind w:firstLine="0"/>
              <w:jc w:val="center"/>
              <w:rPr>
                <w:ins w:id="3555" w:author="Антон Смирнов" w:date="2023-05-25T12:59:00Z"/>
              </w:rPr>
              <w:pPrChange w:id="3556" w:author="Антон Смирнов" w:date="2023-05-25T13:09:00Z">
                <w:pPr>
                  <w:pStyle w:val="a0"/>
                </w:pPr>
              </w:pPrChange>
            </w:pPr>
            <w:ins w:id="3557" w:author="Антон Смирнов" w:date="2023-05-25T12:59:00Z">
              <w:r w:rsidRPr="00294F02">
                <w:t>HLA-B*51:02</w:t>
              </w:r>
            </w:ins>
          </w:p>
        </w:tc>
        <w:tc>
          <w:tcPr>
            <w:tcW w:w="3738" w:type="dxa"/>
            <w:noWrap/>
            <w:vAlign w:val="center"/>
            <w:hideMark/>
            <w:tcPrChange w:id="3558" w:author="Антон Смирнов" w:date="2023-05-25T13:45:00Z">
              <w:tcPr>
                <w:tcW w:w="3315" w:type="dxa"/>
                <w:noWrap/>
                <w:hideMark/>
              </w:tcPr>
            </w:tcPrChange>
          </w:tcPr>
          <w:p w14:paraId="72504F89" w14:textId="77777777" w:rsidR="00294F02" w:rsidRPr="00294F02" w:rsidRDefault="00294F02" w:rsidP="00611FDB">
            <w:pPr>
              <w:pStyle w:val="a0"/>
              <w:ind w:firstLine="0"/>
              <w:jc w:val="center"/>
              <w:rPr>
                <w:ins w:id="3559" w:author="Антон Смирнов" w:date="2023-05-25T12:59:00Z"/>
              </w:rPr>
              <w:pPrChange w:id="3560" w:author="Антон Смирнов" w:date="2023-05-25T13:09:00Z">
                <w:pPr>
                  <w:pStyle w:val="a0"/>
                </w:pPr>
              </w:pPrChange>
            </w:pPr>
            <w:ins w:id="3561" w:author="Антон Смирнов" w:date="2023-05-25T12:59:00Z">
              <w:r w:rsidRPr="00294F02">
                <w:t>7</w:t>
              </w:r>
            </w:ins>
          </w:p>
        </w:tc>
      </w:tr>
      <w:tr w:rsidR="00FE3DB4" w:rsidRPr="00294F02" w14:paraId="1F1A6AFE" w14:textId="77777777" w:rsidTr="00FD588A">
        <w:tblPrEx>
          <w:tblPrExChange w:id="3562" w:author="Антон Смирнов" w:date="2023-05-25T13:45:00Z">
            <w:tblPrEx>
              <w:tblLayout w:type="fixed"/>
            </w:tblPrEx>
          </w:tblPrExChange>
        </w:tblPrEx>
        <w:trPr>
          <w:trHeight w:val="300"/>
          <w:jc w:val="center"/>
          <w:ins w:id="3563" w:author="Антон Смирнов" w:date="2023-05-25T12:59:00Z"/>
          <w:trPrChange w:id="3564" w:author="Антон Смирнов" w:date="2023-05-25T13:45:00Z">
            <w:trPr>
              <w:trHeight w:val="300"/>
            </w:trPr>
          </w:trPrChange>
        </w:trPr>
        <w:tc>
          <w:tcPr>
            <w:tcW w:w="2891" w:type="dxa"/>
            <w:noWrap/>
            <w:vAlign w:val="center"/>
            <w:hideMark/>
            <w:tcPrChange w:id="3565" w:author="Антон Смирнов" w:date="2023-05-25T13:45:00Z">
              <w:tcPr>
                <w:tcW w:w="3314" w:type="dxa"/>
                <w:gridSpan w:val="2"/>
                <w:noWrap/>
                <w:vAlign w:val="center"/>
                <w:hideMark/>
              </w:tcPr>
            </w:tcPrChange>
          </w:tcPr>
          <w:p w14:paraId="6A80CE96" w14:textId="77777777" w:rsidR="00294F02" w:rsidRPr="00294F02" w:rsidRDefault="00294F02" w:rsidP="00611FDB">
            <w:pPr>
              <w:pStyle w:val="a0"/>
              <w:ind w:firstLine="0"/>
              <w:jc w:val="center"/>
              <w:rPr>
                <w:ins w:id="3566" w:author="Антон Смирнов" w:date="2023-05-25T12:59:00Z"/>
              </w:rPr>
              <w:pPrChange w:id="3567" w:author="Антон Смирнов" w:date="2023-05-25T13:09:00Z">
                <w:pPr>
                  <w:pStyle w:val="a0"/>
                </w:pPr>
              </w:pPrChange>
            </w:pPr>
            <w:ins w:id="3568" w:author="Антон Смирнов" w:date="2023-05-25T12:59:00Z">
              <w:r w:rsidRPr="00294F02">
                <w:t>HLA-A*11:10</w:t>
              </w:r>
            </w:ins>
          </w:p>
        </w:tc>
        <w:tc>
          <w:tcPr>
            <w:tcW w:w="3738" w:type="dxa"/>
            <w:noWrap/>
            <w:vAlign w:val="center"/>
            <w:hideMark/>
            <w:tcPrChange w:id="3569" w:author="Антон Смирнов" w:date="2023-05-25T13:45:00Z">
              <w:tcPr>
                <w:tcW w:w="3315" w:type="dxa"/>
                <w:noWrap/>
                <w:hideMark/>
              </w:tcPr>
            </w:tcPrChange>
          </w:tcPr>
          <w:p w14:paraId="6A822D8D" w14:textId="77777777" w:rsidR="00294F02" w:rsidRPr="00294F02" w:rsidRDefault="00294F02" w:rsidP="00611FDB">
            <w:pPr>
              <w:pStyle w:val="a0"/>
              <w:ind w:firstLine="0"/>
              <w:jc w:val="center"/>
              <w:rPr>
                <w:ins w:id="3570" w:author="Антон Смирнов" w:date="2023-05-25T12:59:00Z"/>
              </w:rPr>
              <w:pPrChange w:id="3571" w:author="Антон Смирнов" w:date="2023-05-25T13:09:00Z">
                <w:pPr>
                  <w:pStyle w:val="a0"/>
                </w:pPr>
              </w:pPrChange>
            </w:pPr>
            <w:ins w:id="3572" w:author="Антон Смирнов" w:date="2023-05-25T12:59:00Z">
              <w:r w:rsidRPr="00294F02">
                <w:t>6</w:t>
              </w:r>
            </w:ins>
          </w:p>
        </w:tc>
      </w:tr>
      <w:tr w:rsidR="00FE3DB4" w:rsidRPr="00294F02" w14:paraId="7DC53DF5" w14:textId="77777777" w:rsidTr="00FD588A">
        <w:tblPrEx>
          <w:tblPrExChange w:id="3573" w:author="Антон Смирнов" w:date="2023-05-25T13:45:00Z">
            <w:tblPrEx>
              <w:tblLayout w:type="fixed"/>
            </w:tblPrEx>
          </w:tblPrExChange>
        </w:tblPrEx>
        <w:trPr>
          <w:trHeight w:val="300"/>
          <w:jc w:val="center"/>
          <w:ins w:id="3574" w:author="Антон Смирнов" w:date="2023-05-25T12:59:00Z"/>
          <w:trPrChange w:id="3575" w:author="Антон Смирнов" w:date="2023-05-25T13:45:00Z">
            <w:trPr>
              <w:trHeight w:val="300"/>
            </w:trPr>
          </w:trPrChange>
        </w:trPr>
        <w:tc>
          <w:tcPr>
            <w:tcW w:w="2891" w:type="dxa"/>
            <w:noWrap/>
            <w:vAlign w:val="center"/>
            <w:hideMark/>
            <w:tcPrChange w:id="3576" w:author="Антон Смирнов" w:date="2023-05-25T13:45:00Z">
              <w:tcPr>
                <w:tcW w:w="3314" w:type="dxa"/>
                <w:gridSpan w:val="2"/>
                <w:noWrap/>
                <w:vAlign w:val="center"/>
                <w:hideMark/>
              </w:tcPr>
            </w:tcPrChange>
          </w:tcPr>
          <w:p w14:paraId="538753E9" w14:textId="77777777" w:rsidR="00294F02" w:rsidRPr="00294F02" w:rsidRDefault="00294F02" w:rsidP="00611FDB">
            <w:pPr>
              <w:pStyle w:val="a0"/>
              <w:ind w:firstLine="0"/>
              <w:jc w:val="center"/>
              <w:rPr>
                <w:ins w:id="3577" w:author="Антон Смирнов" w:date="2023-05-25T12:59:00Z"/>
              </w:rPr>
              <w:pPrChange w:id="3578" w:author="Антон Смирнов" w:date="2023-05-25T13:09:00Z">
                <w:pPr>
                  <w:pStyle w:val="a0"/>
                </w:pPr>
              </w:pPrChange>
            </w:pPr>
            <w:ins w:id="3579" w:author="Антон Смирнов" w:date="2023-05-25T12:59:00Z">
              <w:r w:rsidRPr="00294F02">
                <w:t>HLA-B*15:13</w:t>
              </w:r>
            </w:ins>
          </w:p>
        </w:tc>
        <w:tc>
          <w:tcPr>
            <w:tcW w:w="3738" w:type="dxa"/>
            <w:noWrap/>
            <w:vAlign w:val="center"/>
            <w:hideMark/>
            <w:tcPrChange w:id="3580" w:author="Антон Смирнов" w:date="2023-05-25T13:45:00Z">
              <w:tcPr>
                <w:tcW w:w="3315" w:type="dxa"/>
                <w:noWrap/>
                <w:hideMark/>
              </w:tcPr>
            </w:tcPrChange>
          </w:tcPr>
          <w:p w14:paraId="09AAEFFC" w14:textId="77777777" w:rsidR="00294F02" w:rsidRPr="00294F02" w:rsidRDefault="00294F02" w:rsidP="00611FDB">
            <w:pPr>
              <w:pStyle w:val="a0"/>
              <w:ind w:firstLine="0"/>
              <w:jc w:val="center"/>
              <w:rPr>
                <w:ins w:id="3581" w:author="Антон Смирнов" w:date="2023-05-25T12:59:00Z"/>
              </w:rPr>
              <w:pPrChange w:id="3582" w:author="Антон Смирнов" w:date="2023-05-25T13:09:00Z">
                <w:pPr>
                  <w:pStyle w:val="a0"/>
                </w:pPr>
              </w:pPrChange>
            </w:pPr>
            <w:ins w:id="3583" w:author="Антон Смирнов" w:date="2023-05-25T12:59:00Z">
              <w:r w:rsidRPr="00294F02">
                <w:t>6</w:t>
              </w:r>
            </w:ins>
          </w:p>
        </w:tc>
      </w:tr>
      <w:tr w:rsidR="00FE3DB4" w:rsidRPr="00294F02" w14:paraId="24D2CCF2" w14:textId="77777777" w:rsidTr="00FD588A">
        <w:tblPrEx>
          <w:tblPrExChange w:id="3584" w:author="Антон Смирнов" w:date="2023-05-25T13:45:00Z">
            <w:tblPrEx>
              <w:tblLayout w:type="fixed"/>
            </w:tblPrEx>
          </w:tblPrExChange>
        </w:tblPrEx>
        <w:trPr>
          <w:trHeight w:val="300"/>
          <w:jc w:val="center"/>
          <w:ins w:id="3585" w:author="Антон Смирнов" w:date="2023-05-25T12:59:00Z"/>
          <w:trPrChange w:id="3586" w:author="Антон Смирнов" w:date="2023-05-25T13:45:00Z">
            <w:trPr>
              <w:trHeight w:val="300"/>
            </w:trPr>
          </w:trPrChange>
        </w:trPr>
        <w:tc>
          <w:tcPr>
            <w:tcW w:w="2891" w:type="dxa"/>
            <w:noWrap/>
            <w:vAlign w:val="center"/>
            <w:hideMark/>
            <w:tcPrChange w:id="3587" w:author="Антон Смирнов" w:date="2023-05-25T13:45:00Z">
              <w:tcPr>
                <w:tcW w:w="3314" w:type="dxa"/>
                <w:gridSpan w:val="2"/>
                <w:noWrap/>
                <w:vAlign w:val="center"/>
                <w:hideMark/>
              </w:tcPr>
            </w:tcPrChange>
          </w:tcPr>
          <w:p w14:paraId="12E6CEAD" w14:textId="77777777" w:rsidR="00294F02" w:rsidRPr="00294F02" w:rsidRDefault="00294F02" w:rsidP="00611FDB">
            <w:pPr>
              <w:pStyle w:val="a0"/>
              <w:ind w:firstLine="0"/>
              <w:jc w:val="center"/>
              <w:rPr>
                <w:ins w:id="3588" w:author="Антон Смирнов" w:date="2023-05-25T12:59:00Z"/>
              </w:rPr>
              <w:pPrChange w:id="3589" w:author="Антон Смирнов" w:date="2023-05-25T13:09:00Z">
                <w:pPr>
                  <w:pStyle w:val="a0"/>
                </w:pPr>
              </w:pPrChange>
            </w:pPr>
            <w:ins w:id="3590" w:author="Антон Смирнов" w:date="2023-05-25T12:59:00Z">
              <w:r w:rsidRPr="00294F02">
                <w:t>HLA-B*15:15</w:t>
              </w:r>
            </w:ins>
          </w:p>
        </w:tc>
        <w:tc>
          <w:tcPr>
            <w:tcW w:w="3738" w:type="dxa"/>
            <w:noWrap/>
            <w:vAlign w:val="center"/>
            <w:hideMark/>
            <w:tcPrChange w:id="3591" w:author="Антон Смирнов" w:date="2023-05-25T13:45:00Z">
              <w:tcPr>
                <w:tcW w:w="3315" w:type="dxa"/>
                <w:noWrap/>
                <w:hideMark/>
              </w:tcPr>
            </w:tcPrChange>
          </w:tcPr>
          <w:p w14:paraId="3B938143" w14:textId="77777777" w:rsidR="00294F02" w:rsidRPr="00294F02" w:rsidRDefault="00294F02" w:rsidP="00611FDB">
            <w:pPr>
              <w:pStyle w:val="a0"/>
              <w:ind w:firstLine="0"/>
              <w:jc w:val="center"/>
              <w:rPr>
                <w:ins w:id="3592" w:author="Антон Смирнов" w:date="2023-05-25T12:59:00Z"/>
              </w:rPr>
              <w:pPrChange w:id="3593" w:author="Антон Смирнов" w:date="2023-05-25T13:09:00Z">
                <w:pPr>
                  <w:pStyle w:val="a0"/>
                </w:pPr>
              </w:pPrChange>
            </w:pPr>
            <w:ins w:id="3594" w:author="Антон Смирнов" w:date="2023-05-25T12:59:00Z">
              <w:r w:rsidRPr="00294F02">
                <w:t>6</w:t>
              </w:r>
            </w:ins>
          </w:p>
        </w:tc>
      </w:tr>
      <w:tr w:rsidR="00FE3DB4" w:rsidRPr="00294F02" w14:paraId="1BEE2156" w14:textId="77777777" w:rsidTr="00FD588A">
        <w:tblPrEx>
          <w:tblPrExChange w:id="3595" w:author="Антон Смирнов" w:date="2023-05-25T13:45:00Z">
            <w:tblPrEx>
              <w:tblLayout w:type="fixed"/>
            </w:tblPrEx>
          </w:tblPrExChange>
        </w:tblPrEx>
        <w:trPr>
          <w:trHeight w:val="300"/>
          <w:jc w:val="center"/>
          <w:ins w:id="3596" w:author="Антон Смирнов" w:date="2023-05-25T12:59:00Z"/>
          <w:trPrChange w:id="3597" w:author="Антон Смирнов" w:date="2023-05-25T13:45:00Z">
            <w:trPr>
              <w:trHeight w:val="300"/>
            </w:trPr>
          </w:trPrChange>
        </w:trPr>
        <w:tc>
          <w:tcPr>
            <w:tcW w:w="2891" w:type="dxa"/>
            <w:noWrap/>
            <w:vAlign w:val="center"/>
            <w:hideMark/>
            <w:tcPrChange w:id="3598" w:author="Антон Смирнов" w:date="2023-05-25T13:45:00Z">
              <w:tcPr>
                <w:tcW w:w="3314" w:type="dxa"/>
                <w:gridSpan w:val="2"/>
                <w:noWrap/>
                <w:vAlign w:val="center"/>
                <w:hideMark/>
              </w:tcPr>
            </w:tcPrChange>
          </w:tcPr>
          <w:p w14:paraId="460D1F14" w14:textId="77777777" w:rsidR="00294F02" w:rsidRPr="00294F02" w:rsidRDefault="00294F02" w:rsidP="00611FDB">
            <w:pPr>
              <w:pStyle w:val="a0"/>
              <w:ind w:firstLine="0"/>
              <w:jc w:val="center"/>
              <w:rPr>
                <w:ins w:id="3599" w:author="Антон Смирнов" w:date="2023-05-25T12:59:00Z"/>
              </w:rPr>
              <w:pPrChange w:id="3600" w:author="Антон Смирнов" w:date="2023-05-25T13:09:00Z">
                <w:pPr>
                  <w:pStyle w:val="a0"/>
                </w:pPr>
              </w:pPrChange>
            </w:pPr>
            <w:ins w:id="3601" w:author="Антон Смирнов" w:date="2023-05-25T12:59:00Z">
              <w:r w:rsidRPr="00294F02">
                <w:t>HLA-B*15:18</w:t>
              </w:r>
            </w:ins>
          </w:p>
        </w:tc>
        <w:tc>
          <w:tcPr>
            <w:tcW w:w="3738" w:type="dxa"/>
            <w:noWrap/>
            <w:vAlign w:val="center"/>
            <w:hideMark/>
            <w:tcPrChange w:id="3602" w:author="Антон Смирнов" w:date="2023-05-25T13:45:00Z">
              <w:tcPr>
                <w:tcW w:w="3315" w:type="dxa"/>
                <w:noWrap/>
                <w:hideMark/>
              </w:tcPr>
            </w:tcPrChange>
          </w:tcPr>
          <w:p w14:paraId="006E20D4" w14:textId="77777777" w:rsidR="00294F02" w:rsidRPr="00294F02" w:rsidRDefault="00294F02" w:rsidP="00611FDB">
            <w:pPr>
              <w:pStyle w:val="a0"/>
              <w:ind w:firstLine="0"/>
              <w:jc w:val="center"/>
              <w:rPr>
                <w:ins w:id="3603" w:author="Антон Смирнов" w:date="2023-05-25T12:59:00Z"/>
              </w:rPr>
              <w:pPrChange w:id="3604" w:author="Антон Смирнов" w:date="2023-05-25T13:09:00Z">
                <w:pPr>
                  <w:pStyle w:val="a0"/>
                </w:pPr>
              </w:pPrChange>
            </w:pPr>
            <w:ins w:id="3605" w:author="Антон Смирнов" w:date="2023-05-25T12:59:00Z">
              <w:r w:rsidRPr="00294F02">
                <w:t>5</w:t>
              </w:r>
            </w:ins>
          </w:p>
        </w:tc>
      </w:tr>
      <w:tr w:rsidR="00FE3DB4" w:rsidRPr="00294F02" w14:paraId="03B65A24" w14:textId="77777777" w:rsidTr="00FD588A">
        <w:tblPrEx>
          <w:tblPrExChange w:id="3606" w:author="Антон Смирнов" w:date="2023-05-25T13:45:00Z">
            <w:tblPrEx>
              <w:tblLayout w:type="fixed"/>
            </w:tblPrEx>
          </w:tblPrExChange>
        </w:tblPrEx>
        <w:trPr>
          <w:trHeight w:val="300"/>
          <w:jc w:val="center"/>
          <w:ins w:id="3607" w:author="Антон Смирнов" w:date="2023-05-25T12:59:00Z"/>
          <w:trPrChange w:id="3608" w:author="Антон Смирнов" w:date="2023-05-25T13:45:00Z">
            <w:trPr>
              <w:trHeight w:val="300"/>
            </w:trPr>
          </w:trPrChange>
        </w:trPr>
        <w:tc>
          <w:tcPr>
            <w:tcW w:w="2891" w:type="dxa"/>
            <w:noWrap/>
            <w:vAlign w:val="center"/>
            <w:hideMark/>
            <w:tcPrChange w:id="3609" w:author="Антон Смирнов" w:date="2023-05-25T13:45:00Z">
              <w:tcPr>
                <w:tcW w:w="3314" w:type="dxa"/>
                <w:gridSpan w:val="2"/>
                <w:noWrap/>
                <w:vAlign w:val="center"/>
                <w:hideMark/>
              </w:tcPr>
            </w:tcPrChange>
          </w:tcPr>
          <w:p w14:paraId="19819C30" w14:textId="77777777" w:rsidR="00294F02" w:rsidRPr="00294F02" w:rsidRDefault="00294F02" w:rsidP="00611FDB">
            <w:pPr>
              <w:pStyle w:val="a0"/>
              <w:ind w:firstLine="0"/>
              <w:jc w:val="center"/>
              <w:rPr>
                <w:ins w:id="3610" w:author="Антон Смирнов" w:date="2023-05-25T12:59:00Z"/>
              </w:rPr>
              <w:pPrChange w:id="3611" w:author="Антон Смирнов" w:date="2023-05-25T13:09:00Z">
                <w:pPr>
                  <w:pStyle w:val="a0"/>
                </w:pPr>
              </w:pPrChange>
            </w:pPr>
            <w:ins w:id="3612" w:author="Антон Смирнов" w:date="2023-05-25T12:59:00Z">
              <w:r w:rsidRPr="00294F02">
                <w:t>HLA-B*39:10</w:t>
              </w:r>
            </w:ins>
          </w:p>
        </w:tc>
        <w:tc>
          <w:tcPr>
            <w:tcW w:w="3738" w:type="dxa"/>
            <w:noWrap/>
            <w:vAlign w:val="center"/>
            <w:hideMark/>
            <w:tcPrChange w:id="3613" w:author="Антон Смирнов" w:date="2023-05-25T13:45:00Z">
              <w:tcPr>
                <w:tcW w:w="3315" w:type="dxa"/>
                <w:noWrap/>
                <w:hideMark/>
              </w:tcPr>
            </w:tcPrChange>
          </w:tcPr>
          <w:p w14:paraId="1C51A868" w14:textId="77777777" w:rsidR="00294F02" w:rsidRPr="00294F02" w:rsidRDefault="00294F02" w:rsidP="00611FDB">
            <w:pPr>
              <w:pStyle w:val="a0"/>
              <w:ind w:firstLine="0"/>
              <w:jc w:val="center"/>
              <w:rPr>
                <w:ins w:id="3614" w:author="Антон Смирнов" w:date="2023-05-25T12:59:00Z"/>
              </w:rPr>
              <w:pPrChange w:id="3615" w:author="Антон Смирнов" w:date="2023-05-25T13:09:00Z">
                <w:pPr>
                  <w:pStyle w:val="a0"/>
                </w:pPr>
              </w:pPrChange>
            </w:pPr>
            <w:ins w:id="3616" w:author="Антон Смирнов" w:date="2023-05-25T12:59:00Z">
              <w:r w:rsidRPr="00294F02">
                <w:t>5</w:t>
              </w:r>
            </w:ins>
          </w:p>
        </w:tc>
      </w:tr>
      <w:tr w:rsidR="00FE3DB4" w:rsidRPr="00294F02" w14:paraId="307181EB" w14:textId="77777777" w:rsidTr="00FD588A">
        <w:tblPrEx>
          <w:tblPrExChange w:id="3617" w:author="Антон Смирнов" w:date="2023-05-25T13:45:00Z">
            <w:tblPrEx>
              <w:tblLayout w:type="fixed"/>
            </w:tblPrEx>
          </w:tblPrExChange>
        </w:tblPrEx>
        <w:trPr>
          <w:trHeight w:val="300"/>
          <w:jc w:val="center"/>
          <w:ins w:id="3618" w:author="Антон Смирнов" w:date="2023-05-25T12:59:00Z"/>
          <w:trPrChange w:id="3619" w:author="Антон Смирнов" w:date="2023-05-25T13:45:00Z">
            <w:trPr>
              <w:trHeight w:val="300"/>
            </w:trPr>
          </w:trPrChange>
        </w:trPr>
        <w:tc>
          <w:tcPr>
            <w:tcW w:w="2891" w:type="dxa"/>
            <w:noWrap/>
            <w:vAlign w:val="center"/>
            <w:hideMark/>
            <w:tcPrChange w:id="3620" w:author="Антон Смирнов" w:date="2023-05-25T13:45:00Z">
              <w:tcPr>
                <w:tcW w:w="3314" w:type="dxa"/>
                <w:gridSpan w:val="2"/>
                <w:noWrap/>
                <w:vAlign w:val="center"/>
                <w:hideMark/>
              </w:tcPr>
            </w:tcPrChange>
          </w:tcPr>
          <w:p w14:paraId="05ACC354" w14:textId="77777777" w:rsidR="00294F02" w:rsidRPr="00294F02" w:rsidRDefault="00294F02" w:rsidP="00611FDB">
            <w:pPr>
              <w:pStyle w:val="a0"/>
              <w:ind w:firstLine="0"/>
              <w:jc w:val="center"/>
              <w:rPr>
                <w:ins w:id="3621" w:author="Антон Смирнов" w:date="2023-05-25T12:59:00Z"/>
              </w:rPr>
              <w:pPrChange w:id="3622" w:author="Антон Смирнов" w:date="2023-05-25T13:09:00Z">
                <w:pPr>
                  <w:pStyle w:val="a0"/>
                </w:pPr>
              </w:pPrChange>
            </w:pPr>
            <w:ins w:id="3623" w:author="Антон Смирнов" w:date="2023-05-25T12:59:00Z">
              <w:r w:rsidRPr="00294F02">
                <w:t>HLA-B*45:06</w:t>
              </w:r>
            </w:ins>
          </w:p>
        </w:tc>
        <w:tc>
          <w:tcPr>
            <w:tcW w:w="3738" w:type="dxa"/>
            <w:noWrap/>
            <w:vAlign w:val="center"/>
            <w:hideMark/>
            <w:tcPrChange w:id="3624" w:author="Антон Смирнов" w:date="2023-05-25T13:45:00Z">
              <w:tcPr>
                <w:tcW w:w="3315" w:type="dxa"/>
                <w:noWrap/>
                <w:hideMark/>
              </w:tcPr>
            </w:tcPrChange>
          </w:tcPr>
          <w:p w14:paraId="4FCE17BD" w14:textId="77777777" w:rsidR="00294F02" w:rsidRPr="00294F02" w:rsidRDefault="00294F02" w:rsidP="00611FDB">
            <w:pPr>
              <w:pStyle w:val="a0"/>
              <w:ind w:firstLine="0"/>
              <w:jc w:val="center"/>
              <w:rPr>
                <w:ins w:id="3625" w:author="Антон Смирнов" w:date="2023-05-25T12:59:00Z"/>
              </w:rPr>
              <w:pPrChange w:id="3626" w:author="Антон Смирнов" w:date="2023-05-25T13:09:00Z">
                <w:pPr>
                  <w:pStyle w:val="a0"/>
                </w:pPr>
              </w:pPrChange>
            </w:pPr>
            <w:ins w:id="3627" w:author="Антон Смирнов" w:date="2023-05-25T12:59:00Z">
              <w:r w:rsidRPr="00294F02">
                <w:t>4</w:t>
              </w:r>
            </w:ins>
          </w:p>
        </w:tc>
      </w:tr>
      <w:tr w:rsidR="00FE3DB4" w:rsidRPr="00294F02" w14:paraId="2A2EBEF1" w14:textId="77777777" w:rsidTr="00FD588A">
        <w:tblPrEx>
          <w:tblPrExChange w:id="3628" w:author="Антон Смирнов" w:date="2023-05-25T13:45:00Z">
            <w:tblPrEx>
              <w:tblLayout w:type="fixed"/>
            </w:tblPrEx>
          </w:tblPrExChange>
        </w:tblPrEx>
        <w:trPr>
          <w:trHeight w:val="300"/>
          <w:jc w:val="center"/>
          <w:ins w:id="3629" w:author="Антон Смирнов" w:date="2023-05-25T12:59:00Z"/>
          <w:trPrChange w:id="3630" w:author="Антон Смирнов" w:date="2023-05-25T13:45:00Z">
            <w:trPr>
              <w:trHeight w:val="300"/>
            </w:trPr>
          </w:trPrChange>
        </w:trPr>
        <w:tc>
          <w:tcPr>
            <w:tcW w:w="2891" w:type="dxa"/>
            <w:noWrap/>
            <w:vAlign w:val="center"/>
            <w:hideMark/>
            <w:tcPrChange w:id="3631" w:author="Антон Смирнов" w:date="2023-05-25T13:45:00Z">
              <w:tcPr>
                <w:tcW w:w="3314" w:type="dxa"/>
                <w:gridSpan w:val="2"/>
                <w:noWrap/>
                <w:vAlign w:val="center"/>
                <w:hideMark/>
              </w:tcPr>
            </w:tcPrChange>
          </w:tcPr>
          <w:p w14:paraId="0D91E4D9" w14:textId="77777777" w:rsidR="00294F02" w:rsidRPr="00294F02" w:rsidRDefault="00294F02" w:rsidP="00611FDB">
            <w:pPr>
              <w:pStyle w:val="a0"/>
              <w:ind w:firstLine="0"/>
              <w:jc w:val="center"/>
              <w:rPr>
                <w:ins w:id="3632" w:author="Антон Смирнов" w:date="2023-05-25T12:59:00Z"/>
              </w:rPr>
              <w:pPrChange w:id="3633" w:author="Антон Смирнов" w:date="2023-05-25T13:09:00Z">
                <w:pPr>
                  <w:pStyle w:val="a0"/>
                </w:pPr>
              </w:pPrChange>
            </w:pPr>
            <w:ins w:id="3634" w:author="Антон Смирнов" w:date="2023-05-25T12:59:00Z">
              <w:r w:rsidRPr="00294F02">
                <w:t>HLA-A*02:09</w:t>
              </w:r>
            </w:ins>
          </w:p>
        </w:tc>
        <w:tc>
          <w:tcPr>
            <w:tcW w:w="3738" w:type="dxa"/>
            <w:noWrap/>
            <w:vAlign w:val="center"/>
            <w:hideMark/>
            <w:tcPrChange w:id="3635" w:author="Антон Смирнов" w:date="2023-05-25T13:45:00Z">
              <w:tcPr>
                <w:tcW w:w="3315" w:type="dxa"/>
                <w:noWrap/>
                <w:hideMark/>
              </w:tcPr>
            </w:tcPrChange>
          </w:tcPr>
          <w:p w14:paraId="31050F75" w14:textId="77777777" w:rsidR="00294F02" w:rsidRPr="00294F02" w:rsidRDefault="00294F02" w:rsidP="00611FDB">
            <w:pPr>
              <w:pStyle w:val="a0"/>
              <w:ind w:firstLine="0"/>
              <w:jc w:val="center"/>
              <w:rPr>
                <w:ins w:id="3636" w:author="Антон Смирнов" w:date="2023-05-25T12:59:00Z"/>
              </w:rPr>
              <w:pPrChange w:id="3637" w:author="Антон Смирнов" w:date="2023-05-25T13:09:00Z">
                <w:pPr>
                  <w:pStyle w:val="a0"/>
                </w:pPr>
              </w:pPrChange>
            </w:pPr>
            <w:ins w:id="3638" w:author="Антон Смирнов" w:date="2023-05-25T12:59:00Z">
              <w:r w:rsidRPr="00294F02">
                <w:t>3</w:t>
              </w:r>
            </w:ins>
          </w:p>
        </w:tc>
      </w:tr>
      <w:tr w:rsidR="00FE3DB4" w:rsidRPr="00294F02" w14:paraId="5D2A79B1" w14:textId="77777777" w:rsidTr="00FD588A">
        <w:tblPrEx>
          <w:tblPrExChange w:id="3639" w:author="Антон Смирнов" w:date="2023-05-25T13:45:00Z">
            <w:tblPrEx>
              <w:tblLayout w:type="fixed"/>
            </w:tblPrEx>
          </w:tblPrExChange>
        </w:tblPrEx>
        <w:trPr>
          <w:trHeight w:val="300"/>
          <w:jc w:val="center"/>
          <w:ins w:id="3640" w:author="Антон Смирнов" w:date="2023-05-25T12:59:00Z"/>
          <w:trPrChange w:id="3641" w:author="Антон Смирнов" w:date="2023-05-25T13:45:00Z">
            <w:trPr>
              <w:trHeight w:val="300"/>
            </w:trPr>
          </w:trPrChange>
        </w:trPr>
        <w:tc>
          <w:tcPr>
            <w:tcW w:w="2891" w:type="dxa"/>
            <w:noWrap/>
            <w:vAlign w:val="center"/>
            <w:hideMark/>
            <w:tcPrChange w:id="3642" w:author="Антон Смирнов" w:date="2023-05-25T13:45:00Z">
              <w:tcPr>
                <w:tcW w:w="3314" w:type="dxa"/>
                <w:gridSpan w:val="2"/>
                <w:noWrap/>
                <w:vAlign w:val="center"/>
                <w:hideMark/>
              </w:tcPr>
            </w:tcPrChange>
          </w:tcPr>
          <w:p w14:paraId="5E5FE94F" w14:textId="77777777" w:rsidR="00294F02" w:rsidRPr="00294F02" w:rsidRDefault="00294F02" w:rsidP="00611FDB">
            <w:pPr>
              <w:pStyle w:val="a0"/>
              <w:ind w:firstLine="0"/>
              <w:jc w:val="center"/>
              <w:rPr>
                <w:ins w:id="3643" w:author="Антон Смирнов" w:date="2023-05-25T12:59:00Z"/>
              </w:rPr>
              <w:pPrChange w:id="3644" w:author="Антон Смирнов" w:date="2023-05-25T13:09:00Z">
                <w:pPr>
                  <w:pStyle w:val="a0"/>
                </w:pPr>
              </w:pPrChange>
            </w:pPr>
            <w:ins w:id="3645" w:author="Антон Смирнов" w:date="2023-05-25T12:59:00Z">
              <w:r w:rsidRPr="00294F02">
                <w:t>HLA-A*32:02</w:t>
              </w:r>
            </w:ins>
          </w:p>
        </w:tc>
        <w:tc>
          <w:tcPr>
            <w:tcW w:w="3738" w:type="dxa"/>
            <w:noWrap/>
            <w:vAlign w:val="center"/>
            <w:hideMark/>
            <w:tcPrChange w:id="3646" w:author="Антон Смирнов" w:date="2023-05-25T13:45:00Z">
              <w:tcPr>
                <w:tcW w:w="3315" w:type="dxa"/>
                <w:noWrap/>
                <w:hideMark/>
              </w:tcPr>
            </w:tcPrChange>
          </w:tcPr>
          <w:p w14:paraId="208659A9" w14:textId="77777777" w:rsidR="00294F02" w:rsidRPr="00294F02" w:rsidRDefault="00294F02" w:rsidP="00611FDB">
            <w:pPr>
              <w:pStyle w:val="a0"/>
              <w:ind w:firstLine="0"/>
              <w:jc w:val="center"/>
              <w:rPr>
                <w:ins w:id="3647" w:author="Антон Смирнов" w:date="2023-05-25T12:59:00Z"/>
              </w:rPr>
              <w:pPrChange w:id="3648" w:author="Антон Смирнов" w:date="2023-05-25T13:09:00Z">
                <w:pPr>
                  <w:pStyle w:val="a0"/>
                </w:pPr>
              </w:pPrChange>
            </w:pPr>
            <w:ins w:id="3649" w:author="Антон Смирнов" w:date="2023-05-25T12:59:00Z">
              <w:r w:rsidRPr="00294F02">
                <w:t>2</w:t>
              </w:r>
            </w:ins>
          </w:p>
        </w:tc>
      </w:tr>
      <w:tr w:rsidR="00FE3DB4" w:rsidRPr="00294F02" w14:paraId="0D38EFA9" w14:textId="77777777" w:rsidTr="00FD588A">
        <w:tblPrEx>
          <w:tblPrExChange w:id="3650" w:author="Антон Смирнов" w:date="2023-05-25T13:45:00Z">
            <w:tblPrEx>
              <w:tblLayout w:type="fixed"/>
            </w:tblPrEx>
          </w:tblPrExChange>
        </w:tblPrEx>
        <w:trPr>
          <w:trHeight w:val="300"/>
          <w:jc w:val="center"/>
          <w:ins w:id="3651" w:author="Антон Смирнов" w:date="2023-05-25T12:59:00Z"/>
          <w:trPrChange w:id="3652" w:author="Антон Смирнов" w:date="2023-05-25T13:45:00Z">
            <w:trPr>
              <w:trHeight w:val="300"/>
            </w:trPr>
          </w:trPrChange>
        </w:trPr>
        <w:tc>
          <w:tcPr>
            <w:tcW w:w="2891" w:type="dxa"/>
            <w:noWrap/>
            <w:vAlign w:val="center"/>
            <w:hideMark/>
            <w:tcPrChange w:id="3653" w:author="Антон Смирнов" w:date="2023-05-25T13:45:00Z">
              <w:tcPr>
                <w:tcW w:w="3314" w:type="dxa"/>
                <w:gridSpan w:val="2"/>
                <w:noWrap/>
                <w:vAlign w:val="center"/>
                <w:hideMark/>
              </w:tcPr>
            </w:tcPrChange>
          </w:tcPr>
          <w:p w14:paraId="418B5836" w14:textId="77777777" w:rsidR="00294F02" w:rsidRPr="00294F02" w:rsidRDefault="00294F02" w:rsidP="00611FDB">
            <w:pPr>
              <w:pStyle w:val="a0"/>
              <w:ind w:firstLine="0"/>
              <w:jc w:val="center"/>
              <w:rPr>
                <w:ins w:id="3654" w:author="Антон Смирнов" w:date="2023-05-25T12:59:00Z"/>
              </w:rPr>
              <w:pPrChange w:id="3655" w:author="Антон Смирнов" w:date="2023-05-25T13:09:00Z">
                <w:pPr>
                  <w:pStyle w:val="a0"/>
                </w:pPr>
              </w:pPrChange>
            </w:pPr>
            <w:ins w:id="3656" w:author="Антон Смирнов" w:date="2023-05-25T12:59:00Z">
              <w:r w:rsidRPr="00294F02">
                <w:t>HLA-B*27:16</w:t>
              </w:r>
            </w:ins>
          </w:p>
        </w:tc>
        <w:tc>
          <w:tcPr>
            <w:tcW w:w="3738" w:type="dxa"/>
            <w:noWrap/>
            <w:vAlign w:val="center"/>
            <w:hideMark/>
            <w:tcPrChange w:id="3657" w:author="Антон Смирнов" w:date="2023-05-25T13:45:00Z">
              <w:tcPr>
                <w:tcW w:w="3315" w:type="dxa"/>
                <w:noWrap/>
                <w:hideMark/>
              </w:tcPr>
            </w:tcPrChange>
          </w:tcPr>
          <w:p w14:paraId="19C3F273" w14:textId="77777777" w:rsidR="00294F02" w:rsidRPr="00294F02" w:rsidRDefault="00294F02" w:rsidP="00611FDB">
            <w:pPr>
              <w:pStyle w:val="a0"/>
              <w:ind w:firstLine="0"/>
              <w:jc w:val="center"/>
              <w:rPr>
                <w:ins w:id="3658" w:author="Антон Смирнов" w:date="2023-05-25T12:59:00Z"/>
              </w:rPr>
              <w:pPrChange w:id="3659" w:author="Антон Смирнов" w:date="2023-05-25T13:09:00Z">
                <w:pPr>
                  <w:pStyle w:val="a0"/>
                </w:pPr>
              </w:pPrChange>
            </w:pPr>
            <w:ins w:id="3660" w:author="Антон Смирнов" w:date="2023-05-25T12:59:00Z">
              <w:r w:rsidRPr="00294F02">
                <w:t>2</w:t>
              </w:r>
            </w:ins>
          </w:p>
        </w:tc>
      </w:tr>
      <w:tr w:rsidR="00FE3DB4" w:rsidRPr="00294F02" w14:paraId="78B8EE7E" w14:textId="77777777" w:rsidTr="00FD588A">
        <w:tblPrEx>
          <w:tblPrExChange w:id="3661" w:author="Антон Смирнов" w:date="2023-05-25T13:45:00Z">
            <w:tblPrEx>
              <w:tblLayout w:type="fixed"/>
            </w:tblPrEx>
          </w:tblPrExChange>
        </w:tblPrEx>
        <w:trPr>
          <w:trHeight w:val="300"/>
          <w:jc w:val="center"/>
          <w:ins w:id="3662" w:author="Антон Смирнов" w:date="2023-05-25T12:59:00Z"/>
          <w:trPrChange w:id="3663" w:author="Антон Смирнов" w:date="2023-05-25T13:45:00Z">
            <w:trPr>
              <w:trHeight w:val="300"/>
            </w:trPr>
          </w:trPrChange>
        </w:trPr>
        <w:tc>
          <w:tcPr>
            <w:tcW w:w="2891" w:type="dxa"/>
            <w:noWrap/>
            <w:vAlign w:val="center"/>
            <w:hideMark/>
            <w:tcPrChange w:id="3664" w:author="Антон Смирнов" w:date="2023-05-25T13:45:00Z">
              <w:tcPr>
                <w:tcW w:w="3314" w:type="dxa"/>
                <w:gridSpan w:val="2"/>
                <w:noWrap/>
                <w:vAlign w:val="center"/>
                <w:hideMark/>
              </w:tcPr>
            </w:tcPrChange>
          </w:tcPr>
          <w:p w14:paraId="5C4EDD9E" w14:textId="77777777" w:rsidR="00294F02" w:rsidRPr="00294F02" w:rsidRDefault="00294F02" w:rsidP="00611FDB">
            <w:pPr>
              <w:pStyle w:val="a0"/>
              <w:ind w:firstLine="0"/>
              <w:jc w:val="center"/>
              <w:rPr>
                <w:ins w:id="3665" w:author="Антон Смирнов" w:date="2023-05-25T12:59:00Z"/>
              </w:rPr>
              <w:pPrChange w:id="3666" w:author="Антон Смирнов" w:date="2023-05-25T13:09:00Z">
                <w:pPr>
                  <w:pStyle w:val="a0"/>
                </w:pPr>
              </w:pPrChange>
            </w:pPr>
            <w:ins w:id="3667" w:author="Антон Смирнов" w:date="2023-05-25T12:59:00Z">
              <w:r w:rsidRPr="00294F02">
                <w:t>HLA-B*50:02</w:t>
              </w:r>
            </w:ins>
          </w:p>
        </w:tc>
        <w:tc>
          <w:tcPr>
            <w:tcW w:w="3738" w:type="dxa"/>
            <w:noWrap/>
            <w:vAlign w:val="center"/>
            <w:hideMark/>
            <w:tcPrChange w:id="3668" w:author="Антон Смирнов" w:date="2023-05-25T13:45:00Z">
              <w:tcPr>
                <w:tcW w:w="3315" w:type="dxa"/>
                <w:noWrap/>
                <w:hideMark/>
              </w:tcPr>
            </w:tcPrChange>
          </w:tcPr>
          <w:p w14:paraId="5898CB37" w14:textId="77777777" w:rsidR="00294F02" w:rsidRPr="00294F02" w:rsidRDefault="00294F02" w:rsidP="00611FDB">
            <w:pPr>
              <w:pStyle w:val="a0"/>
              <w:ind w:firstLine="0"/>
              <w:jc w:val="center"/>
              <w:rPr>
                <w:ins w:id="3669" w:author="Антон Смирнов" w:date="2023-05-25T12:59:00Z"/>
              </w:rPr>
              <w:pPrChange w:id="3670" w:author="Антон Смирнов" w:date="2023-05-25T13:09:00Z">
                <w:pPr>
                  <w:pStyle w:val="a0"/>
                </w:pPr>
              </w:pPrChange>
            </w:pPr>
            <w:ins w:id="3671" w:author="Антон Смирнов" w:date="2023-05-25T12:59:00Z">
              <w:r w:rsidRPr="00294F02">
                <w:t>2</w:t>
              </w:r>
            </w:ins>
          </w:p>
        </w:tc>
      </w:tr>
      <w:tr w:rsidR="00FE3DB4" w:rsidRPr="00294F02" w14:paraId="12EC3D85" w14:textId="77777777" w:rsidTr="00FD588A">
        <w:tblPrEx>
          <w:tblPrExChange w:id="3672" w:author="Антон Смирнов" w:date="2023-05-25T13:45:00Z">
            <w:tblPrEx>
              <w:tblLayout w:type="fixed"/>
            </w:tblPrEx>
          </w:tblPrExChange>
        </w:tblPrEx>
        <w:trPr>
          <w:trHeight w:val="300"/>
          <w:jc w:val="center"/>
          <w:ins w:id="3673" w:author="Антон Смирнов" w:date="2023-05-25T12:59:00Z"/>
          <w:trPrChange w:id="3674" w:author="Антон Смирнов" w:date="2023-05-25T13:45:00Z">
            <w:trPr>
              <w:trHeight w:val="300"/>
            </w:trPr>
          </w:trPrChange>
        </w:trPr>
        <w:tc>
          <w:tcPr>
            <w:tcW w:w="2891" w:type="dxa"/>
            <w:noWrap/>
            <w:vAlign w:val="center"/>
            <w:hideMark/>
            <w:tcPrChange w:id="3675" w:author="Антон Смирнов" w:date="2023-05-25T13:45:00Z">
              <w:tcPr>
                <w:tcW w:w="3314" w:type="dxa"/>
                <w:gridSpan w:val="2"/>
                <w:noWrap/>
                <w:vAlign w:val="center"/>
                <w:hideMark/>
              </w:tcPr>
            </w:tcPrChange>
          </w:tcPr>
          <w:p w14:paraId="69A25F17" w14:textId="77777777" w:rsidR="00294F02" w:rsidRPr="00294F02" w:rsidRDefault="00294F02" w:rsidP="00611FDB">
            <w:pPr>
              <w:pStyle w:val="a0"/>
              <w:ind w:firstLine="0"/>
              <w:jc w:val="center"/>
              <w:rPr>
                <w:ins w:id="3676" w:author="Антон Смирнов" w:date="2023-05-25T12:59:00Z"/>
              </w:rPr>
              <w:pPrChange w:id="3677" w:author="Антон Смирнов" w:date="2023-05-25T13:09:00Z">
                <w:pPr>
                  <w:pStyle w:val="a0"/>
                </w:pPr>
              </w:pPrChange>
            </w:pPr>
            <w:ins w:id="3678" w:author="Антон Смирнов" w:date="2023-05-25T12:59:00Z">
              <w:r w:rsidRPr="00294F02">
                <w:t>HLA-C*15:13</w:t>
              </w:r>
            </w:ins>
          </w:p>
        </w:tc>
        <w:tc>
          <w:tcPr>
            <w:tcW w:w="3738" w:type="dxa"/>
            <w:noWrap/>
            <w:vAlign w:val="center"/>
            <w:hideMark/>
            <w:tcPrChange w:id="3679" w:author="Антон Смирнов" w:date="2023-05-25T13:45:00Z">
              <w:tcPr>
                <w:tcW w:w="3315" w:type="dxa"/>
                <w:noWrap/>
                <w:hideMark/>
              </w:tcPr>
            </w:tcPrChange>
          </w:tcPr>
          <w:p w14:paraId="1526F75C" w14:textId="77777777" w:rsidR="00294F02" w:rsidRPr="00294F02" w:rsidRDefault="00294F02" w:rsidP="00611FDB">
            <w:pPr>
              <w:pStyle w:val="a0"/>
              <w:ind w:firstLine="0"/>
              <w:jc w:val="center"/>
              <w:rPr>
                <w:ins w:id="3680" w:author="Антон Смирнов" w:date="2023-05-25T12:59:00Z"/>
              </w:rPr>
              <w:pPrChange w:id="3681" w:author="Антон Смирнов" w:date="2023-05-25T13:09:00Z">
                <w:pPr>
                  <w:pStyle w:val="a0"/>
                </w:pPr>
              </w:pPrChange>
            </w:pPr>
            <w:ins w:id="3682" w:author="Антон Смирнов" w:date="2023-05-25T12:59:00Z">
              <w:r w:rsidRPr="00294F02">
                <w:t>2</w:t>
              </w:r>
            </w:ins>
          </w:p>
        </w:tc>
      </w:tr>
      <w:tr w:rsidR="00FE3DB4" w:rsidRPr="00294F02" w14:paraId="1263824E" w14:textId="77777777" w:rsidTr="00FD588A">
        <w:tblPrEx>
          <w:tblPrExChange w:id="3683" w:author="Антон Смирнов" w:date="2023-05-25T13:45:00Z">
            <w:tblPrEx>
              <w:tblLayout w:type="fixed"/>
            </w:tblPrEx>
          </w:tblPrExChange>
        </w:tblPrEx>
        <w:trPr>
          <w:trHeight w:val="300"/>
          <w:jc w:val="center"/>
          <w:ins w:id="3684" w:author="Антон Смирнов" w:date="2023-05-25T12:59:00Z"/>
          <w:trPrChange w:id="3685" w:author="Антон Смирнов" w:date="2023-05-25T13:45:00Z">
            <w:trPr>
              <w:trHeight w:val="300"/>
            </w:trPr>
          </w:trPrChange>
        </w:trPr>
        <w:tc>
          <w:tcPr>
            <w:tcW w:w="2891" w:type="dxa"/>
            <w:noWrap/>
            <w:vAlign w:val="center"/>
            <w:hideMark/>
            <w:tcPrChange w:id="3686" w:author="Антон Смирнов" w:date="2023-05-25T13:45:00Z">
              <w:tcPr>
                <w:tcW w:w="3314" w:type="dxa"/>
                <w:gridSpan w:val="2"/>
                <w:noWrap/>
                <w:vAlign w:val="center"/>
                <w:hideMark/>
              </w:tcPr>
            </w:tcPrChange>
          </w:tcPr>
          <w:p w14:paraId="0C00DA88" w14:textId="77777777" w:rsidR="00294F02" w:rsidRPr="00294F02" w:rsidRDefault="00294F02" w:rsidP="00611FDB">
            <w:pPr>
              <w:pStyle w:val="a0"/>
              <w:ind w:firstLine="0"/>
              <w:jc w:val="center"/>
              <w:rPr>
                <w:ins w:id="3687" w:author="Антон Смирнов" w:date="2023-05-25T12:59:00Z"/>
              </w:rPr>
              <w:pPrChange w:id="3688" w:author="Антон Смирнов" w:date="2023-05-25T13:09:00Z">
                <w:pPr>
                  <w:pStyle w:val="a0"/>
                </w:pPr>
              </w:pPrChange>
            </w:pPr>
            <w:ins w:id="3689" w:author="Антон Смирнов" w:date="2023-05-25T12:59:00Z">
              <w:r w:rsidRPr="00294F02">
                <w:t>HLA-A*02:08</w:t>
              </w:r>
            </w:ins>
          </w:p>
        </w:tc>
        <w:tc>
          <w:tcPr>
            <w:tcW w:w="3738" w:type="dxa"/>
            <w:noWrap/>
            <w:vAlign w:val="center"/>
            <w:hideMark/>
            <w:tcPrChange w:id="3690" w:author="Антон Смирнов" w:date="2023-05-25T13:45:00Z">
              <w:tcPr>
                <w:tcW w:w="3315" w:type="dxa"/>
                <w:noWrap/>
                <w:hideMark/>
              </w:tcPr>
            </w:tcPrChange>
          </w:tcPr>
          <w:p w14:paraId="17CC4443" w14:textId="77777777" w:rsidR="00294F02" w:rsidRPr="00294F02" w:rsidRDefault="00294F02" w:rsidP="00611FDB">
            <w:pPr>
              <w:pStyle w:val="a0"/>
              <w:ind w:firstLine="0"/>
              <w:jc w:val="center"/>
              <w:rPr>
                <w:ins w:id="3691" w:author="Антон Смирнов" w:date="2023-05-25T12:59:00Z"/>
              </w:rPr>
              <w:pPrChange w:id="3692" w:author="Антон Смирнов" w:date="2023-05-25T13:09:00Z">
                <w:pPr>
                  <w:pStyle w:val="a0"/>
                </w:pPr>
              </w:pPrChange>
            </w:pPr>
            <w:ins w:id="3693" w:author="Антон Смирнов" w:date="2023-05-25T12:59:00Z">
              <w:r w:rsidRPr="00294F02">
                <w:t>1</w:t>
              </w:r>
            </w:ins>
          </w:p>
        </w:tc>
      </w:tr>
      <w:tr w:rsidR="00FE3DB4" w:rsidRPr="00294F02" w14:paraId="53E1A94A" w14:textId="77777777" w:rsidTr="00FD588A">
        <w:tblPrEx>
          <w:tblPrExChange w:id="3694" w:author="Антон Смирнов" w:date="2023-05-25T13:45:00Z">
            <w:tblPrEx>
              <w:tblLayout w:type="fixed"/>
            </w:tblPrEx>
          </w:tblPrExChange>
        </w:tblPrEx>
        <w:trPr>
          <w:trHeight w:val="300"/>
          <w:jc w:val="center"/>
          <w:ins w:id="3695" w:author="Антон Смирнов" w:date="2023-05-25T12:59:00Z"/>
          <w:trPrChange w:id="3696" w:author="Антон Смирнов" w:date="2023-05-25T13:45:00Z">
            <w:trPr>
              <w:trHeight w:val="300"/>
            </w:trPr>
          </w:trPrChange>
        </w:trPr>
        <w:tc>
          <w:tcPr>
            <w:tcW w:w="2891" w:type="dxa"/>
            <w:noWrap/>
            <w:vAlign w:val="center"/>
            <w:hideMark/>
            <w:tcPrChange w:id="3697" w:author="Антон Смирнов" w:date="2023-05-25T13:45:00Z">
              <w:tcPr>
                <w:tcW w:w="3314" w:type="dxa"/>
                <w:gridSpan w:val="2"/>
                <w:noWrap/>
                <w:vAlign w:val="center"/>
                <w:hideMark/>
              </w:tcPr>
            </w:tcPrChange>
          </w:tcPr>
          <w:p w14:paraId="0E8A9426" w14:textId="77777777" w:rsidR="00294F02" w:rsidRPr="00294F02" w:rsidRDefault="00294F02" w:rsidP="00611FDB">
            <w:pPr>
              <w:pStyle w:val="a0"/>
              <w:ind w:firstLine="0"/>
              <w:jc w:val="center"/>
              <w:rPr>
                <w:ins w:id="3698" w:author="Антон Смирнов" w:date="2023-05-25T12:59:00Z"/>
              </w:rPr>
              <w:pPrChange w:id="3699" w:author="Антон Смирнов" w:date="2023-05-25T13:09:00Z">
                <w:pPr>
                  <w:pStyle w:val="a0"/>
                </w:pPr>
              </w:pPrChange>
            </w:pPr>
            <w:ins w:id="3700" w:author="Антон Смирнов" w:date="2023-05-25T12:59:00Z">
              <w:r w:rsidRPr="00294F02">
                <w:t>HLA-A*03:07</w:t>
              </w:r>
            </w:ins>
          </w:p>
        </w:tc>
        <w:tc>
          <w:tcPr>
            <w:tcW w:w="3738" w:type="dxa"/>
            <w:noWrap/>
            <w:vAlign w:val="center"/>
            <w:hideMark/>
            <w:tcPrChange w:id="3701" w:author="Антон Смирнов" w:date="2023-05-25T13:45:00Z">
              <w:tcPr>
                <w:tcW w:w="3315" w:type="dxa"/>
                <w:noWrap/>
                <w:hideMark/>
              </w:tcPr>
            </w:tcPrChange>
          </w:tcPr>
          <w:p w14:paraId="756236EA" w14:textId="77777777" w:rsidR="00294F02" w:rsidRPr="00294F02" w:rsidRDefault="00294F02" w:rsidP="00611FDB">
            <w:pPr>
              <w:pStyle w:val="a0"/>
              <w:ind w:firstLine="0"/>
              <w:jc w:val="center"/>
              <w:rPr>
                <w:ins w:id="3702" w:author="Антон Смирнов" w:date="2023-05-25T12:59:00Z"/>
              </w:rPr>
              <w:pPrChange w:id="3703" w:author="Антон Смирнов" w:date="2023-05-25T13:09:00Z">
                <w:pPr>
                  <w:pStyle w:val="a0"/>
                </w:pPr>
              </w:pPrChange>
            </w:pPr>
            <w:ins w:id="3704" w:author="Антон Смирнов" w:date="2023-05-25T12:59:00Z">
              <w:r w:rsidRPr="00294F02">
                <w:t>1</w:t>
              </w:r>
            </w:ins>
          </w:p>
        </w:tc>
      </w:tr>
      <w:tr w:rsidR="00FE3DB4" w:rsidRPr="00294F02" w14:paraId="376D17A3" w14:textId="77777777" w:rsidTr="00FD588A">
        <w:tblPrEx>
          <w:tblPrExChange w:id="3705" w:author="Антон Смирнов" w:date="2023-05-25T13:45:00Z">
            <w:tblPrEx>
              <w:tblLayout w:type="fixed"/>
            </w:tblPrEx>
          </w:tblPrExChange>
        </w:tblPrEx>
        <w:trPr>
          <w:trHeight w:val="300"/>
          <w:jc w:val="center"/>
          <w:ins w:id="3706" w:author="Антон Смирнов" w:date="2023-05-25T12:59:00Z"/>
          <w:trPrChange w:id="3707" w:author="Антон Смирнов" w:date="2023-05-25T13:45:00Z">
            <w:trPr>
              <w:trHeight w:val="300"/>
            </w:trPr>
          </w:trPrChange>
        </w:trPr>
        <w:tc>
          <w:tcPr>
            <w:tcW w:w="2891" w:type="dxa"/>
            <w:noWrap/>
            <w:vAlign w:val="center"/>
            <w:hideMark/>
            <w:tcPrChange w:id="3708" w:author="Антон Смирнов" w:date="2023-05-25T13:45:00Z">
              <w:tcPr>
                <w:tcW w:w="3314" w:type="dxa"/>
                <w:gridSpan w:val="2"/>
                <w:noWrap/>
                <w:vAlign w:val="center"/>
                <w:hideMark/>
              </w:tcPr>
            </w:tcPrChange>
          </w:tcPr>
          <w:p w14:paraId="13286682" w14:textId="77777777" w:rsidR="00294F02" w:rsidRPr="00294F02" w:rsidRDefault="00294F02" w:rsidP="00611FDB">
            <w:pPr>
              <w:pStyle w:val="a0"/>
              <w:ind w:firstLine="0"/>
              <w:jc w:val="center"/>
              <w:rPr>
                <w:ins w:id="3709" w:author="Антон Смирнов" w:date="2023-05-25T12:59:00Z"/>
              </w:rPr>
              <w:pPrChange w:id="3710" w:author="Антон Смирнов" w:date="2023-05-25T13:09:00Z">
                <w:pPr>
                  <w:pStyle w:val="a0"/>
                </w:pPr>
              </w:pPrChange>
            </w:pPr>
            <w:ins w:id="3711" w:author="Антон Смирнов" w:date="2023-05-25T12:59:00Z">
              <w:r w:rsidRPr="00294F02">
                <w:t>HLA-A*24:01</w:t>
              </w:r>
            </w:ins>
          </w:p>
        </w:tc>
        <w:tc>
          <w:tcPr>
            <w:tcW w:w="3738" w:type="dxa"/>
            <w:noWrap/>
            <w:vAlign w:val="center"/>
            <w:hideMark/>
            <w:tcPrChange w:id="3712" w:author="Антон Смирнов" w:date="2023-05-25T13:45:00Z">
              <w:tcPr>
                <w:tcW w:w="3315" w:type="dxa"/>
                <w:noWrap/>
                <w:hideMark/>
              </w:tcPr>
            </w:tcPrChange>
          </w:tcPr>
          <w:p w14:paraId="0FF14EEA" w14:textId="77777777" w:rsidR="00294F02" w:rsidRPr="00294F02" w:rsidRDefault="00294F02" w:rsidP="00611FDB">
            <w:pPr>
              <w:pStyle w:val="a0"/>
              <w:ind w:firstLine="0"/>
              <w:jc w:val="center"/>
              <w:rPr>
                <w:ins w:id="3713" w:author="Антон Смирнов" w:date="2023-05-25T12:59:00Z"/>
              </w:rPr>
              <w:pPrChange w:id="3714" w:author="Антон Смирнов" w:date="2023-05-25T13:09:00Z">
                <w:pPr>
                  <w:pStyle w:val="a0"/>
                </w:pPr>
              </w:pPrChange>
            </w:pPr>
            <w:ins w:id="3715" w:author="Антон Смирнов" w:date="2023-05-25T12:59:00Z">
              <w:r w:rsidRPr="00294F02">
                <w:t>1</w:t>
              </w:r>
            </w:ins>
          </w:p>
        </w:tc>
      </w:tr>
      <w:tr w:rsidR="00FE3DB4" w:rsidRPr="00294F02" w14:paraId="4EDFB864" w14:textId="77777777" w:rsidTr="00FD588A">
        <w:tblPrEx>
          <w:tblPrExChange w:id="3716" w:author="Антон Смирнов" w:date="2023-05-25T13:45:00Z">
            <w:tblPrEx>
              <w:tblLayout w:type="fixed"/>
            </w:tblPrEx>
          </w:tblPrExChange>
        </w:tblPrEx>
        <w:trPr>
          <w:trHeight w:val="300"/>
          <w:jc w:val="center"/>
          <w:ins w:id="3717" w:author="Антон Смирнов" w:date="2023-05-25T12:59:00Z"/>
          <w:trPrChange w:id="3718" w:author="Антон Смирнов" w:date="2023-05-25T13:45:00Z">
            <w:trPr>
              <w:trHeight w:val="300"/>
            </w:trPr>
          </w:trPrChange>
        </w:trPr>
        <w:tc>
          <w:tcPr>
            <w:tcW w:w="2891" w:type="dxa"/>
            <w:noWrap/>
            <w:vAlign w:val="center"/>
            <w:hideMark/>
            <w:tcPrChange w:id="3719" w:author="Антон Смирнов" w:date="2023-05-25T13:45:00Z">
              <w:tcPr>
                <w:tcW w:w="3314" w:type="dxa"/>
                <w:gridSpan w:val="2"/>
                <w:noWrap/>
                <w:vAlign w:val="center"/>
                <w:hideMark/>
              </w:tcPr>
            </w:tcPrChange>
          </w:tcPr>
          <w:p w14:paraId="6F309DA1" w14:textId="77777777" w:rsidR="00294F02" w:rsidRPr="00294F02" w:rsidRDefault="00294F02" w:rsidP="00611FDB">
            <w:pPr>
              <w:pStyle w:val="a0"/>
              <w:ind w:firstLine="0"/>
              <w:jc w:val="center"/>
              <w:rPr>
                <w:ins w:id="3720" w:author="Антон Смирнов" w:date="2023-05-25T12:59:00Z"/>
              </w:rPr>
              <w:pPrChange w:id="3721" w:author="Антон Смирнов" w:date="2023-05-25T13:09:00Z">
                <w:pPr>
                  <w:pStyle w:val="a0"/>
                </w:pPr>
              </w:pPrChange>
            </w:pPr>
            <w:ins w:id="3722" w:author="Антон Смирнов" w:date="2023-05-25T12:59:00Z">
              <w:r w:rsidRPr="00294F02">
                <w:lastRenderedPageBreak/>
                <w:t>HLA-A*29:13</w:t>
              </w:r>
            </w:ins>
          </w:p>
        </w:tc>
        <w:tc>
          <w:tcPr>
            <w:tcW w:w="3738" w:type="dxa"/>
            <w:noWrap/>
            <w:vAlign w:val="center"/>
            <w:hideMark/>
            <w:tcPrChange w:id="3723" w:author="Антон Смирнов" w:date="2023-05-25T13:45:00Z">
              <w:tcPr>
                <w:tcW w:w="3315" w:type="dxa"/>
                <w:noWrap/>
                <w:hideMark/>
              </w:tcPr>
            </w:tcPrChange>
          </w:tcPr>
          <w:p w14:paraId="371C2C64" w14:textId="77777777" w:rsidR="00294F02" w:rsidRPr="00294F02" w:rsidRDefault="00294F02" w:rsidP="00611FDB">
            <w:pPr>
              <w:pStyle w:val="a0"/>
              <w:ind w:firstLine="0"/>
              <w:jc w:val="center"/>
              <w:rPr>
                <w:ins w:id="3724" w:author="Антон Смирнов" w:date="2023-05-25T12:59:00Z"/>
              </w:rPr>
              <w:pPrChange w:id="3725" w:author="Антон Смирнов" w:date="2023-05-25T13:09:00Z">
                <w:pPr>
                  <w:pStyle w:val="a0"/>
                </w:pPr>
              </w:pPrChange>
            </w:pPr>
            <w:ins w:id="3726" w:author="Антон Смирнов" w:date="2023-05-25T12:59:00Z">
              <w:r w:rsidRPr="00294F02">
                <w:t>1</w:t>
              </w:r>
            </w:ins>
          </w:p>
        </w:tc>
      </w:tr>
      <w:tr w:rsidR="00FE3DB4" w:rsidRPr="00294F02" w14:paraId="0BA328C4" w14:textId="77777777" w:rsidTr="00FD588A">
        <w:tblPrEx>
          <w:tblPrExChange w:id="3727" w:author="Антон Смирнов" w:date="2023-05-25T13:45:00Z">
            <w:tblPrEx>
              <w:tblLayout w:type="fixed"/>
            </w:tblPrEx>
          </w:tblPrExChange>
        </w:tblPrEx>
        <w:trPr>
          <w:trHeight w:val="300"/>
          <w:jc w:val="center"/>
          <w:ins w:id="3728" w:author="Антон Смирнов" w:date="2023-05-25T12:59:00Z"/>
          <w:trPrChange w:id="3729" w:author="Антон Смирнов" w:date="2023-05-25T13:45:00Z">
            <w:trPr>
              <w:trHeight w:val="300"/>
            </w:trPr>
          </w:trPrChange>
        </w:trPr>
        <w:tc>
          <w:tcPr>
            <w:tcW w:w="2891" w:type="dxa"/>
            <w:noWrap/>
            <w:vAlign w:val="center"/>
            <w:hideMark/>
            <w:tcPrChange w:id="3730" w:author="Антон Смирнов" w:date="2023-05-25T13:45:00Z">
              <w:tcPr>
                <w:tcW w:w="3314" w:type="dxa"/>
                <w:gridSpan w:val="2"/>
                <w:noWrap/>
                <w:vAlign w:val="center"/>
                <w:hideMark/>
              </w:tcPr>
            </w:tcPrChange>
          </w:tcPr>
          <w:p w14:paraId="77B1B9C7" w14:textId="77777777" w:rsidR="00294F02" w:rsidRPr="00294F02" w:rsidRDefault="00294F02" w:rsidP="00611FDB">
            <w:pPr>
              <w:pStyle w:val="a0"/>
              <w:ind w:firstLine="0"/>
              <w:jc w:val="center"/>
              <w:rPr>
                <w:ins w:id="3731" w:author="Антон Смирнов" w:date="2023-05-25T12:59:00Z"/>
              </w:rPr>
              <w:pPrChange w:id="3732" w:author="Антон Смирнов" w:date="2023-05-25T13:09:00Z">
                <w:pPr>
                  <w:pStyle w:val="a0"/>
                </w:pPr>
              </w:pPrChange>
            </w:pPr>
            <w:ins w:id="3733" w:author="Антон Смирнов" w:date="2023-05-25T12:59:00Z">
              <w:r w:rsidRPr="00294F02">
                <w:t>HLA-B*44:01</w:t>
              </w:r>
            </w:ins>
          </w:p>
        </w:tc>
        <w:tc>
          <w:tcPr>
            <w:tcW w:w="3738" w:type="dxa"/>
            <w:noWrap/>
            <w:vAlign w:val="center"/>
            <w:hideMark/>
            <w:tcPrChange w:id="3734" w:author="Антон Смирнов" w:date="2023-05-25T13:45:00Z">
              <w:tcPr>
                <w:tcW w:w="3315" w:type="dxa"/>
                <w:noWrap/>
                <w:hideMark/>
              </w:tcPr>
            </w:tcPrChange>
          </w:tcPr>
          <w:p w14:paraId="7831053F" w14:textId="77777777" w:rsidR="00294F02" w:rsidRPr="00294F02" w:rsidRDefault="00294F02" w:rsidP="00611FDB">
            <w:pPr>
              <w:pStyle w:val="a0"/>
              <w:ind w:firstLine="0"/>
              <w:jc w:val="center"/>
              <w:rPr>
                <w:ins w:id="3735" w:author="Антон Смирнов" w:date="2023-05-25T12:59:00Z"/>
              </w:rPr>
              <w:pPrChange w:id="3736" w:author="Антон Смирнов" w:date="2023-05-25T13:09:00Z">
                <w:pPr>
                  <w:pStyle w:val="a0"/>
                </w:pPr>
              </w:pPrChange>
            </w:pPr>
            <w:ins w:id="3737" w:author="Антон Смирнов" w:date="2023-05-25T12:59:00Z">
              <w:r w:rsidRPr="00294F02">
                <w:t>1</w:t>
              </w:r>
            </w:ins>
          </w:p>
        </w:tc>
      </w:tr>
      <w:tr w:rsidR="00FE3DB4" w:rsidRPr="00294F02" w14:paraId="3C790368" w14:textId="77777777" w:rsidTr="00FD588A">
        <w:tblPrEx>
          <w:tblPrExChange w:id="3738" w:author="Антон Смирнов" w:date="2023-05-25T13:45:00Z">
            <w:tblPrEx>
              <w:tblLayout w:type="fixed"/>
            </w:tblPrEx>
          </w:tblPrExChange>
        </w:tblPrEx>
        <w:trPr>
          <w:trHeight w:val="669"/>
          <w:jc w:val="center"/>
          <w:ins w:id="3739" w:author="Антон Смирнов" w:date="2023-05-25T12:59:00Z"/>
          <w:trPrChange w:id="3740" w:author="Антон Смирнов" w:date="2023-05-25T13:45:00Z">
            <w:trPr>
              <w:trHeight w:val="300"/>
            </w:trPr>
          </w:trPrChange>
        </w:trPr>
        <w:tc>
          <w:tcPr>
            <w:tcW w:w="2891" w:type="dxa"/>
            <w:noWrap/>
            <w:vAlign w:val="center"/>
            <w:hideMark/>
            <w:tcPrChange w:id="3741" w:author="Антон Смирнов" w:date="2023-05-25T13:45:00Z">
              <w:tcPr>
                <w:tcW w:w="3314" w:type="dxa"/>
                <w:gridSpan w:val="2"/>
                <w:noWrap/>
                <w:vAlign w:val="center"/>
                <w:hideMark/>
              </w:tcPr>
            </w:tcPrChange>
          </w:tcPr>
          <w:p w14:paraId="0D5FA9D1" w14:textId="77777777" w:rsidR="00294F02" w:rsidRPr="00294F02" w:rsidRDefault="00294F02" w:rsidP="00611FDB">
            <w:pPr>
              <w:pStyle w:val="a0"/>
              <w:ind w:firstLine="0"/>
              <w:jc w:val="center"/>
              <w:rPr>
                <w:ins w:id="3742" w:author="Антон Смирнов" w:date="2023-05-25T12:59:00Z"/>
              </w:rPr>
              <w:pPrChange w:id="3743" w:author="Антон Смирнов" w:date="2023-05-25T13:09:00Z">
                <w:pPr>
                  <w:pStyle w:val="a0"/>
                </w:pPr>
              </w:pPrChange>
            </w:pPr>
            <w:ins w:id="3744" w:author="Антон Смирнов" w:date="2023-05-25T12:59:00Z">
              <w:r w:rsidRPr="00294F02">
                <w:t>HLA-C*08:03</w:t>
              </w:r>
            </w:ins>
          </w:p>
        </w:tc>
        <w:tc>
          <w:tcPr>
            <w:tcW w:w="3738" w:type="dxa"/>
            <w:noWrap/>
            <w:vAlign w:val="center"/>
            <w:hideMark/>
            <w:tcPrChange w:id="3745" w:author="Антон Смирнов" w:date="2023-05-25T13:45:00Z">
              <w:tcPr>
                <w:tcW w:w="3315" w:type="dxa"/>
                <w:noWrap/>
                <w:hideMark/>
              </w:tcPr>
            </w:tcPrChange>
          </w:tcPr>
          <w:p w14:paraId="2A027CC3" w14:textId="77777777" w:rsidR="00294F02" w:rsidRPr="00294F02" w:rsidRDefault="00294F02" w:rsidP="00611FDB">
            <w:pPr>
              <w:pStyle w:val="a0"/>
              <w:ind w:firstLine="0"/>
              <w:jc w:val="center"/>
              <w:rPr>
                <w:ins w:id="3746" w:author="Антон Смирнов" w:date="2023-05-25T12:59:00Z"/>
              </w:rPr>
              <w:pPrChange w:id="3747" w:author="Антон Смирнов" w:date="2023-05-25T13:09:00Z">
                <w:pPr>
                  <w:pStyle w:val="a0"/>
                </w:pPr>
              </w:pPrChange>
            </w:pPr>
            <w:ins w:id="3748" w:author="Антон Смирнов" w:date="2023-05-25T12:59:00Z">
              <w:r w:rsidRPr="00294F02">
                <w:t>1</w:t>
              </w:r>
            </w:ins>
          </w:p>
        </w:tc>
      </w:tr>
      <w:tr w:rsidR="00FE3DB4" w:rsidRPr="00294F02" w14:paraId="656ABB31" w14:textId="77777777" w:rsidTr="00FD588A">
        <w:tblPrEx>
          <w:tblPrExChange w:id="3749" w:author="Антон Смирнов" w:date="2023-05-25T13:45:00Z">
            <w:tblPrEx>
              <w:tblLayout w:type="fixed"/>
            </w:tblPrEx>
          </w:tblPrExChange>
        </w:tblPrEx>
        <w:trPr>
          <w:trHeight w:val="525"/>
          <w:jc w:val="center"/>
          <w:ins w:id="3750" w:author="Антон Смирнов" w:date="2023-05-25T12:59:00Z"/>
          <w:trPrChange w:id="3751" w:author="Антон Смирнов" w:date="2023-05-25T13:45:00Z">
            <w:trPr>
              <w:trHeight w:val="300"/>
            </w:trPr>
          </w:trPrChange>
        </w:trPr>
        <w:tc>
          <w:tcPr>
            <w:tcW w:w="2891" w:type="dxa"/>
            <w:noWrap/>
            <w:vAlign w:val="center"/>
            <w:hideMark/>
            <w:tcPrChange w:id="3752" w:author="Антон Смирнов" w:date="2023-05-25T13:45:00Z">
              <w:tcPr>
                <w:tcW w:w="3314" w:type="dxa"/>
                <w:gridSpan w:val="2"/>
                <w:noWrap/>
                <w:vAlign w:val="center"/>
                <w:hideMark/>
              </w:tcPr>
            </w:tcPrChange>
          </w:tcPr>
          <w:p w14:paraId="098479F6" w14:textId="77777777" w:rsidR="00294F02" w:rsidRPr="00294F02" w:rsidRDefault="00294F02" w:rsidP="00611FDB">
            <w:pPr>
              <w:pStyle w:val="a0"/>
              <w:ind w:firstLine="0"/>
              <w:jc w:val="center"/>
              <w:rPr>
                <w:ins w:id="3753" w:author="Антон Смирнов" w:date="2023-05-25T12:59:00Z"/>
              </w:rPr>
              <w:pPrChange w:id="3754" w:author="Антон Смирнов" w:date="2023-05-25T13:09:00Z">
                <w:pPr>
                  <w:pStyle w:val="a0"/>
                </w:pPr>
              </w:pPrChange>
            </w:pPr>
            <w:ins w:id="3755" w:author="Антон Смирнов" w:date="2023-05-25T12:59:00Z">
              <w:r w:rsidRPr="00294F02">
                <w:t>HLA-C*12:15</w:t>
              </w:r>
            </w:ins>
          </w:p>
        </w:tc>
        <w:tc>
          <w:tcPr>
            <w:tcW w:w="3738" w:type="dxa"/>
            <w:noWrap/>
            <w:vAlign w:val="center"/>
            <w:hideMark/>
            <w:tcPrChange w:id="3756" w:author="Антон Смирнов" w:date="2023-05-25T13:45:00Z">
              <w:tcPr>
                <w:tcW w:w="3315" w:type="dxa"/>
                <w:noWrap/>
                <w:hideMark/>
              </w:tcPr>
            </w:tcPrChange>
          </w:tcPr>
          <w:p w14:paraId="3A47894A" w14:textId="77777777" w:rsidR="00294F02" w:rsidRPr="00294F02" w:rsidRDefault="00294F02" w:rsidP="00611FDB">
            <w:pPr>
              <w:pStyle w:val="a0"/>
              <w:ind w:firstLine="0"/>
              <w:jc w:val="center"/>
              <w:rPr>
                <w:ins w:id="3757" w:author="Антон Смирнов" w:date="2023-05-25T12:59:00Z"/>
              </w:rPr>
              <w:pPrChange w:id="3758" w:author="Антон Смирнов" w:date="2023-05-25T13:09:00Z">
                <w:pPr>
                  <w:pStyle w:val="a0"/>
                </w:pPr>
              </w:pPrChange>
            </w:pPr>
            <w:ins w:id="3759" w:author="Антон Смирнов" w:date="2023-05-25T12:59:00Z">
              <w:r w:rsidRPr="00294F02">
                <w:t>1</w:t>
              </w:r>
            </w:ins>
          </w:p>
        </w:tc>
      </w:tr>
    </w:tbl>
    <w:p w14:paraId="278B19DE" w14:textId="7EBE2F7E" w:rsidR="00FD588A" w:rsidRDefault="00FD588A">
      <w:pPr>
        <w:rPr>
          <w:ins w:id="3760" w:author="Антон Смирнов" w:date="2023-05-25T13:42:00Z"/>
          <w:rFonts w:ascii="Times New Roman" w:eastAsiaTheme="majorEastAsia" w:hAnsi="Times New Roman" w:cstheme="majorBidi"/>
          <w:b/>
          <w:bCs/>
          <w:color w:val="000000" w:themeColor="text1"/>
          <w:sz w:val="32"/>
          <w:szCs w:val="32"/>
        </w:rPr>
      </w:pPr>
    </w:p>
    <w:p w14:paraId="41A671C8" w14:textId="578F17A6" w:rsidR="00165C32" w:rsidRPr="00FD588A" w:rsidRDefault="00165C32" w:rsidP="00A564A1">
      <w:pPr>
        <w:pStyle w:val="1"/>
        <w:rPr>
          <w:ins w:id="3761" w:author="Антон Смирнов" w:date="2023-05-25T13:11:00Z"/>
          <w:lang w:val="ru-RU"/>
          <w:rPrChange w:id="3762" w:author="Антон Смирнов" w:date="2023-05-25T13:45:00Z">
            <w:rPr>
              <w:ins w:id="3763" w:author="Антон Смирнов" w:date="2023-05-25T13:11:00Z"/>
              <w:lang w:val="ru-RU"/>
            </w:rPr>
          </w:rPrChange>
        </w:rPr>
      </w:pPr>
      <w:bookmarkStart w:id="3764" w:name="_Toc135956207"/>
      <w:ins w:id="3765" w:author="Антон Смирнов" w:date="2023-05-25T13:10:00Z">
        <w:r w:rsidRPr="00A564A1">
          <w:rPr>
            <w:lang w:val="ru-RU"/>
          </w:rPr>
          <w:t>Приложение 3</w:t>
        </w:r>
      </w:ins>
      <w:bookmarkEnd w:id="3764"/>
    </w:p>
    <w:p w14:paraId="40FA42D2" w14:textId="7DB34D2A" w:rsidR="00BD40C0" w:rsidRDefault="002400E7" w:rsidP="00BD40C0">
      <w:pPr>
        <w:pStyle w:val="a0"/>
        <w:rPr>
          <w:ins w:id="3766" w:author="Антон Смирнов" w:date="2023-05-25T13:24:00Z"/>
          <w:lang w:val="ru-RU"/>
        </w:rPr>
      </w:pPr>
      <w:ins w:id="3767" w:author="Антон Смирнов" w:date="2023-05-25T13:22:00Z">
        <w:r>
          <w:rPr>
            <w:lang w:val="ru-RU"/>
          </w:rPr>
          <w:t>Результаты внешней оценки качества модели</w:t>
        </w:r>
      </w:ins>
      <w:ins w:id="3768" w:author="Антон Смирнов" w:date="2023-05-25T13:23:00Z">
        <w:r w:rsidR="00BD40C0">
          <w:rPr>
            <w:lang w:val="ru-RU"/>
          </w:rPr>
          <w:t xml:space="preserve"> </w:t>
        </w:r>
      </w:ins>
      <w:ins w:id="3769" w:author="Антон Смирнов" w:date="2023-05-25T13:22:00Z">
        <w:r>
          <w:rPr>
            <w:lang w:val="ru-RU"/>
          </w:rPr>
          <w:t xml:space="preserve">прогноза </w:t>
        </w:r>
      </w:ins>
      <w:ins w:id="3770" w:author="Антон Смирнов" w:date="2023-05-25T13:23:00Z">
        <w:r w:rsidR="00BD40C0">
          <w:rPr>
            <w:lang w:val="ru-RU"/>
          </w:rPr>
          <w:t xml:space="preserve">связывания с </w:t>
        </w:r>
      </w:ins>
      <w:ins w:id="3771" w:author="Антон Смирнов" w:date="2023-05-25T13:22:00Z">
        <w:r>
          <w:t>HLA</w:t>
        </w:r>
        <w:r w:rsidR="00BD40C0" w:rsidRPr="00BD40C0">
          <w:rPr>
            <w:lang w:val="ru-RU"/>
            <w:rPrChange w:id="3772" w:author="Антон Смирнов" w:date="2023-05-25T13:22:00Z">
              <w:rPr/>
            </w:rPrChange>
          </w:rPr>
          <w:t xml:space="preserve"> </w:t>
        </w:r>
        <w:r w:rsidR="00BD40C0">
          <w:t>I</w:t>
        </w:r>
      </w:ins>
      <w:ins w:id="3773" w:author="Антон Смирнов" w:date="2023-05-25T13:23:00Z">
        <w:r w:rsidR="00BD40C0">
          <w:rPr>
            <w:lang w:val="ru-RU"/>
          </w:rPr>
          <w:t xml:space="preserve"> с использованием оптим</w:t>
        </w:r>
      </w:ins>
      <w:ins w:id="3774" w:author="Антон Смирнов" w:date="2023-05-25T13:24:00Z">
        <w:r w:rsidR="00BD40C0">
          <w:rPr>
            <w:lang w:val="ru-RU"/>
          </w:rPr>
          <w:t xml:space="preserve">ального уровня </w:t>
        </w:r>
        <w:r w:rsidR="00BD40C0">
          <w:t>MNA</w:t>
        </w:r>
        <w:r w:rsidR="00BD40C0" w:rsidRPr="00BD40C0">
          <w:rPr>
            <w:lang w:val="ru-RU"/>
            <w:rPrChange w:id="3775" w:author="Антон Смирнов" w:date="2023-05-25T13:24:00Z">
              <w:rPr/>
            </w:rPrChange>
          </w:rPr>
          <w:t xml:space="preserve"> </w:t>
        </w:r>
        <w:r w:rsidR="00BD40C0">
          <w:rPr>
            <w:lang w:val="ru-RU"/>
          </w:rPr>
          <w:t>дескрипторов</w:t>
        </w:r>
        <w:r w:rsidR="00BD40C0" w:rsidRPr="00BD40C0">
          <w:rPr>
            <w:lang w:val="ru-RU"/>
            <w:rPrChange w:id="3776" w:author="Антон Смирнов" w:date="2023-05-25T13:24:00Z">
              <w:rPr/>
            </w:rPrChange>
          </w:rPr>
          <w:t>.</w:t>
        </w:r>
      </w:ins>
    </w:p>
    <w:tbl>
      <w:tblPr>
        <w:tblStyle w:val="af0"/>
        <w:tblW w:w="0" w:type="auto"/>
        <w:tblLook w:val="04A0" w:firstRow="1" w:lastRow="0" w:firstColumn="1" w:lastColumn="0" w:noHBand="0" w:noVBand="1"/>
        <w:tblPrChange w:id="3777" w:author="Антон Смирнов" w:date="2023-05-25T13:48:00Z">
          <w:tblPr>
            <w:tblStyle w:val="af0"/>
            <w:tblW w:w="0" w:type="auto"/>
            <w:tblLook w:val="04A0" w:firstRow="1" w:lastRow="0" w:firstColumn="1" w:lastColumn="0" w:noHBand="0" w:noVBand="1"/>
          </w:tblPr>
        </w:tblPrChange>
      </w:tblPr>
      <w:tblGrid>
        <w:gridCol w:w="1196"/>
        <w:gridCol w:w="823"/>
        <w:gridCol w:w="706"/>
        <w:gridCol w:w="1226"/>
        <w:gridCol w:w="1910"/>
        <w:gridCol w:w="1412"/>
        <w:gridCol w:w="706"/>
        <w:gridCol w:w="706"/>
        <w:gridCol w:w="885"/>
        <w:tblGridChange w:id="3778">
          <w:tblGrid>
            <w:gridCol w:w="1182"/>
            <w:gridCol w:w="814"/>
            <w:gridCol w:w="699"/>
            <w:gridCol w:w="1784"/>
            <w:gridCol w:w="1423"/>
            <w:gridCol w:w="1395"/>
            <w:gridCol w:w="699"/>
            <w:gridCol w:w="699"/>
            <w:gridCol w:w="875"/>
          </w:tblGrid>
        </w:tblGridChange>
      </w:tblGrid>
      <w:tr w:rsidR="00FD588A" w:rsidRPr="007F6A26" w14:paraId="7B1E25C9" w14:textId="77777777" w:rsidTr="00FD588A">
        <w:trPr>
          <w:tblHeader/>
          <w:ins w:id="3779" w:author="Антон Смирнов" w:date="2023-05-25T13:43:00Z"/>
          <w:trPrChange w:id="3780" w:author="Антон Смирнов" w:date="2023-05-25T13:48:00Z">
            <w:trPr>
              <w:tblHeader/>
            </w:trPr>
          </w:trPrChange>
        </w:trPr>
        <w:tc>
          <w:tcPr>
            <w:tcW w:w="1182" w:type="dxa"/>
            <w:tcPrChange w:id="3781" w:author="Антон Смирнов" w:date="2023-05-25T13:48:00Z">
              <w:tcPr>
                <w:tcW w:w="1147" w:type="dxa"/>
              </w:tcPr>
            </w:tcPrChange>
          </w:tcPr>
          <w:p w14:paraId="3F4B85B1" w14:textId="23A0E222" w:rsidR="00FD588A" w:rsidRPr="00FD588A" w:rsidRDefault="00FD588A" w:rsidP="00FD588A">
            <w:pPr>
              <w:pStyle w:val="a0"/>
              <w:ind w:firstLine="0"/>
              <w:rPr>
                <w:ins w:id="3782" w:author="Антон Смирнов" w:date="2023-05-25T13:43:00Z"/>
                <w:b/>
                <w:bCs/>
                <w:lang w:val="ru-RU"/>
                <w:rPrChange w:id="3783" w:author="Антон Смирнов" w:date="2023-05-25T13:47:00Z">
                  <w:rPr>
                    <w:ins w:id="3784" w:author="Антон Смирнов" w:date="2023-05-25T13:43:00Z"/>
                    <w:lang w:val="ru-RU"/>
                  </w:rPr>
                </w:rPrChange>
              </w:rPr>
            </w:pPr>
            <w:ins w:id="3785" w:author="Антон Смирнов" w:date="2023-05-25T13:43:00Z">
              <w:r w:rsidRPr="00FD588A">
                <w:rPr>
                  <w:b/>
                  <w:bCs/>
                  <w:lang w:val="ru-RU"/>
                  <w:rPrChange w:id="3786" w:author="Антон Смирнов" w:date="2023-05-25T13:47:00Z">
                    <w:rPr>
                      <w:lang w:val="ru-RU"/>
                    </w:rPr>
                  </w:rPrChange>
                </w:rPr>
                <w:t>Ал</w:t>
              </w:r>
            </w:ins>
            <w:ins w:id="3787" w:author="Антон Смирнов" w:date="2023-05-25T13:48:00Z">
              <w:r>
                <w:rPr>
                  <w:b/>
                  <w:bCs/>
                  <w:lang w:val="ru-RU"/>
                </w:rPr>
                <w:t>-</w:t>
              </w:r>
              <w:r>
                <w:rPr>
                  <w:b/>
                  <w:bCs/>
                  <w:lang w:val="ru-RU"/>
                </w:rPr>
                <w:br/>
              </w:r>
            </w:ins>
            <w:ins w:id="3788" w:author="Антон Смирнов" w:date="2023-05-25T13:43:00Z">
              <w:r w:rsidRPr="00FD588A">
                <w:rPr>
                  <w:b/>
                  <w:bCs/>
                  <w:lang w:val="ru-RU"/>
                  <w:rPrChange w:id="3789" w:author="Антон Смирнов" w:date="2023-05-25T13:47:00Z">
                    <w:rPr>
                      <w:lang w:val="ru-RU"/>
                    </w:rPr>
                  </w:rPrChange>
                </w:rPr>
                <w:t>лель</w:t>
              </w:r>
            </w:ins>
          </w:p>
        </w:tc>
        <w:tc>
          <w:tcPr>
            <w:tcW w:w="814" w:type="dxa"/>
            <w:tcPrChange w:id="3790" w:author="Антон Смирнов" w:date="2023-05-25T13:48:00Z">
              <w:tcPr>
                <w:tcW w:w="1088" w:type="dxa"/>
              </w:tcPr>
            </w:tcPrChange>
          </w:tcPr>
          <w:p w14:paraId="4F54B316" w14:textId="407211B2" w:rsidR="00FD588A" w:rsidRPr="00FD588A" w:rsidRDefault="00FD588A" w:rsidP="00FD588A">
            <w:pPr>
              <w:pStyle w:val="a0"/>
              <w:ind w:firstLine="0"/>
              <w:rPr>
                <w:ins w:id="3791" w:author="Антон Смирнов" w:date="2023-05-25T13:43:00Z"/>
                <w:b/>
                <w:bCs/>
                <w:lang w:val="ru-RU"/>
                <w:rPrChange w:id="3792" w:author="Антон Смирнов" w:date="2023-05-25T13:47:00Z">
                  <w:rPr>
                    <w:ins w:id="3793" w:author="Антон Смирнов" w:date="2023-05-25T13:43:00Z"/>
                    <w:lang w:val="ru-RU"/>
                  </w:rPr>
                </w:rPrChange>
              </w:rPr>
            </w:pPr>
            <w:ins w:id="3794" w:author="Антон Смирнов" w:date="2023-05-25T13:43:00Z">
              <w:r w:rsidRPr="00FD588A">
                <w:rPr>
                  <w:b/>
                  <w:bCs/>
                  <w:lang w:val="ru-RU"/>
                  <w:rPrChange w:id="3795" w:author="Антон Смирнов" w:date="2023-05-25T13:47:00Z">
                    <w:rPr>
                      <w:lang w:val="ru-RU"/>
                    </w:rPr>
                  </w:rPrChange>
                </w:rPr>
                <w:t>AU</w:t>
              </w:r>
            </w:ins>
            <w:ins w:id="3796" w:author="Антон Смирнов" w:date="2023-05-25T13:46:00Z">
              <w:r w:rsidRPr="00FD588A">
                <w:rPr>
                  <w:b/>
                  <w:bCs/>
                  <w:rPrChange w:id="3797" w:author="Антон Смирнов" w:date="2023-05-25T13:47:00Z">
                    <w:rPr/>
                  </w:rPrChange>
                </w:rPr>
                <w:t>C</w:t>
              </w:r>
            </w:ins>
          </w:p>
        </w:tc>
        <w:tc>
          <w:tcPr>
            <w:tcW w:w="699" w:type="dxa"/>
            <w:tcPrChange w:id="3798" w:author="Антон Смирнов" w:date="2023-05-25T13:48:00Z">
              <w:tcPr>
                <w:tcW w:w="979" w:type="dxa"/>
              </w:tcPr>
            </w:tcPrChange>
          </w:tcPr>
          <w:p w14:paraId="7F674062" w14:textId="731DC0EA" w:rsidR="00FD588A" w:rsidRPr="00FD588A" w:rsidRDefault="00FD588A" w:rsidP="00FD588A">
            <w:pPr>
              <w:pStyle w:val="a0"/>
              <w:ind w:firstLine="0"/>
              <w:rPr>
                <w:ins w:id="3799" w:author="Антон Смирнов" w:date="2023-05-25T13:43:00Z"/>
                <w:b/>
                <w:bCs/>
                <w:lang w:val="ru-RU"/>
                <w:rPrChange w:id="3800" w:author="Антон Смирнов" w:date="2023-05-25T13:47:00Z">
                  <w:rPr>
                    <w:ins w:id="3801" w:author="Антон Смирнов" w:date="2023-05-25T13:43:00Z"/>
                    <w:lang w:val="ru-RU"/>
                  </w:rPr>
                </w:rPrChange>
              </w:rPr>
            </w:pPr>
            <w:ins w:id="3802" w:author="Антон Смирнов" w:date="2023-05-25T13:45:00Z">
              <w:r w:rsidRPr="00FD588A">
                <w:rPr>
                  <w:b/>
                  <w:bCs/>
                  <w:lang w:val="ru-RU"/>
                  <w:rPrChange w:id="3803" w:author="Антон Смирнов" w:date="2023-05-25T13:47:00Z">
                    <w:rPr>
                      <w:lang w:val="ru-RU"/>
                    </w:rPr>
                  </w:rPrChange>
                </w:rPr>
                <w:t>П</w:t>
              </w:r>
            </w:ins>
            <w:ins w:id="3804" w:author="Антон Смирнов" w:date="2023-05-25T13:46:00Z">
              <w:r w:rsidRPr="00FD588A">
                <w:rPr>
                  <w:b/>
                  <w:bCs/>
                  <w:lang w:val="ru-RU"/>
                  <w:rPrChange w:id="3805" w:author="Антон Смирнов" w:date="2023-05-25T13:47:00Z">
                    <w:rPr>
                      <w:lang w:val="ru-RU"/>
                    </w:rPr>
                  </w:rPrChange>
                </w:rPr>
                <w:t>о</w:t>
              </w:r>
              <w:r w:rsidRPr="00FD588A">
                <w:rPr>
                  <w:b/>
                  <w:bCs/>
                  <w:rPrChange w:id="3806" w:author="Антон Смирнов" w:date="2023-05-25T13:47:00Z">
                    <w:rPr/>
                  </w:rPrChange>
                </w:rPr>
                <w:t>-</w:t>
              </w:r>
              <w:r w:rsidRPr="00FD588A">
                <w:rPr>
                  <w:b/>
                  <w:bCs/>
                  <w:lang w:val="ru-RU"/>
                  <w:rPrChange w:id="3807" w:author="Антон Смирнов" w:date="2023-05-25T13:47:00Z">
                    <w:rPr>
                      <w:lang w:val="ru-RU"/>
                    </w:rPr>
                  </w:rPrChange>
                </w:rPr>
                <w:t>рог</w:t>
              </w:r>
            </w:ins>
          </w:p>
        </w:tc>
        <w:tc>
          <w:tcPr>
            <w:tcW w:w="1241" w:type="dxa"/>
            <w:tcPrChange w:id="3808" w:author="Антон Смирнов" w:date="2023-05-25T13:48:00Z">
              <w:tcPr>
                <w:tcW w:w="1606" w:type="dxa"/>
              </w:tcPr>
            </w:tcPrChange>
          </w:tcPr>
          <w:p w14:paraId="371DF74C" w14:textId="42B8873B" w:rsidR="00FD588A" w:rsidRPr="00FD588A" w:rsidRDefault="00FD588A" w:rsidP="00FD588A">
            <w:pPr>
              <w:pStyle w:val="a0"/>
              <w:ind w:firstLine="0"/>
              <w:rPr>
                <w:ins w:id="3809" w:author="Антон Смирнов" w:date="2023-05-25T13:43:00Z"/>
                <w:b/>
                <w:bCs/>
                <w:lang w:val="ru-RU"/>
                <w:rPrChange w:id="3810" w:author="Антон Смирнов" w:date="2023-05-25T13:47:00Z">
                  <w:rPr>
                    <w:ins w:id="3811" w:author="Антон Смирнов" w:date="2023-05-25T13:43:00Z"/>
                    <w:lang w:val="ru-RU"/>
                  </w:rPr>
                </w:rPrChange>
              </w:rPr>
            </w:pPr>
            <w:ins w:id="3812" w:author="Антон Смирнов" w:date="2023-05-25T13:43:00Z">
              <w:r w:rsidRPr="00FD588A">
                <w:rPr>
                  <w:b/>
                  <w:bCs/>
                  <w:lang w:val="ru-RU"/>
                  <w:rPrChange w:id="3813" w:author="Антон Смирнов" w:date="2023-05-25T13:47:00Z">
                    <w:rPr>
                      <w:lang w:val="ru-RU"/>
                    </w:rPr>
                  </w:rPrChange>
                </w:rPr>
                <w:t>Чувст</w:t>
              </w:r>
            </w:ins>
            <w:ins w:id="3814" w:author="Антон Смирнов" w:date="2023-05-25T13:44:00Z">
              <w:r w:rsidRPr="00FD588A">
                <w:rPr>
                  <w:b/>
                  <w:bCs/>
                  <w:lang w:val="ru-RU"/>
                  <w:rPrChange w:id="3815" w:author="Антон Смирнов" w:date="2023-05-25T13:47:00Z">
                    <w:rPr>
                      <w:lang w:val="ru-RU"/>
                    </w:rPr>
                  </w:rPrChange>
                </w:rPr>
                <w:t>-</w:t>
              </w:r>
              <w:r w:rsidRPr="00FD588A">
                <w:rPr>
                  <w:b/>
                  <w:bCs/>
                  <w:lang w:val="ru-RU"/>
                  <w:rPrChange w:id="3816" w:author="Антон Смирнов" w:date="2023-05-25T13:47:00Z">
                    <w:rPr>
                      <w:lang w:val="ru-RU"/>
                    </w:rPr>
                  </w:rPrChange>
                </w:rPr>
                <w:br/>
              </w:r>
            </w:ins>
            <w:ins w:id="3817" w:author="Антон Смирнов" w:date="2023-05-25T13:43:00Z">
              <w:r w:rsidRPr="00FD588A">
                <w:rPr>
                  <w:b/>
                  <w:bCs/>
                  <w:lang w:val="ru-RU"/>
                  <w:rPrChange w:id="3818" w:author="Антон Смирнов" w:date="2023-05-25T13:47:00Z">
                    <w:rPr>
                      <w:lang w:val="ru-RU"/>
                    </w:rPr>
                  </w:rPrChange>
                </w:rPr>
                <w:t>витель</w:t>
              </w:r>
            </w:ins>
            <w:ins w:id="3819" w:author="Антон Смирнов" w:date="2023-05-25T13:49:00Z">
              <w:r>
                <w:rPr>
                  <w:b/>
                  <w:bCs/>
                  <w:lang w:val="ru-RU"/>
                </w:rPr>
                <w:br/>
              </w:r>
            </w:ins>
            <w:ins w:id="3820" w:author="Антон Смирнов" w:date="2023-05-25T13:43:00Z">
              <w:r w:rsidRPr="00FD588A">
                <w:rPr>
                  <w:b/>
                  <w:bCs/>
                  <w:lang w:val="ru-RU"/>
                  <w:rPrChange w:id="3821" w:author="Антон Смирнов" w:date="2023-05-25T13:47:00Z">
                    <w:rPr>
                      <w:lang w:val="ru-RU"/>
                    </w:rPr>
                  </w:rPrChange>
                </w:rPr>
                <w:t>ность</w:t>
              </w:r>
            </w:ins>
          </w:p>
        </w:tc>
        <w:tc>
          <w:tcPr>
            <w:tcW w:w="1966" w:type="dxa"/>
            <w:tcPrChange w:id="3822" w:author="Антон Смирнов" w:date="2023-05-25T13:48:00Z">
              <w:tcPr>
                <w:tcW w:w="1298" w:type="dxa"/>
              </w:tcPr>
            </w:tcPrChange>
          </w:tcPr>
          <w:p w14:paraId="13A4F6A7" w14:textId="2FF0B553" w:rsidR="00FD588A" w:rsidRPr="00FD588A" w:rsidRDefault="00FD588A" w:rsidP="00FD588A">
            <w:pPr>
              <w:pStyle w:val="a0"/>
              <w:ind w:firstLine="0"/>
              <w:rPr>
                <w:ins w:id="3823" w:author="Антон Смирнов" w:date="2023-05-25T13:43:00Z"/>
                <w:b/>
                <w:bCs/>
                <w:lang w:val="ru-RU"/>
                <w:rPrChange w:id="3824" w:author="Антон Смирнов" w:date="2023-05-25T13:47:00Z">
                  <w:rPr>
                    <w:ins w:id="3825" w:author="Антон Смирнов" w:date="2023-05-25T13:43:00Z"/>
                    <w:lang w:val="ru-RU"/>
                  </w:rPr>
                </w:rPrChange>
              </w:rPr>
            </w:pPr>
            <w:ins w:id="3826" w:author="Антон Смирнов" w:date="2023-05-25T13:43:00Z">
              <w:r w:rsidRPr="00FD588A">
                <w:rPr>
                  <w:b/>
                  <w:bCs/>
                  <w:lang w:val="ru-RU"/>
                  <w:rPrChange w:id="3827" w:author="Антон Смирнов" w:date="2023-05-25T13:47:00Z">
                    <w:rPr>
                      <w:lang w:val="ru-RU"/>
                    </w:rPr>
                  </w:rPrChange>
                </w:rPr>
                <w:t>Специ</w:t>
              </w:r>
            </w:ins>
            <w:ins w:id="3828" w:author="Антон Смирнов" w:date="2023-05-25T13:49:00Z">
              <w:r>
                <w:rPr>
                  <w:b/>
                  <w:bCs/>
                  <w:lang w:val="ru-RU"/>
                </w:rPr>
                <w:t>-</w:t>
              </w:r>
              <w:r>
                <w:rPr>
                  <w:b/>
                  <w:bCs/>
                  <w:lang w:val="ru-RU"/>
                </w:rPr>
                <w:br/>
              </w:r>
            </w:ins>
            <w:ins w:id="3829" w:author="Антон Смирнов" w:date="2023-05-25T13:43:00Z">
              <w:r w:rsidRPr="00FD588A">
                <w:rPr>
                  <w:b/>
                  <w:bCs/>
                  <w:lang w:val="ru-RU"/>
                  <w:rPrChange w:id="3830" w:author="Антон Смирнов" w:date="2023-05-25T13:47:00Z">
                    <w:rPr>
                      <w:lang w:val="ru-RU"/>
                    </w:rPr>
                  </w:rPrChange>
                </w:rPr>
                <w:t>фичность</w:t>
              </w:r>
            </w:ins>
          </w:p>
        </w:tc>
        <w:tc>
          <w:tcPr>
            <w:tcW w:w="1395" w:type="dxa"/>
            <w:tcPrChange w:id="3831" w:author="Антон Смирнов" w:date="2023-05-25T13:48:00Z">
              <w:tcPr>
                <w:tcW w:w="1279" w:type="dxa"/>
              </w:tcPr>
            </w:tcPrChange>
          </w:tcPr>
          <w:p w14:paraId="3A97288E" w14:textId="77777777" w:rsidR="00FD588A" w:rsidRPr="00FD588A" w:rsidRDefault="00FD588A" w:rsidP="00FD588A">
            <w:pPr>
              <w:pStyle w:val="a0"/>
              <w:ind w:firstLine="0"/>
              <w:rPr>
                <w:ins w:id="3832" w:author="Антон Смирнов" w:date="2023-05-25T13:43:00Z"/>
                <w:b/>
                <w:bCs/>
                <w:lang w:val="ru-RU"/>
                <w:rPrChange w:id="3833" w:author="Антон Смирнов" w:date="2023-05-25T13:47:00Z">
                  <w:rPr>
                    <w:ins w:id="3834" w:author="Антон Смирнов" w:date="2023-05-25T13:43:00Z"/>
                    <w:lang w:val="ru-RU"/>
                  </w:rPr>
                </w:rPrChange>
              </w:rPr>
            </w:pPr>
            <w:ins w:id="3835" w:author="Антон Смирнов" w:date="2023-05-25T13:43:00Z">
              <w:r w:rsidRPr="00FD588A">
                <w:rPr>
                  <w:b/>
                  <w:bCs/>
                  <w:lang w:val="ru-RU"/>
                  <w:rPrChange w:id="3836" w:author="Антон Смирнов" w:date="2023-05-25T13:47:00Z">
                    <w:rPr>
                      <w:lang w:val="ru-RU"/>
                    </w:rPr>
                  </w:rPrChange>
                </w:rPr>
                <w:t>Точность</w:t>
              </w:r>
            </w:ins>
          </w:p>
        </w:tc>
        <w:tc>
          <w:tcPr>
            <w:tcW w:w="699" w:type="dxa"/>
            <w:tcPrChange w:id="3837" w:author="Антон Смирнов" w:date="2023-05-25T13:48:00Z">
              <w:tcPr>
                <w:tcW w:w="682" w:type="dxa"/>
              </w:tcPr>
            </w:tcPrChange>
          </w:tcPr>
          <w:p w14:paraId="53FB98CA" w14:textId="77777777" w:rsidR="00FD588A" w:rsidRPr="00FD588A" w:rsidRDefault="00FD588A" w:rsidP="00FD588A">
            <w:pPr>
              <w:pStyle w:val="a0"/>
              <w:ind w:firstLine="0"/>
              <w:rPr>
                <w:ins w:id="3838" w:author="Антон Смирнов" w:date="2023-05-25T13:43:00Z"/>
                <w:b/>
                <w:bCs/>
                <w:lang w:val="ru-RU"/>
                <w:rPrChange w:id="3839" w:author="Антон Смирнов" w:date="2023-05-25T13:47:00Z">
                  <w:rPr>
                    <w:ins w:id="3840" w:author="Антон Смирнов" w:date="2023-05-25T13:43:00Z"/>
                    <w:lang w:val="ru-RU"/>
                  </w:rPr>
                </w:rPrChange>
              </w:rPr>
            </w:pPr>
            <w:ins w:id="3841" w:author="Антон Смирнов" w:date="2023-05-25T13:43:00Z">
              <w:r w:rsidRPr="00FD588A">
                <w:rPr>
                  <w:b/>
                  <w:bCs/>
                  <w:lang w:val="ru-RU"/>
                  <w:rPrChange w:id="3842" w:author="Антон Смирнов" w:date="2023-05-25T13:47:00Z">
                    <w:rPr>
                      <w:lang w:val="ru-RU"/>
                    </w:rPr>
                  </w:rPrChange>
                </w:rPr>
                <w:t>BA</w:t>
              </w:r>
            </w:ins>
          </w:p>
        </w:tc>
        <w:tc>
          <w:tcPr>
            <w:tcW w:w="699" w:type="dxa"/>
            <w:tcPrChange w:id="3843" w:author="Антон Смирнов" w:date="2023-05-25T13:48:00Z">
              <w:tcPr>
                <w:tcW w:w="682" w:type="dxa"/>
              </w:tcPr>
            </w:tcPrChange>
          </w:tcPr>
          <w:p w14:paraId="762168FA" w14:textId="77777777" w:rsidR="00FD588A" w:rsidRPr="00FD588A" w:rsidRDefault="00FD588A" w:rsidP="00FD588A">
            <w:pPr>
              <w:pStyle w:val="a0"/>
              <w:ind w:firstLine="0"/>
              <w:rPr>
                <w:ins w:id="3844" w:author="Антон Смирнов" w:date="2023-05-25T13:43:00Z"/>
                <w:b/>
                <w:bCs/>
                <w:lang w:val="ru-RU"/>
                <w:rPrChange w:id="3845" w:author="Антон Смирнов" w:date="2023-05-25T13:47:00Z">
                  <w:rPr>
                    <w:ins w:id="3846" w:author="Антон Смирнов" w:date="2023-05-25T13:43:00Z"/>
                    <w:lang w:val="ru-RU"/>
                  </w:rPr>
                </w:rPrChange>
              </w:rPr>
            </w:pPr>
            <w:ins w:id="3847" w:author="Антон Смирнов" w:date="2023-05-25T13:43:00Z">
              <w:r w:rsidRPr="00FD588A">
                <w:rPr>
                  <w:b/>
                  <w:bCs/>
                  <w:lang w:val="ru-RU"/>
                  <w:rPrChange w:id="3848" w:author="Антон Смирнов" w:date="2023-05-25T13:47:00Z">
                    <w:rPr>
                      <w:lang w:val="ru-RU"/>
                    </w:rPr>
                  </w:rPrChange>
                </w:rPr>
                <w:t>AP</w:t>
              </w:r>
            </w:ins>
          </w:p>
        </w:tc>
        <w:tc>
          <w:tcPr>
            <w:tcW w:w="875" w:type="dxa"/>
            <w:tcPrChange w:id="3849" w:author="Антон Смирнов" w:date="2023-05-25T13:48:00Z">
              <w:tcPr>
                <w:tcW w:w="809" w:type="dxa"/>
              </w:tcPr>
            </w:tcPrChange>
          </w:tcPr>
          <w:p w14:paraId="7AC538BA" w14:textId="77777777" w:rsidR="00FD588A" w:rsidRPr="00FD588A" w:rsidRDefault="00FD588A" w:rsidP="00FD588A">
            <w:pPr>
              <w:pStyle w:val="a0"/>
              <w:ind w:firstLine="0"/>
              <w:rPr>
                <w:ins w:id="3850" w:author="Антон Смирнов" w:date="2023-05-25T13:43:00Z"/>
                <w:b/>
                <w:bCs/>
                <w:lang w:val="ru-RU"/>
                <w:rPrChange w:id="3851" w:author="Антон Смирнов" w:date="2023-05-25T13:47:00Z">
                  <w:rPr>
                    <w:ins w:id="3852" w:author="Антон Смирнов" w:date="2023-05-25T13:43:00Z"/>
                    <w:lang w:val="ru-RU"/>
                  </w:rPr>
                </w:rPrChange>
              </w:rPr>
            </w:pPr>
            <w:ins w:id="3853" w:author="Антон Смирнов" w:date="2023-05-25T13:43:00Z">
              <w:r w:rsidRPr="00FD588A">
                <w:rPr>
                  <w:b/>
                  <w:bCs/>
                  <w:lang w:val="ru-RU"/>
                  <w:rPrChange w:id="3854" w:author="Антон Смирнов" w:date="2023-05-25T13:47:00Z">
                    <w:rPr>
                      <w:lang w:val="ru-RU"/>
                    </w:rPr>
                  </w:rPrChange>
                </w:rPr>
                <w:t>MCC</w:t>
              </w:r>
            </w:ins>
          </w:p>
        </w:tc>
      </w:tr>
      <w:tr w:rsidR="00FD588A" w:rsidRPr="007F6A26" w14:paraId="7DA5781E" w14:textId="77777777" w:rsidTr="00FD588A">
        <w:trPr>
          <w:ins w:id="3855" w:author="Антон Смирнов" w:date="2023-05-25T13:43:00Z"/>
        </w:trPr>
        <w:tc>
          <w:tcPr>
            <w:tcW w:w="1182" w:type="dxa"/>
            <w:tcPrChange w:id="3856" w:author="Антон Смирнов" w:date="2023-05-25T13:48:00Z">
              <w:tcPr>
                <w:tcW w:w="1147" w:type="dxa"/>
              </w:tcPr>
            </w:tcPrChange>
          </w:tcPr>
          <w:p w14:paraId="4E9C97B7" w14:textId="4069090B" w:rsidR="00FD588A" w:rsidRPr="007F6A26" w:rsidRDefault="00FD588A" w:rsidP="00FD588A">
            <w:pPr>
              <w:pStyle w:val="a0"/>
              <w:ind w:firstLine="0"/>
              <w:rPr>
                <w:ins w:id="3857" w:author="Антон Смирнов" w:date="2023-05-25T13:43:00Z"/>
              </w:rPr>
            </w:pPr>
            <w:ins w:id="3858" w:author="Антон Смирнов" w:date="2023-05-25T13:43:00Z">
              <w:r w:rsidRPr="007F6A26">
                <w:t>A*01:03</w:t>
              </w:r>
            </w:ins>
          </w:p>
        </w:tc>
        <w:tc>
          <w:tcPr>
            <w:tcW w:w="814" w:type="dxa"/>
            <w:tcPrChange w:id="3859" w:author="Антон Смирнов" w:date="2023-05-25T13:48:00Z">
              <w:tcPr>
                <w:tcW w:w="1088" w:type="dxa"/>
              </w:tcPr>
            </w:tcPrChange>
          </w:tcPr>
          <w:p w14:paraId="68751F85" w14:textId="77777777" w:rsidR="00FD588A" w:rsidRPr="007F6A26" w:rsidRDefault="00FD588A" w:rsidP="00FD588A">
            <w:pPr>
              <w:pStyle w:val="a0"/>
              <w:ind w:firstLine="0"/>
              <w:rPr>
                <w:ins w:id="3860" w:author="Антон Смирнов" w:date="2023-05-25T13:43:00Z"/>
              </w:rPr>
            </w:pPr>
            <w:ins w:id="3861" w:author="Антон Смирнов" w:date="2023-05-25T13:43:00Z">
              <w:r w:rsidRPr="007F6A26">
                <w:t>0,99</w:t>
              </w:r>
            </w:ins>
          </w:p>
        </w:tc>
        <w:tc>
          <w:tcPr>
            <w:tcW w:w="699" w:type="dxa"/>
            <w:tcPrChange w:id="3862" w:author="Антон Смирнов" w:date="2023-05-25T13:48:00Z">
              <w:tcPr>
                <w:tcW w:w="979" w:type="dxa"/>
              </w:tcPr>
            </w:tcPrChange>
          </w:tcPr>
          <w:p w14:paraId="70471B90" w14:textId="77777777" w:rsidR="00FD588A" w:rsidRPr="007F6A26" w:rsidRDefault="00FD588A" w:rsidP="00FD588A">
            <w:pPr>
              <w:pStyle w:val="a0"/>
              <w:ind w:firstLine="0"/>
              <w:rPr>
                <w:ins w:id="3863" w:author="Антон Смирнов" w:date="2023-05-25T13:43:00Z"/>
              </w:rPr>
            </w:pPr>
            <w:ins w:id="3864" w:author="Антон Смирнов" w:date="2023-05-25T13:43:00Z">
              <w:r w:rsidRPr="007F6A26">
                <w:t>0,37</w:t>
              </w:r>
            </w:ins>
          </w:p>
        </w:tc>
        <w:tc>
          <w:tcPr>
            <w:tcW w:w="1241" w:type="dxa"/>
            <w:tcPrChange w:id="3865" w:author="Антон Смирнов" w:date="2023-05-25T13:48:00Z">
              <w:tcPr>
                <w:tcW w:w="1606" w:type="dxa"/>
              </w:tcPr>
            </w:tcPrChange>
          </w:tcPr>
          <w:p w14:paraId="72F952E1" w14:textId="77777777" w:rsidR="00FD588A" w:rsidRPr="007F6A26" w:rsidRDefault="00FD588A" w:rsidP="00FD588A">
            <w:pPr>
              <w:pStyle w:val="a0"/>
              <w:ind w:firstLine="0"/>
              <w:rPr>
                <w:ins w:id="3866" w:author="Антон Смирнов" w:date="2023-05-25T13:43:00Z"/>
              </w:rPr>
            </w:pPr>
            <w:ins w:id="3867" w:author="Антон Смирнов" w:date="2023-05-25T13:43:00Z">
              <w:r w:rsidRPr="007F6A26">
                <w:t>1</w:t>
              </w:r>
            </w:ins>
          </w:p>
        </w:tc>
        <w:tc>
          <w:tcPr>
            <w:tcW w:w="1966" w:type="dxa"/>
            <w:tcPrChange w:id="3868" w:author="Антон Смирнов" w:date="2023-05-25T13:48:00Z">
              <w:tcPr>
                <w:tcW w:w="1298" w:type="dxa"/>
              </w:tcPr>
            </w:tcPrChange>
          </w:tcPr>
          <w:p w14:paraId="61ED6D69" w14:textId="77777777" w:rsidR="00FD588A" w:rsidRPr="007F6A26" w:rsidRDefault="00FD588A" w:rsidP="00FD588A">
            <w:pPr>
              <w:pStyle w:val="a0"/>
              <w:ind w:firstLine="0"/>
              <w:rPr>
                <w:ins w:id="3869" w:author="Антон Смирнов" w:date="2023-05-25T13:43:00Z"/>
              </w:rPr>
            </w:pPr>
            <w:ins w:id="3870" w:author="Антон Смирнов" w:date="2023-05-25T13:43:00Z">
              <w:r w:rsidRPr="007F6A26">
                <w:t>0,98</w:t>
              </w:r>
            </w:ins>
          </w:p>
        </w:tc>
        <w:tc>
          <w:tcPr>
            <w:tcW w:w="1395" w:type="dxa"/>
            <w:tcPrChange w:id="3871" w:author="Антон Смирнов" w:date="2023-05-25T13:48:00Z">
              <w:tcPr>
                <w:tcW w:w="1279" w:type="dxa"/>
              </w:tcPr>
            </w:tcPrChange>
          </w:tcPr>
          <w:p w14:paraId="6C8B2FBB" w14:textId="77777777" w:rsidR="00FD588A" w:rsidRPr="007F6A26" w:rsidRDefault="00FD588A" w:rsidP="00FD588A">
            <w:pPr>
              <w:pStyle w:val="a0"/>
              <w:ind w:firstLine="0"/>
              <w:rPr>
                <w:ins w:id="3872" w:author="Антон Смирнов" w:date="2023-05-25T13:43:00Z"/>
              </w:rPr>
            </w:pPr>
            <w:ins w:id="3873" w:author="Антон Смирнов" w:date="2023-05-25T13:43:00Z">
              <w:r w:rsidRPr="007F6A26">
                <w:t>0,98</w:t>
              </w:r>
            </w:ins>
          </w:p>
        </w:tc>
        <w:tc>
          <w:tcPr>
            <w:tcW w:w="699" w:type="dxa"/>
            <w:tcPrChange w:id="3874" w:author="Антон Смирнов" w:date="2023-05-25T13:48:00Z">
              <w:tcPr>
                <w:tcW w:w="682" w:type="dxa"/>
              </w:tcPr>
            </w:tcPrChange>
          </w:tcPr>
          <w:p w14:paraId="32B309ED" w14:textId="77777777" w:rsidR="00FD588A" w:rsidRPr="007F6A26" w:rsidRDefault="00FD588A" w:rsidP="00FD588A">
            <w:pPr>
              <w:pStyle w:val="a0"/>
              <w:ind w:firstLine="0"/>
              <w:rPr>
                <w:ins w:id="3875" w:author="Антон Смирнов" w:date="2023-05-25T13:43:00Z"/>
              </w:rPr>
            </w:pPr>
            <w:ins w:id="3876" w:author="Антон Смирнов" w:date="2023-05-25T13:43:00Z">
              <w:r w:rsidRPr="007F6A26">
                <w:t>0,99</w:t>
              </w:r>
            </w:ins>
          </w:p>
        </w:tc>
        <w:tc>
          <w:tcPr>
            <w:tcW w:w="699" w:type="dxa"/>
            <w:tcPrChange w:id="3877" w:author="Антон Смирнов" w:date="2023-05-25T13:48:00Z">
              <w:tcPr>
                <w:tcW w:w="682" w:type="dxa"/>
              </w:tcPr>
            </w:tcPrChange>
          </w:tcPr>
          <w:p w14:paraId="19909FA4" w14:textId="77777777" w:rsidR="00FD588A" w:rsidRPr="007F6A26" w:rsidRDefault="00FD588A" w:rsidP="00FD588A">
            <w:pPr>
              <w:pStyle w:val="a0"/>
              <w:ind w:firstLine="0"/>
              <w:rPr>
                <w:ins w:id="3878" w:author="Антон Смирнов" w:date="2023-05-25T13:43:00Z"/>
              </w:rPr>
            </w:pPr>
            <w:ins w:id="3879" w:author="Антон Смирнов" w:date="2023-05-25T13:43:00Z">
              <w:r w:rsidRPr="007F6A26">
                <w:t>0</w:t>
              </w:r>
            </w:ins>
          </w:p>
        </w:tc>
        <w:tc>
          <w:tcPr>
            <w:tcW w:w="875" w:type="dxa"/>
            <w:tcPrChange w:id="3880" w:author="Антон Смирнов" w:date="2023-05-25T13:48:00Z">
              <w:tcPr>
                <w:tcW w:w="809" w:type="dxa"/>
              </w:tcPr>
            </w:tcPrChange>
          </w:tcPr>
          <w:p w14:paraId="5C49288C" w14:textId="77777777" w:rsidR="00FD588A" w:rsidRPr="007F6A26" w:rsidRDefault="00FD588A" w:rsidP="00FD588A">
            <w:pPr>
              <w:pStyle w:val="a0"/>
              <w:ind w:firstLine="0"/>
              <w:rPr>
                <w:ins w:id="3881" w:author="Антон Смирнов" w:date="2023-05-25T13:43:00Z"/>
              </w:rPr>
            </w:pPr>
            <w:ins w:id="3882" w:author="Антон Смирнов" w:date="2023-05-25T13:43:00Z">
              <w:r w:rsidRPr="007F6A26">
                <w:t>0,02</w:t>
              </w:r>
            </w:ins>
          </w:p>
        </w:tc>
      </w:tr>
      <w:tr w:rsidR="00FD588A" w:rsidRPr="007F6A26" w14:paraId="362F73A6" w14:textId="77777777" w:rsidTr="00FD588A">
        <w:trPr>
          <w:ins w:id="3883" w:author="Антон Смирнов" w:date="2023-05-25T13:43:00Z"/>
        </w:trPr>
        <w:tc>
          <w:tcPr>
            <w:tcW w:w="1182" w:type="dxa"/>
            <w:tcPrChange w:id="3884" w:author="Антон Смирнов" w:date="2023-05-25T13:48:00Z">
              <w:tcPr>
                <w:tcW w:w="1147" w:type="dxa"/>
              </w:tcPr>
            </w:tcPrChange>
          </w:tcPr>
          <w:p w14:paraId="4FFE215E" w14:textId="188CC74F" w:rsidR="00FD588A" w:rsidRPr="007F6A26" w:rsidRDefault="00FD588A" w:rsidP="00FD588A">
            <w:pPr>
              <w:pStyle w:val="a0"/>
              <w:ind w:firstLine="0"/>
              <w:rPr>
                <w:ins w:id="3885" w:author="Антон Смирнов" w:date="2023-05-25T13:43:00Z"/>
              </w:rPr>
            </w:pPr>
            <w:ins w:id="3886" w:author="Антон Смирнов" w:date="2023-05-25T13:43:00Z">
              <w:r w:rsidRPr="007F6A26">
                <w:t>B*51:08</w:t>
              </w:r>
            </w:ins>
          </w:p>
        </w:tc>
        <w:tc>
          <w:tcPr>
            <w:tcW w:w="814" w:type="dxa"/>
            <w:tcPrChange w:id="3887" w:author="Антон Смирнов" w:date="2023-05-25T13:48:00Z">
              <w:tcPr>
                <w:tcW w:w="1088" w:type="dxa"/>
              </w:tcPr>
            </w:tcPrChange>
          </w:tcPr>
          <w:p w14:paraId="6352E066" w14:textId="77777777" w:rsidR="00FD588A" w:rsidRPr="007F6A26" w:rsidRDefault="00FD588A" w:rsidP="00FD588A">
            <w:pPr>
              <w:pStyle w:val="a0"/>
              <w:ind w:firstLine="0"/>
              <w:rPr>
                <w:ins w:id="3888" w:author="Антон Смирнов" w:date="2023-05-25T13:43:00Z"/>
              </w:rPr>
            </w:pPr>
            <w:ins w:id="3889" w:author="Антон Смирнов" w:date="2023-05-25T13:43:00Z">
              <w:r w:rsidRPr="007F6A26">
                <w:t>0,98</w:t>
              </w:r>
            </w:ins>
          </w:p>
        </w:tc>
        <w:tc>
          <w:tcPr>
            <w:tcW w:w="699" w:type="dxa"/>
            <w:tcPrChange w:id="3890" w:author="Антон Смирнов" w:date="2023-05-25T13:48:00Z">
              <w:tcPr>
                <w:tcW w:w="979" w:type="dxa"/>
              </w:tcPr>
            </w:tcPrChange>
          </w:tcPr>
          <w:p w14:paraId="7D778D4E" w14:textId="77777777" w:rsidR="00FD588A" w:rsidRPr="007F6A26" w:rsidRDefault="00FD588A" w:rsidP="00FD588A">
            <w:pPr>
              <w:pStyle w:val="a0"/>
              <w:ind w:firstLine="0"/>
              <w:rPr>
                <w:ins w:id="3891" w:author="Антон Смирнов" w:date="2023-05-25T13:43:00Z"/>
              </w:rPr>
            </w:pPr>
            <w:ins w:id="3892" w:author="Антон Смирнов" w:date="2023-05-25T13:43:00Z">
              <w:r w:rsidRPr="007F6A26">
                <w:t>0</w:t>
              </w:r>
            </w:ins>
          </w:p>
        </w:tc>
        <w:tc>
          <w:tcPr>
            <w:tcW w:w="1241" w:type="dxa"/>
            <w:tcPrChange w:id="3893" w:author="Антон Смирнов" w:date="2023-05-25T13:48:00Z">
              <w:tcPr>
                <w:tcW w:w="1606" w:type="dxa"/>
              </w:tcPr>
            </w:tcPrChange>
          </w:tcPr>
          <w:p w14:paraId="6E74EAE2" w14:textId="77777777" w:rsidR="00FD588A" w:rsidRPr="007F6A26" w:rsidRDefault="00FD588A" w:rsidP="00FD588A">
            <w:pPr>
              <w:pStyle w:val="a0"/>
              <w:ind w:firstLine="0"/>
              <w:rPr>
                <w:ins w:id="3894" w:author="Антон Смирнов" w:date="2023-05-25T13:43:00Z"/>
              </w:rPr>
            </w:pPr>
            <w:ins w:id="3895" w:author="Антон Смирнов" w:date="2023-05-25T13:43:00Z">
              <w:r w:rsidRPr="007F6A26">
                <w:t>0,97</w:t>
              </w:r>
            </w:ins>
          </w:p>
        </w:tc>
        <w:tc>
          <w:tcPr>
            <w:tcW w:w="1966" w:type="dxa"/>
            <w:tcPrChange w:id="3896" w:author="Антон Смирнов" w:date="2023-05-25T13:48:00Z">
              <w:tcPr>
                <w:tcW w:w="1298" w:type="dxa"/>
              </w:tcPr>
            </w:tcPrChange>
          </w:tcPr>
          <w:p w14:paraId="1663E28E" w14:textId="77777777" w:rsidR="00FD588A" w:rsidRPr="007F6A26" w:rsidRDefault="00FD588A" w:rsidP="00FD588A">
            <w:pPr>
              <w:pStyle w:val="a0"/>
              <w:ind w:firstLine="0"/>
              <w:rPr>
                <w:ins w:id="3897" w:author="Антон Смирнов" w:date="2023-05-25T13:43:00Z"/>
              </w:rPr>
            </w:pPr>
            <w:ins w:id="3898" w:author="Антон Смирнов" w:date="2023-05-25T13:43:00Z">
              <w:r w:rsidRPr="007F6A26">
                <w:t>0,96</w:t>
              </w:r>
            </w:ins>
          </w:p>
        </w:tc>
        <w:tc>
          <w:tcPr>
            <w:tcW w:w="1395" w:type="dxa"/>
            <w:tcPrChange w:id="3899" w:author="Антон Смирнов" w:date="2023-05-25T13:48:00Z">
              <w:tcPr>
                <w:tcW w:w="1279" w:type="dxa"/>
              </w:tcPr>
            </w:tcPrChange>
          </w:tcPr>
          <w:p w14:paraId="10F71E35" w14:textId="77777777" w:rsidR="00FD588A" w:rsidRPr="007F6A26" w:rsidRDefault="00FD588A" w:rsidP="00FD588A">
            <w:pPr>
              <w:pStyle w:val="a0"/>
              <w:ind w:firstLine="0"/>
              <w:rPr>
                <w:ins w:id="3900" w:author="Антон Смирнов" w:date="2023-05-25T13:43:00Z"/>
              </w:rPr>
            </w:pPr>
            <w:ins w:id="3901" w:author="Антон Смирнов" w:date="2023-05-25T13:43:00Z">
              <w:r w:rsidRPr="007F6A26">
                <w:t>0,96</w:t>
              </w:r>
            </w:ins>
          </w:p>
        </w:tc>
        <w:tc>
          <w:tcPr>
            <w:tcW w:w="699" w:type="dxa"/>
            <w:tcPrChange w:id="3902" w:author="Антон Смирнов" w:date="2023-05-25T13:48:00Z">
              <w:tcPr>
                <w:tcW w:w="682" w:type="dxa"/>
              </w:tcPr>
            </w:tcPrChange>
          </w:tcPr>
          <w:p w14:paraId="734E88B4" w14:textId="77777777" w:rsidR="00FD588A" w:rsidRPr="007F6A26" w:rsidRDefault="00FD588A" w:rsidP="00FD588A">
            <w:pPr>
              <w:pStyle w:val="a0"/>
              <w:ind w:firstLine="0"/>
              <w:rPr>
                <w:ins w:id="3903" w:author="Антон Смирнов" w:date="2023-05-25T13:43:00Z"/>
              </w:rPr>
            </w:pPr>
            <w:ins w:id="3904" w:author="Антон Смирнов" w:date="2023-05-25T13:43:00Z">
              <w:r w:rsidRPr="007F6A26">
                <w:t>0,97</w:t>
              </w:r>
            </w:ins>
          </w:p>
        </w:tc>
        <w:tc>
          <w:tcPr>
            <w:tcW w:w="699" w:type="dxa"/>
            <w:tcPrChange w:id="3905" w:author="Антон Смирнов" w:date="2023-05-25T13:48:00Z">
              <w:tcPr>
                <w:tcW w:w="682" w:type="dxa"/>
              </w:tcPr>
            </w:tcPrChange>
          </w:tcPr>
          <w:p w14:paraId="26DF5D19" w14:textId="77777777" w:rsidR="00FD588A" w:rsidRPr="007F6A26" w:rsidRDefault="00FD588A" w:rsidP="00FD588A">
            <w:pPr>
              <w:pStyle w:val="a0"/>
              <w:ind w:firstLine="0"/>
              <w:rPr>
                <w:ins w:id="3906" w:author="Антон Смирнов" w:date="2023-05-25T13:43:00Z"/>
              </w:rPr>
            </w:pPr>
            <w:ins w:id="3907" w:author="Антон Смирнов" w:date="2023-05-25T13:43:00Z">
              <w:r w:rsidRPr="007F6A26">
                <w:t>0,07</w:t>
              </w:r>
            </w:ins>
          </w:p>
        </w:tc>
        <w:tc>
          <w:tcPr>
            <w:tcW w:w="875" w:type="dxa"/>
            <w:tcPrChange w:id="3908" w:author="Антон Смирнов" w:date="2023-05-25T13:48:00Z">
              <w:tcPr>
                <w:tcW w:w="809" w:type="dxa"/>
              </w:tcPr>
            </w:tcPrChange>
          </w:tcPr>
          <w:p w14:paraId="62035DB9" w14:textId="77777777" w:rsidR="00FD588A" w:rsidRPr="007F6A26" w:rsidRDefault="00FD588A" w:rsidP="00FD588A">
            <w:pPr>
              <w:pStyle w:val="a0"/>
              <w:ind w:firstLine="0"/>
              <w:rPr>
                <w:ins w:id="3909" w:author="Антон Смирнов" w:date="2023-05-25T13:43:00Z"/>
              </w:rPr>
            </w:pPr>
            <w:ins w:id="3910" w:author="Антон Смирнов" w:date="2023-05-25T13:43:00Z">
              <w:r w:rsidRPr="007F6A26">
                <w:t>0,15</w:t>
              </w:r>
            </w:ins>
          </w:p>
        </w:tc>
      </w:tr>
      <w:tr w:rsidR="00FD588A" w:rsidRPr="007F6A26" w14:paraId="1C0CA327" w14:textId="77777777" w:rsidTr="00FD588A">
        <w:trPr>
          <w:ins w:id="3911" w:author="Антон Смирнов" w:date="2023-05-25T13:43:00Z"/>
        </w:trPr>
        <w:tc>
          <w:tcPr>
            <w:tcW w:w="1182" w:type="dxa"/>
            <w:tcPrChange w:id="3912" w:author="Антон Смирнов" w:date="2023-05-25T13:48:00Z">
              <w:tcPr>
                <w:tcW w:w="1147" w:type="dxa"/>
              </w:tcPr>
            </w:tcPrChange>
          </w:tcPr>
          <w:p w14:paraId="5574814B" w14:textId="6BC6F325" w:rsidR="00FD588A" w:rsidRPr="007F6A26" w:rsidRDefault="00FD588A" w:rsidP="00FD588A">
            <w:pPr>
              <w:pStyle w:val="a0"/>
              <w:ind w:firstLine="0"/>
              <w:rPr>
                <w:ins w:id="3913" w:author="Антон Смирнов" w:date="2023-05-25T13:43:00Z"/>
              </w:rPr>
            </w:pPr>
            <w:ins w:id="3914" w:author="Антон Смирнов" w:date="2023-05-25T13:43:00Z">
              <w:r w:rsidRPr="007F6A26">
                <w:t>B*39:06</w:t>
              </w:r>
            </w:ins>
          </w:p>
        </w:tc>
        <w:tc>
          <w:tcPr>
            <w:tcW w:w="814" w:type="dxa"/>
            <w:tcPrChange w:id="3915" w:author="Антон Смирнов" w:date="2023-05-25T13:48:00Z">
              <w:tcPr>
                <w:tcW w:w="1088" w:type="dxa"/>
              </w:tcPr>
            </w:tcPrChange>
          </w:tcPr>
          <w:p w14:paraId="7190F9DA" w14:textId="77777777" w:rsidR="00FD588A" w:rsidRPr="007F6A26" w:rsidRDefault="00FD588A" w:rsidP="00FD588A">
            <w:pPr>
              <w:pStyle w:val="a0"/>
              <w:ind w:firstLine="0"/>
              <w:rPr>
                <w:ins w:id="3916" w:author="Антон Смирнов" w:date="2023-05-25T13:43:00Z"/>
              </w:rPr>
            </w:pPr>
            <w:ins w:id="3917" w:author="Антон Смирнов" w:date="2023-05-25T13:43:00Z">
              <w:r w:rsidRPr="007F6A26">
                <w:t>0,98</w:t>
              </w:r>
            </w:ins>
          </w:p>
        </w:tc>
        <w:tc>
          <w:tcPr>
            <w:tcW w:w="699" w:type="dxa"/>
            <w:tcPrChange w:id="3918" w:author="Антон Смирнов" w:date="2023-05-25T13:48:00Z">
              <w:tcPr>
                <w:tcW w:w="979" w:type="dxa"/>
              </w:tcPr>
            </w:tcPrChange>
          </w:tcPr>
          <w:p w14:paraId="61CE17B4" w14:textId="77777777" w:rsidR="00FD588A" w:rsidRPr="007F6A26" w:rsidRDefault="00FD588A" w:rsidP="00FD588A">
            <w:pPr>
              <w:pStyle w:val="a0"/>
              <w:ind w:firstLine="0"/>
              <w:rPr>
                <w:ins w:id="3919" w:author="Антон Смирнов" w:date="2023-05-25T13:43:00Z"/>
              </w:rPr>
            </w:pPr>
            <w:ins w:id="3920" w:author="Антон Смирнов" w:date="2023-05-25T13:43:00Z">
              <w:r w:rsidRPr="007F6A26">
                <w:t>0</w:t>
              </w:r>
            </w:ins>
          </w:p>
        </w:tc>
        <w:tc>
          <w:tcPr>
            <w:tcW w:w="1241" w:type="dxa"/>
            <w:tcPrChange w:id="3921" w:author="Антон Смирнов" w:date="2023-05-25T13:48:00Z">
              <w:tcPr>
                <w:tcW w:w="1606" w:type="dxa"/>
              </w:tcPr>
            </w:tcPrChange>
          </w:tcPr>
          <w:p w14:paraId="3A7049CE" w14:textId="77777777" w:rsidR="00FD588A" w:rsidRPr="007F6A26" w:rsidRDefault="00FD588A" w:rsidP="00FD588A">
            <w:pPr>
              <w:pStyle w:val="a0"/>
              <w:ind w:firstLine="0"/>
              <w:rPr>
                <w:ins w:id="3922" w:author="Антон Смирнов" w:date="2023-05-25T13:43:00Z"/>
              </w:rPr>
            </w:pPr>
            <w:ins w:id="3923" w:author="Антон Смирнов" w:date="2023-05-25T13:43:00Z">
              <w:r w:rsidRPr="007F6A26">
                <w:t>0,96</w:t>
              </w:r>
            </w:ins>
          </w:p>
        </w:tc>
        <w:tc>
          <w:tcPr>
            <w:tcW w:w="1966" w:type="dxa"/>
            <w:tcPrChange w:id="3924" w:author="Антон Смирнов" w:date="2023-05-25T13:48:00Z">
              <w:tcPr>
                <w:tcW w:w="1298" w:type="dxa"/>
              </w:tcPr>
            </w:tcPrChange>
          </w:tcPr>
          <w:p w14:paraId="00CC2F85" w14:textId="77777777" w:rsidR="00FD588A" w:rsidRPr="007F6A26" w:rsidRDefault="00FD588A" w:rsidP="00FD588A">
            <w:pPr>
              <w:pStyle w:val="a0"/>
              <w:ind w:firstLine="0"/>
              <w:rPr>
                <w:ins w:id="3925" w:author="Антон Смирнов" w:date="2023-05-25T13:43:00Z"/>
              </w:rPr>
            </w:pPr>
            <w:ins w:id="3926" w:author="Антон Смирнов" w:date="2023-05-25T13:43:00Z">
              <w:r w:rsidRPr="007F6A26">
                <w:t>0,96</w:t>
              </w:r>
            </w:ins>
          </w:p>
        </w:tc>
        <w:tc>
          <w:tcPr>
            <w:tcW w:w="1395" w:type="dxa"/>
            <w:tcPrChange w:id="3927" w:author="Антон Смирнов" w:date="2023-05-25T13:48:00Z">
              <w:tcPr>
                <w:tcW w:w="1279" w:type="dxa"/>
              </w:tcPr>
            </w:tcPrChange>
          </w:tcPr>
          <w:p w14:paraId="34479FF7" w14:textId="77777777" w:rsidR="00FD588A" w:rsidRPr="007F6A26" w:rsidRDefault="00FD588A" w:rsidP="00FD588A">
            <w:pPr>
              <w:pStyle w:val="a0"/>
              <w:ind w:firstLine="0"/>
              <w:rPr>
                <w:ins w:id="3928" w:author="Антон Смирнов" w:date="2023-05-25T13:43:00Z"/>
              </w:rPr>
            </w:pPr>
            <w:ins w:id="3929" w:author="Антон Смирнов" w:date="2023-05-25T13:43:00Z">
              <w:r w:rsidRPr="007F6A26">
                <w:t>0,96</w:t>
              </w:r>
            </w:ins>
          </w:p>
        </w:tc>
        <w:tc>
          <w:tcPr>
            <w:tcW w:w="699" w:type="dxa"/>
            <w:tcPrChange w:id="3930" w:author="Антон Смирнов" w:date="2023-05-25T13:48:00Z">
              <w:tcPr>
                <w:tcW w:w="682" w:type="dxa"/>
              </w:tcPr>
            </w:tcPrChange>
          </w:tcPr>
          <w:p w14:paraId="3AD0855F" w14:textId="77777777" w:rsidR="00FD588A" w:rsidRPr="007F6A26" w:rsidRDefault="00FD588A" w:rsidP="00FD588A">
            <w:pPr>
              <w:pStyle w:val="a0"/>
              <w:ind w:firstLine="0"/>
              <w:rPr>
                <w:ins w:id="3931" w:author="Антон Смирнов" w:date="2023-05-25T13:43:00Z"/>
              </w:rPr>
            </w:pPr>
            <w:ins w:id="3932" w:author="Антон Смирнов" w:date="2023-05-25T13:43:00Z">
              <w:r w:rsidRPr="007F6A26">
                <w:t>0,96</w:t>
              </w:r>
            </w:ins>
          </w:p>
        </w:tc>
        <w:tc>
          <w:tcPr>
            <w:tcW w:w="699" w:type="dxa"/>
            <w:tcPrChange w:id="3933" w:author="Антон Смирнов" w:date="2023-05-25T13:48:00Z">
              <w:tcPr>
                <w:tcW w:w="682" w:type="dxa"/>
              </w:tcPr>
            </w:tcPrChange>
          </w:tcPr>
          <w:p w14:paraId="6C996D28" w14:textId="77777777" w:rsidR="00FD588A" w:rsidRPr="007F6A26" w:rsidRDefault="00FD588A" w:rsidP="00FD588A">
            <w:pPr>
              <w:pStyle w:val="a0"/>
              <w:ind w:firstLine="0"/>
              <w:rPr>
                <w:ins w:id="3934" w:author="Антон Смирнов" w:date="2023-05-25T13:43:00Z"/>
              </w:rPr>
            </w:pPr>
            <w:ins w:id="3935" w:author="Антон Смирнов" w:date="2023-05-25T13:43:00Z">
              <w:r w:rsidRPr="007F6A26">
                <w:t>0,46</w:t>
              </w:r>
            </w:ins>
          </w:p>
        </w:tc>
        <w:tc>
          <w:tcPr>
            <w:tcW w:w="875" w:type="dxa"/>
            <w:tcPrChange w:id="3936" w:author="Антон Смирнов" w:date="2023-05-25T13:48:00Z">
              <w:tcPr>
                <w:tcW w:w="809" w:type="dxa"/>
              </w:tcPr>
            </w:tcPrChange>
          </w:tcPr>
          <w:p w14:paraId="54FD7F62" w14:textId="77777777" w:rsidR="00FD588A" w:rsidRPr="007F6A26" w:rsidRDefault="00FD588A" w:rsidP="00FD588A">
            <w:pPr>
              <w:pStyle w:val="a0"/>
              <w:ind w:firstLine="0"/>
              <w:rPr>
                <w:ins w:id="3937" w:author="Антон Смирнов" w:date="2023-05-25T13:43:00Z"/>
              </w:rPr>
            </w:pPr>
            <w:ins w:id="3938" w:author="Антон Смирнов" w:date="2023-05-25T13:43:00Z">
              <w:r w:rsidRPr="007F6A26">
                <w:t>0,19</w:t>
              </w:r>
            </w:ins>
          </w:p>
        </w:tc>
      </w:tr>
      <w:tr w:rsidR="00FD588A" w:rsidRPr="007F6A26" w14:paraId="160A7BA1" w14:textId="77777777" w:rsidTr="00FD588A">
        <w:trPr>
          <w:ins w:id="3939" w:author="Антон Смирнов" w:date="2023-05-25T13:43:00Z"/>
        </w:trPr>
        <w:tc>
          <w:tcPr>
            <w:tcW w:w="1182" w:type="dxa"/>
            <w:tcPrChange w:id="3940" w:author="Антон Смирнов" w:date="2023-05-25T13:48:00Z">
              <w:tcPr>
                <w:tcW w:w="1147" w:type="dxa"/>
              </w:tcPr>
            </w:tcPrChange>
          </w:tcPr>
          <w:p w14:paraId="2BDBCCC3" w14:textId="4A6ABD4A" w:rsidR="00FD588A" w:rsidRPr="007F6A26" w:rsidRDefault="00FD588A" w:rsidP="00FD588A">
            <w:pPr>
              <w:pStyle w:val="a0"/>
              <w:ind w:firstLine="0"/>
              <w:rPr>
                <w:ins w:id="3941" w:author="Антон Смирнов" w:date="2023-05-25T13:43:00Z"/>
              </w:rPr>
            </w:pPr>
            <w:ins w:id="3942" w:author="Антон Смирнов" w:date="2023-05-25T13:43:00Z">
              <w:r w:rsidRPr="007F6A26">
                <w:t>A*26:08</w:t>
              </w:r>
            </w:ins>
          </w:p>
        </w:tc>
        <w:tc>
          <w:tcPr>
            <w:tcW w:w="814" w:type="dxa"/>
            <w:tcPrChange w:id="3943" w:author="Антон Смирнов" w:date="2023-05-25T13:48:00Z">
              <w:tcPr>
                <w:tcW w:w="1088" w:type="dxa"/>
              </w:tcPr>
            </w:tcPrChange>
          </w:tcPr>
          <w:p w14:paraId="2A4B1428" w14:textId="77777777" w:rsidR="00FD588A" w:rsidRPr="007F6A26" w:rsidRDefault="00FD588A" w:rsidP="00FD588A">
            <w:pPr>
              <w:pStyle w:val="a0"/>
              <w:ind w:firstLine="0"/>
              <w:rPr>
                <w:ins w:id="3944" w:author="Антон Смирнов" w:date="2023-05-25T13:43:00Z"/>
              </w:rPr>
            </w:pPr>
            <w:ins w:id="3945" w:author="Антон Смирнов" w:date="2023-05-25T13:43:00Z">
              <w:r w:rsidRPr="007F6A26">
                <w:t>0,98</w:t>
              </w:r>
            </w:ins>
          </w:p>
        </w:tc>
        <w:tc>
          <w:tcPr>
            <w:tcW w:w="699" w:type="dxa"/>
            <w:tcPrChange w:id="3946" w:author="Антон Смирнов" w:date="2023-05-25T13:48:00Z">
              <w:tcPr>
                <w:tcW w:w="979" w:type="dxa"/>
              </w:tcPr>
            </w:tcPrChange>
          </w:tcPr>
          <w:p w14:paraId="1D5108AB" w14:textId="77777777" w:rsidR="00FD588A" w:rsidRPr="007F6A26" w:rsidRDefault="00FD588A" w:rsidP="00FD588A">
            <w:pPr>
              <w:pStyle w:val="a0"/>
              <w:ind w:firstLine="0"/>
              <w:rPr>
                <w:ins w:id="3947" w:author="Антон Смирнов" w:date="2023-05-25T13:43:00Z"/>
              </w:rPr>
            </w:pPr>
            <w:ins w:id="3948" w:author="Антон Смирнов" w:date="2023-05-25T13:43:00Z">
              <w:r w:rsidRPr="007F6A26">
                <w:t>0,03</w:t>
              </w:r>
            </w:ins>
          </w:p>
        </w:tc>
        <w:tc>
          <w:tcPr>
            <w:tcW w:w="1241" w:type="dxa"/>
            <w:tcPrChange w:id="3949" w:author="Антон Смирнов" w:date="2023-05-25T13:48:00Z">
              <w:tcPr>
                <w:tcW w:w="1606" w:type="dxa"/>
              </w:tcPr>
            </w:tcPrChange>
          </w:tcPr>
          <w:p w14:paraId="48C63C32" w14:textId="77777777" w:rsidR="00FD588A" w:rsidRPr="007F6A26" w:rsidRDefault="00FD588A" w:rsidP="00FD588A">
            <w:pPr>
              <w:pStyle w:val="a0"/>
              <w:ind w:firstLine="0"/>
              <w:rPr>
                <w:ins w:id="3950" w:author="Антон Смирнов" w:date="2023-05-25T13:43:00Z"/>
              </w:rPr>
            </w:pPr>
            <w:ins w:id="3951" w:author="Антон Смирнов" w:date="2023-05-25T13:43:00Z">
              <w:r w:rsidRPr="007F6A26">
                <w:t>0,96</w:t>
              </w:r>
            </w:ins>
          </w:p>
        </w:tc>
        <w:tc>
          <w:tcPr>
            <w:tcW w:w="1966" w:type="dxa"/>
            <w:tcPrChange w:id="3952" w:author="Антон Смирнов" w:date="2023-05-25T13:48:00Z">
              <w:tcPr>
                <w:tcW w:w="1298" w:type="dxa"/>
              </w:tcPr>
            </w:tcPrChange>
          </w:tcPr>
          <w:p w14:paraId="78002D37" w14:textId="77777777" w:rsidR="00FD588A" w:rsidRPr="007F6A26" w:rsidRDefault="00FD588A" w:rsidP="00FD588A">
            <w:pPr>
              <w:pStyle w:val="a0"/>
              <w:ind w:firstLine="0"/>
              <w:rPr>
                <w:ins w:id="3953" w:author="Антон Смирнов" w:date="2023-05-25T13:43:00Z"/>
              </w:rPr>
            </w:pPr>
            <w:ins w:id="3954" w:author="Антон Смирнов" w:date="2023-05-25T13:43:00Z">
              <w:r w:rsidRPr="007F6A26">
                <w:t>0,97</w:t>
              </w:r>
            </w:ins>
          </w:p>
        </w:tc>
        <w:tc>
          <w:tcPr>
            <w:tcW w:w="1395" w:type="dxa"/>
            <w:tcPrChange w:id="3955" w:author="Антон Смирнов" w:date="2023-05-25T13:48:00Z">
              <w:tcPr>
                <w:tcW w:w="1279" w:type="dxa"/>
              </w:tcPr>
            </w:tcPrChange>
          </w:tcPr>
          <w:p w14:paraId="39D39C21" w14:textId="77777777" w:rsidR="00FD588A" w:rsidRPr="007F6A26" w:rsidRDefault="00FD588A" w:rsidP="00FD588A">
            <w:pPr>
              <w:pStyle w:val="a0"/>
              <w:ind w:firstLine="0"/>
              <w:rPr>
                <w:ins w:id="3956" w:author="Антон Смирнов" w:date="2023-05-25T13:43:00Z"/>
              </w:rPr>
            </w:pPr>
            <w:ins w:id="3957" w:author="Антон Смирнов" w:date="2023-05-25T13:43:00Z">
              <w:r w:rsidRPr="007F6A26">
                <w:t>0,97</w:t>
              </w:r>
            </w:ins>
          </w:p>
        </w:tc>
        <w:tc>
          <w:tcPr>
            <w:tcW w:w="699" w:type="dxa"/>
            <w:tcPrChange w:id="3958" w:author="Антон Смирнов" w:date="2023-05-25T13:48:00Z">
              <w:tcPr>
                <w:tcW w:w="682" w:type="dxa"/>
              </w:tcPr>
            </w:tcPrChange>
          </w:tcPr>
          <w:p w14:paraId="06196F4A" w14:textId="77777777" w:rsidR="00FD588A" w:rsidRPr="007F6A26" w:rsidRDefault="00FD588A" w:rsidP="00FD588A">
            <w:pPr>
              <w:pStyle w:val="a0"/>
              <w:ind w:firstLine="0"/>
              <w:rPr>
                <w:ins w:id="3959" w:author="Антон Смирнов" w:date="2023-05-25T13:43:00Z"/>
              </w:rPr>
            </w:pPr>
            <w:ins w:id="3960" w:author="Антон Смирнов" w:date="2023-05-25T13:43:00Z">
              <w:r w:rsidRPr="007F6A26">
                <w:t>0,96</w:t>
              </w:r>
            </w:ins>
          </w:p>
        </w:tc>
        <w:tc>
          <w:tcPr>
            <w:tcW w:w="699" w:type="dxa"/>
            <w:tcPrChange w:id="3961" w:author="Антон Смирнов" w:date="2023-05-25T13:48:00Z">
              <w:tcPr>
                <w:tcW w:w="682" w:type="dxa"/>
              </w:tcPr>
            </w:tcPrChange>
          </w:tcPr>
          <w:p w14:paraId="18CF206F" w14:textId="77777777" w:rsidR="00FD588A" w:rsidRPr="007F6A26" w:rsidRDefault="00FD588A" w:rsidP="00FD588A">
            <w:pPr>
              <w:pStyle w:val="a0"/>
              <w:ind w:firstLine="0"/>
              <w:rPr>
                <w:ins w:id="3962" w:author="Антон Смирнов" w:date="2023-05-25T13:43:00Z"/>
              </w:rPr>
            </w:pPr>
            <w:ins w:id="3963" w:author="Антон Смирнов" w:date="2023-05-25T13:43:00Z">
              <w:r w:rsidRPr="007F6A26">
                <w:t>0,11</w:t>
              </w:r>
            </w:ins>
          </w:p>
        </w:tc>
        <w:tc>
          <w:tcPr>
            <w:tcW w:w="875" w:type="dxa"/>
            <w:tcPrChange w:id="3964" w:author="Антон Смирнов" w:date="2023-05-25T13:48:00Z">
              <w:tcPr>
                <w:tcW w:w="809" w:type="dxa"/>
              </w:tcPr>
            </w:tcPrChange>
          </w:tcPr>
          <w:p w14:paraId="5D1BFECA" w14:textId="77777777" w:rsidR="00FD588A" w:rsidRPr="007F6A26" w:rsidRDefault="00FD588A" w:rsidP="00FD588A">
            <w:pPr>
              <w:pStyle w:val="a0"/>
              <w:ind w:firstLine="0"/>
              <w:rPr>
                <w:ins w:id="3965" w:author="Антон Смирнов" w:date="2023-05-25T13:43:00Z"/>
              </w:rPr>
            </w:pPr>
            <w:ins w:id="3966" w:author="Антон Смирнов" w:date="2023-05-25T13:43:00Z">
              <w:r w:rsidRPr="007F6A26">
                <w:t>0,13</w:t>
              </w:r>
            </w:ins>
          </w:p>
        </w:tc>
      </w:tr>
      <w:tr w:rsidR="00FD588A" w:rsidRPr="007F6A26" w14:paraId="66CCDF0D" w14:textId="77777777" w:rsidTr="00FD588A">
        <w:trPr>
          <w:ins w:id="3967" w:author="Антон Смирнов" w:date="2023-05-25T13:43:00Z"/>
        </w:trPr>
        <w:tc>
          <w:tcPr>
            <w:tcW w:w="1182" w:type="dxa"/>
            <w:tcPrChange w:id="3968" w:author="Антон Смирнов" w:date="2023-05-25T13:48:00Z">
              <w:tcPr>
                <w:tcW w:w="1147" w:type="dxa"/>
              </w:tcPr>
            </w:tcPrChange>
          </w:tcPr>
          <w:p w14:paraId="2B3586B6" w14:textId="7BEC9A9E" w:rsidR="00FD588A" w:rsidRPr="007F6A26" w:rsidRDefault="00FD588A" w:rsidP="00FD588A">
            <w:pPr>
              <w:pStyle w:val="a0"/>
              <w:ind w:firstLine="0"/>
              <w:rPr>
                <w:ins w:id="3969" w:author="Антон Смирнов" w:date="2023-05-25T13:43:00Z"/>
              </w:rPr>
            </w:pPr>
            <w:ins w:id="3970" w:author="Антон Смирнов" w:date="2023-05-25T13:43:00Z">
              <w:r w:rsidRPr="007F6A26">
                <w:t>B*15:13</w:t>
              </w:r>
            </w:ins>
          </w:p>
        </w:tc>
        <w:tc>
          <w:tcPr>
            <w:tcW w:w="814" w:type="dxa"/>
            <w:tcPrChange w:id="3971" w:author="Антон Смирнов" w:date="2023-05-25T13:48:00Z">
              <w:tcPr>
                <w:tcW w:w="1088" w:type="dxa"/>
              </w:tcPr>
            </w:tcPrChange>
          </w:tcPr>
          <w:p w14:paraId="3F7DC8F0" w14:textId="77777777" w:rsidR="00FD588A" w:rsidRPr="007F6A26" w:rsidRDefault="00FD588A" w:rsidP="00FD588A">
            <w:pPr>
              <w:pStyle w:val="a0"/>
              <w:ind w:firstLine="0"/>
              <w:rPr>
                <w:ins w:id="3972" w:author="Антон Смирнов" w:date="2023-05-25T13:43:00Z"/>
              </w:rPr>
            </w:pPr>
            <w:ins w:id="3973" w:author="Антон Смирнов" w:date="2023-05-25T13:43:00Z">
              <w:r w:rsidRPr="007F6A26">
                <w:t>0,97</w:t>
              </w:r>
            </w:ins>
          </w:p>
        </w:tc>
        <w:tc>
          <w:tcPr>
            <w:tcW w:w="699" w:type="dxa"/>
            <w:tcPrChange w:id="3974" w:author="Антон Смирнов" w:date="2023-05-25T13:48:00Z">
              <w:tcPr>
                <w:tcW w:w="979" w:type="dxa"/>
              </w:tcPr>
            </w:tcPrChange>
          </w:tcPr>
          <w:p w14:paraId="57926A57" w14:textId="77777777" w:rsidR="00FD588A" w:rsidRPr="007F6A26" w:rsidRDefault="00FD588A" w:rsidP="00FD588A">
            <w:pPr>
              <w:pStyle w:val="a0"/>
              <w:ind w:firstLine="0"/>
              <w:rPr>
                <w:ins w:id="3975" w:author="Антон Смирнов" w:date="2023-05-25T13:43:00Z"/>
              </w:rPr>
            </w:pPr>
            <w:ins w:id="3976" w:author="Антон Смирнов" w:date="2023-05-25T13:43:00Z">
              <w:r w:rsidRPr="007F6A26">
                <w:t>0,11</w:t>
              </w:r>
            </w:ins>
          </w:p>
        </w:tc>
        <w:tc>
          <w:tcPr>
            <w:tcW w:w="1241" w:type="dxa"/>
            <w:tcPrChange w:id="3977" w:author="Антон Смирнов" w:date="2023-05-25T13:48:00Z">
              <w:tcPr>
                <w:tcW w:w="1606" w:type="dxa"/>
              </w:tcPr>
            </w:tcPrChange>
          </w:tcPr>
          <w:p w14:paraId="27066C91" w14:textId="77777777" w:rsidR="00FD588A" w:rsidRPr="007F6A26" w:rsidRDefault="00FD588A" w:rsidP="00FD588A">
            <w:pPr>
              <w:pStyle w:val="a0"/>
              <w:ind w:firstLine="0"/>
              <w:rPr>
                <w:ins w:id="3978" w:author="Антон Смирнов" w:date="2023-05-25T13:43:00Z"/>
              </w:rPr>
            </w:pPr>
            <w:ins w:id="3979" w:author="Антон Смирнов" w:date="2023-05-25T13:43:00Z">
              <w:r w:rsidRPr="007F6A26">
                <w:t>1</w:t>
              </w:r>
            </w:ins>
          </w:p>
        </w:tc>
        <w:tc>
          <w:tcPr>
            <w:tcW w:w="1966" w:type="dxa"/>
            <w:tcPrChange w:id="3980" w:author="Антон Смирнов" w:date="2023-05-25T13:48:00Z">
              <w:tcPr>
                <w:tcW w:w="1298" w:type="dxa"/>
              </w:tcPr>
            </w:tcPrChange>
          </w:tcPr>
          <w:p w14:paraId="3C7FABCD" w14:textId="77777777" w:rsidR="00FD588A" w:rsidRPr="007F6A26" w:rsidRDefault="00FD588A" w:rsidP="00FD588A">
            <w:pPr>
              <w:pStyle w:val="a0"/>
              <w:ind w:firstLine="0"/>
              <w:rPr>
                <w:ins w:id="3981" w:author="Антон Смирнов" w:date="2023-05-25T13:43:00Z"/>
              </w:rPr>
            </w:pPr>
            <w:ins w:id="3982" w:author="Антон Смирнов" w:date="2023-05-25T13:43:00Z">
              <w:r w:rsidRPr="007F6A26">
                <w:t>0,92</w:t>
              </w:r>
            </w:ins>
          </w:p>
        </w:tc>
        <w:tc>
          <w:tcPr>
            <w:tcW w:w="1395" w:type="dxa"/>
            <w:tcPrChange w:id="3983" w:author="Антон Смирнов" w:date="2023-05-25T13:48:00Z">
              <w:tcPr>
                <w:tcW w:w="1279" w:type="dxa"/>
              </w:tcPr>
            </w:tcPrChange>
          </w:tcPr>
          <w:p w14:paraId="08EEA900" w14:textId="77777777" w:rsidR="00FD588A" w:rsidRPr="007F6A26" w:rsidRDefault="00FD588A" w:rsidP="00FD588A">
            <w:pPr>
              <w:pStyle w:val="a0"/>
              <w:ind w:firstLine="0"/>
              <w:rPr>
                <w:ins w:id="3984" w:author="Антон Смирнов" w:date="2023-05-25T13:43:00Z"/>
              </w:rPr>
            </w:pPr>
            <w:ins w:id="3985" w:author="Антон Смирнов" w:date="2023-05-25T13:43:00Z">
              <w:r w:rsidRPr="007F6A26">
                <w:t>0,92</w:t>
              </w:r>
            </w:ins>
          </w:p>
        </w:tc>
        <w:tc>
          <w:tcPr>
            <w:tcW w:w="699" w:type="dxa"/>
            <w:tcPrChange w:id="3986" w:author="Антон Смирнов" w:date="2023-05-25T13:48:00Z">
              <w:tcPr>
                <w:tcW w:w="682" w:type="dxa"/>
              </w:tcPr>
            </w:tcPrChange>
          </w:tcPr>
          <w:p w14:paraId="46D60A17" w14:textId="77777777" w:rsidR="00FD588A" w:rsidRPr="007F6A26" w:rsidRDefault="00FD588A" w:rsidP="00FD588A">
            <w:pPr>
              <w:pStyle w:val="a0"/>
              <w:ind w:firstLine="0"/>
              <w:rPr>
                <w:ins w:id="3987" w:author="Антон Смирнов" w:date="2023-05-25T13:43:00Z"/>
              </w:rPr>
            </w:pPr>
            <w:ins w:id="3988" w:author="Антон Смирнов" w:date="2023-05-25T13:43:00Z">
              <w:r w:rsidRPr="007F6A26">
                <w:t>0,96</w:t>
              </w:r>
            </w:ins>
          </w:p>
        </w:tc>
        <w:tc>
          <w:tcPr>
            <w:tcW w:w="699" w:type="dxa"/>
            <w:tcPrChange w:id="3989" w:author="Антон Смирнов" w:date="2023-05-25T13:48:00Z">
              <w:tcPr>
                <w:tcW w:w="682" w:type="dxa"/>
              </w:tcPr>
            </w:tcPrChange>
          </w:tcPr>
          <w:p w14:paraId="1C4DEAD3" w14:textId="77777777" w:rsidR="00FD588A" w:rsidRPr="007F6A26" w:rsidRDefault="00FD588A" w:rsidP="00FD588A">
            <w:pPr>
              <w:pStyle w:val="a0"/>
              <w:ind w:firstLine="0"/>
              <w:rPr>
                <w:ins w:id="3990" w:author="Антон Смирнов" w:date="2023-05-25T13:43:00Z"/>
              </w:rPr>
            </w:pPr>
            <w:ins w:id="3991" w:author="Антон Смирнов" w:date="2023-05-25T13:43:00Z">
              <w:r w:rsidRPr="007F6A26">
                <w:t>0,03</w:t>
              </w:r>
            </w:ins>
          </w:p>
        </w:tc>
        <w:tc>
          <w:tcPr>
            <w:tcW w:w="875" w:type="dxa"/>
            <w:tcPrChange w:id="3992" w:author="Антон Смирнов" w:date="2023-05-25T13:48:00Z">
              <w:tcPr>
                <w:tcW w:w="809" w:type="dxa"/>
              </w:tcPr>
            </w:tcPrChange>
          </w:tcPr>
          <w:p w14:paraId="74366BA7" w14:textId="77777777" w:rsidR="00FD588A" w:rsidRPr="007F6A26" w:rsidRDefault="00FD588A" w:rsidP="00FD588A">
            <w:pPr>
              <w:pStyle w:val="a0"/>
              <w:ind w:firstLine="0"/>
              <w:rPr>
                <w:ins w:id="3993" w:author="Антон Смирнов" w:date="2023-05-25T13:43:00Z"/>
              </w:rPr>
            </w:pPr>
            <w:ins w:id="3994" w:author="Антон Смирнов" w:date="2023-05-25T13:43:00Z">
              <w:r w:rsidRPr="007F6A26">
                <w:t>0,01</w:t>
              </w:r>
            </w:ins>
          </w:p>
        </w:tc>
      </w:tr>
      <w:tr w:rsidR="00FD588A" w:rsidRPr="007F6A26" w14:paraId="52AC108C" w14:textId="77777777" w:rsidTr="00FD588A">
        <w:trPr>
          <w:ins w:id="3995" w:author="Антон Смирнов" w:date="2023-05-25T13:43:00Z"/>
        </w:trPr>
        <w:tc>
          <w:tcPr>
            <w:tcW w:w="1182" w:type="dxa"/>
            <w:tcPrChange w:id="3996" w:author="Антон Смирнов" w:date="2023-05-25T13:48:00Z">
              <w:tcPr>
                <w:tcW w:w="1147" w:type="dxa"/>
              </w:tcPr>
            </w:tcPrChange>
          </w:tcPr>
          <w:p w14:paraId="5C95D973" w14:textId="3EF49E54" w:rsidR="00FD588A" w:rsidRPr="007F6A26" w:rsidRDefault="00FD588A" w:rsidP="00FD588A">
            <w:pPr>
              <w:pStyle w:val="a0"/>
              <w:ind w:firstLine="0"/>
              <w:rPr>
                <w:ins w:id="3997" w:author="Антон Смирнов" w:date="2023-05-25T13:43:00Z"/>
              </w:rPr>
            </w:pPr>
            <w:ins w:id="3998" w:author="Антон Смирнов" w:date="2023-05-25T13:43:00Z">
              <w:r w:rsidRPr="007F6A26">
                <w:t>B*73:01</w:t>
              </w:r>
            </w:ins>
          </w:p>
        </w:tc>
        <w:tc>
          <w:tcPr>
            <w:tcW w:w="814" w:type="dxa"/>
            <w:tcPrChange w:id="3999" w:author="Антон Смирнов" w:date="2023-05-25T13:48:00Z">
              <w:tcPr>
                <w:tcW w:w="1088" w:type="dxa"/>
              </w:tcPr>
            </w:tcPrChange>
          </w:tcPr>
          <w:p w14:paraId="7BC407E9" w14:textId="77777777" w:rsidR="00FD588A" w:rsidRPr="007F6A26" w:rsidRDefault="00FD588A" w:rsidP="00FD588A">
            <w:pPr>
              <w:pStyle w:val="a0"/>
              <w:ind w:firstLine="0"/>
              <w:rPr>
                <w:ins w:id="4000" w:author="Антон Смирнов" w:date="2023-05-25T13:43:00Z"/>
              </w:rPr>
            </w:pPr>
            <w:ins w:id="4001" w:author="Антон Смирнов" w:date="2023-05-25T13:43:00Z">
              <w:r w:rsidRPr="007F6A26">
                <w:t>0,96</w:t>
              </w:r>
            </w:ins>
          </w:p>
        </w:tc>
        <w:tc>
          <w:tcPr>
            <w:tcW w:w="699" w:type="dxa"/>
            <w:tcPrChange w:id="4002" w:author="Антон Смирнов" w:date="2023-05-25T13:48:00Z">
              <w:tcPr>
                <w:tcW w:w="979" w:type="dxa"/>
              </w:tcPr>
            </w:tcPrChange>
          </w:tcPr>
          <w:p w14:paraId="2A706E81" w14:textId="77777777" w:rsidR="00FD588A" w:rsidRPr="007F6A26" w:rsidRDefault="00FD588A" w:rsidP="00FD588A">
            <w:pPr>
              <w:pStyle w:val="a0"/>
              <w:ind w:firstLine="0"/>
              <w:rPr>
                <w:ins w:id="4003" w:author="Антон Смирнов" w:date="2023-05-25T13:43:00Z"/>
              </w:rPr>
            </w:pPr>
            <w:ins w:id="4004" w:author="Антон Смирнов" w:date="2023-05-25T13:43:00Z">
              <w:r w:rsidRPr="007F6A26">
                <w:t>0</w:t>
              </w:r>
            </w:ins>
          </w:p>
        </w:tc>
        <w:tc>
          <w:tcPr>
            <w:tcW w:w="1241" w:type="dxa"/>
            <w:tcPrChange w:id="4005" w:author="Антон Смирнов" w:date="2023-05-25T13:48:00Z">
              <w:tcPr>
                <w:tcW w:w="1606" w:type="dxa"/>
              </w:tcPr>
            </w:tcPrChange>
          </w:tcPr>
          <w:p w14:paraId="364C2441" w14:textId="77777777" w:rsidR="00FD588A" w:rsidRPr="007F6A26" w:rsidRDefault="00FD588A" w:rsidP="00FD588A">
            <w:pPr>
              <w:pStyle w:val="a0"/>
              <w:ind w:firstLine="0"/>
              <w:rPr>
                <w:ins w:id="4006" w:author="Антон Смирнов" w:date="2023-05-25T13:43:00Z"/>
              </w:rPr>
            </w:pPr>
            <w:ins w:id="4007" w:author="Антон Смирнов" w:date="2023-05-25T13:43:00Z">
              <w:r w:rsidRPr="007F6A26">
                <w:t>0,94</w:t>
              </w:r>
            </w:ins>
          </w:p>
        </w:tc>
        <w:tc>
          <w:tcPr>
            <w:tcW w:w="1966" w:type="dxa"/>
            <w:tcPrChange w:id="4008" w:author="Антон Смирнов" w:date="2023-05-25T13:48:00Z">
              <w:tcPr>
                <w:tcW w:w="1298" w:type="dxa"/>
              </w:tcPr>
            </w:tcPrChange>
          </w:tcPr>
          <w:p w14:paraId="22179FD7" w14:textId="77777777" w:rsidR="00FD588A" w:rsidRPr="007F6A26" w:rsidRDefault="00FD588A" w:rsidP="00FD588A">
            <w:pPr>
              <w:pStyle w:val="a0"/>
              <w:ind w:firstLine="0"/>
              <w:rPr>
                <w:ins w:id="4009" w:author="Антон Смирнов" w:date="2023-05-25T13:43:00Z"/>
              </w:rPr>
            </w:pPr>
            <w:ins w:id="4010" w:author="Антон Смирнов" w:date="2023-05-25T13:43:00Z">
              <w:r w:rsidRPr="007F6A26">
                <w:t>0,94</w:t>
              </w:r>
            </w:ins>
          </w:p>
        </w:tc>
        <w:tc>
          <w:tcPr>
            <w:tcW w:w="1395" w:type="dxa"/>
            <w:tcPrChange w:id="4011" w:author="Антон Смирнов" w:date="2023-05-25T13:48:00Z">
              <w:tcPr>
                <w:tcW w:w="1279" w:type="dxa"/>
              </w:tcPr>
            </w:tcPrChange>
          </w:tcPr>
          <w:p w14:paraId="7F5BC6DB" w14:textId="77777777" w:rsidR="00FD588A" w:rsidRPr="007F6A26" w:rsidRDefault="00FD588A" w:rsidP="00FD588A">
            <w:pPr>
              <w:pStyle w:val="a0"/>
              <w:ind w:firstLine="0"/>
              <w:rPr>
                <w:ins w:id="4012" w:author="Антон Смирнов" w:date="2023-05-25T13:43:00Z"/>
              </w:rPr>
            </w:pPr>
            <w:ins w:id="4013" w:author="Антон Смирнов" w:date="2023-05-25T13:43:00Z">
              <w:r w:rsidRPr="007F6A26">
                <w:t>0,94</w:t>
              </w:r>
            </w:ins>
          </w:p>
        </w:tc>
        <w:tc>
          <w:tcPr>
            <w:tcW w:w="699" w:type="dxa"/>
            <w:tcPrChange w:id="4014" w:author="Антон Смирнов" w:date="2023-05-25T13:48:00Z">
              <w:tcPr>
                <w:tcW w:w="682" w:type="dxa"/>
              </w:tcPr>
            </w:tcPrChange>
          </w:tcPr>
          <w:p w14:paraId="7EE8B1E5" w14:textId="77777777" w:rsidR="00FD588A" w:rsidRPr="007F6A26" w:rsidRDefault="00FD588A" w:rsidP="00FD588A">
            <w:pPr>
              <w:pStyle w:val="a0"/>
              <w:ind w:firstLine="0"/>
              <w:rPr>
                <w:ins w:id="4015" w:author="Антон Смирнов" w:date="2023-05-25T13:43:00Z"/>
              </w:rPr>
            </w:pPr>
            <w:ins w:id="4016" w:author="Антон Смирнов" w:date="2023-05-25T13:43:00Z">
              <w:r w:rsidRPr="007F6A26">
                <w:t>0,94</w:t>
              </w:r>
            </w:ins>
          </w:p>
        </w:tc>
        <w:tc>
          <w:tcPr>
            <w:tcW w:w="699" w:type="dxa"/>
            <w:tcPrChange w:id="4017" w:author="Антон Смирнов" w:date="2023-05-25T13:48:00Z">
              <w:tcPr>
                <w:tcW w:w="682" w:type="dxa"/>
              </w:tcPr>
            </w:tcPrChange>
          </w:tcPr>
          <w:p w14:paraId="3FFDA596" w14:textId="77777777" w:rsidR="00FD588A" w:rsidRPr="007F6A26" w:rsidRDefault="00FD588A" w:rsidP="00FD588A">
            <w:pPr>
              <w:pStyle w:val="a0"/>
              <w:ind w:firstLine="0"/>
              <w:rPr>
                <w:ins w:id="4018" w:author="Антон Смирнов" w:date="2023-05-25T13:43:00Z"/>
              </w:rPr>
            </w:pPr>
            <w:ins w:id="4019" w:author="Антон Смирнов" w:date="2023-05-25T13:43:00Z">
              <w:r w:rsidRPr="007F6A26">
                <w:t>0,19</w:t>
              </w:r>
            </w:ins>
          </w:p>
        </w:tc>
        <w:tc>
          <w:tcPr>
            <w:tcW w:w="875" w:type="dxa"/>
            <w:tcPrChange w:id="4020" w:author="Антон Смирнов" w:date="2023-05-25T13:48:00Z">
              <w:tcPr>
                <w:tcW w:w="809" w:type="dxa"/>
              </w:tcPr>
            </w:tcPrChange>
          </w:tcPr>
          <w:p w14:paraId="00C64E07" w14:textId="77777777" w:rsidR="00FD588A" w:rsidRPr="007F6A26" w:rsidRDefault="00FD588A" w:rsidP="00FD588A">
            <w:pPr>
              <w:pStyle w:val="a0"/>
              <w:ind w:firstLine="0"/>
              <w:rPr>
                <w:ins w:id="4021" w:author="Антон Смирнов" w:date="2023-05-25T13:43:00Z"/>
              </w:rPr>
            </w:pPr>
            <w:ins w:id="4022" w:author="Антон Смирнов" w:date="2023-05-25T13:43:00Z">
              <w:r w:rsidRPr="007F6A26">
                <w:t>0,08</w:t>
              </w:r>
            </w:ins>
          </w:p>
        </w:tc>
      </w:tr>
      <w:tr w:rsidR="00FD588A" w:rsidRPr="007F6A26" w14:paraId="25F807A9" w14:textId="77777777" w:rsidTr="00FD588A">
        <w:trPr>
          <w:ins w:id="4023" w:author="Антон Смирнов" w:date="2023-05-25T13:43:00Z"/>
        </w:trPr>
        <w:tc>
          <w:tcPr>
            <w:tcW w:w="1182" w:type="dxa"/>
            <w:tcPrChange w:id="4024" w:author="Антон Смирнов" w:date="2023-05-25T13:48:00Z">
              <w:tcPr>
                <w:tcW w:w="1147" w:type="dxa"/>
              </w:tcPr>
            </w:tcPrChange>
          </w:tcPr>
          <w:p w14:paraId="2E03B8EE" w14:textId="496ACAF7" w:rsidR="00FD588A" w:rsidRPr="007F6A26" w:rsidRDefault="00FD588A" w:rsidP="00FD588A">
            <w:pPr>
              <w:pStyle w:val="a0"/>
              <w:ind w:firstLine="0"/>
              <w:rPr>
                <w:ins w:id="4025" w:author="Антон Смирнов" w:date="2023-05-25T13:43:00Z"/>
              </w:rPr>
            </w:pPr>
            <w:ins w:id="4026" w:author="Антон Смирнов" w:date="2023-05-25T13:43:00Z">
              <w:r w:rsidRPr="007F6A26">
                <w:lastRenderedPageBreak/>
                <w:t>B*18:03</w:t>
              </w:r>
            </w:ins>
          </w:p>
        </w:tc>
        <w:tc>
          <w:tcPr>
            <w:tcW w:w="814" w:type="dxa"/>
            <w:tcPrChange w:id="4027" w:author="Антон Смирнов" w:date="2023-05-25T13:48:00Z">
              <w:tcPr>
                <w:tcW w:w="1088" w:type="dxa"/>
              </w:tcPr>
            </w:tcPrChange>
          </w:tcPr>
          <w:p w14:paraId="5FDA613E" w14:textId="77777777" w:rsidR="00FD588A" w:rsidRPr="007F6A26" w:rsidRDefault="00FD588A" w:rsidP="00FD588A">
            <w:pPr>
              <w:pStyle w:val="a0"/>
              <w:ind w:firstLine="0"/>
              <w:rPr>
                <w:ins w:id="4028" w:author="Антон Смирнов" w:date="2023-05-25T13:43:00Z"/>
              </w:rPr>
            </w:pPr>
            <w:ins w:id="4029" w:author="Антон Смирнов" w:date="2023-05-25T13:43:00Z">
              <w:r w:rsidRPr="007F6A26">
                <w:t>0,96</w:t>
              </w:r>
            </w:ins>
          </w:p>
        </w:tc>
        <w:tc>
          <w:tcPr>
            <w:tcW w:w="699" w:type="dxa"/>
            <w:tcPrChange w:id="4030" w:author="Антон Смирнов" w:date="2023-05-25T13:48:00Z">
              <w:tcPr>
                <w:tcW w:w="979" w:type="dxa"/>
              </w:tcPr>
            </w:tcPrChange>
          </w:tcPr>
          <w:p w14:paraId="57D17F1C" w14:textId="77777777" w:rsidR="00FD588A" w:rsidRPr="007F6A26" w:rsidRDefault="00FD588A" w:rsidP="00FD588A">
            <w:pPr>
              <w:pStyle w:val="a0"/>
              <w:ind w:firstLine="0"/>
              <w:rPr>
                <w:ins w:id="4031" w:author="Антон Смирнов" w:date="2023-05-25T13:43:00Z"/>
              </w:rPr>
            </w:pPr>
            <w:ins w:id="4032" w:author="Антон Смирнов" w:date="2023-05-25T13:43:00Z">
              <w:r w:rsidRPr="007F6A26">
                <w:t>0,02</w:t>
              </w:r>
            </w:ins>
          </w:p>
        </w:tc>
        <w:tc>
          <w:tcPr>
            <w:tcW w:w="1241" w:type="dxa"/>
            <w:tcPrChange w:id="4033" w:author="Антон Смирнов" w:date="2023-05-25T13:48:00Z">
              <w:tcPr>
                <w:tcW w:w="1606" w:type="dxa"/>
              </w:tcPr>
            </w:tcPrChange>
          </w:tcPr>
          <w:p w14:paraId="1B062B1E" w14:textId="77777777" w:rsidR="00FD588A" w:rsidRPr="007F6A26" w:rsidRDefault="00FD588A" w:rsidP="00FD588A">
            <w:pPr>
              <w:pStyle w:val="a0"/>
              <w:ind w:firstLine="0"/>
              <w:rPr>
                <w:ins w:id="4034" w:author="Антон Смирнов" w:date="2023-05-25T13:43:00Z"/>
              </w:rPr>
            </w:pPr>
            <w:ins w:id="4035" w:author="Антон Смирнов" w:date="2023-05-25T13:43:00Z">
              <w:r w:rsidRPr="007F6A26">
                <w:t>0,94</w:t>
              </w:r>
            </w:ins>
          </w:p>
        </w:tc>
        <w:tc>
          <w:tcPr>
            <w:tcW w:w="1966" w:type="dxa"/>
            <w:tcPrChange w:id="4036" w:author="Антон Смирнов" w:date="2023-05-25T13:48:00Z">
              <w:tcPr>
                <w:tcW w:w="1298" w:type="dxa"/>
              </w:tcPr>
            </w:tcPrChange>
          </w:tcPr>
          <w:p w14:paraId="56B0DE7C" w14:textId="77777777" w:rsidR="00FD588A" w:rsidRPr="007F6A26" w:rsidRDefault="00FD588A" w:rsidP="00FD588A">
            <w:pPr>
              <w:pStyle w:val="a0"/>
              <w:ind w:firstLine="0"/>
              <w:rPr>
                <w:ins w:id="4037" w:author="Антон Смирнов" w:date="2023-05-25T13:43:00Z"/>
              </w:rPr>
            </w:pPr>
            <w:ins w:id="4038" w:author="Антон Смирнов" w:date="2023-05-25T13:43:00Z">
              <w:r w:rsidRPr="007F6A26">
                <w:t>0,95</w:t>
              </w:r>
            </w:ins>
          </w:p>
        </w:tc>
        <w:tc>
          <w:tcPr>
            <w:tcW w:w="1395" w:type="dxa"/>
            <w:tcPrChange w:id="4039" w:author="Антон Смирнов" w:date="2023-05-25T13:48:00Z">
              <w:tcPr>
                <w:tcW w:w="1279" w:type="dxa"/>
              </w:tcPr>
            </w:tcPrChange>
          </w:tcPr>
          <w:p w14:paraId="5A542AEA" w14:textId="77777777" w:rsidR="00FD588A" w:rsidRPr="007F6A26" w:rsidRDefault="00FD588A" w:rsidP="00FD588A">
            <w:pPr>
              <w:pStyle w:val="a0"/>
              <w:ind w:firstLine="0"/>
              <w:rPr>
                <w:ins w:id="4040" w:author="Антон Смирнов" w:date="2023-05-25T13:43:00Z"/>
              </w:rPr>
            </w:pPr>
            <w:ins w:id="4041" w:author="Антон Смирнов" w:date="2023-05-25T13:43:00Z">
              <w:r w:rsidRPr="007F6A26">
                <w:t>0,95</w:t>
              </w:r>
            </w:ins>
          </w:p>
        </w:tc>
        <w:tc>
          <w:tcPr>
            <w:tcW w:w="699" w:type="dxa"/>
            <w:tcPrChange w:id="4042" w:author="Антон Смирнов" w:date="2023-05-25T13:48:00Z">
              <w:tcPr>
                <w:tcW w:w="682" w:type="dxa"/>
              </w:tcPr>
            </w:tcPrChange>
          </w:tcPr>
          <w:p w14:paraId="69FF341D" w14:textId="77777777" w:rsidR="00FD588A" w:rsidRPr="007F6A26" w:rsidRDefault="00FD588A" w:rsidP="00FD588A">
            <w:pPr>
              <w:pStyle w:val="a0"/>
              <w:ind w:firstLine="0"/>
              <w:rPr>
                <w:ins w:id="4043" w:author="Антон Смирнов" w:date="2023-05-25T13:43:00Z"/>
              </w:rPr>
            </w:pPr>
            <w:ins w:id="4044" w:author="Антон Смирнов" w:date="2023-05-25T13:43:00Z">
              <w:r w:rsidRPr="007F6A26">
                <w:t>0,95</w:t>
              </w:r>
            </w:ins>
          </w:p>
        </w:tc>
        <w:tc>
          <w:tcPr>
            <w:tcW w:w="699" w:type="dxa"/>
            <w:tcPrChange w:id="4045" w:author="Антон Смирнов" w:date="2023-05-25T13:48:00Z">
              <w:tcPr>
                <w:tcW w:w="682" w:type="dxa"/>
              </w:tcPr>
            </w:tcPrChange>
          </w:tcPr>
          <w:p w14:paraId="7E7F25F5" w14:textId="77777777" w:rsidR="00FD588A" w:rsidRPr="007F6A26" w:rsidRDefault="00FD588A" w:rsidP="00FD588A">
            <w:pPr>
              <w:pStyle w:val="a0"/>
              <w:ind w:firstLine="0"/>
              <w:rPr>
                <w:ins w:id="4046" w:author="Антон Смирнов" w:date="2023-05-25T13:43:00Z"/>
              </w:rPr>
            </w:pPr>
            <w:ins w:id="4047" w:author="Антон Смирнов" w:date="2023-05-25T13:43:00Z">
              <w:r w:rsidRPr="007F6A26">
                <w:t>0,05</w:t>
              </w:r>
            </w:ins>
          </w:p>
        </w:tc>
        <w:tc>
          <w:tcPr>
            <w:tcW w:w="875" w:type="dxa"/>
            <w:tcPrChange w:id="4048" w:author="Антон Смирнов" w:date="2023-05-25T13:48:00Z">
              <w:tcPr>
                <w:tcW w:w="809" w:type="dxa"/>
              </w:tcPr>
            </w:tcPrChange>
          </w:tcPr>
          <w:p w14:paraId="6EE017A5" w14:textId="77777777" w:rsidR="00FD588A" w:rsidRPr="007F6A26" w:rsidRDefault="00FD588A" w:rsidP="00FD588A">
            <w:pPr>
              <w:pStyle w:val="a0"/>
              <w:ind w:firstLine="0"/>
              <w:rPr>
                <w:ins w:id="4049" w:author="Антон Смирнов" w:date="2023-05-25T13:43:00Z"/>
              </w:rPr>
            </w:pPr>
            <w:ins w:id="4050" w:author="Антон Смирнов" w:date="2023-05-25T13:43:00Z">
              <w:r w:rsidRPr="007F6A26">
                <w:t>0,08</w:t>
              </w:r>
            </w:ins>
          </w:p>
        </w:tc>
      </w:tr>
      <w:tr w:rsidR="00FD588A" w:rsidRPr="007F6A26" w14:paraId="06D024C1" w14:textId="77777777" w:rsidTr="00FD588A">
        <w:trPr>
          <w:ins w:id="4051" w:author="Антон Смирнов" w:date="2023-05-25T13:43:00Z"/>
        </w:trPr>
        <w:tc>
          <w:tcPr>
            <w:tcW w:w="1182" w:type="dxa"/>
            <w:tcPrChange w:id="4052" w:author="Антон Смирнов" w:date="2023-05-25T13:48:00Z">
              <w:tcPr>
                <w:tcW w:w="1147" w:type="dxa"/>
              </w:tcPr>
            </w:tcPrChange>
          </w:tcPr>
          <w:p w14:paraId="374A9578" w14:textId="20F94664" w:rsidR="00FD588A" w:rsidRPr="007F6A26" w:rsidRDefault="00FD588A" w:rsidP="00FD588A">
            <w:pPr>
              <w:pStyle w:val="a0"/>
              <w:ind w:firstLine="0"/>
              <w:rPr>
                <w:ins w:id="4053" w:author="Антон Смирнов" w:date="2023-05-25T13:43:00Z"/>
              </w:rPr>
            </w:pPr>
            <w:ins w:id="4054" w:author="Антон Смирнов" w:date="2023-05-25T13:43:00Z">
              <w:r w:rsidRPr="007F6A26">
                <w:t>B*40:06</w:t>
              </w:r>
            </w:ins>
          </w:p>
        </w:tc>
        <w:tc>
          <w:tcPr>
            <w:tcW w:w="814" w:type="dxa"/>
            <w:tcPrChange w:id="4055" w:author="Антон Смирнов" w:date="2023-05-25T13:48:00Z">
              <w:tcPr>
                <w:tcW w:w="1088" w:type="dxa"/>
              </w:tcPr>
            </w:tcPrChange>
          </w:tcPr>
          <w:p w14:paraId="4354E37A" w14:textId="77777777" w:rsidR="00FD588A" w:rsidRPr="007F6A26" w:rsidRDefault="00FD588A" w:rsidP="00FD588A">
            <w:pPr>
              <w:pStyle w:val="a0"/>
              <w:ind w:firstLine="0"/>
              <w:rPr>
                <w:ins w:id="4056" w:author="Антон Смирнов" w:date="2023-05-25T13:43:00Z"/>
              </w:rPr>
            </w:pPr>
            <w:ins w:id="4057" w:author="Антон Смирнов" w:date="2023-05-25T13:43:00Z">
              <w:r w:rsidRPr="007F6A26">
                <w:t>0,96</w:t>
              </w:r>
            </w:ins>
          </w:p>
        </w:tc>
        <w:tc>
          <w:tcPr>
            <w:tcW w:w="699" w:type="dxa"/>
            <w:tcPrChange w:id="4058" w:author="Антон Смирнов" w:date="2023-05-25T13:48:00Z">
              <w:tcPr>
                <w:tcW w:w="979" w:type="dxa"/>
              </w:tcPr>
            </w:tcPrChange>
          </w:tcPr>
          <w:p w14:paraId="2AA792B8" w14:textId="77777777" w:rsidR="00FD588A" w:rsidRPr="007F6A26" w:rsidRDefault="00FD588A" w:rsidP="00FD588A">
            <w:pPr>
              <w:pStyle w:val="a0"/>
              <w:ind w:firstLine="0"/>
              <w:rPr>
                <w:ins w:id="4059" w:author="Антон Смирнов" w:date="2023-05-25T13:43:00Z"/>
              </w:rPr>
            </w:pPr>
            <w:ins w:id="4060" w:author="Антон Смирнов" w:date="2023-05-25T13:43:00Z">
              <w:r w:rsidRPr="007F6A26">
                <w:t>0,02</w:t>
              </w:r>
            </w:ins>
          </w:p>
        </w:tc>
        <w:tc>
          <w:tcPr>
            <w:tcW w:w="1241" w:type="dxa"/>
            <w:tcPrChange w:id="4061" w:author="Антон Смирнов" w:date="2023-05-25T13:48:00Z">
              <w:tcPr>
                <w:tcW w:w="1606" w:type="dxa"/>
              </w:tcPr>
            </w:tcPrChange>
          </w:tcPr>
          <w:p w14:paraId="79B456AF" w14:textId="77777777" w:rsidR="00FD588A" w:rsidRPr="007F6A26" w:rsidRDefault="00FD588A" w:rsidP="00FD588A">
            <w:pPr>
              <w:pStyle w:val="a0"/>
              <w:ind w:firstLine="0"/>
              <w:rPr>
                <w:ins w:id="4062" w:author="Антон Смирнов" w:date="2023-05-25T13:43:00Z"/>
              </w:rPr>
            </w:pPr>
            <w:ins w:id="4063" w:author="Антон Смирнов" w:date="2023-05-25T13:43:00Z">
              <w:r w:rsidRPr="007F6A26">
                <w:t>0,94</w:t>
              </w:r>
            </w:ins>
          </w:p>
        </w:tc>
        <w:tc>
          <w:tcPr>
            <w:tcW w:w="1966" w:type="dxa"/>
            <w:tcPrChange w:id="4064" w:author="Антон Смирнов" w:date="2023-05-25T13:48:00Z">
              <w:tcPr>
                <w:tcW w:w="1298" w:type="dxa"/>
              </w:tcPr>
            </w:tcPrChange>
          </w:tcPr>
          <w:p w14:paraId="166E8079" w14:textId="77777777" w:rsidR="00FD588A" w:rsidRPr="007F6A26" w:rsidRDefault="00FD588A" w:rsidP="00FD588A">
            <w:pPr>
              <w:pStyle w:val="a0"/>
              <w:ind w:firstLine="0"/>
              <w:rPr>
                <w:ins w:id="4065" w:author="Антон Смирнов" w:date="2023-05-25T13:43:00Z"/>
              </w:rPr>
            </w:pPr>
            <w:ins w:id="4066" w:author="Антон Смирнов" w:date="2023-05-25T13:43:00Z">
              <w:r w:rsidRPr="007F6A26">
                <w:t>0,95</w:t>
              </w:r>
            </w:ins>
          </w:p>
        </w:tc>
        <w:tc>
          <w:tcPr>
            <w:tcW w:w="1395" w:type="dxa"/>
            <w:tcPrChange w:id="4067" w:author="Антон Смирнов" w:date="2023-05-25T13:48:00Z">
              <w:tcPr>
                <w:tcW w:w="1279" w:type="dxa"/>
              </w:tcPr>
            </w:tcPrChange>
          </w:tcPr>
          <w:p w14:paraId="2843500A" w14:textId="77777777" w:rsidR="00FD588A" w:rsidRPr="007F6A26" w:rsidRDefault="00FD588A" w:rsidP="00FD588A">
            <w:pPr>
              <w:pStyle w:val="a0"/>
              <w:ind w:firstLine="0"/>
              <w:rPr>
                <w:ins w:id="4068" w:author="Антон Смирнов" w:date="2023-05-25T13:43:00Z"/>
              </w:rPr>
            </w:pPr>
            <w:ins w:id="4069" w:author="Антон Смирнов" w:date="2023-05-25T13:43:00Z">
              <w:r w:rsidRPr="007F6A26">
                <w:t>0,95</w:t>
              </w:r>
            </w:ins>
          </w:p>
        </w:tc>
        <w:tc>
          <w:tcPr>
            <w:tcW w:w="699" w:type="dxa"/>
            <w:tcPrChange w:id="4070" w:author="Антон Смирнов" w:date="2023-05-25T13:48:00Z">
              <w:tcPr>
                <w:tcW w:w="682" w:type="dxa"/>
              </w:tcPr>
            </w:tcPrChange>
          </w:tcPr>
          <w:p w14:paraId="39625E4F" w14:textId="77777777" w:rsidR="00FD588A" w:rsidRPr="007F6A26" w:rsidRDefault="00FD588A" w:rsidP="00FD588A">
            <w:pPr>
              <w:pStyle w:val="a0"/>
              <w:ind w:firstLine="0"/>
              <w:rPr>
                <w:ins w:id="4071" w:author="Антон Смирнов" w:date="2023-05-25T13:43:00Z"/>
              </w:rPr>
            </w:pPr>
            <w:ins w:id="4072" w:author="Антон Смирнов" w:date="2023-05-25T13:43:00Z">
              <w:r w:rsidRPr="007F6A26">
                <w:t>0,94</w:t>
              </w:r>
            </w:ins>
          </w:p>
        </w:tc>
        <w:tc>
          <w:tcPr>
            <w:tcW w:w="699" w:type="dxa"/>
            <w:tcPrChange w:id="4073" w:author="Антон Смирнов" w:date="2023-05-25T13:48:00Z">
              <w:tcPr>
                <w:tcW w:w="682" w:type="dxa"/>
              </w:tcPr>
            </w:tcPrChange>
          </w:tcPr>
          <w:p w14:paraId="0DC8CBE7" w14:textId="77777777" w:rsidR="00FD588A" w:rsidRPr="007F6A26" w:rsidRDefault="00FD588A" w:rsidP="00FD588A">
            <w:pPr>
              <w:pStyle w:val="a0"/>
              <w:ind w:firstLine="0"/>
              <w:rPr>
                <w:ins w:id="4074" w:author="Антон Смирнов" w:date="2023-05-25T13:43:00Z"/>
              </w:rPr>
            </w:pPr>
            <w:ins w:id="4075" w:author="Антон Смирнов" w:date="2023-05-25T13:43:00Z">
              <w:r w:rsidRPr="007F6A26">
                <w:t>0,19</w:t>
              </w:r>
            </w:ins>
          </w:p>
        </w:tc>
        <w:tc>
          <w:tcPr>
            <w:tcW w:w="875" w:type="dxa"/>
            <w:tcPrChange w:id="4076" w:author="Антон Смирнов" w:date="2023-05-25T13:48:00Z">
              <w:tcPr>
                <w:tcW w:w="809" w:type="dxa"/>
              </w:tcPr>
            </w:tcPrChange>
          </w:tcPr>
          <w:p w14:paraId="6B43102B" w14:textId="77777777" w:rsidR="00FD588A" w:rsidRPr="007F6A26" w:rsidRDefault="00FD588A" w:rsidP="00FD588A">
            <w:pPr>
              <w:pStyle w:val="a0"/>
              <w:ind w:firstLine="0"/>
              <w:rPr>
                <w:ins w:id="4077" w:author="Антон Смирнов" w:date="2023-05-25T13:43:00Z"/>
              </w:rPr>
            </w:pPr>
            <w:ins w:id="4078" w:author="Антон Смирнов" w:date="2023-05-25T13:43:00Z">
              <w:r w:rsidRPr="007F6A26">
                <w:t>0,24</w:t>
              </w:r>
            </w:ins>
          </w:p>
        </w:tc>
      </w:tr>
      <w:tr w:rsidR="00FD588A" w:rsidRPr="007F6A26" w14:paraId="10F9D352" w14:textId="77777777" w:rsidTr="00FD588A">
        <w:trPr>
          <w:ins w:id="4079" w:author="Антон Смирнов" w:date="2023-05-25T13:43:00Z"/>
        </w:trPr>
        <w:tc>
          <w:tcPr>
            <w:tcW w:w="1182" w:type="dxa"/>
            <w:tcPrChange w:id="4080" w:author="Антон Смирнов" w:date="2023-05-25T13:48:00Z">
              <w:tcPr>
                <w:tcW w:w="1147" w:type="dxa"/>
              </w:tcPr>
            </w:tcPrChange>
          </w:tcPr>
          <w:p w14:paraId="7A1EBF93" w14:textId="160E29F2" w:rsidR="00FD588A" w:rsidRPr="007F6A26" w:rsidRDefault="00FD588A" w:rsidP="00FD588A">
            <w:pPr>
              <w:pStyle w:val="a0"/>
              <w:ind w:firstLine="0"/>
              <w:rPr>
                <w:ins w:id="4081" w:author="Антон Смирнов" w:date="2023-05-25T13:43:00Z"/>
              </w:rPr>
            </w:pPr>
            <w:ins w:id="4082" w:author="Антон Смирнов" w:date="2023-05-25T13:43:00Z">
              <w:r w:rsidRPr="007F6A26">
                <w:t>B*41:01</w:t>
              </w:r>
            </w:ins>
          </w:p>
        </w:tc>
        <w:tc>
          <w:tcPr>
            <w:tcW w:w="814" w:type="dxa"/>
            <w:tcPrChange w:id="4083" w:author="Антон Смирнов" w:date="2023-05-25T13:48:00Z">
              <w:tcPr>
                <w:tcW w:w="1088" w:type="dxa"/>
              </w:tcPr>
            </w:tcPrChange>
          </w:tcPr>
          <w:p w14:paraId="08A864D7" w14:textId="77777777" w:rsidR="00FD588A" w:rsidRPr="007F6A26" w:rsidRDefault="00FD588A" w:rsidP="00FD588A">
            <w:pPr>
              <w:pStyle w:val="a0"/>
              <w:ind w:firstLine="0"/>
              <w:rPr>
                <w:ins w:id="4084" w:author="Антон Смирнов" w:date="2023-05-25T13:43:00Z"/>
              </w:rPr>
            </w:pPr>
            <w:ins w:id="4085" w:author="Антон Смирнов" w:date="2023-05-25T13:43:00Z">
              <w:r w:rsidRPr="007F6A26">
                <w:t>0,96</w:t>
              </w:r>
            </w:ins>
          </w:p>
        </w:tc>
        <w:tc>
          <w:tcPr>
            <w:tcW w:w="699" w:type="dxa"/>
            <w:tcPrChange w:id="4086" w:author="Антон Смирнов" w:date="2023-05-25T13:48:00Z">
              <w:tcPr>
                <w:tcW w:w="979" w:type="dxa"/>
              </w:tcPr>
            </w:tcPrChange>
          </w:tcPr>
          <w:p w14:paraId="3F313817" w14:textId="77777777" w:rsidR="00FD588A" w:rsidRPr="007F6A26" w:rsidRDefault="00FD588A" w:rsidP="00FD588A">
            <w:pPr>
              <w:pStyle w:val="a0"/>
              <w:ind w:firstLine="0"/>
              <w:rPr>
                <w:ins w:id="4087" w:author="Антон Смирнов" w:date="2023-05-25T13:43:00Z"/>
              </w:rPr>
            </w:pPr>
            <w:ins w:id="4088" w:author="Антон Смирнов" w:date="2023-05-25T13:43:00Z">
              <w:r w:rsidRPr="007F6A26">
                <w:t>0,03</w:t>
              </w:r>
            </w:ins>
          </w:p>
        </w:tc>
        <w:tc>
          <w:tcPr>
            <w:tcW w:w="1241" w:type="dxa"/>
            <w:tcPrChange w:id="4089" w:author="Антон Смирнов" w:date="2023-05-25T13:48:00Z">
              <w:tcPr>
                <w:tcW w:w="1606" w:type="dxa"/>
              </w:tcPr>
            </w:tcPrChange>
          </w:tcPr>
          <w:p w14:paraId="5E4195BB" w14:textId="77777777" w:rsidR="00FD588A" w:rsidRPr="007F6A26" w:rsidRDefault="00FD588A" w:rsidP="00FD588A">
            <w:pPr>
              <w:pStyle w:val="a0"/>
              <w:ind w:firstLine="0"/>
              <w:rPr>
                <w:ins w:id="4090" w:author="Антон Смирнов" w:date="2023-05-25T13:43:00Z"/>
              </w:rPr>
            </w:pPr>
            <w:ins w:id="4091" w:author="Антон Смирнов" w:date="2023-05-25T13:43:00Z">
              <w:r w:rsidRPr="007F6A26">
                <w:t>0,93</w:t>
              </w:r>
            </w:ins>
          </w:p>
        </w:tc>
        <w:tc>
          <w:tcPr>
            <w:tcW w:w="1966" w:type="dxa"/>
            <w:tcPrChange w:id="4092" w:author="Антон Смирнов" w:date="2023-05-25T13:48:00Z">
              <w:tcPr>
                <w:tcW w:w="1298" w:type="dxa"/>
              </w:tcPr>
            </w:tcPrChange>
          </w:tcPr>
          <w:p w14:paraId="151A1CCC" w14:textId="77777777" w:rsidR="00FD588A" w:rsidRPr="007F6A26" w:rsidRDefault="00FD588A" w:rsidP="00FD588A">
            <w:pPr>
              <w:pStyle w:val="a0"/>
              <w:ind w:firstLine="0"/>
              <w:rPr>
                <w:ins w:id="4093" w:author="Антон Смирнов" w:date="2023-05-25T13:43:00Z"/>
              </w:rPr>
            </w:pPr>
            <w:ins w:id="4094" w:author="Антон Смирнов" w:date="2023-05-25T13:43:00Z">
              <w:r w:rsidRPr="007F6A26">
                <w:t>0,95</w:t>
              </w:r>
            </w:ins>
          </w:p>
        </w:tc>
        <w:tc>
          <w:tcPr>
            <w:tcW w:w="1395" w:type="dxa"/>
            <w:tcPrChange w:id="4095" w:author="Антон Смирнов" w:date="2023-05-25T13:48:00Z">
              <w:tcPr>
                <w:tcW w:w="1279" w:type="dxa"/>
              </w:tcPr>
            </w:tcPrChange>
          </w:tcPr>
          <w:p w14:paraId="25CF8D3C" w14:textId="77777777" w:rsidR="00FD588A" w:rsidRPr="007F6A26" w:rsidRDefault="00FD588A" w:rsidP="00FD588A">
            <w:pPr>
              <w:pStyle w:val="a0"/>
              <w:ind w:firstLine="0"/>
              <w:rPr>
                <w:ins w:id="4096" w:author="Антон Смирнов" w:date="2023-05-25T13:43:00Z"/>
              </w:rPr>
            </w:pPr>
            <w:ins w:id="4097" w:author="Антон Смирнов" w:date="2023-05-25T13:43:00Z">
              <w:r w:rsidRPr="007F6A26">
                <w:t>0,95</w:t>
              </w:r>
            </w:ins>
          </w:p>
        </w:tc>
        <w:tc>
          <w:tcPr>
            <w:tcW w:w="699" w:type="dxa"/>
            <w:tcPrChange w:id="4098" w:author="Антон Смирнов" w:date="2023-05-25T13:48:00Z">
              <w:tcPr>
                <w:tcW w:w="682" w:type="dxa"/>
              </w:tcPr>
            </w:tcPrChange>
          </w:tcPr>
          <w:p w14:paraId="266A0972" w14:textId="77777777" w:rsidR="00FD588A" w:rsidRPr="007F6A26" w:rsidRDefault="00FD588A" w:rsidP="00FD588A">
            <w:pPr>
              <w:pStyle w:val="a0"/>
              <w:ind w:firstLine="0"/>
              <w:rPr>
                <w:ins w:id="4099" w:author="Антон Смирнов" w:date="2023-05-25T13:43:00Z"/>
              </w:rPr>
            </w:pPr>
            <w:ins w:id="4100" w:author="Антон Смирнов" w:date="2023-05-25T13:43:00Z">
              <w:r w:rsidRPr="007F6A26">
                <w:t>0,94</w:t>
              </w:r>
            </w:ins>
          </w:p>
        </w:tc>
        <w:tc>
          <w:tcPr>
            <w:tcW w:w="699" w:type="dxa"/>
            <w:tcPrChange w:id="4101" w:author="Антон Смирнов" w:date="2023-05-25T13:48:00Z">
              <w:tcPr>
                <w:tcW w:w="682" w:type="dxa"/>
              </w:tcPr>
            </w:tcPrChange>
          </w:tcPr>
          <w:p w14:paraId="4CF91B4D" w14:textId="77777777" w:rsidR="00FD588A" w:rsidRPr="007F6A26" w:rsidRDefault="00FD588A" w:rsidP="00FD588A">
            <w:pPr>
              <w:pStyle w:val="a0"/>
              <w:ind w:firstLine="0"/>
              <w:rPr>
                <w:ins w:id="4102" w:author="Антон Смирнов" w:date="2023-05-25T13:43:00Z"/>
              </w:rPr>
            </w:pPr>
            <w:ins w:id="4103" w:author="Антон Смирнов" w:date="2023-05-25T13:43:00Z">
              <w:r w:rsidRPr="007F6A26">
                <w:t>0,15</w:t>
              </w:r>
            </w:ins>
          </w:p>
        </w:tc>
        <w:tc>
          <w:tcPr>
            <w:tcW w:w="875" w:type="dxa"/>
            <w:tcPrChange w:id="4104" w:author="Антон Смирнов" w:date="2023-05-25T13:48:00Z">
              <w:tcPr>
                <w:tcW w:w="809" w:type="dxa"/>
              </w:tcPr>
            </w:tcPrChange>
          </w:tcPr>
          <w:p w14:paraId="0B993E5B" w14:textId="77777777" w:rsidR="00FD588A" w:rsidRPr="007F6A26" w:rsidRDefault="00FD588A" w:rsidP="00FD588A">
            <w:pPr>
              <w:pStyle w:val="a0"/>
              <w:ind w:firstLine="0"/>
              <w:rPr>
                <w:ins w:id="4105" w:author="Антон Смирнов" w:date="2023-05-25T13:43:00Z"/>
              </w:rPr>
            </w:pPr>
            <w:ins w:id="4106" w:author="Антон Смирнов" w:date="2023-05-25T13:43:00Z">
              <w:r w:rsidRPr="007F6A26">
                <w:t>0,19</w:t>
              </w:r>
            </w:ins>
          </w:p>
        </w:tc>
      </w:tr>
      <w:tr w:rsidR="00FD588A" w:rsidRPr="007F6A26" w14:paraId="703ACE8F" w14:textId="77777777" w:rsidTr="00FD588A">
        <w:trPr>
          <w:ins w:id="4107" w:author="Антон Смирнов" w:date="2023-05-25T13:43:00Z"/>
        </w:trPr>
        <w:tc>
          <w:tcPr>
            <w:tcW w:w="1182" w:type="dxa"/>
            <w:tcPrChange w:id="4108" w:author="Антон Смирнов" w:date="2023-05-25T13:48:00Z">
              <w:tcPr>
                <w:tcW w:w="1147" w:type="dxa"/>
              </w:tcPr>
            </w:tcPrChange>
          </w:tcPr>
          <w:p w14:paraId="5B2CB559" w14:textId="386BE48F" w:rsidR="00FD588A" w:rsidRPr="007F6A26" w:rsidRDefault="00FD588A" w:rsidP="00FD588A">
            <w:pPr>
              <w:pStyle w:val="a0"/>
              <w:ind w:firstLine="0"/>
              <w:rPr>
                <w:ins w:id="4109" w:author="Антон Смирнов" w:date="2023-05-25T13:43:00Z"/>
              </w:rPr>
            </w:pPr>
            <w:ins w:id="4110" w:author="Антон Смирнов" w:date="2023-05-25T13:43:00Z">
              <w:r w:rsidRPr="007F6A26">
                <w:t>B*14:01</w:t>
              </w:r>
            </w:ins>
          </w:p>
        </w:tc>
        <w:tc>
          <w:tcPr>
            <w:tcW w:w="814" w:type="dxa"/>
            <w:tcPrChange w:id="4111" w:author="Антон Смирнов" w:date="2023-05-25T13:48:00Z">
              <w:tcPr>
                <w:tcW w:w="1088" w:type="dxa"/>
              </w:tcPr>
            </w:tcPrChange>
          </w:tcPr>
          <w:p w14:paraId="5D35F8E3" w14:textId="77777777" w:rsidR="00FD588A" w:rsidRPr="007F6A26" w:rsidRDefault="00FD588A" w:rsidP="00FD588A">
            <w:pPr>
              <w:pStyle w:val="a0"/>
              <w:ind w:firstLine="0"/>
              <w:rPr>
                <w:ins w:id="4112" w:author="Антон Смирнов" w:date="2023-05-25T13:43:00Z"/>
              </w:rPr>
            </w:pPr>
            <w:ins w:id="4113" w:author="Антон Смирнов" w:date="2023-05-25T13:43:00Z">
              <w:r w:rsidRPr="007F6A26">
                <w:t>0,96</w:t>
              </w:r>
            </w:ins>
          </w:p>
        </w:tc>
        <w:tc>
          <w:tcPr>
            <w:tcW w:w="699" w:type="dxa"/>
            <w:tcPrChange w:id="4114" w:author="Антон Смирнов" w:date="2023-05-25T13:48:00Z">
              <w:tcPr>
                <w:tcW w:w="979" w:type="dxa"/>
              </w:tcPr>
            </w:tcPrChange>
          </w:tcPr>
          <w:p w14:paraId="7A9A0955" w14:textId="77777777" w:rsidR="00FD588A" w:rsidRPr="007F6A26" w:rsidRDefault="00FD588A" w:rsidP="00FD588A">
            <w:pPr>
              <w:pStyle w:val="a0"/>
              <w:ind w:firstLine="0"/>
              <w:rPr>
                <w:ins w:id="4115" w:author="Антон Смирнов" w:date="2023-05-25T13:43:00Z"/>
              </w:rPr>
            </w:pPr>
            <w:ins w:id="4116" w:author="Антон Смирнов" w:date="2023-05-25T13:43:00Z">
              <w:r w:rsidRPr="007F6A26">
                <w:t>0,03</w:t>
              </w:r>
            </w:ins>
          </w:p>
        </w:tc>
        <w:tc>
          <w:tcPr>
            <w:tcW w:w="1241" w:type="dxa"/>
            <w:tcPrChange w:id="4117" w:author="Антон Смирнов" w:date="2023-05-25T13:48:00Z">
              <w:tcPr>
                <w:tcW w:w="1606" w:type="dxa"/>
              </w:tcPr>
            </w:tcPrChange>
          </w:tcPr>
          <w:p w14:paraId="0264FF2A" w14:textId="77777777" w:rsidR="00FD588A" w:rsidRPr="007F6A26" w:rsidRDefault="00FD588A" w:rsidP="00FD588A">
            <w:pPr>
              <w:pStyle w:val="a0"/>
              <w:ind w:firstLine="0"/>
              <w:rPr>
                <w:ins w:id="4118" w:author="Антон Смирнов" w:date="2023-05-25T13:43:00Z"/>
              </w:rPr>
            </w:pPr>
            <w:ins w:id="4119" w:author="Антон Смирнов" w:date="2023-05-25T13:43:00Z">
              <w:r w:rsidRPr="007F6A26">
                <w:t>0,94</w:t>
              </w:r>
            </w:ins>
          </w:p>
        </w:tc>
        <w:tc>
          <w:tcPr>
            <w:tcW w:w="1966" w:type="dxa"/>
            <w:tcPrChange w:id="4120" w:author="Антон Смирнов" w:date="2023-05-25T13:48:00Z">
              <w:tcPr>
                <w:tcW w:w="1298" w:type="dxa"/>
              </w:tcPr>
            </w:tcPrChange>
          </w:tcPr>
          <w:p w14:paraId="779D9657" w14:textId="77777777" w:rsidR="00FD588A" w:rsidRPr="007F6A26" w:rsidRDefault="00FD588A" w:rsidP="00FD588A">
            <w:pPr>
              <w:pStyle w:val="a0"/>
              <w:ind w:firstLine="0"/>
              <w:rPr>
                <w:ins w:id="4121" w:author="Антон Смирнов" w:date="2023-05-25T13:43:00Z"/>
              </w:rPr>
            </w:pPr>
            <w:ins w:id="4122" w:author="Антон Смирнов" w:date="2023-05-25T13:43:00Z">
              <w:r w:rsidRPr="007F6A26">
                <w:t>0,93</w:t>
              </w:r>
            </w:ins>
          </w:p>
        </w:tc>
        <w:tc>
          <w:tcPr>
            <w:tcW w:w="1395" w:type="dxa"/>
            <w:tcPrChange w:id="4123" w:author="Антон Смирнов" w:date="2023-05-25T13:48:00Z">
              <w:tcPr>
                <w:tcW w:w="1279" w:type="dxa"/>
              </w:tcPr>
            </w:tcPrChange>
          </w:tcPr>
          <w:p w14:paraId="739D8EA0" w14:textId="77777777" w:rsidR="00FD588A" w:rsidRPr="007F6A26" w:rsidRDefault="00FD588A" w:rsidP="00FD588A">
            <w:pPr>
              <w:pStyle w:val="a0"/>
              <w:ind w:firstLine="0"/>
              <w:rPr>
                <w:ins w:id="4124" w:author="Антон Смирнов" w:date="2023-05-25T13:43:00Z"/>
              </w:rPr>
            </w:pPr>
            <w:ins w:id="4125" w:author="Антон Смирнов" w:date="2023-05-25T13:43:00Z">
              <w:r w:rsidRPr="007F6A26">
                <w:t>0,93</w:t>
              </w:r>
            </w:ins>
          </w:p>
        </w:tc>
        <w:tc>
          <w:tcPr>
            <w:tcW w:w="699" w:type="dxa"/>
            <w:tcPrChange w:id="4126" w:author="Антон Смирнов" w:date="2023-05-25T13:48:00Z">
              <w:tcPr>
                <w:tcW w:w="682" w:type="dxa"/>
              </w:tcPr>
            </w:tcPrChange>
          </w:tcPr>
          <w:p w14:paraId="7E758D2D" w14:textId="77777777" w:rsidR="00FD588A" w:rsidRPr="007F6A26" w:rsidRDefault="00FD588A" w:rsidP="00FD588A">
            <w:pPr>
              <w:pStyle w:val="a0"/>
              <w:ind w:firstLine="0"/>
              <w:rPr>
                <w:ins w:id="4127" w:author="Антон Смирнов" w:date="2023-05-25T13:43:00Z"/>
              </w:rPr>
            </w:pPr>
            <w:ins w:id="4128" w:author="Антон Смирнов" w:date="2023-05-25T13:43:00Z">
              <w:r w:rsidRPr="007F6A26">
                <w:t>0,93</w:t>
              </w:r>
            </w:ins>
          </w:p>
        </w:tc>
        <w:tc>
          <w:tcPr>
            <w:tcW w:w="699" w:type="dxa"/>
            <w:tcPrChange w:id="4129" w:author="Антон Смирнов" w:date="2023-05-25T13:48:00Z">
              <w:tcPr>
                <w:tcW w:w="682" w:type="dxa"/>
              </w:tcPr>
            </w:tcPrChange>
          </w:tcPr>
          <w:p w14:paraId="7EB5FDB1" w14:textId="77777777" w:rsidR="00FD588A" w:rsidRPr="007F6A26" w:rsidRDefault="00FD588A" w:rsidP="00FD588A">
            <w:pPr>
              <w:pStyle w:val="a0"/>
              <w:ind w:firstLine="0"/>
              <w:rPr>
                <w:ins w:id="4130" w:author="Антон Смирнов" w:date="2023-05-25T13:43:00Z"/>
              </w:rPr>
            </w:pPr>
            <w:ins w:id="4131" w:author="Антон Смирнов" w:date="2023-05-25T13:43:00Z">
              <w:r w:rsidRPr="007F6A26">
                <w:t>0,06</w:t>
              </w:r>
            </w:ins>
          </w:p>
        </w:tc>
        <w:tc>
          <w:tcPr>
            <w:tcW w:w="875" w:type="dxa"/>
            <w:tcPrChange w:id="4132" w:author="Антон Смирнов" w:date="2023-05-25T13:48:00Z">
              <w:tcPr>
                <w:tcW w:w="809" w:type="dxa"/>
              </w:tcPr>
            </w:tcPrChange>
          </w:tcPr>
          <w:p w14:paraId="26D2635E" w14:textId="77777777" w:rsidR="00FD588A" w:rsidRPr="007F6A26" w:rsidRDefault="00FD588A" w:rsidP="00FD588A">
            <w:pPr>
              <w:pStyle w:val="a0"/>
              <w:ind w:firstLine="0"/>
              <w:rPr>
                <w:ins w:id="4133" w:author="Антон Смирнов" w:date="2023-05-25T13:43:00Z"/>
              </w:rPr>
            </w:pPr>
            <w:ins w:id="4134" w:author="Антон Смирнов" w:date="2023-05-25T13:43:00Z">
              <w:r w:rsidRPr="007F6A26">
                <w:t>0,02</w:t>
              </w:r>
            </w:ins>
          </w:p>
        </w:tc>
      </w:tr>
      <w:tr w:rsidR="00FD588A" w:rsidRPr="007F6A26" w14:paraId="63E2D79A" w14:textId="77777777" w:rsidTr="00FD588A">
        <w:trPr>
          <w:ins w:id="4135" w:author="Антон Смирнов" w:date="2023-05-25T13:43:00Z"/>
        </w:trPr>
        <w:tc>
          <w:tcPr>
            <w:tcW w:w="1182" w:type="dxa"/>
            <w:tcPrChange w:id="4136" w:author="Антон Смирнов" w:date="2023-05-25T13:48:00Z">
              <w:tcPr>
                <w:tcW w:w="1147" w:type="dxa"/>
              </w:tcPr>
            </w:tcPrChange>
          </w:tcPr>
          <w:p w14:paraId="1B1333BF" w14:textId="1E2C0BE8" w:rsidR="00FD588A" w:rsidRPr="007F6A26" w:rsidRDefault="00FD588A" w:rsidP="00FD588A">
            <w:pPr>
              <w:pStyle w:val="a0"/>
              <w:ind w:firstLine="0"/>
              <w:rPr>
                <w:ins w:id="4137" w:author="Антон Смирнов" w:date="2023-05-25T13:43:00Z"/>
              </w:rPr>
            </w:pPr>
            <w:ins w:id="4138" w:author="Антон Смирнов" w:date="2023-05-25T13:43:00Z">
              <w:r w:rsidRPr="007F6A26">
                <w:t>B*55:02</w:t>
              </w:r>
            </w:ins>
          </w:p>
        </w:tc>
        <w:tc>
          <w:tcPr>
            <w:tcW w:w="814" w:type="dxa"/>
            <w:tcPrChange w:id="4139" w:author="Антон Смирнов" w:date="2023-05-25T13:48:00Z">
              <w:tcPr>
                <w:tcW w:w="1088" w:type="dxa"/>
              </w:tcPr>
            </w:tcPrChange>
          </w:tcPr>
          <w:p w14:paraId="4AB4DA29" w14:textId="77777777" w:rsidR="00FD588A" w:rsidRPr="007F6A26" w:rsidRDefault="00FD588A" w:rsidP="00FD588A">
            <w:pPr>
              <w:pStyle w:val="a0"/>
              <w:ind w:firstLine="0"/>
              <w:rPr>
                <w:ins w:id="4140" w:author="Антон Смирнов" w:date="2023-05-25T13:43:00Z"/>
              </w:rPr>
            </w:pPr>
            <w:ins w:id="4141" w:author="Антон Смирнов" w:date="2023-05-25T13:43:00Z">
              <w:r w:rsidRPr="007F6A26">
                <w:t>0,96</w:t>
              </w:r>
            </w:ins>
          </w:p>
        </w:tc>
        <w:tc>
          <w:tcPr>
            <w:tcW w:w="699" w:type="dxa"/>
            <w:tcPrChange w:id="4142" w:author="Антон Смирнов" w:date="2023-05-25T13:48:00Z">
              <w:tcPr>
                <w:tcW w:w="979" w:type="dxa"/>
              </w:tcPr>
            </w:tcPrChange>
          </w:tcPr>
          <w:p w14:paraId="17224471" w14:textId="77777777" w:rsidR="00FD588A" w:rsidRPr="007F6A26" w:rsidRDefault="00FD588A" w:rsidP="00FD588A">
            <w:pPr>
              <w:pStyle w:val="a0"/>
              <w:ind w:firstLine="0"/>
              <w:rPr>
                <w:ins w:id="4143" w:author="Антон Смирнов" w:date="2023-05-25T13:43:00Z"/>
              </w:rPr>
            </w:pPr>
            <w:ins w:id="4144" w:author="Антон Смирнов" w:date="2023-05-25T13:43:00Z">
              <w:r w:rsidRPr="007F6A26">
                <w:t>0</w:t>
              </w:r>
            </w:ins>
          </w:p>
        </w:tc>
        <w:tc>
          <w:tcPr>
            <w:tcW w:w="1241" w:type="dxa"/>
            <w:tcPrChange w:id="4145" w:author="Антон Смирнов" w:date="2023-05-25T13:48:00Z">
              <w:tcPr>
                <w:tcW w:w="1606" w:type="dxa"/>
              </w:tcPr>
            </w:tcPrChange>
          </w:tcPr>
          <w:p w14:paraId="18A86BF5" w14:textId="77777777" w:rsidR="00FD588A" w:rsidRPr="007F6A26" w:rsidRDefault="00FD588A" w:rsidP="00FD588A">
            <w:pPr>
              <w:pStyle w:val="a0"/>
              <w:ind w:firstLine="0"/>
              <w:rPr>
                <w:ins w:id="4146" w:author="Антон Смирнов" w:date="2023-05-25T13:43:00Z"/>
              </w:rPr>
            </w:pPr>
            <w:ins w:id="4147" w:author="Антон Смирнов" w:date="2023-05-25T13:43:00Z">
              <w:r w:rsidRPr="007F6A26">
                <w:t>0,94</w:t>
              </w:r>
            </w:ins>
          </w:p>
        </w:tc>
        <w:tc>
          <w:tcPr>
            <w:tcW w:w="1966" w:type="dxa"/>
            <w:tcPrChange w:id="4148" w:author="Антон Смирнов" w:date="2023-05-25T13:48:00Z">
              <w:tcPr>
                <w:tcW w:w="1298" w:type="dxa"/>
              </w:tcPr>
            </w:tcPrChange>
          </w:tcPr>
          <w:p w14:paraId="104265BB" w14:textId="77777777" w:rsidR="00FD588A" w:rsidRPr="007F6A26" w:rsidRDefault="00FD588A" w:rsidP="00FD588A">
            <w:pPr>
              <w:pStyle w:val="a0"/>
              <w:ind w:firstLine="0"/>
              <w:rPr>
                <w:ins w:id="4149" w:author="Антон Смирнов" w:date="2023-05-25T13:43:00Z"/>
              </w:rPr>
            </w:pPr>
            <w:ins w:id="4150" w:author="Антон Смирнов" w:date="2023-05-25T13:43:00Z">
              <w:r w:rsidRPr="007F6A26">
                <w:t>0,94</w:t>
              </w:r>
            </w:ins>
          </w:p>
        </w:tc>
        <w:tc>
          <w:tcPr>
            <w:tcW w:w="1395" w:type="dxa"/>
            <w:tcPrChange w:id="4151" w:author="Антон Смирнов" w:date="2023-05-25T13:48:00Z">
              <w:tcPr>
                <w:tcW w:w="1279" w:type="dxa"/>
              </w:tcPr>
            </w:tcPrChange>
          </w:tcPr>
          <w:p w14:paraId="5E457499" w14:textId="77777777" w:rsidR="00FD588A" w:rsidRPr="007F6A26" w:rsidRDefault="00FD588A" w:rsidP="00FD588A">
            <w:pPr>
              <w:pStyle w:val="a0"/>
              <w:ind w:firstLine="0"/>
              <w:rPr>
                <w:ins w:id="4152" w:author="Антон Смирнов" w:date="2023-05-25T13:43:00Z"/>
              </w:rPr>
            </w:pPr>
            <w:ins w:id="4153" w:author="Антон Смирнов" w:date="2023-05-25T13:43:00Z">
              <w:r w:rsidRPr="007F6A26">
                <w:t>0,94</w:t>
              </w:r>
            </w:ins>
          </w:p>
        </w:tc>
        <w:tc>
          <w:tcPr>
            <w:tcW w:w="699" w:type="dxa"/>
            <w:tcPrChange w:id="4154" w:author="Антон Смирнов" w:date="2023-05-25T13:48:00Z">
              <w:tcPr>
                <w:tcW w:w="682" w:type="dxa"/>
              </w:tcPr>
            </w:tcPrChange>
          </w:tcPr>
          <w:p w14:paraId="2996FE3B" w14:textId="77777777" w:rsidR="00FD588A" w:rsidRPr="007F6A26" w:rsidRDefault="00FD588A" w:rsidP="00FD588A">
            <w:pPr>
              <w:pStyle w:val="a0"/>
              <w:ind w:firstLine="0"/>
              <w:rPr>
                <w:ins w:id="4155" w:author="Антон Смирнов" w:date="2023-05-25T13:43:00Z"/>
              </w:rPr>
            </w:pPr>
            <w:ins w:id="4156" w:author="Антон Смирнов" w:date="2023-05-25T13:43:00Z">
              <w:r w:rsidRPr="007F6A26">
                <w:t>0,94</w:t>
              </w:r>
            </w:ins>
          </w:p>
        </w:tc>
        <w:tc>
          <w:tcPr>
            <w:tcW w:w="699" w:type="dxa"/>
            <w:tcPrChange w:id="4157" w:author="Антон Смирнов" w:date="2023-05-25T13:48:00Z">
              <w:tcPr>
                <w:tcW w:w="682" w:type="dxa"/>
              </w:tcPr>
            </w:tcPrChange>
          </w:tcPr>
          <w:p w14:paraId="20A3DF73" w14:textId="77777777" w:rsidR="00FD588A" w:rsidRPr="007F6A26" w:rsidRDefault="00FD588A" w:rsidP="00FD588A">
            <w:pPr>
              <w:pStyle w:val="a0"/>
              <w:ind w:firstLine="0"/>
              <w:rPr>
                <w:ins w:id="4158" w:author="Антон Смирнов" w:date="2023-05-25T13:43:00Z"/>
              </w:rPr>
            </w:pPr>
            <w:ins w:id="4159" w:author="Антон Смирнов" w:date="2023-05-25T13:43:00Z">
              <w:r w:rsidRPr="007F6A26">
                <w:t>0,11</w:t>
              </w:r>
            </w:ins>
          </w:p>
        </w:tc>
        <w:tc>
          <w:tcPr>
            <w:tcW w:w="875" w:type="dxa"/>
            <w:tcPrChange w:id="4160" w:author="Антон Смирнов" w:date="2023-05-25T13:48:00Z">
              <w:tcPr>
                <w:tcW w:w="809" w:type="dxa"/>
              </w:tcPr>
            </w:tcPrChange>
          </w:tcPr>
          <w:p w14:paraId="49BFF33A" w14:textId="77777777" w:rsidR="00FD588A" w:rsidRPr="007F6A26" w:rsidRDefault="00FD588A" w:rsidP="00FD588A">
            <w:pPr>
              <w:pStyle w:val="a0"/>
              <w:ind w:firstLine="0"/>
              <w:rPr>
                <w:ins w:id="4161" w:author="Антон Смирнов" w:date="2023-05-25T13:43:00Z"/>
              </w:rPr>
            </w:pPr>
            <w:ins w:id="4162" w:author="Антон Смирнов" w:date="2023-05-25T13:43:00Z">
              <w:r w:rsidRPr="007F6A26">
                <w:t>0,18</w:t>
              </w:r>
            </w:ins>
          </w:p>
        </w:tc>
      </w:tr>
      <w:tr w:rsidR="00FD588A" w:rsidRPr="007F6A26" w14:paraId="60507D63" w14:textId="77777777" w:rsidTr="00FD588A">
        <w:trPr>
          <w:ins w:id="4163" w:author="Антон Смирнов" w:date="2023-05-25T13:43:00Z"/>
        </w:trPr>
        <w:tc>
          <w:tcPr>
            <w:tcW w:w="1182" w:type="dxa"/>
            <w:tcPrChange w:id="4164" w:author="Антон Смирнов" w:date="2023-05-25T13:48:00Z">
              <w:tcPr>
                <w:tcW w:w="1147" w:type="dxa"/>
              </w:tcPr>
            </w:tcPrChange>
          </w:tcPr>
          <w:p w14:paraId="10761F7E" w14:textId="1AD18179" w:rsidR="00FD588A" w:rsidRPr="007F6A26" w:rsidRDefault="00FD588A" w:rsidP="00FD588A">
            <w:pPr>
              <w:pStyle w:val="a0"/>
              <w:ind w:firstLine="0"/>
              <w:rPr>
                <w:ins w:id="4165" w:author="Антон Смирнов" w:date="2023-05-25T13:43:00Z"/>
              </w:rPr>
            </w:pPr>
            <w:ins w:id="4166" w:author="Антон Смирнов" w:date="2023-05-25T13:43:00Z">
              <w:r w:rsidRPr="007F6A26">
                <w:t>B*83:01</w:t>
              </w:r>
            </w:ins>
          </w:p>
        </w:tc>
        <w:tc>
          <w:tcPr>
            <w:tcW w:w="814" w:type="dxa"/>
            <w:tcPrChange w:id="4167" w:author="Антон Смирнов" w:date="2023-05-25T13:48:00Z">
              <w:tcPr>
                <w:tcW w:w="1088" w:type="dxa"/>
              </w:tcPr>
            </w:tcPrChange>
          </w:tcPr>
          <w:p w14:paraId="1EA2D182" w14:textId="77777777" w:rsidR="00FD588A" w:rsidRPr="007F6A26" w:rsidRDefault="00FD588A" w:rsidP="00FD588A">
            <w:pPr>
              <w:pStyle w:val="a0"/>
              <w:ind w:firstLine="0"/>
              <w:rPr>
                <w:ins w:id="4168" w:author="Антон Смирнов" w:date="2023-05-25T13:43:00Z"/>
              </w:rPr>
            </w:pPr>
            <w:ins w:id="4169" w:author="Антон Смирнов" w:date="2023-05-25T13:43:00Z">
              <w:r w:rsidRPr="007F6A26">
                <w:t>0,96</w:t>
              </w:r>
            </w:ins>
          </w:p>
        </w:tc>
        <w:tc>
          <w:tcPr>
            <w:tcW w:w="699" w:type="dxa"/>
            <w:tcPrChange w:id="4170" w:author="Антон Смирнов" w:date="2023-05-25T13:48:00Z">
              <w:tcPr>
                <w:tcW w:w="979" w:type="dxa"/>
              </w:tcPr>
            </w:tcPrChange>
          </w:tcPr>
          <w:p w14:paraId="674C2C8F" w14:textId="77777777" w:rsidR="00FD588A" w:rsidRPr="007F6A26" w:rsidRDefault="00FD588A" w:rsidP="00FD588A">
            <w:pPr>
              <w:pStyle w:val="a0"/>
              <w:ind w:firstLine="0"/>
              <w:rPr>
                <w:ins w:id="4171" w:author="Антон Смирнов" w:date="2023-05-25T13:43:00Z"/>
              </w:rPr>
            </w:pPr>
            <w:ins w:id="4172" w:author="Антон Смирнов" w:date="2023-05-25T13:43:00Z">
              <w:r w:rsidRPr="007F6A26">
                <w:t>0,01</w:t>
              </w:r>
            </w:ins>
          </w:p>
        </w:tc>
        <w:tc>
          <w:tcPr>
            <w:tcW w:w="1241" w:type="dxa"/>
            <w:tcPrChange w:id="4173" w:author="Антон Смирнов" w:date="2023-05-25T13:48:00Z">
              <w:tcPr>
                <w:tcW w:w="1606" w:type="dxa"/>
              </w:tcPr>
            </w:tcPrChange>
          </w:tcPr>
          <w:p w14:paraId="70565CF6" w14:textId="77777777" w:rsidR="00FD588A" w:rsidRPr="007F6A26" w:rsidRDefault="00FD588A" w:rsidP="00FD588A">
            <w:pPr>
              <w:pStyle w:val="a0"/>
              <w:ind w:firstLine="0"/>
              <w:rPr>
                <w:ins w:id="4174" w:author="Антон Смирнов" w:date="2023-05-25T13:43:00Z"/>
              </w:rPr>
            </w:pPr>
            <w:ins w:id="4175" w:author="Антон Смирнов" w:date="2023-05-25T13:43:00Z">
              <w:r w:rsidRPr="007F6A26">
                <w:t>0,95</w:t>
              </w:r>
            </w:ins>
          </w:p>
        </w:tc>
        <w:tc>
          <w:tcPr>
            <w:tcW w:w="1966" w:type="dxa"/>
            <w:tcPrChange w:id="4176" w:author="Антон Смирнов" w:date="2023-05-25T13:48:00Z">
              <w:tcPr>
                <w:tcW w:w="1298" w:type="dxa"/>
              </w:tcPr>
            </w:tcPrChange>
          </w:tcPr>
          <w:p w14:paraId="3C39429A" w14:textId="77777777" w:rsidR="00FD588A" w:rsidRPr="007F6A26" w:rsidRDefault="00FD588A" w:rsidP="00FD588A">
            <w:pPr>
              <w:pStyle w:val="a0"/>
              <w:ind w:firstLine="0"/>
              <w:rPr>
                <w:ins w:id="4177" w:author="Антон Смирнов" w:date="2023-05-25T13:43:00Z"/>
              </w:rPr>
            </w:pPr>
            <w:ins w:id="4178" w:author="Антон Смирнов" w:date="2023-05-25T13:43:00Z">
              <w:r w:rsidRPr="007F6A26">
                <w:t>0,91</w:t>
              </w:r>
            </w:ins>
          </w:p>
        </w:tc>
        <w:tc>
          <w:tcPr>
            <w:tcW w:w="1395" w:type="dxa"/>
            <w:tcPrChange w:id="4179" w:author="Антон Смирнов" w:date="2023-05-25T13:48:00Z">
              <w:tcPr>
                <w:tcW w:w="1279" w:type="dxa"/>
              </w:tcPr>
            </w:tcPrChange>
          </w:tcPr>
          <w:p w14:paraId="7BBCE3E2" w14:textId="77777777" w:rsidR="00FD588A" w:rsidRPr="007F6A26" w:rsidRDefault="00FD588A" w:rsidP="00FD588A">
            <w:pPr>
              <w:pStyle w:val="a0"/>
              <w:ind w:firstLine="0"/>
              <w:rPr>
                <w:ins w:id="4180" w:author="Антон Смирнов" w:date="2023-05-25T13:43:00Z"/>
              </w:rPr>
            </w:pPr>
            <w:ins w:id="4181" w:author="Антон Смирнов" w:date="2023-05-25T13:43:00Z">
              <w:r w:rsidRPr="007F6A26">
                <w:t>0,91</w:t>
              </w:r>
            </w:ins>
          </w:p>
        </w:tc>
        <w:tc>
          <w:tcPr>
            <w:tcW w:w="699" w:type="dxa"/>
            <w:tcPrChange w:id="4182" w:author="Антон Смирнов" w:date="2023-05-25T13:48:00Z">
              <w:tcPr>
                <w:tcW w:w="682" w:type="dxa"/>
              </w:tcPr>
            </w:tcPrChange>
          </w:tcPr>
          <w:p w14:paraId="187F626B" w14:textId="77777777" w:rsidR="00FD588A" w:rsidRPr="007F6A26" w:rsidRDefault="00FD588A" w:rsidP="00FD588A">
            <w:pPr>
              <w:pStyle w:val="a0"/>
              <w:ind w:firstLine="0"/>
              <w:rPr>
                <w:ins w:id="4183" w:author="Антон Смирнов" w:date="2023-05-25T13:43:00Z"/>
              </w:rPr>
            </w:pPr>
            <w:ins w:id="4184" w:author="Антон Смирнов" w:date="2023-05-25T13:43:00Z">
              <w:r w:rsidRPr="007F6A26">
                <w:t>0,93</w:t>
              </w:r>
            </w:ins>
          </w:p>
        </w:tc>
        <w:tc>
          <w:tcPr>
            <w:tcW w:w="699" w:type="dxa"/>
            <w:tcPrChange w:id="4185" w:author="Антон Смирнов" w:date="2023-05-25T13:48:00Z">
              <w:tcPr>
                <w:tcW w:w="682" w:type="dxa"/>
              </w:tcPr>
            </w:tcPrChange>
          </w:tcPr>
          <w:p w14:paraId="69EF6C86" w14:textId="77777777" w:rsidR="00FD588A" w:rsidRPr="007F6A26" w:rsidRDefault="00FD588A" w:rsidP="00FD588A">
            <w:pPr>
              <w:pStyle w:val="a0"/>
              <w:ind w:firstLine="0"/>
              <w:rPr>
                <w:ins w:id="4186" w:author="Антон Смирнов" w:date="2023-05-25T13:43:00Z"/>
              </w:rPr>
            </w:pPr>
            <w:ins w:id="4187" w:author="Антон Смирнов" w:date="2023-05-25T13:43:00Z">
              <w:r w:rsidRPr="007F6A26">
                <w:t>0,01</w:t>
              </w:r>
            </w:ins>
          </w:p>
        </w:tc>
        <w:tc>
          <w:tcPr>
            <w:tcW w:w="875" w:type="dxa"/>
            <w:tcPrChange w:id="4188" w:author="Антон Смирнов" w:date="2023-05-25T13:48:00Z">
              <w:tcPr>
                <w:tcW w:w="809" w:type="dxa"/>
              </w:tcPr>
            </w:tcPrChange>
          </w:tcPr>
          <w:p w14:paraId="21233FBA" w14:textId="77777777" w:rsidR="00FD588A" w:rsidRPr="007F6A26" w:rsidRDefault="00FD588A" w:rsidP="00FD588A">
            <w:pPr>
              <w:pStyle w:val="a0"/>
              <w:ind w:firstLine="0"/>
              <w:rPr>
                <w:ins w:id="4189" w:author="Антон Смирнов" w:date="2023-05-25T13:43:00Z"/>
              </w:rPr>
            </w:pPr>
            <w:ins w:id="4190" w:author="Антон Смирнов" w:date="2023-05-25T13:43:00Z">
              <w:r w:rsidRPr="007F6A26">
                <w:t>0,02</w:t>
              </w:r>
            </w:ins>
          </w:p>
        </w:tc>
      </w:tr>
      <w:tr w:rsidR="00FD588A" w:rsidRPr="007F6A26" w14:paraId="47060024" w14:textId="77777777" w:rsidTr="00FD588A">
        <w:trPr>
          <w:ins w:id="4191" w:author="Антон Смирнов" w:date="2023-05-25T13:43:00Z"/>
        </w:trPr>
        <w:tc>
          <w:tcPr>
            <w:tcW w:w="1182" w:type="dxa"/>
            <w:tcPrChange w:id="4192" w:author="Антон Смирнов" w:date="2023-05-25T13:48:00Z">
              <w:tcPr>
                <w:tcW w:w="1147" w:type="dxa"/>
              </w:tcPr>
            </w:tcPrChange>
          </w:tcPr>
          <w:p w14:paraId="0AE72F5C" w14:textId="7260CFA7" w:rsidR="00FD588A" w:rsidRPr="007F6A26" w:rsidRDefault="00FD588A" w:rsidP="00FD588A">
            <w:pPr>
              <w:pStyle w:val="a0"/>
              <w:ind w:firstLine="0"/>
              <w:rPr>
                <w:ins w:id="4193" w:author="Антон Смирнов" w:date="2023-05-25T13:43:00Z"/>
              </w:rPr>
            </w:pPr>
            <w:ins w:id="4194" w:author="Антон Смирнов" w:date="2023-05-25T13:43:00Z">
              <w:r w:rsidRPr="007F6A26">
                <w:t>B*57:02</w:t>
              </w:r>
            </w:ins>
          </w:p>
        </w:tc>
        <w:tc>
          <w:tcPr>
            <w:tcW w:w="814" w:type="dxa"/>
            <w:tcPrChange w:id="4195" w:author="Антон Смирнов" w:date="2023-05-25T13:48:00Z">
              <w:tcPr>
                <w:tcW w:w="1088" w:type="dxa"/>
              </w:tcPr>
            </w:tcPrChange>
          </w:tcPr>
          <w:p w14:paraId="6210A194" w14:textId="77777777" w:rsidR="00FD588A" w:rsidRPr="007F6A26" w:rsidRDefault="00FD588A" w:rsidP="00FD588A">
            <w:pPr>
              <w:pStyle w:val="a0"/>
              <w:ind w:firstLine="0"/>
              <w:rPr>
                <w:ins w:id="4196" w:author="Антон Смирнов" w:date="2023-05-25T13:43:00Z"/>
              </w:rPr>
            </w:pPr>
            <w:ins w:id="4197" w:author="Антон Смирнов" w:date="2023-05-25T13:43:00Z">
              <w:r w:rsidRPr="007F6A26">
                <w:t>0,96</w:t>
              </w:r>
            </w:ins>
          </w:p>
        </w:tc>
        <w:tc>
          <w:tcPr>
            <w:tcW w:w="699" w:type="dxa"/>
            <w:tcPrChange w:id="4198" w:author="Антон Смирнов" w:date="2023-05-25T13:48:00Z">
              <w:tcPr>
                <w:tcW w:w="979" w:type="dxa"/>
              </w:tcPr>
            </w:tcPrChange>
          </w:tcPr>
          <w:p w14:paraId="33139DB5" w14:textId="77777777" w:rsidR="00FD588A" w:rsidRPr="007F6A26" w:rsidRDefault="00FD588A" w:rsidP="00FD588A">
            <w:pPr>
              <w:pStyle w:val="a0"/>
              <w:ind w:firstLine="0"/>
              <w:rPr>
                <w:ins w:id="4199" w:author="Антон Смирнов" w:date="2023-05-25T13:43:00Z"/>
              </w:rPr>
            </w:pPr>
            <w:ins w:id="4200" w:author="Антон Смирнов" w:date="2023-05-25T13:43:00Z">
              <w:r w:rsidRPr="007F6A26">
                <w:t>0,02</w:t>
              </w:r>
            </w:ins>
          </w:p>
        </w:tc>
        <w:tc>
          <w:tcPr>
            <w:tcW w:w="1241" w:type="dxa"/>
            <w:tcPrChange w:id="4201" w:author="Антон Смирнов" w:date="2023-05-25T13:48:00Z">
              <w:tcPr>
                <w:tcW w:w="1606" w:type="dxa"/>
              </w:tcPr>
            </w:tcPrChange>
          </w:tcPr>
          <w:p w14:paraId="1295F4A9" w14:textId="77777777" w:rsidR="00FD588A" w:rsidRPr="007F6A26" w:rsidRDefault="00FD588A" w:rsidP="00FD588A">
            <w:pPr>
              <w:pStyle w:val="a0"/>
              <w:ind w:firstLine="0"/>
              <w:rPr>
                <w:ins w:id="4202" w:author="Антон Смирнов" w:date="2023-05-25T13:43:00Z"/>
              </w:rPr>
            </w:pPr>
            <w:ins w:id="4203" w:author="Антон Смирнов" w:date="2023-05-25T13:43:00Z">
              <w:r w:rsidRPr="007F6A26">
                <w:t>0,95</w:t>
              </w:r>
            </w:ins>
          </w:p>
        </w:tc>
        <w:tc>
          <w:tcPr>
            <w:tcW w:w="1966" w:type="dxa"/>
            <w:tcPrChange w:id="4204" w:author="Антон Смирнов" w:date="2023-05-25T13:48:00Z">
              <w:tcPr>
                <w:tcW w:w="1298" w:type="dxa"/>
              </w:tcPr>
            </w:tcPrChange>
          </w:tcPr>
          <w:p w14:paraId="1DD7AAF3" w14:textId="77777777" w:rsidR="00FD588A" w:rsidRPr="007F6A26" w:rsidRDefault="00FD588A" w:rsidP="00FD588A">
            <w:pPr>
              <w:pStyle w:val="a0"/>
              <w:ind w:firstLine="0"/>
              <w:rPr>
                <w:ins w:id="4205" w:author="Антон Смирнов" w:date="2023-05-25T13:43:00Z"/>
              </w:rPr>
            </w:pPr>
            <w:ins w:id="4206" w:author="Антон Смирнов" w:date="2023-05-25T13:43:00Z">
              <w:r w:rsidRPr="007F6A26">
                <w:t>0,93</w:t>
              </w:r>
            </w:ins>
          </w:p>
        </w:tc>
        <w:tc>
          <w:tcPr>
            <w:tcW w:w="1395" w:type="dxa"/>
            <w:tcPrChange w:id="4207" w:author="Антон Смирнов" w:date="2023-05-25T13:48:00Z">
              <w:tcPr>
                <w:tcW w:w="1279" w:type="dxa"/>
              </w:tcPr>
            </w:tcPrChange>
          </w:tcPr>
          <w:p w14:paraId="75C5DE8D" w14:textId="77777777" w:rsidR="00FD588A" w:rsidRPr="007F6A26" w:rsidRDefault="00FD588A" w:rsidP="00FD588A">
            <w:pPr>
              <w:pStyle w:val="a0"/>
              <w:ind w:firstLine="0"/>
              <w:rPr>
                <w:ins w:id="4208" w:author="Антон Смирнов" w:date="2023-05-25T13:43:00Z"/>
              </w:rPr>
            </w:pPr>
            <w:ins w:id="4209" w:author="Антон Смирнов" w:date="2023-05-25T13:43:00Z">
              <w:r w:rsidRPr="007F6A26">
                <w:t>0,93</w:t>
              </w:r>
            </w:ins>
          </w:p>
        </w:tc>
        <w:tc>
          <w:tcPr>
            <w:tcW w:w="699" w:type="dxa"/>
            <w:tcPrChange w:id="4210" w:author="Антон Смирнов" w:date="2023-05-25T13:48:00Z">
              <w:tcPr>
                <w:tcW w:w="682" w:type="dxa"/>
              </w:tcPr>
            </w:tcPrChange>
          </w:tcPr>
          <w:p w14:paraId="42F7C2DB" w14:textId="77777777" w:rsidR="00FD588A" w:rsidRPr="007F6A26" w:rsidRDefault="00FD588A" w:rsidP="00FD588A">
            <w:pPr>
              <w:pStyle w:val="a0"/>
              <w:ind w:firstLine="0"/>
              <w:rPr>
                <w:ins w:id="4211" w:author="Антон Смирнов" w:date="2023-05-25T13:43:00Z"/>
              </w:rPr>
            </w:pPr>
            <w:ins w:id="4212" w:author="Антон Смирнов" w:date="2023-05-25T13:43:00Z">
              <w:r w:rsidRPr="007F6A26">
                <w:t>0,94</w:t>
              </w:r>
            </w:ins>
          </w:p>
        </w:tc>
        <w:tc>
          <w:tcPr>
            <w:tcW w:w="699" w:type="dxa"/>
            <w:tcPrChange w:id="4213" w:author="Антон Смирнов" w:date="2023-05-25T13:48:00Z">
              <w:tcPr>
                <w:tcW w:w="682" w:type="dxa"/>
              </w:tcPr>
            </w:tcPrChange>
          </w:tcPr>
          <w:p w14:paraId="35FB1A4F" w14:textId="77777777" w:rsidR="00FD588A" w:rsidRPr="007F6A26" w:rsidRDefault="00FD588A" w:rsidP="00FD588A">
            <w:pPr>
              <w:pStyle w:val="a0"/>
              <w:ind w:firstLine="0"/>
              <w:rPr>
                <w:ins w:id="4214" w:author="Антон Смирнов" w:date="2023-05-25T13:43:00Z"/>
              </w:rPr>
            </w:pPr>
            <w:ins w:id="4215" w:author="Антон Смирнов" w:date="2023-05-25T13:43:00Z">
              <w:r w:rsidRPr="007F6A26">
                <w:t>0,01</w:t>
              </w:r>
            </w:ins>
          </w:p>
        </w:tc>
        <w:tc>
          <w:tcPr>
            <w:tcW w:w="875" w:type="dxa"/>
            <w:tcPrChange w:id="4216" w:author="Антон Смирнов" w:date="2023-05-25T13:48:00Z">
              <w:tcPr>
                <w:tcW w:w="809" w:type="dxa"/>
              </w:tcPr>
            </w:tcPrChange>
          </w:tcPr>
          <w:p w14:paraId="7D2D1EDD" w14:textId="77777777" w:rsidR="00FD588A" w:rsidRPr="007F6A26" w:rsidRDefault="00FD588A" w:rsidP="00FD588A">
            <w:pPr>
              <w:pStyle w:val="a0"/>
              <w:ind w:firstLine="0"/>
              <w:rPr>
                <w:ins w:id="4217" w:author="Антон Смирнов" w:date="2023-05-25T13:43:00Z"/>
              </w:rPr>
            </w:pPr>
            <w:ins w:id="4218" w:author="Антон Смирнов" w:date="2023-05-25T13:43:00Z">
              <w:r w:rsidRPr="007F6A26">
                <w:t>0,04</w:t>
              </w:r>
            </w:ins>
          </w:p>
        </w:tc>
      </w:tr>
      <w:tr w:rsidR="00FD588A" w:rsidRPr="007F6A26" w14:paraId="7BCF6B39" w14:textId="77777777" w:rsidTr="00FD588A">
        <w:trPr>
          <w:ins w:id="4219" w:author="Антон Смирнов" w:date="2023-05-25T13:43:00Z"/>
        </w:trPr>
        <w:tc>
          <w:tcPr>
            <w:tcW w:w="1182" w:type="dxa"/>
            <w:tcPrChange w:id="4220" w:author="Антон Смирнов" w:date="2023-05-25T13:48:00Z">
              <w:tcPr>
                <w:tcW w:w="1147" w:type="dxa"/>
              </w:tcPr>
            </w:tcPrChange>
          </w:tcPr>
          <w:p w14:paraId="4C4048A8" w14:textId="070B2B90" w:rsidR="00FD588A" w:rsidRPr="007F6A26" w:rsidRDefault="00FD588A" w:rsidP="00FD588A">
            <w:pPr>
              <w:pStyle w:val="a0"/>
              <w:ind w:firstLine="0"/>
              <w:rPr>
                <w:ins w:id="4221" w:author="Антон Смирнов" w:date="2023-05-25T13:43:00Z"/>
              </w:rPr>
            </w:pPr>
            <w:ins w:id="4222" w:author="Антон Смирнов" w:date="2023-05-25T13:43:00Z">
              <w:r w:rsidRPr="007F6A26">
                <w:t>B*50:01</w:t>
              </w:r>
            </w:ins>
          </w:p>
        </w:tc>
        <w:tc>
          <w:tcPr>
            <w:tcW w:w="814" w:type="dxa"/>
            <w:tcPrChange w:id="4223" w:author="Антон Смирнов" w:date="2023-05-25T13:48:00Z">
              <w:tcPr>
                <w:tcW w:w="1088" w:type="dxa"/>
              </w:tcPr>
            </w:tcPrChange>
          </w:tcPr>
          <w:p w14:paraId="59303E3B" w14:textId="77777777" w:rsidR="00FD588A" w:rsidRPr="007F6A26" w:rsidRDefault="00FD588A" w:rsidP="00FD588A">
            <w:pPr>
              <w:pStyle w:val="a0"/>
              <w:ind w:firstLine="0"/>
              <w:rPr>
                <w:ins w:id="4224" w:author="Антон Смирнов" w:date="2023-05-25T13:43:00Z"/>
              </w:rPr>
            </w:pPr>
            <w:ins w:id="4225" w:author="Антон Смирнов" w:date="2023-05-25T13:43:00Z">
              <w:r w:rsidRPr="007F6A26">
                <w:t>0,95</w:t>
              </w:r>
            </w:ins>
          </w:p>
        </w:tc>
        <w:tc>
          <w:tcPr>
            <w:tcW w:w="699" w:type="dxa"/>
            <w:tcPrChange w:id="4226" w:author="Антон Смирнов" w:date="2023-05-25T13:48:00Z">
              <w:tcPr>
                <w:tcW w:w="979" w:type="dxa"/>
              </w:tcPr>
            </w:tcPrChange>
          </w:tcPr>
          <w:p w14:paraId="2AD0382C" w14:textId="77777777" w:rsidR="00FD588A" w:rsidRPr="007F6A26" w:rsidRDefault="00FD588A" w:rsidP="00FD588A">
            <w:pPr>
              <w:pStyle w:val="a0"/>
              <w:ind w:firstLine="0"/>
              <w:rPr>
                <w:ins w:id="4227" w:author="Антон Смирнов" w:date="2023-05-25T13:43:00Z"/>
              </w:rPr>
            </w:pPr>
            <w:ins w:id="4228" w:author="Антон Смирнов" w:date="2023-05-25T13:43:00Z">
              <w:r w:rsidRPr="007F6A26">
                <w:t>0,03</w:t>
              </w:r>
            </w:ins>
          </w:p>
        </w:tc>
        <w:tc>
          <w:tcPr>
            <w:tcW w:w="1241" w:type="dxa"/>
            <w:tcPrChange w:id="4229" w:author="Антон Смирнов" w:date="2023-05-25T13:48:00Z">
              <w:tcPr>
                <w:tcW w:w="1606" w:type="dxa"/>
              </w:tcPr>
            </w:tcPrChange>
          </w:tcPr>
          <w:p w14:paraId="1107C88E" w14:textId="77777777" w:rsidR="00FD588A" w:rsidRPr="007F6A26" w:rsidRDefault="00FD588A" w:rsidP="00FD588A">
            <w:pPr>
              <w:pStyle w:val="a0"/>
              <w:ind w:firstLine="0"/>
              <w:rPr>
                <w:ins w:id="4230" w:author="Антон Смирнов" w:date="2023-05-25T13:43:00Z"/>
              </w:rPr>
            </w:pPr>
            <w:ins w:id="4231" w:author="Антон Смирнов" w:date="2023-05-25T13:43:00Z">
              <w:r w:rsidRPr="007F6A26">
                <w:t>0,92</w:t>
              </w:r>
            </w:ins>
          </w:p>
        </w:tc>
        <w:tc>
          <w:tcPr>
            <w:tcW w:w="1966" w:type="dxa"/>
            <w:tcPrChange w:id="4232" w:author="Антон Смирнов" w:date="2023-05-25T13:48:00Z">
              <w:tcPr>
                <w:tcW w:w="1298" w:type="dxa"/>
              </w:tcPr>
            </w:tcPrChange>
          </w:tcPr>
          <w:p w14:paraId="72A59785" w14:textId="77777777" w:rsidR="00FD588A" w:rsidRPr="007F6A26" w:rsidRDefault="00FD588A" w:rsidP="00FD588A">
            <w:pPr>
              <w:pStyle w:val="a0"/>
              <w:ind w:firstLine="0"/>
              <w:rPr>
                <w:ins w:id="4233" w:author="Антон Смирнов" w:date="2023-05-25T13:43:00Z"/>
              </w:rPr>
            </w:pPr>
            <w:ins w:id="4234" w:author="Антон Смирнов" w:date="2023-05-25T13:43:00Z">
              <w:r w:rsidRPr="007F6A26">
                <w:t>0,94</w:t>
              </w:r>
            </w:ins>
          </w:p>
        </w:tc>
        <w:tc>
          <w:tcPr>
            <w:tcW w:w="1395" w:type="dxa"/>
            <w:tcPrChange w:id="4235" w:author="Антон Смирнов" w:date="2023-05-25T13:48:00Z">
              <w:tcPr>
                <w:tcW w:w="1279" w:type="dxa"/>
              </w:tcPr>
            </w:tcPrChange>
          </w:tcPr>
          <w:p w14:paraId="55B2C266" w14:textId="77777777" w:rsidR="00FD588A" w:rsidRPr="007F6A26" w:rsidRDefault="00FD588A" w:rsidP="00FD588A">
            <w:pPr>
              <w:pStyle w:val="a0"/>
              <w:ind w:firstLine="0"/>
              <w:rPr>
                <w:ins w:id="4236" w:author="Антон Смирнов" w:date="2023-05-25T13:43:00Z"/>
              </w:rPr>
            </w:pPr>
            <w:ins w:id="4237" w:author="Антон Смирнов" w:date="2023-05-25T13:43:00Z">
              <w:r w:rsidRPr="007F6A26">
                <w:t>0,94</w:t>
              </w:r>
            </w:ins>
          </w:p>
        </w:tc>
        <w:tc>
          <w:tcPr>
            <w:tcW w:w="699" w:type="dxa"/>
            <w:tcPrChange w:id="4238" w:author="Антон Смирнов" w:date="2023-05-25T13:48:00Z">
              <w:tcPr>
                <w:tcW w:w="682" w:type="dxa"/>
              </w:tcPr>
            </w:tcPrChange>
          </w:tcPr>
          <w:p w14:paraId="45D8B146" w14:textId="77777777" w:rsidR="00FD588A" w:rsidRPr="007F6A26" w:rsidRDefault="00FD588A" w:rsidP="00FD588A">
            <w:pPr>
              <w:pStyle w:val="a0"/>
              <w:ind w:firstLine="0"/>
              <w:rPr>
                <w:ins w:id="4239" w:author="Антон Смирнов" w:date="2023-05-25T13:43:00Z"/>
              </w:rPr>
            </w:pPr>
            <w:ins w:id="4240" w:author="Антон Смирнов" w:date="2023-05-25T13:43:00Z">
              <w:r w:rsidRPr="007F6A26">
                <w:t>0,93</w:t>
              </w:r>
            </w:ins>
          </w:p>
        </w:tc>
        <w:tc>
          <w:tcPr>
            <w:tcW w:w="699" w:type="dxa"/>
            <w:tcPrChange w:id="4241" w:author="Антон Смирнов" w:date="2023-05-25T13:48:00Z">
              <w:tcPr>
                <w:tcW w:w="682" w:type="dxa"/>
              </w:tcPr>
            </w:tcPrChange>
          </w:tcPr>
          <w:p w14:paraId="2515ABB0" w14:textId="77777777" w:rsidR="00FD588A" w:rsidRPr="007F6A26" w:rsidRDefault="00FD588A" w:rsidP="00FD588A">
            <w:pPr>
              <w:pStyle w:val="a0"/>
              <w:ind w:firstLine="0"/>
              <w:rPr>
                <w:ins w:id="4242" w:author="Антон Смирнов" w:date="2023-05-25T13:43:00Z"/>
              </w:rPr>
            </w:pPr>
            <w:ins w:id="4243" w:author="Антон Смирнов" w:date="2023-05-25T13:43:00Z">
              <w:r w:rsidRPr="007F6A26">
                <w:t>0,13</w:t>
              </w:r>
            </w:ins>
          </w:p>
        </w:tc>
        <w:tc>
          <w:tcPr>
            <w:tcW w:w="875" w:type="dxa"/>
            <w:tcPrChange w:id="4244" w:author="Антон Смирнов" w:date="2023-05-25T13:48:00Z">
              <w:tcPr>
                <w:tcW w:w="809" w:type="dxa"/>
              </w:tcPr>
            </w:tcPrChange>
          </w:tcPr>
          <w:p w14:paraId="4B684FEF" w14:textId="77777777" w:rsidR="00FD588A" w:rsidRPr="007F6A26" w:rsidRDefault="00FD588A" w:rsidP="00FD588A">
            <w:pPr>
              <w:pStyle w:val="a0"/>
              <w:ind w:firstLine="0"/>
              <w:rPr>
                <w:ins w:id="4245" w:author="Антон Смирнов" w:date="2023-05-25T13:43:00Z"/>
              </w:rPr>
            </w:pPr>
            <w:ins w:id="4246" w:author="Антон Смирнов" w:date="2023-05-25T13:43:00Z">
              <w:r w:rsidRPr="007F6A26">
                <w:t>0,19</w:t>
              </w:r>
            </w:ins>
          </w:p>
        </w:tc>
      </w:tr>
      <w:tr w:rsidR="00FD588A" w:rsidRPr="007F6A26" w14:paraId="49C0BB41" w14:textId="77777777" w:rsidTr="00FD588A">
        <w:trPr>
          <w:ins w:id="4247" w:author="Антон Смирнов" w:date="2023-05-25T13:43:00Z"/>
        </w:trPr>
        <w:tc>
          <w:tcPr>
            <w:tcW w:w="1182" w:type="dxa"/>
            <w:tcPrChange w:id="4248" w:author="Антон Смирнов" w:date="2023-05-25T13:48:00Z">
              <w:tcPr>
                <w:tcW w:w="1147" w:type="dxa"/>
              </w:tcPr>
            </w:tcPrChange>
          </w:tcPr>
          <w:p w14:paraId="5F515D05" w14:textId="5292EA62" w:rsidR="00FD588A" w:rsidRPr="007F6A26" w:rsidRDefault="00FD588A" w:rsidP="00FD588A">
            <w:pPr>
              <w:pStyle w:val="a0"/>
              <w:ind w:firstLine="0"/>
              <w:rPr>
                <w:ins w:id="4249" w:author="Антон Смирнов" w:date="2023-05-25T13:43:00Z"/>
              </w:rPr>
            </w:pPr>
            <w:ins w:id="4250" w:author="Антон Смирнов" w:date="2023-05-25T13:43:00Z">
              <w:r w:rsidRPr="007F6A26">
                <w:t>B*47:01</w:t>
              </w:r>
            </w:ins>
          </w:p>
        </w:tc>
        <w:tc>
          <w:tcPr>
            <w:tcW w:w="814" w:type="dxa"/>
            <w:tcPrChange w:id="4251" w:author="Антон Смирнов" w:date="2023-05-25T13:48:00Z">
              <w:tcPr>
                <w:tcW w:w="1088" w:type="dxa"/>
              </w:tcPr>
            </w:tcPrChange>
          </w:tcPr>
          <w:p w14:paraId="4F6A77A2" w14:textId="77777777" w:rsidR="00FD588A" w:rsidRPr="007F6A26" w:rsidRDefault="00FD588A" w:rsidP="00FD588A">
            <w:pPr>
              <w:pStyle w:val="a0"/>
              <w:ind w:firstLine="0"/>
              <w:rPr>
                <w:ins w:id="4252" w:author="Антон Смирнов" w:date="2023-05-25T13:43:00Z"/>
              </w:rPr>
            </w:pPr>
            <w:ins w:id="4253" w:author="Антон Смирнов" w:date="2023-05-25T13:43:00Z">
              <w:r w:rsidRPr="007F6A26">
                <w:t>0,95</w:t>
              </w:r>
            </w:ins>
          </w:p>
        </w:tc>
        <w:tc>
          <w:tcPr>
            <w:tcW w:w="699" w:type="dxa"/>
            <w:tcPrChange w:id="4254" w:author="Антон Смирнов" w:date="2023-05-25T13:48:00Z">
              <w:tcPr>
                <w:tcW w:w="979" w:type="dxa"/>
              </w:tcPr>
            </w:tcPrChange>
          </w:tcPr>
          <w:p w14:paraId="427C747E" w14:textId="77777777" w:rsidR="00FD588A" w:rsidRPr="007F6A26" w:rsidRDefault="00FD588A" w:rsidP="00FD588A">
            <w:pPr>
              <w:pStyle w:val="a0"/>
              <w:ind w:firstLine="0"/>
              <w:rPr>
                <w:ins w:id="4255" w:author="Антон Смирнов" w:date="2023-05-25T13:43:00Z"/>
              </w:rPr>
            </w:pPr>
            <w:ins w:id="4256" w:author="Антон Смирнов" w:date="2023-05-25T13:43:00Z">
              <w:r w:rsidRPr="007F6A26">
                <w:t>0,09</w:t>
              </w:r>
            </w:ins>
          </w:p>
        </w:tc>
        <w:tc>
          <w:tcPr>
            <w:tcW w:w="1241" w:type="dxa"/>
            <w:tcPrChange w:id="4257" w:author="Антон Смирнов" w:date="2023-05-25T13:48:00Z">
              <w:tcPr>
                <w:tcW w:w="1606" w:type="dxa"/>
              </w:tcPr>
            </w:tcPrChange>
          </w:tcPr>
          <w:p w14:paraId="3B8DDC2B" w14:textId="77777777" w:rsidR="00FD588A" w:rsidRPr="007F6A26" w:rsidRDefault="00FD588A" w:rsidP="00FD588A">
            <w:pPr>
              <w:pStyle w:val="a0"/>
              <w:ind w:firstLine="0"/>
              <w:rPr>
                <w:ins w:id="4258" w:author="Антон Смирнов" w:date="2023-05-25T13:43:00Z"/>
              </w:rPr>
            </w:pPr>
            <w:ins w:id="4259" w:author="Антон Смирнов" w:date="2023-05-25T13:43:00Z">
              <w:r w:rsidRPr="007F6A26">
                <w:t>0,93</w:t>
              </w:r>
            </w:ins>
          </w:p>
        </w:tc>
        <w:tc>
          <w:tcPr>
            <w:tcW w:w="1966" w:type="dxa"/>
            <w:tcPrChange w:id="4260" w:author="Антон Смирнов" w:date="2023-05-25T13:48:00Z">
              <w:tcPr>
                <w:tcW w:w="1298" w:type="dxa"/>
              </w:tcPr>
            </w:tcPrChange>
          </w:tcPr>
          <w:p w14:paraId="4C4421A8" w14:textId="77777777" w:rsidR="00FD588A" w:rsidRPr="007F6A26" w:rsidRDefault="00FD588A" w:rsidP="00FD588A">
            <w:pPr>
              <w:pStyle w:val="a0"/>
              <w:ind w:firstLine="0"/>
              <w:rPr>
                <w:ins w:id="4261" w:author="Антон Смирнов" w:date="2023-05-25T13:43:00Z"/>
              </w:rPr>
            </w:pPr>
            <w:ins w:id="4262" w:author="Антон Смирнов" w:date="2023-05-25T13:43:00Z">
              <w:r w:rsidRPr="007F6A26">
                <w:t>0,93</w:t>
              </w:r>
            </w:ins>
          </w:p>
        </w:tc>
        <w:tc>
          <w:tcPr>
            <w:tcW w:w="1395" w:type="dxa"/>
            <w:tcPrChange w:id="4263" w:author="Антон Смирнов" w:date="2023-05-25T13:48:00Z">
              <w:tcPr>
                <w:tcW w:w="1279" w:type="dxa"/>
              </w:tcPr>
            </w:tcPrChange>
          </w:tcPr>
          <w:p w14:paraId="6CCC012C" w14:textId="77777777" w:rsidR="00FD588A" w:rsidRPr="007F6A26" w:rsidRDefault="00FD588A" w:rsidP="00FD588A">
            <w:pPr>
              <w:pStyle w:val="a0"/>
              <w:ind w:firstLine="0"/>
              <w:rPr>
                <w:ins w:id="4264" w:author="Антон Смирнов" w:date="2023-05-25T13:43:00Z"/>
              </w:rPr>
            </w:pPr>
            <w:ins w:id="4265" w:author="Антон Смирнов" w:date="2023-05-25T13:43:00Z">
              <w:r w:rsidRPr="007F6A26">
                <w:t>0,93</w:t>
              </w:r>
            </w:ins>
          </w:p>
        </w:tc>
        <w:tc>
          <w:tcPr>
            <w:tcW w:w="699" w:type="dxa"/>
            <w:tcPrChange w:id="4266" w:author="Антон Смирнов" w:date="2023-05-25T13:48:00Z">
              <w:tcPr>
                <w:tcW w:w="682" w:type="dxa"/>
              </w:tcPr>
            </w:tcPrChange>
          </w:tcPr>
          <w:p w14:paraId="6955D856" w14:textId="77777777" w:rsidR="00FD588A" w:rsidRPr="007F6A26" w:rsidRDefault="00FD588A" w:rsidP="00FD588A">
            <w:pPr>
              <w:pStyle w:val="a0"/>
              <w:ind w:firstLine="0"/>
              <w:rPr>
                <w:ins w:id="4267" w:author="Антон Смирнов" w:date="2023-05-25T13:43:00Z"/>
              </w:rPr>
            </w:pPr>
            <w:ins w:id="4268" w:author="Антон Смирнов" w:date="2023-05-25T13:43:00Z">
              <w:r w:rsidRPr="007F6A26">
                <w:t>0,93</w:t>
              </w:r>
            </w:ins>
          </w:p>
        </w:tc>
        <w:tc>
          <w:tcPr>
            <w:tcW w:w="699" w:type="dxa"/>
            <w:tcPrChange w:id="4269" w:author="Антон Смирнов" w:date="2023-05-25T13:48:00Z">
              <w:tcPr>
                <w:tcW w:w="682" w:type="dxa"/>
              </w:tcPr>
            </w:tcPrChange>
          </w:tcPr>
          <w:p w14:paraId="1D59560D" w14:textId="77777777" w:rsidR="00FD588A" w:rsidRPr="007F6A26" w:rsidRDefault="00FD588A" w:rsidP="00FD588A">
            <w:pPr>
              <w:pStyle w:val="a0"/>
              <w:ind w:firstLine="0"/>
              <w:rPr>
                <w:ins w:id="4270" w:author="Антон Смирнов" w:date="2023-05-25T13:43:00Z"/>
              </w:rPr>
            </w:pPr>
            <w:ins w:id="4271" w:author="Антон Смирнов" w:date="2023-05-25T13:43:00Z">
              <w:r w:rsidRPr="007F6A26">
                <w:t>0,02</w:t>
              </w:r>
            </w:ins>
          </w:p>
        </w:tc>
        <w:tc>
          <w:tcPr>
            <w:tcW w:w="875" w:type="dxa"/>
            <w:tcPrChange w:id="4272" w:author="Антон Смирнов" w:date="2023-05-25T13:48:00Z">
              <w:tcPr>
                <w:tcW w:w="809" w:type="dxa"/>
              </w:tcPr>
            </w:tcPrChange>
          </w:tcPr>
          <w:p w14:paraId="0746FF67" w14:textId="77777777" w:rsidR="00FD588A" w:rsidRPr="007F6A26" w:rsidRDefault="00FD588A" w:rsidP="00FD588A">
            <w:pPr>
              <w:pStyle w:val="a0"/>
              <w:ind w:firstLine="0"/>
              <w:rPr>
                <w:ins w:id="4273" w:author="Антон Смирнов" w:date="2023-05-25T13:43:00Z"/>
              </w:rPr>
            </w:pPr>
            <w:ins w:id="4274" w:author="Антон Смирнов" w:date="2023-05-25T13:43:00Z">
              <w:r w:rsidRPr="007F6A26">
                <w:t>0,02</w:t>
              </w:r>
            </w:ins>
          </w:p>
        </w:tc>
      </w:tr>
      <w:tr w:rsidR="00FD588A" w:rsidRPr="007F6A26" w14:paraId="5C62F433" w14:textId="77777777" w:rsidTr="00FD588A">
        <w:trPr>
          <w:ins w:id="4275" w:author="Антон Смирнов" w:date="2023-05-25T13:43:00Z"/>
        </w:trPr>
        <w:tc>
          <w:tcPr>
            <w:tcW w:w="1182" w:type="dxa"/>
            <w:tcPrChange w:id="4276" w:author="Антон Смирнов" w:date="2023-05-25T13:48:00Z">
              <w:tcPr>
                <w:tcW w:w="1147" w:type="dxa"/>
              </w:tcPr>
            </w:tcPrChange>
          </w:tcPr>
          <w:p w14:paraId="01DC863B" w14:textId="69369ED8" w:rsidR="00FD588A" w:rsidRPr="007F6A26" w:rsidRDefault="00FD588A" w:rsidP="00FD588A">
            <w:pPr>
              <w:pStyle w:val="a0"/>
              <w:ind w:firstLine="0"/>
              <w:rPr>
                <w:ins w:id="4277" w:author="Антон Смирнов" w:date="2023-05-25T13:43:00Z"/>
              </w:rPr>
            </w:pPr>
            <w:ins w:id="4278" w:author="Антон Смирнов" w:date="2023-05-25T13:43:00Z">
              <w:r w:rsidRPr="007F6A26">
                <w:t>A*74:01</w:t>
              </w:r>
            </w:ins>
          </w:p>
        </w:tc>
        <w:tc>
          <w:tcPr>
            <w:tcW w:w="814" w:type="dxa"/>
            <w:tcPrChange w:id="4279" w:author="Антон Смирнов" w:date="2023-05-25T13:48:00Z">
              <w:tcPr>
                <w:tcW w:w="1088" w:type="dxa"/>
              </w:tcPr>
            </w:tcPrChange>
          </w:tcPr>
          <w:p w14:paraId="04164234" w14:textId="77777777" w:rsidR="00FD588A" w:rsidRPr="007F6A26" w:rsidRDefault="00FD588A" w:rsidP="00FD588A">
            <w:pPr>
              <w:pStyle w:val="a0"/>
              <w:ind w:firstLine="0"/>
              <w:rPr>
                <w:ins w:id="4280" w:author="Антон Смирнов" w:date="2023-05-25T13:43:00Z"/>
              </w:rPr>
            </w:pPr>
            <w:ins w:id="4281" w:author="Антон Смирнов" w:date="2023-05-25T13:43:00Z">
              <w:r w:rsidRPr="007F6A26">
                <w:t>0,95</w:t>
              </w:r>
            </w:ins>
          </w:p>
        </w:tc>
        <w:tc>
          <w:tcPr>
            <w:tcW w:w="699" w:type="dxa"/>
            <w:tcPrChange w:id="4282" w:author="Антон Смирнов" w:date="2023-05-25T13:48:00Z">
              <w:tcPr>
                <w:tcW w:w="979" w:type="dxa"/>
              </w:tcPr>
            </w:tcPrChange>
          </w:tcPr>
          <w:p w14:paraId="64F68448" w14:textId="77777777" w:rsidR="00FD588A" w:rsidRPr="007F6A26" w:rsidRDefault="00FD588A" w:rsidP="00FD588A">
            <w:pPr>
              <w:pStyle w:val="a0"/>
              <w:ind w:firstLine="0"/>
              <w:rPr>
                <w:ins w:id="4283" w:author="Антон Смирнов" w:date="2023-05-25T13:43:00Z"/>
              </w:rPr>
            </w:pPr>
            <w:ins w:id="4284" w:author="Антон Смирнов" w:date="2023-05-25T13:43:00Z">
              <w:r w:rsidRPr="007F6A26">
                <w:t>0,04</w:t>
              </w:r>
            </w:ins>
          </w:p>
        </w:tc>
        <w:tc>
          <w:tcPr>
            <w:tcW w:w="1241" w:type="dxa"/>
            <w:tcPrChange w:id="4285" w:author="Антон Смирнов" w:date="2023-05-25T13:48:00Z">
              <w:tcPr>
                <w:tcW w:w="1606" w:type="dxa"/>
              </w:tcPr>
            </w:tcPrChange>
          </w:tcPr>
          <w:p w14:paraId="603DA240" w14:textId="77777777" w:rsidR="00FD588A" w:rsidRPr="007F6A26" w:rsidRDefault="00FD588A" w:rsidP="00FD588A">
            <w:pPr>
              <w:pStyle w:val="a0"/>
              <w:ind w:firstLine="0"/>
              <w:rPr>
                <w:ins w:id="4286" w:author="Антон Смирнов" w:date="2023-05-25T13:43:00Z"/>
              </w:rPr>
            </w:pPr>
            <w:ins w:id="4287" w:author="Антон Смирнов" w:date="2023-05-25T13:43:00Z">
              <w:r w:rsidRPr="007F6A26">
                <w:t>0,91</w:t>
              </w:r>
            </w:ins>
          </w:p>
        </w:tc>
        <w:tc>
          <w:tcPr>
            <w:tcW w:w="1966" w:type="dxa"/>
            <w:tcPrChange w:id="4288" w:author="Антон Смирнов" w:date="2023-05-25T13:48:00Z">
              <w:tcPr>
                <w:tcW w:w="1298" w:type="dxa"/>
              </w:tcPr>
            </w:tcPrChange>
          </w:tcPr>
          <w:p w14:paraId="37865594" w14:textId="77777777" w:rsidR="00FD588A" w:rsidRPr="007F6A26" w:rsidRDefault="00FD588A" w:rsidP="00FD588A">
            <w:pPr>
              <w:pStyle w:val="a0"/>
              <w:ind w:firstLine="0"/>
              <w:rPr>
                <w:ins w:id="4289" w:author="Антон Смирнов" w:date="2023-05-25T13:43:00Z"/>
              </w:rPr>
            </w:pPr>
            <w:ins w:id="4290" w:author="Антон Смирнов" w:date="2023-05-25T13:43:00Z">
              <w:r w:rsidRPr="007F6A26">
                <w:t>0,95</w:t>
              </w:r>
            </w:ins>
          </w:p>
        </w:tc>
        <w:tc>
          <w:tcPr>
            <w:tcW w:w="1395" w:type="dxa"/>
            <w:tcPrChange w:id="4291" w:author="Антон Смирнов" w:date="2023-05-25T13:48:00Z">
              <w:tcPr>
                <w:tcW w:w="1279" w:type="dxa"/>
              </w:tcPr>
            </w:tcPrChange>
          </w:tcPr>
          <w:p w14:paraId="378DF0EC" w14:textId="77777777" w:rsidR="00FD588A" w:rsidRPr="007F6A26" w:rsidRDefault="00FD588A" w:rsidP="00FD588A">
            <w:pPr>
              <w:pStyle w:val="a0"/>
              <w:ind w:firstLine="0"/>
              <w:rPr>
                <w:ins w:id="4292" w:author="Антон Смирнов" w:date="2023-05-25T13:43:00Z"/>
              </w:rPr>
            </w:pPr>
            <w:ins w:id="4293" w:author="Антон Смирнов" w:date="2023-05-25T13:43:00Z">
              <w:r w:rsidRPr="007F6A26">
                <w:t>0,95</w:t>
              </w:r>
            </w:ins>
          </w:p>
        </w:tc>
        <w:tc>
          <w:tcPr>
            <w:tcW w:w="699" w:type="dxa"/>
            <w:tcPrChange w:id="4294" w:author="Антон Смирнов" w:date="2023-05-25T13:48:00Z">
              <w:tcPr>
                <w:tcW w:w="682" w:type="dxa"/>
              </w:tcPr>
            </w:tcPrChange>
          </w:tcPr>
          <w:p w14:paraId="5B6065A0" w14:textId="77777777" w:rsidR="00FD588A" w:rsidRPr="007F6A26" w:rsidRDefault="00FD588A" w:rsidP="00FD588A">
            <w:pPr>
              <w:pStyle w:val="a0"/>
              <w:ind w:firstLine="0"/>
              <w:rPr>
                <w:ins w:id="4295" w:author="Антон Смирнов" w:date="2023-05-25T13:43:00Z"/>
              </w:rPr>
            </w:pPr>
            <w:ins w:id="4296" w:author="Антон Смирнов" w:date="2023-05-25T13:43:00Z">
              <w:r w:rsidRPr="007F6A26">
                <w:t>0,93</w:t>
              </w:r>
            </w:ins>
          </w:p>
        </w:tc>
        <w:tc>
          <w:tcPr>
            <w:tcW w:w="699" w:type="dxa"/>
            <w:tcPrChange w:id="4297" w:author="Антон Смирнов" w:date="2023-05-25T13:48:00Z">
              <w:tcPr>
                <w:tcW w:w="682" w:type="dxa"/>
              </w:tcPr>
            </w:tcPrChange>
          </w:tcPr>
          <w:p w14:paraId="1C278770" w14:textId="77777777" w:rsidR="00FD588A" w:rsidRPr="007F6A26" w:rsidRDefault="00FD588A" w:rsidP="00FD588A">
            <w:pPr>
              <w:pStyle w:val="a0"/>
              <w:ind w:firstLine="0"/>
              <w:rPr>
                <w:ins w:id="4298" w:author="Антон Смирнов" w:date="2023-05-25T13:43:00Z"/>
              </w:rPr>
            </w:pPr>
            <w:ins w:id="4299" w:author="Антон Смирнов" w:date="2023-05-25T13:43:00Z">
              <w:r w:rsidRPr="007F6A26">
                <w:t>0,2</w:t>
              </w:r>
            </w:ins>
          </w:p>
        </w:tc>
        <w:tc>
          <w:tcPr>
            <w:tcW w:w="875" w:type="dxa"/>
            <w:tcPrChange w:id="4300" w:author="Антон Смирнов" w:date="2023-05-25T13:48:00Z">
              <w:tcPr>
                <w:tcW w:w="809" w:type="dxa"/>
              </w:tcPr>
            </w:tcPrChange>
          </w:tcPr>
          <w:p w14:paraId="3383A523" w14:textId="77777777" w:rsidR="00FD588A" w:rsidRPr="007F6A26" w:rsidRDefault="00FD588A" w:rsidP="00FD588A">
            <w:pPr>
              <w:pStyle w:val="a0"/>
              <w:ind w:firstLine="0"/>
              <w:rPr>
                <w:ins w:id="4301" w:author="Антон Смирнов" w:date="2023-05-25T13:43:00Z"/>
              </w:rPr>
            </w:pPr>
            <w:ins w:id="4302" w:author="Антон Смирнов" w:date="2023-05-25T13:43:00Z">
              <w:r w:rsidRPr="007F6A26">
                <w:t>0,24</w:t>
              </w:r>
            </w:ins>
          </w:p>
        </w:tc>
      </w:tr>
      <w:tr w:rsidR="00FD588A" w:rsidRPr="007F6A26" w14:paraId="4D7FA925" w14:textId="77777777" w:rsidTr="00FD588A">
        <w:trPr>
          <w:ins w:id="4303" w:author="Антон Смирнов" w:date="2023-05-25T13:43:00Z"/>
        </w:trPr>
        <w:tc>
          <w:tcPr>
            <w:tcW w:w="1182" w:type="dxa"/>
            <w:tcPrChange w:id="4304" w:author="Антон Смирнов" w:date="2023-05-25T13:48:00Z">
              <w:tcPr>
                <w:tcW w:w="1147" w:type="dxa"/>
              </w:tcPr>
            </w:tcPrChange>
          </w:tcPr>
          <w:p w14:paraId="5B3F231D" w14:textId="6F78BE3A" w:rsidR="00FD588A" w:rsidRPr="007F6A26" w:rsidRDefault="00FD588A" w:rsidP="00FD588A">
            <w:pPr>
              <w:pStyle w:val="a0"/>
              <w:ind w:firstLine="0"/>
              <w:rPr>
                <w:ins w:id="4305" w:author="Антон Смирнов" w:date="2023-05-25T13:43:00Z"/>
              </w:rPr>
            </w:pPr>
            <w:ins w:id="4306" w:author="Антон Смирнов" w:date="2023-05-25T13:43:00Z">
              <w:r w:rsidRPr="007F6A26">
                <w:t>C*14:03</w:t>
              </w:r>
            </w:ins>
          </w:p>
        </w:tc>
        <w:tc>
          <w:tcPr>
            <w:tcW w:w="814" w:type="dxa"/>
            <w:tcPrChange w:id="4307" w:author="Антон Смирнов" w:date="2023-05-25T13:48:00Z">
              <w:tcPr>
                <w:tcW w:w="1088" w:type="dxa"/>
              </w:tcPr>
            </w:tcPrChange>
          </w:tcPr>
          <w:p w14:paraId="20330087" w14:textId="77777777" w:rsidR="00FD588A" w:rsidRPr="007F6A26" w:rsidRDefault="00FD588A" w:rsidP="00FD588A">
            <w:pPr>
              <w:pStyle w:val="a0"/>
              <w:ind w:firstLine="0"/>
              <w:rPr>
                <w:ins w:id="4308" w:author="Антон Смирнов" w:date="2023-05-25T13:43:00Z"/>
              </w:rPr>
            </w:pPr>
            <w:ins w:id="4309" w:author="Антон Смирнов" w:date="2023-05-25T13:43:00Z">
              <w:r w:rsidRPr="007F6A26">
                <w:t>0,95</w:t>
              </w:r>
            </w:ins>
          </w:p>
        </w:tc>
        <w:tc>
          <w:tcPr>
            <w:tcW w:w="699" w:type="dxa"/>
            <w:tcPrChange w:id="4310" w:author="Антон Смирнов" w:date="2023-05-25T13:48:00Z">
              <w:tcPr>
                <w:tcW w:w="979" w:type="dxa"/>
              </w:tcPr>
            </w:tcPrChange>
          </w:tcPr>
          <w:p w14:paraId="5FA81195" w14:textId="77777777" w:rsidR="00FD588A" w:rsidRPr="007F6A26" w:rsidRDefault="00FD588A" w:rsidP="00FD588A">
            <w:pPr>
              <w:pStyle w:val="a0"/>
              <w:ind w:firstLine="0"/>
              <w:rPr>
                <w:ins w:id="4311" w:author="Антон Смирнов" w:date="2023-05-25T13:43:00Z"/>
              </w:rPr>
            </w:pPr>
            <w:ins w:id="4312" w:author="Антон Смирнов" w:date="2023-05-25T13:43:00Z">
              <w:r w:rsidRPr="007F6A26">
                <w:t>0,02</w:t>
              </w:r>
            </w:ins>
          </w:p>
        </w:tc>
        <w:tc>
          <w:tcPr>
            <w:tcW w:w="1241" w:type="dxa"/>
            <w:tcPrChange w:id="4313" w:author="Антон Смирнов" w:date="2023-05-25T13:48:00Z">
              <w:tcPr>
                <w:tcW w:w="1606" w:type="dxa"/>
              </w:tcPr>
            </w:tcPrChange>
          </w:tcPr>
          <w:p w14:paraId="4DB77977" w14:textId="77777777" w:rsidR="00FD588A" w:rsidRPr="007F6A26" w:rsidRDefault="00FD588A" w:rsidP="00FD588A">
            <w:pPr>
              <w:pStyle w:val="a0"/>
              <w:ind w:firstLine="0"/>
              <w:rPr>
                <w:ins w:id="4314" w:author="Антон Смирнов" w:date="2023-05-25T13:43:00Z"/>
              </w:rPr>
            </w:pPr>
            <w:ins w:id="4315" w:author="Антон Смирнов" w:date="2023-05-25T13:43:00Z">
              <w:r w:rsidRPr="007F6A26">
                <w:t>0,93</w:t>
              </w:r>
            </w:ins>
          </w:p>
        </w:tc>
        <w:tc>
          <w:tcPr>
            <w:tcW w:w="1966" w:type="dxa"/>
            <w:tcPrChange w:id="4316" w:author="Антон Смирнов" w:date="2023-05-25T13:48:00Z">
              <w:tcPr>
                <w:tcW w:w="1298" w:type="dxa"/>
              </w:tcPr>
            </w:tcPrChange>
          </w:tcPr>
          <w:p w14:paraId="12BB9922" w14:textId="77777777" w:rsidR="00FD588A" w:rsidRPr="007F6A26" w:rsidRDefault="00FD588A" w:rsidP="00FD588A">
            <w:pPr>
              <w:pStyle w:val="a0"/>
              <w:ind w:firstLine="0"/>
              <w:rPr>
                <w:ins w:id="4317" w:author="Антон Смирнов" w:date="2023-05-25T13:43:00Z"/>
              </w:rPr>
            </w:pPr>
            <w:ins w:id="4318" w:author="Антон Смирнов" w:date="2023-05-25T13:43:00Z">
              <w:r w:rsidRPr="007F6A26">
                <w:t>0,93</w:t>
              </w:r>
            </w:ins>
          </w:p>
        </w:tc>
        <w:tc>
          <w:tcPr>
            <w:tcW w:w="1395" w:type="dxa"/>
            <w:tcPrChange w:id="4319" w:author="Антон Смирнов" w:date="2023-05-25T13:48:00Z">
              <w:tcPr>
                <w:tcW w:w="1279" w:type="dxa"/>
              </w:tcPr>
            </w:tcPrChange>
          </w:tcPr>
          <w:p w14:paraId="41EE6B18" w14:textId="77777777" w:rsidR="00FD588A" w:rsidRPr="007F6A26" w:rsidRDefault="00FD588A" w:rsidP="00FD588A">
            <w:pPr>
              <w:pStyle w:val="a0"/>
              <w:ind w:firstLine="0"/>
              <w:rPr>
                <w:ins w:id="4320" w:author="Антон Смирнов" w:date="2023-05-25T13:43:00Z"/>
              </w:rPr>
            </w:pPr>
            <w:ins w:id="4321" w:author="Антон Смирнов" w:date="2023-05-25T13:43:00Z">
              <w:r w:rsidRPr="007F6A26">
                <w:t>0,93</w:t>
              </w:r>
            </w:ins>
          </w:p>
        </w:tc>
        <w:tc>
          <w:tcPr>
            <w:tcW w:w="699" w:type="dxa"/>
            <w:tcPrChange w:id="4322" w:author="Антон Смирнов" w:date="2023-05-25T13:48:00Z">
              <w:tcPr>
                <w:tcW w:w="682" w:type="dxa"/>
              </w:tcPr>
            </w:tcPrChange>
          </w:tcPr>
          <w:p w14:paraId="728F44F8" w14:textId="77777777" w:rsidR="00FD588A" w:rsidRPr="007F6A26" w:rsidRDefault="00FD588A" w:rsidP="00FD588A">
            <w:pPr>
              <w:pStyle w:val="a0"/>
              <w:ind w:firstLine="0"/>
              <w:rPr>
                <w:ins w:id="4323" w:author="Антон Смирнов" w:date="2023-05-25T13:43:00Z"/>
              </w:rPr>
            </w:pPr>
            <w:ins w:id="4324" w:author="Антон Смирнов" w:date="2023-05-25T13:43:00Z">
              <w:r w:rsidRPr="007F6A26">
                <w:t>0,93</w:t>
              </w:r>
            </w:ins>
          </w:p>
        </w:tc>
        <w:tc>
          <w:tcPr>
            <w:tcW w:w="699" w:type="dxa"/>
            <w:tcPrChange w:id="4325" w:author="Антон Смирнов" w:date="2023-05-25T13:48:00Z">
              <w:tcPr>
                <w:tcW w:w="682" w:type="dxa"/>
              </w:tcPr>
            </w:tcPrChange>
          </w:tcPr>
          <w:p w14:paraId="7D55C258" w14:textId="77777777" w:rsidR="00FD588A" w:rsidRPr="007F6A26" w:rsidRDefault="00FD588A" w:rsidP="00FD588A">
            <w:pPr>
              <w:pStyle w:val="a0"/>
              <w:ind w:firstLine="0"/>
              <w:rPr>
                <w:ins w:id="4326" w:author="Антон Смирнов" w:date="2023-05-25T13:43:00Z"/>
              </w:rPr>
            </w:pPr>
            <w:ins w:id="4327" w:author="Антон Смирнов" w:date="2023-05-25T13:43:00Z">
              <w:r w:rsidRPr="007F6A26">
                <w:t>0,15</w:t>
              </w:r>
            </w:ins>
          </w:p>
        </w:tc>
        <w:tc>
          <w:tcPr>
            <w:tcW w:w="875" w:type="dxa"/>
            <w:tcPrChange w:id="4328" w:author="Антон Смирнов" w:date="2023-05-25T13:48:00Z">
              <w:tcPr>
                <w:tcW w:w="809" w:type="dxa"/>
              </w:tcPr>
            </w:tcPrChange>
          </w:tcPr>
          <w:p w14:paraId="5E0DABAB" w14:textId="77777777" w:rsidR="00FD588A" w:rsidRPr="007F6A26" w:rsidRDefault="00FD588A" w:rsidP="00FD588A">
            <w:pPr>
              <w:pStyle w:val="a0"/>
              <w:ind w:firstLine="0"/>
              <w:rPr>
                <w:ins w:id="4329" w:author="Антон Смирнов" w:date="2023-05-25T13:43:00Z"/>
              </w:rPr>
            </w:pPr>
            <w:ins w:id="4330" w:author="Антон Смирнов" w:date="2023-05-25T13:43:00Z">
              <w:r w:rsidRPr="007F6A26">
                <w:t>0,23</w:t>
              </w:r>
            </w:ins>
          </w:p>
        </w:tc>
      </w:tr>
      <w:tr w:rsidR="00FD588A" w:rsidRPr="007F6A26" w14:paraId="5294BD56" w14:textId="77777777" w:rsidTr="00FD588A">
        <w:trPr>
          <w:ins w:id="4331" w:author="Антон Смирнов" w:date="2023-05-25T13:43:00Z"/>
        </w:trPr>
        <w:tc>
          <w:tcPr>
            <w:tcW w:w="1182" w:type="dxa"/>
            <w:tcPrChange w:id="4332" w:author="Антон Смирнов" w:date="2023-05-25T13:48:00Z">
              <w:tcPr>
                <w:tcW w:w="1147" w:type="dxa"/>
              </w:tcPr>
            </w:tcPrChange>
          </w:tcPr>
          <w:p w14:paraId="3588CB1B" w14:textId="06269748" w:rsidR="00FD588A" w:rsidRPr="007F6A26" w:rsidRDefault="00FD588A" w:rsidP="00FD588A">
            <w:pPr>
              <w:pStyle w:val="a0"/>
              <w:ind w:firstLine="0"/>
              <w:rPr>
                <w:ins w:id="4333" w:author="Антон Смирнов" w:date="2023-05-25T13:43:00Z"/>
              </w:rPr>
            </w:pPr>
            <w:ins w:id="4334" w:author="Антон Смирнов" w:date="2023-05-25T13:43:00Z">
              <w:r w:rsidRPr="007F6A26">
                <w:t>A*34:01</w:t>
              </w:r>
            </w:ins>
          </w:p>
        </w:tc>
        <w:tc>
          <w:tcPr>
            <w:tcW w:w="814" w:type="dxa"/>
            <w:tcPrChange w:id="4335" w:author="Антон Смирнов" w:date="2023-05-25T13:48:00Z">
              <w:tcPr>
                <w:tcW w:w="1088" w:type="dxa"/>
              </w:tcPr>
            </w:tcPrChange>
          </w:tcPr>
          <w:p w14:paraId="5BE49C67" w14:textId="77777777" w:rsidR="00FD588A" w:rsidRPr="007F6A26" w:rsidRDefault="00FD588A" w:rsidP="00FD588A">
            <w:pPr>
              <w:pStyle w:val="a0"/>
              <w:ind w:firstLine="0"/>
              <w:rPr>
                <w:ins w:id="4336" w:author="Антон Смирнов" w:date="2023-05-25T13:43:00Z"/>
              </w:rPr>
            </w:pPr>
            <w:ins w:id="4337" w:author="Антон Смирнов" w:date="2023-05-25T13:43:00Z">
              <w:r w:rsidRPr="007F6A26">
                <w:t>0,95</w:t>
              </w:r>
            </w:ins>
          </w:p>
        </w:tc>
        <w:tc>
          <w:tcPr>
            <w:tcW w:w="699" w:type="dxa"/>
            <w:tcPrChange w:id="4338" w:author="Антон Смирнов" w:date="2023-05-25T13:48:00Z">
              <w:tcPr>
                <w:tcW w:w="979" w:type="dxa"/>
              </w:tcPr>
            </w:tcPrChange>
          </w:tcPr>
          <w:p w14:paraId="6C511433" w14:textId="77777777" w:rsidR="00FD588A" w:rsidRPr="007F6A26" w:rsidRDefault="00FD588A" w:rsidP="00FD588A">
            <w:pPr>
              <w:pStyle w:val="a0"/>
              <w:ind w:firstLine="0"/>
              <w:rPr>
                <w:ins w:id="4339" w:author="Антон Смирнов" w:date="2023-05-25T13:43:00Z"/>
              </w:rPr>
            </w:pPr>
            <w:ins w:id="4340" w:author="Антон Смирнов" w:date="2023-05-25T13:43:00Z">
              <w:r w:rsidRPr="007F6A26">
                <w:t>0,02</w:t>
              </w:r>
            </w:ins>
          </w:p>
        </w:tc>
        <w:tc>
          <w:tcPr>
            <w:tcW w:w="1241" w:type="dxa"/>
            <w:tcPrChange w:id="4341" w:author="Антон Смирнов" w:date="2023-05-25T13:48:00Z">
              <w:tcPr>
                <w:tcW w:w="1606" w:type="dxa"/>
              </w:tcPr>
            </w:tcPrChange>
          </w:tcPr>
          <w:p w14:paraId="7D80E13C" w14:textId="77777777" w:rsidR="00FD588A" w:rsidRPr="007F6A26" w:rsidRDefault="00FD588A" w:rsidP="00FD588A">
            <w:pPr>
              <w:pStyle w:val="a0"/>
              <w:ind w:firstLine="0"/>
              <w:rPr>
                <w:ins w:id="4342" w:author="Антон Смирнов" w:date="2023-05-25T13:43:00Z"/>
              </w:rPr>
            </w:pPr>
            <w:ins w:id="4343" w:author="Антон Смирнов" w:date="2023-05-25T13:43:00Z">
              <w:r w:rsidRPr="007F6A26">
                <w:t>0,92</w:t>
              </w:r>
            </w:ins>
          </w:p>
        </w:tc>
        <w:tc>
          <w:tcPr>
            <w:tcW w:w="1966" w:type="dxa"/>
            <w:tcPrChange w:id="4344" w:author="Антон Смирнов" w:date="2023-05-25T13:48:00Z">
              <w:tcPr>
                <w:tcW w:w="1298" w:type="dxa"/>
              </w:tcPr>
            </w:tcPrChange>
          </w:tcPr>
          <w:p w14:paraId="544DAC9D" w14:textId="77777777" w:rsidR="00FD588A" w:rsidRPr="007F6A26" w:rsidRDefault="00FD588A" w:rsidP="00FD588A">
            <w:pPr>
              <w:pStyle w:val="a0"/>
              <w:ind w:firstLine="0"/>
              <w:rPr>
                <w:ins w:id="4345" w:author="Антон Смирнов" w:date="2023-05-25T13:43:00Z"/>
              </w:rPr>
            </w:pPr>
            <w:ins w:id="4346" w:author="Антон Смирнов" w:date="2023-05-25T13:43:00Z">
              <w:r w:rsidRPr="007F6A26">
                <w:t>0,94</w:t>
              </w:r>
            </w:ins>
          </w:p>
        </w:tc>
        <w:tc>
          <w:tcPr>
            <w:tcW w:w="1395" w:type="dxa"/>
            <w:tcPrChange w:id="4347" w:author="Антон Смирнов" w:date="2023-05-25T13:48:00Z">
              <w:tcPr>
                <w:tcW w:w="1279" w:type="dxa"/>
              </w:tcPr>
            </w:tcPrChange>
          </w:tcPr>
          <w:p w14:paraId="42E3D994" w14:textId="77777777" w:rsidR="00FD588A" w:rsidRPr="007F6A26" w:rsidRDefault="00FD588A" w:rsidP="00FD588A">
            <w:pPr>
              <w:pStyle w:val="a0"/>
              <w:ind w:firstLine="0"/>
              <w:rPr>
                <w:ins w:id="4348" w:author="Антон Смирнов" w:date="2023-05-25T13:43:00Z"/>
              </w:rPr>
            </w:pPr>
            <w:ins w:id="4349" w:author="Антон Смирнов" w:date="2023-05-25T13:43:00Z">
              <w:r w:rsidRPr="007F6A26">
                <w:t>0,94</w:t>
              </w:r>
            </w:ins>
          </w:p>
        </w:tc>
        <w:tc>
          <w:tcPr>
            <w:tcW w:w="699" w:type="dxa"/>
            <w:tcPrChange w:id="4350" w:author="Антон Смирнов" w:date="2023-05-25T13:48:00Z">
              <w:tcPr>
                <w:tcW w:w="682" w:type="dxa"/>
              </w:tcPr>
            </w:tcPrChange>
          </w:tcPr>
          <w:p w14:paraId="3A1ED4BD" w14:textId="77777777" w:rsidR="00FD588A" w:rsidRPr="007F6A26" w:rsidRDefault="00FD588A" w:rsidP="00FD588A">
            <w:pPr>
              <w:pStyle w:val="a0"/>
              <w:ind w:firstLine="0"/>
              <w:rPr>
                <w:ins w:id="4351" w:author="Антон Смирнов" w:date="2023-05-25T13:43:00Z"/>
              </w:rPr>
            </w:pPr>
            <w:ins w:id="4352" w:author="Антон Смирнов" w:date="2023-05-25T13:43:00Z">
              <w:r w:rsidRPr="007F6A26">
                <w:t>0,93</w:t>
              </w:r>
            </w:ins>
          </w:p>
        </w:tc>
        <w:tc>
          <w:tcPr>
            <w:tcW w:w="699" w:type="dxa"/>
            <w:tcPrChange w:id="4353" w:author="Антон Смирнов" w:date="2023-05-25T13:48:00Z">
              <w:tcPr>
                <w:tcW w:w="682" w:type="dxa"/>
              </w:tcPr>
            </w:tcPrChange>
          </w:tcPr>
          <w:p w14:paraId="4BD4258F" w14:textId="77777777" w:rsidR="00FD588A" w:rsidRPr="007F6A26" w:rsidRDefault="00FD588A" w:rsidP="00FD588A">
            <w:pPr>
              <w:pStyle w:val="a0"/>
              <w:ind w:firstLine="0"/>
              <w:rPr>
                <w:ins w:id="4354" w:author="Антон Смирнов" w:date="2023-05-25T13:43:00Z"/>
              </w:rPr>
            </w:pPr>
            <w:ins w:id="4355" w:author="Антон Смирнов" w:date="2023-05-25T13:43:00Z">
              <w:r w:rsidRPr="007F6A26">
                <w:t>0,15</w:t>
              </w:r>
            </w:ins>
          </w:p>
        </w:tc>
        <w:tc>
          <w:tcPr>
            <w:tcW w:w="875" w:type="dxa"/>
            <w:tcPrChange w:id="4356" w:author="Антон Смирнов" w:date="2023-05-25T13:48:00Z">
              <w:tcPr>
                <w:tcW w:w="809" w:type="dxa"/>
              </w:tcPr>
            </w:tcPrChange>
          </w:tcPr>
          <w:p w14:paraId="24B1C30E" w14:textId="77777777" w:rsidR="00FD588A" w:rsidRPr="007F6A26" w:rsidRDefault="00FD588A" w:rsidP="00FD588A">
            <w:pPr>
              <w:pStyle w:val="a0"/>
              <w:ind w:firstLine="0"/>
              <w:rPr>
                <w:ins w:id="4357" w:author="Антон Смирнов" w:date="2023-05-25T13:43:00Z"/>
              </w:rPr>
            </w:pPr>
            <w:ins w:id="4358" w:author="Антон Смирнов" w:date="2023-05-25T13:43:00Z">
              <w:r w:rsidRPr="007F6A26">
                <w:t>0,21</w:t>
              </w:r>
            </w:ins>
          </w:p>
        </w:tc>
      </w:tr>
      <w:tr w:rsidR="00FD588A" w:rsidRPr="007F6A26" w14:paraId="1DE9A9F4" w14:textId="77777777" w:rsidTr="00FD588A">
        <w:trPr>
          <w:ins w:id="4359" w:author="Антон Смирнов" w:date="2023-05-25T13:43:00Z"/>
        </w:trPr>
        <w:tc>
          <w:tcPr>
            <w:tcW w:w="1182" w:type="dxa"/>
            <w:tcPrChange w:id="4360" w:author="Антон Смирнов" w:date="2023-05-25T13:48:00Z">
              <w:tcPr>
                <w:tcW w:w="1147" w:type="dxa"/>
              </w:tcPr>
            </w:tcPrChange>
          </w:tcPr>
          <w:p w14:paraId="2F30707F" w14:textId="11866154" w:rsidR="00FD588A" w:rsidRPr="007F6A26" w:rsidRDefault="00FD588A" w:rsidP="00FD588A">
            <w:pPr>
              <w:pStyle w:val="a0"/>
              <w:ind w:firstLine="0"/>
              <w:rPr>
                <w:ins w:id="4361" w:author="Антон Смирнов" w:date="2023-05-25T13:43:00Z"/>
              </w:rPr>
            </w:pPr>
            <w:ins w:id="4362" w:author="Антон Смирнов" w:date="2023-05-25T13:43:00Z">
              <w:r w:rsidRPr="007F6A26">
                <w:t>B*38:02</w:t>
              </w:r>
            </w:ins>
          </w:p>
        </w:tc>
        <w:tc>
          <w:tcPr>
            <w:tcW w:w="814" w:type="dxa"/>
            <w:tcPrChange w:id="4363" w:author="Антон Смирнов" w:date="2023-05-25T13:48:00Z">
              <w:tcPr>
                <w:tcW w:w="1088" w:type="dxa"/>
              </w:tcPr>
            </w:tcPrChange>
          </w:tcPr>
          <w:p w14:paraId="70589352" w14:textId="77777777" w:rsidR="00FD588A" w:rsidRPr="007F6A26" w:rsidRDefault="00FD588A" w:rsidP="00FD588A">
            <w:pPr>
              <w:pStyle w:val="a0"/>
              <w:ind w:firstLine="0"/>
              <w:rPr>
                <w:ins w:id="4364" w:author="Антон Смирнов" w:date="2023-05-25T13:43:00Z"/>
              </w:rPr>
            </w:pPr>
            <w:ins w:id="4365" w:author="Антон Смирнов" w:date="2023-05-25T13:43:00Z">
              <w:r w:rsidRPr="007F6A26">
                <w:t>0,95</w:t>
              </w:r>
            </w:ins>
          </w:p>
        </w:tc>
        <w:tc>
          <w:tcPr>
            <w:tcW w:w="699" w:type="dxa"/>
            <w:tcPrChange w:id="4366" w:author="Антон Смирнов" w:date="2023-05-25T13:48:00Z">
              <w:tcPr>
                <w:tcW w:w="979" w:type="dxa"/>
              </w:tcPr>
            </w:tcPrChange>
          </w:tcPr>
          <w:p w14:paraId="1118B32B" w14:textId="77777777" w:rsidR="00FD588A" w:rsidRPr="007F6A26" w:rsidRDefault="00FD588A" w:rsidP="00FD588A">
            <w:pPr>
              <w:pStyle w:val="a0"/>
              <w:ind w:firstLine="0"/>
              <w:rPr>
                <w:ins w:id="4367" w:author="Антон Смирнов" w:date="2023-05-25T13:43:00Z"/>
              </w:rPr>
            </w:pPr>
            <w:ins w:id="4368" w:author="Антон Смирнов" w:date="2023-05-25T13:43:00Z">
              <w:r w:rsidRPr="007F6A26">
                <w:t>0,07</w:t>
              </w:r>
            </w:ins>
          </w:p>
        </w:tc>
        <w:tc>
          <w:tcPr>
            <w:tcW w:w="1241" w:type="dxa"/>
            <w:tcPrChange w:id="4369" w:author="Антон Смирнов" w:date="2023-05-25T13:48:00Z">
              <w:tcPr>
                <w:tcW w:w="1606" w:type="dxa"/>
              </w:tcPr>
            </w:tcPrChange>
          </w:tcPr>
          <w:p w14:paraId="7B9E2E31" w14:textId="77777777" w:rsidR="00FD588A" w:rsidRPr="007F6A26" w:rsidRDefault="00FD588A" w:rsidP="00FD588A">
            <w:pPr>
              <w:pStyle w:val="a0"/>
              <w:ind w:firstLine="0"/>
              <w:rPr>
                <w:ins w:id="4370" w:author="Антон Смирнов" w:date="2023-05-25T13:43:00Z"/>
              </w:rPr>
            </w:pPr>
            <w:ins w:id="4371" w:author="Антон Смирнов" w:date="2023-05-25T13:43:00Z">
              <w:r w:rsidRPr="007F6A26">
                <w:t>0,89</w:t>
              </w:r>
            </w:ins>
          </w:p>
        </w:tc>
        <w:tc>
          <w:tcPr>
            <w:tcW w:w="1966" w:type="dxa"/>
            <w:tcPrChange w:id="4372" w:author="Антон Смирнов" w:date="2023-05-25T13:48:00Z">
              <w:tcPr>
                <w:tcW w:w="1298" w:type="dxa"/>
              </w:tcPr>
            </w:tcPrChange>
          </w:tcPr>
          <w:p w14:paraId="7E5F0921" w14:textId="77777777" w:rsidR="00FD588A" w:rsidRPr="007F6A26" w:rsidRDefault="00FD588A" w:rsidP="00FD588A">
            <w:pPr>
              <w:pStyle w:val="a0"/>
              <w:ind w:firstLine="0"/>
              <w:rPr>
                <w:ins w:id="4373" w:author="Антон Смирнов" w:date="2023-05-25T13:43:00Z"/>
              </w:rPr>
            </w:pPr>
            <w:ins w:id="4374" w:author="Антон Смирнов" w:date="2023-05-25T13:43:00Z">
              <w:r w:rsidRPr="007F6A26">
                <w:t>0,96</w:t>
              </w:r>
            </w:ins>
          </w:p>
        </w:tc>
        <w:tc>
          <w:tcPr>
            <w:tcW w:w="1395" w:type="dxa"/>
            <w:tcPrChange w:id="4375" w:author="Антон Смирнов" w:date="2023-05-25T13:48:00Z">
              <w:tcPr>
                <w:tcW w:w="1279" w:type="dxa"/>
              </w:tcPr>
            </w:tcPrChange>
          </w:tcPr>
          <w:p w14:paraId="1EEE3698" w14:textId="77777777" w:rsidR="00FD588A" w:rsidRPr="007F6A26" w:rsidRDefault="00FD588A" w:rsidP="00FD588A">
            <w:pPr>
              <w:pStyle w:val="a0"/>
              <w:ind w:firstLine="0"/>
              <w:rPr>
                <w:ins w:id="4376" w:author="Антон Смирнов" w:date="2023-05-25T13:43:00Z"/>
              </w:rPr>
            </w:pPr>
            <w:ins w:id="4377" w:author="Антон Смирнов" w:date="2023-05-25T13:43:00Z">
              <w:r w:rsidRPr="007F6A26">
                <w:t>0,96</w:t>
              </w:r>
            </w:ins>
          </w:p>
        </w:tc>
        <w:tc>
          <w:tcPr>
            <w:tcW w:w="699" w:type="dxa"/>
            <w:tcPrChange w:id="4378" w:author="Антон Смирнов" w:date="2023-05-25T13:48:00Z">
              <w:tcPr>
                <w:tcW w:w="682" w:type="dxa"/>
              </w:tcPr>
            </w:tcPrChange>
          </w:tcPr>
          <w:p w14:paraId="33B12595" w14:textId="77777777" w:rsidR="00FD588A" w:rsidRPr="007F6A26" w:rsidRDefault="00FD588A" w:rsidP="00FD588A">
            <w:pPr>
              <w:pStyle w:val="a0"/>
              <w:ind w:firstLine="0"/>
              <w:rPr>
                <w:ins w:id="4379" w:author="Антон Смирнов" w:date="2023-05-25T13:43:00Z"/>
              </w:rPr>
            </w:pPr>
            <w:ins w:id="4380" w:author="Антон Смирнов" w:date="2023-05-25T13:43:00Z">
              <w:r w:rsidRPr="007F6A26">
                <w:t>0,92</w:t>
              </w:r>
            </w:ins>
          </w:p>
        </w:tc>
        <w:tc>
          <w:tcPr>
            <w:tcW w:w="699" w:type="dxa"/>
            <w:tcPrChange w:id="4381" w:author="Антон Смирнов" w:date="2023-05-25T13:48:00Z">
              <w:tcPr>
                <w:tcW w:w="682" w:type="dxa"/>
              </w:tcPr>
            </w:tcPrChange>
          </w:tcPr>
          <w:p w14:paraId="2DFBA018" w14:textId="77777777" w:rsidR="00FD588A" w:rsidRPr="007F6A26" w:rsidRDefault="00FD588A" w:rsidP="00FD588A">
            <w:pPr>
              <w:pStyle w:val="a0"/>
              <w:ind w:firstLine="0"/>
              <w:rPr>
                <w:ins w:id="4382" w:author="Антон Смирнов" w:date="2023-05-25T13:43:00Z"/>
              </w:rPr>
            </w:pPr>
            <w:ins w:id="4383" w:author="Антон Смирнов" w:date="2023-05-25T13:43:00Z">
              <w:r w:rsidRPr="007F6A26">
                <w:t>0,23</w:t>
              </w:r>
            </w:ins>
          </w:p>
        </w:tc>
        <w:tc>
          <w:tcPr>
            <w:tcW w:w="875" w:type="dxa"/>
            <w:tcPrChange w:id="4384" w:author="Антон Смирнов" w:date="2023-05-25T13:48:00Z">
              <w:tcPr>
                <w:tcW w:w="809" w:type="dxa"/>
              </w:tcPr>
            </w:tcPrChange>
          </w:tcPr>
          <w:p w14:paraId="29397FD4" w14:textId="77777777" w:rsidR="00FD588A" w:rsidRPr="007F6A26" w:rsidRDefault="00FD588A" w:rsidP="00FD588A">
            <w:pPr>
              <w:pStyle w:val="a0"/>
              <w:ind w:firstLine="0"/>
              <w:rPr>
                <w:ins w:id="4385" w:author="Антон Смирнов" w:date="2023-05-25T13:43:00Z"/>
              </w:rPr>
            </w:pPr>
            <w:ins w:id="4386" w:author="Антон Смирнов" w:date="2023-05-25T13:43:00Z">
              <w:r w:rsidRPr="007F6A26">
                <w:t>0,27</w:t>
              </w:r>
            </w:ins>
          </w:p>
        </w:tc>
      </w:tr>
      <w:tr w:rsidR="00FD588A" w:rsidRPr="007F6A26" w14:paraId="5292C5B3" w14:textId="77777777" w:rsidTr="00FD588A">
        <w:trPr>
          <w:ins w:id="4387" w:author="Антон Смирнов" w:date="2023-05-25T13:43:00Z"/>
        </w:trPr>
        <w:tc>
          <w:tcPr>
            <w:tcW w:w="1182" w:type="dxa"/>
            <w:tcPrChange w:id="4388" w:author="Антон Смирнов" w:date="2023-05-25T13:48:00Z">
              <w:tcPr>
                <w:tcW w:w="1147" w:type="dxa"/>
              </w:tcPr>
            </w:tcPrChange>
          </w:tcPr>
          <w:p w14:paraId="2829C97D" w14:textId="6B508185" w:rsidR="00FD588A" w:rsidRPr="007F6A26" w:rsidRDefault="00FD588A" w:rsidP="00FD588A">
            <w:pPr>
              <w:pStyle w:val="a0"/>
              <w:ind w:firstLine="0"/>
              <w:rPr>
                <w:ins w:id="4389" w:author="Антон Смирнов" w:date="2023-05-25T13:43:00Z"/>
              </w:rPr>
            </w:pPr>
            <w:ins w:id="4390" w:author="Антон Смирнов" w:date="2023-05-25T13:43:00Z">
              <w:r w:rsidRPr="007F6A26">
                <w:t>B*55:01</w:t>
              </w:r>
            </w:ins>
          </w:p>
        </w:tc>
        <w:tc>
          <w:tcPr>
            <w:tcW w:w="814" w:type="dxa"/>
            <w:tcPrChange w:id="4391" w:author="Антон Смирнов" w:date="2023-05-25T13:48:00Z">
              <w:tcPr>
                <w:tcW w:w="1088" w:type="dxa"/>
              </w:tcPr>
            </w:tcPrChange>
          </w:tcPr>
          <w:p w14:paraId="66237DB3" w14:textId="77777777" w:rsidR="00FD588A" w:rsidRPr="007F6A26" w:rsidRDefault="00FD588A" w:rsidP="00FD588A">
            <w:pPr>
              <w:pStyle w:val="a0"/>
              <w:ind w:firstLine="0"/>
              <w:rPr>
                <w:ins w:id="4392" w:author="Антон Смирнов" w:date="2023-05-25T13:43:00Z"/>
              </w:rPr>
            </w:pPr>
            <w:ins w:id="4393" w:author="Антон Смирнов" w:date="2023-05-25T13:43:00Z">
              <w:r w:rsidRPr="007F6A26">
                <w:t>0,95</w:t>
              </w:r>
            </w:ins>
          </w:p>
        </w:tc>
        <w:tc>
          <w:tcPr>
            <w:tcW w:w="699" w:type="dxa"/>
            <w:tcPrChange w:id="4394" w:author="Антон Смирнов" w:date="2023-05-25T13:48:00Z">
              <w:tcPr>
                <w:tcW w:w="979" w:type="dxa"/>
              </w:tcPr>
            </w:tcPrChange>
          </w:tcPr>
          <w:p w14:paraId="7A9A2C31" w14:textId="77777777" w:rsidR="00FD588A" w:rsidRPr="007F6A26" w:rsidRDefault="00FD588A" w:rsidP="00FD588A">
            <w:pPr>
              <w:pStyle w:val="a0"/>
              <w:ind w:firstLine="0"/>
              <w:rPr>
                <w:ins w:id="4395" w:author="Антон Смирнов" w:date="2023-05-25T13:43:00Z"/>
              </w:rPr>
            </w:pPr>
            <w:ins w:id="4396" w:author="Антон Смирнов" w:date="2023-05-25T13:43:00Z">
              <w:r w:rsidRPr="007F6A26">
                <w:t>0,01</w:t>
              </w:r>
            </w:ins>
          </w:p>
        </w:tc>
        <w:tc>
          <w:tcPr>
            <w:tcW w:w="1241" w:type="dxa"/>
            <w:tcPrChange w:id="4397" w:author="Антон Смирнов" w:date="2023-05-25T13:48:00Z">
              <w:tcPr>
                <w:tcW w:w="1606" w:type="dxa"/>
              </w:tcPr>
            </w:tcPrChange>
          </w:tcPr>
          <w:p w14:paraId="079E50C9" w14:textId="77777777" w:rsidR="00FD588A" w:rsidRPr="007F6A26" w:rsidRDefault="00FD588A" w:rsidP="00FD588A">
            <w:pPr>
              <w:pStyle w:val="a0"/>
              <w:ind w:firstLine="0"/>
              <w:rPr>
                <w:ins w:id="4398" w:author="Антон Смирнов" w:date="2023-05-25T13:43:00Z"/>
              </w:rPr>
            </w:pPr>
            <w:ins w:id="4399" w:author="Антон Смирнов" w:date="2023-05-25T13:43:00Z">
              <w:r w:rsidRPr="007F6A26">
                <w:t>0,93</w:t>
              </w:r>
            </w:ins>
          </w:p>
        </w:tc>
        <w:tc>
          <w:tcPr>
            <w:tcW w:w="1966" w:type="dxa"/>
            <w:tcPrChange w:id="4400" w:author="Антон Смирнов" w:date="2023-05-25T13:48:00Z">
              <w:tcPr>
                <w:tcW w:w="1298" w:type="dxa"/>
              </w:tcPr>
            </w:tcPrChange>
          </w:tcPr>
          <w:p w14:paraId="5F8DE198" w14:textId="77777777" w:rsidR="00FD588A" w:rsidRPr="007F6A26" w:rsidRDefault="00FD588A" w:rsidP="00FD588A">
            <w:pPr>
              <w:pStyle w:val="a0"/>
              <w:ind w:firstLine="0"/>
              <w:rPr>
                <w:ins w:id="4401" w:author="Антон Смирнов" w:date="2023-05-25T13:43:00Z"/>
              </w:rPr>
            </w:pPr>
            <w:ins w:id="4402" w:author="Антон Смирнов" w:date="2023-05-25T13:43:00Z">
              <w:r w:rsidRPr="007F6A26">
                <w:t>0,93</w:t>
              </w:r>
            </w:ins>
          </w:p>
        </w:tc>
        <w:tc>
          <w:tcPr>
            <w:tcW w:w="1395" w:type="dxa"/>
            <w:tcPrChange w:id="4403" w:author="Антон Смирнов" w:date="2023-05-25T13:48:00Z">
              <w:tcPr>
                <w:tcW w:w="1279" w:type="dxa"/>
              </w:tcPr>
            </w:tcPrChange>
          </w:tcPr>
          <w:p w14:paraId="6114755C" w14:textId="77777777" w:rsidR="00FD588A" w:rsidRPr="007F6A26" w:rsidRDefault="00FD588A" w:rsidP="00FD588A">
            <w:pPr>
              <w:pStyle w:val="a0"/>
              <w:ind w:firstLine="0"/>
              <w:rPr>
                <w:ins w:id="4404" w:author="Антон Смирнов" w:date="2023-05-25T13:43:00Z"/>
              </w:rPr>
            </w:pPr>
            <w:ins w:id="4405" w:author="Антон Смирнов" w:date="2023-05-25T13:43:00Z">
              <w:r w:rsidRPr="007F6A26">
                <w:t>0,93</w:t>
              </w:r>
            </w:ins>
          </w:p>
        </w:tc>
        <w:tc>
          <w:tcPr>
            <w:tcW w:w="699" w:type="dxa"/>
            <w:tcPrChange w:id="4406" w:author="Антон Смирнов" w:date="2023-05-25T13:48:00Z">
              <w:tcPr>
                <w:tcW w:w="682" w:type="dxa"/>
              </w:tcPr>
            </w:tcPrChange>
          </w:tcPr>
          <w:p w14:paraId="68E72EE6" w14:textId="77777777" w:rsidR="00FD588A" w:rsidRPr="007F6A26" w:rsidRDefault="00FD588A" w:rsidP="00FD588A">
            <w:pPr>
              <w:pStyle w:val="a0"/>
              <w:ind w:firstLine="0"/>
              <w:rPr>
                <w:ins w:id="4407" w:author="Антон Смирнов" w:date="2023-05-25T13:43:00Z"/>
              </w:rPr>
            </w:pPr>
            <w:ins w:id="4408" w:author="Антон Смирнов" w:date="2023-05-25T13:43:00Z">
              <w:r w:rsidRPr="007F6A26">
                <w:t>0,93</w:t>
              </w:r>
            </w:ins>
          </w:p>
        </w:tc>
        <w:tc>
          <w:tcPr>
            <w:tcW w:w="699" w:type="dxa"/>
            <w:tcPrChange w:id="4409" w:author="Антон Смирнов" w:date="2023-05-25T13:48:00Z">
              <w:tcPr>
                <w:tcW w:w="682" w:type="dxa"/>
              </w:tcPr>
            </w:tcPrChange>
          </w:tcPr>
          <w:p w14:paraId="07FF1DA7" w14:textId="77777777" w:rsidR="00FD588A" w:rsidRPr="007F6A26" w:rsidRDefault="00FD588A" w:rsidP="00FD588A">
            <w:pPr>
              <w:pStyle w:val="a0"/>
              <w:ind w:firstLine="0"/>
              <w:rPr>
                <w:ins w:id="4410" w:author="Антон Смирнов" w:date="2023-05-25T13:43:00Z"/>
              </w:rPr>
            </w:pPr>
            <w:ins w:id="4411" w:author="Антон Смирнов" w:date="2023-05-25T13:43:00Z">
              <w:r w:rsidRPr="007F6A26">
                <w:t>0,11</w:t>
              </w:r>
            </w:ins>
          </w:p>
        </w:tc>
        <w:tc>
          <w:tcPr>
            <w:tcW w:w="875" w:type="dxa"/>
            <w:tcPrChange w:id="4412" w:author="Антон Смирнов" w:date="2023-05-25T13:48:00Z">
              <w:tcPr>
                <w:tcW w:w="809" w:type="dxa"/>
              </w:tcPr>
            </w:tcPrChange>
          </w:tcPr>
          <w:p w14:paraId="612138F4" w14:textId="77777777" w:rsidR="00FD588A" w:rsidRPr="007F6A26" w:rsidRDefault="00FD588A" w:rsidP="00FD588A">
            <w:pPr>
              <w:pStyle w:val="a0"/>
              <w:ind w:firstLine="0"/>
              <w:rPr>
                <w:ins w:id="4413" w:author="Антон Смирнов" w:date="2023-05-25T13:43:00Z"/>
              </w:rPr>
            </w:pPr>
            <w:ins w:id="4414" w:author="Антон Смирнов" w:date="2023-05-25T13:43:00Z">
              <w:r w:rsidRPr="007F6A26">
                <w:t>0,17</w:t>
              </w:r>
            </w:ins>
          </w:p>
        </w:tc>
      </w:tr>
      <w:tr w:rsidR="00FD588A" w:rsidRPr="007F6A26" w14:paraId="051D834C" w14:textId="77777777" w:rsidTr="00FD588A">
        <w:trPr>
          <w:ins w:id="4415" w:author="Антон Смирнов" w:date="2023-05-25T13:43:00Z"/>
        </w:trPr>
        <w:tc>
          <w:tcPr>
            <w:tcW w:w="1182" w:type="dxa"/>
            <w:tcPrChange w:id="4416" w:author="Антон Смирнов" w:date="2023-05-25T13:48:00Z">
              <w:tcPr>
                <w:tcW w:w="1147" w:type="dxa"/>
              </w:tcPr>
            </w:tcPrChange>
          </w:tcPr>
          <w:p w14:paraId="63B754CB" w14:textId="0A85B964" w:rsidR="00FD588A" w:rsidRPr="007F6A26" w:rsidRDefault="00FD588A" w:rsidP="00FD588A">
            <w:pPr>
              <w:pStyle w:val="a0"/>
              <w:ind w:firstLine="0"/>
              <w:rPr>
                <w:ins w:id="4417" w:author="Антон Смирнов" w:date="2023-05-25T13:43:00Z"/>
              </w:rPr>
            </w:pPr>
            <w:ins w:id="4418" w:author="Антон Смирнов" w:date="2023-05-25T13:43:00Z">
              <w:r w:rsidRPr="007F6A26">
                <w:lastRenderedPageBreak/>
                <w:t>B*27:02</w:t>
              </w:r>
            </w:ins>
          </w:p>
        </w:tc>
        <w:tc>
          <w:tcPr>
            <w:tcW w:w="814" w:type="dxa"/>
            <w:tcPrChange w:id="4419" w:author="Антон Смирнов" w:date="2023-05-25T13:48:00Z">
              <w:tcPr>
                <w:tcW w:w="1088" w:type="dxa"/>
              </w:tcPr>
            </w:tcPrChange>
          </w:tcPr>
          <w:p w14:paraId="0B3CD7C0" w14:textId="77777777" w:rsidR="00FD588A" w:rsidRPr="007F6A26" w:rsidRDefault="00FD588A" w:rsidP="00FD588A">
            <w:pPr>
              <w:pStyle w:val="a0"/>
              <w:ind w:firstLine="0"/>
              <w:rPr>
                <w:ins w:id="4420" w:author="Антон Смирнов" w:date="2023-05-25T13:43:00Z"/>
              </w:rPr>
            </w:pPr>
            <w:ins w:id="4421" w:author="Антон Смирнов" w:date="2023-05-25T13:43:00Z">
              <w:r w:rsidRPr="007F6A26">
                <w:t>0,95</w:t>
              </w:r>
            </w:ins>
          </w:p>
        </w:tc>
        <w:tc>
          <w:tcPr>
            <w:tcW w:w="699" w:type="dxa"/>
            <w:tcPrChange w:id="4422" w:author="Антон Смирнов" w:date="2023-05-25T13:48:00Z">
              <w:tcPr>
                <w:tcW w:w="979" w:type="dxa"/>
              </w:tcPr>
            </w:tcPrChange>
          </w:tcPr>
          <w:p w14:paraId="382D98B9" w14:textId="77777777" w:rsidR="00FD588A" w:rsidRPr="007F6A26" w:rsidRDefault="00FD588A" w:rsidP="00FD588A">
            <w:pPr>
              <w:pStyle w:val="a0"/>
              <w:ind w:firstLine="0"/>
              <w:rPr>
                <w:ins w:id="4423" w:author="Антон Смирнов" w:date="2023-05-25T13:43:00Z"/>
              </w:rPr>
            </w:pPr>
            <w:ins w:id="4424" w:author="Антон Смирнов" w:date="2023-05-25T13:43:00Z">
              <w:r w:rsidRPr="007F6A26">
                <w:t>0</w:t>
              </w:r>
            </w:ins>
          </w:p>
        </w:tc>
        <w:tc>
          <w:tcPr>
            <w:tcW w:w="1241" w:type="dxa"/>
            <w:tcPrChange w:id="4425" w:author="Антон Смирнов" w:date="2023-05-25T13:48:00Z">
              <w:tcPr>
                <w:tcW w:w="1606" w:type="dxa"/>
              </w:tcPr>
            </w:tcPrChange>
          </w:tcPr>
          <w:p w14:paraId="4848BEFB" w14:textId="77777777" w:rsidR="00FD588A" w:rsidRPr="007F6A26" w:rsidRDefault="00FD588A" w:rsidP="00FD588A">
            <w:pPr>
              <w:pStyle w:val="a0"/>
              <w:ind w:firstLine="0"/>
              <w:rPr>
                <w:ins w:id="4426" w:author="Антон Смирнов" w:date="2023-05-25T13:43:00Z"/>
              </w:rPr>
            </w:pPr>
            <w:ins w:id="4427" w:author="Антон Смирнов" w:date="2023-05-25T13:43:00Z">
              <w:r w:rsidRPr="007F6A26">
                <w:t>0,94</w:t>
              </w:r>
            </w:ins>
          </w:p>
        </w:tc>
        <w:tc>
          <w:tcPr>
            <w:tcW w:w="1966" w:type="dxa"/>
            <w:tcPrChange w:id="4428" w:author="Антон Смирнов" w:date="2023-05-25T13:48:00Z">
              <w:tcPr>
                <w:tcW w:w="1298" w:type="dxa"/>
              </w:tcPr>
            </w:tcPrChange>
          </w:tcPr>
          <w:p w14:paraId="29D391DB" w14:textId="77777777" w:rsidR="00FD588A" w:rsidRPr="007F6A26" w:rsidRDefault="00FD588A" w:rsidP="00FD588A">
            <w:pPr>
              <w:pStyle w:val="a0"/>
              <w:ind w:firstLine="0"/>
              <w:rPr>
                <w:ins w:id="4429" w:author="Антон Смирнов" w:date="2023-05-25T13:43:00Z"/>
              </w:rPr>
            </w:pPr>
            <w:ins w:id="4430" w:author="Антон Смирнов" w:date="2023-05-25T13:43:00Z">
              <w:r w:rsidRPr="007F6A26">
                <w:t>0,93</w:t>
              </w:r>
            </w:ins>
          </w:p>
        </w:tc>
        <w:tc>
          <w:tcPr>
            <w:tcW w:w="1395" w:type="dxa"/>
            <w:tcPrChange w:id="4431" w:author="Антон Смирнов" w:date="2023-05-25T13:48:00Z">
              <w:tcPr>
                <w:tcW w:w="1279" w:type="dxa"/>
              </w:tcPr>
            </w:tcPrChange>
          </w:tcPr>
          <w:p w14:paraId="348F3CE6" w14:textId="77777777" w:rsidR="00FD588A" w:rsidRPr="007F6A26" w:rsidRDefault="00FD588A" w:rsidP="00FD588A">
            <w:pPr>
              <w:pStyle w:val="a0"/>
              <w:ind w:firstLine="0"/>
              <w:rPr>
                <w:ins w:id="4432" w:author="Антон Смирнов" w:date="2023-05-25T13:43:00Z"/>
              </w:rPr>
            </w:pPr>
            <w:ins w:id="4433" w:author="Антон Смирнов" w:date="2023-05-25T13:43:00Z">
              <w:r w:rsidRPr="007F6A26">
                <w:t>0,93</w:t>
              </w:r>
            </w:ins>
          </w:p>
        </w:tc>
        <w:tc>
          <w:tcPr>
            <w:tcW w:w="699" w:type="dxa"/>
            <w:tcPrChange w:id="4434" w:author="Антон Смирнов" w:date="2023-05-25T13:48:00Z">
              <w:tcPr>
                <w:tcW w:w="682" w:type="dxa"/>
              </w:tcPr>
            </w:tcPrChange>
          </w:tcPr>
          <w:p w14:paraId="76202230" w14:textId="77777777" w:rsidR="00FD588A" w:rsidRPr="007F6A26" w:rsidRDefault="00FD588A" w:rsidP="00FD588A">
            <w:pPr>
              <w:pStyle w:val="a0"/>
              <w:ind w:firstLine="0"/>
              <w:rPr>
                <w:ins w:id="4435" w:author="Антон Смирнов" w:date="2023-05-25T13:43:00Z"/>
              </w:rPr>
            </w:pPr>
            <w:ins w:id="4436" w:author="Антон Смирнов" w:date="2023-05-25T13:43:00Z">
              <w:r w:rsidRPr="007F6A26">
                <w:t>0,93</w:t>
              </w:r>
            </w:ins>
          </w:p>
        </w:tc>
        <w:tc>
          <w:tcPr>
            <w:tcW w:w="699" w:type="dxa"/>
            <w:tcPrChange w:id="4437" w:author="Антон Смирнов" w:date="2023-05-25T13:48:00Z">
              <w:tcPr>
                <w:tcW w:w="682" w:type="dxa"/>
              </w:tcPr>
            </w:tcPrChange>
          </w:tcPr>
          <w:p w14:paraId="49CC7516" w14:textId="77777777" w:rsidR="00FD588A" w:rsidRPr="007F6A26" w:rsidRDefault="00FD588A" w:rsidP="00FD588A">
            <w:pPr>
              <w:pStyle w:val="a0"/>
              <w:ind w:firstLine="0"/>
              <w:rPr>
                <w:ins w:id="4438" w:author="Антон Смирнов" w:date="2023-05-25T13:43:00Z"/>
              </w:rPr>
            </w:pPr>
            <w:ins w:id="4439" w:author="Антон Смирнов" w:date="2023-05-25T13:43:00Z">
              <w:r w:rsidRPr="007F6A26">
                <w:t>0,11</w:t>
              </w:r>
            </w:ins>
          </w:p>
        </w:tc>
        <w:tc>
          <w:tcPr>
            <w:tcW w:w="875" w:type="dxa"/>
            <w:tcPrChange w:id="4440" w:author="Антон Смирнов" w:date="2023-05-25T13:48:00Z">
              <w:tcPr>
                <w:tcW w:w="809" w:type="dxa"/>
              </w:tcPr>
            </w:tcPrChange>
          </w:tcPr>
          <w:p w14:paraId="43B4AB54" w14:textId="77777777" w:rsidR="00FD588A" w:rsidRPr="007F6A26" w:rsidRDefault="00FD588A" w:rsidP="00FD588A">
            <w:pPr>
              <w:pStyle w:val="a0"/>
              <w:ind w:firstLine="0"/>
              <w:rPr>
                <w:ins w:id="4441" w:author="Антон Смирнов" w:date="2023-05-25T13:43:00Z"/>
              </w:rPr>
            </w:pPr>
            <w:ins w:id="4442" w:author="Антон Смирнов" w:date="2023-05-25T13:43:00Z">
              <w:r w:rsidRPr="007F6A26">
                <w:t>0,23</w:t>
              </w:r>
            </w:ins>
          </w:p>
        </w:tc>
      </w:tr>
      <w:tr w:rsidR="00FD588A" w:rsidRPr="007F6A26" w14:paraId="08993DEB" w14:textId="77777777" w:rsidTr="00FD588A">
        <w:trPr>
          <w:ins w:id="4443" w:author="Антон Смирнов" w:date="2023-05-25T13:43:00Z"/>
        </w:trPr>
        <w:tc>
          <w:tcPr>
            <w:tcW w:w="1182" w:type="dxa"/>
            <w:tcPrChange w:id="4444" w:author="Антон Смирнов" w:date="2023-05-25T13:48:00Z">
              <w:tcPr>
                <w:tcW w:w="1147" w:type="dxa"/>
              </w:tcPr>
            </w:tcPrChange>
          </w:tcPr>
          <w:p w14:paraId="58429C8D" w14:textId="4725DE5C" w:rsidR="00FD588A" w:rsidRPr="007F6A26" w:rsidRDefault="00FD588A" w:rsidP="00FD588A">
            <w:pPr>
              <w:pStyle w:val="a0"/>
              <w:ind w:firstLine="0"/>
              <w:rPr>
                <w:ins w:id="4445" w:author="Антон Смирнов" w:date="2023-05-25T13:43:00Z"/>
              </w:rPr>
            </w:pPr>
            <w:ins w:id="4446" w:author="Антон Смирнов" w:date="2023-05-25T13:43:00Z">
              <w:r w:rsidRPr="007F6A26">
                <w:t>B*45:01</w:t>
              </w:r>
            </w:ins>
          </w:p>
        </w:tc>
        <w:tc>
          <w:tcPr>
            <w:tcW w:w="814" w:type="dxa"/>
            <w:tcPrChange w:id="4447" w:author="Антон Смирнов" w:date="2023-05-25T13:48:00Z">
              <w:tcPr>
                <w:tcW w:w="1088" w:type="dxa"/>
              </w:tcPr>
            </w:tcPrChange>
          </w:tcPr>
          <w:p w14:paraId="0E7CB1EE" w14:textId="77777777" w:rsidR="00FD588A" w:rsidRPr="007F6A26" w:rsidRDefault="00FD588A" w:rsidP="00FD588A">
            <w:pPr>
              <w:pStyle w:val="a0"/>
              <w:ind w:firstLine="0"/>
              <w:rPr>
                <w:ins w:id="4448" w:author="Антон Смирнов" w:date="2023-05-25T13:43:00Z"/>
              </w:rPr>
            </w:pPr>
            <w:ins w:id="4449" w:author="Антон Смирнов" w:date="2023-05-25T13:43:00Z">
              <w:r w:rsidRPr="007F6A26">
                <w:t>0,94</w:t>
              </w:r>
            </w:ins>
          </w:p>
        </w:tc>
        <w:tc>
          <w:tcPr>
            <w:tcW w:w="699" w:type="dxa"/>
            <w:tcPrChange w:id="4450" w:author="Антон Смирнов" w:date="2023-05-25T13:48:00Z">
              <w:tcPr>
                <w:tcW w:w="979" w:type="dxa"/>
              </w:tcPr>
            </w:tcPrChange>
          </w:tcPr>
          <w:p w14:paraId="60C2AFBB" w14:textId="77777777" w:rsidR="00FD588A" w:rsidRPr="007F6A26" w:rsidRDefault="00FD588A" w:rsidP="00FD588A">
            <w:pPr>
              <w:pStyle w:val="a0"/>
              <w:ind w:firstLine="0"/>
              <w:rPr>
                <w:ins w:id="4451" w:author="Антон Смирнов" w:date="2023-05-25T13:43:00Z"/>
              </w:rPr>
            </w:pPr>
            <w:ins w:id="4452" w:author="Антон Смирнов" w:date="2023-05-25T13:43:00Z">
              <w:r w:rsidRPr="007F6A26">
                <w:t>0,06</w:t>
              </w:r>
            </w:ins>
          </w:p>
        </w:tc>
        <w:tc>
          <w:tcPr>
            <w:tcW w:w="1241" w:type="dxa"/>
            <w:tcPrChange w:id="4453" w:author="Антон Смирнов" w:date="2023-05-25T13:48:00Z">
              <w:tcPr>
                <w:tcW w:w="1606" w:type="dxa"/>
              </w:tcPr>
            </w:tcPrChange>
          </w:tcPr>
          <w:p w14:paraId="27DC8296" w14:textId="77777777" w:rsidR="00FD588A" w:rsidRPr="007F6A26" w:rsidRDefault="00FD588A" w:rsidP="00FD588A">
            <w:pPr>
              <w:pStyle w:val="a0"/>
              <w:ind w:firstLine="0"/>
              <w:rPr>
                <w:ins w:id="4454" w:author="Антон Смирнов" w:date="2023-05-25T13:43:00Z"/>
              </w:rPr>
            </w:pPr>
            <w:ins w:id="4455" w:author="Антон Смирнов" w:date="2023-05-25T13:43:00Z">
              <w:r w:rsidRPr="007F6A26">
                <w:t>0,89</w:t>
              </w:r>
            </w:ins>
          </w:p>
        </w:tc>
        <w:tc>
          <w:tcPr>
            <w:tcW w:w="1966" w:type="dxa"/>
            <w:tcPrChange w:id="4456" w:author="Антон Смирнов" w:date="2023-05-25T13:48:00Z">
              <w:tcPr>
                <w:tcW w:w="1298" w:type="dxa"/>
              </w:tcPr>
            </w:tcPrChange>
          </w:tcPr>
          <w:p w14:paraId="518A6C50" w14:textId="77777777" w:rsidR="00FD588A" w:rsidRPr="007F6A26" w:rsidRDefault="00FD588A" w:rsidP="00FD588A">
            <w:pPr>
              <w:pStyle w:val="a0"/>
              <w:ind w:firstLine="0"/>
              <w:rPr>
                <w:ins w:id="4457" w:author="Антон Смирнов" w:date="2023-05-25T13:43:00Z"/>
              </w:rPr>
            </w:pPr>
            <w:ins w:id="4458" w:author="Антон Смирнов" w:date="2023-05-25T13:43:00Z">
              <w:r w:rsidRPr="007F6A26">
                <w:t>0,95</w:t>
              </w:r>
            </w:ins>
          </w:p>
        </w:tc>
        <w:tc>
          <w:tcPr>
            <w:tcW w:w="1395" w:type="dxa"/>
            <w:tcPrChange w:id="4459" w:author="Антон Смирнов" w:date="2023-05-25T13:48:00Z">
              <w:tcPr>
                <w:tcW w:w="1279" w:type="dxa"/>
              </w:tcPr>
            </w:tcPrChange>
          </w:tcPr>
          <w:p w14:paraId="466A1F44" w14:textId="77777777" w:rsidR="00FD588A" w:rsidRPr="007F6A26" w:rsidRDefault="00FD588A" w:rsidP="00FD588A">
            <w:pPr>
              <w:pStyle w:val="a0"/>
              <w:ind w:firstLine="0"/>
              <w:rPr>
                <w:ins w:id="4460" w:author="Антон Смирнов" w:date="2023-05-25T13:43:00Z"/>
              </w:rPr>
            </w:pPr>
            <w:ins w:id="4461" w:author="Антон Смирнов" w:date="2023-05-25T13:43:00Z">
              <w:r w:rsidRPr="007F6A26">
                <w:t>0,95</w:t>
              </w:r>
            </w:ins>
          </w:p>
        </w:tc>
        <w:tc>
          <w:tcPr>
            <w:tcW w:w="699" w:type="dxa"/>
            <w:tcPrChange w:id="4462" w:author="Антон Смирнов" w:date="2023-05-25T13:48:00Z">
              <w:tcPr>
                <w:tcW w:w="682" w:type="dxa"/>
              </w:tcPr>
            </w:tcPrChange>
          </w:tcPr>
          <w:p w14:paraId="703E4440" w14:textId="77777777" w:rsidR="00FD588A" w:rsidRPr="007F6A26" w:rsidRDefault="00FD588A" w:rsidP="00FD588A">
            <w:pPr>
              <w:pStyle w:val="a0"/>
              <w:ind w:firstLine="0"/>
              <w:rPr>
                <w:ins w:id="4463" w:author="Антон Смирнов" w:date="2023-05-25T13:43:00Z"/>
              </w:rPr>
            </w:pPr>
            <w:ins w:id="4464" w:author="Антон Смирнов" w:date="2023-05-25T13:43:00Z">
              <w:r w:rsidRPr="007F6A26">
                <w:t>0,92</w:t>
              </w:r>
            </w:ins>
          </w:p>
        </w:tc>
        <w:tc>
          <w:tcPr>
            <w:tcW w:w="699" w:type="dxa"/>
            <w:tcPrChange w:id="4465" w:author="Антон Смирнов" w:date="2023-05-25T13:48:00Z">
              <w:tcPr>
                <w:tcW w:w="682" w:type="dxa"/>
              </w:tcPr>
            </w:tcPrChange>
          </w:tcPr>
          <w:p w14:paraId="1FCD2F35" w14:textId="77777777" w:rsidR="00FD588A" w:rsidRPr="007F6A26" w:rsidRDefault="00FD588A" w:rsidP="00FD588A">
            <w:pPr>
              <w:pStyle w:val="a0"/>
              <w:ind w:firstLine="0"/>
              <w:rPr>
                <w:ins w:id="4466" w:author="Антон Смирнов" w:date="2023-05-25T13:43:00Z"/>
              </w:rPr>
            </w:pPr>
            <w:ins w:id="4467" w:author="Антон Смирнов" w:date="2023-05-25T13:43:00Z">
              <w:r w:rsidRPr="007F6A26">
                <w:t>0,36</w:t>
              </w:r>
            </w:ins>
          </w:p>
        </w:tc>
        <w:tc>
          <w:tcPr>
            <w:tcW w:w="875" w:type="dxa"/>
            <w:tcPrChange w:id="4468" w:author="Антон Смирнов" w:date="2023-05-25T13:48:00Z">
              <w:tcPr>
                <w:tcW w:w="809" w:type="dxa"/>
              </w:tcPr>
            </w:tcPrChange>
          </w:tcPr>
          <w:p w14:paraId="1D98C3B8" w14:textId="77777777" w:rsidR="00FD588A" w:rsidRPr="007F6A26" w:rsidRDefault="00FD588A" w:rsidP="00FD588A">
            <w:pPr>
              <w:pStyle w:val="a0"/>
              <w:ind w:firstLine="0"/>
              <w:rPr>
                <w:ins w:id="4469" w:author="Антон Смирнов" w:date="2023-05-25T13:43:00Z"/>
              </w:rPr>
            </w:pPr>
            <w:ins w:id="4470" w:author="Антон Смирнов" w:date="2023-05-25T13:43:00Z">
              <w:r w:rsidRPr="007F6A26">
                <w:t>0,27</w:t>
              </w:r>
            </w:ins>
          </w:p>
        </w:tc>
      </w:tr>
      <w:tr w:rsidR="00FD588A" w:rsidRPr="007F6A26" w14:paraId="584A254B" w14:textId="77777777" w:rsidTr="00FD588A">
        <w:trPr>
          <w:ins w:id="4471" w:author="Антон Смирнов" w:date="2023-05-25T13:43:00Z"/>
        </w:trPr>
        <w:tc>
          <w:tcPr>
            <w:tcW w:w="1182" w:type="dxa"/>
            <w:tcPrChange w:id="4472" w:author="Антон Смирнов" w:date="2023-05-25T13:48:00Z">
              <w:tcPr>
                <w:tcW w:w="1147" w:type="dxa"/>
              </w:tcPr>
            </w:tcPrChange>
          </w:tcPr>
          <w:p w14:paraId="79E90C33" w14:textId="12D04FA2" w:rsidR="00FD588A" w:rsidRPr="007F6A26" w:rsidRDefault="00FD588A" w:rsidP="00FD588A">
            <w:pPr>
              <w:pStyle w:val="a0"/>
              <w:ind w:firstLine="0"/>
              <w:rPr>
                <w:ins w:id="4473" w:author="Антон Смирнов" w:date="2023-05-25T13:43:00Z"/>
              </w:rPr>
            </w:pPr>
            <w:ins w:id="4474" w:author="Антон Смирнов" w:date="2023-05-25T13:43:00Z">
              <w:r w:rsidRPr="007F6A26">
                <w:t>A*66:01</w:t>
              </w:r>
            </w:ins>
          </w:p>
        </w:tc>
        <w:tc>
          <w:tcPr>
            <w:tcW w:w="814" w:type="dxa"/>
            <w:tcPrChange w:id="4475" w:author="Антон Смирнов" w:date="2023-05-25T13:48:00Z">
              <w:tcPr>
                <w:tcW w:w="1088" w:type="dxa"/>
              </w:tcPr>
            </w:tcPrChange>
          </w:tcPr>
          <w:p w14:paraId="7C860AB1" w14:textId="77777777" w:rsidR="00FD588A" w:rsidRPr="007F6A26" w:rsidRDefault="00FD588A" w:rsidP="00FD588A">
            <w:pPr>
              <w:pStyle w:val="a0"/>
              <w:ind w:firstLine="0"/>
              <w:rPr>
                <w:ins w:id="4476" w:author="Антон Смирнов" w:date="2023-05-25T13:43:00Z"/>
              </w:rPr>
            </w:pPr>
            <w:ins w:id="4477" w:author="Антон Смирнов" w:date="2023-05-25T13:43:00Z">
              <w:r w:rsidRPr="007F6A26">
                <w:t>0,94</w:t>
              </w:r>
            </w:ins>
          </w:p>
        </w:tc>
        <w:tc>
          <w:tcPr>
            <w:tcW w:w="699" w:type="dxa"/>
            <w:tcPrChange w:id="4478" w:author="Антон Смирнов" w:date="2023-05-25T13:48:00Z">
              <w:tcPr>
                <w:tcW w:w="979" w:type="dxa"/>
              </w:tcPr>
            </w:tcPrChange>
          </w:tcPr>
          <w:p w14:paraId="3D552668" w14:textId="77777777" w:rsidR="00FD588A" w:rsidRPr="007F6A26" w:rsidRDefault="00FD588A" w:rsidP="00FD588A">
            <w:pPr>
              <w:pStyle w:val="a0"/>
              <w:ind w:firstLine="0"/>
              <w:rPr>
                <w:ins w:id="4479" w:author="Антон Смирнов" w:date="2023-05-25T13:43:00Z"/>
              </w:rPr>
            </w:pPr>
            <w:ins w:id="4480" w:author="Антон Смирнов" w:date="2023-05-25T13:43:00Z">
              <w:r w:rsidRPr="007F6A26">
                <w:t>0,01</w:t>
              </w:r>
            </w:ins>
          </w:p>
        </w:tc>
        <w:tc>
          <w:tcPr>
            <w:tcW w:w="1241" w:type="dxa"/>
            <w:tcPrChange w:id="4481" w:author="Антон Смирнов" w:date="2023-05-25T13:48:00Z">
              <w:tcPr>
                <w:tcW w:w="1606" w:type="dxa"/>
              </w:tcPr>
            </w:tcPrChange>
          </w:tcPr>
          <w:p w14:paraId="06AF323C" w14:textId="77777777" w:rsidR="00FD588A" w:rsidRPr="007F6A26" w:rsidRDefault="00FD588A" w:rsidP="00FD588A">
            <w:pPr>
              <w:pStyle w:val="a0"/>
              <w:ind w:firstLine="0"/>
              <w:rPr>
                <w:ins w:id="4482" w:author="Антон Смирнов" w:date="2023-05-25T13:43:00Z"/>
              </w:rPr>
            </w:pPr>
            <w:ins w:id="4483" w:author="Антон Смирнов" w:date="2023-05-25T13:43:00Z">
              <w:r w:rsidRPr="007F6A26">
                <w:t>0,92</w:t>
              </w:r>
            </w:ins>
          </w:p>
        </w:tc>
        <w:tc>
          <w:tcPr>
            <w:tcW w:w="1966" w:type="dxa"/>
            <w:tcPrChange w:id="4484" w:author="Антон Смирнов" w:date="2023-05-25T13:48:00Z">
              <w:tcPr>
                <w:tcW w:w="1298" w:type="dxa"/>
              </w:tcPr>
            </w:tcPrChange>
          </w:tcPr>
          <w:p w14:paraId="0A26E218" w14:textId="77777777" w:rsidR="00FD588A" w:rsidRPr="007F6A26" w:rsidRDefault="00FD588A" w:rsidP="00FD588A">
            <w:pPr>
              <w:pStyle w:val="a0"/>
              <w:ind w:firstLine="0"/>
              <w:rPr>
                <w:ins w:id="4485" w:author="Антон Смирнов" w:date="2023-05-25T13:43:00Z"/>
              </w:rPr>
            </w:pPr>
            <w:ins w:id="4486" w:author="Антон Смирнов" w:date="2023-05-25T13:43:00Z">
              <w:r w:rsidRPr="007F6A26">
                <w:t>0,92</w:t>
              </w:r>
            </w:ins>
          </w:p>
        </w:tc>
        <w:tc>
          <w:tcPr>
            <w:tcW w:w="1395" w:type="dxa"/>
            <w:tcPrChange w:id="4487" w:author="Антон Смирнов" w:date="2023-05-25T13:48:00Z">
              <w:tcPr>
                <w:tcW w:w="1279" w:type="dxa"/>
              </w:tcPr>
            </w:tcPrChange>
          </w:tcPr>
          <w:p w14:paraId="10BC7256" w14:textId="77777777" w:rsidR="00FD588A" w:rsidRPr="007F6A26" w:rsidRDefault="00FD588A" w:rsidP="00FD588A">
            <w:pPr>
              <w:pStyle w:val="a0"/>
              <w:ind w:firstLine="0"/>
              <w:rPr>
                <w:ins w:id="4488" w:author="Антон Смирнов" w:date="2023-05-25T13:43:00Z"/>
              </w:rPr>
            </w:pPr>
            <w:ins w:id="4489" w:author="Антон Смирнов" w:date="2023-05-25T13:43:00Z">
              <w:r w:rsidRPr="007F6A26">
                <w:t>0,92</w:t>
              </w:r>
            </w:ins>
          </w:p>
        </w:tc>
        <w:tc>
          <w:tcPr>
            <w:tcW w:w="699" w:type="dxa"/>
            <w:tcPrChange w:id="4490" w:author="Антон Смирнов" w:date="2023-05-25T13:48:00Z">
              <w:tcPr>
                <w:tcW w:w="682" w:type="dxa"/>
              </w:tcPr>
            </w:tcPrChange>
          </w:tcPr>
          <w:p w14:paraId="287B08E3" w14:textId="77777777" w:rsidR="00FD588A" w:rsidRPr="007F6A26" w:rsidRDefault="00FD588A" w:rsidP="00FD588A">
            <w:pPr>
              <w:pStyle w:val="a0"/>
              <w:ind w:firstLine="0"/>
              <w:rPr>
                <w:ins w:id="4491" w:author="Антон Смирнов" w:date="2023-05-25T13:43:00Z"/>
              </w:rPr>
            </w:pPr>
            <w:ins w:id="4492" w:author="Антон Смирнов" w:date="2023-05-25T13:43:00Z">
              <w:r w:rsidRPr="007F6A26">
                <w:t>0,92</w:t>
              </w:r>
            </w:ins>
          </w:p>
        </w:tc>
        <w:tc>
          <w:tcPr>
            <w:tcW w:w="699" w:type="dxa"/>
            <w:tcPrChange w:id="4493" w:author="Антон Смирнов" w:date="2023-05-25T13:48:00Z">
              <w:tcPr>
                <w:tcW w:w="682" w:type="dxa"/>
              </w:tcPr>
            </w:tcPrChange>
          </w:tcPr>
          <w:p w14:paraId="1310B66C" w14:textId="77777777" w:rsidR="00FD588A" w:rsidRPr="007F6A26" w:rsidRDefault="00FD588A" w:rsidP="00FD588A">
            <w:pPr>
              <w:pStyle w:val="a0"/>
              <w:ind w:firstLine="0"/>
              <w:rPr>
                <w:ins w:id="4494" w:author="Антон Смирнов" w:date="2023-05-25T13:43:00Z"/>
              </w:rPr>
            </w:pPr>
            <w:ins w:id="4495" w:author="Антон Смирнов" w:date="2023-05-25T13:43:00Z">
              <w:r w:rsidRPr="007F6A26">
                <w:t>0,15</w:t>
              </w:r>
            </w:ins>
          </w:p>
        </w:tc>
        <w:tc>
          <w:tcPr>
            <w:tcW w:w="875" w:type="dxa"/>
            <w:tcPrChange w:id="4496" w:author="Антон Смирнов" w:date="2023-05-25T13:48:00Z">
              <w:tcPr>
                <w:tcW w:w="809" w:type="dxa"/>
              </w:tcPr>
            </w:tcPrChange>
          </w:tcPr>
          <w:p w14:paraId="03330B6E" w14:textId="77777777" w:rsidR="00FD588A" w:rsidRPr="007F6A26" w:rsidRDefault="00FD588A" w:rsidP="00FD588A">
            <w:pPr>
              <w:pStyle w:val="a0"/>
              <w:ind w:firstLine="0"/>
              <w:rPr>
                <w:ins w:id="4497" w:author="Антон Смирнов" w:date="2023-05-25T13:43:00Z"/>
              </w:rPr>
            </w:pPr>
            <w:ins w:id="4498" w:author="Антон Смирнов" w:date="2023-05-25T13:43:00Z">
              <w:r w:rsidRPr="007F6A26">
                <w:t>0,2</w:t>
              </w:r>
            </w:ins>
          </w:p>
        </w:tc>
      </w:tr>
      <w:tr w:rsidR="00FD588A" w:rsidRPr="007F6A26" w14:paraId="2893CFF6" w14:textId="77777777" w:rsidTr="00FD588A">
        <w:trPr>
          <w:ins w:id="4499" w:author="Антон Смирнов" w:date="2023-05-25T13:43:00Z"/>
        </w:trPr>
        <w:tc>
          <w:tcPr>
            <w:tcW w:w="1182" w:type="dxa"/>
            <w:tcPrChange w:id="4500" w:author="Антон Смирнов" w:date="2023-05-25T13:48:00Z">
              <w:tcPr>
                <w:tcW w:w="1147" w:type="dxa"/>
              </w:tcPr>
            </w:tcPrChange>
          </w:tcPr>
          <w:p w14:paraId="2F85A024" w14:textId="5C8BB604" w:rsidR="00FD588A" w:rsidRPr="007F6A26" w:rsidRDefault="00FD588A" w:rsidP="00FD588A">
            <w:pPr>
              <w:pStyle w:val="a0"/>
              <w:ind w:firstLine="0"/>
              <w:rPr>
                <w:ins w:id="4501" w:author="Антон Смирнов" w:date="2023-05-25T13:43:00Z"/>
              </w:rPr>
            </w:pPr>
            <w:ins w:id="4502" w:author="Антон Смирнов" w:date="2023-05-25T13:43:00Z">
              <w:r w:rsidRPr="007F6A26">
                <w:t>B*27:07</w:t>
              </w:r>
            </w:ins>
          </w:p>
        </w:tc>
        <w:tc>
          <w:tcPr>
            <w:tcW w:w="814" w:type="dxa"/>
            <w:tcPrChange w:id="4503" w:author="Антон Смирнов" w:date="2023-05-25T13:48:00Z">
              <w:tcPr>
                <w:tcW w:w="1088" w:type="dxa"/>
              </w:tcPr>
            </w:tcPrChange>
          </w:tcPr>
          <w:p w14:paraId="345D5328" w14:textId="77777777" w:rsidR="00FD588A" w:rsidRPr="007F6A26" w:rsidRDefault="00FD588A" w:rsidP="00FD588A">
            <w:pPr>
              <w:pStyle w:val="a0"/>
              <w:ind w:firstLine="0"/>
              <w:rPr>
                <w:ins w:id="4504" w:author="Антон Смирнов" w:date="2023-05-25T13:43:00Z"/>
              </w:rPr>
            </w:pPr>
            <w:ins w:id="4505" w:author="Антон Смирнов" w:date="2023-05-25T13:43:00Z">
              <w:r w:rsidRPr="007F6A26">
                <w:t>0,94</w:t>
              </w:r>
            </w:ins>
          </w:p>
        </w:tc>
        <w:tc>
          <w:tcPr>
            <w:tcW w:w="699" w:type="dxa"/>
            <w:tcPrChange w:id="4506" w:author="Антон Смирнов" w:date="2023-05-25T13:48:00Z">
              <w:tcPr>
                <w:tcW w:w="979" w:type="dxa"/>
              </w:tcPr>
            </w:tcPrChange>
          </w:tcPr>
          <w:p w14:paraId="7B4BE358" w14:textId="77777777" w:rsidR="00FD588A" w:rsidRPr="007F6A26" w:rsidRDefault="00FD588A" w:rsidP="00FD588A">
            <w:pPr>
              <w:pStyle w:val="a0"/>
              <w:ind w:firstLine="0"/>
              <w:rPr>
                <w:ins w:id="4507" w:author="Антон Смирнов" w:date="2023-05-25T13:43:00Z"/>
              </w:rPr>
            </w:pPr>
            <w:ins w:id="4508" w:author="Антон Смирнов" w:date="2023-05-25T13:43:00Z">
              <w:r w:rsidRPr="007F6A26">
                <w:t>0</w:t>
              </w:r>
            </w:ins>
          </w:p>
        </w:tc>
        <w:tc>
          <w:tcPr>
            <w:tcW w:w="1241" w:type="dxa"/>
            <w:tcPrChange w:id="4509" w:author="Антон Смирнов" w:date="2023-05-25T13:48:00Z">
              <w:tcPr>
                <w:tcW w:w="1606" w:type="dxa"/>
              </w:tcPr>
            </w:tcPrChange>
          </w:tcPr>
          <w:p w14:paraId="295DA18E" w14:textId="77777777" w:rsidR="00FD588A" w:rsidRPr="007F6A26" w:rsidRDefault="00FD588A" w:rsidP="00FD588A">
            <w:pPr>
              <w:pStyle w:val="a0"/>
              <w:ind w:firstLine="0"/>
              <w:rPr>
                <w:ins w:id="4510" w:author="Антон Смирнов" w:date="2023-05-25T13:43:00Z"/>
              </w:rPr>
            </w:pPr>
            <w:ins w:id="4511" w:author="Антон Смирнов" w:date="2023-05-25T13:43:00Z">
              <w:r w:rsidRPr="007F6A26">
                <w:t>0,94</w:t>
              </w:r>
            </w:ins>
          </w:p>
        </w:tc>
        <w:tc>
          <w:tcPr>
            <w:tcW w:w="1966" w:type="dxa"/>
            <w:tcPrChange w:id="4512" w:author="Антон Смирнов" w:date="2023-05-25T13:48:00Z">
              <w:tcPr>
                <w:tcW w:w="1298" w:type="dxa"/>
              </w:tcPr>
            </w:tcPrChange>
          </w:tcPr>
          <w:p w14:paraId="080B7E5C" w14:textId="77777777" w:rsidR="00FD588A" w:rsidRPr="007F6A26" w:rsidRDefault="00FD588A" w:rsidP="00FD588A">
            <w:pPr>
              <w:pStyle w:val="a0"/>
              <w:ind w:firstLine="0"/>
              <w:rPr>
                <w:ins w:id="4513" w:author="Антон Смирнов" w:date="2023-05-25T13:43:00Z"/>
              </w:rPr>
            </w:pPr>
            <w:ins w:id="4514" w:author="Антон Смирнов" w:date="2023-05-25T13:43:00Z">
              <w:r w:rsidRPr="007F6A26">
                <w:t>0,93</w:t>
              </w:r>
            </w:ins>
          </w:p>
        </w:tc>
        <w:tc>
          <w:tcPr>
            <w:tcW w:w="1395" w:type="dxa"/>
            <w:tcPrChange w:id="4515" w:author="Антон Смирнов" w:date="2023-05-25T13:48:00Z">
              <w:tcPr>
                <w:tcW w:w="1279" w:type="dxa"/>
              </w:tcPr>
            </w:tcPrChange>
          </w:tcPr>
          <w:p w14:paraId="3BFB449F" w14:textId="77777777" w:rsidR="00FD588A" w:rsidRPr="007F6A26" w:rsidRDefault="00FD588A" w:rsidP="00FD588A">
            <w:pPr>
              <w:pStyle w:val="a0"/>
              <w:ind w:firstLine="0"/>
              <w:rPr>
                <w:ins w:id="4516" w:author="Антон Смирнов" w:date="2023-05-25T13:43:00Z"/>
              </w:rPr>
            </w:pPr>
            <w:ins w:id="4517" w:author="Антон Смирнов" w:date="2023-05-25T13:43:00Z">
              <w:r w:rsidRPr="007F6A26">
                <w:t>0,93</w:t>
              </w:r>
            </w:ins>
          </w:p>
        </w:tc>
        <w:tc>
          <w:tcPr>
            <w:tcW w:w="699" w:type="dxa"/>
            <w:tcPrChange w:id="4518" w:author="Антон Смирнов" w:date="2023-05-25T13:48:00Z">
              <w:tcPr>
                <w:tcW w:w="682" w:type="dxa"/>
              </w:tcPr>
            </w:tcPrChange>
          </w:tcPr>
          <w:p w14:paraId="31846041" w14:textId="77777777" w:rsidR="00FD588A" w:rsidRPr="007F6A26" w:rsidRDefault="00FD588A" w:rsidP="00FD588A">
            <w:pPr>
              <w:pStyle w:val="a0"/>
              <w:ind w:firstLine="0"/>
              <w:rPr>
                <w:ins w:id="4519" w:author="Антон Смирнов" w:date="2023-05-25T13:43:00Z"/>
              </w:rPr>
            </w:pPr>
            <w:ins w:id="4520" w:author="Антон Смирнов" w:date="2023-05-25T13:43:00Z">
              <w:r w:rsidRPr="007F6A26">
                <w:t>0,93</w:t>
              </w:r>
            </w:ins>
          </w:p>
        </w:tc>
        <w:tc>
          <w:tcPr>
            <w:tcW w:w="699" w:type="dxa"/>
            <w:tcPrChange w:id="4521" w:author="Антон Смирнов" w:date="2023-05-25T13:48:00Z">
              <w:tcPr>
                <w:tcW w:w="682" w:type="dxa"/>
              </w:tcPr>
            </w:tcPrChange>
          </w:tcPr>
          <w:p w14:paraId="3E6D64F2" w14:textId="77777777" w:rsidR="00FD588A" w:rsidRPr="007F6A26" w:rsidRDefault="00FD588A" w:rsidP="00FD588A">
            <w:pPr>
              <w:pStyle w:val="a0"/>
              <w:ind w:firstLine="0"/>
              <w:rPr>
                <w:ins w:id="4522" w:author="Антон Смирнов" w:date="2023-05-25T13:43:00Z"/>
              </w:rPr>
            </w:pPr>
            <w:ins w:id="4523" w:author="Антон Смирнов" w:date="2023-05-25T13:43:00Z">
              <w:r w:rsidRPr="007F6A26">
                <w:t>0,06</w:t>
              </w:r>
            </w:ins>
          </w:p>
        </w:tc>
        <w:tc>
          <w:tcPr>
            <w:tcW w:w="875" w:type="dxa"/>
            <w:tcPrChange w:id="4524" w:author="Антон Смирнов" w:date="2023-05-25T13:48:00Z">
              <w:tcPr>
                <w:tcW w:w="809" w:type="dxa"/>
              </w:tcPr>
            </w:tcPrChange>
          </w:tcPr>
          <w:p w14:paraId="05C66EC3" w14:textId="77777777" w:rsidR="00FD588A" w:rsidRPr="007F6A26" w:rsidRDefault="00FD588A" w:rsidP="00FD588A">
            <w:pPr>
              <w:pStyle w:val="a0"/>
              <w:ind w:firstLine="0"/>
              <w:rPr>
                <w:ins w:id="4525" w:author="Антон Смирнов" w:date="2023-05-25T13:43:00Z"/>
              </w:rPr>
            </w:pPr>
            <w:ins w:id="4526" w:author="Антон Смирнов" w:date="2023-05-25T13:43:00Z">
              <w:r w:rsidRPr="007F6A26">
                <w:t>0,19</w:t>
              </w:r>
            </w:ins>
          </w:p>
        </w:tc>
      </w:tr>
      <w:tr w:rsidR="00FD588A" w:rsidRPr="007F6A26" w14:paraId="2AB2A9ED" w14:textId="77777777" w:rsidTr="00FD588A">
        <w:trPr>
          <w:ins w:id="4527" w:author="Антон Смирнов" w:date="2023-05-25T13:43:00Z"/>
        </w:trPr>
        <w:tc>
          <w:tcPr>
            <w:tcW w:w="1182" w:type="dxa"/>
            <w:tcPrChange w:id="4528" w:author="Антон Смирнов" w:date="2023-05-25T13:48:00Z">
              <w:tcPr>
                <w:tcW w:w="1147" w:type="dxa"/>
              </w:tcPr>
            </w:tcPrChange>
          </w:tcPr>
          <w:p w14:paraId="499DCEC8" w14:textId="76D2B22F" w:rsidR="00FD588A" w:rsidRPr="007F6A26" w:rsidRDefault="00FD588A" w:rsidP="00FD588A">
            <w:pPr>
              <w:pStyle w:val="a0"/>
              <w:ind w:firstLine="0"/>
              <w:rPr>
                <w:ins w:id="4529" w:author="Антон Смирнов" w:date="2023-05-25T13:43:00Z"/>
              </w:rPr>
            </w:pPr>
            <w:ins w:id="4530" w:author="Антон Смирнов" w:date="2023-05-25T13:43:00Z">
              <w:r w:rsidRPr="007F6A26">
                <w:t>B*27:08</w:t>
              </w:r>
            </w:ins>
          </w:p>
        </w:tc>
        <w:tc>
          <w:tcPr>
            <w:tcW w:w="814" w:type="dxa"/>
            <w:tcPrChange w:id="4531" w:author="Антон Смирнов" w:date="2023-05-25T13:48:00Z">
              <w:tcPr>
                <w:tcW w:w="1088" w:type="dxa"/>
              </w:tcPr>
            </w:tcPrChange>
          </w:tcPr>
          <w:p w14:paraId="4612B442" w14:textId="77777777" w:rsidR="00FD588A" w:rsidRPr="007F6A26" w:rsidRDefault="00FD588A" w:rsidP="00FD588A">
            <w:pPr>
              <w:pStyle w:val="a0"/>
              <w:ind w:firstLine="0"/>
              <w:rPr>
                <w:ins w:id="4532" w:author="Антон Смирнов" w:date="2023-05-25T13:43:00Z"/>
              </w:rPr>
            </w:pPr>
            <w:ins w:id="4533" w:author="Антон Смирнов" w:date="2023-05-25T13:43:00Z">
              <w:r w:rsidRPr="007F6A26">
                <w:t>0,94</w:t>
              </w:r>
            </w:ins>
          </w:p>
        </w:tc>
        <w:tc>
          <w:tcPr>
            <w:tcW w:w="699" w:type="dxa"/>
            <w:tcPrChange w:id="4534" w:author="Антон Смирнов" w:date="2023-05-25T13:48:00Z">
              <w:tcPr>
                <w:tcW w:w="979" w:type="dxa"/>
              </w:tcPr>
            </w:tcPrChange>
          </w:tcPr>
          <w:p w14:paraId="569A2D81" w14:textId="77777777" w:rsidR="00FD588A" w:rsidRPr="007F6A26" w:rsidRDefault="00FD588A" w:rsidP="00FD588A">
            <w:pPr>
              <w:pStyle w:val="a0"/>
              <w:ind w:firstLine="0"/>
              <w:rPr>
                <w:ins w:id="4535" w:author="Антон Смирнов" w:date="2023-05-25T13:43:00Z"/>
              </w:rPr>
            </w:pPr>
            <w:ins w:id="4536" w:author="Антон Смирнов" w:date="2023-05-25T13:43:00Z">
              <w:r w:rsidRPr="007F6A26">
                <w:t>0</w:t>
              </w:r>
            </w:ins>
          </w:p>
        </w:tc>
        <w:tc>
          <w:tcPr>
            <w:tcW w:w="1241" w:type="dxa"/>
            <w:tcPrChange w:id="4537" w:author="Антон Смирнов" w:date="2023-05-25T13:48:00Z">
              <w:tcPr>
                <w:tcW w:w="1606" w:type="dxa"/>
              </w:tcPr>
            </w:tcPrChange>
          </w:tcPr>
          <w:p w14:paraId="73D08C6C" w14:textId="77777777" w:rsidR="00FD588A" w:rsidRPr="007F6A26" w:rsidRDefault="00FD588A" w:rsidP="00FD588A">
            <w:pPr>
              <w:pStyle w:val="a0"/>
              <w:ind w:firstLine="0"/>
              <w:rPr>
                <w:ins w:id="4538" w:author="Антон Смирнов" w:date="2023-05-25T13:43:00Z"/>
              </w:rPr>
            </w:pPr>
            <w:ins w:id="4539" w:author="Антон Смирнов" w:date="2023-05-25T13:43:00Z">
              <w:r w:rsidRPr="007F6A26">
                <w:t>0,94</w:t>
              </w:r>
            </w:ins>
          </w:p>
        </w:tc>
        <w:tc>
          <w:tcPr>
            <w:tcW w:w="1966" w:type="dxa"/>
            <w:tcPrChange w:id="4540" w:author="Антон Смирнов" w:date="2023-05-25T13:48:00Z">
              <w:tcPr>
                <w:tcW w:w="1298" w:type="dxa"/>
              </w:tcPr>
            </w:tcPrChange>
          </w:tcPr>
          <w:p w14:paraId="22A7EDEB" w14:textId="77777777" w:rsidR="00FD588A" w:rsidRPr="007F6A26" w:rsidRDefault="00FD588A" w:rsidP="00FD588A">
            <w:pPr>
              <w:pStyle w:val="a0"/>
              <w:ind w:firstLine="0"/>
              <w:rPr>
                <w:ins w:id="4541" w:author="Антон Смирнов" w:date="2023-05-25T13:43:00Z"/>
              </w:rPr>
            </w:pPr>
            <w:ins w:id="4542" w:author="Антон Смирнов" w:date="2023-05-25T13:43:00Z">
              <w:r w:rsidRPr="007F6A26">
                <w:t>0,93</w:t>
              </w:r>
            </w:ins>
          </w:p>
        </w:tc>
        <w:tc>
          <w:tcPr>
            <w:tcW w:w="1395" w:type="dxa"/>
            <w:tcPrChange w:id="4543" w:author="Антон Смирнов" w:date="2023-05-25T13:48:00Z">
              <w:tcPr>
                <w:tcW w:w="1279" w:type="dxa"/>
              </w:tcPr>
            </w:tcPrChange>
          </w:tcPr>
          <w:p w14:paraId="1F5F0C64" w14:textId="77777777" w:rsidR="00FD588A" w:rsidRPr="007F6A26" w:rsidRDefault="00FD588A" w:rsidP="00FD588A">
            <w:pPr>
              <w:pStyle w:val="a0"/>
              <w:ind w:firstLine="0"/>
              <w:rPr>
                <w:ins w:id="4544" w:author="Антон Смирнов" w:date="2023-05-25T13:43:00Z"/>
              </w:rPr>
            </w:pPr>
            <w:ins w:id="4545" w:author="Антон Смирнов" w:date="2023-05-25T13:43:00Z">
              <w:r w:rsidRPr="007F6A26">
                <w:t>0,93</w:t>
              </w:r>
            </w:ins>
          </w:p>
        </w:tc>
        <w:tc>
          <w:tcPr>
            <w:tcW w:w="699" w:type="dxa"/>
            <w:tcPrChange w:id="4546" w:author="Антон Смирнов" w:date="2023-05-25T13:48:00Z">
              <w:tcPr>
                <w:tcW w:w="682" w:type="dxa"/>
              </w:tcPr>
            </w:tcPrChange>
          </w:tcPr>
          <w:p w14:paraId="1C6B1EC3" w14:textId="77777777" w:rsidR="00FD588A" w:rsidRPr="007F6A26" w:rsidRDefault="00FD588A" w:rsidP="00FD588A">
            <w:pPr>
              <w:pStyle w:val="a0"/>
              <w:ind w:firstLine="0"/>
              <w:rPr>
                <w:ins w:id="4547" w:author="Антон Смирнов" w:date="2023-05-25T13:43:00Z"/>
              </w:rPr>
            </w:pPr>
            <w:ins w:id="4548" w:author="Антон Смирнов" w:date="2023-05-25T13:43:00Z">
              <w:r w:rsidRPr="007F6A26">
                <w:t>0,93</w:t>
              </w:r>
            </w:ins>
          </w:p>
        </w:tc>
        <w:tc>
          <w:tcPr>
            <w:tcW w:w="699" w:type="dxa"/>
            <w:tcPrChange w:id="4549" w:author="Антон Смирнов" w:date="2023-05-25T13:48:00Z">
              <w:tcPr>
                <w:tcW w:w="682" w:type="dxa"/>
              </w:tcPr>
            </w:tcPrChange>
          </w:tcPr>
          <w:p w14:paraId="5487EECA" w14:textId="77777777" w:rsidR="00FD588A" w:rsidRPr="007F6A26" w:rsidRDefault="00FD588A" w:rsidP="00FD588A">
            <w:pPr>
              <w:pStyle w:val="a0"/>
              <w:ind w:firstLine="0"/>
              <w:rPr>
                <w:ins w:id="4550" w:author="Антон Смирнов" w:date="2023-05-25T13:43:00Z"/>
              </w:rPr>
            </w:pPr>
            <w:ins w:id="4551" w:author="Антон Смирнов" w:date="2023-05-25T13:43:00Z">
              <w:r w:rsidRPr="007F6A26">
                <w:t>0,06</w:t>
              </w:r>
            </w:ins>
          </w:p>
        </w:tc>
        <w:tc>
          <w:tcPr>
            <w:tcW w:w="875" w:type="dxa"/>
            <w:tcPrChange w:id="4552" w:author="Антон Смирнов" w:date="2023-05-25T13:48:00Z">
              <w:tcPr>
                <w:tcW w:w="809" w:type="dxa"/>
              </w:tcPr>
            </w:tcPrChange>
          </w:tcPr>
          <w:p w14:paraId="7DE08DF3" w14:textId="77777777" w:rsidR="00FD588A" w:rsidRPr="007F6A26" w:rsidRDefault="00FD588A" w:rsidP="00FD588A">
            <w:pPr>
              <w:pStyle w:val="a0"/>
              <w:ind w:firstLine="0"/>
              <w:rPr>
                <w:ins w:id="4553" w:author="Антон Смирнов" w:date="2023-05-25T13:43:00Z"/>
              </w:rPr>
            </w:pPr>
            <w:ins w:id="4554" w:author="Антон Смирнов" w:date="2023-05-25T13:43:00Z">
              <w:r w:rsidRPr="007F6A26">
                <w:t>0,19</w:t>
              </w:r>
            </w:ins>
          </w:p>
        </w:tc>
      </w:tr>
      <w:tr w:rsidR="00FD588A" w:rsidRPr="007F6A26" w14:paraId="3E39CC4A" w14:textId="77777777" w:rsidTr="00FD588A">
        <w:trPr>
          <w:ins w:id="4555" w:author="Антон Смирнов" w:date="2023-05-25T13:43:00Z"/>
        </w:trPr>
        <w:tc>
          <w:tcPr>
            <w:tcW w:w="1182" w:type="dxa"/>
            <w:tcPrChange w:id="4556" w:author="Антон Смирнов" w:date="2023-05-25T13:48:00Z">
              <w:tcPr>
                <w:tcW w:w="1147" w:type="dxa"/>
              </w:tcPr>
            </w:tcPrChange>
          </w:tcPr>
          <w:p w14:paraId="232DAC4F" w14:textId="0C0AA326" w:rsidR="00FD588A" w:rsidRPr="007F6A26" w:rsidRDefault="00FD588A" w:rsidP="00FD588A">
            <w:pPr>
              <w:pStyle w:val="a0"/>
              <w:ind w:firstLine="0"/>
              <w:rPr>
                <w:ins w:id="4557" w:author="Антон Смирнов" w:date="2023-05-25T13:43:00Z"/>
              </w:rPr>
            </w:pPr>
            <w:ins w:id="4558" w:author="Антон Смирнов" w:date="2023-05-25T13:43:00Z">
              <w:r w:rsidRPr="007F6A26">
                <w:t>B*27:01</w:t>
              </w:r>
            </w:ins>
          </w:p>
        </w:tc>
        <w:tc>
          <w:tcPr>
            <w:tcW w:w="814" w:type="dxa"/>
            <w:tcPrChange w:id="4559" w:author="Антон Смирнов" w:date="2023-05-25T13:48:00Z">
              <w:tcPr>
                <w:tcW w:w="1088" w:type="dxa"/>
              </w:tcPr>
            </w:tcPrChange>
          </w:tcPr>
          <w:p w14:paraId="2A3829EB" w14:textId="77777777" w:rsidR="00FD588A" w:rsidRPr="007F6A26" w:rsidRDefault="00FD588A" w:rsidP="00FD588A">
            <w:pPr>
              <w:pStyle w:val="a0"/>
              <w:ind w:firstLine="0"/>
              <w:rPr>
                <w:ins w:id="4560" w:author="Антон Смирнов" w:date="2023-05-25T13:43:00Z"/>
              </w:rPr>
            </w:pPr>
            <w:ins w:id="4561" w:author="Антон Смирнов" w:date="2023-05-25T13:43:00Z">
              <w:r w:rsidRPr="007F6A26">
                <w:t>0,94</w:t>
              </w:r>
            </w:ins>
          </w:p>
        </w:tc>
        <w:tc>
          <w:tcPr>
            <w:tcW w:w="699" w:type="dxa"/>
            <w:tcPrChange w:id="4562" w:author="Антон Смирнов" w:date="2023-05-25T13:48:00Z">
              <w:tcPr>
                <w:tcW w:w="979" w:type="dxa"/>
              </w:tcPr>
            </w:tcPrChange>
          </w:tcPr>
          <w:p w14:paraId="47ACE055" w14:textId="77777777" w:rsidR="00FD588A" w:rsidRPr="007F6A26" w:rsidRDefault="00FD588A" w:rsidP="00FD588A">
            <w:pPr>
              <w:pStyle w:val="a0"/>
              <w:ind w:firstLine="0"/>
              <w:rPr>
                <w:ins w:id="4563" w:author="Антон Смирнов" w:date="2023-05-25T13:43:00Z"/>
              </w:rPr>
            </w:pPr>
            <w:ins w:id="4564" w:author="Антон Смирнов" w:date="2023-05-25T13:43:00Z">
              <w:r w:rsidRPr="007F6A26">
                <w:t>0</w:t>
              </w:r>
            </w:ins>
          </w:p>
        </w:tc>
        <w:tc>
          <w:tcPr>
            <w:tcW w:w="1241" w:type="dxa"/>
            <w:tcPrChange w:id="4565" w:author="Антон Смирнов" w:date="2023-05-25T13:48:00Z">
              <w:tcPr>
                <w:tcW w:w="1606" w:type="dxa"/>
              </w:tcPr>
            </w:tcPrChange>
          </w:tcPr>
          <w:p w14:paraId="4E26ED0D" w14:textId="77777777" w:rsidR="00FD588A" w:rsidRPr="007F6A26" w:rsidRDefault="00FD588A" w:rsidP="00FD588A">
            <w:pPr>
              <w:pStyle w:val="a0"/>
              <w:ind w:firstLine="0"/>
              <w:rPr>
                <w:ins w:id="4566" w:author="Антон Смирнов" w:date="2023-05-25T13:43:00Z"/>
              </w:rPr>
            </w:pPr>
            <w:ins w:id="4567" w:author="Антон Смирнов" w:date="2023-05-25T13:43:00Z">
              <w:r w:rsidRPr="007F6A26">
                <w:t>0,93</w:t>
              </w:r>
            </w:ins>
          </w:p>
        </w:tc>
        <w:tc>
          <w:tcPr>
            <w:tcW w:w="1966" w:type="dxa"/>
            <w:tcPrChange w:id="4568" w:author="Антон Смирнов" w:date="2023-05-25T13:48:00Z">
              <w:tcPr>
                <w:tcW w:w="1298" w:type="dxa"/>
              </w:tcPr>
            </w:tcPrChange>
          </w:tcPr>
          <w:p w14:paraId="4660F333" w14:textId="77777777" w:rsidR="00FD588A" w:rsidRPr="007F6A26" w:rsidRDefault="00FD588A" w:rsidP="00FD588A">
            <w:pPr>
              <w:pStyle w:val="a0"/>
              <w:ind w:firstLine="0"/>
              <w:rPr>
                <w:ins w:id="4569" w:author="Антон Смирнов" w:date="2023-05-25T13:43:00Z"/>
              </w:rPr>
            </w:pPr>
            <w:ins w:id="4570" w:author="Антон Смирнов" w:date="2023-05-25T13:43:00Z">
              <w:r w:rsidRPr="007F6A26">
                <w:t>0,93</w:t>
              </w:r>
            </w:ins>
          </w:p>
        </w:tc>
        <w:tc>
          <w:tcPr>
            <w:tcW w:w="1395" w:type="dxa"/>
            <w:tcPrChange w:id="4571" w:author="Антон Смирнов" w:date="2023-05-25T13:48:00Z">
              <w:tcPr>
                <w:tcW w:w="1279" w:type="dxa"/>
              </w:tcPr>
            </w:tcPrChange>
          </w:tcPr>
          <w:p w14:paraId="105EBF73" w14:textId="77777777" w:rsidR="00FD588A" w:rsidRPr="007F6A26" w:rsidRDefault="00FD588A" w:rsidP="00FD588A">
            <w:pPr>
              <w:pStyle w:val="a0"/>
              <w:ind w:firstLine="0"/>
              <w:rPr>
                <w:ins w:id="4572" w:author="Антон Смирнов" w:date="2023-05-25T13:43:00Z"/>
              </w:rPr>
            </w:pPr>
            <w:ins w:id="4573" w:author="Антон Смирнов" w:date="2023-05-25T13:43:00Z">
              <w:r w:rsidRPr="007F6A26">
                <w:t>0,93</w:t>
              </w:r>
            </w:ins>
          </w:p>
        </w:tc>
        <w:tc>
          <w:tcPr>
            <w:tcW w:w="699" w:type="dxa"/>
            <w:tcPrChange w:id="4574" w:author="Антон Смирнов" w:date="2023-05-25T13:48:00Z">
              <w:tcPr>
                <w:tcW w:w="682" w:type="dxa"/>
              </w:tcPr>
            </w:tcPrChange>
          </w:tcPr>
          <w:p w14:paraId="1DE3630A" w14:textId="77777777" w:rsidR="00FD588A" w:rsidRPr="007F6A26" w:rsidRDefault="00FD588A" w:rsidP="00FD588A">
            <w:pPr>
              <w:pStyle w:val="a0"/>
              <w:ind w:firstLine="0"/>
              <w:rPr>
                <w:ins w:id="4575" w:author="Антон Смирнов" w:date="2023-05-25T13:43:00Z"/>
              </w:rPr>
            </w:pPr>
            <w:ins w:id="4576" w:author="Антон Смирнов" w:date="2023-05-25T13:43:00Z">
              <w:r w:rsidRPr="007F6A26">
                <w:t>0,93</w:t>
              </w:r>
            </w:ins>
          </w:p>
        </w:tc>
        <w:tc>
          <w:tcPr>
            <w:tcW w:w="699" w:type="dxa"/>
            <w:tcPrChange w:id="4577" w:author="Антон Смирнов" w:date="2023-05-25T13:48:00Z">
              <w:tcPr>
                <w:tcW w:w="682" w:type="dxa"/>
              </w:tcPr>
            </w:tcPrChange>
          </w:tcPr>
          <w:p w14:paraId="375B3C51" w14:textId="77777777" w:rsidR="00FD588A" w:rsidRPr="007F6A26" w:rsidRDefault="00FD588A" w:rsidP="00FD588A">
            <w:pPr>
              <w:pStyle w:val="a0"/>
              <w:ind w:firstLine="0"/>
              <w:rPr>
                <w:ins w:id="4578" w:author="Антон Смирнов" w:date="2023-05-25T13:43:00Z"/>
              </w:rPr>
            </w:pPr>
            <w:ins w:id="4579" w:author="Антон Смирнов" w:date="2023-05-25T13:43:00Z">
              <w:r w:rsidRPr="007F6A26">
                <w:t>0,13</w:t>
              </w:r>
            </w:ins>
          </w:p>
        </w:tc>
        <w:tc>
          <w:tcPr>
            <w:tcW w:w="875" w:type="dxa"/>
            <w:tcPrChange w:id="4580" w:author="Антон Смирнов" w:date="2023-05-25T13:48:00Z">
              <w:tcPr>
                <w:tcW w:w="809" w:type="dxa"/>
              </w:tcPr>
            </w:tcPrChange>
          </w:tcPr>
          <w:p w14:paraId="4225C66B" w14:textId="77777777" w:rsidR="00FD588A" w:rsidRPr="007F6A26" w:rsidRDefault="00FD588A" w:rsidP="00FD588A">
            <w:pPr>
              <w:pStyle w:val="a0"/>
              <w:ind w:firstLine="0"/>
              <w:rPr>
                <w:ins w:id="4581" w:author="Антон Смирнов" w:date="2023-05-25T13:43:00Z"/>
              </w:rPr>
            </w:pPr>
            <w:ins w:id="4582" w:author="Антон Смирнов" w:date="2023-05-25T13:43:00Z">
              <w:r w:rsidRPr="007F6A26">
                <w:t>0,25</w:t>
              </w:r>
            </w:ins>
          </w:p>
        </w:tc>
      </w:tr>
      <w:tr w:rsidR="00FD588A" w:rsidRPr="007F6A26" w14:paraId="40B12F96" w14:textId="77777777" w:rsidTr="00FD588A">
        <w:trPr>
          <w:ins w:id="4583" w:author="Антон Смирнов" w:date="2023-05-25T13:43:00Z"/>
        </w:trPr>
        <w:tc>
          <w:tcPr>
            <w:tcW w:w="1182" w:type="dxa"/>
            <w:tcPrChange w:id="4584" w:author="Антон Смирнов" w:date="2023-05-25T13:48:00Z">
              <w:tcPr>
                <w:tcW w:w="1147" w:type="dxa"/>
              </w:tcPr>
            </w:tcPrChange>
          </w:tcPr>
          <w:p w14:paraId="4A5F0F6B" w14:textId="0F2195D7" w:rsidR="00FD588A" w:rsidRPr="007F6A26" w:rsidRDefault="00FD588A" w:rsidP="00FD588A">
            <w:pPr>
              <w:pStyle w:val="a0"/>
              <w:ind w:firstLine="0"/>
              <w:rPr>
                <w:ins w:id="4585" w:author="Антон Смирнов" w:date="2023-05-25T13:43:00Z"/>
              </w:rPr>
            </w:pPr>
            <w:ins w:id="4586" w:author="Антон Смирнов" w:date="2023-05-25T13:43:00Z">
              <w:r w:rsidRPr="007F6A26">
                <w:t>B*40:01</w:t>
              </w:r>
            </w:ins>
          </w:p>
        </w:tc>
        <w:tc>
          <w:tcPr>
            <w:tcW w:w="814" w:type="dxa"/>
            <w:tcPrChange w:id="4587" w:author="Антон Смирнов" w:date="2023-05-25T13:48:00Z">
              <w:tcPr>
                <w:tcW w:w="1088" w:type="dxa"/>
              </w:tcPr>
            </w:tcPrChange>
          </w:tcPr>
          <w:p w14:paraId="3BDF6239" w14:textId="77777777" w:rsidR="00FD588A" w:rsidRPr="007F6A26" w:rsidRDefault="00FD588A" w:rsidP="00FD588A">
            <w:pPr>
              <w:pStyle w:val="a0"/>
              <w:ind w:firstLine="0"/>
              <w:rPr>
                <w:ins w:id="4588" w:author="Антон Смирнов" w:date="2023-05-25T13:43:00Z"/>
              </w:rPr>
            </w:pPr>
            <w:ins w:id="4589" w:author="Антон Смирнов" w:date="2023-05-25T13:43:00Z">
              <w:r w:rsidRPr="007F6A26">
                <w:t>0,94</w:t>
              </w:r>
            </w:ins>
          </w:p>
        </w:tc>
        <w:tc>
          <w:tcPr>
            <w:tcW w:w="699" w:type="dxa"/>
            <w:tcPrChange w:id="4590" w:author="Антон Смирнов" w:date="2023-05-25T13:48:00Z">
              <w:tcPr>
                <w:tcW w:w="979" w:type="dxa"/>
              </w:tcPr>
            </w:tcPrChange>
          </w:tcPr>
          <w:p w14:paraId="03C80332" w14:textId="77777777" w:rsidR="00FD588A" w:rsidRPr="007F6A26" w:rsidRDefault="00FD588A" w:rsidP="00FD588A">
            <w:pPr>
              <w:pStyle w:val="a0"/>
              <w:ind w:firstLine="0"/>
              <w:rPr>
                <w:ins w:id="4591" w:author="Антон Смирнов" w:date="2023-05-25T13:43:00Z"/>
              </w:rPr>
            </w:pPr>
            <w:ins w:id="4592" w:author="Антон Смирнов" w:date="2023-05-25T13:43:00Z">
              <w:r w:rsidRPr="007F6A26">
                <w:t>0,01</w:t>
              </w:r>
            </w:ins>
          </w:p>
        </w:tc>
        <w:tc>
          <w:tcPr>
            <w:tcW w:w="1241" w:type="dxa"/>
            <w:tcPrChange w:id="4593" w:author="Антон Смирнов" w:date="2023-05-25T13:48:00Z">
              <w:tcPr>
                <w:tcW w:w="1606" w:type="dxa"/>
              </w:tcPr>
            </w:tcPrChange>
          </w:tcPr>
          <w:p w14:paraId="2B2F4A84" w14:textId="77777777" w:rsidR="00FD588A" w:rsidRPr="007F6A26" w:rsidRDefault="00FD588A" w:rsidP="00FD588A">
            <w:pPr>
              <w:pStyle w:val="a0"/>
              <w:ind w:firstLine="0"/>
              <w:rPr>
                <w:ins w:id="4594" w:author="Антон Смирнов" w:date="2023-05-25T13:43:00Z"/>
              </w:rPr>
            </w:pPr>
            <w:ins w:id="4595" w:author="Антон Смирнов" w:date="2023-05-25T13:43:00Z">
              <w:r w:rsidRPr="007F6A26">
                <w:t>0,92</w:t>
              </w:r>
            </w:ins>
          </w:p>
        </w:tc>
        <w:tc>
          <w:tcPr>
            <w:tcW w:w="1966" w:type="dxa"/>
            <w:tcPrChange w:id="4596" w:author="Антон Смирнов" w:date="2023-05-25T13:48:00Z">
              <w:tcPr>
                <w:tcW w:w="1298" w:type="dxa"/>
              </w:tcPr>
            </w:tcPrChange>
          </w:tcPr>
          <w:p w14:paraId="504A6A04" w14:textId="77777777" w:rsidR="00FD588A" w:rsidRPr="007F6A26" w:rsidRDefault="00FD588A" w:rsidP="00FD588A">
            <w:pPr>
              <w:pStyle w:val="a0"/>
              <w:ind w:firstLine="0"/>
              <w:rPr>
                <w:ins w:id="4597" w:author="Антон Смирнов" w:date="2023-05-25T13:43:00Z"/>
              </w:rPr>
            </w:pPr>
            <w:ins w:id="4598" w:author="Антон Смирнов" w:date="2023-05-25T13:43:00Z">
              <w:r w:rsidRPr="007F6A26">
                <w:t>0,92</w:t>
              </w:r>
            </w:ins>
          </w:p>
        </w:tc>
        <w:tc>
          <w:tcPr>
            <w:tcW w:w="1395" w:type="dxa"/>
            <w:tcPrChange w:id="4599" w:author="Антон Смирнов" w:date="2023-05-25T13:48:00Z">
              <w:tcPr>
                <w:tcW w:w="1279" w:type="dxa"/>
              </w:tcPr>
            </w:tcPrChange>
          </w:tcPr>
          <w:p w14:paraId="51D200E8" w14:textId="77777777" w:rsidR="00FD588A" w:rsidRPr="007F6A26" w:rsidRDefault="00FD588A" w:rsidP="00FD588A">
            <w:pPr>
              <w:pStyle w:val="a0"/>
              <w:ind w:firstLine="0"/>
              <w:rPr>
                <w:ins w:id="4600" w:author="Антон Смирнов" w:date="2023-05-25T13:43:00Z"/>
              </w:rPr>
            </w:pPr>
            <w:ins w:id="4601" w:author="Антон Смирнов" w:date="2023-05-25T13:43:00Z">
              <w:r w:rsidRPr="007F6A26">
                <w:t>0,92</w:t>
              </w:r>
            </w:ins>
          </w:p>
        </w:tc>
        <w:tc>
          <w:tcPr>
            <w:tcW w:w="699" w:type="dxa"/>
            <w:tcPrChange w:id="4602" w:author="Антон Смирнов" w:date="2023-05-25T13:48:00Z">
              <w:tcPr>
                <w:tcW w:w="682" w:type="dxa"/>
              </w:tcPr>
            </w:tcPrChange>
          </w:tcPr>
          <w:p w14:paraId="00799BE0" w14:textId="77777777" w:rsidR="00FD588A" w:rsidRPr="007F6A26" w:rsidRDefault="00FD588A" w:rsidP="00FD588A">
            <w:pPr>
              <w:pStyle w:val="a0"/>
              <w:ind w:firstLine="0"/>
              <w:rPr>
                <w:ins w:id="4603" w:author="Антон Смирнов" w:date="2023-05-25T13:43:00Z"/>
              </w:rPr>
            </w:pPr>
            <w:ins w:id="4604" w:author="Антон Смирнов" w:date="2023-05-25T13:43:00Z">
              <w:r w:rsidRPr="007F6A26">
                <w:t>0,92</w:t>
              </w:r>
            </w:ins>
          </w:p>
        </w:tc>
        <w:tc>
          <w:tcPr>
            <w:tcW w:w="699" w:type="dxa"/>
            <w:tcPrChange w:id="4605" w:author="Антон Смирнов" w:date="2023-05-25T13:48:00Z">
              <w:tcPr>
                <w:tcW w:w="682" w:type="dxa"/>
              </w:tcPr>
            </w:tcPrChange>
          </w:tcPr>
          <w:p w14:paraId="545DA0D0" w14:textId="77777777" w:rsidR="00FD588A" w:rsidRPr="007F6A26" w:rsidRDefault="00FD588A" w:rsidP="00FD588A">
            <w:pPr>
              <w:pStyle w:val="a0"/>
              <w:ind w:firstLine="0"/>
              <w:rPr>
                <w:ins w:id="4606" w:author="Антон Смирнов" w:date="2023-05-25T13:43:00Z"/>
              </w:rPr>
            </w:pPr>
            <w:ins w:id="4607" w:author="Антон Смирнов" w:date="2023-05-25T13:43:00Z">
              <w:r w:rsidRPr="007F6A26">
                <w:t>0,43</w:t>
              </w:r>
            </w:ins>
          </w:p>
        </w:tc>
        <w:tc>
          <w:tcPr>
            <w:tcW w:w="875" w:type="dxa"/>
            <w:tcPrChange w:id="4608" w:author="Антон Смирнов" w:date="2023-05-25T13:48:00Z">
              <w:tcPr>
                <w:tcW w:w="809" w:type="dxa"/>
              </w:tcPr>
            </w:tcPrChange>
          </w:tcPr>
          <w:p w14:paraId="26EF2D7F" w14:textId="77777777" w:rsidR="00FD588A" w:rsidRPr="007F6A26" w:rsidRDefault="00FD588A" w:rsidP="00FD588A">
            <w:pPr>
              <w:pStyle w:val="a0"/>
              <w:ind w:firstLine="0"/>
              <w:rPr>
                <w:ins w:id="4609" w:author="Антон Смирнов" w:date="2023-05-25T13:43:00Z"/>
              </w:rPr>
            </w:pPr>
            <w:ins w:id="4610" w:author="Антон Смирнов" w:date="2023-05-25T13:43:00Z">
              <w:r w:rsidRPr="007F6A26">
                <w:t>0,4</w:t>
              </w:r>
            </w:ins>
          </w:p>
        </w:tc>
      </w:tr>
      <w:tr w:rsidR="00FD588A" w:rsidRPr="007F6A26" w14:paraId="6341D3D4" w14:textId="77777777" w:rsidTr="00FD588A">
        <w:trPr>
          <w:ins w:id="4611" w:author="Антон Смирнов" w:date="2023-05-25T13:43:00Z"/>
        </w:trPr>
        <w:tc>
          <w:tcPr>
            <w:tcW w:w="1182" w:type="dxa"/>
            <w:tcPrChange w:id="4612" w:author="Антон Смирнов" w:date="2023-05-25T13:48:00Z">
              <w:tcPr>
                <w:tcW w:w="1147" w:type="dxa"/>
              </w:tcPr>
            </w:tcPrChange>
          </w:tcPr>
          <w:p w14:paraId="687B6E26" w14:textId="167E12F4" w:rsidR="00FD588A" w:rsidRPr="007F6A26" w:rsidRDefault="00FD588A" w:rsidP="00FD588A">
            <w:pPr>
              <w:pStyle w:val="a0"/>
              <w:ind w:firstLine="0"/>
              <w:rPr>
                <w:ins w:id="4613" w:author="Антон Смирнов" w:date="2023-05-25T13:43:00Z"/>
              </w:rPr>
            </w:pPr>
            <w:ins w:id="4614" w:author="Антон Смирнов" w:date="2023-05-25T13:43:00Z">
              <w:r w:rsidRPr="007F6A26">
                <w:t>B*38:01</w:t>
              </w:r>
            </w:ins>
          </w:p>
        </w:tc>
        <w:tc>
          <w:tcPr>
            <w:tcW w:w="814" w:type="dxa"/>
            <w:tcPrChange w:id="4615" w:author="Антон Смирнов" w:date="2023-05-25T13:48:00Z">
              <w:tcPr>
                <w:tcW w:w="1088" w:type="dxa"/>
              </w:tcPr>
            </w:tcPrChange>
          </w:tcPr>
          <w:p w14:paraId="623D8DC8" w14:textId="77777777" w:rsidR="00FD588A" w:rsidRPr="007F6A26" w:rsidRDefault="00FD588A" w:rsidP="00FD588A">
            <w:pPr>
              <w:pStyle w:val="a0"/>
              <w:ind w:firstLine="0"/>
              <w:rPr>
                <w:ins w:id="4616" w:author="Антон Смирнов" w:date="2023-05-25T13:43:00Z"/>
              </w:rPr>
            </w:pPr>
            <w:ins w:id="4617" w:author="Антон Смирнов" w:date="2023-05-25T13:43:00Z">
              <w:r w:rsidRPr="007F6A26">
                <w:t>0,94</w:t>
              </w:r>
            </w:ins>
          </w:p>
        </w:tc>
        <w:tc>
          <w:tcPr>
            <w:tcW w:w="699" w:type="dxa"/>
            <w:tcPrChange w:id="4618" w:author="Антон Смирнов" w:date="2023-05-25T13:48:00Z">
              <w:tcPr>
                <w:tcW w:w="979" w:type="dxa"/>
              </w:tcPr>
            </w:tcPrChange>
          </w:tcPr>
          <w:p w14:paraId="6E7513A9" w14:textId="77777777" w:rsidR="00FD588A" w:rsidRPr="007F6A26" w:rsidRDefault="00FD588A" w:rsidP="00FD588A">
            <w:pPr>
              <w:pStyle w:val="a0"/>
              <w:ind w:firstLine="0"/>
              <w:rPr>
                <w:ins w:id="4619" w:author="Антон Смирнов" w:date="2023-05-25T13:43:00Z"/>
              </w:rPr>
            </w:pPr>
            <w:ins w:id="4620" w:author="Антон Смирнов" w:date="2023-05-25T13:43:00Z">
              <w:r w:rsidRPr="007F6A26">
                <w:t>0,06</w:t>
              </w:r>
            </w:ins>
          </w:p>
        </w:tc>
        <w:tc>
          <w:tcPr>
            <w:tcW w:w="1241" w:type="dxa"/>
            <w:tcPrChange w:id="4621" w:author="Антон Смирнов" w:date="2023-05-25T13:48:00Z">
              <w:tcPr>
                <w:tcW w:w="1606" w:type="dxa"/>
              </w:tcPr>
            </w:tcPrChange>
          </w:tcPr>
          <w:p w14:paraId="1C802AB7" w14:textId="77777777" w:rsidR="00FD588A" w:rsidRPr="007F6A26" w:rsidRDefault="00FD588A" w:rsidP="00FD588A">
            <w:pPr>
              <w:pStyle w:val="a0"/>
              <w:ind w:firstLine="0"/>
              <w:rPr>
                <w:ins w:id="4622" w:author="Антон Смирнов" w:date="2023-05-25T13:43:00Z"/>
              </w:rPr>
            </w:pPr>
            <w:ins w:id="4623" w:author="Антон Смирнов" w:date="2023-05-25T13:43:00Z">
              <w:r w:rsidRPr="007F6A26">
                <w:t>0,89</w:t>
              </w:r>
            </w:ins>
          </w:p>
        </w:tc>
        <w:tc>
          <w:tcPr>
            <w:tcW w:w="1966" w:type="dxa"/>
            <w:tcPrChange w:id="4624" w:author="Антон Смирнов" w:date="2023-05-25T13:48:00Z">
              <w:tcPr>
                <w:tcW w:w="1298" w:type="dxa"/>
              </w:tcPr>
            </w:tcPrChange>
          </w:tcPr>
          <w:p w14:paraId="7BF36CBE" w14:textId="77777777" w:rsidR="00FD588A" w:rsidRPr="007F6A26" w:rsidRDefault="00FD588A" w:rsidP="00FD588A">
            <w:pPr>
              <w:pStyle w:val="a0"/>
              <w:ind w:firstLine="0"/>
              <w:rPr>
                <w:ins w:id="4625" w:author="Антон Смирнов" w:date="2023-05-25T13:43:00Z"/>
              </w:rPr>
            </w:pPr>
            <w:ins w:id="4626" w:author="Антон Смирнов" w:date="2023-05-25T13:43:00Z">
              <w:r w:rsidRPr="007F6A26">
                <w:t>0,94</w:t>
              </w:r>
            </w:ins>
          </w:p>
        </w:tc>
        <w:tc>
          <w:tcPr>
            <w:tcW w:w="1395" w:type="dxa"/>
            <w:tcPrChange w:id="4627" w:author="Антон Смирнов" w:date="2023-05-25T13:48:00Z">
              <w:tcPr>
                <w:tcW w:w="1279" w:type="dxa"/>
              </w:tcPr>
            </w:tcPrChange>
          </w:tcPr>
          <w:p w14:paraId="449FB30E" w14:textId="77777777" w:rsidR="00FD588A" w:rsidRPr="007F6A26" w:rsidRDefault="00FD588A" w:rsidP="00FD588A">
            <w:pPr>
              <w:pStyle w:val="a0"/>
              <w:ind w:firstLine="0"/>
              <w:rPr>
                <w:ins w:id="4628" w:author="Антон Смирнов" w:date="2023-05-25T13:43:00Z"/>
              </w:rPr>
            </w:pPr>
            <w:ins w:id="4629" w:author="Антон Смирнов" w:date="2023-05-25T13:43:00Z">
              <w:r w:rsidRPr="007F6A26">
                <w:t>0,94</w:t>
              </w:r>
            </w:ins>
          </w:p>
        </w:tc>
        <w:tc>
          <w:tcPr>
            <w:tcW w:w="699" w:type="dxa"/>
            <w:tcPrChange w:id="4630" w:author="Антон Смирнов" w:date="2023-05-25T13:48:00Z">
              <w:tcPr>
                <w:tcW w:w="682" w:type="dxa"/>
              </w:tcPr>
            </w:tcPrChange>
          </w:tcPr>
          <w:p w14:paraId="3DA4E7A5" w14:textId="77777777" w:rsidR="00FD588A" w:rsidRPr="007F6A26" w:rsidRDefault="00FD588A" w:rsidP="00FD588A">
            <w:pPr>
              <w:pStyle w:val="a0"/>
              <w:ind w:firstLine="0"/>
              <w:rPr>
                <w:ins w:id="4631" w:author="Антон Смирнов" w:date="2023-05-25T13:43:00Z"/>
              </w:rPr>
            </w:pPr>
            <w:ins w:id="4632" w:author="Антон Смирнов" w:date="2023-05-25T13:43:00Z">
              <w:r w:rsidRPr="007F6A26">
                <w:t>0,91</w:t>
              </w:r>
            </w:ins>
          </w:p>
        </w:tc>
        <w:tc>
          <w:tcPr>
            <w:tcW w:w="699" w:type="dxa"/>
            <w:tcPrChange w:id="4633" w:author="Антон Смирнов" w:date="2023-05-25T13:48:00Z">
              <w:tcPr>
                <w:tcW w:w="682" w:type="dxa"/>
              </w:tcPr>
            </w:tcPrChange>
          </w:tcPr>
          <w:p w14:paraId="7A576A52" w14:textId="77777777" w:rsidR="00FD588A" w:rsidRPr="007F6A26" w:rsidRDefault="00FD588A" w:rsidP="00FD588A">
            <w:pPr>
              <w:pStyle w:val="a0"/>
              <w:ind w:firstLine="0"/>
              <w:rPr>
                <w:ins w:id="4634" w:author="Антон Смирнов" w:date="2023-05-25T13:43:00Z"/>
              </w:rPr>
            </w:pPr>
            <w:ins w:id="4635" w:author="Антон Смирнов" w:date="2023-05-25T13:43:00Z">
              <w:r w:rsidRPr="007F6A26">
                <w:t>0,24</w:t>
              </w:r>
            </w:ins>
          </w:p>
        </w:tc>
        <w:tc>
          <w:tcPr>
            <w:tcW w:w="875" w:type="dxa"/>
            <w:tcPrChange w:id="4636" w:author="Антон Смирнов" w:date="2023-05-25T13:48:00Z">
              <w:tcPr>
                <w:tcW w:w="809" w:type="dxa"/>
              </w:tcPr>
            </w:tcPrChange>
          </w:tcPr>
          <w:p w14:paraId="0696D3A3" w14:textId="77777777" w:rsidR="00FD588A" w:rsidRPr="007F6A26" w:rsidRDefault="00FD588A" w:rsidP="00FD588A">
            <w:pPr>
              <w:pStyle w:val="a0"/>
              <w:ind w:firstLine="0"/>
              <w:rPr>
                <w:ins w:id="4637" w:author="Антон Смирнов" w:date="2023-05-25T13:43:00Z"/>
              </w:rPr>
            </w:pPr>
            <w:ins w:id="4638" w:author="Антон Смирнов" w:date="2023-05-25T13:43:00Z">
              <w:r w:rsidRPr="007F6A26">
                <w:t>0,22</w:t>
              </w:r>
            </w:ins>
          </w:p>
        </w:tc>
      </w:tr>
      <w:tr w:rsidR="00FD588A" w:rsidRPr="007F6A26" w14:paraId="368A5A89" w14:textId="77777777" w:rsidTr="00FD588A">
        <w:trPr>
          <w:ins w:id="4639" w:author="Антон Смирнов" w:date="2023-05-25T13:43:00Z"/>
        </w:trPr>
        <w:tc>
          <w:tcPr>
            <w:tcW w:w="1182" w:type="dxa"/>
            <w:tcPrChange w:id="4640" w:author="Антон Смирнов" w:date="2023-05-25T13:48:00Z">
              <w:tcPr>
                <w:tcW w:w="1147" w:type="dxa"/>
              </w:tcPr>
            </w:tcPrChange>
          </w:tcPr>
          <w:p w14:paraId="6F684E05" w14:textId="7DA9D6CE" w:rsidR="00FD588A" w:rsidRPr="007F6A26" w:rsidRDefault="00FD588A" w:rsidP="00FD588A">
            <w:pPr>
              <w:pStyle w:val="a0"/>
              <w:ind w:firstLine="0"/>
              <w:rPr>
                <w:ins w:id="4641" w:author="Антон Смирнов" w:date="2023-05-25T13:43:00Z"/>
              </w:rPr>
            </w:pPr>
            <w:ins w:id="4642" w:author="Антон Смирнов" w:date="2023-05-25T13:43:00Z">
              <w:r w:rsidRPr="007F6A26">
                <w:t>A*11:02</w:t>
              </w:r>
            </w:ins>
          </w:p>
        </w:tc>
        <w:tc>
          <w:tcPr>
            <w:tcW w:w="814" w:type="dxa"/>
            <w:tcPrChange w:id="4643" w:author="Антон Смирнов" w:date="2023-05-25T13:48:00Z">
              <w:tcPr>
                <w:tcW w:w="1088" w:type="dxa"/>
              </w:tcPr>
            </w:tcPrChange>
          </w:tcPr>
          <w:p w14:paraId="0F860623" w14:textId="77777777" w:rsidR="00FD588A" w:rsidRPr="007F6A26" w:rsidRDefault="00FD588A" w:rsidP="00FD588A">
            <w:pPr>
              <w:pStyle w:val="a0"/>
              <w:ind w:firstLine="0"/>
              <w:rPr>
                <w:ins w:id="4644" w:author="Антон Смирнов" w:date="2023-05-25T13:43:00Z"/>
              </w:rPr>
            </w:pPr>
            <w:ins w:id="4645" w:author="Антон Смирнов" w:date="2023-05-25T13:43:00Z">
              <w:r w:rsidRPr="007F6A26">
                <w:t>0,94</w:t>
              </w:r>
            </w:ins>
          </w:p>
        </w:tc>
        <w:tc>
          <w:tcPr>
            <w:tcW w:w="699" w:type="dxa"/>
            <w:tcPrChange w:id="4646" w:author="Антон Смирнов" w:date="2023-05-25T13:48:00Z">
              <w:tcPr>
                <w:tcW w:w="979" w:type="dxa"/>
              </w:tcPr>
            </w:tcPrChange>
          </w:tcPr>
          <w:p w14:paraId="23A62AFB" w14:textId="77777777" w:rsidR="00FD588A" w:rsidRPr="007F6A26" w:rsidRDefault="00FD588A" w:rsidP="00FD588A">
            <w:pPr>
              <w:pStyle w:val="a0"/>
              <w:ind w:firstLine="0"/>
              <w:rPr>
                <w:ins w:id="4647" w:author="Антон Смирнов" w:date="2023-05-25T13:43:00Z"/>
              </w:rPr>
            </w:pPr>
            <w:ins w:id="4648" w:author="Антон Смирнов" w:date="2023-05-25T13:43:00Z">
              <w:r w:rsidRPr="007F6A26">
                <w:t>0</w:t>
              </w:r>
            </w:ins>
          </w:p>
        </w:tc>
        <w:tc>
          <w:tcPr>
            <w:tcW w:w="1241" w:type="dxa"/>
            <w:tcPrChange w:id="4649" w:author="Антон Смирнов" w:date="2023-05-25T13:48:00Z">
              <w:tcPr>
                <w:tcW w:w="1606" w:type="dxa"/>
              </w:tcPr>
            </w:tcPrChange>
          </w:tcPr>
          <w:p w14:paraId="38CBB6DA" w14:textId="77777777" w:rsidR="00FD588A" w:rsidRPr="007F6A26" w:rsidRDefault="00FD588A" w:rsidP="00FD588A">
            <w:pPr>
              <w:pStyle w:val="a0"/>
              <w:ind w:firstLine="0"/>
              <w:rPr>
                <w:ins w:id="4650" w:author="Антон Смирнов" w:date="2023-05-25T13:43:00Z"/>
              </w:rPr>
            </w:pPr>
            <w:ins w:id="4651" w:author="Антон Смирнов" w:date="2023-05-25T13:43:00Z">
              <w:r w:rsidRPr="007F6A26">
                <w:t>0,93</w:t>
              </w:r>
            </w:ins>
          </w:p>
        </w:tc>
        <w:tc>
          <w:tcPr>
            <w:tcW w:w="1966" w:type="dxa"/>
            <w:tcPrChange w:id="4652" w:author="Антон Смирнов" w:date="2023-05-25T13:48:00Z">
              <w:tcPr>
                <w:tcW w:w="1298" w:type="dxa"/>
              </w:tcPr>
            </w:tcPrChange>
          </w:tcPr>
          <w:p w14:paraId="7A329099" w14:textId="77777777" w:rsidR="00FD588A" w:rsidRPr="007F6A26" w:rsidRDefault="00FD588A" w:rsidP="00FD588A">
            <w:pPr>
              <w:pStyle w:val="a0"/>
              <w:ind w:firstLine="0"/>
              <w:rPr>
                <w:ins w:id="4653" w:author="Антон Смирнов" w:date="2023-05-25T13:43:00Z"/>
              </w:rPr>
            </w:pPr>
            <w:ins w:id="4654" w:author="Антон Смирнов" w:date="2023-05-25T13:43:00Z">
              <w:r w:rsidRPr="007F6A26">
                <w:t>0,92</w:t>
              </w:r>
            </w:ins>
          </w:p>
        </w:tc>
        <w:tc>
          <w:tcPr>
            <w:tcW w:w="1395" w:type="dxa"/>
            <w:tcPrChange w:id="4655" w:author="Антон Смирнов" w:date="2023-05-25T13:48:00Z">
              <w:tcPr>
                <w:tcW w:w="1279" w:type="dxa"/>
              </w:tcPr>
            </w:tcPrChange>
          </w:tcPr>
          <w:p w14:paraId="00E241C2" w14:textId="77777777" w:rsidR="00FD588A" w:rsidRPr="007F6A26" w:rsidRDefault="00FD588A" w:rsidP="00FD588A">
            <w:pPr>
              <w:pStyle w:val="a0"/>
              <w:ind w:firstLine="0"/>
              <w:rPr>
                <w:ins w:id="4656" w:author="Антон Смирнов" w:date="2023-05-25T13:43:00Z"/>
              </w:rPr>
            </w:pPr>
            <w:ins w:id="4657" w:author="Антон Смирнов" w:date="2023-05-25T13:43:00Z">
              <w:r w:rsidRPr="007F6A26">
                <w:t>0,92</w:t>
              </w:r>
            </w:ins>
          </w:p>
        </w:tc>
        <w:tc>
          <w:tcPr>
            <w:tcW w:w="699" w:type="dxa"/>
            <w:tcPrChange w:id="4658" w:author="Антон Смирнов" w:date="2023-05-25T13:48:00Z">
              <w:tcPr>
                <w:tcW w:w="682" w:type="dxa"/>
              </w:tcPr>
            </w:tcPrChange>
          </w:tcPr>
          <w:p w14:paraId="030172D7" w14:textId="77777777" w:rsidR="00FD588A" w:rsidRPr="007F6A26" w:rsidRDefault="00FD588A" w:rsidP="00FD588A">
            <w:pPr>
              <w:pStyle w:val="a0"/>
              <w:ind w:firstLine="0"/>
              <w:rPr>
                <w:ins w:id="4659" w:author="Антон Смирнов" w:date="2023-05-25T13:43:00Z"/>
              </w:rPr>
            </w:pPr>
            <w:ins w:id="4660" w:author="Антон Смирнов" w:date="2023-05-25T13:43:00Z">
              <w:r w:rsidRPr="007F6A26">
                <w:t>0,92</w:t>
              </w:r>
            </w:ins>
          </w:p>
        </w:tc>
        <w:tc>
          <w:tcPr>
            <w:tcW w:w="699" w:type="dxa"/>
            <w:tcPrChange w:id="4661" w:author="Антон Смирнов" w:date="2023-05-25T13:48:00Z">
              <w:tcPr>
                <w:tcW w:w="682" w:type="dxa"/>
              </w:tcPr>
            </w:tcPrChange>
          </w:tcPr>
          <w:p w14:paraId="699F60E5" w14:textId="77777777" w:rsidR="00FD588A" w:rsidRPr="007F6A26" w:rsidRDefault="00FD588A" w:rsidP="00FD588A">
            <w:pPr>
              <w:pStyle w:val="a0"/>
              <w:ind w:firstLine="0"/>
              <w:rPr>
                <w:ins w:id="4662" w:author="Антон Смирнов" w:date="2023-05-25T13:43:00Z"/>
              </w:rPr>
            </w:pPr>
            <w:ins w:id="4663" w:author="Антон Смирнов" w:date="2023-05-25T13:43:00Z">
              <w:r w:rsidRPr="007F6A26">
                <w:t>0,1</w:t>
              </w:r>
            </w:ins>
          </w:p>
        </w:tc>
        <w:tc>
          <w:tcPr>
            <w:tcW w:w="875" w:type="dxa"/>
            <w:tcPrChange w:id="4664" w:author="Антон Смирнов" w:date="2023-05-25T13:48:00Z">
              <w:tcPr>
                <w:tcW w:w="809" w:type="dxa"/>
              </w:tcPr>
            </w:tcPrChange>
          </w:tcPr>
          <w:p w14:paraId="22551EC6" w14:textId="77777777" w:rsidR="00FD588A" w:rsidRPr="007F6A26" w:rsidRDefault="00FD588A" w:rsidP="00FD588A">
            <w:pPr>
              <w:pStyle w:val="a0"/>
              <w:ind w:firstLine="0"/>
              <w:rPr>
                <w:ins w:id="4665" w:author="Антон Смирнов" w:date="2023-05-25T13:43:00Z"/>
              </w:rPr>
            </w:pPr>
            <w:ins w:id="4666" w:author="Антон Смирнов" w:date="2023-05-25T13:43:00Z">
              <w:r w:rsidRPr="007F6A26">
                <w:t>0,2</w:t>
              </w:r>
            </w:ins>
          </w:p>
        </w:tc>
      </w:tr>
      <w:tr w:rsidR="00FD588A" w:rsidRPr="007F6A26" w14:paraId="029B3327" w14:textId="77777777" w:rsidTr="00FD588A">
        <w:trPr>
          <w:ins w:id="4667" w:author="Антон Смирнов" w:date="2023-05-25T13:43:00Z"/>
        </w:trPr>
        <w:tc>
          <w:tcPr>
            <w:tcW w:w="1182" w:type="dxa"/>
            <w:tcPrChange w:id="4668" w:author="Антон Смирнов" w:date="2023-05-25T13:48:00Z">
              <w:tcPr>
                <w:tcW w:w="1147" w:type="dxa"/>
              </w:tcPr>
            </w:tcPrChange>
          </w:tcPr>
          <w:p w14:paraId="74C013FB" w14:textId="77A29791" w:rsidR="00FD588A" w:rsidRPr="007F6A26" w:rsidRDefault="00FD588A" w:rsidP="00FD588A">
            <w:pPr>
              <w:pStyle w:val="a0"/>
              <w:ind w:firstLine="0"/>
              <w:rPr>
                <w:ins w:id="4669" w:author="Антон Смирнов" w:date="2023-05-25T13:43:00Z"/>
              </w:rPr>
            </w:pPr>
            <w:ins w:id="4670" w:author="Антон Смирнов" w:date="2023-05-25T13:43:00Z">
              <w:r w:rsidRPr="007F6A26">
                <w:t>B*35:03</w:t>
              </w:r>
            </w:ins>
          </w:p>
        </w:tc>
        <w:tc>
          <w:tcPr>
            <w:tcW w:w="814" w:type="dxa"/>
            <w:tcPrChange w:id="4671" w:author="Антон Смирнов" w:date="2023-05-25T13:48:00Z">
              <w:tcPr>
                <w:tcW w:w="1088" w:type="dxa"/>
              </w:tcPr>
            </w:tcPrChange>
          </w:tcPr>
          <w:p w14:paraId="07CB78B3" w14:textId="77777777" w:rsidR="00FD588A" w:rsidRPr="007F6A26" w:rsidRDefault="00FD588A" w:rsidP="00FD588A">
            <w:pPr>
              <w:pStyle w:val="a0"/>
              <w:ind w:firstLine="0"/>
              <w:rPr>
                <w:ins w:id="4672" w:author="Антон Смирнов" w:date="2023-05-25T13:43:00Z"/>
              </w:rPr>
            </w:pPr>
            <w:ins w:id="4673" w:author="Антон Смирнов" w:date="2023-05-25T13:43:00Z">
              <w:r w:rsidRPr="007F6A26">
                <w:t>0,94</w:t>
              </w:r>
            </w:ins>
          </w:p>
        </w:tc>
        <w:tc>
          <w:tcPr>
            <w:tcW w:w="699" w:type="dxa"/>
            <w:tcPrChange w:id="4674" w:author="Антон Смирнов" w:date="2023-05-25T13:48:00Z">
              <w:tcPr>
                <w:tcW w:w="979" w:type="dxa"/>
              </w:tcPr>
            </w:tcPrChange>
          </w:tcPr>
          <w:p w14:paraId="23E22FE3" w14:textId="77777777" w:rsidR="00FD588A" w:rsidRPr="007F6A26" w:rsidRDefault="00FD588A" w:rsidP="00FD588A">
            <w:pPr>
              <w:pStyle w:val="a0"/>
              <w:ind w:firstLine="0"/>
              <w:rPr>
                <w:ins w:id="4675" w:author="Антон Смирнов" w:date="2023-05-25T13:43:00Z"/>
              </w:rPr>
            </w:pPr>
            <w:ins w:id="4676" w:author="Антон Смирнов" w:date="2023-05-25T13:43:00Z">
              <w:r w:rsidRPr="007F6A26">
                <w:t>0</w:t>
              </w:r>
            </w:ins>
          </w:p>
        </w:tc>
        <w:tc>
          <w:tcPr>
            <w:tcW w:w="1241" w:type="dxa"/>
            <w:tcPrChange w:id="4677" w:author="Антон Смирнов" w:date="2023-05-25T13:48:00Z">
              <w:tcPr>
                <w:tcW w:w="1606" w:type="dxa"/>
              </w:tcPr>
            </w:tcPrChange>
          </w:tcPr>
          <w:p w14:paraId="3753EE88" w14:textId="77777777" w:rsidR="00FD588A" w:rsidRPr="007F6A26" w:rsidRDefault="00FD588A" w:rsidP="00FD588A">
            <w:pPr>
              <w:pStyle w:val="a0"/>
              <w:ind w:firstLine="0"/>
              <w:rPr>
                <w:ins w:id="4678" w:author="Антон Смирнов" w:date="2023-05-25T13:43:00Z"/>
              </w:rPr>
            </w:pPr>
            <w:ins w:id="4679" w:author="Антон Смирнов" w:date="2023-05-25T13:43:00Z">
              <w:r w:rsidRPr="007F6A26">
                <w:t>0,92</w:t>
              </w:r>
            </w:ins>
          </w:p>
        </w:tc>
        <w:tc>
          <w:tcPr>
            <w:tcW w:w="1966" w:type="dxa"/>
            <w:tcPrChange w:id="4680" w:author="Антон Смирнов" w:date="2023-05-25T13:48:00Z">
              <w:tcPr>
                <w:tcW w:w="1298" w:type="dxa"/>
              </w:tcPr>
            </w:tcPrChange>
          </w:tcPr>
          <w:p w14:paraId="29F2B3CB" w14:textId="77777777" w:rsidR="00FD588A" w:rsidRPr="007F6A26" w:rsidRDefault="00FD588A" w:rsidP="00FD588A">
            <w:pPr>
              <w:pStyle w:val="a0"/>
              <w:ind w:firstLine="0"/>
              <w:rPr>
                <w:ins w:id="4681" w:author="Антон Смирнов" w:date="2023-05-25T13:43:00Z"/>
              </w:rPr>
            </w:pPr>
            <w:ins w:id="4682" w:author="Антон Смирнов" w:date="2023-05-25T13:43:00Z">
              <w:r w:rsidRPr="007F6A26">
                <w:t>0,91</w:t>
              </w:r>
            </w:ins>
          </w:p>
        </w:tc>
        <w:tc>
          <w:tcPr>
            <w:tcW w:w="1395" w:type="dxa"/>
            <w:tcPrChange w:id="4683" w:author="Антон Смирнов" w:date="2023-05-25T13:48:00Z">
              <w:tcPr>
                <w:tcW w:w="1279" w:type="dxa"/>
              </w:tcPr>
            </w:tcPrChange>
          </w:tcPr>
          <w:p w14:paraId="5EE84B29" w14:textId="77777777" w:rsidR="00FD588A" w:rsidRPr="007F6A26" w:rsidRDefault="00FD588A" w:rsidP="00FD588A">
            <w:pPr>
              <w:pStyle w:val="a0"/>
              <w:ind w:firstLine="0"/>
              <w:rPr>
                <w:ins w:id="4684" w:author="Антон Смирнов" w:date="2023-05-25T13:43:00Z"/>
              </w:rPr>
            </w:pPr>
            <w:ins w:id="4685" w:author="Антон Смирнов" w:date="2023-05-25T13:43:00Z">
              <w:r w:rsidRPr="007F6A26">
                <w:t>0,91</w:t>
              </w:r>
            </w:ins>
          </w:p>
        </w:tc>
        <w:tc>
          <w:tcPr>
            <w:tcW w:w="699" w:type="dxa"/>
            <w:tcPrChange w:id="4686" w:author="Антон Смирнов" w:date="2023-05-25T13:48:00Z">
              <w:tcPr>
                <w:tcW w:w="682" w:type="dxa"/>
              </w:tcPr>
            </w:tcPrChange>
          </w:tcPr>
          <w:p w14:paraId="10984AA0" w14:textId="77777777" w:rsidR="00FD588A" w:rsidRPr="007F6A26" w:rsidRDefault="00FD588A" w:rsidP="00FD588A">
            <w:pPr>
              <w:pStyle w:val="a0"/>
              <w:ind w:firstLine="0"/>
              <w:rPr>
                <w:ins w:id="4687" w:author="Антон Смирнов" w:date="2023-05-25T13:43:00Z"/>
              </w:rPr>
            </w:pPr>
            <w:ins w:id="4688" w:author="Антон Смирнов" w:date="2023-05-25T13:43:00Z">
              <w:r w:rsidRPr="007F6A26">
                <w:t>0,92</w:t>
              </w:r>
            </w:ins>
          </w:p>
        </w:tc>
        <w:tc>
          <w:tcPr>
            <w:tcW w:w="699" w:type="dxa"/>
            <w:tcPrChange w:id="4689" w:author="Антон Смирнов" w:date="2023-05-25T13:48:00Z">
              <w:tcPr>
                <w:tcW w:w="682" w:type="dxa"/>
              </w:tcPr>
            </w:tcPrChange>
          </w:tcPr>
          <w:p w14:paraId="3D7390BA" w14:textId="77777777" w:rsidR="00FD588A" w:rsidRPr="007F6A26" w:rsidRDefault="00FD588A" w:rsidP="00FD588A">
            <w:pPr>
              <w:pStyle w:val="a0"/>
              <w:ind w:firstLine="0"/>
              <w:rPr>
                <w:ins w:id="4690" w:author="Антон Смирнов" w:date="2023-05-25T13:43:00Z"/>
              </w:rPr>
            </w:pPr>
            <w:ins w:id="4691" w:author="Антон Смирнов" w:date="2023-05-25T13:43:00Z">
              <w:r w:rsidRPr="007F6A26">
                <w:t>0,12</w:t>
              </w:r>
            </w:ins>
          </w:p>
        </w:tc>
        <w:tc>
          <w:tcPr>
            <w:tcW w:w="875" w:type="dxa"/>
            <w:tcPrChange w:id="4692" w:author="Антон Смирнов" w:date="2023-05-25T13:48:00Z">
              <w:tcPr>
                <w:tcW w:w="809" w:type="dxa"/>
              </w:tcPr>
            </w:tcPrChange>
          </w:tcPr>
          <w:p w14:paraId="1583F6AE" w14:textId="77777777" w:rsidR="00FD588A" w:rsidRPr="007F6A26" w:rsidRDefault="00FD588A" w:rsidP="00FD588A">
            <w:pPr>
              <w:pStyle w:val="a0"/>
              <w:ind w:firstLine="0"/>
              <w:rPr>
                <w:ins w:id="4693" w:author="Антон Смирнов" w:date="2023-05-25T13:43:00Z"/>
              </w:rPr>
            </w:pPr>
            <w:ins w:id="4694" w:author="Антон Смирнов" w:date="2023-05-25T13:43:00Z">
              <w:r w:rsidRPr="007F6A26">
                <w:t>0,2</w:t>
              </w:r>
            </w:ins>
          </w:p>
        </w:tc>
      </w:tr>
      <w:tr w:rsidR="00FD588A" w:rsidRPr="007F6A26" w14:paraId="5C1AF79B" w14:textId="77777777" w:rsidTr="00FD588A">
        <w:trPr>
          <w:ins w:id="4695" w:author="Антон Смирнов" w:date="2023-05-25T13:43:00Z"/>
        </w:trPr>
        <w:tc>
          <w:tcPr>
            <w:tcW w:w="1182" w:type="dxa"/>
            <w:tcPrChange w:id="4696" w:author="Антон Смирнов" w:date="2023-05-25T13:48:00Z">
              <w:tcPr>
                <w:tcW w:w="1147" w:type="dxa"/>
              </w:tcPr>
            </w:tcPrChange>
          </w:tcPr>
          <w:p w14:paraId="17060CA7" w14:textId="339D83E5" w:rsidR="00FD588A" w:rsidRPr="007F6A26" w:rsidRDefault="00FD588A" w:rsidP="00FD588A">
            <w:pPr>
              <w:pStyle w:val="a0"/>
              <w:ind w:firstLine="0"/>
              <w:rPr>
                <w:ins w:id="4697" w:author="Антон Смирнов" w:date="2023-05-25T13:43:00Z"/>
              </w:rPr>
            </w:pPr>
            <w:ins w:id="4698" w:author="Антон Смирнов" w:date="2023-05-25T13:43:00Z">
              <w:r w:rsidRPr="007F6A26">
                <w:t>B*56:01</w:t>
              </w:r>
            </w:ins>
          </w:p>
        </w:tc>
        <w:tc>
          <w:tcPr>
            <w:tcW w:w="814" w:type="dxa"/>
            <w:tcPrChange w:id="4699" w:author="Антон Смирнов" w:date="2023-05-25T13:48:00Z">
              <w:tcPr>
                <w:tcW w:w="1088" w:type="dxa"/>
              </w:tcPr>
            </w:tcPrChange>
          </w:tcPr>
          <w:p w14:paraId="5E201FF6" w14:textId="77777777" w:rsidR="00FD588A" w:rsidRPr="007F6A26" w:rsidRDefault="00FD588A" w:rsidP="00FD588A">
            <w:pPr>
              <w:pStyle w:val="a0"/>
              <w:ind w:firstLine="0"/>
              <w:rPr>
                <w:ins w:id="4700" w:author="Антон Смирнов" w:date="2023-05-25T13:43:00Z"/>
              </w:rPr>
            </w:pPr>
            <w:ins w:id="4701" w:author="Антон Смирнов" w:date="2023-05-25T13:43:00Z">
              <w:r w:rsidRPr="007F6A26">
                <w:t>0,94</w:t>
              </w:r>
            </w:ins>
          </w:p>
        </w:tc>
        <w:tc>
          <w:tcPr>
            <w:tcW w:w="699" w:type="dxa"/>
            <w:tcPrChange w:id="4702" w:author="Антон Смирнов" w:date="2023-05-25T13:48:00Z">
              <w:tcPr>
                <w:tcW w:w="979" w:type="dxa"/>
              </w:tcPr>
            </w:tcPrChange>
          </w:tcPr>
          <w:p w14:paraId="1177012D" w14:textId="77777777" w:rsidR="00FD588A" w:rsidRPr="007F6A26" w:rsidRDefault="00FD588A" w:rsidP="00FD588A">
            <w:pPr>
              <w:pStyle w:val="a0"/>
              <w:ind w:firstLine="0"/>
              <w:rPr>
                <w:ins w:id="4703" w:author="Антон Смирнов" w:date="2023-05-25T13:43:00Z"/>
              </w:rPr>
            </w:pPr>
            <w:ins w:id="4704" w:author="Антон Смирнов" w:date="2023-05-25T13:43:00Z">
              <w:r w:rsidRPr="007F6A26">
                <w:t>0,03</w:t>
              </w:r>
            </w:ins>
          </w:p>
        </w:tc>
        <w:tc>
          <w:tcPr>
            <w:tcW w:w="1241" w:type="dxa"/>
            <w:tcPrChange w:id="4705" w:author="Антон Смирнов" w:date="2023-05-25T13:48:00Z">
              <w:tcPr>
                <w:tcW w:w="1606" w:type="dxa"/>
              </w:tcPr>
            </w:tcPrChange>
          </w:tcPr>
          <w:p w14:paraId="1D74E8E7" w14:textId="77777777" w:rsidR="00FD588A" w:rsidRPr="007F6A26" w:rsidRDefault="00FD588A" w:rsidP="00FD588A">
            <w:pPr>
              <w:pStyle w:val="a0"/>
              <w:ind w:firstLine="0"/>
              <w:rPr>
                <w:ins w:id="4706" w:author="Антон Смирнов" w:date="2023-05-25T13:43:00Z"/>
              </w:rPr>
            </w:pPr>
            <w:ins w:id="4707" w:author="Антон Смирнов" w:date="2023-05-25T13:43:00Z">
              <w:r w:rsidRPr="007F6A26">
                <w:t>0,9</w:t>
              </w:r>
            </w:ins>
          </w:p>
        </w:tc>
        <w:tc>
          <w:tcPr>
            <w:tcW w:w="1966" w:type="dxa"/>
            <w:tcPrChange w:id="4708" w:author="Антон Смирнов" w:date="2023-05-25T13:48:00Z">
              <w:tcPr>
                <w:tcW w:w="1298" w:type="dxa"/>
              </w:tcPr>
            </w:tcPrChange>
          </w:tcPr>
          <w:p w14:paraId="29179952" w14:textId="77777777" w:rsidR="00FD588A" w:rsidRPr="007F6A26" w:rsidRDefault="00FD588A" w:rsidP="00FD588A">
            <w:pPr>
              <w:pStyle w:val="a0"/>
              <w:ind w:firstLine="0"/>
              <w:rPr>
                <w:ins w:id="4709" w:author="Антон Смирнов" w:date="2023-05-25T13:43:00Z"/>
              </w:rPr>
            </w:pPr>
            <w:ins w:id="4710" w:author="Антон Смирнов" w:date="2023-05-25T13:43:00Z">
              <w:r w:rsidRPr="007F6A26">
                <w:t>0,93</w:t>
              </w:r>
            </w:ins>
          </w:p>
        </w:tc>
        <w:tc>
          <w:tcPr>
            <w:tcW w:w="1395" w:type="dxa"/>
            <w:tcPrChange w:id="4711" w:author="Антон Смирнов" w:date="2023-05-25T13:48:00Z">
              <w:tcPr>
                <w:tcW w:w="1279" w:type="dxa"/>
              </w:tcPr>
            </w:tcPrChange>
          </w:tcPr>
          <w:p w14:paraId="0961A97F" w14:textId="77777777" w:rsidR="00FD588A" w:rsidRPr="007F6A26" w:rsidRDefault="00FD588A" w:rsidP="00FD588A">
            <w:pPr>
              <w:pStyle w:val="a0"/>
              <w:ind w:firstLine="0"/>
              <w:rPr>
                <w:ins w:id="4712" w:author="Антон Смирнов" w:date="2023-05-25T13:43:00Z"/>
              </w:rPr>
            </w:pPr>
            <w:ins w:id="4713" w:author="Антон Смирнов" w:date="2023-05-25T13:43:00Z">
              <w:r w:rsidRPr="007F6A26">
                <w:t>0,93</w:t>
              </w:r>
            </w:ins>
          </w:p>
        </w:tc>
        <w:tc>
          <w:tcPr>
            <w:tcW w:w="699" w:type="dxa"/>
            <w:tcPrChange w:id="4714" w:author="Антон Смирнов" w:date="2023-05-25T13:48:00Z">
              <w:tcPr>
                <w:tcW w:w="682" w:type="dxa"/>
              </w:tcPr>
            </w:tcPrChange>
          </w:tcPr>
          <w:p w14:paraId="02B0244A" w14:textId="77777777" w:rsidR="00FD588A" w:rsidRPr="007F6A26" w:rsidRDefault="00FD588A" w:rsidP="00FD588A">
            <w:pPr>
              <w:pStyle w:val="a0"/>
              <w:ind w:firstLine="0"/>
              <w:rPr>
                <w:ins w:id="4715" w:author="Антон Смирнов" w:date="2023-05-25T13:43:00Z"/>
              </w:rPr>
            </w:pPr>
            <w:ins w:id="4716" w:author="Антон Смирнов" w:date="2023-05-25T13:43:00Z">
              <w:r w:rsidRPr="007F6A26">
                <w:t>0,91</w:t>
              </w:r>
            </w:ins>
          </w:p>
        </w:tc>
        <w:tc>
          <w:tcPr>
            <w:tcW w:w="699" w:type="dxa"/>
            <w:tcPrChange w:id="4717" w:author="Антон Смирнов" w:date="2023-05-25T13:48:00Z">
              <w:tcPr>
                <w:tcW w:w="682" w:type="dxa"/>
              </w:tcPr>
            </w:tcPrChange>
          </w:tcPr>
          <w:p w14:paraId="3A6CD25F" w14:textId="77777777" w:rsidR="00FD588A" w:rsidRPr="007F6A26" w:rsidRDefault="00FD588A" w:rsidP="00FD588A">
            <w:pPr>
              <w:pStyle w:val="a0"/>
              <w:ind w:firstLine="0"/>
              <w:rPr>
                <w:ins w:id="4718" w:author="Антон Смирнов" w:date="2023-05-25T13:43:00Z"/>
              </w:rPr>
            </w:pPr>
            <w:ins w:id="4719" w:author="Антон Смирнов" w:date="2023-05-25T13:43:00Z">
              <w:r w:rsidRPr="007F6A26">
                <w:t>0,14</w:t>
              </w:r>
            </w:ins>
          </w:p>
        </w:tc>
        <w:tc>
          <w:tcPr>
            <w:tcW w:w="875" w:type="dxa"/>
            <w:tcPrChange w:id="4720" w:author="Антон Смирнов" w:date="2023-05-25T13:48:00Z">
              <w:tcPr>
                <w:tcW w:w="809" w:type="dxa"/>
              </w:tcPr>
            </w:tcPrChange>
          </w:tcPr>
          <w:p w14:paraId="7BCF55C9" w14:textId="77777777" w:rsidR="00FD588A" w:rsidRPr="007F6A26" w:rsidRDefault="00FD588A" w:rsidP="00FD588A">
            <w:pPr>
              <w:pStyle w:val="a0"/>
              <w:ind w:firstLine="0"/>
              <w:rPr>
                <w:ins w:id="4721" w:author="Антон Смирнов" w:date="2023-05-25T13:43:00Z"/>
              </w:rPr>
            </w:pPr>
            <w:ins w:id="4722" w:author="Антон Смирнов" w:date="2023-05-25T13:43:00Z">
              <w:r w:rsidRPr="007F6A26">
                <w:t>0,19</w:t>
              </w:r>
            </w:ins>
          </w:p>
        </w:tc>
      </w:tr>
      <w:tr w:rsidR="00FD588A" w:rsidRPr="007F6A26" w14:paraId="09B38183" w14:textId="77777777" w:rsidTr="00FD588A">
        <w:trPr>
          <w:ins w:id="4723" w:author="Антон Смирнов" w:date="2023-05-25T13:43:00Z"/>
        </w:trPr>
        <w:tc>
          <w:tcPr>
            <w:tcW w:w="1182" w:type="dxa"/>
            <w:tcPrChange w:id="4724" w:author="Антон Смирнов" w:date="2023-05-25T13:48:00Z">
              <w:tcPr>
                <w:tcW w:w="1147" w:type="dxa"/>
              </w:tcPr>
            </w:tcPrChange>
          </w:tcPr>
          <w:p w14:paraId="1199CB41" w14:textId="3CD9C986" w:rsidR="00FD588A" w:rsidRPr="007F6A26" w:rsidRDefault="00FD588A" w:rsidP="00FD588A">
            <w:pPr>
              <w:pStyle w:val="a0"/>
              <w:ind w:firstLine="0"/>
              <w:rPr>
                <w:ins w:id="4725" w:author="Антон Смирнов" w:date="2023-05-25T13:43:00Z"/>
              </w:rPr>
            </w:pPr>
            <w:ins w:id="4726" w:author="Антон Смирнов" w:date="2023-05-25T13:43:00Z">
              <w:r w:rsidRPr="007F6A26">
                <w:t>A*25:01</w:t>
              </w:r>
            </w:ins>
          </w:p>
        </w:tc>
        <w:tc>
          <w:tcPr>
            <w:tcW w:w="814" w:type="dxa"/>
            <w:tcPrChange w:id="4727" w:author="Антон Смирнов" w:date="2023-05-25T13:48:00Z">
              <w:tcPr>
                <w:tcW w:w="1088" w:type="dxa"/>
              </w:tcPr>
            </w:tcPrChange>
          </w:tcPr>
          <w:p w14:paraId="54173D33" w14:textId="77777777" w:rsidR="00FD588A" w:rsidRPr="007F6A26" w:rsidRDefault="00FD588A" w:rsidP="00FD588A">
            <w:pPr>
              <w:pStyle w:val="a0"/>
              <w:ind w:firstLine="0"/>
              <w:rPr>
                <w:ins w:id="4728" w:author="Антон Смирнов" w:date="2023-05-25T13:43:00Z"/>
              </w:rPr>
            </w:pPr>
            <w:ins w:id="4729" w:author="Антон Смирнов" w:date="2023-05-25T13:43:00Z">
              <w:r w:rsidRPr="007F6A26">
                <w:t>0,94</w:t>
              </w:r>
            </w:ins>
          </w:p>
        </w:tc>
        <w:tc>
          <w:tcPr>
            <w:tcW w:w="699" w:type="dxa"/>
            <w:tcPrChange w:id="4730" w:author="Антон Смирнов" w:date="2023-05-25T13:48:00Z">
              <w:tcPr>
                <w:tcW w:w="979" w:type="dxa"/>
              </w:tcPr>
            </w:tcPrChange>
          </w:tcPr>
          <w:p w14:paraId="1A93BD66" w14:textId="77777777" w:rsidR="00FD588A" w:rsidRPr="007F6A26" w:rsidRDefault="00FD588A" w:rsidP="00FD588A">
            <w:pPr>
              <w:pStyle w:val="a0"/>
              <w:ind w:firstLine="0"/>
              <w:rPr>
                <w:ins w:id="4731" w:author="Антон Смирнов" w:date="2023-05-25T13:43:00Z"/>
              </w:rPr>
            </w:pPr>
            <w:ins w:id="4732" w:author="Антон Смирнов" w:date="2023-05-25T13:43:00Z">
              <w:r w:rsidRPr="007F6A26">
                <w:t>0,05</w:t>
              </w:r>
            </w:ins>
          </w:p>
        </w:tc>
        <w:tc>
          <w:tcPr>
            <w:tcW w:w="1241" w:type="dxa"/>
            <w:tcPrChange w:id="4733" w:author="Антон Смирнов" w:date="2023-05-25T13:48:00Z">
              <w:tcPr>
                <w:tcW w:w="1606" w:type="dxa"/>
              </w:tcPr>
            </w:tcPrChange>
          </w:tcPr>
          <w:p w14:paraId="30D5ACCD" w14:textId="77777777" w:rsidR="00FD588A" w:rsidRPr="007F6A26" w:rsidRDefault="00FD588A" w:rsidP="00FD588A">
            <w:pPr>
              <w:pStyle w:val="a0"/>
              <w:ind w:firstLine="0"/>
              <w:rPr>
                <w:ins w:id="4734" w:author="Антон Смирнов" w:date="2023-05-25T13:43:00Z"/>
              </w:rPr>
            </w:pPr>
            <w:ins w:id="4735" w:author="Антон Смирнов" w:date="2023-05-25T13:43:00Z">
              <w:r w:rsidRPr="007F6A26">
                <w:t>0,89</w:t>
              </w:r>
            </w:ins>
          </w:p>
        </w:tc>
        <w:tc>
          <w:tcPr>
            <w:tcW w:w="1966" w:type="dxa"/>
            <w:tcPrChange w:id="4736" w:author="Антон Смирнов" w:date="2023-05-25T13:48:00Z">
              <w:tcPr>
                <w:tcW w:w="1298" w:type="dxa"/>
              </w:tcPr>
            </w:tcPrChange>
          </w:tcPr>
          <w:p w14:paraId="1052F789" w14:textId="77777777" w:rsidR="00FD588A" w:rsidRPr="007F6A26" w:rsidRDefault="00FD588A" w:rsidP="00FD588A">
            <w:pPr>
              <w:pStyle w:val="a0"/>
              <w:ind w:firstLine="0"/>
              <w:rPr>
                <w:ins w:id="4737" w:author="Антон Смирнов" w:date="2023-05-25T13:43:00Z"/>
              </w:rPr>
            </w:pPr>
            <w:ins w:id="4738" w:author="Антон Смирнов" w:date="2023-05-25T13:43:00Z">
              <w:r w:rsidRPr="007F6A26">
                <w:t>0,93</w:t>
              </w:r>
            </w:ins>
          </w:p>
        </w:tc>
        <w:tc>
          <w:tcPr>
            <w:tcW w:w="1395" w:type="dxa"/>
            <w:tcPrChange w:id="4739" w:author="Антон Смирнов" w:date="2023-05-25T13:48:00Z">
              <w:tcPr>
                <w:tcW w:w="1279" w:type="dxa"/>
              </w:tcPr>
            </w:tcPrChange>
          </w:tcPr>
          <w:p w14:paraId="59EF0C0C" w14:textId="77777777" w:rsidR="00FD588A" w:rsidRPr="007F6A26" w:rsidRDefault="00FD588A" w:rsidP="00FD588A">
            <w:pPr>
              <w:pStyle w:val="a0"/>
              <w:ind w:firstLine="0"/>
              <w:rPr>
                <w:ins w:id="4740" w:author="Антон Смирнов" w:date="2023-05-25T13:43:00Z"/>
              </w:rPr>
            </w:pPr>
            <w:ins w:id="4741" w:author="Антон Смирнов" w:date="2023-05-25T13:43:00Z">
              <w:r w:rsidRPr="007F6A26">
                <w:t>0,93</w:t>
              </w:r>
            </w:ins>
          </w:p>
        </w:tc>
        <w:tc>
          <w:tcPr>
            <w:tcW w:w="699" w:type="dxa"/>
            <w:tcPrChange w:id="4742" w:author="Антон Смирнов" w:date="2023-05-25T13:48:00Z">
              <w:tcPr>
                <w:tcW w:w="682" w:type="dxa"/>
              </w:tcPr>
            </w:tcPrChange>
          </w:tcPr>
          <w:p w14:paraId="42AE1AED" w14:textId="77777777" w:rsidR="00FD588A" w:rsidRPr="007F6A26" w:rsidRDefault="00FD588A" w:rsidP="00FD588A">
            <w:pPr>
              <w:pStyle w:val="a0"/>
              <w:ind w:firstLine="0"/>
              <w:rPr>
                <w:ins w:id="4743" w:author="Антон Смирнов" w:date="2023-05-25T13:43:00Z"/>
              </w:rPr>
            </w:pPr>
            <w:ins w:id="4744" w:author="Антон Смирнов" w:date="2023-05-25T13:43:00Z">
              <w:r w:rsidRPr="007F6A26">
                <w:t>0,91</w:t>
              </w:r>
            </w:ins>
          </w:p>
        </w:tc>
        <w:tc>
          <w:tcPr>
            <w:tcW w:w="699" w:type="dxa"/>
            <w:tcPrChange w:id="4745" w:author="Антон Смирнов" w:date="2023-05-25T13:48:00Z">
              <w:tcPr>
                <w:tcW w:w="682" w:type="dxa"/>
              </w:tcPr>
            </w:tcPrChange>
          </w:tcPr>
          <w:p w14:paraId="2C4BC586" w14:textId="77777777" w:rsidR="00FD588A" w:rsidRPr="007F6A26" w:rsidRDefault="00FD588A" w:rsidP="00FD588A">
            <w:pPr>
              <w:pStyle w:val="a0"/>
              <w:ind w:firstLine="0"/>
              <w:rPr>
                <w:ins w:id="4746" w:author="Антон Смирнов" w:date="2023-05-25T13:43:00Z"/>
              </w:rPr>
            </w:pPr>
            <w:ins w:id="4747" w:author="Антон Смирнов" w:date="2023-05-25T13:43:00Z">
              <w:r w:rsidRPr="007F6A26">
                <w:t>0,26</w:t>
              </w:r>
            </w:ins>
          </w:p>
        </w:tc>
        <w:tc>
          <w:tcPr>
            <w:tcW w:w="875" w:type="dxa"/>
            <w:tcPrChange w:id="4748" w:author="Антон Смирнов" w:date="2023-05-25T13:48:00Z">
              <w:tcPr>
                <w:tcW w:w="809" w:type="dxa"/>
              </w:tcPr>
            </w:tcPrChange>
          </w:tcPr>
          <w:p w14:paraId="71E56DD5" w14:textId="77777777" w:rsidR="00FD588A" w:rsidRPr="007F6A26" w:rsidRDefault="00FD588A" w:rsidP="00FD588A">
            <w:pPr>
              <w:pStyle w:val="a0"/>
              <w:ind w:firstLine="0"/>
              <w:rPr>
                <w:ins w:id="4749" w:author="Антон Смирнов" w:date="2023-05-25T13:43:00Z"/>
              </w:rPr>
            </w:pPr>
            <w:ins w:id="4750" w:author="Антон Смирнов" w:date="2023-05-25T13:43:00Z">
              <w:r w:rsidRPr="007F6A26">
                <w:t>0,21</w:t>
              </w:r>
            </w:ins>
          </w:p>
        </w:tc>
      </w:tr>
      <w:tr w:rsidR="00FD588A" w:rsidRPr="007F6A26" w14:paraId="685ADC8A" w14:textId="77777777" w:rsidTr="00FD588A">
        <w:trPr>
          <w:ins w:id="4751" w:author="Антон Смирнов" w:date="2023-05-25T13:43:00Z"/>
        </w:trPr>
        <w:tc>
          <w:tcPr>
            <w:tcW w:w="1182" w:type="dxa"/>
            <w:tcPrChange w:id="4752" w:author="Антон Смирнов" w:date="2023-05-25T13:48:00Z">
              <w:tcPr>
                <w:tcW w:w="1147" w:type="dxa"/>
              </w:tcPr>
            </w:tcPrChange>
          </w:tcPr>
          <w:p w14:paraId="467C3F41" w14:textId="0A14F1A6" w:rsidR="00FD588A" w:rsidRPr="007F6A26" w:rsidRDefault="00FD588A" w:rsidP="00FD588A">
            <w:pPr>
              <w:pStyle w:val="a0"/>
              <w:ind w:firstLine="0"/>
              <w:rPr>
                <w:ins w:id="4753" w:author="Антон Смирнов" w:date="2023-05-25T13:43:00Z"/>
              </w:rPr>
            </w:pPr>
            <w:ins w:id="4754" w:author="Антон Смирнов" w:date="2023-05-25T13:43:00Z">
              <w:r w:rsidRPr="007F6A26">
                <w:t>A*24:07</w:t>
              </w:r>
            </w:ins>
          </w:p>
        </w:tc>
        <w:tc>
          <w:tcPr>
            <w:tcW w:w="814" w:type="dxa"/>
            <w:tcPrChange w:id="4755" w:author="Антон Смирнов" w:date="2023-05-25T13:48:00Z">
              <w:tcPr>
                <w:tcW w:w="1088" w:type="dxa"/>
              </w:tcPr>
            </w:tcPrChange>
          </w:tcPr>
          <w:p w14:paraId="27937117" w14:textId="77777777" w:rsidR="00FD588A" w:rsidRPr="007F6A26" w:rsidRDefault="00FD588A" w:rsidP="00FD588A">
            <w:pPr>
              <w:pStyle w:val="a0"/>
              <w:ind w:firstLine="0"/>
              <w:rPr>
                <w:ins w:id="4756" w:author="Антон Смирнов" w:date="2023-05-25T13:43:00Z"/>
              </w:rPr>
            </w:pPr>
            <w:ins w:id="4757" w:author="Антон Смирнов" w:date="2023-05-25T13:43:00Z">
              <w:r w:rsidRPr="007F6A26">
                <w:t>0,94</w:t>
              </w:r>
            </w:ins>
          </w:p>
        </w:tc>
        <w:tc>
          <w:tcPr>
            <w:tcW w:w="699" w:type="dxa"/>
            <w:tcPrChange w:id="4758" w:author="Антон Смирнов" w:date="2023-05-25T13:48:00Z">
              <w:tcPr>
                <w:tcW w:w="979" w:type="dxa"/>
              </w:tcPr>
            </w:tcPrChange>
          </w:tcPr>
          <w:p w14:paraId="5E6635FA" w14:textId="77777777" w:rsidR="00FD588A" w:rsidRPr="007F6A26" w:rsidRDefault="00FD588A" w:rsidP="00FD588A">
            <w:pPr>
              <w:pStyle w:val="a0"/>
              <w:ind w:firstLine="0"/>
              <w:rPr>
                <w:ins w:id="4759" w:author="Антон Смирнов" w:date="2023-05-25T13:43:00Z"/>
              </w:rPr>
            </w:pPr>
            <w:ins w:id="4760" w:author="Антон Смирнов" w:date="2023-05-25T13:43:00Z">
              <w:r w:rsidRPr="007F6A26">
                <w:t>0,01</w:t>
              </w:r>
            </w:ins>
          </w:p>
        </w:tc>
        <w:tc>
          <w:tcPr>
            <w:tcW w:w="1241" w:type="dxa"/>
            <w:tcPrChange w:id="4761" w:author="Антон Смирнов" w:date="2023-05-25T13:48:00Z">
              <w:tcPr>
                <w:tcW w:w="1606" w:type="dxa"/>
              </w:tcPr>
            </w:tcPrChange>
          </w:tcPr>
          <w:p w14:paraId="1231A19F" w14:textId="77777777" w:rsidR="00FD588A" w:rsidRPr="007F6A26" w:rsidRDefault="00FD588A" w:rsidP="00FD588A">
            <w:pPr>
              <w:pStyle w:val="a0"/>
              <w:ind w:firstLine="0"/>
              <w:rPr>
                <w:ins w:id="4762" w:author="Антон Смирнов" w:date="2023-05-25T13:43:00Z"/>
              </w:rPr>
            </w:pPr>
            <w:ins w:id="4763" w:author="Антон Смирнов" w:date="2023-05-25T13:43:00Z">
              <w:r w:rsidRPr="007F6A26">
                <w:t>0,92</w:t>
              </w:r>
            </w:ins>
          </w:p>
        </w:tc>
        <w:tc>
          <w:tcPr>
            <w:tcW w:w="1966" w:type="dxa"/>
            <w:tcPrChange w:id="4764" w:author="Антон Смирнов" w:date="2023-05-25T13:48:00Z">
              <w:tcPr>
                <w:tcW w:w="1298" w:type="dxa"/>
              </w:tcPr>
            </w:tcPrChange>
          </w:tcPr>
          <w:p w14:paraId="15121686" w14:textId="77777777" w:rsidR="00FD588A" w:rsidRPr="007F6A26" w:rsidRDefault="00FD588A" w:rsidP="00FD588A">
            <w:pPr>
              <w:pStyle w:val="a0"/>
              <w:ind w:firstLine="0"/>
              <w:rPr>
                <w:ins w:id="4765" w:author="Антон Смирнов" w:date="2023-05-25T13:43:00Z"/>
              </w:rPr>
            </w:pPr>
            <w:ins w:id="4766" w:author="Антон Смирнов" w:date="2023-05-25T13:43:00Z">
              <w:r w:rsidRPr="007F6A26">
                <w:t>0,92</w:t>
              </w:r>
            </w:ins>
          </w:p>
        </w:tc>
        <w:tc>
          <w:tcPr>
            <w:tcW w:w="1395" w:type="dxa"/>
            <w:tcPrChange w:id="4767" w:author="Антон Смирнов" w:date="2023-05-25T13:48:00Z">
              <w:tcPr>
                <w:tcW w:w="1279" w:type="dxa"/>
              </w:tcPr>
            </w:tcPrChange>
          </w:tcPr>
          <w:p w14:paraId="71F6CA46" w14:textId="77777777" w:rsidR="00FD588A" w:rsidRPr="007F6A26" w:rsidRDefault="00FD588A" w:rsidP="00FD588A">
            <w:pPr>
              <w:pStyle w:val="a0"/>
              <w:ind w:firstLine="0"/>
              <w:rPr>
                <w:ins w:id="4768" w:author="Антон Смирнов" w:date="2023-05-25T13:43:00Z"/>
              </w:rPr>
            </w:pPr>
            <w:ins w:id="4769" w:author="Антон Смирнов" w:date="2023-05-25T13:43:00Z">
              <w:r w:rsidRPr="007F6A26">
                <w:t>0,92</w:t>
              </w:r>
            </w:ins>
          </w:p>
        </w:tc>
        <w:tc>
          <w:tcPr>
            <w:tcW w:w="699" w:type="dxa"/>
            <w:tcPrChange w:id="4770" w:author="Антон Смирнов" w:date="2023-05-25T13:48:00Z">
              <w:tcPr>
                <w:tcW w:w="682" w:type="dxa"/>
              </w:tcPr>
            </w:tcPrChange>
          </w:tcPr>
          <w:p w14:paraId="23BAD718" w14:textId="77777777" w:rsidR="00FD588A" w:rsidRPr="007F6A26" w:rsidRDefault="00FD588A" w:rsidP="00FD588A">
            <w:pPr>
              <w:pStyle w:val="a0"/>
              <w:ind w:firstLine="0"/>
              <w:rPr>
                <w:ins w:id="4771" w:author="Антон Смирнов" w:date="2023-05-25T13:43:00Z"/>
              </w:rPr>
            </w:pPr>
            <w:ins w:id="4772" w:author="Антон Смирнов" w:date="2023-05-25T13:43:00Z">
              <w:r w:rsidRPr="007F6A26">
                <w:t>0,92</w:t>
              </w:r>
            </w:ins>
          </w:p>
        </w:tc>
        <w:tc>
          <w:tcPr>
            <w:tcW w:w="699" w:type="dxa"/>
            <w:tcPrChange w:id="4773" w:author="Антон Смирнов" w:date="2023-05-25T13:48:00Z">
              <w:tcPr>
                <w:tcW w:w="682" w:type="dxa"/>
              </w:tcPr>
            </w:tcPrChange>
          </w:tcPr>
          <w:p w14:paraId="51DA6A57" w14:textId="77777777" w:rsidR="00FD588A" w:rsidRPr="007F6A26" w:rsidRDefault="00FD588A" w:rsidP="00FD588A">
            <w:pPr>
              <w:pStyle w:val="a0"/>
              <w:ind w:firstLine="0"/>
              <w:rPr>
                <w:ins w:id="4774" w:author="Антон Смирнов" w:date="2023-05-25T13:43:00Z"/>
              </w:rPr>
            </w:pPr>
            <w:ins w:id="4775" w:author="Антон Смирнов" w:date="2023-05-25T13:43:00Z">
              <w:r w:rsidRPr="007F6A26">
                <w:t>0,05</w:t>
              </w:r>
            </w:ins>
          </w:p>
        </w:tc>
        <w:tc>
          <w:tcPr>
            <w:tcW w:w="875" w:type="dxa"/>
            <w:tcPrChange w:id="4776" w:author="Антон Смирнов" w:date="2023-05-25T13:48:00Z">
              <w:tcPr>
                <w:tcW w:w="809" w:type="dxa"/>
              </w:tcPr>
            </w:tcPrChange>
          </w:tcPr>
          <w:p w14:paraId="432E7568" w14:textId="77777777" w:rsidR="00FD588A" w:rsidRPr="007F6A26" w:rsidRDefault="00FD588A" w:rsidP="00FD588A">
            <w:pPr>
              <w:pStyle w:val="a0"/>
              <w:ind w:firstLine="0"/>
              <w:rPr>
                <w:ins w:id="4777" w:author="Антон Смирнов" w:date="2023-05-25T13:43:00Z"/>
              </w:rPr>
            </w:pPr>
            <w:ins w:id="4778" w:author="Антон Смирнов" w:date="2023-05-25T13:43:00Z">
              <w:r w:rsidRPr="007F6A26">
                <w:t>0,14</w:t>
              </w:r>
            </w:ins>
          </w:p>
        </w:tc>
      </w:tr>
      <w:tr w:rsidR="00FD588A" w:rsidRPr="007F6A26" w14:paraId="6B2214B7" w14:textId="77777777" w:rsidTr="00FD588A">
        <w:trPr>
          <w:ins w:id="4779" w:author="Антон Смирнов" w:date="2023-05-25T13:43:00Z"/>
        </w:trPr>
        <w:tc>
          <w:tcPr>
            <w:tcW w:w="1182" w:type="dxa"/>
            <w:tcPrChange w:id="4780" w:author="Антон Смирнов" w:date="2023-05-25T13:48:00Z">
              <w:tcPr>
                <w:tcW w:w="1147" w:type="dxa"/>
              </w:tcPr>
            </w:tcPrChange>
          </w:tcPr>
          <w:p w14:paraId="00CB7819" w14:textId="60872A38" w:rsidR="00FD588A" w:rsidRPr="007F6A26" w:rsidRDefault="00FD588A" w:rsidP="00FD588A">
            <w:pPr>
              <w:pStyle w:val="a0"/>
              <w:ind w:firstLine="0"/>
              <w:rPr>
                <w:ins w:id="4781" w:author="Антон Смирнов" w:date="2023-05-25T13:43:00Z"/>
              </w:rPr>
            </w:pPr>
            <w:ins w:id="4782" w:author="Антон Смирнов" w:date="2023-05-25T13:43:00Z">
              <w:r w:rsidRPr="007F6A26">
                <w:t>B*44:03</w:t>
              </w:r>
            </w:ins>
          </w:p>
        </w:tc>
        <w:tc>
          <w:tcPr>
            <w:tcW w:w="814" w:type="dxa"/>
            <w:tcPrChange w:id="4783" w:author="Антон Смирнов" w:date="2023-05-25T13:48:00Z">
              <w:tcPr>
                <w:tcW w:w="1088" w:type="dxa"/>
              </w:tcPr>
            </w:tcPrChange>
          </w:tcPr>
          <w:p w14:paraId="18CB0205" w14:textId="77777777" w:rsidR="00FD588A" w:rsidRPr="007F6A26" w:rsidRDefault="00FD588A" w:rsidP="00FD588A">
            <w:pPr>
              <w:pStyle w:val="a0"/>
              <w:ind w:firstLine="0"/>
              <w:rPr>
                <w:ins w:id="4784" w:author="Антон Смирнов" w:date="2023-05-25T13:43:00Z"/>
              </w:rPr>
            </w:pPr>
            <w:ins w:id="4785" w:author="Антон Смирнов" w:date="2023-05-25T13:43:00Z">
              <w:r w:rsidRPr="007F6A26">
                <w:t>0,94</w:t>
              </w:r>
            </w:ins>
          </w:p>
        </w:tc>
        <w:tc>
          <w:tcPr>
            <w:tcW w:w="699" w:type="dxa"/>
            <w:tcPrChange w:id="4786" w:author="Антон Смирнов" w:date="2023-05-25T13:48:00Z">
              <w:tcPr>
                <w:tcW w:w="979" w:type="dxa"/>
              </w:tcPr>
            </w:tcPrChange>
          </w:tcPr>
          <w:p w14:paraId="3F19305E" w14:textId="77777777" w:rsidR="00FD588A" w:rsidRPr="007F6A26" w:rsidRDefault="00FD588A" w:rsidP="00FD588A">
            <w:pPr>
              <w:pStyle w:val="a0"/>
              <w:ind w:firstLine="0"/>
              <w:rPr>
                <w:ins w:id="4787" w:author="Антон Смирнов" w:date="2023-05-25T13:43:00Z"/>
              </w:rPr>
            </w:pPr>
            <w:ins w:id="4788" w:author="Антон Смирнов" w:date="2023-05-25T13:43:00Z">
              <w:r w:rsidRPr="007F6A26">
                <w:t>0</w:t>
              </w:r>
            </w:ins>
          </w:p>
        </w:tc>
        <w:tc>
          <w:tcPr>
            <w:tcW w:w="1241" w:type="dxa"/>
            <w:tcPrChange w:id="4789" w:author="Антон Смирнов" w:date="2023-05-25T13:48:00Z">
              <w:tcPr>
                <w:tcW w:w="1606" w:type="dxa"/>
              </w:tcPr>
            </w:tcPrChange>
          </w:tcPr>
          <w:p w14:paraId="44614E1E" w14:textId="77777777" w:rsidR="00FD588A" w:rsidRPr="007F6A26" w:rsidRDefault="00FD588A" w:rsidP="00FD588A">
            <w:pPr>
              <w:pStyle w:val="a0"/>
              <w:ind w:firstLine="0"/>
              <w:rPr>
                <w:ins w:id="4790" w:author="Антон Смирнов" w:date="2023-05-25T13:43:00Z"/>
              </w:rPr>
            </w:pPr>
            <w:ins w:id="4791" w:author="Антон Смирнов" w:date="2023-05-25T13:43:00Z">
              <w:r w:rsidRPr="007F6A26">
                <w:t>0,92</w:t>
              </w:r>
            </w:ins>
          </w:p>
        </w:tc>
        <w:tc>
          <w:tcPr>
            <w:tcW w:w="1966" w:type="dxa"/>
            <w:tcPrChange w:id="4792" w:author="Антон Смирнов" w:date="2023-05-25T13:48:00Z">
              <w:tcPr>
                <w:tcW w:w="1298" w:type="dxa"/>
              </w:tcPr>
            </w:tcPrChange>
          </w:tcPr>
          <w:p w14:paraId="63FEAD76" w14:textId="77777777" w:rsidR="00FD588A" w:rsidRPr="007F6A26" w:rsidRDefault="00FD588A" w:rsidP="00FD588A">
            <w:pPr>
              <w:pStyle w:val="a0"/>
              <w:ind w:firstLine="0"/>
              <w:rPr>
                <w:ins w:id="4793" w:author="Антон Смирнов" w:date="2023-05-25T13:43:00Z"/>
              </w:rPr>
            </w:pPr>
            <w:ins w:id="4794" w:author="Антон Смирнов" w:date="2023-05-25T13:43:00Z">
              <w:r w:rsidRPr="007F6A26">
                <w:t>0,92</w:t>
              </w:r>
            </w:ins>
          </w:p>
        </w:tc>
        <w:tc>
          <w:tcPr>
            <w:tcW w:w="1395" w:type="dxa"/>
            <w:tcPrChange w:id="4795" w:author="Антон Смирнов" w:date="2023-05-25T13:48:00Z">
              <w:tcPr>
                <w:tcW w:w="1279" w:type="dxa"/>
              </w:tcPr>
            </w:tcPrChange>
          </w:tcPr>
          <w:p w14:paraId="3C517C88" w14:textId="77777777" w:rsidR="00FD588A" w:rsidRPr="007F6A26" w:rsidRDefault="00FD588A" w:rsidP="00FD588A">
            <w:pPr>
              <w:pStyle w:val="a0"/>
              <w:ind w:firstLine="0"/>
              <w:rPr>
                <w:ins w:id="4796" w:author="Антон Смирнов" w:date="2023-05-25T13:43:00Z"/>
              </w:rPr>
            </w:pPr>
            <w:ins w:id="4797" w:author="Антон Смирнов" w:date="2023-05-25T13:43:00Z">
              <w:r w:rsidRPr="007F6A26">
                <w:t>0,92</w:t>
              </w:r>
            </w:ins>
          </w:p>
        </w:tc>
        <w:tc>
          <w:tcPr>
            <w:tcW w:w="699" w:type="dxa"/>
            <w:tcPrChange w:id="4798" w:author="Антон Смирнов" w:date="2023-05-25T13:48:00Z">
              <w:tcPr>
                <w:tcW w:w="682" w:type="dxa"/>
              </w:tcPr>
            </w:tcPrChange>
          </w:tcPr>
          <w:p w14:paraId="1D234021" w14:textId="77777777" w:rsidR="00FD588A" w:rsidRPr="007F6A26" w:rsidRDefault="00FD588A" w:rsidP="00FD588A">
            <w:pPr>
              <w:pStyle w:val="a0"/>
              <w:ind w:firstLine="0"/>
              <w:rPr>
                <w:ins w:id="4799" w:author="Антон Смирнов" w:date="2023-05-25T13:43:00Z"/>
              </w:rPr>
            </w:pPr>
            <w:ins w:id="4800" w:author="Антон Смирнов" w:date="2023-05-25T13:43:00Z">
              <w:r w:rsidRPr="007F6A26">
                <w:t>0,92</w:t>
              </w:r>
            </w:ins>
          </w:p>
        </w:tc>
        <w:tc>
          <w:tcPr>
            <w:tcW w:w="699" w:type="dxa"/>
            <w:tcPrChange w:id="4801" w:author="Антон Смирнов" w:date="2023-05-25T13:48:00Z">
              <w:tcPr>
                <w:tcW w:w="682" w:type="dxa"/>
              </w:tcPr>
            </w:tcPrChange>
          </w:tcPr>
          <w:p w14:paraId="6C5FF9D8" w14:textId="77777777" w:rsidR="00FD588A" w:rsidRPr="007F6A26" w:rsidRDefault="00FD588A" w:rsidP="00FD588A">
            <w:pPr>
              <w:pStyle w:val="a0"/>
              <w:ind w:firstLine="0"/>
              <w:rPr>
                <w:ins w:id="4802" w:author="Антон Смирнов" w:date="2023-05-25T13:43:00Z"/>
              </w:rPr>
            </w:pPr>
            <w:ins w:id="4803" w:author="Антон Смирнов" w:date="2023-05-25T13:43:00Z">
              <w:r w:rsidRPr="007F6A26">
                <w:t>0,23</w:t>
              </w:r>
            </w:ins>
          </w:p>
        </w:tc>
        <w:tc>
          <w:tcPr>
            <w:tcW w:w="875" w:type="dxa"/>
            <w:tcPrChange w:id="4804" w:author="Антон Смирнов" w:date="2023-05-25T13:48:00Z">
              <w:tcPr>
                <w:tcW w:w="809" w:type="dxa"/>
              </w:tcPr>
            </w:tcPrChange>
          </w:tcPr>
          <w:p w14:paraId="3900B4BA" w14:textId="77777777" w:rsidR="00FD588A" w:rsidRPr="007F6A26" w:rsidRDefault="00FD588A" w:rsidP="00FD588A">
            <w:pPr>
              <w:pStyle w:val="a0"/>
              <w:ind w:firstLine="0"/>
              <w:rPr>
                <w:ins w:id="4805" w:author="Антон Смирнов" w:date="2023-05-25T13:43:00Z"/>
              </w:rPr>
            </w:pPr>
            <w:ins w:id="4806" w:author="Антон Смирнов" w:date="2023-05-25T13:43:00Z">
              <w:r w:rsidRPr="007F6A26">
                <w:t>0,31</w:t>
              </w:r>
            </w:ins>
          </w:p>
        </w:tc>
      </w:tr>
      <w:tr w:rsidR="00FD588A" w:rsidRPr="007F6A26" w14:paraId="25A5CD11" w14:textId="77777777" w:rsidTr="00FD588A">
        <w:trPr>
          <w:ins w:id="4807" w:author="Антон Смирнов" w:date="2023-05-25T13:43:00Z"/>
        </w:trPr>
        <w:tc>
          <w:tcPr>
            <w:tcW w:w="1182" w:type="dxa"/>
            <w:tcPrChange w:id="4808" w:author="Антон Смирнов" w:date="2023-05-25T13:48:00Z">
              <w:tcPr>
                <w:tcW w:w="1147" w:type="dxa"/>
              </w:tcPr>
            </w:tcPrChange>
          </w:tcPr>
          <w:p w14:paraId="1581A5D2" w14:textId="3C6B9A09" w:rsidR="00FD588A" w:rsidRPr="007F6A26" w:rsidRDefault="00FD588A" w:rsidP="00FD588A">
            <w:pPr>
              <w:pStyle w:val="a0"/>
              <w:ind w:firstLine="0"/>
              <w:rPr>
                <w:ins w:id="4809" w:author="Антон Смирнов" w:date="2023-05-25T13:43:00Z"/>
              </w:rPr>
            </w:pPr>
            <w:ins w:id="4810" w:author="Антон Смирнов" w:date="2023-05-25T13:43:00Z">
              <w:r w:rsidRPr="007F6A26">
                <w:lastRenderedPageBreak/>
                <w:t>A*33:03</w:t>
              </w:r>
            </w:ins>
          </w:p>
        </w:tc>
        <w:tc>
          <w:tcPr>
            <w:tcW w:w="814" w:type="dxa"/>
            <w:tcPrChange w:id="4811" w:author="Антон Смирнов" w:date="2023-05-25T13:48:00Z">
              <w:tcPr>
                <w:tcW w:w="1088" w:type="dxa"/>
              </w:tcPr>
            </w:tcPrChange>
          </w:tcPr>
          <w:p w14:paraId="29C32E26" w14:textId="77777777" w:rsidR="00FD588A" w:rsidRPr="007F6A26" w:rsidRDefault="00FD588A" w:rsidP="00FD588A">
            <w:pPr>
              <w:pStyle w:val="a0"/>
              <w:ind w:firstLine="0"/>
              <w:rPr>
                <w:ins w:id="4812" w:author="Антон Смирнов" w:date="2023-05-25T13:43:00Z"/>
              </w:rPr>
            </w:pPr>
            <w:ins w:id="4813" w:author="Антон Смирнов" w:date="2023-05-25T13:43:00Z">
              <w:r w:rsidRPr="007F6A26">
                <w:t>0,94</w:t>
              </w:r>
            </w:ins>
          </w:p>
        </w:tc>
        <w:tc>
          <w:tcPr>
            <w:tcW w:w="699" w:type="dxa"/>
            <w:tcPrChange w:id="4814" w:author="Антон Смирнов" w:date="2023-05-25T13:48:00Z">
              <w:tcPr>
                <w:tcW w:w="979" w:type="dxa"/>
              </w:tcPr>
            </w:tcPrChange>
          </w:tcPr>
          <w:p w14:paraId="3FCE3EDF" w14:textId="77777777" w:rsidR="00FD588A" w:rsidRPr="007F6A26" w:rsidRDefault="00FD588A" w:rsidP="00FD588A">
            <w:pPr>
              <w:pStyle w:val="a0"/>
              <w:ind w:firstLine="0"/>
              <w:rPr>
                <w:ins w:id="4815" w:author="Антон Смирнов" w:date="2023-05-25T13:43:00Z"/>
              </w:rPr>
            </w:pPr>
            <w:ins w:id="4816" w:author="Антон Смирнов" w:date="2023-05-25T13:43:00Z">
              <w:r w:rsidRPr="007F6A26">
                <w:t>0,04</w:t>
              </w:r>
            </w:ins>
          </w:p>
        </w:tc>
        <w:tc>
          <w:tcPr>
            <w:tcW w:w="1241" w:type="dxa"/>
            <w:tcPrChange w:id="4817" w:author="Антон Смирнов" w:date="2023-05-25T13:48:00Z">
              <w:tcPr>
                <w:tcW w:w="1606" w:type="dxa"/>
              </w:tcPr>
            </w:tcPrChange>
          </w:tcPr>
          <w:p w14:paraId="664ECD65" w14:textId="77777777" w:rsidR="00FD588A" w:rsidRPr="007F6A26" w:rsidRDefault="00FD588A" w:rsidP="00FD588A">
            <w:pPr>
              <w:pStyle w:val="a0"/>
              <w:ind w:firstLine="0"/>
              <w:rPr>
                <w:ins w:id="4818" w:author="Антон Смирнов" w:date="2023-05-25T13:43:00Z"/>
              </w:rPr>
            </w:pPr>
            <w:ins w:id="4819" w:author="Антон Смирнов" w:date="2023-05-25T13:43:00Z">
              <w:r w:rsidRPr="007F6A26">
                <w:t>0,9</w:t>
              </w:r>
            </w:ins>
          </w:p>
        </w:tc>
        <w:tc>
          <w:tcPr>
            <w:tcW w:w="1966" w:type="dxa"/>
            <w:tcPrChange w:id="4820" w:author="Антон Смирнов" w:date="2023-05-25T13:48:00Z">
              <w:tcPr>
                <w:tcW w:w="1298" w:type="dxa"/>
              </w:tcPr>
            </w:tcPrChange>
          </w:tcPr>
          <w:p w14:paraId="782A9A78" w14:textId="77777777" w:rsidR="00FD588A" w:rsidRPr="007F6A26" w:rsidRDefault="00FD588A" w:rsidP="00FD588A">
            <w:pPr>
              <w:pStyle w:val="a0"/>
              <w:ind w:firstLine="0"/>
              <w:rPr>
                <w:ins w:id="4821" w:author="Антон Смирнов" w:date="2023-05-25T13:43:00Z"/>
              </w:rPr>
            </w:pPr>
            <w:ins w:id="4822" w:author="Антон Смирнов" w:date="2023-05-25T13:43:00Z">
              <w:r w:rsidRPr="007F6A26">
                <w:t>0,93</w:t>
              </w:r>
            </w:ins>
          </w:p>
        </w:tc>
        <w:tc>
          <w:tcPr>
            <w:tcW w:w="1395" w:type="dxa"/>
            <w:tcPrChange w:id="4823" w:author="Антон Смирнов" w:date="2023-05-25T13:48:00Z">
              <w:tcPr>
                <w:tcW w:w="1279" w:type="dxa"/>
              </w:tcPr>
            </w:tcPrChange>
          </w:tcPr>
          <w:p w14:paraId="1574D453" w14:textId="77777777" w:rsidR="00FD588A" w:rsidRPr="007F6A26" w:rsidRDefault="00FD588A" w:rsidP="00FD588A">
            <w:pPr>
              <w:pStyle w:val="a0"/>
              <w:ind w:firstLine="0"/>
              <w:rPr>
                <w:ins w:id="4824" w:author="Антон Смирнов" w:date="2023-05-25T13:43:00Z"/>
              </w:rPr>
            </w:pPr>
            <w:ins w:id="4825" w:author="Антон Смирнов" w:date="2023-05-25T13:43:00Z">
              <w:r w:rsidRPr="007F6A26">
                <w:t>0,93</w:t>
              </w:r>
            </w:ins>
          </w:p>
        </w:tc>
        <w:tc>
          <w:tcPr>
            <w:tcW w:w="699" w:type="dxa"/>
            <w:tcPrChange w:id="4826" w:author="Антон Смирнов" w:date="2023-05-25T13:48:00Z">
              <w:tcPr>
                <w:tcW w:w="682" w:type="dxa"/>
              </w:tcPr>
            </w:tcPrChange>
          </w:tcPr>
          <w:p w14:paraId="3E0228D4" w14:textId="77777777" w:rsidR="00FD588A" w:rsidRPr="007F6A26" w:rsidRDefault="00FD588A" w:rsidP="00FD588A">
            <w:pPr>
              <w:pStyle w:val="a0"/>
              <w:ind w:firstLine="0"/>
              <w:rPr>
                <w:ins w:id="4827" w:author="Антон Смирнов" w:date="2023-05-25T13:43:00Z"/>
              </w:rPr>
            </w:pPr>
            <w:ins w:id="4828" w:author="Антон Смирнов" w:date="2023-05-25T13:43:00Z">
              <w:r w:rsidRPr="007F6A26">
                <w:t>0,91</w:t>
              </w:r>
            </w:ins>
          </w:p>
        </w:tc>
        <w:tc>
          <w:tcPr>
            <w:tcW w:w="699" w:type="dxa"/>
            <w:tcPrChange w:id="4829" w:author="Антон Смирнов" w:date="2023-05-25T13:48:00Z">
              <w:tcPr>
                <w:tcW w:w="682" w:type="dxa"/>
              </w:tcPr>
            </w:tcPrChange>
          </w:tcPr>
          <w:p w14:paraId="73E51B17" w14:textId="77777777" w:rsidR="00FD588A" w:rsidRPr="007F6A26" w:rsidRDefault="00FD588A" w:rsidP="00FD588A">
            <w:pPr>
              <w:pStyle w:val="a0"/>
              <w:ind w:firstLine="0"/>
              <w:rPr>
                <w:ins w:id="4830" w:author="Антон Смирнов" w:date="2023-05-25T13:43:00Z"/>
              </w:rPr>
            </w:pPr>
            <w:ins w:id="4831" w:author="Антон Смирнов" w:date="2023-05-25T13:43:00Z">
              <w:r w:rsidRPr="007F6A26">
                <w:t>0,24</w:t>
              </w:r>
            </w:ins>
          </w:p>
        </w:tc>
        <w:tc>
          <w:tcPr>
            <w:tcW w:w="875" w:type="dxa"/>
            <w:tcPrChange w:id="4832" w:author="Антон Смирнов" w:date="2023-05-25T13:48:00Z">
              <w:tcPr>
                <w:tcW w:w="809" w:type="dxa"/>
              </w:tcPr>
            </w:tcPrChange>
          </w:tcPr>
          <w:p w14:paraId="374D2589" w14:textId="77777777" w:rsidR="00FD588A" w:rsidRPr="007F6A26" w:rsidRDefault="00FD588A" w:rsidP="00FD588A">
            <w:pPr>
              <w:pStyle w:val="a0"/>
              <w:ind w:firstLine="0"/>
              <w:rPr>
                <w:ins w:id="4833" w:author="Антон Смирнов" w:date="2023-05-25T13:43:00Z"/>
              </w:rPr>
            </w:pPr>
            <w:ins w:id="4834" w:author="Антон Смирнов" w:date="2023-05-25T13:43:00Z">
              <w:r w:rsidRPr="007F6A26">
                <w:t>0,28</w:t>
              </w:r>
            </w:ins>
          </w:p>
        </w:tc>
      </w:tr>
      <w:tr w:rsidR="00FD588A" w:rsidRPr="007F6A26" w14:paraId="7059065D" w14:textId="77777777" w:rsidTr="00FD588A">
        <w:trPr>
          <w:ins w:id="4835" w:author="Антон Смирнов" w:date="2023-05-25T13:43:00Z"/>
        </w:trPr>
        <w:tc>
          <w:tcPr>
            <w:tcW w:w="1182" w:type="dxa"/>
            <w:tcPrChange w:id="4836" w:author="Антон Смирнов" w:date="2023-05-25T13:48:00Z">
              <w:tcPr>
                <w:tcW w:w="1147" w:type="dxa"/>
              </w:tcPr>
            </w:tcPrChange>
          </w:tcPr>
          <w:p w14:paraId="64B8C5E9" w14:textId="07011022" w:rsidR="00FD588A" w:rsidRPr="007F6A26" w:rsidRDefault="00FD588A" w:rsidP="00FD588A">
            <w:pPr>
              <w:pStyle w:val="a0"/>
              <w:ind w:firstLine="0"/>
              <w:rPr>
                <w:ins w:id="4837" w:author="Антон Смирнов" w:date="2023-05-25T13:43:00Z"/>
              </w:rPr>
            </w:pPr>
            <w:ins w:id="4838" w:author="Антон Смирнов" w:date="2023-05-25T13:43:00Z">
              <w:r w:rsidRPr="007F6A26">
                <w:t>B*44:28</w:t>
              </w:r>
            </w:ins>
          </w:p>
        </w:tc>
        <w:tc>
          <w:tcPr>
            <w:tcW w:w="814" w:type="dxa"/>
            <w:tcPrChange w:id="4839" w:author="Антон Смирнов" w:date="2023-05-25T13:48:00Z">
              <w:tcPr>
                <w:tcW w:w="1088" w:type="dxa"/>
              </w:tcPr>
            </w:tcPrChange>
          </w:tcPr>
          <w:p w14:paraId="1F8D7974" w14:textId="77777777" w:rsidR="00FD588A" w:rsidRPr="007F6A26" w:rsidRDefault="00FD588A" w:rsidP="00FD588A">
            <w:pPr>
              <w:pStyle w:val="a0"/>
              <w:ind w:firstLine="0"/>
              <w:rPr>
                <w:ins w:id="4840" w:author="Антон Смирнов" w:date="2023-05-25T13:43:00Z"/>
              </w:rPr>
            </w:pPr>
            <w:ins w:id="4841" w:author="Антон Смирнов" w:date="2023-05-25T13:43:00Z">
              <w:r w:rsidRPr="007F6A26">
                <w:t>0,94</w:t>
              </w:r>
            </w:ins>
          </w:p>
        </w:tc>
        <w:tc>
          <w:tcPr>
            <w:tcW w:w="699" w:type="dxa"/>
            <w:tcPrChange w:id="4842" w:author="Антон Смирнов" w:date="2023-05-25T13:48:00Z">
              <w:tcPr>
                <w:tcW w:w="979" w:type="dxa"/>
              </w:tcPr>
            </w:tcPrChange>
          </w:tcPr>
          <w:p w14:paraId="117909A5" w14:textId="77777777" w:rsidR="00FD588A" w:rsidRPr="007F6A26" w:rsidRDefault="00FD588A" w:rsidP="00FD588A">
            <w:pPr>
              <w:pStyle w:val="a0"/>
              <w:ind w:firstLine="0"/>
              <w:rPr>
                <w:ins w:id="4843" w:author="Антон Смирнов" w:date="2023-05-25T13:43:00Z"/>
              </w:rPr>
            </w:pPr>
            <w:ins w:id="4844" w:author="Антон Смирнов" w:date="2023-05-25T13:43:00Z">
              <w:r w:rsidRPr="007F6A26">
                <w:t>0,01</w:t>
              </w:r>
            </w:ins>
          </w:p>
        </w:tc>
        <w:tc>
          <w:tcPr>
            <w:tcW w:w="1241" w:type="dxa"/>
            <w:tcPrChange w:id="4845" w:author="Антон Смирнов" w:date="2023-05-25T13:48:00Z">
              <w:tcPr>
                <w:tcW w:w="1606" w:type="dxa"/>
              </w:tcPr>
            </w:tcPrChange>
          </w:tcPr>
          <w:p w14:paraId="6B73C2C0" w14:textId="77777777" w:rsidR="00FD588A" w:rsidRPr="007F6A26" w:rsidRDefault="00FD588A" w:rsidP="00FD588A">
            <w:pPr>
              <w:pStyle w:val="a0"/>
              <w:ind w:firstLine="0"/>
              <w:rPr>
                <w:ins w:id="4846" w:author="Антон Смирнов" w:date="2023-05-25T13:43:00Z"/>
              </w:rPr>
            </w:pPr>
            <w:ins w:id="4847" w:author="Антон Смирнов" w:date="2023-05-25T13:43:00Z">
              <w:r w:rsidRPr="007F6A26">
                <w:t>0,92</w:t>
              </w:r>
            </w:ins>
          </w:p>
        </w:tc>
        <w:tc>
          <w:tcPr>
            <w:tcW w:w="1966" w:type="dxa"/>
            <w:tcPrChange w:id="4848" w:author="Антон Смирнов" w:date="2023-05-25T13:48:00Z">
              <w:tcPr>
                <w:tcW w:w="1298" w:type="dxa"/>
              </w:tcPr>
            </w:tcPrChange>
          </w:tcPr>
          <w:p w14:paraId="53032859" w14:textId="77777777" w:rsidR="00FD588A" w:rsidRPr="007F6A26" w:rsidRDefault="00FD588A" w:rsidP="00FD588A">
            <w:pPr>
              <w:pStyle w:val="a0"/>
              <w:ind w:firstLine="0"/>
              <w:rPr>
                <w:ins w:id="4849" w:author="Антон Смирнов" w:date="2023-05-25T13:43:00Z"/>
              </w:rPr>
            </w:pPr>
            <w:ins w:id="4850" w:author="Антон Смирнов" w:date="2023-05-25T13:43:00Z">
              <w:r w:rsidRPr="007F6A26">
                <w:t>0,91</w:t>
              </w:r>
            </w:ins>
          </w:p>
        </w:tc>
        <w:tc>
          <w:tcPr>
            <w:tcW w:w="1395" w:type="dxa"/>
            <w:tcPrChange w:id="4851" w:author="Антон Смирнов" w:date="2023-05-25T13:48:00Z">
              <w:tcPr>
                <w:tcW w:w="1279" w:type="dxa"/>
              </w:tcPr>
            </w:tcPrChange>
          </w:tcPr>
          <w:p w14:paraId="3B2FCE0D" w14:textId="77777777" w:rsidR="00FD588A" w:rsidRPr="007F6A26" w:rsidRDefault="00FD588A" w:rsidP="00FD588A">
            <w:pPr>
              <w:pStyle w:val="a0"/>
              <w:ind w:firstLine="0"/>
              <w:rPr>
                <w:ins w:id="4852" w:author="Антон Смирнов" w:date="2023-05-25T13:43:00Z"/>
              </w:rPr>
            </w:pPr>
            <w:ins w:id="4853" w:author="Антон Смирнов" w:date="2023-05-25T13:43:00Z">
              <w:r w:rsidRPr="007F6A26">
                <w:t>0,91</w:t>
              </w:r>
            </w:ins>
          </w:p>
        </w:tc>
        <w:tc>
          <w:tcPr>
            <w:tcW w:w="699" w:type="dxa"/>
            <w:tcPrChange w:id="4854" w:author="Антон Смирнов" w:date="2023-05-25T13:48:00Z">
              <w:tcPr>
                <w:tcW w:w="682" w:type="dxa"/>
              </w:tcPr>
            </w:tcPrChange>
          </w:tcPr>
          <w:p w14:paraId="34009BE5" w14:textId="77777777" w:rsidR="00FD588A" w:rsidRPr="007F6A26" w:rsidRDefault="00FD588A" w:rsidP="00FD588A">
            <w:pPr>
              <w:pStyle w:val="a0"/>
              <w:ind w:firstLine="0"/>
              <w:rPr>
                <w:ins w:id="4855" w:author="Антон Смирнов" w:date="2023-05-25T13:43:00Z"/>
              </w:rPr>
            </w:pPr>
            <w:ins w:id="4856" w:author="Антон Смирнов" w:date="2023-05-25T13:43:00Z">
              <w:r w:rsidRPr="007F6A26">
                <w:t>0,91</w:t>
              </w:r>
            </w:ins>
          </w:p>
        </w:tc>
        <w:tc>
          <w:tcPr>
            <w:tcW w:w="699" w:type="dxa"/>
            <w:tcPrChange w:id="4857" w:author="Антон Смирнов" w:date="2023-05-25T13:48:00Z">
              <w:tcPr>
                <w:tcW w:w="682" w:type="dxa"/>
              </w:tcPr>
            </w:tcPrChange>
          </w:tcPr>
          <w:p w14:paraId="16696B7F" w14:textId="77777777" w:rsidR="00FD588A" w:rsidRPr="007F6A26" w:rsidRDefault="00FD588A" w:rsidP="00FD588A">
            <w:pPr>
              <w:pStyle w:val="a0"/>
              <w:ind w:firstLine="0"/>
              <w:rPr>
                <w:ins w:id="4858" w:author="Антон Смирнов" w:date="2023-05-25T13:43:00Z"/>
              </w:rPr>
            </w:pPr>
            <w:ins w:id="4859" w:author="Антон Смирнов" w:date="2023-05-25T13:43:00Z">
              <w:r w:rsidRPr="007F6A26">
                <w:t>0,01</w:t>
              </w:r>
            </w:ins>
          </w:p>
        </w:tc>
        <w:tc>
          <w:tcPr>
            <w:tcW w:w="875" w:type="dxa"/>
            <w:tcPrChange w:id="4860" w:author="Антон Смирнов" w:date="2023-05-25T13:48:00Z">
              <w:tcPr>
                <w:tcW w:w="809" w:type="dxa"/>
              </w:tcPr>
            </w:tcPrChange>
          </w:tcPr>
          <w:p w14:paraId="654DAFAA" w14:textId="77777777" w:rsidR="00FD588A" w:rsidRPr="007F6A26" w:rsidRDefault="00FD588A" w:rsidP="00FD588A">
            <w:pPr>
              <w:pStyle w:val="a0"/>
              <w:ind w:firstLine="0"/>
              <w:rPr>
                <w:ins w:id="4861" w:author="Антон Смирнов" w:date="2023-05-25T13:43:00Z"/>
              </w:rPr>
            </w:pPr>
            <w:ins w:id="4862" w:author="Антон Смирнов" w:date="2023-05-25T13:43:00Z">
              <w:r w:rsidRPr="007F6A26">
                <w:t>0,04</w:t>
              </w:r>
            </w:ins>
          </w:p>
        </w:tc>
      </w:tr>
      <w:tr w:rsidR="00FD588A" w:rsidRPr="007F6A26" w14:paraId="3D538CF0" w14:textId="77777777" w:rsidTr="00FD588A">
        <w:trPr>
          <w:ins w:id="4863" w:author="Антон Смирнов" w:date="2023-05-25T13:43:00Z"/>
        </w:trPr>
        <w:tc>
          <w:tcPr>
            <w:tcW w:w="1182" w:type="dxa"/>
            <w:tcPrChange w:id="4864" w:author="Антон Смирнов" w:date="2023-05-25T13:48:00Z">
              <w:tcPr>
                <w:tcW w:w="1147" w:type="dxa"/>
              </w:tcPr>
            </w:tcPrChange>
          </w:tcPr>
          <w:p w14:paraId="2256166C" w14:textId="4ED4990E" w:rsidR="00FD588A" w:rsidRPr="007F6A26" w:rsidRDefault="00FD588A" w:rsidP="00FD588A">
            <w:pPr>
              <w:pStyle w:val="a0"/>
              <w:ind w:firstLine="0"/>
              <w:rPr>
                <w:ins w:id="4865" w:author="Антон Смирнов" w:date="2023-05-25T13:43:00Z"/>
              </w:rPr>
            </w:pPr>
            <w:ins w:id="4866" w:author="Антон Смирнов" w:date="2023-05-25T13:43:00Z">
              <w:r w:rsidRPr="007F6A26">
                <w:t>B*27:06</w:t>
              </w:r>
            </w:ins>
          </w:p>
        </w:tc>
        <w:tc>
          <w:tcPr>
            <w:tcW w:w="814" w:type="dxa"/>
            <w:tcPrChange w:id="4867" w:author="Антон Смирнов" w:date="2023-05-25T13:48:00Z">
              <w:tcPr>
                <w:tcW w:w="1088" w:type="dxa"/>
              </w:tcPr>
            </w:tcPrChange>
          </w:tcPr>
          <w:p w14:paraId="5BA6F1CB" w14:textId="77777777" w:rsidR="00FD588A" w:rsidRPr="007F6A26" w:rsidRDefault="00FD588A" w:rsidP="00FD588A">
            <w:pPr>
              <w:pStyle w:val="a0"/>
              <w:ind w:firstLine="0"/>
              <w:rPr>
                <w:ins w:id="4868" w:author="Антон Смирнов" w:date="2023-05-25T13:43:00Z"/>
              </w:rPr>
            </w:pPr>
            <w:ins w:id="4869" w:author="Антон Смирнов" w:date="2023-05-25T13:43:00Z">
              <w:r w:rsidRPr="007F6A26">
                <w:t>0,94</w:t>
              </w:r>
            </w:ins>
          </w:p>
        </w:tc>
        <w:tc>
          <w:tcPr>
            <w:tcW w:w="699" w:type="dxa"/>
            <w:tcPrChange w:id="4870" w:author="Антон Смирнов" w:date="2023-05-25T13:48:00Z">
              <w:tcPr>
                <w:tcW w:w="979" w:type="dxa"/>
              </w:tcPr>
            </w:tcPrChange>
          </w:tcPr>
          <w:p w14:paraId="2E96DA4E" w14:textId="77777777" w:rsidR="00FD588A" w:rsidRPr="007F6A26" w:rsidRDefault="00FD588A" w:rsidP="00FD588A">
            <w:pPr>
              <w:pStyle w:val="a0"/>
              <w:ind w:firstLine="0"/>
              <w:rPr>
                <w:ins w:id="4871" w:author="Антон Смирнов" w:date="2023-05-25T13:43:00Z"/>
              </w:rPr>
            </w:pPr>
            <w:ins w:id="4872" w:author="Антон Смирнов" w:date="2023-05-25T13:43:00Z">
              <w:r w:rsidRPr="007F6A26">
                <w:t>0</w:t>
              </w:r>
            </w:ins>
          </w:p>
        </w:tc>
        <w:tc>
          <w:tcPr>
            <w:tcW w:w="1241" w:type="dxa"/>
            <w:tcPrChange w:id="4873" w:author="Антон Смирнов" w:date="2023-05-25T13:48:00Z">
              <w:tcPr>
                <w:tcW w:w="1606" w:type="dxa"/>
              </w:tcPr>
            </w:tcPrChange>
          </w:tcPr>
          <w:p w14:paraId="6C41A8D7" w14:textId="77777777" w:rsidR="00FD588A" w:rsidRPr="007F6A26" w:rsidRDefault="00FD588A" w:rsidP="00FD588A">
            <w:pPr>
              <w:pStyle w:val="a0"/>
              <w:ind w:firstLine="0"/>
              <w:rPr>
                <w:ins w:id="4874" w:author="Антон Смирнов" w:date="2023-05-25T13:43:00Z"/>
              </w:rPr>
            </w:pPr>
            <w:ins w:id="4875" w:author="Антон Смирнов" w:date="2023-05-25T13:43:00Z">
              <w:r w:rsidRPr="007F6A26">
                <w:t>0,92</w:t>
              </w:r>
            </w:ins>
          </w:p>
        </w:tc>
        <w:tc>
          <w:tcPr>
            <w:tcW w:w="1966" w:type="dxa"/>
            <w:tcPrChange w:id="4876" w:author="Антон Смирнов" w:date="2023-05-25T13:48:00Z">
              <w:tcPr>
                <w:tcW w:w="1298" w:type="dxa"/>
              </w:tcPr>
            </w:tcPrChange>
          </w:tcPr>
          <w:p w14:paraId="2DF73D63" w14:textId="77777777" w:rsidR="00FD588A" w:rsidRPr="007F6A26" w:rsidRDefault="00FD588A" w:rsidP="00FD588A">
            <w:pPr>
              <w:pStyle w:val="a0"/>
              <w:ind w:firstLine="0"/>
              <w:rPr>
                <w:ins w:id="4877" w:author="Антон Смирнов" w:date="2023-05-25T13:43:00Z"/>
              </w:rPr>
            </w:pPr>
            <w:ins w:id="4878" w:author="Антон Смирнов" w:date="2023-05-25T13:43:00Z">
              <w:r w:rsidRPr="007F6A26">
                <w:t>0,92</w:t>
              </w:r>
            </w:ins>
          </w:p>
        </w:tc>
        <w:tc>
          <w:tcPr>
            <w:tcW w:w="1395" w:type="dxa"/>
            <w:tcPrChange w:id="4879" w:author="Антон Смирнов" w:date="2023-05-25T13:48:00Z">
              <w:tcPr>
                <w:tcW w:w="1279" w:type="dxa"/>
              </w:tcPr>
            </w:tcPrChange>
          </w:tcPr>
          <w:p w14:paraId="00FACD6B" w14:textId="77777777" w:rsidR="00FD588A" w:rsidRPr="007F6A26" w:rsidRDefault="00FD588A" w:rsidP="00FD588A">
            <w:pPr>
              <w:pStyle w:val="a0"/>
              <w:ind w:firstLine="0"/>
              <w:rPr>
                <w:ins w:id="4880" w:author="Антон Смирнов" w:date="2023-05-25T13:43:00Z"/>
              </w:rPr>
            </w:pPr>
            <w:ins w:id="4881" w:author="Антон Смирнов" w:date="2023-05-25T13:43:00Z">
              <w:r w:rsidRPr="007F6A26">
                <w:t>0,92</w:t>
              </w:r>
            </w:ins>
          </w:p>
        </w:tc>
        <w:tc>
          <w:tcPr>
            <w:tcW w:w="699" w:type="dxa"/>
            <w:tcPrChange w:id="4882" w:author="Антон Смирнов" w:date="2023-05-25T13:48:00Z">
              <w:tcPr>
                <w:tcW w:w="682" w:type="dxa"/>
              </w:tcPr>
            </w:tcPrChange>
          </w:tcPr>
          <w:p w14:paraId="30A73C2B" w14:textId="77777777" w:rsidR="00FD588A" w:rsidRPr="007F6A26" w:rsidRDefault="00FD588A" w:rsidP="00FD588A">
            <w:pPr>
              <w:pStyle w:val="a0"/>
              <w:ind w:firstLine="0"/>
              <w:rPr>
                <w:ins w:id="4883" w:author="Антон Смирнов" w:date="2023-05-25T13:43:00Z"/>
              </w:rPr>
            </w:pPr>
            <w:ins w:id="4884" w:author="Антон Смирнов" w:date="2023-05-25T13:43:00Z">
              <w:r w:rsidRPr="007F6A26">
                <w:t>0,92</w:t>
              </w:r>
            </w:ins>
          </w:p>
        </w:tc>
        <w:tc>
          <w:tcPr>
            <w:tcW w:w="699" w:type="dxa"/>
            <w:tcPrChange w:id="4885" w:author="Антон Смирнов" w:date="2023-05-25T13:48:00Z">
              <w:tcPr>
                <w:tcW w:w="682" w:type="dxa"/>
              </w:tcPr>
            </w:tcPrChange>
          </w:tcPr>
          <w:p w14:paraId="1ABBFD3D" w14:textId="77777777" w:rsidR="00FD588A" w:rsidRPr="007F6A26" w:rsidRDefault="00FD588A" w:rsidP="00FD588A">
            <w:pPr>
              <w:pStyle w:val="a0"/>
              <w:ind w:firstLine="0"/>
              <w:rPr>
                <w:ins w:id="4886" w:author="Антон Смирнов" w:date="2023-05-25T13:43:00Z"/>
              </w:rPr>
            </w:pPr>
            <w:ins w:id="4887" w:author="Антон Смирнов" w:date="2023-05-25T13:43:00Z">
              <w:r w:rsidRPr="007F6A26">
                <w:t>0,04</w:t>
              </w:r>
            </w:ins>
          </w:p>
        </w:tc>
        <w:tc>
          <w:tcPr>
            <w:tcW w:w="875" w:type="dxa"/>
            <w:tcPrChange w:id="4888" w:author="Антон Смирнов" w:date="2023-05-25T13:48:00Z">
              <w:tcPr>
                <w:tcW w:w="809" w:type="dxa"/>
              </w:tcPr>
            </w:tcPrChange>
          </w:tcPr>
          <w:p w14:paraId="38EED44E" w14:textId="77777777" w:rsidR="00FD588A" w:rsidRPr="007F6A26" w:rsidRDefault="00FD588A" w:rsidP="00FD588A">
            <w:pPr>
              <w:pStyle w:val="a0"/>
              <w:ind w:firstLine="0"/>
              <w:rPr>
                <w:ins w:id="4889" w:author="Антон Смирнов" w:date="2023-05-25T13:43:00Z"/>
              </w:rPr>
            </w:pPr>
            <w:ins w:id="4890" w:author="Антон Смирнов" w:date="2023-05-25T13:43:00Z">
              <w:r w:rsidRPr="007F6A26">
                <w:t>0,13</w:t>
              </w:r>
            </w:ins>
          </w:p>
        </w:tc>
      </w:tr>
      <w:tr w:rsidR="00FD588A" w:rsidRPr="007F6A26" w14:paraId="1140CFB7" w14:textId="77777777" w:rsidTr="00FD588A">
        <w:trPr>
          <w:ins w:id="4891" w:author="Антон Смирнов" w:date="2023-05-25T13:43:00Z"/>
        </w:trPr>
        <w:tc>
          <w:tcPr>
            <w:tcW w:w="1182" w:type="dxa"/>
            <w:tcPrChange w:id="4892" w:author="Антон Смирнов" w:date="2023-05-25T13:48:00Z">
              <w:tcPr>
                <w:tcW w:w="1147" w:type="dxa"/>
              </w:tcPr>
            </w:tcPrChange>
          </w:tcPr>
          <w:p w14:paraId="4952B831" w14:textId="4D008A79" w:rsidR="00FD588A" w:rsidRPr="007F6A26" w:rsidRDefault="00FD588A" w:rsidP="00FD588A">
            <w:pPr>
              <w:pStyle w:val="a0"/>
              <w:ind w:firstLine="0"/>
              <w:rPr>
                <w:ins w:id="4893" w:author="Антон Смирнов" w:date="2023-05-25T13:43:00Z"/>
              </w:rPr>
            </w:pPr>
            <w:ins w:id="4894" w:author="Антон Смирнов" w:date="2023-05-25T13:43:00Z">
              <w:r w:rsidRPr="007F6A26">
                <w:t>C*08:02</w:t>
              </w:r>
            </w:ins>
          </w:p>
        </w:tc>
        <w:tc>
          <w:tcPr>
            <w:tcW w:w="814" w:type="dxa"/>
            <w:tcPrChange w:id="4895" w:author="Антон Смирнов" w:date="2023-05-25T13:48:00Z">
              <w:tcPr>
                <w:tcW w:w="1088" w:type="dxa"/>
              </w:tcPr>
            </w:tcPrChange>
          </w:tcPr>
          <w:p w14:paraId="057103F3" w14:textId="77777777" w:rsidR="00FD588A" w:rsidRPr="007F6A26" w:rsidRDefault="00FD588A" w:rsidP="00FD588A">
            <w:pPr>
              <w:pStyle w:val="a0"/>
              <w:ind w:firstLine="0"/>
              <w:rPr>
                <w:ins w:id="4896" w:author="Антон Смирнов" w:date="2023-05-25T13:43:00Z"/>
              </w:rPr>
            </w:pPr>
            <w:ins w:id="4897" w:author="Антон Смирнов" w:date="2023-05-25T13:43:00Z">
              <w:r w:rsidRPr="007F6A26">
                <w:t>0,93</w:t>
              </w:r>
            </w:ins>
          </w:p>
        </w:tc>
        <w:tc>
          <w:tcPr>
            <w:tcW w:w="699" w:type="dxa"/>
            <w:tcPrChange w:id="4898" w:author="Антон Смирнов" w:date="2023-05-25T13:48:00Z">
              <w:tcPr>
                <w:tcW w:w="979" w:type="dxa"/>
              </w:tcPr>
            </w:tcPrChange>
          </w:tcPr>
          <w:p w14:paraId="5BB13414" w14:textId="77777777" w:rsidR="00FD588A" w:rsidRPr="007F6A26" w:rsidRDefault="00FD588A" w:rsidP="00FD588A">
            <w:pPr>
              <w:pStyle w:val="a0"/>
              <w:ind w:firstLine="0"/>
              <w:rPr>
                <w:ins w:id="4899" w:author="Антон Смирнов" w:date="2023-05-25T13:43:00Z"/>
              </w:rPr>
            </w:pPr>
            <w:ins w:id="4900" w:author="Антон Смирнов" w:date="2023-05-25T13:43:00Z">
              <w:r w:rsidRPr="007F6A26">
                <w:t>0,03</w:t>
              </w:r>
            </w:ins>
          </w:p>
        </w:tc>
        <w:tc>
          <w:tcPr>
            <w:tcW w:w="1241" w:type="dxa"/>
            <w:tcPrChange w:id="4901" w:author="Антон Смирнов" w:date="2023-05-25T13:48:00Z">
              <w:tcPr>
                <w:tcW w:w="1606" w:type="dxa"/>
              </w:tcPr>
            </w:tcPrChange>
          </w:tcPr>
          <w:p w14:paraId="3827C2F3" w14:textId="77777777" w:rsidR="00FD588A" w:rsidRPr="007F6A26" w:rsidRDefault="00FD588A" w:rsidP="00FD588A">
            <w:pPr>
              <w:pStyle w:val="a0"/>
              <w:ind w:firstLine="0"/>
              <w:rPr>
                <w:ins w:id="4902" w:author="Антон Смирнов" w:date="2023-05-25T13:43:00Z"/>
              </w:rPr>
            </w:pPr>
            <w:ins w:id="4903" w:author="Антон Смирнов" w:date="2023-05-25T13:43:00Z">
              <w:r w:rsidRPr="007F6A26">
                <w:t>0,9</w:t>
              </w:r>
            </w:ins>
          </w:p>
        </w:tc>
        <w:tc>
          <w:tcPr>
            <w:tcW w:w="1966" w:type="dxa"/>
            <w:tcPrChange w:id="4904" w:author="Антон Смирнов" w:date="2023-05-25T13:48:00Z">
              <w:tcPr>
                <w:tcW w:w="1298" w:type="dxa"/>
              </w:tcPr>
            </w:tcPrChange>
          </w:tcPr>
          <w:p w14:paraId="686EBC64" w14:textId="77777777" w:rsidR="00FD588A" w:rsidRPr="007F6A26" w:rsidRDefault="00FD588A" w:rsidP="00FD588A">
            <w:pPr>
              <w:pStyle w:val="a0"/>
              <w:ind w:firstLine="0"/>
              <w:rPr>
                <w:ins w:id="4905" w:author="Антон Смирнов" w:date="2023-05-25T13:43:00Z"/>
              </w:rPr>
            </w:pPr>
            <w:ins w:id="4906" w:author="Антон Смирнов" w:date="2023-05-25T13:43:00Z">
              <w:r w:rsidRPr="007F6A26">
                <w:t>0,91</w:t>
              </w:r>
            </w:ins>
          </w:p>
        </w:tc>
        <w:tc>
          <w:tcPr>
            <w:tcW w:w="1395" w:type="dxa"/>
            <w:tcPrChange w:id="4907" w:author="Антон Смирнов" w:date="2023-05-25T13:48:00Z">
              <w:tcPr>
                <w:tcW w:w="1279" w:type="dxa"/>
              </w:tcPr>
            </w:tcPrChange>
          </w:tcPr>
          <w:p w14:paraId="7B3E398B" w14:textId="77777777" w:rsidR="00FD588A" w:rsidRPr="007F6A26" w:rsidRDefault="00FD588A" w:rsidP="00FD588A">
            <w:pPr>
              <w:pStyle w:val="a0"/>
              <w:ind w:firstLine="0"/>
              <w:rPr>
                <w:ins w:id="4908" w:author="Антон Смирнов" w:date="2023-05-25T13:43:00Z"/>
              </w:rPr>
            </w:pPr>
            <w:ins w:id="4909" w:author="Антон Смирнов" w:date="2023-05-25T13:43:00Z">
              <w:r w:rsidRPr="007F6A26">
                <w:t>0,91</w:t>
              </w:r>
            </w:ins>
          </w:p>
        </w:tc>
        <w:tc>
          <w:tcPr>
            <w:tcW w:w="699" w:type="dxa"/>
            <w:tcPrChange w:id="4910" w:author="Антон Смирнов" w:date="2023-05-25T13:48:00Z">
              <w:tcPr>
                <w:tcW w:w="682" w:type="dxa"/>
              </w:tcPr>
            </w:tcPrChange>
          </w:tcPr>
          <w:p w14:paraId="1D3274F2" w14:textId="77777777" w:rsidR="00FD588A" w:rsidRPr="007F6A26" w:rsidRDefault="00FD588A" w:rsidP="00FD588A">
            <w:pPr>
              <w:pStyle w:val="a0"/>
              <w:ind w:firstLine="0"/>
              <w:rPr>
                <w:ins w:id="4911" w:author="Антон Смирнов" w:date="2023-05-25T13:43:00Z"/>
              </w:rPr>
            </w:pPr>
            <w:ins w:id="4912" w:author="Антон Смирнов" w:date="2023-05-25T13:43:00Z">
              <w:r w:rsidRPr="007F6A26">
                <w:t>0,91</w:t>
              </w:r>
            </w:ins>
          </w:p>
        </w:tc>
        <w:tc>
          <w:tcPr>
            <w:tcW w:w="699" w:type="dxa"/>
            <w:tcPrChange w:id="4913" w:author="Антон Смирнов" w:date="2023-05-25T13:48:00Z">
              <w:tcPr>
                <w:tcW w:w="682" w:type="dxa"/>
              </w:tcPr>
            </w:tcPrChange>
          </w:tcPr>
          <w:p w14:paraId="33BD2DAC" w14:textId="77777777" w:rsidR="00FD588A" w:rsidRPr="007F6A26" w:rsidRDefault="00FD588A" w:rsidP="00FD588A">
            <w:pPr>
              <w:pStyle w:val="a0"/>
              <w:ind w:firstLine="0"/>
              <w:rPr>
                <w:ins w:id="4914" w:author="Антон Смирнов" w:date="2023-05-25T13:43:00Z"/>
              </w:rPr>
            </w:pPr>
            <w:ins w:id="4915" w:author="Антон Смирнов" w:date="2023-05-25T13:43:00Z">
              <w:r w:rsidRPr="007F6A26">
                <w:t>0,23</w:t>
              </w:r>
            </w:ins>
          </w:p>
        </w:tc>
        <w:tc>
          <w:tcPr>
            <w:tcW w:w="875" w:type="dxa"/>
            <w:tcPrChange w:id="4916" w:author="Антон Смирнов" w:date="2023-05-25T13:48:00Z">
              <w:tcPr>
                <w:tcW w:w="809" w:type="dxa"/>
              </w:tcPr>
            </w:tcPrChange>
          </w:tcPr>
          <w:p w14:paraId="7B8DFD71" w14:textId="77777777" w:rsidR="00FD588A" w:rsidRPr="007F6A26" w:rsidRDefault="00FD588A" w:rsidP="00FD588A">
            <w:pPr>
              <w:pStyle w:val="a0"/>
              <w:ind w:firstLine="0"/>
              <w:rPr>
                <w:ins w:id="4917" w:author="Антон Смирнов" w:date="2023-05-25T13:43:00Z"/>
              </w:rPr>
            </w:pPr>
            <w:ins w:id="4918" w:author="Антон Смирнов" w:date="2023-05-25T13:43:00Z">
              <w:r w:rsidRPr="007F6A26">
                <w:t>0,26</w:t>
              </w:r>
            </w:ins>
          </w:p>
        </w:tc>
      </w:tr>
      <w:tr w:rsidR="00FD588A" w:rsidRPr="007F6A26" w14:paraId="0A17DA5A" w14:textId="77777777" w:rsidTr="00FD588A">
        <w:trPr>
          <w:ins w:id="4919" w:author="Антон Смирнов" w:date="2023-05-25T13:43:00Z"/>
        </w:trPr>
        <w:tc>
          <w:tcPr>
            <w:tcW w:w="1182" w:type="dxa"/>
            <w:tcPrChange w:id="4920" w:author="Антон Смирнов" w:date="2023-05-25T13:48:00Z">
              <w:tcPr>
                <w:tcW w:w="1147" w:type="dxa"/>
              </w:tcPr>
            </w:tcPrChange>
          </w:tcPr>
          <w:p w14:paraId="7E6D561A" w14:textId="28CD1C60" w:rsidR="00FD588A" w:rsidRPr="007F6A26" w:rsidRDefault="00FD588A" w:rsidP="00FD588A">
            <w:pPr>
              <w:pStyle w:val="a0"/>
              <w:ind w:firstLine="0"/>
              <w:rPr>
                <w:ins w:id="4921" w:author="Антон Смирнов" w:date="2023-05-25T13:43:00Z"/>
              </w:rPr>
            </w:pPr>
            <w:ins w:id="4922" w:author="Антон Смирнов" w:date="2023-05-25T13:43:00Z">
              <w:r w:rsidRPr="007F6A26">
                <w:t>B*35:07</w:t>
              </w:r>
            </w:ins>
          </w:p>
        </w:tc>
        <w:tc>
          <w:tcPr>
            <w:tcW w:w="814" w:type="dxa"/>
            <w:tcPrChange w:id="4923" w:author="Антон Смирнов" w:date="2023-05-25T13:48:00Z">
              <w:tcPr>
                <w:tcW w:w="1088" w:type="dxa"/>
              </w:tcPr>
            </w:tcPrChange>
          </w:tcPr>
          <w:p w14:paraId="438D0D3F" w14:textId="77777777" w:rsidR="00FD588A" w:rsidRPr="007F6A26" w:rsidRDefault="00FD588A" w:rsidP="00FD588A">
            <w:pPr>
              <w:pStyle w:val="a0"/>
              <w:ind w:firstLine="0"/>
              <w:rPr>
                <w:ins w:id="4924" w:author="Антон Смирнов" w:date="2023-05-25T13:43:00Z"/>
              </w:rPr>
            </w:pPr>
            <w:ins w:id="4925" w:author="Антон Смирнов" w:date="2023-05-25T13:43:00Z">
              <w:r w:rsidRPr="007F6A26">
                <w:t>0,93</w:t>
              </w:r>
            </w:ins>
          </w:p>
        </w:tc>
        <w:tc>
          <w:tcPr>
            <w:tcW w:w="699" w:type="dxa"/>
            <w:tcPrChange w:id="4926" w:author="Антон Смирнов" w:date="2023-05-25T13:48:00Z">
              <w:tcPr>
                <w:tcW w:w="979" w:type="dxa"/>
              </w:tcPr>
            </w:tcPrChange>
          </w:tcPr>
          <w:p w14:paraId="1541EFA6" w14:textId="77777777" w:rsidR="00FD588A" w:rsidRPr="007F6A26" w:rsidRDefault="00FD588A" w:rsidP="00FD588A">
            <w:pPr>
              <w:pStyle w:val="a0"/>
              <w:ind w:firstLine="0"/>
              <w:rPr>
                <w:ins w:id="4927" w:author="Антон Смирнов" w:date="2023-05-25T13:43:00Z"/>
              </w:rPr>
            </w:pPr>
            <w:ins w:id="4928" w:author="Антон Смирнов" w:date="2023-05-25T13:43:00Z">
              <w:r w:rsidRPr="007F6A26">
                <w:t>0,05</w:t>
              </w:r>
            </w:ins>
          </w:p>
        </w:tc>
        <w:tc>
          <w:tcPr>
            <w:tcW w:w="1241" w:type="dxa"/>
            <w:tcPrChange w:id="4929" w:author="Антон Смирнов" w:date="2023-05-25T13:48:00Z">
              <w:tcPr>
                <w:tcW w:w="1606" w:type="dxa"/>
              </w:tcPr>
            </w:tcPrChange>
          </w:tcPr>
          <w:p w14:paraId="1D936AE7" w14:textId="77777777" w:rsidR="00FD588A" w:rsidRPr="007F6A26" w:rsidRDefault="00FD588A" w:rsidP="00FD588A">
            <w:pPr>
              <w:pStyle w:val="a0"/>
              <w:ind w:firstLine="0"/>
              <w:rPr>
                <w:ins w:id="4930" w:author="Антон Смирнов" w:date="2023-05-25T13:43:00Z"/>
              </w:rPr>
            </w:pPr>
            <w:ins w:id="4931" w:author="Антон Смирнов" w:date="2023-05-25T13:43:00Z">
              <w:r w:rsidRPr="007F6A26">
                <w:t>0,89</w:t>
              </w:r>
            </w:ins>
          </w:p>
        </w:tc>
        <w:tc>
          <w:tcPr>
            <w:tcW w:w="1966" w:type="dxa"/>
            <w:tcPrChange w:id="4932" w:author="Антон Смирнов" w:date="2023-05-25T13:48:00Z">
              <w:tcPr>
                <w:tcW w:w="1298" w:type="dxa"/>
              </w:tcPr>
            </w:tcPrChange>
          </w:tcPr>
          <w:p w14:paraId="3B78F137" w14:textId="77777777" w:rsidR="00FD588A" w:rsidRPr="007F6A26" w:rsidRDefault="00FD588A" w:rsidP="00FD588A">
            <w:pPr>
              <w:pStyle w:val="a0"/>
              <w:ind w:firstLine="0"/>
              <w:rPr>
                <w:ins w:id="4933" w:author="Антон Смирнов" w:date="2023-05-25T13:43:00Z"/>
              </w:rPr>
            </w:pPr>
            <w:ins w:id="4934" w:author="Антон Смирнов" w:date="2023-05-25T13:43:00Z">
              <w:r w:rsidRPr="007F6A26">
                <w:t>0,93</w:t>
              </w:r>
            </w:ins>
          </w:p>
        </w:tc>
        <w:tc>
          <w:tcPr>
            <w:tcW w:w="1395" w:type="dxa"/>
            <w:tcPrChange w:id="4935" w:author="Антон Смирнов" w:date="2023-05-25T13:48:00Z">
              <w:tcPr>
                <w:tcW w:w="1279" w:type="dxa"/>
              </w:tcPr>
            </w:tcPrChange>
          </w:tcPr>
          <w:p w14:paraId="29CAA7E5" w14:textId="77777777" w:rsidR="00FD588A" w:rsidRPr="007F6A26" w:rsidRDefault="00FD588A" w:rsidP="00FD588A">
            <w:pPr>
              <w:pStyle w:val="a0"/>
              <w:ind w:firstLine="0"/>
              <w:rPr>
                <w:ins w:id="4936" w:author="Антон Смирнов" w:date="2023-05-25T13:43:00Z"/>
              </w:rPr>
            </w:pPr>
            <w:ins w:id="4937" w:author="Антон Смирнов" w:date="2023-05-25T13:43:00Z">
              <w:r w:rsidRPr="007F6A26">
                <w:t>0,93</w:t>
              </w:r>
            </w:ins>
          </w:p>
        </w:tc>
        <w:tc>
          <w:tcPr>
            <w:tcW w:w="699" w:type="dxa"/>
            <w:tcPrChange w:id="4938" w:author="Антон Смирнов" w:date="2023-05-25T13:48:00Z">
              <w:tcPr>
                <w:tcW w:w="682" w:type="dxa"/>
              </w:tcPr>
            </w:tcPrChange>
          </w:tcPr>
          <w:p w14:paraId="5E97B8A8" w14:textId="77777777" w:rsidR="00FD588A" w:rsidRPr="007F6A26" w:rsidRDefault="00FD588A" w:rsidP="00FD588A">
            <w:pPr>
              <w:pStyle w:val="a0"/>
              <w:ind w:firstLine="0"/>
              <w:rPr>
                <w:ins w:id="4939" w:author="Антон Смирнов" w:date="2023-05-25T13:43:00Z"/>
              </w:rPr>
            </w:pPr>
            <w:ins w:id="4940" w:author="Антон Смирнов" w:date="2023-05-25T13:43:00Z">
              <w:r w:rsidRPr="007F6A26">
                <w:t>0,91</w:t>
              </w:r>
            </w:ins>
          </w:p>
        </w:tc>
        <w:tc>
          <w:tcPr>
            <w:tcW w:w="699" w:type="dxa"/>
            <w:tcPrChange w:id="4941" w:author="Антон Смирнов" w:date="2023-05-25T13:48:00Z">
              <w:tcPr>
                <w:tcW w:w="682" w:type="dxa"/>
              </w:tcPr>
            </w:tcPrChange>
          </w:tcPr>
          <w:p w14:paraId="7D93F545" w14:textId="77777777" w:rsidR="00FD588A" w:rsidRPr="007F6A26" w:rsidRDefault="00FD588A" w:rsidP="00FD588A">
            <w:pPr>
              <w:pStyle w:val="a0"/>
              <w:ind w:firstLine="0"/>
              <w:rPr>
                <w:ins w:id="4942" w:author="Антон Смирнов" w:date="2023-05-25T13:43:00Z"/>
              </w:rPr>
            </w:pPr>
            <w:ins w:id="4943" w:author="Антон Смирнов" w:date="2023-05-25T13:43:00Z">
              <w:r w:rsidRPr="007F6A26">
                <w:t>0,08</w:t>
              </w:r>
            </w:ins>
          </w:p>
        </w:tc>
        <w:tc>
          <w:tcPr>
            <w:tcW w:w="875" w:type="dxa"/>
            <w:tcPrChange w:id="4944" w:author="Антон Смирнов" w:date="2023-05-25T13:48:00Z">
              <w:tcPr>
                <w:tcW w:w="809" w:type="dxa"/>
              </w:tcPr>
            </w:tcPrChange>
          </w:tcPr>
          <w:p w14:paraId="30355C04" w14:textId="77777777" w:rsidR="00FD588A" w:rsidRPr="007F6A26" w:rsidRDefault="00FD588A" w:rsidP="00FD588A">
            <w:pPr>
              <w:pStyle w:val="a0"/>
              <w:ind w:firstLine="0"/>
              <w:rPr>
                <w:ins w:id="4945" w:author="Антон Смирнов" w:date="2023-05-25T13:43:00Z"/>
              </w:rPr>
            </w:pPr>
            <w:ins w:id="4946" w:author="Антон Смирнов" w:date="2023-05-25T13:43:00Z">
              <w:r w:rsidRPr="007F6A26">
                <w:t>0,17</w:t>
              </w:r>
            </w:ins>
          </w:p>
        </w:tc>
      </w:tr>
      <w:tr w:rsidR="00FD588A" w:rsidRPr="007F6A26" w14:paraId="3FAD1F31" w14:textId="77777777" w:rsidTr="00FD588A">
        <w:trPr>
          <w:ins w:id="4947" w:author="Антон Смирнов" w:date="2023-05-25T13:43:00Z"/>
        </w:trPr>
        <w:tc>
          <w:tcPr>
            <w:tcW w:w="1182" w:type="dxa"/>
            <w:tcPrChange w:id="4948" w:author="Антон Смирнов" w:date="2023-05-25T13:48:00Z">
              <w:tcPr>
                <w:tcW w:w="1147" w:type="dxa"/>
              </w:tcPr>
            </w:tcPrChange>
          </w:tcPr>
          <w:p w14:paraId="50205A74" w14:textId="5FC64F3D" w:rsidR="00FD588A" w:rsidRPr="007F6A26" w:rsidRDefault="00FD588A" w:rsidP="00FD588A">
            <w:pPr>
              <w:pStyle w:val="a0"/>
              <w:ind w:firstLine="0"/>
              <w:rPr>
                <w:ins w:id="4949" w:author="Антон Смирнов" w:date="2023-05-25T13:43:00Z"/>
              </w:rPr>
            </w:pPr>
            <w:ins w:id="4950" w:author="Антон Смирнов" w:date="2023-05-25T13:43:00Z">
              <w:r w:rsidRPr="007F6A26">
                <w:t>B*27:04</w:t>
              </w:r>
            </w:ins>
          </w:p>
        </w:tc>
        <w:tc>
          <w:tcPr>
            <w:tcW w:w="814" w:type="dxa"/>
            <w:tcPrChange w:id="4951" w:author="Антон Смирнов" w:date="2023-05-25T13:48:00Z">
              <w:tcPr>
                <w:tcW w:w="1088" w:type="dxa"/>
              </w:tcPr>
            </w:tcPrChange>
          </w:tcPr>
          <w:p w14:paraId="043AF0FB" w14:textId="77777777" w:rsidR="00FD588A" w:rsidRPr="007F6A26" w:rsidRDefault="00FD588A" w:rsidP="00FD588A">
            <w:pPr>
              <w:pStyle w:val="a0"/>
              <w:ind w:firstLine="0"/>
              <w:rPr>
                <w:ins w:id="4952" w:author="Антон Смирнов" w:date="2023-05-25T13:43:00Z"/>
              </w:rPr>
            </w:pPr>
            <w:ins w:id="4953" w:author="Антон Смирнов" w:date="2023-05-25T13:43:00Z">
              <w:r w:rsidRPr="007F6A26">
                <w:t>0,93</w:t>
              </w:r>
            </w:ins>
          </w:p>
        </w:tc>
        <w:tc>
          <w:tcPr>
            <w:tcW w:w="699" w:type="dxa"/>
            <w:tcPrChange w:id="4954" w:author="Антон Смирнов" w:date="2023-05-25T13:48:00Z">
              <w:tcPr>
                <w:tcW w:w="979" w:type="dxa"/>
              </w:tcPr>
            </w:tcPrChange>
          </w:tcPr>
          <w:p w14:paraId="643B82AE" w14:textId="77777777" w:rsidR="00FD588A" w:rsidRPr="007F6A26" w:rsidRDefault="00FD588A" w:rsidP="00FD588A">
            <w:pPr>
              <w:pStyle w:val="a0"/>
              <w:ind w:firstLine="0"/>
              <w:rPr>
                <w:ins w:id="4955" w:author="Антон Смирнов" w:date="2023-05-25T13:43:00Z"/>
              </w:rPr>
            </w:pPr>
            <w:ins w:id="4956" w:author="Антон Смирнов" w:date="2023-05-25T13:43:00Z">
              <w:r w:rsidRPr="007F6A26">
                <w:t>0</w:t>
              </w:r>
            </w:ins>
          </w:p>
        </w:tc>
        <w:tc>
          <w:tcPr>
            <w:tcW w:w="1241" w:type="dxa"/>
            <w:tcPrChange w:id="4957" w:author="Антон Смирнов" w:date="2023-05-25T13:48:00Z">
              <w:tcPr>
                <w:tcW w:w="1606" w:type="dxa"/>
              </w:tcPr>
            </w:tcPrChange>
          </w:tcPr>
          <w:p w14:paraId="5A114193" w14:textId="77777777" w:rsidR="00FD588A" w:rsidRPr="007F6A26" w:rsidRDefault="00FD588A" w:rsidP="00FD588A">
            <w:pPr>
              <w:pStyle w:val="a0"/>
              <w:ind w:firstLine="0"/>
              <w:rPr>
                <w:ins w:id="4958" w:author="Антон Смирнов" w:date="2023-05-25T13:43:00Z"/>
              </w:rPr>
            </w:pPr>
            <w:ins w:id="4959" w:author="Антон Смирнов" w:date="2023-05-25T13:43:00Z">
              <w:r w:rsidRPr="007F6A26">
                <w:t>0,92</w:t>
              </w:r>
            </w:ins>
          </w:p>
        </w:tc>
        <w:tc>
          <w:tcPr>
            <w:tcW w:w="1966" w:type="dxa"/>
            <w:tcPrChange w:id="4960" w:author="Антон Смирнов" w:date="2023-05-25T13:48:00Z">
              <w:tcPr>
                <w:tcW w:w="1298" w:type="dxa"/>
              </w:tcPr>
            </w:tcPrChange>
          </w:tcPr>
          <w:p w14:paraId="630D819C" w14:textId="77777777" w:rsidR="00FD588A" w:rsidRPr="007F6A26" w:rsidRDefault="00FD588A" w:rsidP="00FD588A">
            <w:pPr>
              <w:pStyle w:val="a0"/>
              <w:ind w:firstLine="0"/>
              <w:rPr>
                <w:ins w:id="4961" w:author="Антон Смирнов" w:date="2023-05-25T13:43:00Z"/>
              </w:rPr>
            </w:pPr>
            <w:ins w:id="4962" w:author="Антон Смирнов" w:date="2023-05-25T13:43:00Z">
              <w:r w:rsidRPr="007F6A26">
                <w:t>0,92</w:t>
              </w:r>
            </w:ins>
          </w:p>
        </w:tc>
        <w:tc>
          <w:tcPr>
            <w:tcW w:w="1395" w:type="dxa"/>
            <w:tcPrChange w:id="4963" w:author="Антон Смирнов" w:date="2023-05-25T13:48:00Z">
              <w:tcPr>
                <w:tcW w:w="1279" w:type="dxa"/>
              </w:tcPr>
            </w:tcPrChange>
          </w:tcPr>
          <w:p w14:paraId="18323C61" w14:textId="77777777" w:rsidR="00FD588A" w:rsidRPr="007F6A26" w:rsidRDefault="00FD588A" w:rsidP="00FD588A">
            <w:pPr>
              <w:pStyle w:val="a0"/>
              <w:ind w:firstLine="0"/>
              <w:rPr>
                <w:ins w:id="4964" w:author="Антон Смирнов" w:date="2023-05-25T13:43:00Z"/>
              </w:rPr>
            </w:pPr>
            <w:ins w:id="4965" w:author="Антон Смирнов" w:date="2023-05-25T13:43:00Z">
              <w:r w:rsidRPr="007F6A26">
                <w:t>0,92</w:t>
              </w:r>
            </w:ins>
          </w:p>
        </w:tc>
        <w:tc>
          <w:tcPr>
            <w:tcW w:w="699" w:type="dxa"/>
            <w:tcPrChange w:id="4966" w:author="Антон Смирнов" w:date="2023-05-25T13:48:00Z">
              <w:tcPr>
                <w:tcW w:w="682" w:type="dxa"/>
              </w:tcPr>
            </w:tcPrChange>
          </w:tcPr>
          <w:p w14:paraId="5A430EA2" w14:textId="77777777" w:rsidR="00FD588A" w:rsidRPr="007F6A26" w:rsidRDefault="00FD588A" w:rsidP="00FD588A">
            <w:pPr>
              <w:pStyle w:val="a0"/>
              <w:ind w:firstLine="0"/>
              <w:rPr>
                <w:ins w:id="4967" w:author="Антон Смирнов" w:date="2023-05-25T13:43:00Z"/>
              </w:rPr>
            </w:pPr>
            <w:ins w:id="4968" w:author="Антон Смирнов" w:date="2023-05-25T13:43:00Z">
              <w:r w:rsidRPr="007F6A26">
                <w:t>0,92</w:t>
              </w:r>
            </w:ins>
          </w:p>
        </w:tc>
        <w:tc>
          <w:tcPr>
            <w:tcW w:w="699" w:type="dxa"/>
            <w:tcPrChange w:id="4969" w:author="Антон Смирнов" w:date="2023-05-25T13:48:00Z">
              <w:tcPr>
                <w:tcW w:w="682" w:type="dxa"/>
              </w:tcPr>
            </w:tcPrChange>
          </w:tcPr>
          <w:p w14:paraId="59953BEF" w14:textId="77777777" w:rsidR="00FD588A" w:rsidRPr="007F6A26" w:rsidRDefault="00FD588A" w:rsidP="00FD588A">
            <w:pPr>
              <w:pStyle w:val="a0"/>
              <w:ind w:firstLine="0"/>
              <w:rPr>
                <w:ins w:id="4970" w:author="Антон Смирнов" w:date="2023-05-25T13:43:00Z"/>
              </w:rPr>
            </w:pPr>
            <w:ins w:id="4971" w:author="Антон Смирнов" w:date="2023-05-25T13:43:00Z">
              <w:r w:rsidRPr="007F6A26">
                <w:t>0,04</w:t>
              </w:r>
            </w:ins>
          </w:p>
        </w:tc>
        <w:tc>
          <w:tcPr>
            <w:tcW w:w="875" w:type="dxa"/>
            <w:tcPrChange w:id="4972" w:author="Антон Смирнов" w:date="2023-05-25T13:48:00Z">
              <w:tcPr>
                <w:tcW w:w="809" w:type="dxa"/>
              </w:tcPr>
            </w:tcPrChange>
          </w:tcPr>
          <w:p w14:paraId="4D292CEB" w14:textId="77777777" w:rsidR="00FD588A" w:rsidRPr="007F6A26" w:rsidRDefault="00FD588A" w:rsidP="00FD588A">
            <w:pPr>
              <w:pStyle w:val="a0"/>
              <w:ind w:firstLine="0"/>
              <w:rPr>
                <w:ins w:id="4973" w:author="Антон Смирнов" w:date="2023-05-25T13:43:00Z"/>
              </w:rPr>
            </w:pPr>
            <w:ins w:id="4974" w:author="Антон Смирнов" w:date="2023-05-25T13:43:00Z">
              <w:r w:rsidRPr="007F6A26">
                <w:t>0,14</w:t>
              </w:r>
            </w:ins>
          </w:p>
        </w:tc>
      </w:tr>
      <w:tr w:rsidR="00FD588A" w:rsidRPr="007F6A26" w14:paraId="3B6B1662" w14:textId="77777777" w:rsidTr="00FD588A">
        <w:trPr>
          <w:ins w:id="4975" w:author="Антон Смирнов" w:date="2023-05-25T13:43:00Z"/>
        </w:trPr>
        <w:tc>
          <w:tcPr>
            <w:tcW w:w="1182" w:type="dxa"/>
            <w:tcPrChange w:id="4976" w:author="Антон Смирнов" w:date="2023-05-25T13:48:00Z">
              <w:tcPr>
                <w:tcW w:w="1147" w:type="dxa"/>
              </w:tcPr>
            </w:tcPrChange>
          </w:tcPr>
          <w:p w14:paraId="6F928340" w14:textId="55DAB21F" w:rsidR="00FD588A" w:rsidRPr="007F6A26" w:rsidRDefault="00FD588A" w:rsidP="00FD588A">
            <w:pPr>
              <w:pStyle w:val="a0"/>
              <w:ind w:firstLine="0"/>
              <w:rPr>
                <w:ins w:id="4977" w:author="Антон Смирнов" w:date="2023-05-25T13:43:00Z"/>
              </w:rPr>
            </w:pPr>
            <w:ins w:id="4978" w:author="Антон Смирнов" w:date="2023-05-25T13:43:00Z">
              <w:r w:rsidRPr="007F6A26">
                <w:t>B*07:04</w:t>
              </w:r>
            </w:ins>
          </w:p>
        </w:tc>
        <w:tc>
          <w:tcPr>
            <w:tcW w:w="814" w:type="dxa"/>
            <w:tcPrChange w:id="4979" w:author="Антон Смирнов" w:date="2023-05-25T13:48:00Z">
              <w:tcPr>
                <w:tcW w:w="1088" w:type="dxa"/>
              </w:tcPr>
            </w:tcPrChange>
          </w:tcPr>
          <w:p w14:paraId="62C21008" w14:textId="77777777" w:rsidR="00FD588A" w:rsidRPr="007F6A26" w:rsidRDefault="00FD588A" w:rsidP="00FD588A">
            <w:pPr>
              <w:pStyle w:val="a0"/>
              <w:ind w:firstLine="0"/>
              <w:rPr>
                <w:ins w:id="4980" w:author="Антон Смирнов" w:date="2023-05-25T13:43:00Z"/>
              </w:rPr>
            </w:pPr>
            <w:ins w:id="4981" w:author="Антон Смирнов" w:date="2023-05-25T13:43:00Z">
              <w:r w:rsidRPr="007F6A26">
                <w:t>0,93</w:t>
              </w:r>
            </w:ins>
          </w:p>
        </w:tc>
        <w:tc>
          <w:tcPr>
            <w:tcW w:w="699" w:type="dxa"/>
            <w:tcPrChange w:id="4982" w:author="Антон Смирнов" w:date="2023-05-25T13:48:00Z">
              <w:tcPr>
                <w:tcW w:w="979" w:type="dxa"/>
              </w:tcPr>
            </w:tcPrChange>
          </w:tcPr>
          <w:p w14:paraId="49EDDE65" w14:textId="77777777" w:rsidR="00FD588A" w:rsidRPr="007F6A26" w:rsidRDefault="00FD588A" w:rsidP="00FD588A">
            <w:pPr>
              <w:pStyle w:val="a0"/>
              <w:ind w:firstLine="0"/>
              <w:rPr>
                <w:ins w:id="4983" w:author="Антон Смирнов" w:date="2023-05-25T13:43:00Z"/>
              </w:rPr>
            </w:pPr>
            <w:ins w:id="4984" w:author="Антон Смирнов" w:date="2023-05-25T13:43:00Z">
              <w:r w:rsidRPr="007F6A26">
                <w:t>0</w:t>
              </w:r>
            </w:ins>
          </w:p>
        </w:tc>
        <w:tc>
          <w:tcPr>
            <w:tcW w:w="1241" w:type="dxa"/>
            <w:tcPrChange w:id="4985" w:author="Антон Смирнов" w:date="2023-05-25T13:48:00Z">
              <w:tcPr>
                <w:tcW w:w="1606" w:type="dxa"/>
              </w:tcPr>
            </w:tcPrChange>
          </w:tcPr>
          <w:p w14:paraId="45799A37" w14:textId="77777777" w:rsidR="00FD588A" w:rsidRPr="007F6A26" w:rsidRDefault="00FD588A" w:rsidP="00FD588A">
            <w:pPr>
              <w:pStyle w:val="a0"/>
              <w:ind w:firstLine="0"/>
              <w:rPr>
                <w:ins w:id="4986" w:author="Антон Смирнов" w:date="2023-05-25T13:43:00Z"/>
              </w:rPr>
            </w:pPr>
            <w:ins w:id="4987" w:author="Антон Смирнов" w:date="2023-05-25T13:43:00Z">
              <w:r w:rsidRPr="007F6A26">
                <w:t>0,91</w:t>
              </w:r>
            </w:ins>
          </w:p>
        </w:tc>
        <w:tc>
          <w:tcPr>
            <w:tcW w:w="1966" w:type="dxa"/>
            <w:tcPrChange w:id="4988" w:author="Антон Смирнов" w:date="2023-05-25T13:48:00Z">
              <w:tcPr>
                <w:tcW w:w="1298" w:type="dxa"/>
              </w:tcPr>
            </w:tcPrChange>
          </w:tcPr>
          <w:p w14:paraId="651DFB6E" w14:textId="77777777" w:rsidR="00FD588A" w:rsidRPr="007F6A26" w:rsidRDefault="00FD588A" w:rsidP="00FD588A">
            <w:pPr>
              <w:pStyle w:val="a0"/>
              <w:ind w:firstLine="0"/>
              <w:rPr>
                <w:ins w:id="4989" w:author="Антон Смирнов" w:date="2023-05-25T13:43:00Z"/>
              </w:rPr>
            </w:pPr>
            <w:ins w:id="4990" w:author="Антон Смирнов" w:date="2023-05-25T13:43:00Z">
              <w:r w:rsidRPr="007F6A26">
                <w:t>0,91</w:t>
              </w:r>
            </w:ins>
          </w:p>
        </w:tc>
        <w:tc>
          <w:tcPr>
            <w:tcW w:w="1395" w:type="dxa"/>
            <w:tcPrChange w:id="4991" w:author="Антон Смирнов" w:date="2023-05-25T13:48:00Z">
              <w:tcPr>
                <w:tcW w:w="1279" w:type="dxa"/>
              </w:tcPr>
            </w:tcPrChange>
          </w:tcPr>
          <w:p w14:paraId="4A43A7CB" w14:textId="77777777" w:rsidR="00FD588A" w:rsidRPr="007F6A26" w:rsidRDefault="00FD588A" w:rsidP="00FD588A">
            <w:pPr>
              <w:pStyle w:val="a0"/>
              <w:ind w:firstLine="0"/>
              <w:rPr>
                <w:ins w:id="4992" w:author="Антон Смирнов" w:date="2023-05-25T13:43:00Z"/>
              </w:rPr>
            </w:pPr>
            <w:ins w:id="4993" w:author="Антон Смирнов" w:date="2023-05-25T13:43:00Z">
              <w:r w:rsidRPr="007F6A26">
                <w:t>0,91</w:t>
              </w:r>
            </w:ins>
          </w:p>
        </w:tc>
        <w:tc>
          <w:tcPr>
            <w:tcW w:w="699" w:type="dxa"/>
            <w:tcPrChange w:id="4994" w:author="Антон Смирнов" w:date="2023-05-25T13:48:00Z">
              <w:tcPr>
                <w:tcW w:w="682" w:type="dxa"/>
              </w:tcPr>
            </w:tcPrChange>
          </w:tcPr>
          <w:p w14:paraId="2088E1C0" w14:textId="77777777" w:rsidR="00FD588A" w:rsidRPr="007F6A26" w:rsidRDefault="00FD588A" w:rsidP="00FD588A">
            <w:pPr>
              <w:pStyle w:val="a0"/>
              <w:ind w:firstLine="0"/>
              <w:rPr>
                <w:ins w:id="4995" w:author="Антон Смирнов" w:date="2023-05-25T13:43:00Z"/>
              </w:rPr>
            </w:pPr>
            <w:ins w:id="4996" w:author="Антон Смирнов" w:date="2023-05-25T13:43:00Z">
              <w:r w:rsidRPr="007F6A26">
                <w:t>0,91</w:t>
              </w:r>
            </w:ins>
          </w:p>
        </w:tc>
        <w:tc>
          <w:tcPr>
            <w:tcW w:w="699" w:type="dxa"/>
            <w:tcPrChange w:id="4997" w:author="Антон Смирнов" w:date="2023-05-25T13:48:00Z">
              <w:tcPr>
                <w:tcW w:w="682" w:type="dxa"/>
              </w:tcPr>
            </w:tcPrChange>
          </w:tcPr>
          <w:p w14:paraId="3E4955C5" w14:textId="77777777" w:rsidR="00FD588A" w:rsidRPr="007F6A26" w:rsidRDefault="00FD588A" w:rsidP="00FD588A">
            <w:pPr>
              <w:pStyle w:val="a0"/>
              <w:ind w:firstLine="0"/>
              <w:rPr>
                <w:ins w:id="4998" w:author="Антон Смирнов" w:date="2023-05-25T13:43:00Z"/>
              </w:rPr>
            </w:pPr>
            <w:ins w:id="4999" w:author="Антон Смирнов" w:date="2023-05-25T13:43:00Z">
              <w:r w:rsidRPr="007F6A26">
                <w:t>0,06</w:t>
              </w:r>
            </w:ins>
          </w:p>
        </w:tc>
        <w:tc>
          <w:tcPr>
            <w:tcW w:w="875" w:type="dxa"/>
            <w:tcPrChange w:id="5000" w:author="Антон Смирнов" w:date="2023-05-25T13:48:00Z">
              <w:tcPr>
                <w:tcW w:w="809" w:type="dxa"/>
              </w:tcPr>
            </w:tcPrChange>
          </w:tcPr>
          <w:p w14:paraId="1E6C4A4C" w14:textId="77777777" w:rsidR="00FD588A" w:rsidRPr="007F6A26" w:rsidRDefault="00FD588A" w:rsidP="00FD588A">
            <w:pPr>
              <w:pStyle w:val="a0"/>
              <w:ind w:firstLine="0"/>
              <w:rPr>
                <w:ins w:id="5001" w:author="Антон Смирнов" w:date="2023-05-25T13:43:00Z"/>
              </w:rPr>
            </w:pPr>
            <w:ins w:id="5002" w:author="Антон Смирнов" w:date="2023-05-25T13:43:00Z">
              <w:r w:rsidRPr="007F6A26">
                <w:t>0,14</w:t>
              </w:r>
            </w:ins>
          </w:p>
        </w:tc>
      </w:tr>
      <w:tr w:rsidR="00FD588A" w:rsidRPr="007F6A26" w14:paraId="553CCE13" w14:textId="77777777" w:rsidTr="00FD588A">
        <w:trPr>
          <w:ins w:id="5003" w:author="Антон Смирнов" w:date="2023-05-25T13:43:00Z"/>
        </w:trPr>
        <w:tc>
          <w:tcPr>
            <w:tcW w:w="1182" w:type="dxa"/>
            <w:tcPrChange w:id="5004" w:author="Антон Смирнов" w:date="2023-05-25T13:48:00Z">
              <w:tcPr>
                <w:tcW w:w="1147" w:type="dxa"/>
              </w:tcPr>
            </w:tcPrChange>
          </w:tcPr>
          <w:p w14:paraId="1646801A" w14:textId="41F03CBB" w:rsidR="00FD588A" w:rsidRPr="007F6A26" w:rsidRDefault="00FD588A" w:rsidP="00FD588A">
            <w:pPr>
              <w:pStyle w:val="a0"/>
              <w:ind w:firstLine="0"/>
              <w:rPr>
                <w:ins w:id="5005" w:author="Антон Смирнов" w:date="2023-05-25T13:43:00Z"/>
              </w:rPr>
            </w:pPr>
            <w:ins w:id="5006" w:author="Антон Смирнов" w:date="2023-05-25T13:43:00Z">
              <w:r w:rsidRPr="007F6A26">
                <w:t>B*49:01</w:t>
              </w:r>
            </w:ins>
          </w:p>
        </w:tc>
        <w:tc>
          <w:tcPr>
            <w:tcW w:w="814" w:type="dxa"/>
            <w:tcPrChange w:id="5007" w:author="Антон Смирнов" w:date="2023-05-25T13:48:00Z">
              <w:tcPr>
                <w:tcW w:w="1088" w:type="dxa"/>
              </w:tcPr>
            </w:tcPrChange>
          </w:tcPr>
          <w:p w14:paraId="29AD1866" w14:textId="77777777" w:rsidR="00FD588A" w:rsidRPr="007F6A26" w:rsidRDefault="00FD588A" w:rsidP="00FD588A">
            <w:pPr>
              <w:pStyle w:val="a0"/>
              <w:ind w:firstLine="0"/>
              <w:rPr>
                <w:ins w:id="5008" w:author="Антон Смирнов" w:date="2023-05-25T13:43:00Z"/>
              </w:rPr>
            </w:pPr>
            <w:ins w:id="5009" w:author="Антон Смирнов" w:date="2023-05-25T13:43:00Z">
              <w:r w:rsidRPr="007F6A26">
                <w:t>0,93</w:t>
              </w:r>
            </w:ins>
          </w:p>
        </w:tc>
        <w:tc>
          <w:tcPr>
            <w:tcW w:w="699" w:type="dxa"/>
            <w:tcPrChange w:id="5010" w:author="Антон Смирнов" w:date="2023-05-25T13:48:00Z">
              <w:tcPr>
                <w:tcW w:w="979" w:type="dxa"/>
              </w:tcPr>
            </w:tcPrChange>
          </w:tcPr>
          <w:p w14:paraId="708DC84F" w14:textId="77777777" w:rsidR="00FD588A" w:rsidRPr="007F6A26" w:rsidRDefault="00FD588A" w:rsidP="00FD588A">
            <w:pPr>
              <w:pStyle w:val="a0"/>
              <w:ind w:firstLine="0"/>
              <w:rPr>
                <w:ins w:id="5011" w:author="Антон Смирнов" w:date="2023-05-25T13:43:00Z"/>
              </w:rPr>
            </w:pPr>
            <w:ins w:id="5012" w:author="Антон Смирнов" w:date="2023-05-25T13:43:00Z">
              <w:r w:rsidRPr="007F6A26">
                <w:t>0,07</w:t>
              </w:r>
            </w:ins>
          </w:p>
        </w:tc>
        <w:tc>
          <w:tcPr>
            <w:tcW w:w="1241" w:type="dxa"/>
            <w:tcPrChange w:id="5013" w:author="Антон Смирнов" w:date="2023-05-25T13:48:00Z">
              <w:tcPr>
                <w:tcW w:w="1606" w:type="dxa"/>
              </w:tcPr>
            </w:tcPrChange>
          </w:tcPr>
          <w:p w14:paraId="0A4A74F1" w14:textId="77777777" w:rsidR="00FD588A" w:rsidRPr="007F6A26" w:rsidRDefault="00FD588A" w:rsidP="00FD588A">
            <w:pPr>
              <w:pStyle w:val="a0"/>
              <w:ind w:firstLine="0"/>
              <w:rPr>
                <w:ins w:id="5014" w:author="Антон Смирнов" w:date="2023-05-25T13:43:00Z"/>
              </w:rPr>
            </w:pPr>
            <w:ins w:id="5015" w:author="Антон Смирнов" w:date="2023-05-25T13:43:00Z">
              <w:r w:rsidRPr="007F6A26">
                <w:t>0,87</w:t>
              </w:r>
            </w:ins>
          </w:p>
        </w:tc>
        <w:tc>
          <w:tcPr>
            <w:tcW w:w="1966" w:type="dxa"/>
            <w:tcPrChange w:id="5016" w:author="Антон Смирнов" w:date="2023-05-25T13:48:00Z">
              <w:tcPr>
                <w:tcW w:w="1298" w:type="dxa"/>
              </w:tcPr>
            </w:tcPrChange>
          </w:tcPr>
          <w:p w14:paraId="6574E6F0" w14:textId="77777777" w:rsidR="00FD588A" w:rsidRPr="007F6A26" w:rsidRDefault="00FD588A" w:rsidP="00FD588A">
            <w:pPr>
              <w:pStyle w:val="a0"/>
              <w:ind w:firstLine="0"/>
              <w:rPr>
                <w:ins w:id="5017" w:author="Антон Смирнов" w:date="2023-05-25T13:43:00Z"/>
              </w:rPr>
            </w:pPr>
            <w:ins w:id="5018" w:author="Антон Смирнов" w:date="2023-05-25T13:43:00Z">
              <w:r w:rsidRPr="007F6A26">
                <w:t>0,93</w:t>
              </w:r>
            </w:ins>
          </w:p>
        </w:tc>
        <w:tc>
          <w:tcPr>
            <w:tcW w:w="1395" w:type="dxa"/>
            <w:tcPrChange w:id="5019" w:author="Антон Смирнов" w:date="2023-05-25T13:48:00Z">
              <w:tcPr>
                <w:tcW w:w="1279" w:type="dxa"/>
              </w:tcPr>
            </w:tcPrChange>
          </w:tcPr>
          <w:p w14:paraId="50CC7787" w14:textId="77777777" w:rsidR="00FD588A" w:rsidRPr="007F6A26" w:rsidRDefault="00FD588A" w:rsidP="00FD588A">
            <w:pPr>
              <w:pStyle w:val="a0"/>
              <w:ind w:firstLine="0"/>
              <w:rPr>
                <w:ins w:id="5020" w:author="Антон Смирнов" w:date="2023-05-25T13:43:00Z"/>
              </w:rPr>
            </w:pPr>
            <w:ins w:id="5021" w:author="Антон Смирнов" w:date="2023-05-25T13:43:00Z">
              <w:r w:rsidRPr="007F6A26">
                <w:t>0,93</w:t>
              </w:r>
            </w:ins>
          </w:p>
        </w:tc>
        <w:tc>
          <w:tcPr>
            <w:tcW w:w="699" w:type="dxa"/>
            <w:tcPrChange w:id="5022" w:author="Антон Смирнов" w:date="2023-05-25T13:48:00Z">
              <w:tcPr>
                <w:tcW w:w="682" w:type="dxa"/>
              </w:tcPr>
            </w:tcPrChange>
          </w:tcPr>
          <w:p w14:paraId="4F1256ED" w14:textId="77777777" w:rsidR="00FD588A" w:rsidRPr="007F6A26" w:rsidRDefault="00FD588A" w:rsidP="00FD588A">
            <w:pPr>
              <w:pStyle w:val="a0"/>
              <w:ind w:firstLine="0"/>
              <w:rPr>
                <w:ins w:id="5023" w:author="Антон Смирнов" w:date="2023-05-25T13:43:00Z"/>
              </w:rPr>
            </w:pPr>
            <w:ins w:id="5024" w:author="Антон Смирнов" w:date="2023-05-25T13:43:00Z">
              <w:r w:rsidRPr="007F6A26">
                <w:t>0,9</w:t>
              </w:r>
            </w:ins>
          </w:p>
        </w:tc>
        <w:tc>
          <w:tcPr>
            <w:tcW w:w="699" w:type="dxa"/>
            <w:tcPrChange w:id="5025" w:author="Антон Смирнов" w:date="2023-05-25T13:48:00Z">
              <w:tcPr>
                <w:tcW w:w="682" w:type="dxa"/>
              </w:tcPr>
            </w:tcPrChange>
          </w:tcPr>
          <w:p w14:paraId="0D9D969F" w14:textId="77777777" w:rsidR="00FD588A" w:rsidRPr="007F6A26" w:rsidRDefault="00FD588A" w:rsidP="00FD588A">
            <w:pPr>
              <w:pStyle w:val="a0"/>
              <w:ind w:firstLine="0"/>
              <w:rPr>
                <w:ins w:id="5026" w:author="Антон Смирнов" w:date="2023-05-25T13:43:00Z"/>
              </w:rPr>
            </w:pPr>
            <w:ins w:id="5027" w:author="Антон Смирнов" w:date="2023-05-25T13:43:00Z">
              <w:r w:rsidRPr="007F6A26">
                <w:t>0,33</w:t>
              </w:r>
            </w:ins>
          </w:p>
        </w:tc>
        <w:tc>
          <w:tcPr>
            <w:tcW w:w="875" w:type="dxa"/>
            <w:tcPrChange w:id="5028" w:author="Антон Смирнов" w:date="2023-05-25T13:48:00Z">
              <w:tcPr>
                <w:tcW w:w="809" w:type="dxa"/>
              </w:tcPr>
            </w:tcPrChange>
          </w:tcPr>
          <w:p w14:paraId="71A8010A" w14:textId="77777777" w:rsidR="00FD588A" w:rsidRPr="007F6A26" w:rsidRDefault="00FD588A" w:rsidP="00FD588A">
            <w:pPr>
              <w:pStyle w:val="a0"/>
              <w:ind w:firstLine="0"/>
              <w:rPr>
                <w:ins w:id="5029" w:author="Антон Смирнов" w:date="2023-05-25T13:43:00Z"/>
              </w:rPr>
            </w:pPr>
            <w:ins w:id="5030" w:author="Антон Смирнов" w:date="2023-05-25T13:43:00Z">
              <w:r w:rsidRPr="007F6A26">
                <w:t>0,28</w:t>
              </w:r>
            </w:ins>
          </w:p>
        </w:tc>
      </w:tr>
      <w:tr w:rsidR="00FD588A" w:rsidRPr="007F6A26" w14:paraId="4E7D1B5A" w14:textId="77777777" w:rsidTr="00FD588A">
        <w:trPr>
          <w:ins w:id="5031" w:author="Антон Смирнов" w:date="2023-05-25T13:43:00Z"/>
        </w:trPr>
        <w:tc>
          <w:tcPr>
            <w:tcW w:w="1182" w:type="dxa"/>
            <w:tcPrChange w:id="5032" w:author="Антон Смирнов" w:date="2023-05-25T13:48:00Z">
              <w:tcPr>
                <w:tcW w:w="1147" w:type="dxa"/>
              </w:tcPr>
            </w:tcPrChange>
          </w:tcPr>
          <w:p w14:paraId="18BA890B" w14:textId="3856BA3C" w:rsidR="00FD588A" w:rsidRPr="007F6A26" w:rsidRDefault="00FD588A" w:rsidP="00FD588A">
            <w:pPr>
              <w:pStyle w:val="a0"/>
              <w:ind w:firstLine="0"/>
              <w:rPr>
                <w:ins w:id="5033" w:author="Антон Смирнов" w:date="2023-05-25T13:43:00Z"/>
              </w:rPr>
            </w:pPr>
            <w:ins w:id="5034" w:author="Антон Смирнов" w:date="2023-05-25T13:43:00Z">
              <w:r w:rsidRPr="007F6A26">
                <w:t>A*33:01</w:t>
              </w:r>
            </w:ins>
          </w:p>
        </w:tc>
        <w:tc>
          <w:tcPr>
            <w:tcW w:w="814" w:type="dxa"/>
            <w:tcPrChange w:id="5035" w:author="Антон Смирнов" w:date="2023-05-25T13:48:00Z">
              <w:tcPr>
                <w:tcW w:w="1088" w:type="dxa"/>
              </w:tcPr>
            </w:tcPrChange>
          </w:tcPr>
          <w:p w14:paraId="4728322E" w14:textId="77777777" w:rsidR="00FD588A" w:rsidRPr="007F6A26" w:rsidRDefault="00FD588A" w:rsidP="00FD588A">
            <w:pPr>
              <w:pStyle w:val="a0"/>
              <w:ind w:firstLine="0"/>
              <w:rPr>
                <w:ins w:id="5036" w:author="Антон Смирнов" w:date="2023-05-25T13:43:00Z"/>
              </w:rPr>
            </w:pPr>
            <w:ins w:id="5037" w:author="Антон Смирнов" w:date="2023-05-25T13:43:00Z">
              <w:r w:rsidRPr="007F6A26">
                <w:t>0,93</w:t>
              </w:r>
            </w:ins>
          </w:p>
        </w:tc>
        <w:tc>
          <w:tcPr>
            <w:tcW w:w="699" w:type="dxa"/>
            <w:tcPrChange w:id="5038" w:author="Антон Смирнов" w:date="2023-05-25T13:48:00Z">
              <w:tcPr>
                <w:tcW w:w="979" w:type="dxa"/>
              </w:tcPr>
            </w:tcPrChange>
          </w:tcPr>
          <w:p w14:paraId="6C19D79D" w14:textId="77777777" w:rsidR="00FD588A" w:rsidRPr="007F6A26" w:rsidRDefault="00FD588A" w:rsidP="00FD588A">
            <w:pPr>
              <w:pStyle w:val="a0"/>
              <w:ind w:firstLine="0"/>
              <w:rPr>
                <w:ins w:id="5039" w:author="Антон Смирнов" w:date="2023-05-25T13:43:00Z"/>
              </w:rPr>
            </w:pPr>
            <w:ins w:id="5040" w:author="Антон Смирнов" w:date="2023-05-25T13:43:00Z">
              <w:r w:rsidRPr="007F6A26">
                <w:t>0</w:t>
              </w:r>
            </w:ins>
          </w:p>
        </w:tc>
        <w:tc>
          <w:tcPr>
            <w:tcW w:w="1241" w:type="dxa"/>
            <w:tcPrChange w:id="5041" w:author="Антон Смирнов" w:date="2023-05-25T13:48:00Z">
              <w:tcPr>
                <w:tcW w:w="1606" w:type="dxa"/>
              </w:tcPr>
            </w:tcPrChange>
          </w:tcPr>
          <w:p w14:paraId="36719820" w14:textId="77777777" w:rsidR="00FD588A" w:rsidRPr="007F6A26" w:rsidRDefault="00FD588A" w:rsidP="00FD588A">
            <w:pPr>
              <w:pStyle w:val="a0"/>
              <w:ind w:firstLine="0"/>
              <w:rPr>
                <w:ins w:id="5042" w:author="Антон Смирнов" w:date="2023-05-25T13:43:00Z"/>
              </w:rPr>
            </w:pPr>
            <w:ins w:id="5043" w:author="Антон Смирнов" w:date="2023-05-25T13:43:00Z">
              <w:r w:rsidRPr="007F6A26">
                <w:t>0,91</w:t>
              </w:r>
            </w:ins>
          </w:p>
        </w:tc>
        <w:tc>
          <w:tcPr>
            <w:tcW w:w="1966" w:type="dxa"/>
            <w:tcPrChange w:id="5044" w:author="Антон Смирнов" w:date="2023-05-25T13:48:00Z">
              <w:tcPr>
                <w:tcW w:w="1298" w:type="dxa"/>
              </w:tcPr>
            </w:tcPrChange>
          </w:tcPr>
          <w:p w14:paraId="3EE5C14B" w14:textId="77777777" w:rsidR="00FD588A" w:rsidRPr="007F6A26" w:rsidRDefault="00FD588A" w:rsidP="00FD588A">
            <w:pPr>
              <w:pStyle w:val="a0"/>
              <w:ind w:firstLine="0"/>
              <w:rPr>
                <w:ins w:id="5045" w:author="Антон Смирнов" w:date="2023-05-25T13:43:00Z"/>
              </w:rPr>
            </w:pPr>
            <w:ins w:id="5046" w:author="Антон Смирнов" w:date="2023-05-25T13:43:00Z">
              <w:r w:rsidRPr="007F6A26">
                <w:t>0,91</w:t>
              </w:r>
            </w:ins>
          </w:p>
        </w:tc>
        <w:tc>
          <w:tcPr>
            <w:tcW w:w="1395" w:type="dxa"/>
            <w:tcPrChange w:id="5047" w:author="Антон Смирнов" w:date="2023-05-25T13:48:00Z">
              <w:tcPr>
                <w:tcW w:w="1279" w:type="dxa"/>
              </w:tcPr>
            </w:tcPrChange>
          </w:tcPr>
          <w:p w14:paraId="0F352088" w14:textId="77777777" w:rsidR="00FD588A" w:rsidRPr="007F6A26" w:rsidRDefault="00FD588A" w:rsidP="00FD588A">
            <w:pPr>
              <w:pStyle w:val="a0"/>
              <w:ind w:firstLine="0"/>
              <w:rPr>
                <w:ins w:id="5048" w:author="Антон Смирнов" w:date="2023-05-25T13:43:00Z"/>
              </w:rPr>
            </w:pPr>
            <w:ins w:id="5049" w:author="Антон Смирнов" w:date="2023-05-25T13:43:00Z">
              <w:r w:rsidRPr="007F6A26">
                <w:t>0,91</w:t>
              </w:r>
            </w:ins>
          </w:p>
        </w:tc>
        <w:tc>
          <w:tcPr>
            <w:tcW w:w="699" w:type="dxa"/>
            <w:tcPrChange w:id="5050" w:author="Антон Смирнов" w:date="2023-05-25T13:48:00Z">
              <w:tcPr>
                <w:tcW w:w="682" w:type="dxa"/>
              </w:tcPr>
            </w:tcPrChange>
          </w:tcPr>
          <w:p w14:paraId="042DC36C" w14:textId="77777777" w:rsidR="00FD588A" w:rsidRPr="007F6A26" w:rsidRDefault="00FD588A" w:rsidP="00FD588A">
            <w:pPr>
              <w:pStyle w:val="a0"/>
              <w:ind w:firstLine="0"/>
              <w:rPr>
                <w:ins w:id="5051" w:author="Антон Смирнов" w:date="2023-05-25T13:43:00Z"/>
              </w:rPr>
            </w:pPr>
            <w:ins w:id="5052" w:author="Антон Смирнов" w:date="2023-05-25T13:43:00Z">
              <w:r w:rsidRPr="007F6A26">
                <w:t>0,91</w:t>
              </w:r>
            </w:ins>
          </w:p>
        </w:tc>
        <w:tc>
          <w:tcPr>
            <w:tcW w:w="699" w:type="dxa"/>
            <w:tcPrChange w:id="5053" w:author="Антон Смирнов" w:date="2023-05-25T13:48:00Z">
              <w:tcPr>
                <w:tcW w:w="682" w:type="dxa"/>
              </w:tcPr>
            </w:tcPrChange>
          </w:tcPr>
          <w:p w14:paraId="6AAEBAAF" w14:textId="77777777" w:rsidR="00FD588A" w:rsidRPr="007F6A26" w:rsidRDefault="00FD588A" w:rsidP="00FD588A">
            <w:pPr>
              <w:pStyle w:val="a0"/>
              <w:ind w:firstLine="0"/>
              <w:rPr>
                <w:ins w:id="5054" w:author="Антон Смирнов" w:date="2023-05-25T13:43:00Z"/>
              </w:rPr>
            </w:pPr>
            <w:ins w:id="5055" w:author="Антон Смирнов" w:date="2023-05-25T13:43:00Z">
              <w:r w:rsidRPr="007F6A26">
                <w:t>0,17</w:t>
              </w:r>
            </w:ins>
          </w:p>
        </w:tc>
        <w:tc>
          <w:tcPr>
            <w:tcW w:w="875" w:type="dxa"/>
            <w:tcPrChange w:id="5056" w:author="Антон Смирнов" w:date="2023-05-25T13:48:00Z">
              <w:tcPr>
                <w:tcW w:w="809" w:type="dxa"/>
              </w:tcPr>
            </w:tcPrChange>
          </w:tcPr>
          <w:p w14:paraId="4C3CAB1B" w14:textId="77777777" w:rsidR="00FD588A" w:rsidRPr="007F6A26" w:rsidRDefault="00FD588A" w:rsidP="00FD588A">
            <w:pPr>
              <w:pStyle w:val="a0"/>
              <w:ind w:firstLine="0"/>
              <w:rPr>
                <w:ins w:id="5057" w:author="Антон Смирнов" w:date="2023-05-25T13:43:00Z"/>
              </w:rPr>
            </w:pPr>
            <w:ins w:id="5058" w:author="Антон Смирнов" w:date="2023-05-25T13:43:00Z">
              <w:r w:rsidRPr="007F6A26">
                <w:t>0,21</w:t>
              </w:r>
            </w:ins>
          </w:p>
        </w:tc>
      </w:tr>
      <w:tr w:rsidR="00FD588A" w:rsidRPr="007F6A26" w14:paraId="06BEDDF1" w14:textId="77777777" w:rsidTr="00FD588A">
        <w:trPr>
          <w:ins w:id="5059" w:author="Антон Смирнов" w:date="2023-05-25T13:43:00Z"/>
        </w:trPr>
        <w:tc>
          <w:tcPr>
            <w:tcW w:w="1182" w:type="dxa"/>
            <w:tcPrChange w:id="5060" w:author="Антон Смирнов" w:date="2023-05-25T13:48:00Z">
              <w:tcPr>
                <w:tcW w:w="1147" w:type="dxa"/>
              </w:tcPr>
            </w:tcPrChange>
          </w:tcPr>
          <w:p w14:paraId="308F1ECB" w14:textId="723363A4" w:rsidR="00FD588A" w:rsidRPr="007F6A26" w:rsidRDefault="00FD588A" w:rsidP="00FD588A">
            <w:pPr>
              <w:pStyle w:val="a0"/>
              <w:ind w:firstLine="0"/>
              <w:rPr>
                <w:ins w:id="5061" w:author="Антон Смирнов" w:date="2023-05-25T13:43:00Z"/>
              </w:rPr>
            </w:pPr>
            <w:ins w:id="5062" w:author="Антон Смирнов" w:date="2023-05-25T13:43:00Z">
              <w:r w:rsidRPr="007F6A26">
                <w:t>B*44:02</w:t>
              </w:r>
            </w:ins>
          </w:p>
        </w:tc>
        <w:tc>
          <w:tcPr>
            <w:tcW w:w="814" w:type="dxa"/>
            <w:tcPrChange w:id="5063" w:author="Антон Смирнов" w:date="2023-05-25T13:48:00Z">
              <w:tcPr>
                <w:tcW w:w="1088" w:type="dxa"/>
              </w:tcPr>
            </w:tcPrChange>
          </w:tcPr>
          <w:p w14:paraId="7D9D1614" w14:textId="77777777" w:rsidR="00FD588A" w:rsidRPr="007F6A26" w:rsidRDefault="00FD588A" w:rsidP="00FD588A">
            <w:pPr>
              <w:pStyle w:val="a0"/>
              <w:ind w:firstLine="0"/>
              <w:rPr>
                <w:ins w:id="5064" w:author="Антон Смирнов" w:date="2023-05-25T13:43:00Z"/>
              </w:rPr>
            </w:pPr>
            <w:ins w:id="5065" w:author="Антон Смирнов" w:date="2023-05-25T13:43:00Z">
              <w:r w:rsidRPr="007F6A26">
                <w:t>0,93</w:t>
              </w:r>
            </w:ins>
          </w:p>
        </w:tc>
        <w:tc>
          <w:tcPr>
            <w:tcW w:w="699" w:type="dxa"/>
            <w:tcPrChange w:id="5066" w:author="Антон Смирнов" w:date="2023-05-25T13:48:00Z">
              <w:tcPr>
                <w:tcW w:w="979" w:type="dxa"/>
              </w:tcPr>
            </w:tcPrChange>
          </w:tcPr>
          <w:p w14:paraId="0E64F049" w14:textId="77777777" w:rsidR="00FD588A" w:rsidRPr="007F6A26" w:rsidRDefault="00FD588A" w:rsidP="00FD588A">
            <w:pPr>
              <w:pStyle w:val="a0"/>
              <w:ind w:firstLine="0"/>
              <w:rPr>
                <w:ins w:id="5067" w:author="Антон Смирнов" w:date="2023-05-25T13:43:00Z"/>
              </w:rPr>
            </w:pPr>
            <w:ins w:id="5068" w:author="Антон Смирнов" w:date="2023-05-25T13:43:00Z">
              <w:r w:rsidRPr="007F6A26">
                <w:t>0,01</w:t>
              </w:r>
            </w:ins>
          </w:p>
        </w:tc>
        <w:tc>
          <w:tcPr>
            <w:tcW w:w="1241" w:type="dxa"/>
            <w:tcPrChange w:id="5069" w:author="Антон Смирнов" w:date="2023-05-25T13:48:00Z">
              <w:tcPr>
                <w:tcW w:w="1606" w:type="dxa"/>
              </w:tcPr>
            </w:tcPrChange>
          </w:tcPr>
          <w:p w14:paraId="5162CD1A" w14:textId="77777777" w:rsidR="00FD588A" w:rsidRPr="007F6A26" w:rsidRDefault="00FD588A" w:rsidP="00FD588A">
            <w:pPr>
              <w:pStyle w:val="a0"/>
              <w:ind w:firstLine="0"/>
              <w:rPr>
                <w:ins w:id="5070" w:author="Антон Смирнов" w:date="2023-05-25T13:43:00Z"/>
              </w:rPr>
            </w:pPr>
            <w:ins w:id="5071" w:author="Антон Смирнов" w:date="2023-05-25T13:43:00Z">
              <w:r w:rsidRPr="007F6A26">
                <w:t>0,9</w:t>
              </w:r>
            </w:ins>
          </w:p>
        </w:tc>
        <w:tc>
          <w:tcPr>
            <w:tcW w:w="1966" w:type="dxa"/>
            <w:tcPrChange w:id="5072" w:author="Антон Смирнов" w:date="2023-05-25T13:48:00Z">
              <w:tcPr>
                <w:tcW w:w="1298" w:type="dxa"/>
              </w:tcPr>
            </w:tcPrChange>
          </w:tcPr>
          <w:p w14:paraId="56633B35" w14:textId="77777777" w:rsidR="00FD588A" w:rsidRPr="007F6A26" w:rsidRDefault="00FD588A" w:rsidP="00FD588A">
            <w:pPr>
              <w:pStyle w:val="a0"/>
              <w:ind w:firstLine="0"/>
              <w:rPr>
                <w:ins w:id="5073" w:author="Антон Смирнов" w:date="2023-05-25T13:43:00Z"/>
              </w:rPr>
            </w:pPr>
            <w:ins w:id="5074" w:author="Антон Смирнов" w:date="2023-05-25T13:43:00Z">
              <w:r w:rsidRPr="007F6A26">
                <w:t>0,91</w:t>
              </w:r>
            </w:ins>
          </w:p>
        </w:tc>
        <w:tc>
          <w:tcPr>
            <w:tcW w:w="1395" w:type="dxa"/>
            <w:tcPrChange w:id="5075" w:author="Антон Смирнов" w:date="2023-05-25T13:48:00Z">
              <w:tcPr>
                <w:tcW w:w="1279" w:type="dxa"/>
              </w:tcPr>
            </w:tcPrChange>
          </w:tcPr>
          <w:p w14:paraId="37E33526" w14:textId="77777777" w:rsidR="00FD588A" w:rsidRPr="007F6A26" w:rsidRDefault="00FD588A" w:rsidP="00FD588A">
            <w:pPr>
              <w:pStyle w:val="a0"/>
              <w:ind w:firstLine="0"/>
              <w:rPr>
                <w:ins w:id="5076" w:author="Антон Смирнов" w:date="2023-05-25T13:43:00Z"/>
              </w:rPr>
            </w:pPr>
            <w:ins w:id="5077" w:author="Антон Смирнов" w:date="2023-05-25T13:43:00Z">
              <w:r w:rsidRPr="007F6A26">
                <w:t>0,91</w:t>
              </w:r>
            </w:ins>
          </w:p>
        </w:tc>
        <w:tc>
          <w:tcPr>
            <w:tcW w:w="699" w:type="dxa"/>
            <w:tcPrChange w:id="5078" w:author="Антон Смирнов" w:date="2023-05-25T13:48:00Z">
              <w:tcPr>
                <w:tcW w:w="682" w:type="dxa"/>
              </w:tcPr>
            </w:tcPrChange>
          </w:tcPr>
          <w:p w14:paraId="227AC4EE" w14:textId="77777777" w:rsidR="00FD588A" w:rsidRPr="007F6A26" w:rsidRDefault="00FD588A" w:rsidP="00FD588A">
            <w:pPr>
              <w:pStyle w:val="a0"/>
              <w:ind w:firstLine="0"/>
              <w:rPr>
                <w:ins w:id="5079" w:author="Антон Смирнов" w:date="2023-05-25T13:43:00Z"/>
              </w:rPr>
            </w:pPr>
            <w:ins w:id="5080" w:author="Антон Смирнов" w:date="2023-05-25T13:43:00Z">
              <w:r w:rsidRPr="007F6A26">
                <w:t>0,91</w:t>
              </w:r>
            </w:ins>
          </w:p>
        </w:tc>
        <w:tc>
          <w:tcPr>
            <w:tcW w:w="699" w:type="dxa"/>
            <w:tcPrChange w:id="5081" w:author="Антон Смирнов" w:date="2023-05-25T13:48:00Z">
              <w:tcPr>
                <w:tcW w:w="682" w:type="dxa"/>
              </w:tcPr>
            </w:tcPrChange>
          </w:tcPr>
          <w:p w14:paraId="5AE194EF" w14:textId="77777777" w:rsidR="00FD588A" w:rsidRPr="007F6A26" w:rsidRDefault="00FD588A" w:rsidP="00FD588A">
            <w:pPr>
              <w:pStyle w:val="a0"/>
              <w:ind w:firstLine="0"/>
              <w:rPr>
                <w:ins w:id="5082" w:author="Антон Смирнов" w:date="2023-05-25T13:43:00Z"/>
              </w:rPr>
            </w:pPr>
            <w:ins w:id="5083" w:author="Антон Смирнов" w:date="2023-05-25T13:43:00Z">
              <w:r w:rsidRPr="007F6A26">
                <w:t>0,39</w:t>
              </w:r>
            </w:ins>
          </w:p>
        </w:tc>
        <w:tc>
          <w:tcPr>
            <w:tcW w:w="875" w:type="dxa"/>
            <w:tcPrChange w:id="5084" w:author="Антон Смирнов" w:date="2023-05-25T13:48:00Z">
              <w:tcPr>
                <w:tcW w:w="809" w:type="dxa"/>
              </w:tcPr>
            </w:tcPrChange>
          </w:tcPr>
          <w:p w14:paraId="1B1B70B0" w14:textId="77777777" w:rsidR="00FD588A" w:rsidRPr="007F6A26" w:rsidRDefault="00FD588A" w:rsidP="00FD588A">
            <w:pPr>
              <w:pStyle w:val="a0"/>
              <w:ind w:firstLine="0"/>
              <w:rPr>
                <w:ins w:id="5085" w:author="Антон Смирнов" w:date="2023-05-25T13:43:00Z"/>
              </w:rPr>
            </w:pPr>
            <w:ins w:id="5086" w:author="Антон Смирнов" w:date="2023-05-25T13:43:00Z">
              <w:r w:rsidRPr="007F6A26">
                <w:t>0,35</w:t>
              </w:r>
            </w:ins>
          </w:p>
        </w:tc>
      </w:tr>
      <w:tr w:rsidR="00FD588A" w:rsidRPr="007F6A26" w14:paraId="3650237D" w14:textId="77777777" w:rsidTr="00FD588A">
        <w:trPr>
          <w:ins w:id="5087" w:author="Антон Смирнов" w:date="2023-05-25T13:43:00Z"/>
        </w:trPr>
        <w:tc>
          <w:tcPr>
            <w:tcW w:w="1182" w:type="dxa"/>
            <w:tcPrChange w:id="5088" w:author="Антон Смирнов" w:date="2023-05-25T13:48:00Z">
              <w:tcPr>
                <w:tcW w:w="1147" w:type="dxa"/>
              </w:tcPr>
            </w:tcPrChange>
          </w:tcPr>
          <w:p w14:paraId="63551D65" w14:textId="38826E3C" w:rsidR="00FD588A" w:rsidRPr="007F6A26" w:rsidRDefault="00FD588A" w:rsidP="00FD588A">
            <w:pPr>
              <w:pStyle w:val="a0"/>
              <w:ind w:firstLine="0"/>
              <w:rPr>
                <w:ins w:id="5089" w:author="Антон Смирнов" w:date="2023-05-25T13:43:00Z"/>
              </w:rPr>
            </w:pPr>
            <w:ins w:id="5090" w:author="Антон Смирнов" w:date="2023-05-25T13:43:00Z">
              <w:r w:rsidRPr="007F6A26">
                <w:t>A*02:17</w:t>
              </w:r>
            </w:ins>
          </w:p>
        </w:tc>
        <w:tc>
          <w:tcPr>
            <w:tcW w:w="814" w:type="dxa"/>
            <w:tcPrChange w:id="5091" w:author="Антон Смирнов" w:date="2023-05-25T13:48:00Z">
              <w:tcPr>
                <w:tcW w:w="1088" w:type="dxa"/>
              </w:tcPr>
            </w:tcPrChange>
          </w:tcPr>
          <w:p w14:paraId="5355AA65" w14:textId="77777777" w:rsidR="00FD588A" w:rsidRPr="007F6A26" w:rsidRDefault="00FD588A" w:rsidP="00FD588A">
            <w:pPr>
              <w:pStyle w:val="a0"/>
              <w:ind w:firstLine="0"/>
              <w:rPr>
                <w:ins w:id="5092" w:author="Антон Смирнов" w:date="2023-05-25T13:43:00Z"/>
              </w:rPr>
            </w:pPr>
            <w:ins w:id="5093" w:author="Антон Смирнов" w:date="2023-05-25T13:43:00Z">
              <w:r w:rsidRPr="007F6A26">
                <w:t>0,93</w:t>
              </w:r>
            </w:ins>
          </w:p>
        </w:tc>
        <w:tc>
          <w:tcPr>
            <w:tcW w:w="699" w:type="dxa"/>
            <w:tcPrChange w:id="5094" w:author="Антон Смирнов" w:date="2023-05-25T13:48:00Z">
              <w:tcPr>
                <w:tcW w:w="979" w:type="dxa"/>
              </w:tcPr>
            </w:tcPrChange>
          </w:tcPr>
          <w:p w14:paraId="1876C474" w14:textId="77777777" w:rsidR="00FD588A" w:rsidRPr="007F6A26" w:rsidRDefault="00FD588A" w:rsidP="00FD588A">
            <w:pPr>
              <w:pStyle w:val="a0"/>
              <w:ind w:firstLine="0"/>
              <w:rPr>
                <w:ins w:id="5095" w:author="Антон Смирнов" w:date="2023-05-25T13:43:00Z"/>
              </w:rPr>
            </w:pPr>
            <w:ins w:id="5096" w:author="Антон Смирнов" w:date="2023-05-25T13:43:00Z">
              <w:r w:rsidRPr="007F6A26">
                <w:t>0,03</w:t>
              </w:r>
            </w:ins>
          </w:p>
        </w:tc>
        <w:tc>
          <w:tcPr>
            <w:tcW w:w="1241" w:type="dxa"/>
            <w:tcPrChange w:id="5097" w:author="Антон Смирнов" w:date="2023-05-25T13:48:00Z">
              <w:tcPr>
                <w:tcW w:w="1606" w:type="dxa"/>
              </w:tcPr>
            </w:tcPrChange>
          </w:tcPr>
          <w:p w14:paraId="1F5B4EDD" w14:textId="77777777" w:rsidR="00FD588A" w:rsidRPr="007F6A26" w:rsidRDefault="00FD588A" w:rsidP="00FD588A">
            <w:pPr>
              <w:pStyle w:val="a0"/>
              <w:ind w:firstLine="0"/>
              <w:rPr>
                <w:ins w:id="5098" w:author="Антон Смирнов" w:date="2023-05-25T13:43:00Z"/>
              </w:rPr>
            </w:pPr>
            <w:ins w:id="5099" w:author="Антон Смирнов" w:date="2023-05-25T13:43:00Z">
              <w:r w:rsidRPr="007F6A26">
                <w:t>0,9</w:t>
              </w:r>
            </w:ins>
          </w:p>
        </w:tc>
        <w:tc>
          <w:tcPr>
            <w:tcW w:w="1966" w:type="dxa"/>
            <w:tcPrChange w:id="5100" w:author="Антон Смирнов" w:date="2023-05-25T13:48:00Z">
              <w:tcPr>
                <w:tcW w:w="1298" w:type="dxa"/>
              </w:tcPr>
            </w:tcPrChange>
          </w:tcPr>
          <w:p w14:paraId="0CED3B05" w14:textId="77777777" w:rsidR="00FD588A" w:rsidRPr="007F6A26" w:rsidRDefault="00FD588A" w:rsidP="00FD588A">
            <w:pPr>
              <w:pStyle w:val="a0"/>
              <w:ind w:firstLine="0"/>
              <w:rPr>
                <w:ins w:id="5101" w:author="Антон Смирнов" w:date="2023-05-25T13:43:00Z"/>
              </w:rPr>
            </w:pPr>
            <w:ins w:id="5102" w:author="Антон Смирнов" w:date="2023-05-25T13:43:00Z">
              <w:r w:rsidRPr="007F6A26">
                <w:t>0,9</w:t>
              </w:r>
            </w:ins>
          </w:p>
        </w:tc>
        <w:tc>
          <w:tcPr>
            <w:tcW w:w="1395" w:type="dxa"/>
            <w:tcPrChange w:id="5103" w:author="Антон Смирнов" w:date="2023-05-25T13:48:00Z">
              <w:tcPr>
                <w:tcW w:w="1279" w:type="dxa"/>
              </w:tcPr>
            </w:tcPrChange>
          </w:tcPr>
          <w:p w14:paraId="03FDF447" w14:textId="77777777" w:rsidR="00FD588A" w:rsidRPr="007F6A26" w:rsidRDefault="00FD588A" w:rsidP="00FD588A">
            <w:pPr>
              <w:pStyle w:val="a0"/>
              <w:ind w:firstLine="0"/>
              <w:rPr>
                <w:ins w:id="5104" w:author="Антон Смирнов" w:date="2023-05-25T13:43:00Z"/>
              </w:rPr>
            </w:pPr>
            <w:ins w:id="5105" w:author="Антон Смирнов" w:date="2023-05-25T13:43:00Z">
              <w:r w:rsidRPr="007F6A26">
                <w:t>0,9</w:t>
              </w:r>
            </w:ins>
          </w:p>
        </w:tc>
        <w:tc>
          <w:tcPr>
            <w:tcW w:w="699" w:type="dxa"/>
            <w:tcPrChange w:id="5106" w:author="Антон Смирнов" w:date="2023-05-25T13:48:00Z">
              <w:tcPr>
                <w:tcW w:w="682" w:type="dxa"/>
              </w:tcPr>
            </w:tcPrChange>
          </w:tcPr>
          <w:p w14:paraId="409109E1" w14:textId="77777777" w:rsidR="00FD588A" w:rsidRPr="007F6A26" w:rsidRDefault="00FD588A" w:rsidP="00FD588A">
            <w:pPr>
              <w:pStyle w:val="a0"/>
              <w:ind w:firstLine="0"/>
              <w:rPr>
                <w:ins w:id="5107" w:author="Антон Смирнов" w:date="2023-05-25T13:43:00Z"/>
              </w:rPr>
            </w:pPr>
            <w:ins w:id="5108" w:author="Антон Смирнов" w:date="2023-05-25T13:43:00Z">
              <w:r w:rsidRPr="007F6A26">
                <w:t>0,9</w:t>
              </w:r>
            </w:ins>
          </w:p>
        </w:tc>
        <w:tc>
          <w:tcPr>
            <w:tcW w:w="699" w:type="dxa"/>
            <w:tcPrChange w:id="5109" w:author="Антон Смирнов" w:date="2023-05-25T13:48:00Z">
              <w:tcPr>
                <w:tcW w:w="682" w:type="dxa"/>
              </w:tcPr>
            </w:tcPrChange>
          </w:tcPr>
          <w:p w14:paraId="1734DE86" w14:textId="77777777" w:rsidR="00FD588A" w:rsidRPr="007F6A26" w:rsidRDefault="00FD588A" w:rsidP="00FD588A">
            <w:pPr>
              <w:pStyle w:val="a0"/>
              <w:ind w:firstLine="0"/>
              <w:rPr>
                <w:ins w:id="5110" w:author="Антон Смирнов" w:date="2023-05-25T13:43:00Z"/>
              </w:rPr>
            </w:pPr>
            <w:ins w:id="5111" w:author="Антон Смирнов" w:date="2023-05-25T13:43:00Z">
              <w:r w:rsidRPr="007F6A26">
                <w:t>0,04</w:t>
              </w:r>
            </w:ins>
          </w:p>
        </w:tc>
        <w:tc>
          <w:tcPr>
            <w:tcW w:w="875" w:type="dxa"/>
            <w:tcPrChange w:id="5112" w:author="Антон Смирнов" w:date="2023-05-25T13:48:00Z">
              <w:tcPr>
                <w:tcW w:w="809" w:type="dxa"/>
              </w:tcPr>
            </w:tcPrChange>
          </w:tcPr>
          <w:p w14:paraId="62496FBA" w14:textId="77777777" w:rsidR="00FD588A" w:rsidRPr="007F6A26" w:rsidRDefault="00FD588A" w:rsidP="00FD588A">
            <w:pPr>
              <w:pStyle w:val="a0"/>
              <w:ind w:firstLine="0"/>
              <w:rPr>
                <w:ins w:id="5113" w:author="Антон Смирнов" w:date="2023-05-25T13:43:00Z"/>
              </w:rPr>
            </w:pPr>
            <w:ins w:id="5114" w:author="Антон Смирнов" w:date="2023-05-25T13:43:00Z">
              <w:r w:rsidRPr="007F6A26">
                <w:t>0,08</w:t>
              </w:r>
            </w:ins>
          </w:p>
        </w:tc>
      </w:tr>
      <w:tr w:rsidR="00FD588A" w:rsidRPr="007F6A26" w14:paraId="365F22F2" w14:textId="77777777" w:rsidTr="00FD588A">
        <w:trPr>
          <w:ins w:id="5115" w:author="Антон Смирнов" w:date="2023-05-25T13:43:00Z"/>
        </w:trPr>
        <w:tc>
          <w:tcPr>
            <w:tcW w:w="1182" w:type="dxa"/>
            <w:tcPrChange w:id="5116" w:author="Антон Смирнов" w:date="2023-05-25T13:48:00Z">
              <w:tcPr>
                <w:tcW w:w="1147" w:type="dxa"/>
              </w:tcPr>
            </w:tcPrChange>
          </w:tcPr>
          <w:p w14:paraId="3B6E41FC" w14:textId="7ECBBDBF" w:rsidR="00FD588A" w:rsidRPr="007F6A26" w:rsidRDefault="00FD588A" w:rsidP="00FD588A">
            <w:pPr>
              <w:pStyle w:val="a0"/>
              <w:ind w:firstLine="0"/>
              <w:rPr>
                <w:ins w:id="5117" w:author="Антон Смирнов" w:date="2023-05-25T13:43:00Z"/>
              </w:rPr>
            </w:pPr>
            <w:ins w:id="5118" w:author="Антон Смирнов" w:date="2023-05-25T13:43:00Z">
              <w:r w:rsidRPr="007F6A26">
                <w:t>B*08:02</w:t>
              </w:r>
            </w:ins>
          </w:p>
        </w:tc>
        <w:tc>
          <w:tcPr>
            <w:tcW w:w="814" w:type="dxa"/>
            <w:tcPrChange w:id="5119" w:author="Антон Смирнов" w:date="2023-05-25T13:48:00Z">
              <w:tcPr>
                <w:tcW w:w="1088" w:type="dxa"/>
              </w:tcPr>
            </w:tcPrChange>
          </w:tcPr>
          <w:p w14:paraId="0FE636A5" w14:textId="77777777" w:rsidR="00FD588A" w:rsidRPr="007F6A26" w:rsidRDefault="00FD588A" w:rsidP="00FD588A">
            <w:pPr>
              <w:pStyle w:val="a0"/>
              <w:ind w:firstLine="0"/>
              <w:rPr>
                <w:ins w:id="5120" w:author="Антон Смирнов" w:date="2023-05-25T13:43:00Z"/>
              </w:rPr>
            </w:pPr>
            <w:ins w:id="5121" w:author="Антон Смирнов" w:date="2023-05-25T13:43:00Z">
              <w:r w:rsidRPr="007F6A26">
                <w:t>0,93</w:t>
              </w:r>
            </w:ins>
          </w:p>
        </w:tc>
        <w:tc>
          <w:tcPr>
            <w:tcW w:w="699" w:type="dxa"/>
            <w:tcPrChange w:id="5122" w:author="Антон Смирнов" w:date="2023-05-25T13:48:00Z">
              <w:tcPr>
                <w:tcW w:w="979" w:type="dxa"/>
              </w:tcPr>
            </w:tcPrChange>
          </w:tcPr>
          <w:p w14:paraId="0DCB001B" w14:textId="77777777" w:rsidR="00FD588A" w:rsidRPr="007F6A26" w:rsidRDefault="00FD588A" w:rsidP="00FD588A">
            <w:pPr>
              <w:pStyle w:val="a0"/>
              <w:ind w:firstLine="0"/>
              <w:rPr>
                <w:ins w:id="5123" w:author="Антон Смирнов" w:date="2023-05-25T13:43:00Z"/>
              </w:rPr>
            </w:pPr>
            <w:ins w:id="5124" w:author="Антон Смирнов" w:date="2023-05-25T13:43:00Z">
              <w:r w:rsidRPr="007F6A26">
                <w:t>0,06</w:t>
              </w:r>
            </w:ins>
          </w:p>
        </w:tc>
        <w:tc>
          <w:tcPr>
            <w:tcW w:w="1241" w:type="dxa"/>
            <w:tcPrChange w:id="5125" w:author="Антон Смирнов" w:date="2023-05-25T13:48:00Z">
              <w:tcPr>
                <w:tcW w:w="1606" w:type="dxa"/>
              </w:tcPr>
            </w:tcPrChange>
          </w:tcPr>
          <w:p w14:paraId="3FCFCD12" w14:textId="77777777" w:rsidR="00FD588A" w:rsidRPr="007F6A26" w:rsidRDefault="00FD588A" w:rsidP="00FD588A">
            <w:pPr>
              <w:pStyle w:val="a0"/>
              <w:ind w:firstLine="0"/>
              <w:rPr>
                <w:ins w:id="5126" w:author="Антон Смирнов" w:date="2023-05-25T13:43:00Z"/>
              </w:rPr>
            </w:pPr>
            <w:ins w:id="5127" w:author="Антон Смирнов" w:date="2023-05-25T13:43:00Z">
              <w:r w:rsidRPr="007F6A26">
                <w:t>0,88</w:t>
              </w:r>
            </w:ins>
          </w:p>
        </w:tc>
        <w:tc>
          <w:tcPr>
            <w:tcW w:w="1966" w:type="dxa"/>
            <w:tcPrChange w:id="5128" w:author="Антон Смирнов" w:date="2023-05-25T13:48:00Z">
              <w:tcPr>
                <w:tcW w:w="1298" w:type="dxa"/>
              </w:tcPr>
            </w:tcPrChange>
          </w:tcPr>
          <w:p w14:paraId="21FB0D66" w14:textId="77777777" w:rsidR="00FD588A" w:rsidRPr="007F6A26" w:rsidRDefault="00FD588A" w:rsidP="00FD588A">
            <w:pPr>
              <w:pStyle w:val="a0"/>
              <w:ind w:firstLine="0"/>
              <w:rPr>
                <w:ins w:id="5129" w:author="Антон Смирнов" w:date="2023-05-25T13:43:00Z"/>
              </w:rPr>
            </w:pPr>
            <w:ins w:id="5130" w:author="Антон Смирнов" w:date="2023-05-25T13:43:00Z">
              <w:r w:rsidRPr="007F6A26">
                <w:t>0,94</w:t>
              </w:r>
            </w:ins>
          </w:p>
        </w:tc>
        <w:tc>
          <w:tcPr>
            <w:tcW w:w="1395" w:type="dxa"/>
            <w:tcPrChange w:id="5131" w:author="Антон Смирнов" w:date="2023-05-25T13:48:00Z">
              <w:tcPr>
                <w:tcW w:w="1279" w:type="dxa"/>
              </w:tcPr>
            </w:tcPrChange>
          </w:tcPr>
          <w:p w14:paraId="373DBE13" w14:textId="77777777" w:rsidR="00FD588A" w:rsidRPr="007F6A26" w:rsidRDefault="00FD588A" w:rsidP="00FD588A">
            <w:pPr>
              <w:pStyle w:val="a0"/>
              <w:ind w:firstLine="0"/>
              <w:rPr>
                <w:ins w:id="5132" w:author="Антон Смирнов" w:date="2023-05-25T13:43:00Z"/>
              </w:rPr>
            </w:pPr>
            <w:ins w:id="5133" w:author="Антон Смирнов" w:date="2023-05-25T13:43:00Z">
              <w:r w:rsidRPr="007F6A26">
                <w:t>0,94</w:t>
              </w:r>
            </w:ins>
          </w:p>
        </w:tc>
        <w:tc>
          <w:tcPr>
            <w:tcW w:w="699" w:type="dxa"/>
            <w:tcPrChange w:id="5134" w:author="Антон Смирнов" w:date="2023-05-25T13:48:00Z">
              <w:tcPr>
                <w:tcW w:w="682" w:type="dxa"/>
              </w:tcPr>
            </w:tcPrChange>
          </w:tcPr>
          <w:p w14:paraId="56B1A555" w14:textId="77777777" w:rsidR="00FD588A" w:rsidRPr="007F6A26" w:rsidRDefault="00FD588A" w:rsidP="00FD588A">
            <w:pPr>
              <w:pStyle w:val="a0"/>
              <w:ind w:firstLine="0"/>
              <w:rPr>
                <w:ins w:id="5135" w:author="Антон Смирнов" w:date="2023-05-25T13:43:00Z"/>
              </w:rPr>
            </w:pPr>
            <w:ins w:id="5136" w:author="Антон Смирнов" w:date="2023-05-25T13:43:00Z">
              <w:r w:rsidRPr="007F6A26">
                <w:t>0,91</w:t>
              </w:r>
            </w:ins>
          </w:p>
        </w:tc>
        <w:tc>
          <w:tcPr>
            <w:tcW w:w="699" w:type="dxa"/>
            <w:tcPrChange w:id="5137" w:author="Антон Смирнов" w:date="2023-05-25T13:48:00Z">
              <w:tcPr>
                <w:tcW w:w="682" w:type="dxa"/>
              </w:tcPr>
            </w:tcPrChange>
          </w:tcPr>
          <w:p w14:paraId="7820A430" w14:textId="77777777" w:rsidR="00FD588A" w:rsidRPr="007F6A26" w:rsidRDefault="00FD588A" w:rsidP="00FD588A">
            <w:pPr>
              <w:pStyle w:val="a0"/>
              <w:ind w:firstLine="0"/>
              <w:rPr>
                <w:ins w:id="5138" w:author="Антон Смирнов" w:date="2023-05-25T13:43:00Z"/>
              </w:rPr>
            </w:pPr>
            <w:ins w:id="5139" w:author="Антон Смирнов" w:date="2023-05-25T13:43:00Z">
              <w:r w:rsidRPr="007F6A26">
                <w:t>0,01</w:t>
              </w:r>
            </w:ins>
          </w:p>
        </w:tc>
        <w:tc>
          <w:tcPr>
            <w:tcW w:w="875" w:type="dxa"/>
            <w:tcPrChange w:id="5140" w:author="Антон Смирнов" w:date="2023-05-25T13:48:00Z">
              <w:tcPr>
                <w:tcW w:w="809" w:type="dxa"/>
              </w:tcPr>
            </w:tcPrChange>
          </w:tcPr>
          <w:p w14:paraId="1747BE60" w14:textId="77777777" w:rsidR="00FD588A" w:rsidRPr="007F6A26" w:rsidRDefault="00FD588A" w:rsidP="00FD588A">
            <w:pPr>
              <w:pStyle w:val="a0"/>
              <w:ind w:firstLine="0"/>
              <w:rPr>
                <w:ins w:id="5141" w:author="Антон Смирнов" w:date="2023-05-25T13:43:00Z"/>
              </w:rPr>
            </w:pPr>
            <w:ins w:id="5142" w:author="Антон Смирнов" w:date="2023-05-25T13:43:00Z">
              <w:r w:rsidRPr="007F6A26">
                <w:t>0,03</w:t>
              </w:r>
            </w:ins>
          </w:p>
        </w:tc>
      </w:tr>
      <w:tr w:rsidR="00FD588A" w:rsidRPr="007F6A26" w14:paraId="684E3F9E" w14:textId="77777777" w:rsidTr="00FD588A">
        <w:trPr>
          <w:ins w:id="5143" w:author="Антон Смирнов" w:date="2023-05-25T13:43:00Z"/>
        </w:trPr>
        <w:tc>
          <w:tcPr>
            <w:tcW w:w="1182" w:type="dxa"/>
            <w:tcPrChange w:id="5144" w:author="Антон Смирнов" w:date="2023-05-25T13:48:00Z">
              <w:tcPr>
                <w:tcW w:w="1147" w:type="dxa"/>
              </w:tcPr>
            </w:tcPrChange>
          </w:tcPr>
          <w:p w14:paraId="7ACC6EFC" w14:textId="693B534D" w:rsidR="00FD588A" w:rsidRPr="007F6A26" w:rsidRDefault="00FD588A" w:rsidP="00FD588A">
            <w:pPr>
              <w:pStyle w:val="a0"/>
              <w:ind w:firstLine="0"/>
              <w:rPr>
                <w:ins w:id="5145" w:author="Антон Смирнов" w:date="2023-05-25T13:43:00Z"/>
              </w:rPr>
            </w:pPr>
            <w:ins w:id="5146" w:author="Антон Смирнов" w:date="2023-05-25T13:43:00Z">
              <w:r w:rsidRPr="007F6A26">
                <w:t>A*03:01</w:t>
              </w:r>
            </w:ins>
          </w:p>
        </w:tc>
        <w:tc>
          <w:tcPr>
            <w:tcW w:w="814" w:type="dxa"/>
            <w:tcPrChange w:id="5147" w:author="Антон Смирнов" w:date="2023-05-25T13:48:00Z">
              <w:tcPr>
                <w:tcW w:w="1088" w:type="dxa"/>
              </w:tcPr>
            </w:tcPrChange>
          </w:tcPr>
          <w:p w14:paraId="0FCAA7EB" w14:textId="77777777" w:rsidR="00FD588A" w:rsidRPr="007F6A26" w:rsidRDefault="00FD588A" w:rsidP="00FD588A">
            <w:pPr>
              <w:pStyle w:val="a0"/>
              <w:ind w:firstLine="0"/>
              <w:rPr>
                <w:ins w:id="5148" w:author="Антон Смирнов" w:date="2023-05-25T13:43:00Z"/>
              </w:rPr>
            </w:pPr>
            <w:ins w:id="5149" w:author="Антон Смирнов" w:date="2023-05-25T13:43:00Z">
              <w:r w:rsidRPr="007F6A26">
                <w:t>0,93</w:t>
              </w:r>
            </w:ins>
          </w:p>
        </w:tc>
        <w:tc>
          <w:tcPr>
            <w:tcW w:w="699" w:type="dxa"/>
            <w:tcPrChange w:id="5150" w:author="Антон Смирнов" w:date="2023-05-25T13:48:00Z">
              <w:tcPr>
                <w:tcW w:w="979" w:type="dxa"/>
              </w:tcPr>
            </w:tcPrChange>
          </w:tcPr>
          <w:p w14:paraId="6C98AB46" w14:textId="77777777" w:rsidR="00FD588A" w:rsidRPr="007F6A26" w:rsidRDefault="00FD588A" w:rsidP="00FD588A">
            <w:pPr>
              <w:pStyle w:val="a0"/>
              <w:ind w:firstLine="0"/>
              <w:rPr>
                <w:ins w:id="5151" w:author="Антон Смирнов" w:date="2023-05-25T13:43:00Z"/>
              </w:rPr>
            </w:pPr>
            <w:ins w:id="5152" w:author="Антон Смирнов" w:date="2023-05-25T13:43:00Z">
              <w:r w:rsidRPr="007F6A26">
                <w:t>0,01</w:t>
              </w:r>
            </w:ins>
          </w:p>
        </w:tc>
        <w:tc>
          <w:tcPr>
            <w:tcW w:w="1241" w:type="dxa"/>
            <w:tcPrChange w:id="5153" w:author="Антон Смирнов" w:date="2023-05-25T13:48:00Z">
              <w:tcPr>
                <w:tcW w:w="1606" w:type="dxa"/>
              </w:tcPr>
            </w:tcPrChange>
          </w:tcPr>
          <w:p w14:paraId="37EF9284" w14:textId="77777777" w:rsidR="00FD588A" w:rsidRPr="007F6A26" w:rsidRDefault="00FD588A" w:rsidP="00FD588A">
            <w:pPr>
              <w:pStyle w:val="a0"/>
              <w:ind w:firstLine="0"/>
              <w:rPr>
                <w:ins w:id="5154" w:author="Антон Смирнов" w:date="2023-05-25T13:43:00Z"/>
              </w:rPr>
            </w:pPr>
            <w:ins w:id="5155" w:author="Антон Смирнов" w:date="2023-05-25T13:43:00Z">
              <w:r w:rsidRPr="007F6A26">
                <w:t>0,91</w:t>
              </w:r>
            </w:ins>
          </w:p>
        </w:tc>
        <w:tc>
          <w:tcPr>
            <w:tcW w:w="1966" w:type="dxa"/>
            <w:tcPrChange w:id="5156" w:author="Антон Смирнов" w:date="2023-05-25T13:48:00Z">
              <w:tcPr>
                <w:tcW w:w="1298" w:type="dxa"/>
              </w:tcPr>
            </w:tcPrChange>
          </w:tcPr>
          <w:p w14:paraId="7CD4B5FB" w14:textId="77777777" w:rsidR="00FD588A" w:rsidRPr="007F6A26" w:rsidRDefault="00FD588A" w:rsidP="00FD588A">
            <w:pPr>
              <w:pStyle w:val="a0"/>
              <w:ind w:firstLine="0"/>
              <w:rPr>
                <w:ins w:id="5157" w:author="Антон Смирнов" w:date="2023-05-25T13:43:00Z"/>
              </w:rPr>
            </w:pPr>
            <w:ins w:id="5158" w:author="Антон Смирнов" w:date="2023-05-25T13:43:00Z">
              <w:r w:rsidRPr="007F6A26">
                <w:t>0,91</w:t>
              </w:r>
            </w:ins>
          </w:p>
        </w:tc>
        <w:tc>
          <w:tcPr>
            <w:tcW w:w="1395" w:type="dxa"/>
            <w:tcPrChange w:id="5159" w:author="Антон Смирнов" w:date="2023-05-25T13:48:00Z">
              <w:tcPr>
                <w:tcW w:w="1279" w:type="dxa"/>
              </w:tcPr>
            </w:tcPrChange>
          </w:tcPr>
          <w:p w14:paraId="07564AD5" w14:textId="77777777" w:rsidR="00FD588A" w:rsidRPr="007F6A26" w:rsidRDefault="00FD588A" w:rsidP="00FD588A">
            <w:pPr>
              <w:pStyle w:val="a0"/>
              <w:ind w:firstLine="0"/>
              <w:rPr>
                <w:ins w:id="5160" w:author="Антон Смирнов" w:date="2023-05-25T13:43:00Z"/>
              </w:rPr>
            </w:pPr>
            <w:ins w:id="5161" w:author="Антон Смирнов" w:date="2023-05-25T13:43:00Z">
              <w:r w:rsidRPr="007F6A26">
                <w:t>0,91</w:t>
              </w:r>
            </w:ins>
          </w:p>
        </w:tc>
        <w:tc>
          <w:tcPr>
            <w:tcW w:w="699" w:type="dxa"/>
            <w:tcPrChange w:id="5162" w:author="Антон Смирнов" w:date="2023-05-25T13:48:00Z">
              <w:tcPr>
                <w:tcW w:w="682" w:type="dxa"/>
              </w:tcPr>
            </w:tcPrChange>
          </w:tcPr>
          <w:p w14:paraId="14818F8B" w14:textId="77777777" w:rsidR="00FD588A" w:rsidRPr="007F6A26" w:rsidRDefault="00FD588A" w:rsidP="00FD588A">
            <w:pPr>
              <w:pStyle w:val="a0"/>
              <w:ind w:firstLine="0"/>
              <w:rPr>
                <w:ins w:id="5163" w:author="Антон Смирнов" w:date="2023-05-25T13:43:00Z"/>
              </w:rPr>
            </w:pPr>
            <w:ins w:id="5164" w:author="Антон Смирнов" w:date="2023-05-25T13:43:00Z">
              <w:r w:rsidRPr="007F6A26">
                <w:t>0,91</w:t>
              </w:r>
            </w:ins>
          </w:p>
        </w:tc>
        <w:tc>
          <w:tcPr>
            <w:tcW w:w="699" w:type="dxa"/>
            <w:tcPrChange w:id="5165" w:author="Антон Смирнов" w:date="2023-05-25T13:48:00Z">
              <w:tcPr>
                <w:tcW w:w="682" w:type="dxa"/>
              </w:tcPr>
            </w:tcPrChange>
          </w:tcPr>
          <w:p w14:paraId="496C89E2" w14:textId="77777777" w:rsidR="00FD588A" w:rsidRPr="007F6A26" w:rsidRDefault="00FD588A" w:rsidP="00FD588A">
            <w:pPr>
              <w:pStyle w:val="a0"/>
              <w:ind w:firstLine="0"/>
              <w:rPr>
                <w:ins w:id="5166" w:author="Антон Смирнов" w:date="2023-05-25T13:43:00Z"/>
              </w:rPr>
            </w:pPr>
            <w:ins w:id="5167" w:author="Антон Смирнов" w:date="2023-05-25T13:43:00Z">
              <w:r w:rsidRPr="007F6A26">
                <w:t>0,34</w:t>
              </w:r>
            </w:ins>
          </w:p>
        </w:tc>
        <w:tc>
          <w:tcPr>
            <w:tcW w:w="875" w:type="dxa"/>
            <w:tcPrChange w:id="5168" w:author="Антон Смирнов" w:date="2023-05-25T13:48:00Z">
              <w:tcPr>
                <w:tcW w:w="809" w:type="dxa"/>
              </w:tcPr>
            </w:tcPrChange>
          </w:tcPr>
          <w:p w14:paraId="63F27A64" w14:textId="77777777" w:rsidR="00FD588A" w:rsidRPr="007F6A26" w:rsidRDefault="00FD588A" w:rsidP="00FD588A">
            <w:pPr>
              <w:pStyle w:val="a0"/>
              <w:ind w:firstLine="0"/>
              <w:rPr>
                <w:ins w:id="5169" w:author="Антон Смирнов" w:date="2023-05-25T13:43:00Z"/>
              </w:rPr>
            </w:pPr>
            <w:ins w:id="5170" w:author="Антон Смирнов" w:date="2023-05-25T13:43:00Z">
              <w:r w:rsidRPr="007F6A26">
                <w:t>0,39</w:t>
              </w:r>
            </w:ins>
          </w:p>
        </w:tc>
      </w:tr>
      <w:tr w:rsidR="00FD588A" w:rsidRPr="007F6A26" w14:paraId="3C50138C" w14:textId="77777777" w:rsidTr="00FD588A">
        <w:trPr>
          <w:ins w:id="5171" w:author="Антон Смирнов" w:date="2023-05-25T13:43:00Z"/>
        </w:trPr>
        <w:tc>
          <w:tcPr>
            <w:tcW w:w="1182" w:type="dxa"/>
            <w:tcPrChange w:id="5172" w:author="Антон Смирнов" w:date="2023-05-25T13:48:00Z">
              <w:tcPr>
                <w:tcW w:w="1147" w:type="dxa"/>
              </w:tcPr>
            </w:tcPrChange>
          </w:tcPr>
          <w:p w14:paraId="1CEB82D1" w14:textId="23F7A830" w:rsidR="00FD588A" w:rsidRPr="007F6A26" w:rsidRDefault="00FD588A" w:rsidP="00FD588A">
            <w:pPr>
              <w:pStyle w:val="a0"/>
              <w:ind w:firstLine="0"/>
              <w:rPr>
                <w:ins w:id="5173" w:author="Антон Смирнов" w:date="2023-05-25T13:43:00Z"/>
              </w:rPr>
            </w:pPr>
            <w:ins w:id="5174" w:author="Антон Смирнов" w:date="2023-05-25T13:43:00Z">
              <w:r w:rsidRPr="007F6A26">
                <w:t>B*53:01</w:t>
              </w:r>
            </w:ins>
          </w:p>
        </w:tc>
        <w:tc>
          <w:tcPr>
            <w:tcW w:w="814" w:type="dxa"/>
            <w:tcPrChange w:id="5175" w:author="Антон Смирнов" w:date="2023-05-25T13:48:00Z">
              <w:tcPr>
                <w:tcW w:w="1088" w:type="dxa"/>
              </w:tcPr>
            </w:tcPrChange>
          </w:tcPr>
          <w:p w14:paraId="12064D6B" w14:textId="77777777" w:rsidR="00FD588A" w:rsidRPr="007F6A26" w:rsidRDefault="00FD588A" w:rsidP="00FD588A">
            <w:pPr>
              <w:pStyle w:val="a0"/>
              <w:ind w:firstLine="0"/>
              <w:rPr>
                <w:ins w:id="5176" w:author="Антон Смирнов" w:date="2023-05-25T13:43:00Z"/>
              </w:rPr>
            </w:pPr>
            <w:ins w:id="5177" w:author="Антон Смирнов" w:date="2023-05-25T13:43:00Z">
              <w:r w:rsidRPr="007F6A26">
                <w:t>0,93</w:t>
              </w:r>
            </w:ins>
          </w:p>
        </w:tc>
        <w:tc>
          <w:tcPr>
            <w:tcW w:w="699" w:type="dxa"/>
            <w:tcPrChange w:id="5178" w:author="Антон Смирнов" w:date="2023-05-25T13:48:00Z">
              <w:tcPr>
                <w:tcW w:w="979" w:type="dxa"/>
              </w:tcPr>
            </w:tcPrChange>
          </w:tcPr>
          <w:p w14:paraId="16D4ABE9" w14:textId="77777777" w:rsidR="00FD588A" w:rsidRPr="007F6A26" w:rsidRDefault="00FD588A" w:rsidP="00FD588A">
            <w:pPr>
              <w:pStyle w:val="a0"/>
              <w:ind w:firstLine="0"/>
              <w:rPr>
                <w:ins w:id="5179" w:author="Антон Смирнов" w:date="2023-05-25T13:43:00Z"/>
              </w:rPr>
            </w:pPr>
            <w:ins w:id="5180" w:author="Антон Смирнов" w:date="2023-05-25T13:43:00Z">
              <w:r w:rsidRPr="007F6A26">
                <w:t>0</w:t>
              </w:r>
            </w:ins>
          </w:p>
        </w:tc>
        <w:tc>
          <w:tcPr>
            <w:tcW w:w="1241" w:type="dxa"/>
            <w:tcPrChange w:id="5181" w:author="Антон Смирнов" w:date="2023-05-25T13:48:00Z">
              <w:tcPr>
                <w:tcW w:w="1606" w:type="dxa"/>
              </w:tcPr>
            </w:tcPrChange>
          </w:tcPr>
          <w:p w14:paraId="77D3B94C" w14:textId="77777777" w:rsidR="00FD588A" w:rsidRPr="007F6A26" w:rsidRDefault="00FD588A" w:rsidP="00FD588A">
            <w:pPr>
              <w:pStyle w:val="a0"/>
              <w:ind w:firstLine="0"/>
              <w:rPr>
                <w:ins w:id="5182" w:author="Антон Смирнов" w:date="2023-05-25T13:43:00Z"/>
              </w:rPr>
            </w:pPr>
            <w:ins w:id="5183" w:author="Антон Смирнов" w:date="2023-05-25T13:43:00Z">
              <w:r w:rsidRPr="007F6A26">
                <w:t>0,91</w:t>
              </w:r>
            </w:ins>
          </w:p>
        </w:tc>
        <w:tc>
          <w:tcPr>
            <w:tcW w:w="1966" w:type="dxa"/>
            <w:tcPrChange w:id="5184" w:author="Антон Смирнов" w:date="2023-05-25T13:48:00Z">
              <w:tcPr>
                <w:tcW w:w="1298" w:type="dxa"/>
              </w:tcPr>
            </w:tcPrChange>
          </w:tcPr>
          <w:p w14:paraId="10788688" w14:textId="77777777" w:rsidR="00FD588A" w:rsidRPr="007F6A26" w:rsidRDefault="00FD588A" w:rsidP="00FD588A">
            <w:pPr>
              <w:pStyle w:val="a0"/>
              <w:ind w:firstLine="0"/>
              <w:rPr>
                <w:ins w:id="5185" w:author="Антон Смирнов" w:date="2023-05-25T13:43:00Z"/>
              </w:rPr>
            </w:pPr>
            <w:ins w:id="5186" w:author="Антон Смирнов" w:date="2023-05-25T13:43:00Z">
              <w:r w:rsidRPr="007F6A26">
                <w:t>0,9</w:t>
              </w:r>
            </w:ins>
          </w:p>
        </w:tc>
        <w:tc>
          <w:tcPr>
            <w:tcW w:w="1395" w:type="dxa"/>
            <w:tcPrChange w:id="5187" w:author="Антон Смирнов" w:date="2023-05-25T13:48:00Z">
              <w:tcPr>
                <w:tcW w:w="1279" w:type="dxa"/>
              </w:tcPr>
            </w:tcPrChange>
          </w:tcPr>
          <w:p w14:paraId="7ACDD4DD" w14:textId="77777777" w:rsidR="00FD588A" w:rsidRPr="007F6A26" w:rsidRDefault="00FD588A" w:rsidP="00FD588A">
            <w:pPr>
              <w:pStyle w:val="a0"/>
              <w:ind w:firstLine="0"/>
              <w:rPr>
                <w:ins w:id="5188" w:author="Антон Смирнов" w:date="2023-05-25T13:43:00Z"/>
              </w:rPr>
            </w:pPr>
            <w:ins w:id="5189" w:author="Антон Смирнов" w:date="2023-05-25T13:43:00Z">
              <w:r w:rsidRPr="007F6A26">
                <w:t>0,9</w:t>
              </w:r>
            </w:ins>
          </w:p>
        </w:tc>
        <w:tc>
          <w:tcPr>
            <w:tcW w:w="699" w:type="dxa"/>
            <w:tcPrChange w:id="5190" w:author="Антон Смирнов" w:date="2023-05-25T13:48:00Z">
              <w:tcPr>
                <w:tcW w:w="682" w:type="dxa"/>
              </w:tcPr>
            </w:tcPrChange>
          </w:tcPr>
          <w:p w14:paraId="456C0ABC" w14:textId="77777777" w:rsidR="00FD588A" w:rsidRPr="007F6A26" w:rsidRDefault="00FD588A" w:rsidP="00FD588A">
            <w:pPr>
              <w:pStyle w:val="a0"/>
              <w:ind w:firstLine="0"/>
              <w:rPr>
                <w:ins w:id="5191" w:author="Антон Смирнов" w:date="2023-05-25T13:43:00Z"/>
              </w:rPr>
            </w:pPr>
            <w:ins w:id="5192" w:author="Антон Смирнов" w:date="2023-05-25T13:43:00Z">
              <w:r w:rsidRPr="007F6A26">
                <w:t>0,91</w:t>
              </w:r>
            </w:ins>
          </w:p>
        </w:tc>
        <w:tc>
          <w:tcPr>
            <w:tcW w:w="699" w:type="dxa"/>
            <w:tcPrChange w:id="5193" w:author="Антон Смирнов" w:date="2023-05-25T13:48:00Z">
              <w:tcPr>
                <w:tcW w:w="682" w:type="dxa"/>
              </w:tcPr>
            </w:tcPrChange>
          </w:tcPr>
          <w:p w14:paraId="5CE4B03A" w14:textId="77777777" w:rsidR="00FD588A" w:rsidRPr="007F6A26" w:rsidRDefault="00FD588A" w:rsidP="00FD588A">
            <w:pPr>
              <w:pStyle w:val="a0"/>
              <w:ind w:firstLine="0"/>
              <w:rPr>
                <w:ins w:id="5194" w:author="Антон Смирнов" w:date="2023-05-25T13:43:00Z"/>
              </w:rPr>
            </w:pPr>
            <w:ins w:id="5195" w:author="Антон Смирнов" w:date="2023-05-25T13:43:00Z">
              <w:r w:rsidRPr="007F6A26">
                <w:t>0,13</w:t>
              </w:r>
            </w:ins>
          </w:p>
        </w:tc>
        <w:tc>
          <w:tcPr>
            <w:tcW w:w="875" w:type="dxa"/>
            <w:tcPrChange w:id="5196" w:author="Антон Смирнов" w:date="2023-05-25T13:48:00Z">
              <w:tcPr>
                <w:tcW w:w="809" w:type="dxa"/>
              </w:tcPr>
            </w:tcPrChange>
          </w:tcPr>
          <w:p w14:paraId="4C498A6B" w14:textId="77777777" w:rsidR="00FD588A" w:rsidRPr="007F6A26" w:rsidRDefault="00FD588A" w:rsidP="00FD588A">
            <w:pPr>
              <w:pStyle w:val="a0"/>
              <w:ind w:firstLine="0"/>
              <w:rPr>
                <w:ins w:id="5197" w:author="Антон Смирнов" w:date="2023-05-25T13:43:00Z"/>
              </w:rPr>
            </w:pPr>
            <w:ins w:id="5198" w:author="Антон Смирнов" w:date="2023-05-25T13:43:00Z">
              <w:r w:rsidRPr="007F6A26">
                <w:t>0,18</w:t>
              </w:r>
            </w:ins>
          </w:p>
        </w:tc>
      </w:tr>
      <w:tr w:rsidR="00FD588A" w:rsidRPr="007F6A26" w14:paraId="0E20D55A" w14:textId="77777777" w:rsidTr="00FD588A">
        <w:trPr>
          <w:ins w:id="5199" w:author="Антон Смирнов" w:date="2023-05-25T13:43:00Z"/>
        </w:trPr>
        <w:tc>
          <w:tcPr>
            <w:tcW w:w="1182" w:type="dxa"/>
            <w:tcPrChange w:id="5200" w:author="Антон Смирнов" w:date="2023-05-25T13:48:00Z">
              <w:tcPr>
                <w:tcW w:w="1147" w:type="dxa"/>
              </w:tcPr>
            </w:tcPrChange>
          </w:tcPr>
          <w:p w14:paraId="670AB22E" w14:textId="6EFBEC89" w:rsidR="00FD588A" w:rsidRPr="007F6A26" w:rsidRDefault="00FD588A" w:rsidP="00FD588A">
            <w:pPr>
              <w:pStyle w:val="a0"/>
              <w:ind w:firstLine="0"/>
              <w:rPr>
                <w:ins w:id="5201" w:author="Антон Смирнов" w:date="2023-05-25T13:43:00Z"/>
              </w:rPr>
            </w:pPr>
            <w:ins w:id="5202" w:author="Антон Смирнов" w:date="2023-05-25T13:43:00Z">
              <w:r w:rsidRPr="007F6A26">
                <w:lastRenderedPageBreak/>
                <w:t>B*27:03</w:t>
              </w:r>
            </w:ins>
          </w:p>
        </w:tc>
        <w:tc>
          <w:tcPr>
            <w:tcW w:w="814" w:type="dxa"/>
            <w:tcPrChange w:id="5203" w:author="Антон Смирнов" w:date="2023-05-25T13:48:00Z">
              <w:tcPr>
                <w:tcW w:w="1088" w:type="dxa"/>
              </w:tcPr>
            </w:tcPrChange>
          </w:tcPr>
          <w:p w14:paraId="20628420" w14:textId="77777777" w:rsidR="00FD588A" w:rsidRPr="007F6A26" w:rsidRDefault="00FD588A" w:rsidP="00FD588A">
            <w:pPr>
              <w:pStyle w:val="a0"/>
              <w:ind w:firstLine="0"/>
              <w:rPr>
                <w:ins w:id="5204" w:author="Антон Смирнов" w:date="2023-05-25T13:43:00Z"/>
              </w:rPr>
            </w:pPr>
            <w:ins w:id="5205" w:author="Антон Смирнов" w:date="2023-05-25T13:43:00Z">
              <w:r w:rsidRPr="007F6A26">
                <w:t>0,93</w:t>
              </w:r>
            </w:ins>
          </w:p>
        </w:tc>
        <w:tc>
          <w:tcPr>
            <w:tcW w:w="699" w:type="dxa"/>
            <w:tcPrChange w:id="5206" w:author="Антон Смирнов" w:date="2023-05-25T13:48:00Z">
              <w:tcPr>
                <w:tcW w:w="979" w:type="dxa"/>
              </w:tcPr>
            </w:tcPrChange>
          </w:tcPr>
          <w:p w14:paraId="7E738B4D" w14:textId="77777777" w:rsidR="00FD588A" w:rsidRPr="007F6A26" w:rsidRDefault="00FD588A" w:rsidP="00FD588A">
            <w:pPr>
              <w:pStyle w:val="a0"/>
              <w:ind w:firstLine="0"/>
              <w:rPr>
                <w:ins w:id="5207" w:author="Антон Смирнов" w:date="2023-05-25T13:43:00Z"/>
              </w:rPr>
            </w:pPr>
            <w:ins w:id="5208" w:author="Антон Смирнов" w:date="2023-05-25T13:43:00Z">
              <w:r w:rsidRPr="007F6A26">
                <w:t>0</w:t>
              </w:r>
            </w:ins>
          </w:p>
        </w:tc>
        <w:tc>
          <w:tcPr>
            <w:tcW w:w="1241" w:type="dxa"/>
            <w:tcPrChange w:id="5209" w:author="Антон Смирнов" w:date="2023-05-25T13:48:00Z">
              <w:tcPr>
                <w:tcW w:w="1606" w:type="dxa"/>
              </w:tcPr>
            </w:tcPrChange>
          </w:tcPr>
          <w:p w14:paraId="31B3F459" w14:textId="77777777" w:rsidR="00FD588A" w:rsidRPr="007F6A26" w:rsidRDefault="00FD588A" w:rsidP="00FD588A">
            <w:pPr>
              <w:pStyle w:val="a0"/>
              <w:ind w:firstLine="0"/>
              <w:rPr>
                <w:ins w:id="5210" w:author="Антон Смирнов" w:date="2023-05-25T13:43:00Z"/>
              </w:rPr>
            </w:pPr>
            <w:ins w:id="5211" w:author="Антон Смирнов" w:date="2023-05-25T13:43:00Z">
              <w:r w:rsidRPr="007F6A26">
                <w:t>0,91</w:t>
              </w:r>
            </w:ins>
          </w:p>
        </w:tc>
        <w:tc>
          <w:tcPr>
            <w:tcW w:w="1966" w:type="dxa"/>
            <w:tcPrChange w:id="5212" w:author="Антон Смирнов" w:date="2023-05-25T13:48:00Z">
              <w:tcPr>
                <w:tcW w:w="1298" w:type="dxa"/>
              </w:tcPr>
            </w:tcPrChange>
          </w:tcPr>
          <w:p w14:paraId="5FB1B90C" w14:textId="77777777" w:rsidR="00FD588A" w:rsidRPr="007F6A26" w:rsidRDefault="00FD588A" w:rsidP="00FD588A">
            <w:pPr>
              <w:pStyle w:val="a0"/>
              <w:ind w:firstLine="0"/>
              <w:rPr>
                <w:ins w:id="5213" w:author="Антон Смирнов" w:date="2023-05-25T13:43:00Z"/>
              </w:rPr>
            </w:pPr>
            <w:ins w:id="5214" w:author="Антон Смирнов" w:date="2023-05-25T13:43:00Z">
              <w:r w:rsidRPr="007F6A26">
                <w:t>0,91</w:t>
              </w:r>
            </w:ins>
          </w:p>
        </w:tc>
        <w:tc>
          <w:tcPr>
            <w:tcW w:w="1395" w:type="dxa"/>
            <w:tcPrChange w:id="5215" w:author="Антон Смирнов" w:date="2023-05-25T13:48:00Z">
              <w:tcPr>
                <w:tcW w:w="1279" w:type="dxa"/>
              </w:tcPr>
            </w:tcPrChange>
          </w:tcPr>
          <w:p w14:paraId="4014DC79" w14:textId="77777777" w:rsidR="00FD588A" w:rsidRPr="007F6A26" w:rsidRDefault="00FD588A" w:rsidP="00FD588A">
            <w:pPr>
              <w:pStyle w:val="a0"/>
              <w:ind w:firstLine="0"/>
              <w:rPr>
                <w:ins w:id="5216" w:author="Антон Смирнов" w:date="2023-05-25T13:43:00Z"/>
              </w:rPr>
            </w:pPr>
            <w:ins w:id="5217" w:author="Антон Смирнов" w:date="2023-05-25T13:43:00Z">
              <w:r w:rsidRPr="007F6A26">
                <w:t>0,91</w:t>
              </w:r>
            </w:ins>
          </w:p>
        </w:tc>
        <w:tc>
          <w:tcPr>
            <w:tcW w:w="699" w:type="dxa"/>
            <w:tcPrChange w:id="5218" w:author="Антон Смирнов" w:date="2023-05-25T13:48:00Z">
              <w:tcPr>
                <w:tcW w:w="682" w:type="dxa"/>
              </w:tcPr>
            </w:tcPrChange>
          </w:tcPr>
          <w:p w14:paraId="7B5AE2FF" w14:textId="77777777" w:rsidR="00FD588A" w:rsidRPr="007F6A26" w:rsidRDefault="00FD588A" w:rsidP="00FD588A">
            <w:pPr>
              <w:pStyle w:val="a0"/>
              <w:ind w:firstLine="0"/>
              <w:rPr>
                <w:ins w:id="5219" w:author="Антон Смирнов" w:date="2023-05-25T13:43:00Z"/>
              </w:rPr>
            </w:pPr>
            <w:ins w:id="5220" w:author="Антон Смирнов" w:date="2023-05-25T13:43:00Z">
              <w:r w:rsidRPr="007F6A26">
                <w:t>0,91</w:t>
              </w:r>
            </w:ins>
          </w:p>
        </w:tc>
        <w:tc>
          <w:tcPr>
            <w:tcW w:w="699" w:type="dxa"/>
            <w:tcPrChange w:id="5221" w:author="Антон Смирнов" w:date="2023-05-25T13:48:00Z">
              <w:tcPr>
                <w:tcW w:w="682" w:type="dxa"/>
              </w:tcPr>
            </w:tcPrChange>
          </w:tcPr>
          <w:p w14:paraId="68C3570E" w14:textId="77777777" w:rsidR="00FD588A" w:rsidRPr="007F6A26" w:rsidRDefault="00FD588A" w:rsidP="00FD588A">
            <w:pPr>
              <w:pStyle w:val="a0"/>
              <w:ind w:firstLine="0"/>
              <w:rPr>
                <w:ins w:id="5222" w:author="Антон Смирнов" w:date="2023-05-25T13:43:00Z"/>
              </w:rPr>
            </w:pPr>
            <w:ins w:id="5223" w:author="Антон Смирнов" w:date="2023-05-25T13:43:00Z">
              <w:r w:rsidRPr="007F6A26">
                <w:t>0,03</w:t>
              </w:r>
            </w:ins>
          </w:p>
        </w:tc>
        <w:tc>
          <w:tcPr>
            <w:tcW w:w="875" w:type="dxa"/>
            <w:tcPrChange w:id="5224" w:author="Антон Смирнов" w:date="2023-05-25T13:48:00Z">
              <w:tcPr>
                <w:tcW w:w="809" w:type="dxa"/>
              </w:tcPr>
            </w:tcPrChange>
          </w:tcPr>
          <w:p w14:paraId="28EFAF32" w14:textId="77777777" w:rsidR="00FD588A" w:rsidRPr="007F6A26" w:rsidRDefault="00FD588A" w:rsidP="00FD588A">
            <w:pPr>
              <w:pStyle w:val="a0"/>
              <w:ind w:firstLine="0"/>
              <w:rPr>
                <w:ins w:id="5225" w:author="Антон Смирнов" w:date="2023-05-25T13:43:00Z"/>
              </w:rPr>
            </w:pPr>
            <w:ins w:id="5226" w:author="Антон Смирнов" w:date="2023-05-25T13:43:00Z">
              <w:r w:rsidRPr="007F6A26">
                <w:t>0,11</w:t>
              </w:r>
            </w:ins>
          </w:p>
        </w:tc>
      </w:tr>
      <w:tr w:rsidR="00FD588A" w:rsidRPr="007F6A26" w14:paraId="65D62678" w14:textId="77777777" w:rsidTr="00FD588A">
        <w:trPr>
          <w:ins w:id="5227" w:author="Антон Смирнов" w:date="2023-05-25T13:43:00Z"/>
        </w:trPr>
        <w:tc>
          <w:tcPr>
            <w:tcW w:w="1182" w:type="dxa"/>
            <w:tcPrChange w:id="5228" w:author="Антон Смирнов" w:date="2023-05-25T13:48:00Z">
              <w:tcPr>
                <w:tcW w:w="1147" w:type="dxa"/>
              </w:tcPr>
            </w:tcPrChange>
          </w:tcPr>
          <w:p w14:paraId="1CA59C6A" w14:textId="51AE3F53" w:rsidR="00FD588A" w:rsidRPr="007F6A26" w:rsidRDefault="00FD588A" w:rsidP="00FD588A">
            <w:pPr>
              <w:pStyle w:val="a0"/>
              <w:ind w:firstLine="0"/>
              <w:rPr>
                <w:ins w:id="5229" w:author="Антон Смирнов" w:date="2023-05-25T13:43:00Z"/>
              </w:rPr>
            </w:pPr>
            <w:ins w:id="5230" w:author="Антон Смирнов" w:date="2023-05-25T13:43:00Z">
              <w:r w:rsidRPr="007F6A26">
                <w:t>B*27:10</w:t>
              </w:r>
            </w:ins>
          </w:p>
        </w:tc>
        <w:tc>
          <w:tcPr>
            <w:tcW w:w="814" w:type="dxa"/>
            <w:tcPrChange w:id="5231" w:author="Антон Смирнов" w:date="2023-05-25T13:48:00Z">
              <w:tcPr>
                <w:tcW w:w="1088" w:type="dxa"/>
              </w:tcPr>
            </w:tcPrChange>
          </w:tcPr>
          <w:p w14:paraId="186E4343" w14:textId="77777777" w:rsidR="00FD588A" w:rsidRPr="007F6A26" w:rsidRDefault="00FD588A" w:rsidP="00FD588A">
            <w:pPr>
              <w:pStyle w:val="a0"/>
              <w:ind w:firstLine="0"/>
              <w:rPr>
                <w:ins w:id="5232" w:author="Антон Смирнов" w:date="2023-05-25T13:43:00Z"/>
              </w:rPr>
            </w:pPr>
            <w:ins w:id="5233" w:author="Антон Смирнов" w:date="2023-05-25T13:43:00Z">
              <w:r w:rsidRPr="007F6A26">
                <w:t>0,93</w:t>
              </w:r>
            </w:ins>
          </w:p>
        </w:tc>
        <w:tc>
          <w:tcPr>
            <w:tcW w:w="699" w:type="dxa"/>
            <w:tcPrChange w:id="5234" w:author="Антон Смирнов" w:date="2023-05-25T13:48:00Z">
              <w:tcPr>
                <w:tcW w:w="979" w:type="dxa"/>
              </w:tcPr>
            </w:tcPrChange>
          </w:tcPr>
          <w:p w14:paraId="59171005" w14:textId="77777777" w:rsidR="00FD588A" w:rsidRPr="007F6A26" w:rsidRDefault="00FD588A" w:rsidP="00FD588A">
            <w:pPr>
              <w:pStyle w:val="a0"/>
              <w:ind w:firstLine="0"/>
              <w:rPr>
                <w:ins w:id="5235" w:author="Антон Смирнов" w:date="2023-05-25T13:43:00Z"/>
              </w:rPr>
            </w:pPr>
            <w:ins w:id="5236" w:author="Антон Смирнов" w:date="2023-05-25T13:43:00Z">
              <w:r w:rsidRPr="007F6A26">
                <w:t>0,15</w:t>
              </w:r>
            </w:ins>
          </w:p>
        </w:tc>
        <w:tc>
          <w:tcPr>
            <w:tcW w:w="1241" w:type="dxa"/>
            <w:tcPrChange w:id="5237" w:author="Антон Смирнов" w:date="2023-05-25T13:48:00Z">
              <w:tcPr>
                <w:tcW w:w="1606" w:type="dxa"/>
              </w:tcPr>
            </w:tcPrChange>
          </w:tcPr>
          <w:p w14:paraId="64CE6FDF" w14:textId="77777777" w:rsidR="00FD588A" w:rsidRPr="007F6A26" w:rsidRDefault="00FD588A" w:rsidP="00FD588A">
            <w:pPr>
              <w:pStyle w:val="a0"/>
              <w:ind w:firstLine="0"/>
              <w:rPr>
                <w:ins w:id="5238" w:author="Антон Смирнов" w:date="2023-05-25T13:43:00Z"/>
              </w:rPr>
            </w:pPr>
            <w:ins w:id="5239" w:author="Антон Смирнов" w:date="2023-05-25T13:43:00Z">
              <w:r w:rsidRPr="007F6A26">
                <w:t>0,92</w:t>
              </w:r>
            </w:ins>
          </w:p>
        </w:tc>
        <w:tc>
          <w:tcPr>
            <w:tcW w:w="1966" w:type="dxa"/>
            <w:tcPrChange w:id="5240" w:author="Антон Смирнов" w:date="2023-05-25T13:48:00Z">
              <w:tcPr>
                <w:tcW w:w="1298" w:type="dxa"/>
              </w:tcPr>
            </w:tcPrChange>
          </w:tcPr>
          <w:p w14:paraId="5EA6B8F8" w14:textId="77777777" w:rsidR="00FD588A" w:rsidRPr="007F6A26" w:rsidRDefault="00FD588A" w:rsidP="00FD588A">
            <w:pPr>
              <w:pStyle w:val="a0"/>
              <w:ind w:firstLine="0"/>
              <w:rPr>
                <w:ins w:id="5241" w:author="Антон Смирнов" w:date="2023-05-25T13:43:00Z"/>
              </w:rPr>
            </w:pPr>
            <w:ins w:id="5242" w:author="Антон Смирнов" w:date="2023-05-25T13:43:00Z">
              <w:r w:rsidRPr="007F6A26">
                <w:t>0,91</w:t>
              </w:r>
            </w:ins>
          </w:p>
        </w:tc>
        <w:tc>
          <w:tcPr>
            <w:tcW w:w="1395" w:type="dxa"/>
            <w:tcPrChange w:id="5243" w:author="Антон Смирнов" w:date="2023-05-25T13:48:00Z">
              <w:tcPr>
                <w:tcW w:w="1279" w:type="dxa"/>
              </w:tcPr>
            </w:tcPrChange>
          </w:tcPr>
          <w:p w14:paraId="3D12DEB5" w14:textId="77777777" w:rsidR="00FD588A" w:rsidRPr="007F6A26" w:rsidRDefault="00FD588A" w:rsidP="00FD588A">
            <w:pPr>
              <w:pStyle w:val="a0"/>
              <w:ind w:firstLine="0"/>
              <w:rPr>
                <w:ins w:id="5244" w:author="Антон Смирнов" w:date="2023-05-25T13:43:00Z"/>
              </w:rPr>
            </w:pPr>
            <w:ins w:id="5245" w:author="Антон Смирнов" w:date="2023-05-25T13:43:00Z">
              <w:r w:rsidRPr="007F6A26">
                <w:t>0,91</w:t>
              </w:r>
            </w:ins>
          </w:p>
        </w:tc>
        <w:tc>
          <w:tcPr>
            <w:tcW w:w="699" w:type="dxa"/>
            <w:tcPrChange w:id="5246" w:author="Антон Смирнов" w:date="2023-05-25T13:48:00Z">
              <w:tcPr>
                <w:tcW w:w="682" w:type="dxa"/>
              </w:tcPr>
            </w:tcPrChange>
          </w:tcPr>
          <w:p w14:paraId="17F68CB7" w14:textId="77777777" w:rsidR="00FD588A" w:rsidRPr="007F6A26" w:rsidRDefault="00FD588A" w:rsidP="00FD588A">
            <w:pPr>
              <w:pStyle w:val="a0"/>
              <w:ind w:firstLine="0"/>
              <w:rPr>
                <w:ins w:id="5247" w:author="Антон Смирнов" w:date="2023-05-25T13:43:00Z"/>
              </w:rPr>
            </w:pPr>
            <w:ins w:id="5248" w:author="Антон Смирнов" w:date="2023-05-25T13:43:00Z">
              <w:r w:rsidRPr="007F6A26">
                <w:t>0,91</w:t>
              </w:r>
            </w:ins>
          </w:p>
        </w:tc>
        <w:tc>
          <w:tcPr>
            <w:tcW w:w="699" w:type="dxa"/>
            <w:tcPrChange w:id="5249" w:author="Антон Смирнов" w:date="2023-05-25T13:48:00Z">
              <w:tcPr>
                <w:tcW w:w="682" w:type="dxa"/>
              </w:tcPr>
            </w:tcPrChange>
          </w:tcPr>
          <w:p w14:paraId="6880FC7B" w14:textId="77777777" w:rsidR="00FD588A" w:rsidRPr="007F6A26" w:rsidRDefault="00FD588A" w:rsidP="00FD588A">
            <w:pPr>
              <w:pStyle w:val="a0"/>
              <w:ind w:firstLine="0"/>
              <w:rPr>
                <w:ins w:id="5250" w:author="Антон Смирнов" w:date="2023-05-25T13:43:00Z"/>
              </w:rPr>
            </w:pPr>
            <w:ins w:id="5251" w:author="Антон Смирнов" w:date="2023-05-25T13:43:00Z">
              <w:r w:rsidRPr="007F6A26">
                <w:t>0,01</w:t>
              </w:r>
            </w:ins>
          </w:p>
        </w:tc>
        <w:tc>
          <w:tcPr>
            <w:tcW w:w="875" w:type="dxa"/>
            <w:tcPrChange w:id="5252" w:author="Антон Смирнов" w:date="2023-05-25T13:48:00Z">
              <w:tcPr>
                <w:tcW w:w="809" w:type="dxa"/>
              </w:tcPr>
            </w:tcPrChange>
          </w:tcPr>
          <w:p w14:paraId="3762D6C5" w14:textId="77777777" w:rsidR="00FD588A" w:rsidRPr="007F6A26" w:rsidRDefault="00FD588A" w:rsidP="00FD588A">
            <w:pPr>
              <w:pStyle w:val="a0"/>
              <w:ind w:firstLine="0"/>
              <w:rPr>
                <w:ins w:id="5253" w:author="Антон Смирнов" w:date="2023-05-25T13:43:00Z"/>
              </w:rPr>
            </w:pPr>
            <w:ins w:id="5254" w:author="Антон Смирнов" w:date="2023-05-25T13:43:00Z">
              <w:r w:rsidRPr="007F6A26">
                <w:t>0,01</w:t>
              </w:r>
            </w:ins>
          </w:p>
        </w:tc>
      </w:tr>
      <w:tr w:rsidR="00FD588A" w:rsidRPr="007F6A26" w14:paraId="32C534AB" w14:textId="77777777" w:rsidTr="00FD588A">
        <w:trPr>
          <w:ins w:id="5255" w:author="Антон Смирнов" w:date="2023-05-25T13:43:00Z"/>
        </w:trPr>
        <w:tc>
          <w:tcPr>
            <w:tcW w:w="1182" w:type="dxa"/>
            <w:tcPrChange w:id="5256" w:author="Антон Смирнов" w:date="2023-05-25T13:48:00Z">
              <w:tcPr>
                <w:tcW w:w="1147" w:type="dxa"/>
              </w:tcPr>
            </w:tcPrChange>
          </w:tcPr>
          <w:p w14:paraId="638EC0CE" w14:textId="24C04139" w:rsidR="00FD588A" w:rsidRPr="007F6A26" w:rsidRDefault="00FD588A" w:rsidP="00FD588A">
            <w:pPr>
              <w:pStyle w:val="a0"/>
              <w:ind w:firstLine="0"/>
              <w:rPr>
                <w:ins w:id="5257" w:author="Антон Смирнов" w:date="2023-05-25T13:43:00Z"/>
              </w:rPr>
            </w:pPr>
            <w:ins w:id="5258" w:author="Антон Смирнов" w:date="2023-05-25T13:43:00Z">
              <w:r w:rsidRPr="007F6A26">
                <w:t>A*68:01</w:t>
              </w:r>
            </w:ins>
          </w:p>
        </w:tc>
        <w:tc>
          <w:tcPr>
            <w:tcW w:w="814" w:type="dxa"/>
            <w:tcPrChange w:id="5259" w:author="Антон Смирнов" w:date="2023-05-25T13:48:00Z">
              <w:tcPr>
                <w:tcW w:w="1088" w:type="dxa"/>
              </w:tcPr>
            </w:tcPrChange>
          </w:tcPr>
          <w:p w14:paraId="7687784C" w14:textId="77777777" w:rsidR="00FD588A" w:rsidRPr="007F6A26" w:rsidRDefault="00FD588A" w:rsidP="00FD588A">
            <w:pPr>
              <w:pStyle w:val="a0"/>
              <w:ind w:firstLine="0"/>
              <w:rPr>
                <w:ins w:id="5260" w:author="Антон Смирнов" w:date="2023-05-25T13:43:00Z"/>
              </w:rPr>
            </w:pPr>
            <w:ins w:id="5261" w:author="Антон Смирнов" w:date="2023-05-25T13:43:00Z">
              <w:r w:rsidRPr="007F6A26">
                <w:t>0,93</w:t>
              </w:r>
            </w:ins>
          </w:p>
        </w:tc>
        <w:tc>
          <w:tcPr>
            <w:tcW w:w="699" w:type="dxa"/>
            <w:tcPrChange w:id="5262" w:author="Антон Смирнов" w:date="2023-05-25T13:48:00Z">
              <w:tcPr>
                <w:tcW w:w="979" w:type="dxa"/>
              </w:tcPr>
            </w:tcPrChange>
          </w:tcPr>
          <w:p w14:paraId="461EF72B" w14:textId="77777777" w:rsidR="00FD588A" w:rsidRPr="007F6A26" w:rsidRDefault="00FD588A" w:rsidP="00FD588A">
            <w:pPr>
              <w:pStyle w:val="a0"/>
              <w:ind w:firstLine="0"/>
              <w:rPr>
                <w:ins w:id="5263" w:author="Антон Смирнов" w:date="2023-05-25T13:43:00Z"/>
              </w:rPr>
            </w:pPr>
            <w:ins w:id="5264" w:author="Антон Смирнов" w:date="2023-05-25T13:43:00Z">
              <w:r w:rsidRPr="007F6A26">
                <w:t>0</w:t>
              </w:r>
            </w:ins>
          </w:p>
        </w:tc>
        <w:tc>
          <w:tcPr>
            <w:tcW w:w="1241" w:type="dxa"/>
            <w:tcPrChange w:id="5265" w:author="Антон Смирнов" w:date="2023-05-25T13:48:00Z">
              <w:tcPr>
                <w:tcW w:w="1606" w:type="dxa"/>
              </w:tcPr>
            </w:tcPrChange>
          </w:tcPr>
          <w:p w14:paraId="2CFCF454" w14:textId="77777777" w:rsidR="00FD588A" w:rsidRPr="007F6A26" w:rsidRDefault="00FD588A" w:rsidP="00FD588A">
            <w:pPr>
              <w:pStyle w:val="a0"/>
              <w:ind w:firstLine="0"/>
              <w:rPr>
                <w:ins w:id="5266" w:author="Антон Смирнов" w:date="2023-05-25T13:43:00Z"/>
              </w:rPr>
            </w:pPr>
            <w:ins w:id="5267" w:author="Антон Смирнов" w:date="2023-05-25T13:43:00Z">
              <w:r w:rsidRPr="007F6A26">
                <w:t>0,91</w:t>
              </w:r>
            </w:ins>
          </w:p>
        </w:tc>
        <w:tc>
          <w:tcPr>
            <w:tcW w:w="1966" w:type="dxa"/>
            <w:tcPrChange w:id="5268" w:author="Антон Смирнов" w:date="2023-05-25T13:48:00Z">
              <w:tcPr>
                <w:tcW w:w="1298" w:type="dxa"/>
              </w:tcPr>
            </w:tcPrChange>
          </w:tcPr>
          <w:p w14:paraId="7F360DD5" w14:textId="77777777" w:rsidR="00FD588A" w:rsidRPr="007F6A26" w:rsidRDefault="00FD588A" w:rsidP="00FD588A">
            <w:pPr>
              <w:pStyle w:val="a0"/>
              <w:ind w:firstLine="0"/>
              <w:rPr>
                <w:ins w:id="5269" w:author="Антон Смирнов" w:date="2023-05-25T13:43:00Z"/>
              </w:rPr>
            </w:pPr>
            <w:ins w:id="5270" w:author="Антон Смирнов" w:date="2023-05-25T13:43:00Z">
              <w:r w:rsidRPr="007F6A26">
                <w:t>0,9</w:t>
              </w:r>
            </w:ins>
          </w:p>
        </w:tc>
        <w:tc>
          <w:tcPr>
            <w:tcW w:w="1395" w:type="dxa"/>
            <w:tcPrChange w:id="5271" w:author="Антон Смирнов" w:date="2023-05-25T13:48:00Z">
              <w:tcPr>
                <w:tcW w:w="1279" w:type="dxa"/>
              </w:tcPr>
            </w:tcPrChange>
          </w:tcPr>
          <w:p w14:paraId="57BDA3FB" w14:textId="77777777" w:rsidR="00FD588A" w:rsidRPr="007F6A26" w:rsidRDefault="00FD588A" w:rsidP="00FD588A">
            <w:pPr>
              <w:pStyle w:val="a0"/>
              <w:ind w:firstLine="0"/>
              <w:rPr>
                <w:ins w:id="5272" w:author="Антон Смирнов" w:date="2023-05-25T13:43:00Z"/>
              </w:rPr>
            </w:pPr>
            <w:ins w:id="5273" w:author="Антон Смирнов" w:date="2023-05-25T13:43:00Z">
              <w:r w:rsidRPr="007F6A26">
                <w:t>0,9</w:t>
              </w:r>
            </w:ins>
          </w:p>
        </w:tc>
        <w:tc>
          <w:tcPr>
            <w:tcW w:w="699" w:type="dxa"/>
            <w:tcPrChange w:id="5274" w:author="Антон Смирнов" w:date="2023-05-25T13:48:00Z">
              <w:tcPr>
                <w:tcW w:w="682" w:type="dxa"/>
              </w:tcPr>
            </w:tcPrChange>
          </w:tcPr>
          <w:p w14:paraId="2148BAEA" w14:textId="77777777" w:rsidR="00FD588A" w:rsidRPr="007F6A26" w:rsidRDefault="00FD588A" w:rsidP="00FD588A">
            <w:pPr>
              <w:pStyle w:val="a0"/>
              <w:ind w:firstLine="0"/>
              <w:rPr>
                <w:ins w:id="5275" w:author="Антон Смирнов" w:date="2023-05-25T13:43:00Z"/>
              </w:rPr>
            </w:pPr>
            <w:ins w:id="5276" w:author="Антон Смирнов" w:date="2023-05-25T13:43:00Z">
              <w:r w:rsidRPr="007F6A26">
                <w:t>0,9</w:t>
              </w:r>
            </w:ins>
          </w:p>
        </w:tc>
        <w:tc>
          <w:tcPr>
            <w:tcW w:w="699" w:type="dxa"/>
            <w:tcPrChange w:id="5277" w:author="Антон Смирнов" w:date="2023-05-25T13:48:00Z">
              <w:tcPr>
                <w:tcW w:w="682" w:type="dxa"/>
              </w:tcPr>
            </w:tcPrChange>
          </w:tcPr>
          <w:p w14:paraId="7E37579B" w14:textId="77777777" w:rsidR="00FD588A" w:rsidRPr="007F6A26" w:rsidRDefault="00FD588A" w:rsidP="00FD588A">
            <w:pPr>
              <w:pStyle w:val="a0"/>
              <w:ind w:firstLine="0"/>
              <w:rPr>
                <w:ins w:id="5278" w:author="Антон Смирнов" w:date="2023-05-25T13:43:00Z"/>
              </w:rPr>
            </w:pPr>
            <w:ins w:id="5279" w:author="Антон Смирнов" w:date="2023-05-25T13:43:00Z">
              <w:r w:rsidRPr="007F6A26">
                <w:t>0,26</w:t>
              </w:r>
            </w:ins>
          </w:p>
        </w:tc>
        <w:tc>
          <w:tcPr>
            <w:tcW w:w="875" w:type="dxa"/>
            <w:tcPrChange w:id="5280" w:author="Антон Смирнов" w:date="2023-05-25T13:48:00Z">
              <w:tcPr>
                <w:tcW w:w="809" w:type="dxa"/>
              </w:tcPr>
            </w:tcPrChange>
          </w:tcPr>
          <w:p w14:paraId="2C28C2C8" w14:textId="77777777" w:rsidR="00FD588A" w:rsidRPr="007F6A26" w:rsidRDefault="00FD588A" w:rsidP="00FD588A">
            <w:pPr>
              <w:pStyle w:val="a0"/>
              <w:ind w:firstLine="0"/>
              <w:rPr>
                <w:ins w:id="5281" w:author="Антон Смирнов" w:date="2023-05-25T13:43:00Z"/>
              </w:rPr>
            </w:pPr>
            <w:ins w:id="5282" w:author="Антон Смирнов" w:date="2023-05-25T13:43:00Z">
              <w:r w:rsidRPr="007F6A26">
                <w:t>0,3</w:t>
              </w:r>
            </w:ins>
          </w:p>
        </w:tc>
      </w:tr>
      <w:tr w:rsidR="00FD588A" w:rsidRPr="007F6A26" w14:paraId="7D36D704" w14:textId="77777777" w:rsidTr="00FD588A">
        <w:trPr>
          <w:ins w:id="5283" w:author="Антон Смирнов" w:date="2023-05-25T13:43:00Z"/>
        </w:trPr>
        <w:tc>
          <w:tcPr>
            <w:tcW w:w="1182" w:type="dxa"/>
            <w:tcPrChange w:id="5284" w:author="Антон Смирнов" w:date="2023-05-25T13:48:00Z">
              <w:tcPr>
                <w:tcW w:w="1147" w:type="dxa"/>
              </w:tcPr>
            </w:tcPrChange>
          </w:tcPr>
          <w:p w14:paraId="52825EEF" w14:textId="7E92FB06" w:rsidR="00FD588A" w:rsidRPr="007F6A26" w:rsidRDefault="00FD588A" w:rsidP="00FD588A">
            <w:pPr>
              <w:pStyle w:val="a0"/>
              <w:ind w:firstLine="0"/>
              <w:rPr>
                <w:ins w:id="5285" w:author="Антон Смирнов" w:date="2023-05-25T13:43:00Z"/>
              </w:rPr>
            </w:pPr>
            <w:ins w:id="5286" w:author="Антон Смирнов" w:date="2023-05-25T13:43:00Z">
              <w:r w:rsidRPr="007F6A26">
                <w:t>B*35:08</w:t>
              </w:r>
            </w:ins>
          </w:p>
        </w:tc>
        <w:tc>
          <w:tcPr>
            <w:tcW w:w="814" w:type="dxa"/>
            <w:tcPrChange w:id="5287" w:author="Антон Смирнов" w:date="2023-05-25T13:48:00Z">
              <w:tcPr>
                <w:tcW w:w="1088" w:type="dxa"/>
              </w:tcPr>
            </w:tcPrChange>
          </w:tcPr>
          <w:p w14:paraId="6E80D65B" w14:textId="77777777" w:rsidR="00FD588A" w:rsidRPr="007F6A26" w:rsidRDefault="00FD588A" w:rsidP="00FD588A">
            <w:pPr>
              <w:pStyle w:val="a0"/>
              <w:ind w:firstLine="0"/>
              <w:rPr>
                <w:ins w:id="5288" w:author="Антон Смирнов" w:date="2023-05-25T13:43:00Z"/>
              </w:rPr>
            </w:pPr>
            <w:ins w:id="5289" w:author="Антон Смирнов" w:date="2023-05-25T13:43:00Z">
              <w:r w:rsidRPr="007F6A26">
                <w:t>0,93</w:t>
              </w:r>
            </w:ins>
          </w:p>
        </w:tc>
        <w:tc>
          <w:tcPr>
            <w:tcW w:w="699" w:type="dxa"/>
            <w:tcPrChange w:id="5290" w:author="Антон Смирнов" w:date="2023-05-25T13:48:00Z">
              <w:tcPr>
                <w:tcW w:w="979" w:type="dxa"/>
              </w:tcPr>
            </w:tcPrChange>
          </w:tcPr>
          <w:p w14:paraId="5FAC5199" w14:textId="77777777" w:rsidR="00FD588A" w:rsidRPr="007F6A26" w:rsidRDefault="00FD588A" w:rsidP="00FD588A">
            <w:pPr>
              <w:pStyle w:val="a0"/>
              <w:ind w:firstLine="0"/>
              <w:rPr>
                <w:ins w:id="5291" w:author="Антон Смирнов" w:date="2023-05-25T13:43:00Z"/>
              </w:rPr>
            </w:pPr>
            <w:ins w:id="5292" w:author="Антон Смирнов" w:date="2023-05-25T13:43:00Z">
              <w:r w:rsidRPr="007F6A26">
                <w:t>0,05</w:t>
              </w:r>
            </w:ins>
          </w:p>
        </w:tc>
        <w:tc>
          <w:tcPr>
            <w:tcW w:w="1241" w:type="dxa"/>
            <w:tcPrChange w:id="5293" w:author="Антон Смирнов" w:date="2023-05-25T13:48:00Z">
              <w:tcPr>
                <w:tcW w:w="1606" w:type="dxa"/>
              </w:tcPr>
            </w:tcPrChange>
          </w:tcPr>
          <w:p w14:paraId="70C35430" w14:textId="77777777" w:rsidR="00FD588A" w:rsidRPr="007F6A26" w:rsidRDefault="00FD588A" w:rsidP="00FD588A">
            <w:pPr>
              <w:pStyle w:val="a0"/>
              <w:ind w:firstLine="0"/>
              <w:rPr>
                <w:ins w:id="5294" w:author="Антон Смирнов" w:date="2023-05-25T13:43:00Z"/>
              </w:rPr>
            </w:pPr>
            <w:ins w:id="5295" w:author="Антон Смирнов" w:date="2023-05-25T13:43:00Z">
              <w:r w:rsidRPr="007F6A26">
                <w:t>0,87</w:t>
              </w:r>
            </w:ins>
          </w:p>
        </w:tc>
        <w:tc>
          <w:tcPr>
            <w:tcW w:w="1966" w:type="dxa"/>
            <w:tcPrChange w:id="5296" w:author="Антон Смирнов" w:date="2023-05-25T13:48:00Z">
              <w:tcPr>
                <w:tcW w:w="1298" w:type="dxa"/>
              </w:tcPr>
            </w:tcPrChange>
          </w:tcPr>
          <w:p w14:paraId="1081AE13" w14:textId="77777777" w:rsidR="00FD588A" w:rsidRPr="007F6A26" w:rsidRDefault="00FD588A" w:rsidP="00FD588A">
            <w:pPr>
              <w:pStyle w:val="a0"/>
              <w:ind w:firstLine="0"/>
              <w:rPr>
                <w:ins w:id="5297" w:author="Антон Смирнов" w:date="2023-05-25T13:43:00Z"/>
              </w:rPr>
            </w:pPr>
            <w:ins w:id="5298" w:author="Антон Смирнов" w:date="2023-05-25T13:43:00Z">
              <w:r w:rsidRPr="007F6A26">
                <w:t>0,91</w:t>
              </w:r>
            </w:ins>
          </w:p>
        </w:tc>
        <w:tc>
          <w:tcPr>
            <w:tcW w:w="1395" w:type="dxa"/>
            <w:tcPrChange w:id="5299" w:author="Антон Смирнов" w:date="2023-05-25T13:48:00Z">
              <w:tcPr>
                <w:tcW w:w="1279" w:type="dxa"/>
              </w:tcPr>
            </w:tcPrChange>
          </w:tcPr>
          <w:p w14:paraId="59FFD376" w14:textId="77777777" w:rsidR="00FD588A" w:rsidRPr="007F6A26" w:rsidRDefault="00FD588A" w:rsidP="00FD588A">
            <w:pPr>
              <w:pStyle w:val="a0"/>
              <w:ind w:firstLine="0"/>
              <w:rPr>
                <w:ins w:id="5300" w:author="Антон Смирнов" w:date="2023-05-25T13:43:00Z"/>
              </w:rPr>
            </w:pPr>
            <w:ins w:id="5301" w:author="Антон Смирнов" w:date="2023-05-25T13:43:00Z">
              <w:r w:rsidRPr="007F6A26">
                <w:t>0,91</w:t>
              </w:r>
            </w:ins>
          </w:p>
        </w:tc>
        <w:tc>
          <w:tcPr>
            <w:tcW w:w="699" w:type="dxa"/>
            <w:tcPrChange w:id="5302" w:author="Антон Смирнов" w:date="2023-05-25T13:48:00Z">
              <w:tcPr>
                <w:tcW w:w="682" w:type="dxa"/>
              </w:tcPr>
            </w:tcPrChange>
          </w:tcPr>
          <w:p w14:paraId="4660376C" w14:textId="77777777" w:rsidR="00FD588A" w:rsidRPr="007F6A26" w:rsidRDefault="00FD588A" w:rsidP="00FD588A">
            <w:pPr>
              <w:pStyle w:val="a0"/>
              <w:ind w:firstLine="0"/>
              <w:rPr>
                <w:ins w:id="5303" w:author="Антон Смирнов" w:date="2023-05-25T13:43:00Z"/>
              </w:rPr>
            </w:pPr>
            <w:ins w:id="5304" w:author="Антон Смирнов" w:date="2023-05-25T13:43:00Z">
              <w:r w:rsidRPr="007F6A26">
                <w:t>0,89</w:t>
              </w:r>
            </w:ins>
          </w:p>
        </w:tc>
        <w:tc>
          <w:tcPr>
            <w:tcW w:w="699" w:type="dxa"/>
            <w:tcPrChange w:id="5305" w:author="Антон Смирнов" w:date="2023-05-25T13:48:00Z">
              <w:tcPr>
                <w:tcW w:w="682" w:type="dxa"/>
              </w:tcPr>
            </w:tcPrChange>
          </w:tcPr>
          <w:p w14:paraId="743B171A" w14:textId="77777777" w:rsidR="00FD588A" w:rsidRPr="007F6A26" w:rsidRDefault="00FD588A" w:rsidP="00FD588A">
            <w:pPr>
              <w:pStyle w:val="a0"/>
              <w:ind w:firstLine="0"/>
              <w:rPr>
                <w:ins w:id="5306" w:author="Антон Смирнов" w:date="2023-05-25T13:43:00Z"/>
              </w:rPr>
            </w:pPr>
            <w:ins w:id="5307" w:author="Антон Смирнов" w:date="2023-05-25T13:43:00Z">
              <w:r w:rsidRPr="007F6A26">
                <w:t>0,15</w:t>
              </w:r>
            </w:ins>
          </w:p>
        </w:tc>
        <w:tc>
          <w:tcPr>
            <w:tcW w:w="875" w:type="dxa"/>
            <w:tcPrChange w:id="5308" w:author="Антон Смирнов" w:date="2023-05-25T13:48:00Z">
              <w:tcPr>
                <w:tcW w:w="809" w:type="dxa"/>
              </w:tcPr>
            </w:tcPrChange>
          </w:tcPr>
          <w:p w14:paraId="19F23DBA" w14:textId="77777777" w:rsidR="00FD588A" w:rsidRPr="007F6A26" w:rsidRDefault="00FD588A" w:rsidP="00FD588A">
            <w:pPr>
              <w:pStyle w:val="a0"/>
              <w:ind w:firstLine="0"/>
              <w:rPr>
                <w:ins w:id="5309" w:author="Антон Смирнов" w:date="2023-05-25T13:43:00Z"/>
              </w:rPr>
            </w:pPr>
            <w:ins w:id="5310" w:author="Антон Смирнов" w:date="2023-05-25T13:43:00Z">
              <w:r w:rsidRPr="007F6A26">
                <w:t>0,12</w:t>
              </w:r>
            </w:ins>
          </w:p>
        </w:tc>
      </w:tr>
      <w:tr w:rsidR="00FD588A" w:rsidRPr="007F6A26" w14:paraId="38A4C591" w14:textId="77777777" w:rsidTr="00FD588A">
        <w:trPr>
          <w:ins w:id="5311" w:author="Антон Смирнов" w:date="2023-05-25T13:43:00Z"/>
        </w:trPr>
        <w:tc>
          <w:tcPr>
            <w:tcW w:w="1182" w:type="dxa"/>
            <w:tcPrChange w:id="5312" w:author="Антон Смирнов" w:date="2023-05-25T13:48:00Z">
              <w:tcPr>
                <w:tcW w:w="1147" w:type="dxa"/>
              </w:tcPr>
            </w:tcPrChange>
          </w:tcPr>
          <w:p w14:paraId="3BE3BB79" w14:textId="67B514C8" w:rsidR="00FD588A" w:rsidRPr="007F6A26" w:rsidRDefault="00FD588A" w:rsidP="00FD588A">
            <w:pPr>
              <w:pStyle w:val="a0"/>
              <w:ind w:firstLine="0"/>
              <w:rPr>
                <w:ins w:id="5313" w:author="Антон Смирнов" w:date="2023-05-25T13:43:00Z"/>
              </w:rPr>
            </w:pPr>
            <w:ins w:id="5314" w:author="Антон Смирнов" w:date="2023-05-25T13:43:00Z">
              <w:r w:rsidRPr="007F6A26">
                <w:t>B*39:01</w:t>
              </w:r>
            </w:ins>
          </w:p>
        </w:tc>
        <w:tc>
          <w:tcPr>
            <w:tcW w:w="814" w:type="dxa"/>
            <w:tcPrChange w:id="5315" w:author="Антон Смирнов" w:date="2023-05-25T13:48:00Z">
              <w:tcPr>
                <w:tcW w:w="1088" w:type="dxa"/>
              </w:tcPr>
            </w:tcPrChange>
          </w:tcPr>
          <w:p w14:paraId="2A9BF716" w14:textId="77777777" w:rsidR="00FD588A" w:rsidRPr="007F6A26" w:rsidRDefault="00FD588A" w:rsidP="00FD588A">
            <w:pPr>
              <w:pStyle w:val="a0"/>
              <w:ind w:firstLine="0"/>
              <w:rPr>
                <w:ins w:id="5316" w:author="Антон Смирнов" w:date="2023-05-25T13:43:00Z"/>
              </w:rPr>
            </w:pPr>
            <w:ins w:id="5317" w:author="Антон Смирнов" w:date="2023-05-25T13:43:00Z">
              <w:r w:rsidRPr="007F6A26">
                <w:t>0,93</w:t>
              </w:r>
            </w:ins>
          </w:p>
        </w:tc>
        <w:tc>
          <w:tcPr>
            <w:tcW w:w="699" w:type="dxa"/>
            <w:tcPrChange w:id="5318" w:author="Антон Смирнов" w:date="2023-05-25T13:48:00Z">
              <w:tcPr>
                <w:tcW w:w="979" w:type="dxa"/>
              </w:tcPr>
            </w:tcPrChange>
          </w:tcPr>
          <w:p w14:paraId="3C62D093" w14:textId="77777777" w:rsidR="00FD588A" w:rsidRPr="007F6A26" w:rsidRDefault="00FD588A" w:rsidP="00FD588A">
            <w:pPr>
              <w:pStyle w:val="a0"/>
              <w:ind w:firstLine="0"/>
              <w:rPr>
                <w:ins w:id="5319" w:author="Антон Смирнов" w:date="2023-05-25T13:43:00Z"/>
              </w:rPr>
            </w:pPr>
            <w:ins w:id="5320" w:author="Антон Смирнов" w:date="2023-05-25T13:43:00Z">
              <w:r w:rsidRPr="007F6A26">
                <w:t>0,02</w:t>
              </w:r>
            </w:ins>
          </w:p>
        </w:tc>
        <w:tc>
          <w:tcPr>
            <w:tcW w:w="1241" w:type="dxa"/>
            <w:tcPrChange w:id="5321" w:author="Антон Смирнов" w:date="2023-05-25T13:48:00Z">
              <w:tcPr>
                <w:tcW w:w="1606" w:type="dxa"/>
              </w:tcPr>
            </w:tcPrChange>
          </w:tcPr>
          <w:p w14:paraId="35E8591E" w14:textId="77777777" w:rsidR="00FD588A" w:rsidRPr="007F6A26" w:rsidRDefault="00FD588A" w:rsidP="00FD588A">
            <w:pPr>
              <w:pStyle w:val="a0"/>
              <w:ind w:firstLine="0"/>
              <w:rPr>
                <w:ins w:id="5322" w:author="Антон Смирнов" w:date="2023-05-25T13:43:00Z"/>
              </w:rPr>
            </w:pPr>
            <w:ins w:id="5323" w:author="Антон Смирнов" w:date="2023-05-25T13:43:00Z">
              <w:r w:rsidRPr="007F6A26">
                <w:t>0,88</w:t>
              </w:r>
            </w:ins>
          </w:p>
        </w:tc>
        <w:tc>
          <w:tcPr>
            <w:tcW w:w="1966" w:type="dxa"/>
            <w:tcPrChange w:id="5324" w:author="Антон Смирнов" w:date="2023-05-25T13:48:00Z">
              <w:tcPr>
                <w:tcW w:w="1298" w:type="dxa"/>
              </w:tcPr>
            </w:tcPrChange>
          </w:tcPr>
          <w:p w14:paraId="2DAF92D7" w14:textId="77777777" w:rsidR="00FD588A" w:rsidRPr="007F6A26" w:rsidRDefault="00FD588A" w:rsidP="00FD588A">
            <w:pPr>
              <w:pStyle w:val="a0"/>
              <w:ind w:firstLine="0"/>
              <w:rPr>
                <w:ins w:id="5325" w:author="Антон Смирнов" w:date="2023-05-25T13:43:00Z"/>
              </w:rPr>
            </w:pPr>
            <w:ins w:id="5326" w:author="Антон Смирнов" w:date="2023-05-25T13:43:00Z">
              <w:r w:rsidRPr="007F6A26">
                <w:t>0,9</w:t>
              </w:r>
            </w:ins>
          </w:p>
        </w:tc>
        <w:tc>
          <w:tcPr>
            <w:tcW w:w="1395" w:type="dxa"/>
            <w:tcPrChange w:id="5327" w:author="Антон Смирнов" w:date="2023-05-25T13:48:00Z">
              <w:tcPr>
                <w:tcW w:w="1279" w:type="dxa"/>
              </w:tcPr>
            </w:tcPrChange>
          </w:tcPr>
          <w:p w14:paraId="43A10BC3" w14:textId="77777777" w:rsidR="00FD588A" w:rsidRPr="007F6A26" w:rsidRDefault="00FD588A" w:rsidP="00FD588A">
            <w:pPr>
              <w:pStyle w:val="a0"/>
              <w:ind w:firstLine="0"/>
              <w:rPr>
                <w:ins w:id="5328" w:author="Антон Смирнов" w:date="2023-05-25T13:43:00Z"/>
              </w:rPr>
            </w:pPr>
            <w:ins w:id="5329" w:author="Антон Смирнов" w:date="2023-05-25T13:43:00Z">
              <w:r w:rsidRPr="007F6A26">
                <w:t>0,9</w:t>
              </w:r>
            </w:ins>
          </w:p>
        </w:tc>
        <w:tc>
          <w:tcPr>
            <w:tcW w:w="699" w:type="dxa"/>
            <w:tcPrChange w:id="5330" w:author="Антон Смирнов" w:date="2023-05-25T13:48:00Z">
              <w:tcPr>
                <w:tcW w:w="682" w:type="dxa"/>
              </w:tcPr>
            </w:tcPrChange>
          </w:tcPr>
          <w:p w14:paraId="144D0086" w14:textId="77777777" w:rsidR="00FD588A" w:rsidRPr="007F6A26" w:rsidRDefault="00FD588A" w:rsidP="00FD588A">
            <w:pPr>
              <w:pStyle w:val="a0"/>
              <w:ind w:firstLine="0"/>
              <w:rPr>
                <w:ins w:id="5331" w:author="Антон Смирнов" w:date="2023-05-25T13:43:00Z"/>
              </w:rPr>
            </w:pPr>
            <w:ins w:id="5332" w:author="Антон Смирнов" w:date="2023-05-25T13:43:00Z">
              <w:r w:rsidRPr="007F6A26">
                <w:t>0,89</w:t>
              </w:r>
            </w:ins>
          </w:p>
        </w:tc>
        <w:tc>
          <w:tcPr>
            <w:tcW w:w="699" w:type="dxa"/>
            <w:tcPrChange w:id="5333" w:author="Антон Смирнов" w:date="2023-05-25T13:48:00Z">
              <w:tcPr>
                <w:tcW w:w="682" w:type="dxa"/>
              </w:tcPr>
            </w:tcPrChange>
          </w:tcPr>
          <w:p w14:paraId="6919CF7F" w14:textId="77777777" w:rsidR="00FD588A" w:rsidRPr="007F6A26" w:rsidRDefault="00FD588A" w:rsidP="00FD588A">
            <w:pPr>
              <w:pStyle w:val="a0"/>
              <w:ind w:firstLine="0"/>
              <w:rPr>
                <w:ins w:id="5334" w:author="Антон Смирнов" w:date="2023-05-25T13:43:00Z"/>
              </w:rPr>
            </w:pPr>
            <w:ins w:id="5335" w:author="Антон Смирнов" w:date="2023-05-25T13:43:00Z">
              <w:r w:rsidRPr="007F6A26">
                <w:t>0,13</w:t>
              </w:r>
            </w:ins>
          </w:p>
        </w:tc>
        <w:tc>
          <w:tcPr>
            <w:tcW w:w="875" w:type="dxa"/>
            <w:tcPrChange w:id="5336" w:author="Антон Смирнов" w:date="2023-05-25T13:48:00Z">
              <w:tcPr>
                <w:tcW w:w="809" w:type="dxa"/>
              </w:tcPr>
            </w:tcPrChange>
          </w:tcPr>
          <w:p w14:paraId="1E3A2B88" w14:textId="77777777" w:rsidR="00FD588A" w:rsidRPr="007F6A26" w:rsidRDefault="00FD588A" w:rsidP="00FD588A">
            <w:pPr>
              <w:pStyle w:val="a0"/>
              <w:ind w:firstLine="0"/>
              <w:rPr>
                <w:ins w:id="5337" w:author="Антон Смирнов" w:date="2023-05-25T13:43:00Z"/>
              </w:rPr>
            </w:pPr>
            <w:ins w:id="5338" w:author="Антон Смирнов" w:date="2023-05-25T13:43:00Z">
              <w:r w:rsidRPr="007F6A26">
                <w:t>0,15</w:t>
              </w:r>
            </w:ins>
          </w:p>
        </w:tc>
      </w:tr>
      <w:tr w:rsidR="00FD588A" w:rsidRPr="007F6A26" w14:paraId="6E76A5FB" w14:textId="77777777" w:rsidTr="00FD588A">
        <w:trPr>
          <w:ins w:id="5339" w:author="Антон Смирнов" w:date="2023-05-25T13:43:00Z"/>
        </w:trPr>
        <w:tc>
          <w:tcPr>
            <w:tcW w:w="1182" w:type="dxa"/>
            <w:tcPrChange w:id="5340" w:author="Антон Смирнов" w:date="2023-05-25T13:48:00Z">
              <w:tcPr>
                <w:tcW w:w="1147" w:type="dxa"/>
              </w:tcPr>
            </w:tcPrChange>
          </w:tcPr>
          <w:p w14:paraId="243C1841" w14:textId="28EB2362" w:rsidR="00FD588A" w:rsidRPr="007F6A26" w:rsidRDefault="00FD588A" w:rsidP="00FD588A">
            <w:pPr>
              <w:pStyle w:val="a0"/>
              <w:ind w:firstLine="0"/>
              <w:rPr>
                <w:ins w:id="5341" w:author="Антон Смирнов" w:date="2023-05-25T13:43:00Z"/>
              </w:rPr>
            </w:pPr>
            <w:ins w:id="5342" w:author="Антон Смирнов" w:date="2023-05-25T13:43:00Z">
              <w:r w:rsidRPr="007F6A26">
                <w:t>B*52:01</w:t>
              </w:r>
            </w:ins>
          </w:p>
        </w:tc>
        <w:tc>
          <w:tcPr>
            <w:tcW w:w="814" w:type="dxa"/>
            <w:tcPrChange w:id="5343" w:author="Антон Смирнов" w:date="2023-05-25T13:48:00Z">
              <w:tcPr>
                <w:tcW w:w="1088" w:type="dxa"/>
              </w:tcPr>
            </w:tcPrChange>
          </w:tcPr>
          <w:p w14:paraId="307B4184" w14:textId="77777777" w:rsidR="00FD588A" w:rsidRPr="007F6A26" w:rsidRDefault="00FD588A" w:rsidP="00FD588A">
            <w:pPr>
              <w:pStyle w:val="a0"/>
              <w:ind w:firstLine="0"/>
              <w:rPr>
                <w:ins w:id="5344" w:author="Антон Смирнов" w:date="2023-05-25T13:43:00Z"/>
              </w:rPr>
            </w:pPr>
            <w:ins w:id="5345" w:author="Антон Смирнов" w:date="2023-05-25T13:43:00Z">
              <w:r w:rsidRPr="007F6A26">
                <w:t>0,93</w:t>
              </w:r>
            </w:ins>
          </w:p>
        </w:tc>
        <w:tc>
          <w:tcPr>
            <w:tcW w:w="699" w:type="dxa"/>
            <w:tcPrChange w:id="5346" w:author="Антон Смирнов" w:date="2023-05-25T13:48:00Z">
              <w:tcPr>
                <w:tcW w:w="979" w:type="dxa"/>
              </w:tcPr>
            </w:tcPrChange>
          </w:tcPr>
          <w:p w14:paraId="038D3EDF" w14:textId="77777777" w:rsidR="00FD588A" w:rsidRPr="007F6A26" w:rsidRDefault="00FD588A" w:rsidP="00FD588A">
            <w:pPr>
              <w:pStyle w:val="a0"/>
              <w:ind w:firstLine="0"/>
              <w:rPr>
                <w:ins w:id="5347" w:author="Антон Смирнов" w:date="2023-05-25T13:43:00Z"/>
              </w:rPr>
            </w:pPr>
            <w:ins w:id="5348" w:author="Антон Смирнов" w:date="2023-05-25T13:43:00Z">
              <w:r w:rsidRPr="007F6A26">
                <w:t>0,09</w:t>
              </w:r>
            </w:ins>
          </w:p>
        </w:tc>
        <w:tc>
          <w:tcPr>
            <w:tcW w:w="1241" w:type="dxa"/>
            <w:tcPrChange w:id="5349" w:author="Антон Смирнов" w:date="2023-05-25T13:48:00Z">
              <w:tcPr>
                <w:tcW w:w="1606" w:type="dxa"/>
              </w:tcPr>
            </w:tcPrChange>
          </w:tcPr>
          <w:p w14:paraId="5CB1A34A" w14:textId="77777777" w:rsidR="00FD588A" w:rsidRPr="007F6A26" w:rsidRDefault="00FD588A" w:rsidP="00FD588A">
            <w:pPr>
              <w:pStyle w:val="a0"/>
              <w:ind w:firstLine="0"/>
              <w:rPr>
                <w:ins w:id="5350" w:author="Антон Смирнов" w:date="2023-05-25T13:43:00Z"/>
              </w:rPr>
            </w:pPr>
            <w:ins w:id="5351" w:author="Антон Смирнов" w:date="2023-05-25T13:43:00Z">
              <w:r w:rsidRPr="007F6A26">
                <w:t>0,85</w:t>
              </w:r>
            </w:ins>
          </w:p>
        </w:tc>
        <w:tc>
          <w:tcPr>
            <w:tcW w:w="1966" w:type="dxa"/>
            <w:tcPrChange w:id="5352" w:author="Антон Смирнов" w:date="2023-05-25T13:48:00Z">
              <w:tcPr>
                <w:tcW w:w="1298" w:type="dxa"/>
              </w:tcPr>
            </w:tcPrChange>
          </w:tcPr>
          <w:p w14:paraId="25D22327" w14:textId="77777777" w:rsidR="00FD588A" w:rsidRPr="007F6A26" w:rsidRDefault="00FD588A" w:rsidP="00FD588A">
            <w:pPr>
              <w:pStyle w:val="a0"/>
              <w:ind w:firstLine="0"/>
              <w:rPr>
                <w:ins w:id="5353" w:author="Антон Смирнов" w:date="2023-05-25T13:43:00Z"/>
              </w:rPr>
            </w:pPr>
            <w:ins w:id="5354" w:author="Антон Смирнов" w:date="2023-05-25T13:43:00Z">
              <w:r w:rsidRPr="007F6A26">
                <w:t>0,94</w:t>
              </w:r>
            </w:ins>
          </w:p>
        </w:tc>
        <w:tc>
          <w:tcPr>
            <w:tcW w:w="1395" w:type="dxa"/>
            <w:tcPrChange w:id="5355" w:author="Антон Смирнов" w:date="2023-05-25T13:48:00Z">
              <w:tcPr>
                <w:tcW w:w="1279" w:type="dxa"/>
              </w:tcPr>
            </w:tcPrChange>
          </w:tcPr>
          <w:p w14:paraId="099B5DC5" w14:textId="77777777" w:rsidR="00FD588A" w:rsidRPr="007F6A26" w:rsidRDefault="00FD588A" w:rsidP="00FD588A">
            <w:pPr>
              <w:pStyle w:val="a0"/>
              <w:ind w:firstLine="0"/>
              <w:rPr>
                <w:ins w:id="5356" w:author="Антон Смирнов" w:date="2023-05-25T13:43:00Z"/>
              </w:rPr>
            </w:pPr>
            <w:ins w:id="5357" w:author="Антон Смирнов" w:date="2023-05-25T13:43:00Z">
              <w:r w:rsidRPr="007F6A26">
                <w:t>0,94</w:t>
              </w:r>
            </w:ins>
          </w:p>
        </w:tc>
        <w:tc>
          <w:tcPr>
            <w:tcW w:w="699" w:type="dxa"/>
            <w:tcPrChange w:id="5358" w:author="Антон Смирнов" w:date="2023-05-25T13:48:00Z">
              <w:tcPr>
                <w:tcW w:w="682" w:type="dxa"/>
              </w:tcPr>
            </w:tcPrChange>
          </w:tcPr>
          <w:p w14:paraId="286916CD" w14:textId="77777777" w:rsidR="00FD588A" w:rsidRPr="007F6A26" w:rsidRDefault="00FD588A" w:rsidP="00FD588A">
            <w:pPr>
              <w:pStyle w:val="a0"/>
              <w:ind w:firstLine="0"/>
              <w:rPr>
                <w:ins w:id="5359" w:author="Антон Смирнов" w:date="2023-05-25T13:43:00Z"/>
              </w:rPr>
            </w:pPr>
            <w:ins w:id="5360" w:author="Антон Смирнов" w:date="2023-05-25T13:43:00Z">
              <w:r w:rsidRPr="007F6A26">
                <w:t>0,9</w:t>
              </w:r>
            </w:ins>
          </w:p>
        </w:tc>
        <w:tc>
          <w:tcPr>
            <w:tcW w:w="699" w:type="dxa"/>
            <w:tcPrChange w:id="5361" w:author="Антон Смирнов" w:date="2023-05-25T13:48:00Z">
              <w:tcPr>
                <w:tcW w:w="682" w:type="dxa"/>
              </w:tcPr>
            </w:tcPrChange>
          </w:tcPr>
          <w:p w14:paraId="629C6DD8" w14:textId="77777777" w:rsidR="00FD588A" w:rsidRPr="007F6A26" w:rsidRDefault="00FD588A" w:rsidP="00FD588A">
            <w:pPr>
              <w:pStyle w:val="a0"/>
              <w:ind w:firstLine="0"/>
              <w:rPr>
                <w:ins w:id="5362" w:author="Антон Смирнов" w:date="2023-05-25T13:43:00Z"/>
              </w:rPr>
            </w:pPr>
            <w:ins w:id="5363" w:author="Антон Смирнов" w:date="2023-05-25T13:43:00Z">
              <w:r w:rsidRPr="007F6A26">
                <w:t>0,21</w:t>
              </w:r>
            </w:ins>
          </w:p>
        </w:tc>
        <w:tc>
          <w:tcPr>
            <w:tcW w:w="875" w:type="dxa"/>
            <w:tcPrChange w:id="5364" w:author="Антон Смирнов" w:date="2023-05-25T13:48:00Z">
              <w:tcPr>
                <w:tcW w:w="809" w:type="dxa"/>
              </w:tcPr>
            </w:tcPrChange>
          </w:tcPr>
          <w:p w14:paraId="262EDA3A" w14:textId="77777777" w:rsidR="00FD588A" w:rsidRPr="007F6A26" w:rsidRDefault="00FD588A" w:rsidP="00FD588A">
            <w:pPr>
              <w:pStyle w:val="a0"/>
              <w:ind w:firstLine="0"/>
              <w:rPr>
                <w:ins w:id="5365" w:author="Антон Смирнов" w:date="2023-05-25T13:43:00Z"/>
              </w:rPr>
            </w:pPr>
            <w:ins w:id="5366" w:author="Антон Смирнов" w:date="2023-05-25T13:43:00Z">
              <w:r w:rsidRPr="007F6A26">
                <w:t>0,18</w:t>
              </w:r>
            </w:ins>
          </w:p>
        </w:tc>
      </w:tr>
      <w:tr w:rsidR="00FD588A" w:rsidRPr="007F6A26" w14:paraId="0705D06F" w14:textId="77777777" w:rsidTr="00FD588A">
        <w:trPr>
          <w:ins w:id="5367" w:author="Антон Смирнов" w:date="2023-05-25T13:43:00Z"/>
        </w:trPr>
        <w:tc>
          <w:tcPr>
            <w:tcW w:w="1182" w:type="dxa"/>
            <w:tcPrChange w:id="5368" w:author="Антон Смирнов" w:date="2023-05-25T13:48:00Z">
              <w:tcPr>
                <w:tcW w:w="1147" w:type="dxa"/>
              </w:tcPr>
            </w:tcPrChange>
          </w:tcPr>
          <w:p w14:paraId="58CA6FE4" w14:textId="5FB94190" w:rsidR="00FD588A" w:rsidRPr="007F6A26" w:rsidRDefault="00FD588A" w:rsidP="00FD588A">
            <w:pPr>
              <w:pStyle w:val="a0"/>
              <w:ind w:firstLine="0"/>
              <w:rPr>
                <w:ins w:id="5369" w:author="Антон Смирнов" w:date="2023-05-25T13:43:00Z"/>
              </w:rPr>
            </w:pPr>
            <w:ins w:id="5370" w:author="Антон Смирнов" w:date="2023-05-25T13:43:00Z">
              <w:r w:rsidRPr="007F6A26">
                <w:t>B*44:27</w:t>
              </w:r>
            </w:ins>
          </w:p>
        </w:tc>
        <w:tc>
          <w:tcPr>
            <w:tcW w:w="814" w:type="dxa"/>
            <w:tcPrChange w:id="5371" w:author="Антон Смирнов" w:date="2023-05-25T13:48:00Z">
              <w:tcPr>
                <w:tcW w:w="1088" w:type="dxa"/>
              </w:tcPr>
            </w:tcPrChange>
          </w:tcPr>
          <w:p w14:paraId="69335245" w14:textId="77777777" w:rsidR="00FD588A" w:rsidRPr="007F6A26" w:rsidRDefault="00FD588A" w:rsidP="00FD588A">
            <w:pPr>
              <w:pStyle w:val="a0"/>
              <w:ind w:firstLine="0"/>
              <w:rPr>
                <w:ins w:id="5372" w:author="Антон Смирнов" w:date="2023-05-25T13:43:00Z"/>
              </w:rPr>
            </w:pPr>
            <w:ins w:id="5373" w:author="Антон Смирнов" w:date="2023-05-25T13:43:00Z">
              <w:r w:rsidRPr="007F6A26">
                <w:t>0,93</w:t>
              </w:r>
            </w:ins>
          </w:p>
        </w:tc>
        <w:tc>
          <w:tcPr>
            <w:tcW w:w="699" w:type="dxa"/>
            <w:tcPrChange w:id="5374" w:author="Антон Смирнов" w:date="2023-05-25T13:48:00Z">
              <w:tcPr>
                <w:tcW w:w="979" w:type="dxa"/>
              </w:tcPr>
            </w:tcPrChange>
          </w:tcPr>
          <w:p w14:paraId="70E8161A" w14:textId="77777777" w:rsidR="00FD588A" w:rsidRPr="007F6A26" w:rsidRDefault="00FD588A" w:rsidP="00FD588A">
            <w:pPr>
              <w:pStyle w:val="a0"/>
              <w:ind w:firstLine="0"/>
              <w:rPr>
                <w:ins w:id="5375" w:author="Антон Смирнов" w:date="2023-05-25T13:43:00Z"/>
              </w:rPr>
            </w:pPr>
            <w:ins w:id="5376" w:author="Антон Смирнов" w:date="2023-05-25T13:43:00Z">
              <w:r w:rsidRPr="007F6A26">
                <w:t>0,08</w:t>
              </w:r>
            </w:ins>
          </w:p>
        </w:tc>
        <w:tc>
          <w:tcPr>
            <w:tcW w:w="1241" w:type="dxa"/>
            <w:tcPrChange w:id="5377" w:author="Антон Смирнов" w:date="2023-05-25T13:48:00Z">
              <w:tcPr>
                <w:tcW w:w="1606" w:type="dxa"/>
              </w:tcPr>
            </w:tcPrChange>
          </w:tcPr>
          <w:p w14:paraId="12A4D903" w14:textId="77777777" w:rsidR="00FD588A" w:rsidRPr="007F6A26" w:rsidRDefault="00FD588A" w:rsidP="00FD588A">
            <w:pPr>
              <w:pStyle w:val="a0"/>
              <w:ind w:firstLine="0"/>
              <w:rPr>
                <w:ins w:id="5378" w:author="Антон Смирнов" w:date="2023-05-25T13:43:00Z"/>
              </w:rPr>
            </w:pPr>
            <w:ins w:id="5379" w:author="Антон Смирнов" w:date="2023-05-25T13:43:00Z">
              <w:r w:rsidRPr="007F6A26">
                <w:t>0,87</w:t>
              </w:r>
            </w:ins>
          </w:p>
        </w:tc>
        <w:tc>
          <w:tcPr>
            <w:tcW w:w="1966" w:type="dxa"/>
            <w:tcPrChange w:id="5380" w:author="Антон Смирнов" w:date="2023-05-25T13:48:00Z">
              <w:tcPr>
                <w:tcW w:w="1298" w:type="dxa"/>
              </w:tcPr>
            </w:tcPrChange>
          </w:tcPr>
          <w:p w14:paraId="5925FB6A" w14:textId="77777777" w:rsidR="00FD588A" w:rsidRPr="007F6A26" w:rsidRDefault="00FD588A" w:rsidP="00FD588A">
            <w:pPr>
              <w:pStyle w:val="a0"/>
              <w:ind w:firstLine="0"/>
              <w:rPr>
                <w:ins w:id="5381" w:author="Антон Смирнов" w:date="2023-05-25T13:43:00Z"/>
              </w:rPr>
            </w:pPr>
            <w:ins w:id="5382" w:author="Антон Смирнов" w:date="2023-05-25T13:43:00Z">
              <w:r w:rsidRPr="007F6A26">
                <w:t>0,93</w:t>
              </w:r>
            </w:ins>
          </w:p>
        </w:tc>
        <w:tc>
          <w:tcPr>
            <w:tcW w:w="1395" w:type="dxa"/>
            <w:tcPrChange w:id="5383" w:author="Антон Смирнов" w:date="2023-05-25T13:48:00Z">
              <w:tcPr>
                <w:tcW w:w="1279" w:type="dxa"/>
              </w:tcPr>
            </w:tcPrChange>
          </w:tcPr>
          <w:p w14:paraId="212AFB9C" w14:textId="77777777" w:rsidR="00FD588A" w:rsidRPr="007F6A26" w:rsidRDefault="00FD588A" w:rsidP="00FD588A">
            <w:pPr>
              <w:pStyle w:val="a0"/>
              <w:ind w:firstLine="0"/>
              <w:rPr>
                <w:ins w:id="5384" w:author="Антон Смирнов" w:date="2023-05-25T13:43:00Z"/>
              </w:rPr>
            </w:pPr>
            <w:ins w:id="5385" w:author="Антон Смирнов" w:date="2023-05-25T13:43:00Z">
              <w:r w:rsidRPr="007F6A26">
                <w:t>0,93</w:t>
              </w:r>
            </w:ins>
          </w:p>
        </w:tc>
        <w:tc>
          <w:tcPr>
            <w:tcW w:w="699" w:type="dxa"/>
            <w:tcPrChange w:id="5386" w:author="Антон Смирнов" w:date="2023-05-25T13:48:00Z">
              <w:tcPr>
                <w:tcW w:w="682" w:type="dxa"/>
              </w:tcPr>
            </w:tcPrChange>
          </w:tcPr>
          <w:p w14:paraId="09034AF2" w14:textId="77777777" w:rsidR="00FD588A" w:rsidRPr="007F6A26" w:rsidRDefault="00FD588A" w:rsidP="00FD588A">
            <w:pPr>
              <w:pStyle w:val="a0"/>
              <w:ind w:firstLine="0"/>
              <w:rPr>
                <w:ins w:id="5387" w:author="Антон Смирнов" w:date="2023-05-25T13:43:00Z"/>
              </w:rPr>
            </w:pPr>
            <w:ins w:id="5388" w:author="Антон Смирнов" w:date="2023-05-25T13:43:00Z">
              <w:r w:rsidRPr="007F6A26">
                <w:t>0,9</w:t>
              </w:r>
            </w:ins>
          </w:p>
        </w:tc>
        <w:tc>
          <w:tcPr>
            <w:tcW w:w="699" w:type="dxa"/>
            <w:tcPrChange w:id="5389" w:author="Антон Смирнов" w:date="2023-05-25T13:48:00Z">
              <w:tcPr>
                <w:tcW w:w="682" w:type="dxa"/>
              </w:tcPr>
            </w:tcPrChange>
          </w:tcPr>
          <w:p w14:paraId="5E5ECD06" w14:textId="77777777" w:rsidR="00FD588A" w:rsidRPr="007F6A26" w:rsidRDefault="00FD588A" w:rsidP="00FD588A">
            <w:pPr>
              <w:pStyle w:val="a0"/>
              <w:ind w:firstLine="0"/>
              <w:rPr>
                <w:ins w:id="5390" w:author="Антон Смирнов" w:date="2023-05-25T13:43:00Z"/>
              </w:rPr>
            </w:pPr>
            <w:ins w:id="5391" w:author="Антон Смирнов" w:date="2023-05-25T13:43:00Z">
              <w:r w:rsidRPr="007F6A26">
                <w:t>0,01</w:t>
              </w:r>
            </w:ins>
          </w:p>
        </w:tc>
        <w:tc>
          <w:tcPr>
            <w:tcW w:w="875" w:type="dxa"/>
            <w:tcPrChange w:id="5392" w:author="Антон Смирнов" w:date="2023-05-25T13:48:00Z">
              <w:tcPr>
                <w:tcW w:w="809" w:type="dxa"/>
              </w:tcPr>
            </w:tcPrChange>
          </w:tcPr>
          <w:p w14:paraId="75EC5856" w14:textId="77777777" w:rsidR="00FD588A" w:rsidRPr="007F6A26" w:rsidRDefault="00FD588A" w:rsidP="00FD588A">
            <w:pPr>
              <w:pStyle w:val="a0"/>
              <w:ind w:firstLine="0"/>
              <w:rPr>
                <w:ins w:id="5393" w:author="Антон Смирнов" w:date="2023-05-25T13:43:00Z"/>
              </w:rPr>
            </w:pPr>
            <w:ins w:id="5394" w:author="Антон Смирнов" w:date="2023-05-25T13:43:00Z">
              <w:r w:rsidRPr="007F6A26">
                <w:t>0,05</w:t>
              </w:r>
            </w:ins>
          </w:p>
        </w:tc>
      </w:tr>
      <w:tr w:rsidR="00FD588A" w:rsidRPr="007F6A26" w14:paraId="148B66B2" w14:textId="77777777" w:rsidTr="00FD588A">
        <w:trPr>
          <w:ins w:id="5395" w:author="Антон Смирнов" w:date="2023-05-25T13:43:00Z"/>
        </w:trPr>
        <w:tc>
          <w:tcPr>
            <w:tcW w:w="1182" w:type="dxa"/>
            <w:tcPrChange w:id="5396" w:author="Антон Смирнов" w:date="2023-05-25T13:48:00Z">
              <w:tcPr>
                <w:tcW w:w="1147" w:type="dxa"/>
              </w:tcPr>
            </w:tcPrChange>
          </w:tcPr>
          <w:p w14:paraId="0519E91A" w14:textId="61151EC8" w:rsidR="00FD588A" w:rsidRPr="007F6A26" w:rsidRDefault="00FD588A" w:rsidP="00FD588A">
            <w:pPr>
              <w:pStyle w:val="a0"/>
              <w:ind w:firstLine="0"/>
              <w:rPr>
                <w:ins w:id="5397" w:author="Антон Смирнов" w:date="2023-05-25T13:43:00Z"/>
              </w:rPr>
            </w:pPr>
            <w:ins w:id="5398" w:author="Антон Смирнов" w:date="2023-05-25T13:43:00Z">
              <w:r w:rsidRPr="007F6A26">
                <w:t>B*18:01</w:t>
              </w:r>
            </w:ins>
          </w:p>
        </w:tc>
        <w:tc>
          <w:tcPr>
            <w:tcW w:w="814" w:type="dxa"/>
            <w:tcPrChange w:id="5399" w:author="Антон Смирнов" w:date="2023-05-25T13:48:00Z">
              <w:tcPr>
                <w:tcW w:w="1088" w:type="dxa"/>
              </w:tcPr>
            </w:tcPrChange>
          </w:tcPr>
          <w:p w14:paraId="4E103574" w14:textId="77777777" w:rsidR="00FD588A" w:rsidRPr="007F6A26" w:rsidRDefault="00FD588A" w:rsidP="00FD588A">
            <w:pPr>
              <w:pStyle w:val="a0"/>
              <w:ind w:firstLine="0"/>
              <w:rPr>
                <w:ins w:id="5400" w:author="Антон Смирнов" w:date="2023-05-25T13:43:00Z"/>
              </w:rPr>
            </w:pPr>
            <w:ins w:id="5401" w:author="Антон Смирнов" w:date="2023-05-25T13:43:00Z">
              <w:r w:rsidRPr="007F6A26">
                <w:t>0,93</w:t>
              </w:r>
            </w:ins>
          </w:p>
        </w:tc>
        <w:tc>
          <w:tcPr>
            <w:tcW w:w="699" w:type="dxa"/>
            <w:tcPrChange w:id="5402" w:author="Антон Смирнов" w:date="2023-05-25T13:48:00Z">
              <w:tcPr>
                <w:tcW w:w="979" w:type="dxa"/>
              </w:tcPr>
            </w:tcPrChange>
          </w:tcPr>
          <w:p w14:paraId="5EDF8705" w14:textId="77777777" w:rsidR="00FD588A" w:rsidRPr="007F6A26" w:rsidRDefault="00FD588A" w:rsidP="00FD588A">
            <w:pPr>
              <w:pStyle w:val="a0"/>
              <w:ind w:firstLine="0"/>
              <w:rPr>
                <w:ins w:id="5403" w:author="Антон Смирнов" w:date="2023-05-25T13:43:00Z"/>
              </w:rPr>
            </w:pPr>
            <w:ins w:id="5404" w:author="Антон Смирнов" w:date="2023-05-25T13:43:00Z">
              <w:r w:rsidRPr="007F6A26">
                <w:t>0,05</w:t>
              </w:r>
            </w:ins>
          </w:p>
        </w:tc>
        <w:tc>
          <w:tcPr>
            <w:tcW w:w="1241" w:type="dxa"/>
            <w:tcPrChange w:id="5405" w:author="Антон Смирнов" w:date="2023-05-25T13:48:00Z">
              <w:tcPr>
                <w:tcW w:w="1606" w:type="dxa"/>
              </w:tcPr>
            </w:tcPrChange>
          </w:tcPr>
          <w:p w14:paraId="404BA987" w14:textId="77777777" w:rsidR="00FD588A" w:rsidRPr="007F6A26" w:rsidRDefault="00FD588A" w:rsidP="00FD588A">
            <w:pPr>
              <w:pStyle w:val="a0"/>
              <w:ind w:firstLine="0"/>
              <w:rPr>
                <w:ins w:id="5406" w:author="Антон Смирнов" w:date="2023-05-25T13:43:00Z"/>
              </w:rPr>
            </w:pPr>
            <w:ins w:id="5407" w:author="Антон Смирнов" w:date="2023-05-25T13:43:00Z">
              <w:r w:rsidRPr="007F6A26">
                <w:t>0,87</w:t>
              </w:r>
            </w:ins>
          </w:p>
        </w:tc>
        <w:tc>
          <w:tcPr>
            <w:tcW w:w="1966" w:type="dxa"/>
            <w:tcPrChange w:id="5408" w:author="Антон Смирнов" w:date="2023-05-25T13:48:00Z">
              <w:tcPr>
                <w:tcW w:w="1298" w:type="dxa"/>
              </w:tcPr>
            </w:tcPrChange>
          </w:tcPr>
          <w:p w14:paraId="31B36A4C" w14:textId="77777777" w:rsidR="00FD588A" w:rsidRPr="007F6A26" w:rsidRDefault="00FD588A" w:rsidP="00FD588A">
            <w:pPr>
              <w:pStyle w:val="a0"/>
              <w:ind w:firstLine="0"/>
              <w:rPr>
                <w:ins w:id="5409" w:author="Антон Смирнов" w:date="2023-05-25T13:43:00Z"/>
              </w:rPr>
            </w:pPr>
            <w:ins w:id="5410" w:author="Антон Смирнов" w:date="2023-05-25T13:43:00Z">
              <w:r w:rsidRPr="007F6A26">
                <w:t>0,92</w:t>
              </w:r>
            </w:ins>
          </w:p>
        </w:tc>
        <w:tc>
          <w:tcPr>
            <w:tcW w:w="1395" w:type="dxa"/>
            <w:tcPrChange w:id="5411" w:author="Антон Смирнов" w:date="2023-05-25T13:48:00Z">
              <w:tcPr>
                <w:tcW w:w="1279" w:type="dxa"/>
              </w:tcPr>
            </w:tcPrChange>
          </w:tcPr>
          <w:p w14:paraId="4B01BFAC" w14:textId="77777777" w:rsidR="00FD588A" w:rsidRPr="007F6A26" w:rsidRDefault="00FD588A" w:rsidP="00FD588A">
            <w:pPr>
              <w:pStyle w:val="a0"/>
              <w:ind w:firstLine="0"/>
              <w:rPr>
                <w:ins w:id="5412" w:author="Антон Смирнов" w:date="2023-05-25T13:43:00Z"/>
              </w:rPr>
            </w:pPr>
            <w:ins w:id="5413" w:author="Антон Смирнов" w:date="2023-05-25T13:43:00Z">
              <w:r w:rsidRPr="007F6A26">
                <w:t>0,92</w:t>
              </w:r>
            </w:ins>
          </w:p>
        </w:tc>
        <w:tc>
          <w:tcPr>
            <w:tcW w:w="699" w:type="dxa"/>
            <w:tcPrChange w:id="5414" w:author="Антон Смирнов" w:date="2023-05-25T13:48:00Z">
              <w:tcPr>
                <w:tcW w:w="682" w:type="dxa"/>
              </w:tcPr>
            </w:tcPrChange>
          </w:tcPr>
          <w:p w14:paraId="1D231010" w14:textId="77777777" w:rsidR="00FD588A" w:rsidRPr="007F6A26" w:rsidRDefault="00FD588A" w:rsidP="00FD588A">
            <w:pPr>
              <w:pStyle w:val="a0"/>
              <w:ind w:firstLine="0"/>
              <w:rPr>
                <w:ins w:id="5415" w:author="Антон Смирнов" w:date="2023-05-25T13:43:00Z"/>
              </w:rPr>
            </w:pPr>
            <w:ins w:id="5416" w:author="Антон Смирнов" w:date="2023-05-25T13:43:00Z">
              <w:r w:rsidRPr="007F6A26">
                <w:t>0,89</w:t>
              </w:r>
            </w:ins>
          </w:p>
        </w:tc>
        <w:tc>
          <w:tcPr>
            <w:tcW w:w="699" w:type="dxa"/>
            <w:tcPrChange w:id="5417" w:author="Антон Смирнов" w:date="2023-05-25T13:48:00Z">
              <w:tcPr>
                <w:tcW w:w="682" w:type="dxa"/>
              </w:tcPr>
            </w:tcPrChange>
          </w:tcPr>
          <w:p w14:paraId="652C02D6" w14:textId="77777777" w:rsidR="00FD588A" w:rsidRPr="007F6A26" w:rsidRDefault="00FD588A" w:rsidP="00FD588A">
            <w:pPr>
              <w:pStyle w:val="a0"/>
              <w:ind w:firstLine="0"/>
              <w:rPr>
                <w:ins w:id="5418" w:author="Антон Смирнов" w:date="2023-05-25T13:43:00Z"/>
              </w:rPr>
            </w:pPr>
            <w:ins w:id="5419" w:author="Антон Смирнов" w:date="2023-05-25T13:43:00Z">
              <w:r w:rsidRPr="007F6A26">
                <w:t>0,38</w:t>
              </w:r>
            </w:ins>
          </w:p>
        </w:tc>
        <w:tc>
          <w:tcPr>
            <w:tcW w:w="875" w:type="dxa"/>
            <w:tcPrChange w:id="5420" w:author="Антон Смирнов" w:date="2023-05-25T13:48:00Z">
              <w:tcPr>
                <w:tcW w:w="809" w:type="dxa"/>
              </w:tcPr>
            </w:tcPrChange>
          </w:tcPr>
          <w:p w14:paraId="6475C174" w14:textId="77777777" w:rsidR="00FD588A" w:rsidRPr="007F6A26" w:rsidRDefault="00FD588A" w:rsidP="00FD588A">
            <w:pPr>
              <w:pStyle w:val="a0"/>
              <w:ind w:firstLine="0"/>
              <w:rPr>
                <w:ins w:id="5421" w:author="Антон Смирнов" w:date="2023-05-25T13:43:00Z"/>
              </w:rPr>
            </w:pPr>
            <w:ins w:id="5422" w:author="Антон Смирнов" w:date="2023-05-25T13:43:00Z">
              <w:r w:rsidRPr="007F6A26">
                <w:t>0,25</w:t>
              </w:r>
            </w:ins>
          </w:p>
        </w:tc>
      </w:tr>
      <w:tr w:rsidR="00FD588A" w:rsidRPr="007F6A26" w14:paraId="52126B10" w14:textId="77777777" w:rsidTr="00FD588A">
        <w:trPr>
          <w:ins w:id="5423" w:author="Антон Смирнов" w:date="2023-05-25T13:43:00Z"/>
        </w:trPr>
        <w:tc>
          <w:tcPr>
            <w:tcW w:w="1182" w:type="dxa"/>
            <w:tcPrChange w:id="5424" w:author="Антон Смирнов" w:date="2023-05-25T13:48:00Z">
              <w:tcPr>
                <w:tcW w:w="1147" w:type="dxa"/>
              </w:tcPr>
            </w:tcPrChange>
          </w:tcPr>
          <w:p w14:paraId="42EF6F30" w14:textId="024AC6F6" w:rsidR="00FD588A" w:rsidRPr="007F6A26" w:rsidRDefault="00FD588A" w:rsidP="00FD588A">
            <w:pPr>
              <w:pStyle w:val="a0"/>
              <w:ind w:firstLine="0"/>
              <w:rPr>
                <w:ins w:id="5425" w:author="Антон Смирнов" w:date="2023-05-25T13:43:00Z"/>
              </w:rPr>
            </w:pPr>
            <w:ins w:id="5426" w:author="Антон Смирнов" w:date="2023-05-25T13:43:00Z">
              <w:r w:rsidRPr="007F6A26">
                <w:t>B*40:02</w:t>
              </w:r>
            </w:ins>
          </w:p>
        </w:tc>
        <w:tc>
          <w:tcPr>
            <w:tcW w:w="814" w:type="dxa"/>
            <w:tcPrChange w:id="5427" w:author="Антон Смирнов" w:date="2023-05-25T13:48:00Z">
              <w:tcPr>
                <w:tcW w:w="1088" w:type="dxa"/>
              </w:tcPr>
            </w:tcPrChange>
          </w:tcPr>
          <w:p w14:paraId="76896AF0" w14:textId="77777777" w:rsidR="00FD588A" w:rsidRPr="007F6A26" w:rsidRDefault="00FD588A" w:rsidP="00FD588A">
            <w:pPr>
              <w:pStyle w:val="a0"/>
              <w:ind w:firstLine="0"/>
              <w:rPr>
                <w:ins w:id="5428" w:author="Антон Смирнов" w:date="2023-05-25T13:43:00Z"/>
              </w:rPr>
            </w:pPr>
            <w:ins w:id="5429" w:author="Антон Смирнов" w:date="2023-05-25T13:43:00Z">
              <w:r w:rsidRPr="007F6A26">
                <w:t>0,93</w:t>
              </w:r>
            </w:ins>
          </w:p>
        </w:tc>
        <w:tc>
          <w:tcPr>
            <w:tcW w:w="699" w:type="dxa"/>
            <w:tcPrChange w:id="5430" w:author="Антон Смирнов" w:date="2023-05-25T13:48:00Z">
              <w:tcPr>
                <w:tcW w:w="979" w:type="dxa"/>
              </w:tcPr>
            </w:tcPrChange>
          </w:tcPr>
          <w:p w14:paraId="10D8659D" w14:textId="77777777" w:rsidR="00FD588A" w:rsidRPr="007F6A26" w:rsidRDefault="00FD588A" w:rsidP="00FD588A">
            <w:pPr>
              <w:pStyle w:val="a0"/>
              <w:ind w:firstLine="0"/>
              <w:rPr>
                <w:ins w:id="5431" w:author="Антон Смирнов" w:date="2023-05-25T13:43:00Z"/>
              </w:rPr>
            </w:pPr>
            <w:ins w:id="5432" w:author="Антон Смирнов" w:date="2023-05-25T13:43:00Z">
              <w:r w:rsidRPr="007F6A26">
                <w:t>0</w:t>
              </w:r>
            </w:ins>
          </w:p>
        </w:tc>
        <w:tc>
          <w:tcPr>
            <w:tcW w:w="1241" w:type="dxa"/>
            <w:tcPrChange w:id="5433" w:author="Антон Смирнов" w:date="2023-05-25T13:48:00Z">
              <w:tcPr>
                <w:tcW w:w="1606" w:type="dxa"/>
              </w:tcPr>
            </w:tcPrChange>
          </w:tcPr>
          <w:p w14:paraId="58BEE537" w14:textId="77777777" w:rsidR="00FD588A" w:rsidRPr="007F6A26" w:rsidRDefault="00FD588A" w:rsidP="00FD588A">
            <w:pPr>
              <w:pStyle w:val="a0"/>
              <w:ind w:firstLine="0"/>
              <w:rPr>
                <w:ins w:id="5434" w:author="Антон Смирнов" w:date="2023-05-25T13:43:00Z"/>
              </w:rPr>
            </w:pPr>
            <w:ins w:id="5435" w:author="Антон Смирнов" w:date="2023-05-25T13:43:00Z">
              <w:r w:rsidRPr="007F6A26">
                <w:t>0,91</w:t>
              </w:r>
            </w:ins>
          </w:p>
        </w:tc>
        <w:tc>
          <w:tcPr>
            <w:tcW w:w="1966" w:type="dxa"/>
            <w:tcPrChange w:id="5436" w:author="Антон Смирнов" w:date="2023-05-25T13:48:00Z">
              <w:tcPr>
                <w:tcW w:w="1298" w:type="dxa"/>
              </w:tcPr>
            </w:tcPrChange>
          </w:tcPr>
          <w:p w14:paraId="2E6C5D20" w14:textId="77777777" w:rsidR="00FD588A" w:rsidRPr="007F6A26" w:rsidRDefault="00FD588A" w:rsidP="00FD588A">
            <w:pPr>
              <w:pStyle w:val="a0"/>
              <w:ind w:firstLine="0"/>
              <w:rPr>
                <w:ins w:id="5437" w:author="Антон Смирнов" w:date="2023-05-25T13:43:00Z"/>
              </w:rPr>
            </w:pPr>
            <w:ins w:id="5438" w:author="Антон Смирнов" w:date="2023-05-25T13:43:00Z">
              <w:r w:rsidRPr="007F6A26">
                <w:t>0,9</w:t>
              </w:r>
            </w:ins>
          </w:p>
        </w:tc>
        <w:tc>
          <w:tcPr>
            <w:tcW w:w="1395" w:type="dxa"/>
            <w:tcPrChange w:id="5439" w:author="Антон Смирнов" w:date="2023-05-25T13:48:00Z">
              <w:tcPr>
                <w:tcW w:w="1279" w:type="dxa"/>
              </w:tcPr>
            </w:tcPrChange>
          </w:tcPr>
          <w:p w14:paraId="0E3D6EEB" w14:textId="77777777" w:rsidR="00FD588A" w:rsidRPr="007F6A26" w:rsidRDefault="00FD588A" w:rsidP="00FD588A">
            <w:pPr>
              <w:pStyle w:val="a0"/>
              <w:ind w:firstLine="0"/>
              <w:rPr>
                <w:ins w:id="5440" w:author="Антон Смирнов" w:date="2023-05-25T13:43:00Z"/>
              </w:rPr>
            </w:pPr>
            <w:ins w:id="5441" w:author="Антон Смирнов" w:date="2023-05-25T13:43:00Z">
              <w:r w:rsidRPr="007F6A26">
                <w:t>0,9</w:t>
              </w:r>
            </w:ins>
          </w:p>
        </w:tc>
        <w:tc>
          <w:tcPr>
            <w:tcW w:w="699" w:type="dxa"/>
            <w:tcPrChange w:id="5442" w:author="Антон Смирнов" w:date="2023-05-25T13:48:00Z">
              <w:tcPr>
                <w:tcW w:w="682" w:type="dxa"/>
              </w:tcPr>
            </w:tcPrChange>
          </w:tcPr>
          <w:p w14:paraId="65D4DC20" w14:textId="77777777" w:rsidR="00FD588A" w:rsidRPr="007F6A26" w:rsidRDefault="00FD588A" w:rsidP="00FD588A">
            <w:pPr>
              <w:pStyle w:val="a0"/>
              <w:ind w:firstLine="0"/>
              <w:rPr>
                <w:ins w:id="5443" w:author="Антон Смирнов" w:date="2023-05-25T13:43:00Z"/>
              </w:rPr>
            </w:pPr>
            <w:ins w:id="5444" w:author="Антон Смирнов" w:date="2023-05-25T13:43:00Z">
              <w:r w:rsidRPr="007F6A26">
                <w:t>0,91</w:t>
              </w:r>
            </w:ins>
          </w:p>
        </w:tc>
        <w:tc>
          <w:tcPr>
            <w:tcW w:w="699" w:type="dxa"/>
            <w:tcPrChange w:id="5445" w:author="Антон Смирнов" w:date="2023-05-25T13:48:00Z">
              <w:tcPr>
                <w:tcW w:w="682" w:type="dxa"/>
              </w:tcPr>
            </w:tcPrChange>
          </w:tcPr>
          <w:p w14:paraId="320D9EA7" w14:textId="77777777" w:rsidR="00FD588A" w:rsidRPr="007F6A26" w:rsidRDefault="00FD588A" w:rsidP="00FD588A">
            <w:pPr>
              <w:pStyle w:val="a0"/>
              <w:ind w:firstLine="0"/>
              <w:rPr>
                <w:ins w:id="5446" w:author="Антон Смирнов" w:date="2023-05-25T13:43:00Z"/>
              </w:rPr>
            </w:pPr>
            <w:ins w:id="5447" w:author="Антон Смирнов" w:date="2023-05-25T13:43:00Z">
              <w:r w:rsidRPr="007F6A26">
                <w:t>0,32</w:t>
              </w:r>
            </w:ins>
          </w:p>
        </w:tc>
        <w:tc>
          <w:tcPr>
            <w:tcW w:w="875" w:type="dxa"/>
            <w:tcPrChange w:id="5448" w:author="Антон Смирнов" w:date="2023-05-25T13:48:00Z">
              <w:tcPr>
                <w:tcW w:w="809" w:type="dxa"/>
              </w:tcPr>
            </w:tcPrChange>
          </w:tcPr>
          <w:p w14:paraId="4F8C3D24" w14:textId="77777777" w:rsidR="00FD588A" w:rsidRPr="007F6A26" w:rsidRDefault="00FD588A" w:rsidP="00FD588A">
            <w:pPr>
              <w:pStyle w:val="a0"/>
              <w:ind w:firstLine="0"/>
              <w:rPr>
                <w:ins w:id="5449" w:author="Антон Смирнов" w:date="2023-05-25T13:43:00Z"/>
              </w:rPr>
            </w:pPr>
            <w:ins w:id="5450" w:author="Антон Смирнов" w:date="2023-05-25T13:43:00Z">
              <w:r w:rsidRPr="007F6A26">
                <w:t>0,4</w:t>
              </w:r>
            </w:ins>
          </w:p>
        </w:tc>
      </w:tr>
      <w:tr w:rsidR="00FD588A" w:rsidRPr="007F6A26" w14:paraId="1DC8957C" w14:textId="77777777" w:rsidTr="00FD588A">
        <w:trPr>
          <w:ins w:id="5451" w:author="Антон Смирнов" w:date="2023-05-25T13:43:00Z"/>
        </w:trPr>
        <w:tc>
          <w:tcPr>
            <w:tcW w:w="1182" w:type="dxa"/>
            <w:tcPrChange w:id="5452" w:author="Антон Смирнов" w:date="2023-05-25T13:48:00Z">
              <w:tcPr>
                <w:tcW w:w="1147" w:type="dxa"/>
              </w:tcPr>
            </w:tcPrChange>
          </w:tcPr>
          <w:p w14:paraId="27A22E9D" w14:textId="09BF78DA" w:rsidR="00FD588A" w:rsidRPr="007F6A26" w:rsidRDefault="00FD588A" w:rsidP="00FD588A">
            <w:pPr>
              <w:pStyle w:val="a0"/>
              <w:ind w:firstLine="0"/>
              <w:rPr>
                <w:ins w:id="5453" w:author="Антон Смирнов" w:date="2023-05-25T13:43:00Z"/>
              </w:rPr>
            </w:pPr>
            <w:ins w:id="5454" w:author="Антон Смирнов" w:date="2023-05-25T13:43:00Z">
              <w:r w:rsidRPr="007F6A26">
                <w:t>B*15:03</w:t>
              </w:r>
            </w:ins>
          </w:p>
        </w:tc>
        <w:tc>
          <w:tcPr>
            <w:tcW w:w="814" w:type="dxa"/>
            <w:tcPrChange w:id="5455" w:author="Антон Смирнов" w:date="2023-05-25T13:48:00Z">
              <w:tcPr>
                <w:tcW w:w="1088" w:type="dxa"/>
              </w:tcPr>
            </w:tcPrChange>
          </w:tcPr>
          <w:p w14:paraId="13E302CC" w14:textId="77777777" w:rsidR="00FD588A" w:rsidRPr="007F6A26" w:rsidRDefault="00FD588A" w:rsidP="00FD588A">
            <w:pPr>
              <w:pStyle w:val="a0"/>
              <w:ind w:firstLine="0"/>
              <w:rPr>
                <w:ins w:id="5456" w:author="Антон Смирнов" w:date="2023-05-25T13:43:00Z"/>
              </w:rPr>
            </w:pPr>
            <w:ins w:id="5457" w:author="Антон Смирнов" w:date="2023-05-25T13:43:00Z">
              <w:r w:rsidRPr="007F6A26">
                <w:t>0,92</w:t>
              </w:r>
            </w:ins>
          </w:p>
        </w:tc>
        <w:tc>
          <w:tcPr>
            <w:tcW w:w="699" w:type="dxa"/>
            <w:tcPrChange w:id="5458" w:author="Антон Смирнов" w:date="2023-05-25T13:48:00Z">
              <w:tcPr>
                <w:tcW w:w="979" w:type="dxa"/>
              </w:tcPr>
            </w:tcPrChange>
          </w:tcPr>
          <w:p w14:paraId="06EF03B6" w14:textId="77777777" w:rsidR="00FD588A" w:rsidRPr="007F6A26" w:rsidRDefault="00FD588A" w:rsidP="00FD588A">
            <w:pPr>
              <w:pStyle w:val="a0"/>
              <w:ind w:firstLine="0"/>
              <w:rPr>
                <w:ins w:id="5459" w:author="Антон Смирнов" w:date="2023-05-25T13:43:00Z"/>
              </w:rPr>
            </w:pPr>
            <w:ins w:id="5460" w:author="Антон Смирнов" w:date="2023-05-25T13:43:00Z">
              <w:r w:rsidRPr="007F6A26">
                <w:t>0,06</w:t>
              </w:r>
            </w:ins>
          </w:p>
        </w:tc>
        <w:tc>
          <w:tcPr>
            <w:tcW w:w="1241" w:type="dxa"/>
            <w:tcPrChange w:id="5461" w:author="Антон Смирнов" w:date="2023-05-25T13:48:00Z">
              <w:tcPr>
                <w:tcW w:w="1606" w:type="dxa"/>
              </w:tcPr>
            </w:tcPrChange>
          </w:tcPr>
          <w:p w14:paraId="1A6E080E" w14:textId="77777777" w:rsidR="00FD588A" w:rsidRPr="007F6A26" w:rsidRDefault="00FD588A" w:rsidP="00FD588A">
            <w:pPr>
              <w:pStyle w:val="a0"/>
              <w:ind w:firstLine="0"/>
              <w:rPr>
                <w:ins w:id="5462" w:author="Антон Смирнов" w:date="2023-05-25T13:43:00Z"/>
              </w:rPr>
            </w:pPr>
            <w:ins w:id="5463" w:author="Антон Смирнов" w:date="2023-05-25T13:43:00Z">
              <w:r w:rsidRPr="007F6A26">
                <w:t>0,86</w:t>
              </w:r>
            </w:ins>
          </w:p>
        </w:tc>
        <w:tc>
          <w:tcPr>
            <w:tcW w:w="1966" w:type="dxa"/>
            <w:tcPrChange w:id="5464" w:author="Антон Смирнов" w:date="2023-05-25T13:48:00Z">
              <w:tcPr>
                <w:tcW w:w="1298" w:type="dxa"/>
              </w:tcPr>
            </w:tcPrChange>
          </w:tcPr>
          <w:p w14:paraId="0A37B7A3" w14:textId="77777777" w:rsidR="00FD588A" w:rsidRPr="007F6A26" w:rsidRDefault="00FD588A" w:rsidP="00FD588A">
            <w:pPr>
              <w:pStyle w:val="a0"/>
              <w:ind w:firstLine="0"/>
              <w:rPr>
                <w:ins w:id="5465" w:author="Антон Смирнов" w:date="2023-05-25T13:43:00Z"/>
              </w:rPr>
            </w:pPr>
            <w:ins w:id="5466" w:author="Антон Смирнов" w:date="2023-05-25T13:43:00Z">
              <w:r w:rsidRPr="007F6A26">
                <w:t>0,92</w:t>
              </w:r>
            </w:ins>
          </w:p>
        </w:tc>
        <w:tc>
          <w:tcPr>
            <w:tcW w:w="1395" w:type="dxa"/>
            <w:tcPrChange w:id="5467" w:author="Антон Смирнов" w:date="2023-05-25T13:48:00Z">
              <w:tcPr>
                <w:tcW w:w="1279" w:type="dxa"/>
              </w:tcPr>
            </w:tcPrChange>
          </w:tcPr>
          <w:p w14:paraId="168CA4AF" w14:textId="77777777" w:rsidR="00FD588A" w:rsidRPr="007F6A26" w:rsidRDefault="00FD588A" w:rsidP="00FD588A">
            <w:pPr>
              <w:pStyle w:val="a0"/>
              <w:ind w:firstLine="0"/>
              <w:rPr>
                <w:ins w:id="5468" w:author="Антон Смирнов" w:date="2023-05-25T13:43:00Z"/>
              </w:rPr>
            </w:pPr>
            <w:ins w:id="5469" w:author="Антон Смирнов" w:date="2023-05-25T13:43:00Z">
              <w:r w:rsidRPr="007F6A26">
                <w:t>0,92</w:t>
              </w:r>
            </w:ins>
          </w:p>
        </w:tc>
        <w:tc>
          <w:tcPr>
            <w:tcW w:w="699" w:type="dxa"/>
            <w:tcPrChange w:id="5470" w:author="Антон Смирнов" w:date="2023-05-25T13:48:00Z">
              <w:tcPr>
                <w:tcW w:w="682" w:type="dxa"/>
              </w:tcPr>
            </w:tcPrChange>
          </w:tcPr>
          <w:p w14:paraId="2C969774" w14:textId="77777777" w:rsidR="00FD588A" w:rsidRPr="007F6A26" w:rsidRDefault="00FD588A" w:rsidP="00FD588A">
            <w:pPr>
              <w:pStyle w:val="a0"/>
              <w:ind w:firstLine="0"/>
              <w:rPr>
                <w:ins w:id="5471" w:author="Антон Смирнов" w:date="2023-05-25T13:43:00Z"/>
              </w:rPr>
            </w:pPr>
            <w:ins w:id="5472" w:author="Антон Смирнов" w:date="2023-05-25T13:43:00Z">
              <w:r w:rsidRPr="007F6A26">
                <w:t>0,89</w:t>
              </w:r>
            </w:ins>
          </w:p>
        </w:tc>
        <w:tc>
          <w:tcPr>
            <w:tcW w:w="699" w:type="dxa"/>
            <w:tcPrChange w:id="5473" w:author="Антон Смирнов" w:date="2023-05-25T13:48:00Z">
              <w:tcPr>
                <w:tcW w:w="682" w:type="dxa"/>
              </w:tcPr>
            </w:tcPrChange>
          </w:tcPr>
          <w:p w14:paraId="283D1ABA" w14:textId="77777777" w:rsidR="00FD588A" w:rsidRPr="007F6A26" w:rsidRDefault="00FD588A" w:rsidP="00FD588A">
            <w:pPr>
              <w:pStyle w:val="a0"/>
              <w:ind w:firstLine="0"/>
              <w:rPr>
                <w:ins w:id="5474" w:author="Антон Смирнов" w:date="2023-05-25T13:43:00Z"/>
              </w:rPr>
            </w:pPr>
            <w:ins w:id="5475" w:author="Антон Смирнов" w:date="2023-05-25T13:43:00Z">
              <w:r w:rsidRPr="007F6A26">
                <w:t>0,42</w:t>
              </w:r>
            </w:ins>
          </w:p>
        </w:tc>
        <w:tc>
          <w:tcPr>
            <w:tcW w:w="875" w:type="dxa"/>
            <w:tcPrChange w:id="5476" w:author="Антон Смирнов" w:date="2023-05-25T13:48:00Z">
              <w:tcPr>
                <w:tcW w:w="809" w:type="dxa"/>
              </w:tcPr>
            </w:tcPrChange>
          </w:tcPr>
          <w:p w14:paraId="4B372664" w14:textId="77777777" w:rsidR="00FD588A" w:rsidRPr="007F6A26" w:rsidRDefault="00FD588A" w:rsidP="00FD588A">
            <w:pPr>
              <w:pStyle w:val="a0"/>
              <w:ind w:firstLine="0"/>
              <w:rPr>
                <w:ins w:id="5477" w:author="Антон Смирнов" w:date="2023-05-25T13:43:00Z"/>
              </w:rPr>
            </w:pPr>
            <w:ins w:id="5478" w:author="Антон Смирнов" w:date="2023-05-25T13:43:00Z">
              <w:r w:rsidRPr="007F6A26">
                <w:t>0,22</w:t>
              </w:r>
            </w:ins>
          </w:p>
        </w:tc>
      </w:tr>
      <w:tr w:rsidR="00FD588A" w:rsidRPr="007F6A26" w14:paraId="71A7F910" w14:textId="77777777" w:rsidTr="00FD588A">
        <w:trPr>
          <w:ins w:id="5479" w:author="Антон Смирнов" w:date="2023-05-25T13:43:00Z"/>
        </w:trPr>
        <w:tc>
          <w:tcPr>
            <w:tcW w:w="1182" w:type="dxa"/>
            <w:tcPrChange w:id="5480" w:author="Антон Смирнов" w:date="2023-05-25T13:48:00Z">
              <w:tcPr>
                <w:tcW w:w="1147" w:type="dxa"/>
              </w:tcPr>
            </w:tcPrChange>
          </w:tcPr>
          <w:p w14:paraId="331B70A4" w14:textId="118C007E" w:rsidR="00FD588A" w:rsidRPr="007F6A26" w:rsidRDefault="00FD588A" w:rsidP="00FD588A">
            <w:pPr>
              <w:pStyle w:val="a0"/>
              <w:ind w:firstLine="0"/>
              <w:rPr>
                <w:ins w:id="5481" w:author="Антон Смирнов" w:date="2023-05-25T13:43:00Z"/>
              </w:rPr>
            </w:pPr>
            <w:ins w:id="5482" w:author="Антон Смирнов" w:date="2023-05-25T13:43:00Z">
              <w:r w:rsidRPr="007F6A26">
                <w:t>B*42:01</w:t>
              </w:r>
            </w:ins>
          </w:p>
        </w:tc>
        <w:tc>
          <w:tcPr>
            <w:tcW w:w="814" w:type="dxa"/>
            <w:tcPrChange w:id="5483" w:author="Антон Смирнов" w:date="2023-05-25T13:48:00Z">
              <w:tcPr>
                <w:tcW w:w="1088" w:type="dxa"/>
              </w:tcPr>
            </w:tcPrChange>
          </w:tcPr>
          <w:p w14:paraId="3EBD1F11" w14:textId="77777777" w:rsidR="00FD588A" w:rsidRPr="007F6A26" w:rsidRDefault="00FD588A" w:rsidP="00FD588A">
            <w:pPr>
              <w:pStyle w:val="a0"/>
              <w:ind w:firstLine="0"/>
              <w:rPr>
                <w:ins w:id="5484" w:author="Антон Смирнов" w:date="2023-05-25T13:43:00Z"/>
              </w:rPr>
            </w:pPr>
            <w:ins w:id="5485" w:author="Антон Смирнов" w:date="2023-05-25T13:43:00Z">
              <w:r w:rsidRPr="007F6A26">
                <w:t>0,92</w:t>
              </w:r>
            </w:ins>
          </w:p>
        </w:tc>
        <w:tc>
          <w:tcPr>
            <w:tcW w:w="699" w:type="dxa"/>
            <w:tcPrChange w:id="5486" w:author="Антон Смирнов" w:date="2023-05-25T13:48:00Z">
              <w:tcPr>
                <w:tcW w:w="979" w:type="dxa"/>
              </w:tcPr>
            </w:tcPrChange>
          </w:tcPr>
          <w:p w14:paraId="785DA0B2" w14:textId="77777777" w:rsidR="00FD588A" w:rsidRPr="007F6A26" w:rsidRDefault="00FD588A" w:rsidP="00FD588A">
            <w:pPr>
              <w:pStyle w:val="a0"/>
              <w:ind w:firstLine="0"/>
              <w:rPr>
                <w:ins w:id="5487" w:author="Антон Смирнов" w:date="2023-05-25T13:43:00Z"/>
              </w:rPr>
            </w:pPr>
            <w:ins w:id="5488" w:author="Антон Смирнов" w:date="2023-05-25T13:43:00Z">
              <w:r w:rsidRPr="007F6A26">
                <w:t>0</w:t>
              </w:r>
            </w:ins>
          </w:p>
        </w:tc>
        <w:tc>
          <w:tcPr>
            <w:tcW w:w="1241" w:type="dxa"/>
            <w:tcPrChange w:id="5489" w:author="Антон Смирнов" w:date="2023-05-25T13:48:00Z">
              <w:tcPr>
                <w:tcW w:w="1606" w:type="dxa"/>
              </w:tcPr>
            </w:tcPrChange>
          </w:tcPr>
          <w:p w14:paraId="3AEABE7B" w14:textId="77777777" w:rsidR="00FD588A" w:rsidRPr="007F6A26" w:rsidRDefault="00FD588A" w:rsidP="00FD588A">
            <w:pPr>
              <w:pStyle w:val="a0"/>
              <w:ind w:firstLine="0"/>
              <w:rPr>
                <w:ins w:id="5490" w:author="Антон Смирнов" w:date="2023-05-25T13:43:00Z"/>
              </w:rPr>
            </w:pPr>
            <w:ins w:id="5491" w:author="Антон Смирнов" w:date="2023-05-25T13:43:00Z">
              <w:r w:rsidRPr="007F6A26">
                <w:t>0,91</w:t>
              </w:r>
            </w:ins>
          </w:p>
        </w:tc>
        <w:tc>
          <w:tcPr>
            <w:tcW w:w="1966" w:type="dxa"/>
            <w:tcPrChange w:id="5492" w:author="Антон Смирнов" w:date="2023-05-25T13:48:00Z">
              <w:tcPr>
                <w:tcW w:w="1298" w:type="dxa"/>
              </w:tcPr>
            </w:tcPrChange>
          </w:tcPr>
          <w:p w14:paraId="5A9A4B39" w14:textId="77777777" w:rsidR="00FD588A" w:rsidRPr="007F6A26" w:rsidRDefault="00FD588A" w:rsidP="00FD588A">
            <w:pPr>
              <w:pStyle w:val="a0"/>
              <w:ind w:firstLine="0"/>
              <w:rPr>
                <w:ins w:id="5493" w:author="Антон Смирнов" w:date="2023-05-25T13:43:00Z"/>
              </w:rPr>
            </w:pPr>
            <w:ins w:id="5494" w:author="Антон Смирнов" w:date="2023-05-25T13:43:00Z">
              <w:r w:rsidRPr="007F6A26">
                <w:t>0,9</w:t>
              </w:r>
            </w:ins>
          </w:p>
        </w:tc>
        <w:tc>
          <w:tcPr>
            <w:tcW w:w="1395" w:type="dxa"/>
            <w:tcPrChange w:id="5495" w:author="Антон Смирнов" w:date="2023-05-25T13:48:00Z">
              <w:tcPr>
                <w:tcW w:w="1279" w:type="dxa"/>
              </w:tcPr>
            </w:tcPrChange>
          </w:tcPr>
          <w:p w14:paraId="6C44C20A" w14:textId="77777777" w:rsidR="00FD588A" w:rsidRPr="007F6A26" w:rsidRDefault="00FD588A" w:rsidP="00FD588A">
            <w:pPr>
              <w:pStyle w:val="a0"/>
              <w:ind w:firstLine="0"/>
              <w:rPr>
                <w:ins w:id="5496" w:author="Антон Смирнов" w:date="2023-05-25T13:43:00Z"/>
              </w:rPr>
            </w:pPr>
            <w:ins w:id="5497" w:author="Антон Смирнов" w:date="2023-05-25T13:43:00Z">
              <w:r w:rsidRPr="007F6A26">
                <w:t>0,9</w:t>
              </w:r>
            </w:ins>
          </w:p>
        </w:tc>
        <w:tc>
          <w:tcPr>
            <w:tcW w:w="699" w:type="dxa"/>
            <w:tcPrChange w:id="5498" w:author="Антон Смирнов" w:date="2023-05-25T13:48:00Z">
              <w:tcPr>
                <w:tcW w:w="682" w:type="dxa"/>
              </w:tcPr>
            </w:tcPrChange>
          </w:tcPr>
          <w:p w14:paraId="24D4EEE6" w14:textId="77777777" w:rsidR="00FD588A" w:rsidRPr="007F6A26" w:rsidRDefault="00FD588A" w:rsidP="00FD588A">
            <w:pPr>
              <w:pStyle w:val="a0"/>
              <w:ind w:firstLine="0"/>
              <w:rPr>
                <w:ins w:id="5499" w:author="Антон Смирнов" w:date="2023-05-25T13:43:00Z"/>
              </w:rPr>
            </w:pPr>
            <w:ins w:id="5500" w:author="Антон Смирнов" w:date="2023-05-25T13:43:00Z">
              <w:r w:rsidRPr="007F6A26">
                <w:t>0,91</w:t>
              </w:r>
            </w:ins>
          </w:p>
        </w:tc>
        <w:tc>
          <w:tcPr>
            <w:tcW w:w="699" w:type="dxa"/>
            <w:tcPrChange w:id="5501" w:author="Антон Смирнов" w:date="2023-05-25T13:48:00Z">
              <w:tcPr>
                <w:tcW w:w="682" w:type="dxa"/>
              </w:tcPr>
            </w:tcPrChange>
          </w:tcPr>
          <w:p w14:paraId="17DDAB60" w14:textId="77777777" w:rsidR="00FD588A" w:rsidRPr="007F6A26" w:rsidRDefault="00FD588A" w:rsidP="00FD588A">
            <w:pPr>
              <w:pStyle w:val="a0"/>
              <w:ind w:firstLine="0"/>
              <w:rPr>
                <w:ins w:id="5502" w:author="Антон Смирнов" w:date="2023-05-25T13:43:00Z"/>
              </w:rPr>
            </w:pPr>
            <w:ins w:id="5503" w:author="Антон Смирнов" w:date="2023-05-25T13:43:00Z">
              <w:r w:rsidRPr="007F6A26">
                <w:t>0,09</w:t>
              </w:r>
            </w:ins>
          </w:p>
        </w:tc>
        <w:tc>
          <w:tcPr>
            <w:tcW w:w="875" w:type="dxa"/>
            <w:tcPrChange w:id="5504" w:author="Антон Смирнов" w:date="2023-05-25T13:48:00Z">
              <w:tcPr>
                <w:tcW w:w="809" w:type="dxa"/>
              </w:tcPr>
            </w:tcPrChange>
          </w:tcPr>
          <w:p w14:paraId="2E042FBC" w14:textId="77777777" w:rsidR="00FD588A" w:rsidRPr="007F6A26" w:rsidRDefault="00FD588A" w:rsidP="00FD588A">
            <w:pPr>
              <w:pStyle w:val="a0"/>
              <w:ind w:firstLine="0"/>
              <w:rPr>
                <w:ins w:id="5505" w:author="Антон Смирнов" w:date="2023-05-25T13:43:00Z"/>
              </w:rPr>
            </w:pPr>
            <w:ins w:id="5506" w:author="Антон Смирнов" w:date="2023-05-25T13:43:00Z">
              <w:r w:rsidRPr="007F6A26">
                <w:t>0,2</w:t>
              </w:r>
            </w:ins>
          </w:p>
        </w:tc>
      </w:tr>
      <w:tr w:rsidR="00FD588A" w:rsidRPr="007F6A26" w14:paraId="26672070" w14:textId="77777777" w:rsidTr="00FD588A">
        <w:trPr>
          <w:ins w:id="5507" w:author="Антон Смирнов" w:date="2023-05-25T13:43:00Z"/>
        </w:trPr>
        <w:tc>
          <w:tcPr>
            <w:tcW w:w="1182" w:type="dxa"/>
            <w:tcPrChange w:id="5508" w:author="Антон Смирнов" w:date="2023-05-25T13:48:00Z">
              <w:tcPr>
                <w:tcW w:w="1147" w:type="dxa"/>
              </w:tcPr>
            </w:tcPrChange>
          </w:tcPr>
          <w:p w14:paraId="540ADCBD" w14:textId="42FB9C35" w:rsidR="00FD588A" w:rsidRPr="007F6A26" w:rsidRDefault="00FD588A" w:rsidP="00FD588A">
            <w:pPr>
              <w:pStyle w:val="a0"/>
              <w:ind w:firstLine="0"/>
              <w:rPr>
                <w:ins w:id="5509" w:author="Антон Смирнов" w:date="2023-05-25T13:43:00Z"/>
              </w:rPr>
            </w:pPr>
            <w:ins w:id="5510" w:author="Антон Смирнов" w:date="2023-05-25T13:43:00Z">
              <w:r w:rsidRPr="007F6A26">
                <w:t>B*14:02</w:t>
              </w:r>
            </w:ins>
          </w:p>
        </w:tc>
        <w:tc>
          <w:tcPr>
            <w:tcW w:w="814" w:type="dxa"/>
            <w:tcPrChange w:id="5511" w:author="Антон Смирнов" w:date="2023-05-25T13:48:00Z">
              <w:tcPr>
                <w:tcW w:w="1088" w:type="dxa"/>
              </w:tcPr>
            </w:tcPrChange>
          </w:tcPr>
          <w:p w14:paraId="3FC3174D" w14:textId="77777777" w:rsidR="00FD588A" w:rsidRPr="007F6A26" w:rsidRDefault="00FD588A" w:rsidP="00FD588A">
            <w:pPr>
              <w:pStyle w:val="a0"/>
              <w:ind w:firstLine="0"/>
              <w:rPr>
                <w:ins w:id="5512" w:author="Антон Смирнов" w:date="2023-05-25T13:43:00Z"/>
              </w:rPr>
            </w:pPr>
            <w:ins w:id="5513" w:author="Антон Смирнов" w:date="2023-05-25T13:43:00Z">
              <w:r w:rsidRPr="007F6A26">
                <w:t>0,92</w:t>
              </w:r>
            </w:ins>
          </w:p>
        </w:tc>
        <w:tc>
          <w:tcPr>
            <w:tcW w:w="699" w:type="dxa"/>
            <w:tcPrChange w:id="5514" w:author="Антон Смирнов" w:date="2023-05-25T13:48:00Z">
              <w:tcPr>
                <w:tcW w:w="979" w:type="dxa"/>
              </w:tcPr>
            </w:tcPrChange>
          </w:tcPr>
          <w:p w14:paraId="3A61BA3E" w14:textId="77777777" w:rsidR="00FD588A" w:rsidRPr="007F6A26" w:rsidRDefault="00FD588A" w:rsidP="00FD588A">
            <w:pPr>
              <w:pStyle w:val="a0"/>
              <w:ind w:firstLine="0"/>
              <w:rPr>
                <w:ins w:id="5515" w:author="Антон Смирнов" w:date="2023-05-25T13:43:00Z"/>
              </w:rPr>
            </w:pPr>
            <w:ins w:id="5516" w:author="Антон Смирнов" w:date="2023-05-25T13:43:00Z">
              <w:r w:rsidRPr="007F6A26">
                <w:t>0,07</w:t>
              </w:r>
            </w:ins>
          </w:p>
        </w:tc>
        <w:tc>
          <w:tcPr>
            <w:tcW w:w="1241" w:type="dxa"/>
            <w:tcPrChange w:id="5517" w:author="Антон Смирнов" w:date="2023-05-25T13:48:00Z">
              <w:tcPr>
                <w:tcW w:w="1606" w:type="dxa"/>
              </w:tcPr>
            </w:tcPrChange>
          </w:tcPr>
          <w:p w14:paraId="5232AB1F" w14:textId="77777777" w:rsidR="00FD588A" w:rsidRPr="007F6A26" w:rsidRDefault="00FD588A" w:rsidP="00FD588A">
            <w:pPr>
              <w:pStyle w:val="a0"/>
              <w:ind w:firstLine="0"/>
              <w:rPr>
                <w:ins w:id="5518" w:author="Антон Смирнов" w:date="2023-05-25T13:43:00Z"/>
              </w:rPr>
            </w:pPr>
            <w:ins w:id="5519" w:author="Антон Смирнов" w:date="2023-05-25T13:43:00Z">
              <w:r w:rsidRPr="007F6A26">
                <w:t>0,85</w:t>
              </w:r>
            </w:ins>
          </w:p>
        </w:tc>
        <w:tc>
          <w:tcPr>
            <w:tcW w:w="1966" w:type="dxa"/>
            <w:tcPrChange w:id="5520" w:author="Антон Смирнов" w:date="2023-05-25T13:48:00Z">
              <w:tcPr>
                <w:tcW w:w="1298" w:type="dxa"/>
              </w:tcPr>
            </w:tcPrChange>
          </w:tcPr>
          <w:p w14:paraId="7CDBB2DA" w14:textId="77777777" w:rsidR="00FD588A" w:rsidRPr="007F6A26" w:rsidRDefault="00FD588A" w:rsidP="00FD588A">
            <w:pPr>
              <w:pStyle w:val="a0"/>
              <w:ind w:firstLine="0"/>
              <w:rPr>
                <w:ins w:id="5521" w:author="Антон Смирнов" w:date="2023-05-25T13:43:00Z"/>
              </w:rPr>
            </w:pPr>
            <w:ins w:id="5522" w:author="Антон Смирнов" w:date="2023-05-25T13:43:00Z">
              <w:r w:rsidRPr="007F6A26">
                <w:t>0,92</w:t>
              </w:r>
            </w:ins>
          </w:p>
        </w:tc>
        <w:tc>
          <w:tcPr>
            <w:tcW w:w="1395" w:type="dxa"/>
            <w:tcPrChange w:id="5523" w:author="Антон Смирнов" w:date="2023-05-25T13:48:00Z">
              <w:tcPr>
                <w:tcW w:w="1279" w:type="dxa"/>
              </w:tcPr>
            </w:tcPrChange>
          </w:tcPr>
          <w:p w14:paraId="1369594C" w14:textId="77777777" w:rsidR="00FD588A" w:rsidRPr="007F6A26" w:rsidRDefault="00FD588A" w:rsidP="00FD588A">
            <w:pPr>
              <w:pStyle w:val="a0"/>
              <w:ind w:firstLine="0"/>
              <w:rPr>
                <w:ins w:id="5524" w:author="Антон Смирнов" w:date="2023-05-25T13:43:00Z"/>
              </w:rPr>
            </w:pPr>
            <w:ins w:id="5525" w:author="Антон Смирнов" w:date="2023-05-25T13:43:00Z">
              <w:r w:rsidRPr="007F6A26">
                <w:t>0,92</w:t>
              </w:r>
            </w:ins>
          </w:p>
        </w:tc>
        <w:tc>
          <w:tcPr>
            <w:tcW w:w="699" w:type="dxa"/>
            <w:tcPrChange w:id="5526" w:author="Антон Смирнов" w:date="2023-05-25T13:48:00Z">
              <w:tcPr>
                <w:tcW w:w="682" w:type="dxa"/>
              </w:tcPr>
            </w:tcPrChange>
          </w:tcPr>
          <w:p w14:paraId="4B937513" w14:textId="77777777" w:rsidR="00FD588A" w:rsidRPr="007F6A26" w:rsidRDefault="00FD588A" w:rsidP="00FD588A">
            <w:pPr>
              <w:pStyle w:val="a0"/>
              <w:ind w:firstLine="0"/>
              <w:rPr>
                <w:ins w:id="5527" w:author="Антон Смирнов" w:date="2023-05-25T13:43:00Z"/>
              </w:rPr>
            </w:pPr>
            <w:ins w:id="5528" w:author="Антон Смирнов" w:date="2023-05-25T13:43:00Z">
              <w:r w:rsidRPr="007F6A26">
                <w:t>0,89</w:t>
              </w:r>
            </w:ins>
          </w:p>
        </w:tc>
        <w:tc>
          <w:tcPr>
            <w:tcW w:w="699" w:type="dxa"/>
            <w:tcPrChange w:id="5529" w:author="Антон Смирнов" w:date="2023-05-25T13:48:00Z">
              <w:tcPr>
                <w:tcW w:w="682" w:type="dxa"/>
              </w:tcPr>
            </w:tcPrChange>
          </w:tcPr>
          <w:p w14:paraId="72FF4A24" w14:textId="77777777" w:rsidR="00FD588A" w:rsidRPr="007F6A26" w:rsidRDefault="00FD588A" w:rsidP="00FD588A">
            <w:pPr>
              <w:pStyle w:val="a0"/>
              <w:ind w:firstLine="0"/>
              <w:rPr>
                <w:ins w:id="5530" w:author="Антон Смирнов" w:date="2023-05-25T13:43:00Z"/>
              </w:rPr>
            </w:pPr>
            <w:ins w:id="5531" w:author="Антон Смирнов" w:date="2023-05-25T13:43:00Z">
              <w:r w:rsidRPr="007F6A26">
                <w:t>0,27</w:t>
              </w:r>
            </w:ins>
          </w:p>
        </w:tc>
        <w:tc>
          <w:tcPr>
            <w:tcW w:w="875" w:type="dxa"/>
            <w:tcPrChange w:id="5532" w:author="Антон Смирнов" w:date="2023-05-25T13:48:00Z">
              <w:tcPr>
                <w:tcW w:w="809" w:type="dxa"/>
              </w:tcPr>
            </w:tcPrChange>
          </w:tcPr>
          <w:p w14:paraId="46CC4B07" w14:textId="77777777" w:rsidR="00FD588A" w:rsidRPr="007F6A26" w:rsidRDefault="00FD588A" w:rsidP="00FD588A">
            <w:pPr>
              <w:pStyle w:val="a0"/>
              <w:ind w:firstLine="0"/>
              <w:rPr>
                <w:ins w:id="5533" w:author="Антон Смирнов" w:date="2023-05-25T13:43:00Z"/>
              </w:rPr>
            </w:pPr>
            <w:ins w:id="5534" w:author="Антон Смирнов" w:date="2023-05-25T13:43:00Z">
              <w:r w:rsidRPr="007F6A26">
                <w:t>0,17</w:t>
              </w:r>
            </w:ins>
          </w:p>
        </w:tc>
      </w:tr>
      <w:tr w:rsidR="00FD588A" w:rsidRPr="007F6A26" w14:paraId="2DD32BED" w14:textId="77777777" w:rsidTr="00FD588A">
        <w:trPr>
          <w:ins w:id="5535" w:author="Антон Смирнов" w:date="2023-05-25T13:43:00Z"/>
        </w:trPr>
        <w:tc>
          <w:tcPr>
            <w:tcW w:w="1182" w:type="dxa"/>
            <w:tcPrChange w:id="5536" w:author="Антон Смирнов" w:date="2023-05-25T13:48:00Z">
              <w:tcPr>
                <w:tcW w:w="1147" w:type="dxa"/>
              </w:tcPr>
            </w:tcPrChange>
          </w:tcPr>
          <w:p w14:paraId="5D543ACF" w14:textId="49A481EB" w:rsidR="00FD588A" w:rsidRPr="007F6A26" w:rsidRDefault="00FD588A" w:rsidP="00FD588A">
            <w:pPr>
              <w:pStyle w:val="a0"/>
              <w:ind w:firstLine="0"/>
              <w:rPr>
                <w:ins w:id="5537" w:author="Антон Смирнов" w:date="2023-05-25T13:43:00Z"/>
              </w:rPr>
            </w:pPr>
            <w:ins w:id="5538" w:author="Антон Смирнов" w:date="2023-05-25T13:43:00Z">
              <w:r w:rsidRPr="007F6A26">
                <w:t>B*39:24</w:t>
              </w:r>
            </w:ins>
          </w:p>
        </w:tc>
        <w:tc>
          <w:tcPr>
            <w:tcW w:w="814" w:type="dxa"/>
            <w:tcPrChange w:id="5539" w:author="Антон Смирнов" w:date="2023-05-25T13:48:00Z">
              <w:tcPr>
                <w:tcW w:w="1088" w:type="dxa"/>
              </w:tcPr>
            </w:tcPrChange>
          </w:tcPr>
          <w:p w14:paraId="0360F40A" w14:textId="77777777" w:rsidR="00FD588A" w:rsidRPr="007F6A26" w:rsidRDefault="00FD588A" w:rsidP="00FD588A">
            <w:pPr>
              <w:pStyle w:val="a0"/>
              <w:ind w:firstLine="0"/>
              <w:rPr>
                <w:ins w:id="5540" w:author="Антон Смирнов" w:date="2023-05-25T13:43:00Z"/>
              </w:rPr>
            </w:pPr>
            <w:ins w:id="5541" w:author="Антон Смирнов" w:date="2023-05-25T13:43:00Z">
              <w:r w:rsidRPr="007F6A26">
                <w:t>0,92</w:t>
              </w:r>
            </w:ins>
          </w:p>
        </w:tc>
        <w:tc>
          <w:tcPr>
            <w:tcW w:w="699" w:type="dxa"/>
            <w:tcPrChange w:id="5542" w:author="Антон Смирнов" w:date="2023-05-25T13:48:00Z">
              <w:tcPr>
                <w:tcW w:w="979" w:type="dxa"/>
              </w:tcPr>
            </w:tcPrChange>
          </w:tcPr>
          <w:p w14:paraId="397ED922" w14:textId="77777777" w:rsidR="00FD588A" w:rsidRPr="007F6A26" w:rsidRDefault="00FD588A" w:rsidP="00FD588A">
            <w:pPr>
              <w:pStyle w:val="a0"/>
              <w:ind w:firstLine="0"/>
              <w:rPr>
                <w:ins w:id="5543" w:author="Антон Смирнов" w:date="2023-05-25T13:43:00Z"/>
              </w:rPr>
            </w:pPr>
            <w:ins w:id="5544" w:author="Антон Смирнов" w:date="2023-05-25T13:43:00Z">
              <w:r w:rsidRPr="007F6A26">
                <w:t>0,01</w:t>
              </w:r>
            </w:ins>
          </w:p>
        </w:tc>
        <w:tc>
          <w:tcPr>
            <w:tcW w:w="1241" w:type="dxa"/>
            <w:tcPrChange w:id="5545" w:author="Антон Смирнов" w:date="2023-05-25T13:48:00Z">
              <w:tcPr>
                <w:tcW w:w="1606" w:type="dxa"/>
              </w:tcPr>
            </w:tcPrChange>
          </w:tcPr>
          <w:p w14:paraId="525CBB5A" w14:textId="77777777" w:rsidR="00FD588A" w:rsidRPr="007F6A26" w:rsidRDefault="00FD588A" w:rsidP="00FD588A">
            <w:pPr>
              <w:pStyle w:val="a0"/>
              <w:ind w:firstLine="0"/>
              <w:rPr>
                <w:ins w:id="5546" w:author="Антон Смирнов" w:date="2023-05-25T13:43:00Z"/>
              </w:rPr>
            </w:pPr>
            <w:ins w:id="5547" w:author="Антон Смирнов" w:date="2023-05-25T13:43:00Z">
              <w:r w:rsidRPr="007F6A26">
                <w:t>0,89</w:t>
              </w:r>
            </w:ins>
          </w:p>
        </w:tc>
        <w:tc>
          <w:tcPr>
            <w:tcW w:w="1966" w:type="dxa"/>
            <w:tcPrChange w:id="5548" w:author="Антон Смирнов" w:date="2023-05-25T13:48:00Z">
              <w:tcPr>
                <w:tcW w:w="1298" w:type="dxa"/>
              </w:tcPr>
            </w:tcPrChange>
          </w:tcPr>
          <w:p w14:paraId="4A8C48E8" w14:textId="77777777" w:rsidR="00FD588A" w:rsidRPr="007F6A26" w:rsidRDefault="00FD588A" w:rsidP="00FD588A">
            <w:pPr>
              <w:pStyle w:val="a0"/>
              <w:ind w:firstLine="0"/>
              <w:rPr>
                <w:ins w:id="5549" w:author="Антон Смирнов" w:date="2023-05-25T13:43:00Z"/>
              </w:rPr>
            </w:pPr>
            <w:ins w:id="5550" w:author="Антон Смирнов" w:date="2023-05-25T13:43:00Z">
              <w:r w:rsidRPr="007F6A26">
                <w:t>0,9</w:t>
              </w:r>
            </w:ins>
          </w:p>
        </w:tc>
        <w:tc>
          <w:tcPr>
            <w:tcW w:w="1395" w:type="dxa"/>
            <w:tcPrChange w:id="5551" w:author="Антон Смирнов" w:date="2023-05-25T13:48:00Z">
              <w:tcPr>
                <w:tcW w:w="1279" w:type="dxa"/>
              </w:tcPr>
            </w:tcPrChange>
          </w:tcPr>
          <w:p w14:paraId="02D5C4A0" w14:textId="77777777" w:rsidR="00FD588A" w:rsidRPr="007F6A26" w:rsidRDefault="00FD588A" w:rsidP="00FD588A">
            <w:pPr>
              <w:pStyle w:val="a0"/>
              <w:ind w:firstLine="0"/>
              <w:rPr>
                <w:ins w:id="5552" w:author="Антон Смирнов" w:date="2023-05-25T13:43:00Z"/>
              </w:rPr>
            </w:pPr>
            <w:ins w:id="5553" w:author="Антон Смирнов" w:date="2023-05-25T13:43:00Z">
              <w:r w:rsidRPr="007F6A26">
                <w:t>0,9</w:t>
              </w:r>
            </w:ins>
          </w:p>
        </w:tc>
        <w:tc>
          <w:tcPr>
            <w:tcW w:w="699" w:type="dxa"/>
            <w:tcPrChange w:id="5554" w:author="Антон Смирнов" w:date="2023-05-25T13:48:00Z">
              <w:tcPr>
                <w:tcW w:w="682" w:type="dxa"/>
              </w:tcPr>
            </w:tcPrChange>
          </w:tcPr>
          <w:p w14:paraId="5DE4E785" w14:textId="77777777" w:rsidR="00FD588A" w:rsidRPr="007F6A26" w:rsidRDefault="00FD588A" w:rsidP="00FD588A">
            <w:pPr>
              <w:pStyle w:val="a0"/>
              <w:ind w:firstLine="0"/>
              <w:rPr>
                <w:ins w:id="5555" w:author="Антон Смирнов" w:date="2023-05-25T13:43:00Z"/>
              </w:rPr>
            </w:pPr>
            <w:ins w:id="5556" w:author="Антон Смирнов" w:date="2023-05-25T13:43:00Z">
              <w:r w:rsidRPr="007F6A26">
                <w:t>0,89</w:t>
              </w:r>
            </w:ins>
          </w:p>
        </w:tc>
        <w:tc>
          <w:tcPr>
            <w:tcW w:w="699" w:type="dxa"/>
            <w:tcPrChange w:id="5557" w:author="Антон Смирнов" w:date="2023-05-25T13:48:00Z">
              <w:tcPr>
                <w:tcW w:w="682" w:type="dxa"/>
              </w:tcPr>
            </w:tcPrChange>
          </w:tcPr>
          <w:p w14:paraId="3192B867" w14:textId="77777777" w:rsidR="00FD588A" w:rsidRPr="007F6A26" w:rsidRDefault="00FD588A" w:rsidP="00FD588A">
            <w:pPr>
              <w:pStyle w:val="a0"/>
              <w:ind w:firstLine="0"/>
              <w:rPr>
                <w:ins w:id="5558" w:author="Антон Смирнов" w:date="2023-05-25T13:43:00Z"/>
              </w:rPr>
            </w:pPr>
            <w:ins w:id="5559" w:author="Антон Смирнов" w:date="2023-05-25T13:43:00Z">
              <w:r w:rsidRPr="007F6A26">
                <w:t>0,03</w:t>
              </w:r>
            </w:ins>
          </w:p>
        </w:tc>
        <w:tc>
          <w:tcPr>
            <w:tcW w:w="875" w:type="dxa"/>
            <w:tcPrChange w:id="5560" w:author="Антон Смирнов" w:date="2023-05-25T13:48:00Z">
              <w:tcPr>
                <w:tcW w:w="809" w:type="dxa"/>
              </w:tcPr>
            </w:tcPrChange>
          </w:tcPr>
          <w:p w14:paraId="64B92527" w14:textId="77777777" w:rsidR="00FD588A" w:rsidRPr="007F6A26" w:rsidRDefault="00FD588A" w:rsidP="00FD588A">
            <w:pPr>
              <w:pStyle w:val="a0"/>
              <w:ind w:firstLine="0"/>
              <w:rPr>
                <w:ins w:id="5561" w:author="Антон Смирнов" w:date="2023-05-25T13:43:00Z"/>
              </w:rPr>
            </w:pPr>
            <w:ins w:id="5562" w:author="Антон Смирнов" w:date="2023-05-25T13:43:00Z">
              <w:r w:rsidRPr="007F6A26">
                <w:t>0,06</w:t>
              </w:r>
            </w:ins>
          </w:p>
        </w:tc>
      </w:tr>
      <w:tr w:rsidR="00FD588A" w:rsidRPr="007F6A26" w14:paraId="028BAC22" w14:textId="77777777" w:rsidTr="00FD588A">
        <w:trPr>
          <w:ins w:id="5563" w:author="Антон Смирнов" w:date="2023-05-25T13:43:00Z"/>
        </w:trPr>
        <w:tc>
          <w:tcPr>
            <w:tcW w:w="1182" w:type="dxa"/>
            <w:tcPrChange w:id="5564" w:author="Антон Смирнов" w:date="2023-05-25T13:48:00Z">
              <w:tcPr>
                <w:tcW w:w="1147" w:type="dxa"/>
              </w:tcPr>
            </w:tcPrChange>
          </w:tcPr>
          <w:p w14:paraId="1948E603" w14:textId="471902AA" w:rsidR="00FD588A" w:rsidRPr="007F6A26" w:rsidRDefault="00FD588A" w:rsidP="00FD588A">
            <w:pPr>
              <w:pStyle w:val="a0"/>
              <w:ind w:firstLine="0"/>
              <w:rPr>
                <w:ins w:id="5565" w:author="Антон Смирнов" w:date="2023-05-25T13:43:00Z"/>
              </w:rPr>
            </w:pPr>
            <w:ins w:id="5566" w:author="Антон Смирнов" w:date="2023-05-25T13:43:00Z">
              <w:r w:rsidRPr="007F6A26">
                <w:t>B*13:02</w:t>
              </w:r>
            </w:ins>
          </w:p>
        </w:tc>
        <w:tc>
          <w:tcPr>
            <w:tcW w:w="814" w:type="dxa"/>
            <w:tcPrChange w:id="5567" w:author="Антон Смирнов" w:date="2023-05-25T13:48:00Z">
              <w:tcPr>
                <w:tcW w:w="1088" w:type="dxa"/>
              </w:tcPr>
            </w:tcPrChange>
          </w:tcPr>
          <w:p w14:paraId="1CACBC6F" w14:textId="77777777" w:rsidR="00FD588A" w:rsidRPr="007F6A26" w:rsidRDefault="00FD588A" w:rsidP="00FD588A">
            <w:pPr>
              <w:pStyle w:val="a0"/>
              <w:ind w:firstLine="0"/>
              <w:rPr>
                <w:ins w:id="5568" w:author="Антон Смирнов" w:date="2023-05-25T13:43:00Z"/>
              </w:rPr>
            </w:pPr>
            <w:ins w:id="5569" w:author="Антон Смирнов" w:date="2023-05-25T13:43:00Z">
              <w:r w:rsidRPr="007F6A26">
                <w:t>0,92</w:t>
              </w:r>
            </w:ins>
          </w:p>
        </w:tc>
        <w:tc>
          <w:tcPr>
            <w:tcW w:w="699" w:type="dxa"/>
            <w:tcPrChange w:id="5570" w:author="Антон Смирнов" w:date="2023-05-25T13:48:00Z">
              <w:tcPr>
                <w:tcW w:w="979" w:type="dxa"/>
              </w:tcPr>
            </w:tcPrChange>
          </w:tcPr>
          <w:p w14:paraId="29C5C2C5" w14:textId="77777777" w:rsidR="00FD588A" w:rsidRPr="007F6A26" w:rsidRDefault="00FD588A" w:rsidP="00FD588A">
            <w:pPr>
              <w:pStyle w:val="a0"/>
              <w:ind w:firstLine="0"/>
              <w:rPr>
                <w:ins w:id="5571" w:author="Антон Смирнов" w:date="2023-05-25T13:43:00Z"/>
              </w:rPr>
            </w:pPr>
            <w:ins w:id="5572" w:author="Антон Смирнов" w:date="2023-05-25T13:43:00Z">
              <w:r w:rsidRPr="007F6A26">
                <w:t>0</w:t>
              </w:r>
            </w:ins>
          </w:p>
        </w:tc>
        <w:tc>
          <w:tcPr>
            <w:tcW w:w="1241" w:type="dxa"/>
            <w:tcPrChange w:id="5573" w:author="Антон Смирнов" w:date="2023-05-25T13:48:00Z">
              <w:tcPr>
                <w:tcW w:w="1606" w:type="dxa"/>
              </w:tcPr>
            </w:tcPrChange>
          </w:tcPr>
          <w:p w14:paraId="22CDCE3E" w14:textId="77777777" w:rsidR="00FD588A" w:rsidRPr="007F6A26" w:rsidRDefault="00FD588A" w:rsidP="00FD588A">
            <w:pPr>
              <w:pStyle w:val="a0"/>
              <w:ind w:firstLine="0"/>
              <w:rPr>
                <w:ins w:id="5574" w:author="Антон Смирнов" w:date="2023-05-25T13:43:00Z"/>
              </w:rPr>
            </w:pPr>
            <w:ins w:id="5575" w:author="Антон Смирнов" w:date="2023-05-25T13:43:00Z">
              <w:r w:rsidRPr="007F6A26">
                <w:t>0,89</w:t>
              </w:r>
            </w:ins>
          </w:p>
        </w:tc>
        <w:tc>
          <w:tcPr>
            <w:tcW w:w="1966" w:type="dxa"/>
            <w:tcPrChange w:id="5576" w:author="Антон Смирнов" w:date="2023-05-25T13:48:00Z">
              <w:tcPr>
                <w:tcW w:w="1298" w:type="dxa"/>
              </w:tcPr>
            </w:tcPrChange>
          </w:tcPr>
          <w:p w14:paraId="4C6DEFB9" w14:textId="77777777" w:rsidR="00FD588A" w:rsidRPr="007F6A26" w:rsidRDefault="00FD588A" w:rsidP="00FD588A">
            <w:pPr>
              <w:pStyle w:val="a0"/>
              <w:ind w:firstLine="0"/>
              <w:rPr>
                <w:ins w:id="5577" w:author="Антон Смирнов" w:date="2023-05-25T13:43:00Z"/>
              </w:rPr>
            </w:pPr>
            <w:ins w:id="5578" w:author="Антон Смирнов" w:date="2023-05-25T13:43:00Z">
              <w:r w:rsidRPr="007F6A26">
                <w:t>0,89</w:t>
              </w:r>
            </w:ins>
          </w:p>
        </w:tc>
        <w:tc>
          <w:tcPr>
            <w:tcW w:w="1395" w:type="dxa"/>
            <w:tcPrChange w:id="5579" w:author="Антон Смирнов" w:date="2023-05-25T13:48:00Z">
              <w:tcPr>
                <w:tcW w:w="1279" w:type="dxa"/>
              </w:tcPr>
            </w:tcPrChange>
          </w:tcPr>
          <w:p w14:paraId="309265D3" w14:textId="77777777" w:rsidR="00FD588A" w:rsidRPr="007F6A26" w:rsidRDefault="00FD588A" w:rsidP="00FD588A">
            <w:pPr>
              <w:pStyle w:val="a0"/>
              <w:ind w:firstLine="0"/>
              <w:rPr>
                <w:ins w:id="5580" w:author="Антон Смирнов" w:date="2023-05-25T13:43:00Z"/>
              </w:rPr>
            </w:pPr>
            <w:ins w:id="5581" w:author="Антон Смирнов" w:date="2023-05-25T13:43:00Z">
              <w:r w:rsidRPr="007F6A26">
                <w:t>0,89</w:t>
              </w:r>
            </w:ins>
          </w:p>
        </w:tc>
        <w:tc>
          <w:tcPr>
            <w:tcW w:w="699" w:type="dxa"/>
            <w:tcPrChange w:id="5582" w:author="Антон Смирнов" w:date="2023-05-25T13:48:00Z">
              <w:tcPr>
                <w:tcW w:w="682" w:type="dxa"/>
              </w:tcPr>
            </w:tcPrChange>
          </w:tcPr>
          <w:p w14:paraId="7B590C6A" w14:textId="77777777" w:rsidR="00FD588A" w:rsidRPr="007F6A26" w:rsidRDefault="00FD588A" w:rsidP="00FD588A">
            <w:pPr>
              <w:pStyle w:val="a0"/>
              <w:ind w:firstLine="0"/>
              <w:rPr>
                <w:ins w:id="5583" w:author="Антон Смирнов" w:date="2023-05-25T13:43:00Z"/>
              </w:rPr>
            </w:pPr>
            <w:ins w:id="5584" w:author="Антон Смирнов" w:date="2023-05-25T13:43:00Z">
              <w:r w:rsidRPr="007F6A26">
                <w:t>0,89</w:t>
              </w:r>
            </w:ins>
          </w:p>
        </w:tc>
        <w:tc>
          <w:tcPr>
            <w:tcW w:w="699" w:type="dxa"/>
            <w:tcPrChange w:id="5585" w:author="Антон Смирнов" w:date="2023-05-25T13:48:00Z">
              <w:tcPr>
                <w:tcW w:w="682" w:type="dxa"/>
              </w:tcPr>
            </w:tcPrChange>
          </w:tcPr>
          <w:p w14:paraId="223E4AA0" w14:textId="77777777" w:rsidR="00FD588A" w:rsidRPr="007F6A26" w:rsidRDefault="00FD588A" w:rsidP="00FD588A">
            <w:pPr>
              <w:pStyle w:val="a0"/>
              <w:ind w:firstLine="0"/>
              <w:rPr>
                <w:ins w:id="5586" w:author="Антон Смирнов" w:date="2023-05-25T13:43:00Z"/>
              </w:rPr>
            </w:pPr>
            <w:ins w:id="5587" w:author="Антон Смирнов" w:date="2023-05-25T13:43:00Z">
              <w:r w:rsidRPr="007F6A26">
                <w:t>0,23</w:t>
              </w:r>
            </w:ins>
          </w:p>
        </w:tc>
        <w:tc>
          <w:tcPr>
            <w:tcW w:w="875" w:type="dxa"/>
            <w:tcPrChange w:id="5588" w:author="Антон Смирнов" w:date="2023-05-25T13:48:00Z">
              <w:tcPr>
                <w:tcW w:w="809" w:type="dxa"/>
              </w:tcPr>
            </w:tcPrChange>
          </w:tcPr>
          <w:p w14:paraId="4AC1A960" w14:textId="77777777" w:rsidR="00FD588A" w:rsidRPr="007F6A26" w:rsidRDefault="00FD588A" w:rsidP="00FD588A">
            <w:pPr>
              <w:pStyle w:val="a0"/>
              <w:ind w:firstLine="0"/>
              <w:rPr>
                <w:ins w:id="5589" w:author="Антон Смирнов" w:date="2023-05-25T13:43:00Z"/>
              </w:rPr>
            </w:pPr>
            <w:ins w:id="5590" w:author="Антон Смирнов" w:date="2023-05-25T13:43:00Z">
              <w:r w:rsidRPr="007F6A26">
                <w:t>0,2</w:t>
              </w:r>
            </w:ins>
          </w:p>
        </w:tc>
      </w:tr>
      <w:tr w:rsidR="00FD588A" w:rsidRPr="007F6A26" w14:paraId="714BDAEC" w14:textId="77777777" w:rsidTr="00FD588A">
        <w:trPr>
          <w:ins w:id="5591" w:author="Антон Смирнов" w:date="2023-05-25T13:43:00Z"/>
        </w:trPr>
        <w:tc>
          <w:tcPr>
            <w:tcW w:w="1182" w:type="dxa"/>
            <w:tcPrChange w:id="5592" w:author="Антон Смирнов" w:date="2023-05-25T13:48:00Z">
              <w:tcPr>
                <w:tcW w:w="1147" w:type="dxa"/>
              </w:tcPr>
            </w:tcPrChange>
          </w:tcPr>
          <w:p w14:paraId="4357492D" w14:textId="25881BFC" w:rsidR="00FD588A" w:rsidRPr="007F6A26" w:rsidRDefault="00FD588A" w:rsidP="00FD588A">
            <w:pPr>
              <w:pStyle w:val="a0"/>
              <w:ind w:firstLine="0"/>
              <w:rPr>
                <w:ins w:id="5593" w:author="Антон Смирнов" w:date="2023-05-25T13:43:00Z"/>
              </w:rPr>
            </w:pPr>
            <w:ins w:id="5594" w:author="Антон Смирнов" w:date="2023-05-25T13:43:00Z">
              <w:r w:rsidRPr="007F6A26">
                <w:lastRenderedPageBreak/>
                <w:t>A*34:02</w:t>
              </w:r>
            </w:ins>
          </w:p>
        </w:tc>
        <w:tc>
          <w:tcPr>
            <w:tcW w:w="814" w:type="dxa"/>
            <w:tcPrChange w:id="5595" w:author="Антон Смирнов" w:date="2023-05-25T13:48:00Z">
              <w:tcPr>
                <w:tcW w:w="1088" w:type="dxa"/>
              </w:tcPr>
            </w:tcPrChange>
          </w:tcPr>
          <w:p w14:paraId="069F1F5E" w14:textId="77777777" w:rsidR="00FD588A" w:rsidRPr="007F6A26" w:rsidRDefault="00FD588A" w:rsidP="00FD588A">
            <w:pPr>
              <w:pStyle w:val="a0"/>
              <w:ind w:firstLine="0"/>
              <w:rPr>
                <w:ins w:id="5596" w:author="Антон Смирнов" w:date="2023-05-25T13:43:00Z"/>
              </w:rPr>
            </w:pPr>
            <w:ins w:id="5597" w:author="Антон Смирнов" w:date="2023-05-25T13:43:00Z">
              <w:r w:rsidRPr="007F6A26">
                <w:t>0,92</w:t>
              </w:r>
            </w:ins>
          </w:p>
        </w:tc>
        <w:tc>
          <w:tcPr>
            <w:tcW w:w="699" w:type="dxa"/>
            <w:tcPrChange w:id="5598" w:author="Антон Смирнов" w:date="2023-05-25T13:48:00Z">
              <w:tcPr>
                <w:tcW w:w="979" w:type="dxa"/>
              </w:tcPr>
            </w:tcPrChange>
          </w:tcPr>
          <w:p w14:paraId="2182FF5D" w14:textId="77777777" w:rsidR="00FD588A" w:rsidRPr="007F6A26" w:rsidRDefault="00FD588A" w:rsidP="00FD588A">
            <w:pPr>
              <w:pStyle w:val="a0"/>
              <w:ind w:firstLine="0"/>
              <w:rPr>
                <w:ins w:id="5599" w:author="Антон Смирнов" w:date="2023-05-25T13:43:00Z"/>
              </w:rPr>
            </w:pPr>
            <w:ins w:id="5600" w:author="Антон Смирнов" w:date="2023-05-25T13:43:00Z">
              <w:r w:rsidRPr="007F6A26">
                <w:t>0</w:t>
              </w:r>
            </w:ins>
          </w:p>
        </w:tc>
        <w:tc>
          <w:tcPr>
            <w:tcW w:w="1241" w:type="dxa"/>
            <w:tcPrChange w:id="5601" w:author="Антон Смирнов" w:date="2023-05-25T13:48:00Z">
              <w:tcPr>
                <w:tcW w:w="1606" w:type="dxa"/>
              </w:tcPr>
            </w:tcPrChange>
          </w:tcPr>
          <w:p w14:paraId="398B5EB0" w14:textId="77777777" w:rsidR="00FD588A" w:rsidRPr="007F6A26" w:rsidRDefault="00FD588A" w:rsidP="00FD588A">
            <w:pPr>
              <w:pStyle w:val="a0"/>
              <w:ind w:firstLine="0"/>
              <w:rPr>
                <w:ins w:id="5602" w:author="Антон Смирнов" w:date="2023-05-25T13:43:00Z"/>
              </w:rPr>
            </w:pPr>
            <w:ins w:id="5603" w:author="Антон Смирнов" w:date="2023-05-25T13:43:00Z">
              <w:r w:rsidRPr="007F6A26">
                <w:t>0,89</w:t>
              </w:r>
            </w:ins>
          </w:p>
        </w:tc>
        <w:tc>
          <w:tcPr>
            <w:tcW w:w="1966" w:type="dxa"/>
            <w:tcPrChange w:id="5604" w:author="Антон Смирнов" w:date="2023-05-25T13:48:00Z">
              <w:tcPr>
                <w:tcW w:w="1298" w:type="dxa"/>
              </w:tcPr>
            </w:tcPrChange>
          </w:tcPr>
          <w:p w14:paraId="32BC5FDA" w14:textId="77777777" w:rsidR="00FD588A" w:rsidRPr="007F6A26" w:rsidRDefault="00FD588A" w:rsidP="00FD588A">
            <w:pPr>
              <w:pStyle w:val="a0"/>
              <w:ind w:firstLine="0"/>
              <w:rPr>
                <w:ins w:id="5605" w:author="Антон Смирнов" w:date="2023-05-25T13:43:00Z"/>
              </w:rPr>
            </w:pPr>
            <w:ins w:id="5606" w:author="Антон Смирнов" w:date="2023-05-25T13:43:00Z">
              <w:r w:rsidRPr="007F6A26">
                <w:t>0,89</w:t>
              </w:r>
            </w:ins>
          </w:p>
        </w:tc>
        <w:tc>
          <w:tcPr>
            <w:tcW w:w="1395" w:type="dxa"/>
            <w:tcPrChange w:id="5607" w:author="Антон Смирнов" w:date="2023-05-25T13:48:00Z">
              <w:tcPr>
                <w:tcW w:w="1279" w:type="dxa"/>
              </w:tcPr>
            </w:tcPrChange>
          </w:tcPr>
          <w:p w14:paraId="7FB606D5" w14:textId="77777777" w:rsidR="00FD588A" w:rsidRPr="007F6A26" w:rsidRDefault="00FD588A" w:rsidP="00FD588A">
            <w:pPr>
              <w:pStyle w:val="a0"/>
              <w:ind w:firstLine="0"/>
              <w:rPr>
                <w:ins w:id="5608" w:author="Антон Смирнов" w:date="2023-05-25T13:43:00Z"/>
              </w:rPr>
            </w:pPr>
            <w:ins w:id="5609" w:author="Антон Смирнов" w:date="2023-05-25T13:43:00Z">
              <w:r w:rsidRPr="007F6A26">
                <w:t>0,89</w:t>
              </w:r>
            </w:ins>
          </w:p>
        </w:tc>
        <w:tc>
          <w:tcPr>
            <w:tcW w:w="699" w:type="dxa"/>
            <w:tcPrChange w:id="5610" w:author="Антон Смирнов" w:date="2023-05-25T13:48:00Z">
              <w:tcPr>
                <w:tcW w:w="682" w:type="dxa"/>
              </w:tcPr>
            </w:tcPrChange>
          </w:tcPr>
          <w:p w14:paraId="05311504" w14:textId="77777777" w:rsidR="00FD588A" w:rsidRPr="007F6A26" w:rsidRDefault="00FD588A" w:rsidP="00FD588A">
            <w:pPr>
              <w:pStyle w:val="a0"/>
              <w:ind w:firstLine="0"/>
              <w:rPr>
                <w:ins w:id="5611" w:author="Антон Смирнов" w:date="2023-05-25T13:43:00Z"/>
              </w:rPr>
            </w:pPr>
            <w:ins w:id="5612" w:author="Антон Смирнов" w:date="2023-05-25T13:43:00Z">
              <w:r w:rsidRPr="007F6A26">
                <w:t>0,89</w:t>
              </w:r>
            </w:ins>
          </w:p>
        </w:tc>
        <w:tc>
          <w:tcPr>
            <w:tcW w:w="699" w:type="dxa"/>
            <w:tcPrChange w:id="5613" w:author="Антон Смирнов" w:date="2023-05-25T13:48:00Z">
              <w:tcPr>
                <w:tcW w:w="682" w:type="dxa"/>
              </w:tcPr>
            </w:tcPrChange>
          </w:tcPr>
          <w:p w14:paraId="46FFE2D7" w14:textId="77777777" w:rsidR="00FD588A" w:rsidRPr="007F6A26" w:rsidRDefault="00FD588A" w:rsidP="00FD588A">
            <w:pPr>
              <w:pStyle w:val="a0"/>
              <w:ind w:firstLine="0"/>
              <w:rPr>
                <w:ins w:id="5614" w:author="Антон Смирнов" w:date="2023-05-25T13:43:00Z"/>
              </w:rPr>
            </w:pPr>
            <w:ins w:id="5615" w:author="Антон Смирнов" w:date="2023-05-25T13:43:00Z">
              <w:r w:rsidRPr="007F6A26">
                <w:t>0,15</w:t>
              </w:r>
            </w:ins>
          </w:p>
        </w:tc>
        <w:tc>
          <w:tcPr>
            <w:tcW w:w="875" w:type="dxa"/>
            <w:tcPrChange w:id="5616" w:author="Антон Смирнов" w:date="2023-05-25T13:48:00Z">
              <w:tcPr>
                <w:tcW w:w="809" w:type="dxa"/>
              </w:tcPr>
            </w:tcPrChange>
          </w:tcPr>
          <w:p w14:paraId="61AE2845" w14:textId="77777777" w:rsidR="00FD588A" w:rsidRPr="007F6A26" w:rsidRDefault="00FD588A" w:rsidP="00FD588A">
            <w:pPr>
              <w:pStyle w:val="a0"/>
              <w:ind w:firstLine="0"/>
              <w:rPr>
                <w:ins w:id="5617" w:author="Антон Смирнов" w:date="2023-05-25T13:43:00Z"/>
              </w:rPr>
            </w:pPr>
            <w:ins w:id="5618" w:author="Антон Смирнов" w:date="2023-05-25T13:43:00Z">
              <w:r w:rsidRPr="007F6A26">
                <w:t>0,19</w:t>
              </w:r>
            </w:ins>
          </w:p>
        </w:tc>
      </w:tr>
      <w:tr w:rsidR="00FD588A" w:rsidRPr="007F6A26" w14:paraId="38930690" w14:textId="77777777" w:rsidTr="00FD588A">
        <w:trPr>
          <w:ins w:id="5619" w:author="Антон Смирнов" w:date="2023-05-25T13:43:00Z"/>
        </w:trPr>
        <w:tc>
          <w:tcPr>
            <w:tcW w:w="1182" w:type="dxa"/>
            <w:tcPrChange w:id="5620" w:author="Антон Смирнов" w:date="2023-05-25T13:48:00Z">
              <w:tcPr>
                <w:tcW w:w="1147" w:type="dxa"/>
              </w:tcPr>
            </w:tcPrChange>
          </w:tcPr>
          <w:p w14:paraId="061A733E" w14:textId="71A65F6C" w:rsidR="00FD588A" w:rsidRPr="007F6A26" w:rsidRDefault="00FD588A" w:rsidP="00FD588A">
            <w:pPr>
              <w:pStyle w:val="a0"/>
              <w:ind w:firstLine="0"/>
              <w:rPr>
                <w:ins w:id="5621" w:author="Антон Смирнов" w:date="2023-05-25T13:43:00Z"/>
              </w:rPr>
            </w:pPr>
            <w:ins w:id="5622" w:author="Антон Смирнов" w:date="2023-05-25T13:43:00Z">
              <w:r w:rsidRPr="007F6A26">
                <w:t>B*44:05</w:t>
              </w:r>
            </w:ins>
          </w:p>
        </w:tc>
        <w:tc>
          <w:tcPr>
            <w:tcW w:w="814" w:type="dxa"/>
            <w:tcPrChange w:id="5623" w:author="Антон Смирнов" w:date="2023-05-25T13:48:00Z">
              <w:tcPr>
                <w:tcW w:w="1088" w:type="dxa"/>
              </w:tcPr>
            </w:tcPrChange>
          </w:tcPr>
          <w:p w14:paraId="3FC3CD64" w14:textId="77777777" w:rsidR="00FD588A" w:rsidRPr="007F6A26" w:rsidRDefault="00FD588A" w:rsidP="00FD588A">
            <w:pPr>
              <w:pStyle w:val="a0"/>
              <w:ind w:firstLine="0"/>
              <w:rPr>
                <w:ins w:id="5624" w:author="Антон Смирнов" w:date="2023-05-25T13:43:00Z"/>
              </w:rPr>
            </w:pPr>
            <w:ins w:id="5625" w:author="Антон Смирнов" w:date="2023-05-25T13:43:00Z">
              <w:r w:rsidRPr="007F6A26">
                <w:t>0,92</w:t>
              </w:r>
            </w:ins>
          </w:p>
        </w:tc>
        <w:tc>
          <w:tcPr>
            <w:tcW w:w="699" w:type="dxa"/>
            <w:tcPrChange w:id="5626" w:author="Антон Смирнов" w:date="2023-05-25T13:48:00Z">
              <w:tcPr>
                <w:tcW w:w="979" w:type="dxa"/>
              </w:tcPr>
            </w:tcPrChange>
          </w:tcPr>
          <w:p w14:paraId="55AB5430" w14:textId="77777777" w:rsidR="00FD588A" w:rsidRPr="007F6A26" w:rsidRDefault="00FD588A" w:rsidP="00FD588A">
            <w:pPr>
              <w:pStyle w:val="a0"/>
              <w:ind w:firstLine="0"/>
              <w:rPr>
                <w:ins w:id="5627" w:author="Антон Смирнов" w:date="2023-05-25T13:43:00Z"/>
              </w:rPr>
            </w:pPr>
            <w:ins w:id="5628" w:author="Антон Смирнов" w:date="2023-05-25T13:43:00Z">
              <w:r w:rsidRPr="007F6A26">
                <w:t>0,18</w:t>
              </w:r>
            </w:ins>
          </w:p>
        </w:tc>
        <w:tc>
          <w:tcPr>
            <w:tcW w:w="1241" w:type="dxa"/>
            <w:tcPrChange w:id="5629" w:author="Антон Смирнов" w:date="2023-05-25T13:48:00Z">
              <w:tcPr>
                <w:tcW w:w="1606" w:type="dxa"/>
              </w:tcPr>
            </w:tcPrChange>
          </w:tcPr>
          <w:p w14:paraId="28C98DA1" w14:textId="77777777" w:rsidR="00FD588A" w:rsidRPr="007F6A26" w:rsidRDefault="00FD588A" w:rsidP="00FD588A">
            <w:pPr>
              <w:pStyle w:val="a0"/>
              <w:ind w:firstLine="0"/>
              <w:rPr>
                <w:ins w:id="5630" w:author="Антон Смирнов" w:date="2023-05-25T13:43:00Z"/>
              </w:rPr>
            </w:pPr>
            <w:ins w:id="5631" w:author="Антон Смирнов" w:date="2023-05-25T13:43:00Z">
              <w:r w:rsidRPr="007F6A26">
                <w:t>0,81</w:t>
              </w:r>
            </w:ins>
          </w:p>
        </w:tc>
        <w:tc>
          <w:tcPr>
            <w:tcW w:w="1966" w:type="dxa"/>
            <w:tcPrChange w:id="5632" w:author="Антон Смирнов" w:date="2023-05-25T13:48:00Z">
              <w:tcPr>
                <w:tcW w:w="1298" w:type="dxa"/>
              </w:tcPr>
            </w:tcPrChange>
          </w:tcPr>
          <w:p w14:paraId="574B2B4F" w14:textId="77777777" w:rsidR="00FD588A" w:rsidRPr="007F6A26" w:rsidRDefault="00FD588A" w:rsidP="00FD588A">
            <w:pPr>
              <w:pStyle w:val="a0"/>
              <w:ind w:firstLine="0"/>
              <w:rPr>
                <w:ins w:id="5633" w:author="Антон Смирнов" w:date="2023-05-25T13:43:00Z"/>
              </w:rPr>
            </w:pPr>
            <w:ins w:id="5634" w:author="Антон Смирнов" w:date="2023-05-25T13:43:00Z">
              <w:r w:rsidRPr="007F6A26">
                <w:t>0,96</w:t>
              </w:r>
            </w:ins>
          </w:p>
        </w:tc>
        <w:tc>
          <w:tcPr>
            <w:tcW w:w="1395" w:type="dxa"/>
            <w:tcPrChange w:id="5635" w:author="Антон Смирнов" w:date="2023-05-25T13:48:00Z">
              <w:tcPr>
                <w:tcW w:w="1279" w:type="dxa"/>
              </w:tcPr>
            </w:tcPrChange>
          </w:tcPr>
          <w:p w14:paraId="79C95D06" w14:textId="77777777" w:rsidR="00FD588A" w:rsidRPr="007F6A26" w:rsidRDefault="00FD588A" w:rsidP="00FD588A">
            <w:pPr>
              <w:pStyle w:val="a0"/>
              <w:ind w:firstLine="0"/>
              <w:rPr>
                <w:ins w:id="5636" w:author="Антон Смирнов" w:date="2023-05-25T13:43:00Z"/>
              </w:rPr>
            </w:pPr>
            <w:ins w:id="5637" w:author="Антон Смирнов" w:date="2023-05-25T13:43:00Z">
              <w:r w:rsidRPr="007F6A26">
                <w:t>0,96</w:t>
              </w:r>
            </w:ins>
          </w:p>
        </w:tc>
        <w:tc>
          <w:tcPr>
            <w:tcW w:w="699" w:type="dxa"/>
            <w:tcPrChange w:id="5638" w:author="Антон Смирнов" w:date="2023-05-25T13:48:00Z">
              <w:tcPr>
                <w:tcW w:w="682" w:type="dxa"/>
              </w:tcPr>
            </w:tcPrChange>
          </w:tcPr>
          <w:p w14:paraId="3D029B87" w14:textId="77777777" w:rsidR="00FD588A" w:rsidRPr="007F6A26" w:rsidRDefault="00FD588A" w:rsidP="00FD588A">
            <w:pPr>
              <w:pStyle w:val="a0"/>
              <w:ind w:firstLine="0"/>
              <w:rPr>
                <w:ins w:id="5639" w:author="Антон Смирнов" w:date="2023-05-25T13:43:00Z"/>
              </w:rPr>
            </w:pPr>
            <w:ins w:id="5640" w:author="Антон Смирнов" w:date="2023-05-25T13:43:00Z">
              <w:r w:rsidRPr="007F6A26">
                <w:t>0,89</w:t>
              </w:r>
            </w:ins>
          </w:p>
        </w:tc>
        <w:tc>
          <w:tcPr>
            <w:tcW w:w="699" w:type="dxa"/>
            <w:tcPrChange w:id="5641" w:author="Антон Смирнов" w:date="2023-05-25T13:48:00Z">
              <w:tcPr>
                <w:tcW w:w="682" w:type="dxa"/>
              </w:tcPr>
            </w:tcPrChange>
          </w:tcPr>
          <w:p w14:paraId="281556B2" w14:textId="77777777" w:rsidR="00FD588A" w:rsidRPr="007F6A26" w:rsidRDefault="00FD588A" w:rsidP="00FD588A">
            <w:pPr>
              <w:pStyle w:val="a0"/>
              <w:ind w:firstLine="0"/>
              <w:rPr>
                <w:ins w:id="5642" w:author="Антон Смирнов" w:date="2023-05-25T13:43:00Z"/>
              </w:rPr>
            </w:pPr>
            <w:ins w:id="5643" w:author="Антон Смирнов" w:date="2023-05-25T13:43:00Z">
              <w:r w:rsidRPr="007F6A26">
                <w:t>0,17</w:t>
              </w:r>
            </w:ins>
          </w:p>
        </w:tc>
        <w:tc>
          <w:tcPr>
            <w:tcW w:w="875" w:type="dxa"/>
            <w:tcPrChange w:id="5644" w:author="Антон Смирнов" w:date="2023-05-25T13:48:00Z">
              <w:tcPr>
                <w:tcW w:w="809" w:type="dxa"/>
              </w:tcPr>
            </w:tcPrChange>
          </w:tcPr>
          <w:p w14:paraId="55ABBD89" w14:textId="77777777" w:rsidR="00FD588A" w:rsidRPr="007F6A26" w:rsidRDefault="00FD588A" w:rsidP="00FD588A">
            <w:pPr>
              <w:pStyle w:val="a0"/>
              <w:ind w:firstLine="0"/>
              <w:rPr>
                <w:ins w:id="5645" w:author="Антон Смирнов" w:date="2023-05-25T13:43:00Z"/>
              </w:rPr>
            </w:pPr>
            <w:ins w:id="5646" w:author="Антон Смирнов" w:date="2023-05-25T13:43:00Z">
              <w:r w:rsidRPr="007F6A26">
                <w:t>0,02</w:t>
              </w:r>
            </w:ins>
          </w:p>
        </w:tc>
      </w:tr>
      <w:tr w:rsidR="00FD588A" w:rsidRPr="007F6A26" w14:paraId="7ADF9F69" w14:textId="77777777" w:rsidTr="00FD588A">
        <w:trPr>
          <w:ins w:id="5647" w:author="Антон Смирнов" w:date="2023-05-25T13:43:00Z"/>
        </w:trPr>
        <w:tc>
          <w:tcPr>
            <w:tcW w:w="1182" w:type="dxa"/>
            <w:tcPrChange w:id="5648" w:author="Антон Смирнов" w:date="2023-05-25T13:48:00Z">
              <w:tcPr>
                <w:tcW w:w="1147" w:type="dxa"/>
              </w:tcPr>
            </w:tcPrChange>
          </w:tcPr>
          <w:p w14:paraId="7B6F9B53" w14:textId="16A79A03" w:rsidR="00FD588A" w:rsidRPr="007F6A26" w:rsidRDefault="00FD588A" w:rsidP="00FD588A">
            <w:pPr>
              <w:pStyle w:val="a0"/>
              <w:ind w:firstLine="0"/>
              <w:rPr>
                <w:ins w:id="5649" w:author="Антон Смирнов" w:date="2023-05-25T13:43:00Z"/>
              </w:rPr>
            </w:pPr>
            <w:ins w:id="5650" w:author="Антон Смирнов" w:date="2023-05-25T13:43:00Z">
              <w:r w:rsidRPr="007F6A26">
                <w:t>A*11:01</w:t>
              </w:r>
            </w:ins>
          </w:p>
        </w:tc>
        <w:tc>
          <w:tcPr>
            <w:tcW w:w="814" w:type="dxa"/>
            <w:tcPrChange w:id="5651" w:author="Антон Смирнов" w:date="2023-05-25T13:48:00Z">
              <w:tcPr>
                <w:tcW w:w="1088" w:type="dxa"/>
              </w:tcPr>
            </w:tcPrChange>
          </w:tcPr>
          <w:p w14:paraId="03A6B744" w14:textId="77777777" w:rsidR="00FD588A" w:rsidRPr="007F6A26" w:rsidRDefault="00FD588A" w:rsidP="00FD588A">
            <w:pPr>
              <w:pStyle w:val="a0"/>
              <w:ind w:firstLine="0"/>
              <w:rPr>
                <w:ins w:id="5652" w:author="Антон Смирнов" w:date="2023-05-25T13:43:00Z"/>
              </w:rPr>
            </w:pPr>
            <w:ins w:id="5653" w:author="Антон Смирнов" w:date="2023-05-25T13:43:00Z">
              <w:r w:rsidRPr="007F6A26">
                <w:t>0,92</w:t>
              </w:r>
            </w:ins>
          </w:p>
        </w:tc>
        <w:tc>
          <w:tcPr>
            <w:tcW w:w="699" w:type="dxa"/>
            <w:tcPrChange w:id="5654" w:author="Антон Смирнов" w:date="2023-05-25T13:48:00Z">
              <w:tcPr>
                <w:tcW w:w="979" w:type="dxa"/>
              </w:tcPr>
            </w:tcPrChange>
          </w:tcPr>
          <w:p w14:paraId="2DD165C6" w14:textId="77777777" w:rsidR="00FD588A" w:rsidRPr="007F6A26" w:rsidRDefault="00FD588A" w:rsidP="00FD588A">
            <w:pPr>
              <w:pStyle w:val="a0"/>
              <w:ind w:firstLine="0"/>
              <w:rPr>
                <w:ins w:id="5655" w:author="Антон Смирнов" w:date="2023-05-25T13:43:00Z"/>
              </w:rPr>
            </w:pPr>
            <w:ins w:id="5656" w:author="Антон Смирнов" w:date="2023-05-25T13:43:00Z">
              <w:r w:rsidRPr="007F6A26">
                <w:t>0,01</w:t>
              </w:r>
            </w:ins>
          </w:p>
        </w:tc>
        <w:tc>
          <w:tcPr>
            <w:tcW w:w="1241" w:type="dxa"/>
            <w:tcPrChange w:id="5657" w:author="Антон Смирнов" w:date="2023-05-25T13:48:00Z">
              <w:tcPr>
                <w:tcW w:w="1606" w:type="dxa"/>
              </w:tcPr>
            </w:tcPrChange>
          </w:tcPr>
          <w:p w14:paraId="553A2E00" w14:textId="77777777" w:rsidR="00FD588A" w:rsidRPr="007F6A26" w:rsidRDefault="00FD588A" w:rsidP="00FD588A">
            <w:pPr>
              <w:pStyle w:val="a0"/>
              <w:ind w:firstLine="0"/>
              <w:rPr>
                <w:ins w:id="5658" w:author="Антон Смирнов" w:date="2023-05-25T13:43:00Z"/>
              </w:rPr>
            </w:pPr>
            <w:ins w:id="5659" w:author="Антон Смирнов" w:date="2023-05-25T13:43:00Z">
              <w:r w:rsidRPr="007F6A26">
                <w:t>0,89</w:t>
              </w:r>
            </w:ins>
          </w:p>
        </w:tc>
        <w:tc>
          <w:tcPr>
            <w:tcW w:w="1966" w:type="dxa"/>
            <w:tcPrChange w:id="5660" w:author="Антон Смирнов" w:date="2023-05-25T13:48:00Z">
              <w:tcPr>
                <w:tcW w:w="1298" w:type="dxa"/>
              </w:tcPr>
            </w:tcPrChange>
          </w:tcPr>
          <w:p w14:paraId="3403A45F" w14:textId="77777777" w:rsidR="00FD588A" w:rsidRPr="007F6A26" w:rsidRDefault="00FD588A" w:rsidP="00FD588A">
            <w:pPr>
              <w:pStyle w:val="a0"/>
              <w:ind w:firstLine="0"/>
              <w:rPr>
                <w:ins w:id="5661" w:author="Антон Смирнов" w:date="2023-05-25T13:43:00Z"/>
              </w:rPr>
            </w:pPr>
            <w:ins w:id="5662" w:author="Антон Смирнов" w:date="2023-05-25T13:43:00Z">
              <w:r w:rsidRPr="007F6A26">
                <w:t>0,89</w:t>
              </w:r>
            </w:ins>
          </w:p>
        </w:tc>
        <w:tc>
          <w:tcPr>
            <w:tcW w:w="1395" w:type="dxa"/>
            <w:tcPrChange w:id="5663" w:author="Антон Смирнов" w:date="2023-05-25T13:48:00Z">
              <w:tcPr>
                <w:tcW w:w="1279" w:type="dxa"/>
              </w:tcPr>
            </w:tcPrChange>
          </w:tcPr>
          <w:p w14:paraId="0AC59958" w14:textId="77777777" w:rsidR="00FD588A" w:rsidRPr="007F6A26" w:rsidRDefault="00FD588A" w:rsidP="00FD588A">
            <w:pPr>
              <w:pStyle w:val="a0"/>
              <w:ind w:firstLine="0"/>
              <w:rPr>
                <w:ins w:id="5664" w:author="Антон Смирнов" w:date="2023-05-25T13:43:00Z"/>
              </w:rPr>
            </w:pPr>
            <w:ins w:id="5665" w:author="Антон Смирнов" w:date="2023-05-25T13:43:00Z">
              <w:r w:rsidRPr="007F6A26">
                <w:t>0,89</w:t>
              </w:r>
            </w:ins>
          </w:p>
        </w:tc>
        <w:tc>
          <w:tcPr>
            <w:tcW w:w="699" w:type="dxa"/>
            <w:tcPrChange w:id="5666" w:author="Антон Смирнов" w:date="2023-05-25T13:48:00Z">
              <w:tcPr>
                <w:tcW w:w="682" w:type="dxa"/>
              </w:tcPr>
            </w:tcPrChange>
          </w:tcPr>
          <w:p w14:paraId="59988DB9" w14:textId="77777777" w:rsidR="00FD588A" w:rsidRPr="007F6A26" w:rsidRDefault="00FD588A" w:rsidP="00FD588A">
            <w:pPr>
              <w:pStyle w:val="a0"/>
              <w:ind w:firstLine="0"/>
              <w:rPr>
                <w:ins w:id="5667" w:author="Антон Смирнов" w:date="2023-05-25T13:43:00Z"/>
              </w:rPr>
            </w:pPr>
            <w:ins w:id="5668" w:author="Антон Смирнов" w:date="2023-05-25T13:43:00Z">
              <w:r w:rsidRPr="007F6A26">
                <w:t>0,89</w:t>
              </w:r>
            </w:ins>
          </w:p>
        </w:tc>
        <w:tc>
          <w:tcPr>
            <w:tcW w:w="699" w:type="dxa"/>
            <w:tcPrChange w:id="5669" w:author="Антон Смирнов" w:date="2023-05-25T13:48:00Z">
              <w:tcPr>
                <w:tcW w:w="682" w:type="dxa"/>
              </w:tcPr>
            </w:tcPrChange>
          </w:tcPr>
          <w:p w14:paraId="4C81DA5B" w14:textId="77777777" w:rsidR="00FD588A" w:rsidRPr="007F6A26" w:rsidRDefault="00FD588A" w:rsidP="00FD588A">
            <w:pPr>
              <w:pStyle w:val="a0"/>
              <w:ind w:firstLine="0"/>
              <w:rPr>
                <w:ins w:id="5670" w:author="Антон Смирнов" w:date="2023-05-25T13:43:00Z"/>
              </w:rPr>
            </w:pPr>
            <w:ins w:id="5671" w:author="Антон Смирнов" w:date="2023-05-25T13:43:00Z">
              <w:r w:rsidRPr="007F6A26">
                <w:t>0,3</w:t>
              </w:r>
            </w:ins>
          </w:p>
        </w:tc>
        <w:tc>
          <w:tcPr>
            <w:tcW w:w="875" w:type="dxa"/>
            <w:tcPrChange w:id="5672" w:author="Антон Смирнов" w:date="2023-05-25T13:48:00Z">
              <w:tcPr>
                <w:tcW w:w="809" w:type="dxa"/>
              </w:tcPr>
            </w:tcPrChange>
          </w:tcPr>
          <w:p w14:paraId="2CA2C155" w14:textId="77777777" w:rsidR="00FD588A" w:rsidRPr="007F6A26" w:rsidRDefault="00FD588A" w:rsidP="00FD588A">
            <w:pPr>
              <w:pStyle w:val="a0"/>
              <w:ind w:firstLine="0"/>
              <w:rPr>
                <w:ins w:id="5673" w:author="Антон Смирнов" w:date="2023-05-25T13:43:00Z"/>
              </w:rPr>
            </w:pPr>
            <w:ins w:id="5674" w:author="Антон Смирнов" w:date="2023-05-25T13:43:00Z">
              <w:r w:rsidRPr="007F6A26">
                <w:t>0,34</w:t>
              </w:r>
            </w:ins>
          </w:p>
        </w:tc>
      </w:tr>
      <w:tr w:rsidR="00FD588A" w:rsidRPr="007F6A26" w14:paraId="41EDDABB" w14:textId="77777777" w:rsidTr="00FD588A">
        <w:trPr>
          <w:ins w:id="5675" w:author="Антон Смирнов" w:date="2023-05-25T13:43:00Z"/>
        </w:trPr>
        <w:tc>
          <w:tcPr>
            <w:tcW w:w="1182" w:type="dxa"/>
            <w:tcPrChange w:id="5676" w:author="Антон Смирнов" w:date="2023-05-25T13:48:00Z">
              <w:tcPr>
                <w:tcW w:w="1147" w:type="dxa"/>
              </w:tcPr>
            </w:tcPrChange>
          </w:tcPr>
          <w:p w14:paraId="6FF36E8F" w14:textId="36CC2E98" w:rsidR="00FD588A" w:rsidRPr="007F6A26" w:rsidRDefault="00FD588A" w:rsidP="00FD588A">
            <w:pPr>
              <w:pStyle w:val="a0"/>
              <w:ind w:firstLine="0"/>
              <w:rPr>
                <w:ins w:id="5677" w:author="Антон Смирнов" w:date="2023-05-25T13:43:00Z"/>
              </w:rPr>
            </w:pPr>
            <w:ins w:id="5678" w:author="Антон Смирнов" w:date="2023-05-25T13:43:00Z">
              <w:r w:rsidRPr="007F6A26">
                <w:t>C*15:02</w:t>
              </w:r>
            </w:ins>
          </w:p>
        </w:tc>
        <w:tc>
          <w:tcPr>
            <w:tcW w:w="814" w:type="dxa"/>
            <w:tcPrChange w:id="5679" w:author="Антон Смирнов" w:date="2023-05-25T13:48:00Z">
              <w:tcPr>
                <w:tcW w:w="1088" w:type="dxa"/>
              </w:tcPr>
            </w:tcPrChange>
          </w:tcPr>
          <w:p w14:paraId="68E5680C" w14:textId="77777777" w:rsidR="00FD588A" w:rsidRPr="007F6A26" w:rsidRDefault="00FD588A" w:rsidP="00FD588A">
            <w:pPr>
              <w:pStyle w:val="a0"/>
              <w:ind w:firstLine="0"/>
              <w:rPr>
                <w:ins w:id="5680" w:author="Антон Смирнов" w:date="2023-05-25T13:43:00Z"/>
              </w:rPr>
            </w:pPr>
            <w:ins w:id="5681" w:author="Антон Смирнов" w:date="2023-05-25T13:43:00Z">
              <w:r w:rsidRPr="007F6A26">
                <w:t>0,92</w:t>
              </w:r>
            </w:ins>
          </w:p>
        </w:tc>
        <w:tc>
          <w:tcPr>
            <w:tcW w:w="699" w:type="dxa"/>
            <w:tcPrChange w:id="5682" w:author="Антон Смирнов" w:date="2023-05-25T13:48:00Z">
              <w:tcPr>
                <w:tcW w:w="979" w:type="dxa"/>
              </w:tcPr>
            </w:tcPrChange>
          </w:tcPr>
          <w:p w14:paraId="43D57731" w14:textId="77777777" w:rsidR="00FD588A" w:rsidRPr="007F6A26" w:rsidRDefault="00FD588A" w:rsidP="00FD588A">
            <w:pPr>
              <w:pStyle w:val="a0"/>
              <w:ind w:firstLine="0"/>
              <w:rPr>
                <w:ins w:id="5683" w:author="Антон Смирнов" w:date="2023-05-25T13:43:00Z"/>
              </w:rPr>
            </w:pPr>
            <w:ins w:id="5684" w:author="Антон Смирнов" w:date="2023-05-25T13:43:00Z">
              <w:r w:rsidRPr="007F6A26">
                <w:t>0,04</w:t>
              </w:r>
            </w:ins>
          </w:p>
        </w:tc>
        <w:tc>
          <w:tcPr>
            <w:tcW w:w="1241" w:type="dxa"/>
            <w:tcPrChange w:id="5685" w:author="Антон Смирнов" w:date="2023-05-25T13:48:00Z">
              <w:tcPr>
                <w:tcW w:w="1606" w:type="dxa"/>
              </w:tcPr>
            </w:tcPrChange>
          </w:tcPr>
          <w:p w14:paraId="6F4A5CAD" w14:textId="77777777" w:rsidR="00FD588A" w:rsidRPr="007F6A26" w:rsidRDefault="00FD588A" w:rsidP="00FD588A">
            <w:pPr>
              <w:pStyle w:val="a0"/>
              <w:ind w:firstLine="0"/>
              <w:rPr>
                <w:ins w:id="5686" w:author="Антон Смирнов" w:date="2023-05-25T13:43:00Z"/>
              </w:rPr>
            </w:pPr>
            <w:ins w:id="5687" w:author="Антон Смирнов" w:date="2023-05-25T13:43:00Z">
              <w:r w:rsidRPr="007F6A26">
                <w:t>0,87</w:t>
              </w:r>
            </w:ins>
          </w:p>
        </w:tc>
        <w:tc>
          <w:tcPr>
            <w:tcW w:w="1966" w:type="dxa"/>
            <w:tcPrChange w:id="5688" w:author="Антон Смирнов" w:date="2023-05-25T13:48:00Z">
              <w:tcPr>
                <w:tcW w:w="1298" w:type="dxa"/>
              </w:tcPr>
            </w:tcPrChange>
          </w:tcPr>
          <w:p w14:paraId="12D25CCD" w14:textId="77777777" w:rsidR="00FD588A" w:rsidRPr="007F6A26" w:rsidRDefault="00FD588A" w:rsidP="00FD588A">
            <w:pPr>
              <w:pStyle w:val="a0"/>
              <w:ind w:firstLine="0"/>
              <w:rPr>
                <w:ins w:id="5689" w:author="Антон Смирнов" w:date="2023-05-25T13:43:00Z"/>
              </w:rPr>
            </w:pPr>
            <w:ins w:id="5690" w:author="Антон Смирнов" w:date="2023-05-25T13:43:00Z">
              <w:r w:rsidRPr="007F6A26">
                <w:t>0,9</w:t>
              </w:r>
            </w:ins>
          </w:p>
        </w:tc>
        <w:tc>
          <w:tcPr>
            <w:tcW w:w="1395" w:type="dxa"/>
            <w:tcPrChange w:id="5691" w:author="Антон Смирнов" w:date="2023-05-25T13:48:00Z">
              <w:tcPr>
                <w:tcW w:w="1279" w:type="dxa"/>
              </w:tcPr>
            </w:tcPrChange>
          </w:tcPr>
          <w:p w14:paraId="2B3ED301" w14:textId="77777777" w:rsidR="00FD588A" w:rsidRPr="007F6A26" w:rsidRDefault="00FD588A" w:rsidP="00FD588A">
            <w:pPr>
              <w:pStyle w:val="a0"/>
              <w:ind w:firstLine="0"/>
              <w:rPr>
                <w:ins w:id="5692" w:author="Антон Смирнов" w:date="2023-05-25T13:43:00Z"/>
              </w:rPr>
            </w:pPr>
            <w:ins w:id="5693" w:author="Антон Смирнов" w:date="2023-05-25T13:43:00Z">
              <w:r w:rsidRPr="007F6A26">
                <w:t>0,9</w:t>
              </w:r>
            </w:ins>
          </w:p>
        </w:tc>
        <w:tc>
          <w:tcPr>
            <w:tcW w:w="699" w:type="dxa"/>
            <w:tcPrChange w:id="5694" w:author="Антон Смирнов" w:date="2023-05-25T13:48:00Z">
              <w:tcPr>
                <w:tcW w:w="682" w:type="dxa"/>
              </w:tcPr>
            </w:tcPrChange>
          </w:tcPr>
          <w:p w14:paraId="24319F7D" w14:textId="77777777" w:rsidR="00FD588A" w:rsidRPr="007F6A26" w:rsidRDefault="00FD588A" w:rsidP="00FD588A">
            <w:pPr>
              <w:pStyle w:val="a0"/>
              <w:ind w:firstLine="0"/>
              <w:rPr>
                <w:ins w:id="5695" w:author="Антон Смирнов" w:date="2023-05-25T13:43:00Z"/>
              </w:rPr>
            </w:pPr>
            <w:ins w:id="5696" w:author="Антон Смирнов" w:date="2023-05-25T13:43:00Z">
              <w:r w:rsidRPr="007F6A26">
                <w:t>0,88</w:t>
              </w:r>
            </w:ins>
          </w:p>
        </w:tc>
        <w:tc>
          <w:tcPr>
            <w:tcW w:w="699" w:type="dxa"/>
            <w:tcPrChange w:id="5697" w:author="Антон Смирнов" w:date="2023-05-25T13:48:00Z">
              <w:tcPr>
                <w:tcW w:w="682" w:type="dxa"/>
              </w:tcPr>
            </w:tcPrChange>
          </w:tcPr>
          <w:p w14:paraId="1EC034E3" w14:textId="77777777" w:rsidR="00FD588A" w:rsidRPr="007F6A26" w:rsidRDefault="00FD588A" w:rsidP="00FD588A">
            <w:pPr>
              <w:pStyle w:val="a0"/>
              <w:ind w:firstLine="0"/>
              <w:rPr>
                <w:ins w:id="5698" w:author="Антон Смирнов" w:date="2023-05-25T13:43:00Z"/>
              </w:rPr>
            </w:pPr>
            <w:ins w:id="5699" w:author="Антон Смирнов" w:date="2023-05-25T13:43:00Z">
              <w:r w:rsidRPr="007F6A26">
                <w:t>0,19</w:t>
              </w:r>
            </w:ins>
          </w:p>
        </w:tc>
        <w:tc>
          <w:tcPr>
            <w:tcW w:w="875" w:type="dxa"/>
            <w:tcPrChange w:id="5700" w:author="Антон Смирнов" w:date="2023-05-25T13:48:00Z">
              <w:tcPr>
                <w:tcW w:w="809" w:type="dxa"/>
              </w:tcPr>
            </w:tcPrChange>
          </w:tcPr>
          <w:p w14:paraId="4EB99DF7" w14:textId="77777777" w:rsidR="00FD588A" w:rsidRPr="007F6A26" w:rsidRDefault="00FD588A" w:rsidP="00FD588A">
            <w:pPr>
              <w:pStyle w:val="a0"/>
              <w:ind w:firstLine="0"/>
              <w:rPr>
                <w:ins w:id="5701" w:author="Антон Смирнов" w:date="2023-05-25T13:43:00Z"/>
              </w:rPr>
            </w:pPr>
            <w:ins w:id="5702" w:author="Антон Смирнов" w:date="2023-05-25T13:43:00Z">
              <w:r w:rsidRPr="007F6A26">
                <w:t>0,2</w:t>
              </w:r>
            </w:ins>
          </w:p>
        </w:tc>
      </w:tr>
      <w:tr w:rsidR="00FD588A" w:rsidRPr="007F6A26" w14:paraId="4C1283C0" w14:textId="77777777" w:rsidTr="00FD588A">
        <w:trPr>
          <w:ins w:id="5703" w:author="Антон Смирнов" w:date="2023-05-25T13:43:00Z"/>
        </w:trPr>
        <w:tc>
          <w:tcPr>
            <w:tcW w:w="1182" w:type="dxa"/>
            <w:tcPrChange w:id="5704" w:author="Антон Смирнов" w:date="2023-05-25T13:48:00Z">
              <w:tcPr>
                <w:tcW w:w="1147" w:type="dxa"/>
              </w:tcPr>
            </w:tcPrChange>
          </w:tcPr>
          <w:p w14:paraId="5CED1525" w14:textId="52245E53" w:rsidR="00FD588A" w:rsidRPr="007F6A26" w:rsidRDefault="00FD588A" w:rsidP="00FD588A">
            <w:pPr>
              <w:pStyle w:val="a0"/>
              <w:ind w:firstLine="0"/>
              <w:rPr>
                <w:ins w:id="5705" w:author="Антон Смирнов" w:date="2023-05-25T13:43:00Z"/>
              </w:rPr>
            </w:pPr>
            <w:ins w:id="5706" w:author="Антон Смирнов" w:date="2023-05-25T13:43:00Z">
              <w:r w:rsidRPr="007F6A26">
                <w:t>C*04:03</w:t>
              </w:r>
            </w:ins>
          </w:p>
        </w:tc>
        <w:tc>
          <w:tcPr>
            <w:tcW w:w="814" w:type="dxa"/>
            <w:tcPrChange w:id="5707" w:author="Антон Смирнов" w:date="2023-05-25T13:48:00Z">
              <w:tcPr>
                <w:tcW w:w="1088" w:type="dxa"/>
              </w:tcPr>
            </w:tcPrChange>
          </w:tcPr>
          <w:p w14:paraId="0E5104C9" w14:textId="77777777" w:rsidR="00FD588A" w:rsidRPr="007F6A26" w:rsidRDefault="00FD588A" w:rsidP="00FD588A">
            <w:pPr>
              <w:pStyle w:val="a0"/>
              <w:ind w:firstLine="0"/>
              <w:rPr>
                <w:ins w:id="5708" w:author="Антон Смирнов" w:date="2023-05-25T13:43:00Z"/>
              </w:rPr>
            </w:pPr>
            <w:ins w:id="5709" w:author="Антон Смирнов" w:date="2023-05-25T13:43:00Z">
              <w:r w:rsidRPr="007F6A26">
                <w:t>0,92</w:t>
              </w:r>
            </w:ins>
          </w:p>
        </w:tc>
        <w:tc>
          <w:tcPr>
            <w:tcW w:w="699" w:type="dxa"/>
            <w:tcPrChange w:id="5710" w:author="Антон Смирнов" w:date="2023-05-25T13:48:00Z">
              <w:tcPr>
                <w:tcW w:w="979" w:type="dxa"/>
              </w:tcPr>
            </w:tcPrChange>
          </w:tcPr>
          <w:p w14:paraId="55314C6A" w14:textId="77777777" w:rsidR="00FD588A" w:rsidRPr="007F6A26" w:rsidRDefault="00FD588A" w:rsidP="00FD588A">
            <w:pPr>
              <w:pStyle w:val="a0"/>
              <w:ind w:firstLine="0"/>
              <w:rPr>
                <w:ins w:id="5711" w:author="Антон Смирнов" w:date="2023-05-25T13:43:00Z"/>
              </w:rPr>
            </w:pPr>
            <w:ins w:id="5712" w:author="Антон Смирнов" w:date="2023-05-25T13:43:00Z">
              <w:r w:rsidRPr="007F6A26">
                <w:t>0,06</w:t>
              </w:r>
            </w:ins>
          </w:p>
        </w:tc>
        <w:tc>
          <w:tcPr>
            <w:tcW w:w="1241" w:type="dxa"/>
            <w:tcPrChange w:id="5713" w:author="Антон Смирнов" w:date="2023-05-25T13:48:00Z">
              <w:tcPr>
                <w:tcW w:w="1606" w:type="dxa"/>
              </w:tcPr>
            </w:tcPrChange>
          </w:tcPr>
          <w:p w14:paraId="5F4D5D97" w14:textId="77777777" w:rsidR="00FD588A" w:rsidRPr="007F6A26" w:rsidRDefault="00FD588A" w:rsidP="00FD588A">
            <w:pPr>
              <w:pStyle w:val="a0"/>
              <w:ind w:firstLine="0"/>
              <w:rPr>
                <w:ins w:id="5714" w:author="Антон Смирнов" w:date="2023-05-25T13:43:00Z"/>
              </w:rPr>
            </w:pPr>
            <w:ins w:id="5715" w:author="Антон Смирнов" w:date="2023-05-25T13:43:00Z">
              <w:r w:rsidRPr="007F6A26">
                <w:t>0,86</w:t>
              </w:r>
            </w:ins>
          </w:p>
        </w:tc>
        <w:tc>
          <w:tcPr>
            <w:tcW w:w="1966" w:type="dxa"/>
            <w:tcPrChange w:id="5716" w:author="Антон Смирнов" w:date="2023-05-25T13:48:00Z">
              <w:tcPr>
                <w:tcW w:w="1298" w:type="dxa"/>
              </w:tcPr>
            </w:tcPrChange>
          </w:tcPr>
          <w:p w14:paraId="360C56F4" w14:textId="77777777" w:rsidR="00FD588A" w:rsidRPr="007F6A26" w:rsidRDefault="00FD588A" w:rsidP="00FD588A">
            <w:pPr>
              <w:pStyle w:val="a0"/>
              <w:ind w:firstLine="0"/>
              <w:rPr>
                <w:ins w:id="5717" w:author="Антон Смирнов" w:date="2023-05-25T13:43:00Z"/>
              </w:rPr>
            </w:pPr>
            <w:ins w:id="5718" w:author="Антон Смирнов" w:date="2023-05-25T13:43:00Z">
              <w:r w:rsidRPr="007F6A26">
                <w:t>0,91</w:t>
              </w:r>
            </w:ins>
          </w:p>
        </w:tc>
        <w:tc>
          <w:tcPr>
            <w:tcW w:w="1395" w:type="dxa"/>
            <w:tcPrChange w:id="5719" w:author="Антон Смирнов" w:date="2023-05-25T13:48:00Z">
              <w:tcPr>
                <w:tcW w:w="1279" w:type="dxa"/>
              </w:tcPr>
            </w:tcPrChange>
          </w:tcPr>
          <w:p w14:paraId="1270941A" w14:textId="77777777" w:rsidR="00FD588A" w:rsidRPr="007F6A26" w:rsidRDefault="00FD588A" w:rsidP="00FD588A">
            <w:pPr>
              <w:pStyle w:val="a0"/>
              <w:ind w:firstLine="0"/>
              <w:rPr>
                <w:ins w:id="5720" w:author="Антон Смирнов" w:date="2023-05-25T13:43:00Z"/>
              </w:rPr>
            </w:pPr>
            <w:ins w:id="5721" w:author="Антон Смирнов" w:date="2023-05-25T13:43:00Z">
              <w:r w:rsidRPr="007F6A26">
                <w:t>0,91</w:t>
              </w:r>
            </w:ins>
          </w:p>
        </w:tc>
        <w:tc>
          <w:tcPr>
            <w:tcW w:w="699" w:type="dxa"/>
            <w:tcPrChange w:id="5722" w:author="Антон Смирнов" w:date="2023-05-25T13:48:00Z">
              <w:tcPr>
                <w:tcW w:w="682" w:type="dxa"/>
              </w:tcPr>
            </w:tcPrChange>
          </w:tcPr>
          <w:p w14:paraId="03EE6B89" w14:textId="77777777" w:rsidR="00FD588A" w:rsidRPr="007F6A26" w:rsidRDefault="00FD588A" w:rsidP="00FD588A">
            <w:pPr>
              <w:pStyle w:val="a0"/>
              <w:ind w:firstLine="0"/>
              <w:rPr>
                <w:ins w:id="5723" w:author="Антон Смирнов" w:date="2023-05-25T13:43:00Z"/>
              </w:rPr>
            </w:pPr>
            <w:ins w:id="5724" w:author="Антон Смирнов" w:date="2023-05-25T13:43:00Z">
              <w:r w:rsidRPr="007F6A26">
                <w:t>0,88</w:t>
              </w:r>
            </w:ins>
          </w:p>
        </w:tc>
        <w:tc>
          <w:tcPr>
            <w:tcW w:w="699" w:type="dxa"/>
            <w:tcPrChange w:id="5725" w:author="Антон Смирнов" w:date="2023-05-25T13:48:00Z">
              <w:tcPr>
                <w:tcW w:w="682" w:type="dxa"/>
              </w:tcPr>
            </w:tcPrChange>
          </w:tcPr>
          <w:p w14:paraId="6CA0222F" w14:textId="77777777" w:rsidR="00FD588A" w:rsidRPr="007F6A26" w:rsidRDefault="00FD588A" w:rsidP="00FD588A">
            <w:pPr>
              <w:pStyle w:val="a0"/>
              <w:ind w:firstLine="0"/>
              <w:rPr>
                <w:ins w:id="5726" w:author="Антон Смирнов" w:date="2023-05-25T13:43:00Z"/>
              </w:rPr>
            </w:pPr>
            <w:ins w:id="5727" w:author="Антон Смирнов" w:date="2023-05-25T13:43:00Z">
              <w:r w:rsidRPr="007F6A26">
                <w:t>0,07</w:t>
              </w:r>
            </w:ins>
          </w:p>
        </w:tc>
        <w:tc>
          <w:tcPr>
            <w:tcW w:w="875" w:type="dxa"/>
            <w:tcPrChange w:id="5728" w:author="Антон Смирнов" w:date="2023-05-25T13:48:00Z">
              <w:tcPr>
                <w:tcW w:w="809" w:type="dxa"/>
              </w:tcPr>
            </w:tcPrChange>
          </w:tcPr>
          <w:p w14:paraId="564C66D9" w14:textId="77777777" w:rsidR="00FD588A" w:rsidRPr="007F6A26" w:rsidRDefault="00FD588A" w:rsidP="00FD588A">
            <w:pPr>
              <w:pStyle w:val="a0"/>
              <w:ind w:firstLine="0"/>
              <w:rPr>
                <w:ins w:id="5729" w:author="Антон Смирнов" w:date="2023-05-25T13:43:00Z"/>
              </w:rPr>
            </w:pPr>
            <w:ins w:id="5730" w:author="Антон Смирнов" w:date="2023-05-25T13:43:00Z">
              <w:r w:rsidRPr="007F6A26">
                <w:t>0,11</w:t>
              </w:r>
            </w:ins>
          </w:p>
        </w:tc>
      </w:tr>
      <w:tr w:rsidR="00FD588A" w:rsidRPr="007F6A26" w14:paraId="7C4FE432" w14:textId="77777777" w:rsidTr="00FD588A">
        <w:trPr>
          <w:ins w:id="5731" w:author="Антон Смирнов" w:date="2023-05-25T13:43:00Z"/>
        </w:trPr>
        <w:tc>
          <w:tcPr>
            <w:tcW w:w="1182" w:type="dxa"/>
            <w:tcPrChange w:id="5732" w:author="Антон Смирнов" w:date="2023-05-25T13:48:00Z">
              <w:tcPr>
                <w:tcW w:w="1147" w:type="dxa"/>
              </w:tcPr>
            </w:tcPrChange>
          </w:tcPr>
          <w:p w14:paraId="7D552C52" w14:textId="58437F93" w:rsidR="00FD588A" w:rsidRPr="007F6A26" w:rsidRDefault="00FD588A" w:rsidP="00FD588A">
            <w:pPr>
              <w:pStyle w:val="a0"/>
              <w:ind w:firstLine="0"/>
              <w:rPr>
                <w:ins w:id="5733" w:author="Антон Смирнов" w:date="2023-05-25T13:43:00Z"/>
              </w:rPr>
            </w:pPr>
            <w:ins w:id="5734" w:author="Антон Смирнов" w:date="2023-05-25T13:43:00Z">
              <w:r w:rsidRPr="007F6A26">
                <w:t>B*58:02</w:t>
              </w:r>
            </w:ins>
          </w:p>
        </w:tc>
        <w:tc>
          <w:tcPr>
            <w:tcW w:w="814" w:type="dxa"/>
            <w:tcPrChange w:id="5735" w:author="Антон Смирнов" w:date="2023-05-25T13:48:00Z">
              <w:tcPr>
                <w:tcW w:w="1088" w:type="dxa"/>
              </w:tcPr>
            </w:tcPrChange>
          </w:tcPr>
          <w:p w14:paraId="4792423F" w14:textId="77777777" w:rsidR="00FD588A" w:rsidRPr="007F6A26" w:rsidRDefault="00FD588A" w:rsidP="00FD588A">
            <w:pPr>
              <w:pStyle w:val="a0"/>
              <w:ind w:firstLine="0"/>
              <w:rPr>
                <w:ins w:id="5736" w:author="Антон Смирнов" w:date="2023-05-25T13:43:00Z"/>
              </w:rPr>
            </w:pPr>
            <w:ins w:id="5737" w:author="Антон Смирнов" w:date="2023-05-25T13:43:00Z">
              <w:r w:rsidRPr="007F6A26">
                <w:t>0,92</w:t>
              </w:r>
            </w:ins>
          </w:p>
        </w:tc>
        <w:tc>
          <w:tcPr>
            <w:tcW w:w="699" w:type="dxa"/>
            <w:tcPrChange w:id="5738" w:author="Антон Смирнов" w:date="2023-05-25T13:48:00Z">
              <w:tcPr>
                <w:tcW w:w="979" w:type="dxa"/>
              </w:tcPr>
            </w:tcPrChange>
          </w:tcPr>
          <w:p w14:paraId="5104397C" w14:textId="77777777" w:rsidR="00FD588A" w:rsidRPr="007F6A26" w:rsidRDefault="00FD588A" w:rsidP="00FD588A">
            <w:pPr>
              <w:pStyle w:val="a0"/>
              <w:ind w:firstLine="0"/>
              <w:rPr>
                <w:ins w:id="5739" w:author="Антон Смирнов" w:date="2023-05-25T13:43:00Z"/>
              </w:rPr>
            </w:pPr>
            <w:ins w:id="5740" w:author="Антон Смирнов" w:date="2023-05-25T13:43:00Z">
              <w:r w:rsidRPr="007F6A26">
                <w:t>0,07</w:t>
              </w:r>
            </w:ins>
          </w:p>
        </w:tc>
        <w:tc>
          <w:tcPr>
            <w:tcW w:w="1241" w:type="dxa"/>
            <w:tcPrChange w:id="5741" w:author="Антон Смирнов" w:date="2023-05-25T13:48:00Z">
              <w:tcPr>
                <w:tcW w:w="1606" w:type="dxa"/>
              </w:tcPr>
            </w:tcPrChange>
          </w:tcPr>
          <w:p w14:paraId="2A1E38A5" w14:textId="77777777" w:rsidR="00FD588A" w:rsidRPr="007F6A26" w:rsidRDefault="00FD588A" w:rsidP="00FD588A">
            <w:pPr>
              <w:pStyle w:val="a0"/>
              <w:ind w:firstLine="0"/>
              <w:rPr>
                <w:ins w:id="5742" w:author="Антон Смирнов" w:date="2023-05-25T13:43:00Z"/>
              </w:rPr>
            </w:pPr>
            <w:ins w:id="5743" w:author="Антон Смирнов" w:date="2023-05-25T13:43:00Z">
              <w:r w:rsidRPr="007F6A26">
                <w:t>0,85</w:t>
              </w:r>
            </w:ins>
          </w:p>
        </w:tc>
        <w:tc>
          <w:tcPr>
            <w:tcW w:w="1966" w:type="dxa"/>
            <w:tcPrChange w:id="5744" w:author="Антон Смирнов" w:date="2023-05-25T13:48:00Z">
              <w:tcPr>
                <w:tcW w:w="1298" w:type="dxa"/>
              </w:tcPr>
            </w:tcPrChange>
          </w:tcPr>
          <w:p w14:paraId="646FC950" w14:textId="77777777" w:rsidR="00FD588A" w:rsidRPr="007F6A26" w:rsidRDefault="00FD588A" w:rsidP="00FD588A">
            <w:pPr>
              <w:pStyle w:val="a0"/>
              <w:ind w:firstLine="0"/>
              <w:rPr>
                <w:ins w:id="5745" w:author="Антон Смирнов" w:date="2023-05-25T13:43:00Z"/>
              </w:rPr>
            </w:pPr>
            <w:ins w:id="5746" w:author="Антон Смирнов" w:date="2023-05-25T13:43:00Z">
              <w:r w:rsidRPr="007F6A26">
                <w:t>0,91</w:t>
              </w:r>
            </w:ins>
          </w:p>
        </w:tc>
        <w:tc>
          <w:tcPr>
            <w:tcW w:w="1395" w:type="dxa"/>
            <w:tcPrChange w:id="5747" w:author="Антон Смирнов" w:date="2023-05-25T13:48:00Z">
              <w:tcPr>
                <w:tcW w:w="1279" w:type="dxa"/>
              </w:tcPr>
            </w:tcPrChange>
          </w:tcPr>
          <w:p w14:paraId="2F8AE4D2" w14:textId="77777777" w:rsidR="00FD588A" w:rsidRPr="007F6A26" w:rsidRDefault="00FD588A" w:rsidP="00FD588A">
            <w:pPr>
              <w:pStyle w:val="a0"/>
              <w:ind w:firstLine="0"/>
              <w:rPr>
                <w:ins w:id="5748" w:author="Антон Смирнов" w:date="2023-05-25T13:43:00Z"/>
              </w:rPr>
            </w:pPr>
            <w:ins w:id="5749" w:author="Антон Смирнов" w:date="2023-05-25T13:43:00Z">
              <w:r w:rsidRPr="007F6A26">
                <w:t>0,91</w:t>
              </w:r>
            </w:ins>
          </w:p>
        </w:tc>
        <w:tc>
          <w:tcPr>
            <w:tcW w:w="699" w:type="dxa"/>
            <w:tcPrChange w:id="5750" w:author="Антон Смирнов" w:date="2023-05-25T13:48:00Z">
              <w:tcPr>
                <w:tcW w:w="682" w:type="dxa"/>
              </w:tcPr>
            </w:tcPrChange>
          </w:tcPr>
          <w:p w14:paraId="7E790F32" w14:textId="77777777" w:rsidR="00FD588A" w:rsidRPr="007F6A26" w:rsidRDefault="00FD588A" w:rsidP="00FD588A">
            <w:pPr>
              <w:pStyle w:val="a0"/>
              <w:ind w:firstLine="0"/>
              <w:rPr>
                <w:ins w:id="5751" w:author="Антон Смирнов" w:date="2023-05-25T13:43:00Z"/>
              </w:rPr>
            </w:pPr>
            <w:ins w:id="5752" w:author="Антон Смирнов" w:date="2023-05-25T13:43:00Z">
              <w:r w:rsidRPr="007F6A26">
                <w:t>0,88</w:t>
              </w:r>
            </w:ins>
          </w:p>
        </w:tc>
        <w:tc>
          <w:tcPr>
            <w:tcW w:w="699" w:type="dxa"/>
            <w:tcPrChange w:id="5753" w:author="Антон Смирнов" w:date="2023-05-25T13:48:00Z">
              <w:tcPr>
                <w:tcW w:w="682" w:type="dxa"/>
              </w:tcPr>
            </w:tcPrChange>
          </w:tcPr>
          <w:p w14:paraId="0548F93D" w14:textId="77777777" w:rsidR="00FD588A" w:rsidRPr="007F6A26" w:rsidRDefault="00FD588A" w:rsidP="00FD588A">
            <w:pPr>
              <w:pStyle w:val="a0"/>
              <w:ind w:firstLine="0"/>
              <w:rPr>
                <w:ins w:id="5754" w:author="Антон Смирнов" w:date="2023-05-25T13:43:00Z"/>
              </w:rPr>
            </w:pPr>
            <w:ins w:id="5755" w:author="Антон Смирнов" w:date="2023-05-25T13:43:00Z">
              <w:r w:rsidRPr="007F6A26">
                <w:t>0,07</w:t>
              </w:r>
            </w:ins>
          </w:p>
        </w:tc>
        <w:tc>
          <w:tcPr>
            <w:tcW w:w="875" w:type="dxa"/>
            <w:tcPrChange w:id="5756" w:author="Антон Смирнов" w:date="2023-05-25T13:48:00Z">
              <w:tcPr>
                <w:tcW w:w="809" w:type="dxa"/>
              </w:tcPr>
            </w:tcPrChange>
          </w:tcPr>
          <w:p w14:paraId="5B8E473D" w14:textId="77777777" w:rsidR="00FD588A" w:rsidRPr="007F6A26" w:rsidRDefault="00FD588A" w:rsidP="00FD588A">
            <w:pPr>
              <w:pStyle w:val="a0"/>
              <w:ind w:firstLine="0"/>
              <w:rPr>
                <w:ins w:id="5757" w:author="Антон Смирнов" w:date="2023-05-25T13:43:00Z"/>
              </w:rPr>
            </w:pPr>
            <w:ins w:id="5758" w:author="Антон Смирнов" w:date="2023-05-25T13:43:00Z">
              <w:r w:rsidRPr="007F6A26">
                <w:t>0,11</w:t>
              </w:r>
            </w:ins>
          </w:p>
        </w:tc>
      </w:tr>
      <w:tr w:rsidR="00FD588A" w:rsidRPr="007F6A26" w14:paraId="63BA19C5" w14:textId="77777777" w:rsidTr="00FD588A">
        <w:trPr>
          <w:ins w:id="5759" w:author="Антон Смирнов" w:date="2023-05-25T13:43:00Z"/>
        </w:trPr>
        <w:tc>
          <w:tcPr>
            <w:tcW w:w="1182" w:type="dxa"/>
            <w:tcPrChange w:id="5760" w:author="Антон Смирнов" w:date="2023-05-25T13:48:00Z">
              <w:tcPr>
                <w:tcW w:w="1147" w:type="dxa"/>
              </w:tcPr>
            </w:tcPrChange>
          </w:tcPr>
          <w:p w14:paraId="1FF247BB" w14:textId="30821A0C" w:rsidR="00FD588A" w:rsidRPr="007F6A26" w:rsidRDefault="00FD588A" w:rsidP="00FD588A">
            <w:pPr>
              <w:pStyle w:val="a0"/>
              <w:ind w:firstLine="0"/>
              <w:rPr>
                <w:ins w:id="5761" w:author="Антон Смирнов" w:date="2023-05-25T13:43:00Z"/>
              </w:rPr>
            </w:pPr>
            <w:ins w:id="5762" w:author="Антон Смирнов" w:date="2023-05-25T13:43:00Z">
              <w:r w:rsidRPr="007F6A26">
                <w:t>B*07:01</w:t>
              </w:r>
            </w:ins>
          </w:p>
        </w:tc>
        <w:tc>
          <w:tcPr>
            <w:tcW w:w="814" w:type="dxa"/>
            <w:tcPrChange w:id="5763" w:author="Антон Смирнов" w:date="2023-05-25T13:48:00Z">
              <w:tcPr>
                <w:tcW w:w="1088" w:type="dxa"/>
              </w:tcPr>
            </w:tcPrChange>
          </w:tcPr>
          <w:p w14:paraId="2CB68443" w14:textId="77777777" w:rsidR="00FD588A" w:rsidRPr="007F6A26" w:rsidRDefault="00FD588A" w:rsidP="00FD588A">
            <w:pPr>
              <w:pStyle w:val="a0"/>
              <w:ind w:firstLine="0"/>
              <w:rPr>
                <w:ins w:id="5764" w:author="Антон Смирнов" w:date="2023-05-25T13:43:00Z"/>
              </w:rPr>
            </w:pPr>
            <w:ins w:id="5765" w:author="Антон Смирнов" w:date="2023-05-25T13:43:00Z">
              <w:r w:rsidRPr="007F6A26">
                <w:t>0,91</w:t>
              </w:r>
            </w:ins>
          </w:p>
        </w:tc>
        <w:tc>
          <w:tcPr>
            <w:tcW w:w="699" w:type="dxa"/>
            <w:tcPrChange w:id="5766" w:author="Антон Смирнов" w:date="2023-05-25T13:48:00Z">
              <w:tcPr>
                <w:tcW w:w="979" w:type="dxa"/>
              </w:tcPr>
            </w:tcPrChange>
          </w:tcPr>
          <w:p w14:paraId="70FCC213" w14:textId="77777777" w:rsidR="00FD588A" w:rsidRPr="007F6A26" w:rsidRDefault="00FD588A" w:rsidP="00FD588A">
            <w:pPr>
              <w:pStyle w:val="a0"/>
              <w:ind w:firstLine="0"/>
              <w:rPr>
                <w:ins w:id="5767" w:author="Антон Смирнов" w:date="2023-05-25T13:43:00Z"/>
              </w:rPr>
            </w:pPr>
            <w:ins w:id="5768" w:author="Антон Смирнов" w:date="2023-05-25T13:43:00Z">
              <w:r w:rsidRPr="007F6A26">
                <w:t>0,08</w:t>
              </w:r>
            </w:ins>
          </w:p>
        </w:tc>
        <w:tc>
          <w:tcPr>
            <w:tcW w:w="1241" w:type="dxa"/>
            <w:tcPrChange w:id="5769" w:author="Антон Смирнов" w:date="2023-05-25T13:48:00Z">
              <w:tcPr>
                <w:tcW w:w="1606" w:type="dxa"/>
              </w:tcPr>
            </w:tcPrChange>
          </w:tcPr>
          <w:p w14:paraId="2BAE3489" w14:textId="77777777" w:rsidR="00FD588A" w:rsidRPr="007F6A26" w:rsidRDefault="00FD588A" w:rsidP="00FD588A">
            <w:pPr>
              <w:pStyle w:val="a0"/>
              <w:ind w:firstLine="0"/>
              <w:rPr>
                <w:ins w:id="5770" w:author="Антон Смирнов" w:date="2023-05-25T13:43:00Z"/>
              </w:rPr>
            </w:pPr>
            <w:ins w:id="5771" w:author="Антон Смирнов" w:date="2023-05-25T13:43:00Z">
              <w:r w:rsidRPr="007F6A26">
                <w:t>0,9</w:t>
              </w:r>
            </w:ins>
          </w:p>
        </w:tc>
        <w:tc>
          <w:tcPr>
            <w:tcW w:w="1966" w:type="dxa"/>
            <w:tcPrChange w:id="5772" w:author="Антон Смирнов" w:date="2023-05-25T13:48:00Z">
              <w:tcPr>
                <w:tcW w:w="1298" w:type="dxa"/>
              </w:tcPr>
            </w:tcPrChange>
          </w:tcPr>
          <w:p w14:paraId="55223952" w14:textId="77777777" w:rsidR="00FD588A" w:rsidRPr="007F6A26" w:rsidRDefault="00FD588A" w:rsidP="00FD588A">
            <w:pPr>
              <w:pStyle w:val="a0"/>
              <w:ind w:firstLine="0"/>
              <w:rPr>
                <w:ins w:id="5773" w:author="Антон Смирнов" w:date="2023-05-25T13:43:00Z"/>
              </w:rPr>
            </w:pPr>
            <w:ins w:id="5774" w:author="Антон Смирнов" w:date="2023-05-25T13:43:00Z">
              <w:r w:rsidRPr="007F6A26">
                <w:t>0,91</w:t>
              </w:r>
            </w:ins>
          </w:p>
        </w:tc>
        <w:tc>
          <w:tcPr>
            <w:tcW w:w="1395" w:type="dxa"/>
            <w:tcPrChange w:id="5775" w:author="Антон Смирнов" w:date="2023-05-25T13:48:00Z">
              <w:tcPr>
                <w:tcW w:w="1279" w:type="dxa"/>
              </w:tcPr>
            </w:tcPrChange>
          </w:tcPr>
          <w:p w14:paraId="1CFDD88E" w14:textId="77777777" w:rsidR="00FD588A" w:rsidRPr="007F6A26" w:rsidRDefault="00FD588A" w:rsidP="00FD588A">
            <w:pPr>
              <w:pStyle w:val="a0"/>
              <w:ind w:firstLine="0"/>
              <w:rPr>
                <w:ins w:id="5776" w:author="Антон Смирнов" w:date="2023-05-25T13:43:00Z"/>
              </w:rPr>
            </w:pPr>
            <w:ins w:id="5777" w:author="Антон Смирнов" w:date="2023-05-25T13:43:00Z">
              <w:r w:rsidRPr="007F6A26">
                <w:t>0,91</w:t>
              </w:r>
            </w:ins>
          </w:p>
        </w:tc>
        <w:tc>
          <w:tcPr>
            <w:tcW w:w="699" w:type="dxa"/>
            <w:tcPrChange w:id="5778" w:author="Антон Смирнов" w:date="2023-05-25T13:48:00Z">
              <w:tcPr>
                <w:tcW w:w="682" w:type="dxa"/>
              </w:tcPr>
            </w:tcPrChange>
          </w:tcPr>
          <w:p w14:paraId="51698A4A" w14:textId="77777777" w:rsidR="00FD588A" w:rsidRPr="007F6A26" w:rsidRDefault="00FD588A" w:rsidP="00FD588A">
            <w:pPr>
              <w:pStyle w:val="a0"/>
              <w:ind w:firstLine="0"/>
              <w:rPr>
                <w:ins w:id="5779" w:author="Антон Смирнов" w:date="2023-05-25T13:43:00Z"/>
              </w:rPr>
            </w:pPr>
            <w:ins w:id="5780" w:author="Антон Смирнов" w:date="2023-05-25T13:43:00Z">
              <w:r w:rsidRPr="007F6A26">
                <w:t>0,9</w:t>
              </w:r>
            </w:ins>
          </w:p>
        </w:tc>
        <w:tc>
          <w:tcPr>
            <w:tcW w:w="699" w:type="dxa"/>
            <w:tcPrChange w:id="5781" w:author="Антон Смирнов" w:date="2023-05-25T13:48:00Z">
              <w:tcPr>
                <w:tcW w:w="682" w:type="dxa"/>
              </w:tcPr>
            </w:tcPrChange>
          </w:tcPr>
          <w:p w14:paraId="58EB1664" w14:textId="77777777" w:rsidR="00FD588A" w:rsidRPr="007F6A26" w:rsidRDefault="00FD588A" w:rsidP="00FD588A">
            <w:pPr>
              <w:pStyle w:val="a0"/>
              <w:ind w:firstLine="0"/>
              <w:rPr>
                <w:ins w:id="5782" w:author="Антон Смирнов" w:date="2023-05-25T13:43:00Z"/>
              </w:rPr>
            </w:pPr>
            <w:ins w:id="5783" w:author="Антон Смирнов" w:date="2023-05-25T13:43:00Z">
              <w:r w:rsidRPr="007F6A26">
                <w:t>0,02</w:t>
              </w:r>
            </w:ins>
          </w:p>
        </w:tc>
        <w:tc>
          <w:tcPr>
            <w:tcW w:w="875" w:type="dxa"/>
            <w:tcPrChange w:id="5784" w:author="Антон Смирнов" w:date="2023-05-25T13:48:00Z">
              <w:tcPr>
                <w:tcW w:w="809" w:type="dxa"/>
              </w:tcPr>
            </w:tcPrChange>
          </w:tcPr>
          <w:p w14:paraId="4DC6EE8B" w14:textId="77777777" w:rsidR="00FD588A" w:rsidRPr="007F6A26" w:rsidRDefault="00FD588A" w:rsidP="00FD588A">
            <w:pPr>
              <w:pStyle w:val="a0"/>
              <w:ind w:firstLine="0"/>
              <w:rPr>
                <w:ins w:id="5785" w:author="Антон Смирнов" w:date="2023-05-25T13:43:00Z"/>
              </w:rPr>
            </w:pPr>
            <w:ins w:id="5786" w:author="Антон Смирнов" w:date="2023-05-25T13:43:00Z">
              <w:r w:rsidRPr="007F6A26">
                <w:t>0,03</w:t>
              </w:r>
            </w:ins>
          </w:p>
        </w:tc>
      </w:tr>
      <w:tr w:rsidR="00FD588A" w:rsidRPr="007F6A26" w14:paraId="6A41CE3E" w14:textId="77777777" w:rsidTr="00FD588A">
        <w:trPr>
          <w:ins w:id="5787" w:author="Антон Смирнов" w:date="2023-05-25T13:43:00Z"/>
        </w:trPr>
        <w:tc>
          <w:tcPr>
            <w:tcW w:w="1182" w:type="dxa"/>
            <w:tcPrChange w:id="5788" w:author="Антон Смирнов" w:date="2023-05-25T13:48:00Z">
              <w:tcPr>
                <w:tcW w:w="1147" w:type="dxa"/>
              </w:tcPr>
            </w:tcPrChange>
          </w:tcPr>
          <w:p w14:paraId="757B7B25" w14:textId="0A2E0A91" w:rsidR="00FD588A" w:rsidRPr="007F6A26" w:rsidRDefault="00FD588A" w:rsidP="00FD588A">
            <w:pPr>
              <w:pStyle w:val="a0"/>
              <w:ind w:firstLine="0"/>
              <w:rPr>
                <w:ins w:id="5789" w:author="Антон Смирнов" w:date="2023-05-25T13:43:00Z"/>
              </w:rPr>
            </w:pPr>
            <w:ins w:id="5790" w:author="Антон Смирнов" w:date="2023-05-25T13:43:00Z">
              <w:r w:rsidRPr="007F6A26">
                <w:t>B*54:01</w:t>
              </w:r>
            </w:ins>
          </w:p>
        </w:tc>
        <w:tc>
          <w:tcPr>
            <w:tcW w:w="814" w:type="dxa"/>
            <w:tcPrChange w:id="5791" w:author="Антон Смирнов" w:date="2023-05-25T13:48:00Z">
              <w:tcPr>
                <w:tcW w:w="1088" w:type="dxa"/>
              </w:tcPr>
            </w:tcPrChange>
          </w:tcPr>
          <w:p w14:paraId="1D303FD1" w14:textId="77777777" w:rsidR="00FD588A" w:rsidRPr="007F6A26" w:rsidRDefault="00FD588A" w:rsidP="00FD588A">
            <w:pPr>
              <w:pStyle w:val="a0"/>
              <w:ind w:firstLine="0"/>
              <w:rPr>
                <w:ins w:id="5792" w:author="Антон Смирнов" w:date="2023-05-25T13:43:00Z"/>
              </w:rPr>
            </w:pPr>
            <w:ins w:id="5793" w:author="Антон Смирнов" w:date="2023-05-25T13:43:00Z">
              <w:r w:rsidRPr="007F6A26">
                <w:t>0,91</w:t>
              </w:r>
            </w:ins>
          </w:p>
        </w:tc>
        <w:tc>
          <w:tcPr>
            <w:tcW w:w="699" w:type="dxa"/>
            <w:tcPrChange w:id="5794" w:author="Антон Смирнов" w:date="2023-05-25T13:48:00Z">
              <w:tcPr>
                <w:tcW w:w="979" w:type="dxa"/>
              </w:tcPr>
            </w:tcPrChange>
          </w:tcPr>
          <w:p w14:paraId="5F0CF4B0" w14:textId="77777777" w:rsidR="00FD588A" w:rsidRPr="007F6A26" w:rsidRDefault="00FD588A" w:rsidP="00FD588A">
            <w:pPr>
              <w:pStyle w:val="a0"/>
              <w:ind w:firstLine="0"/>
              <w:rPr>
                <w:ins w:id="5795" w:author="Антон Смирнов" w:date="2023-05-25T13:43:00Z"/>
              </w:rPr>
            </w:pPr>
            <w:ins w:id="5796" w:author="Антон Смирнов" w:date="2023-05-25T13:43:00Z">
              <w:r w:rsidRPr="007F6A26">
                <w:t>0,05</w:t>
              </w:r>
            </w:ins>
          </w:p>
        </w:tc>
        <w:tc>
          <w:tcPr>
            <w:tcW w:w="1241" w:type="dxa"/>
            <w:tcPrChange w:id="5797" w:author="Антон Смирнов" w:date="2023-05-25T13:48:00Z">
              <w:tcPr>
                <w:tcW w:w="1606" w:type="dxa"/>
              </w:tcPr>
            </w:tcPrChange>
          </w:tcPr>
          <w:p w14:paraId="0F13F3E2" w14:textId="77777777" w:rsidR="00FD588A" w:rsidRPr="007F6A26" w:rsidRDefault="00FD588A" w:rsidP="00FD588A">
            <w:pPr>
              <w:pStyle w:val="a0"/>
              <w:ind w:firstLine="0"/>
              <w:rPr>
                <w:ins w:id="5798" w:author="Антон Смирнов" w:date="2023-05-25T13:43:00Z"/>
              </w:rPr>
            </w:pPr>
            <w:ins w:id="5799" w:author="Антон Смирнов" w:date="2023-05-25T13:43:00Z">
              <w:r w:rsidRPr="007F6A26">
                <w:t>0,86</w:t>
              </w:r>
            </w:ins>
          </w:p>
        </w:tc>
        <w:tc>
          <w:tcPr>
            <w:tcW w:w="1966" w:type="dxa"/>
            <w:tcPrChange w:id="5800" w:author="Антон Смирнов" w:date="2023-05-25T13:48:00Z">
              <w:tcPr>
                <w:tcW w:w="1298" w:type="dxa"/>
              </w:tcPr>
            </w:tcPrChange>
          </w:tcPr>
          <w:p w14:paraId="0B7FE6D1" w14:textId="77777777" w:rsidR="00FD588A" w:rsidRPr="007F6A26" w:rsidRDefault="00FD588A" w:rsidP="00FD588A">
            <w:pPr>
              <w:pStyle w:val="a0"/>
              <w:ind w:firstLine="0"/>
              <w:rPr>
                <w:ins w:id="5801" w:author="Антон Смирнов" w:date="2023-05-25T13:43:00Z"/>
              </w:rPr>
            </w:pPr>
            <w:ins w:id="5802" w:author="Антон Смирнов" w:date="2023-05-25T13:43:00Z">
              <w:r w:rsidRPr="007F6A26">
                <w:t>0,9</w:t>
              </w:r>
            </w:ins>
          </w:p>
        </w:tc>
        <w:tc>
          <w:tcPr>
            <w:tcW w:w="1395" w:type="dxa"/>
            <w:tcPrChange w:id="5803" w:author="Антон Смирнов" w:date="2023-05-25T13:48:00Z">
              <w:tcPr>
                <w:tcW w:w="1279" w:type="dxa"/>
              </w:tcPr>
            </w:tcPrChange>
          </w:tcPr>
          <w:p w14:paraId="44C69EDE" w14:textId="77777777" w:rsidR="00FD588A" w:rsidRPr="007F6A26" w:rsidRDefault="00FD588A" w:rsidP="00FD588A">
            <w:pPr>
              <w:pStyle w:val="a0"/>
              <w:ind w:firstLine="0"/>
              <w:rPr>
                <w:ins w:id="5804" w:author="Антон Смирнов" w:date="2023-05-25T13:43:00Z"/>
              </w:rPr>
            </w:pPr>
            <w:ins w:id="5805" w:author="Антон Смирнов" w:date="2023-05-25T13:43:00Z">
              <w:r w:rsidRPr="007F6A26">
                <w:t>0,9</w:t>
              </w:r>
            </w:ins>
          </w:p>
        </w:tc>
        <w:tc>
          <w:tcPr>
            <w:tcW w:w="699" w:type="dxa"/>
            <w:tcPrChange w:id="5806" w:author="Антон Смирнов" w:date="2023-05-25T13:48:00Z">
              <w:tcPr>
                <w:tcW w:w="682" w:type="dxa"/>
              </w:tcPr>
            </w:tcPrChange>
          </w:tcPr>
          <w:p w14:paraId="12C9744E" w14:textId="77777777" w:rsidR="00FD588A" w:rsidRPr="007F6A26" w:rsidRDefault="00FD588A" w:rsidP="00FD588A">
            <w:pPr>
              <w:pStyle w:val="a0"/>
              <w:ind w:firstLine="0"/>
              <w:rPr>
                <w:ins w:id="5807" w:author="Антон Смирнов" w:date="2023-05-25T13:43:00Z"/>
              </w:rPr>
            </w:pPr>
            <w:ins w:id="5808" w:author="Антон Смирнов" w:date="2023-05-25T13:43:00Z">
              <w:r w:rsidRPr="007F6A26">
                <w:t>0,88</w:t>
              </w:r>
            </w:ins>
          </w:p>
        </w:tc>
        <w:tc>
          <w:tcPr>
            <w:tcW w:w="699" w:type="dxa"/>
            <w:tcPrChange w:id="5809" w:author="Антон Смирнов" w:date="2023-05-25T13:48:00Z">
              <w:tcPr>
                <w:tcW w:w="682" w:type="dxa"/>
              </w:tcPr>
            </w:tcPrChange>
          </w:tcPr>
          <w:p w14:paraId="557F9D04" w14:textId="77777777" w:rsidR="00FD588A" w:rsidRPr="007F6A26" w:rsidRDefault="00FD588A" w:rsidP="00FD588A">
            <w:pPr>
              <w:pStyle w:val="a0"/>
              <w:ind w:firstLine="0"/>
              <w:rPr>
                <w:ins w:id="5810" w:author="Антон Смирнов" w:date="2023-05-25T13:43:00Z"/>
              </w:rPr>
            </w:pPr>
            <w:ins w:id="5811" w:author="Антон Смирнов" w:date="2023-05-25T13:43:00Z">
              <w:r w:rsidRPr="007F6A26">
                <w:t>0,11</w:t>
              </w:r>
            </w:ins>
          </w:p>
        </w:tc>
        <w:tc>
          <w:tcPr>
            <w:tcW w:w="875" w:type="dxa"/>
            <w:tcPrChange w:id="5812" w:author="Антон Смирнов" w:date="2023-05-25T13:48:00Z">
              <w:tcPr>
                <w:tcW w:w="809" w:type="dxa"/>
              </w:tcPr>
            </w:tcPrChange>
          </w:tcPr>
          <w:p w14:paraId="1BB783A3" w14:textId="77777777" w:rsidR="00FD588A" w:rsidRPr="007F6A26" w:rsidRDefault="00FD588A" w:rsidP="00FD588A">
            <w:pPr>
              <w:pStyle w:val="a0"/>
              <w:ind w:firstLine="0"/>
              <w:rPr>
                <w:ins w:id="5813" w:author="Антон Смирнов" w:date="2023-05-25T13:43:00Z"/>
              </w:rPr>
            </w:pPr>
            <w:ins w:id="5814" w:author="Антон Смирнов" w:date="2023-05-25T13:43:00Z">
              <w:r w:rsidRPr="007F6A26">
                <w:t>0,14</w:t>
              </w:r>
            </w:ins>
          </w:p>
        </w:tc>
      </w:tr>
      <w:tr w:rsidR="00FD588A" w:rsidRPr="007F6A26" w14:paraId="08249489" w14:textId="77777777" w:rsidTr="00FD588A">
        <w:trPr>
          <w:ins w:id="5815" w:author="Антон Смирнов" w:date="2023-05-25T13:43:00Z"/>
        </w:trPr>
        <w:tc>
          <w:tcPr>
            <w:tcW w:w="1182" w:type="dxa"/>
            <w:tcPrChange w:id="5816" w:author="Антон Смирнов" w:date="2023-05-25T13:48:00Z">
              <w:tcPr>
                <w:tcW w:w="1147" w:type="dxa"/>
              </w:tcPr>
            </w:tcPrChange>
          </w:tcPr>
          <w:p w14:paraId="79920C0B" w14:textId="235805BD" w:rsidR="00FD588A" w:rsidRPr="007F6A26" w:rsidRDefault="00FD588A" w:rsidP="00FD588A">
            <w:pPr>
              <w:pStyle w:val="a0"/>
              <w:ind w:firstLine="0"/>
              <w:rPr>
                <w:ins w:id="5817" w:author="Антон Смирнов" w:date="2023-05-25T13:43:00Z"/>
              </w:rPr>
            </w:pPr>
            <w:ins w:id="5818" w:author="Антон Смирнов" w:date="2023-05-25T13:43:00Z">
              <w:r w:rsidRPr="007F6A26">
                <w:t>C*01:02</w:t>
              </w:r>
            </w:ins>
          </w:p>
        </w:tc>
        <w:tc>
          <w:tcPr>
            <w:tcW w:w="814" w:type="dxa"/>
            <w:tcPrChange w:id="5819" w:author="Антон Смирнов" w:date="2023-05-25T13:48:00Z">
              <w:tcPr>
                <w:tcW w:w="1088" w:type="dxa"/>
              </w:tcPr>
            </w:tcPrChange>
          </w:tcPr>
          <w:p w14:paraId="72E4F4EF" w14:textId="77777777" w:rsidR="00FD588A" w:rsidRPr="007F6A26" w:rsidRDefault="00FD588A" w:rsidP="00FD588A">
            <w:pPr>
              <w:pStyle w:val="a0"/>
              <w:ind w:firstLine="0"/>
              <w:rPr>
                <w:ins w:id="5820" w:author="Антон Смирнов" w:date="2023-05-25T13:43:00Z"/>
              </w:rPr>
            </w:pPr>
            <w:ins w:id="5821" w:author="Антон Смирнов" w:date="2023-05-25T13:43:00Z">
              <w:r w:rsidRPr="007F6A26">
                <w:t>0,91</w:t>
              </w:r>
            </w:ins>
          </w:p>
        </w:tc>
        <w:tc>
          <w:tcPr>
            <w:tcW w:w="699" w:type="dxa"/>
            <w:tcPrChange w:id="5822" w:author="Антон Смирнов" w:date="2023-05-25T13:48:00Z">
              <w:tcPr>
                <w:tcW w:w="979" w:type="dxa"/>
              </w:tcPr>
            </w:tcPrChange>
          </w:tcPr>
          <w:p w14:paraId="5495673D" w14:textId="77777777" w:rsidR="00FD588A" w:rsidRPr="007F6A26" w:rsidRDefault="00FD588A" w:rsidP="00FD588A">
            <w:pPr>
              <w:pStyle w:val="a0"/>
              <w:ind w:firstLine="0"/>
              <w:rPr>
                <w:ins w:id="5823" w:author="Антон Смирнов" w:date="2023-05-25T13:43:00Z"/>
              </w:rPr>
            </w:pPr>
            <w:ins w:id="5824" w:author="Антон Смирнов" w:date="2023-05-25T13:43:00Z">
              <w:r w:rsidRPr="007F6A26">
                <w:t>0,07</w:t>
              </w:r>
            </w:ins>
          </w:p>
        </w:tc>
        <w:tc>
          <w:tcPr>
            <w:tcW w:w="1241" w:type="dxa"/>
            <w:tcPrChange w:id="5825" w:author="Антон Смирнов" w:date="2023-05-25T13:48:00Z">
              <w:tcPr>
                <w:tcW w:w="1606" w:type="dxa"/>
              </w:tcPr>
            </w:tcPrChange>
          </w:tcPr>
          <w:p w14:paraId="02A67717" w14:textId="77777777" w:rsidR="00FD588A" w:rsidRPr="007F6A26" w:rsidRDefault="00FD588A" w:rsidP="00FD588A">
            <w:pPr>
              <w:pStyle w:val="a0"/>
              <w:ind w:firstLine="0"/>
              <w:rPr>
                <w:ins w:id="5826" w:author="Антон Смирнов" w:date="2023-05-25T13:43:00Z"/>
              </w:rPr>
            </w:pPr>
            <w:ins w:id="5827" w:author="Антон Смирнов" w:date="2023-05-25T13:43:00Z">
              <w:r w:rsidRPr="007F6A26">
                <w:t>0,84</w:t>
              </w:r>
            </w:ins>
          </w:p>
        </w:tc>
        <w:tc>
          <w:tcPr>
            <w:tcW w:w="1966" w:type="dxa"/>
            <w:tcPrChange w:id="5828" w:author="Антон Смирнов" w:date="2023-05-25T13:48:00Z">
              <w:tcPr>
                <w:tcW w:w="1298" w:type="dxa"/>
              </w:tcPr>
            </w:tcPrChange>
          </w:tcPr>
          <w:p w14:paraId="47335E5C" w14:textId="77777777" w:rsidR="00FD588A" w:rsidRPr="007F6A26" w:rsidRDefault="00FD588A" w:rsidP="00FD588A">
            <w:pPr>
              <w:pStyle w:val="a0"/>
              <w:ind w:firstLine="0"/>
              <w:rPr>
                <w:ins w:id="5829" w:author="Антон Смирнов" w:date="2023-05-25T13:43:00Z"/>
              </w:rPr>
            </w:pPr>
            <w:ins w:id="5830" w:author="Антон Смирнов" w:date="2023-05-25T13:43:00Z">
              <w:r w:rsidRPr="007F6A26">
                <w:t>0,9</w:t>
              </w:r>
            </w:ins>
          </w:p>
        </w:tc>
        <w:tc>
          <w:tcPr>
            <w:tcW w:w="1395" w:type="dxa"/>
            <w:tcPrChange w:id="5831" w:author="Антон Смирнов" w:date="2023-05-25T13:48:00Z">
              <w:tcPr>
                <w:tcW w:w="1279" w:type="dxa"/>
              </w:tcPr>
            </w:tcPrChange>
          </w:tcPr>
          <w:p w14:paraId="18B7C153" w14:textId="77777777" w:rsidR="00FD588A" w:rsidRPr="007F6A26" w:rsidRDefault="00FD588A" w:rsidP="00FD588A">
            <w:pPr>
              <w:pStyle w:val="a0"/>
              <w:ind w:firstLine="0"/>
              <w:rPr>
                <w:ins w:id="5832" w:author="Антон Смирнов" w:date="2023-05-25T13:43:00Z"/>
              </w:rPr>
            </w:pPr>
            <w:ins w:id="5833" w:author="Антон Смирнов" w:date="2023-05-25T13:43:00Z">
              <w:r w:rsidRPr="007F6A26">
                <w:t>0,9</w:t>
              </w:r>
            </w:ins>
          </w:p>
        </w:tc>
        <w:tc>
          <w:tcPr>
            <w:tcW w:w="699" w:type="dxa"/>
            <w:tcPrChange w:id="5834" w:author="Антон Смирнов" w:date="2023-05-25T13:48:00Z">
              <w:tcPr>
                <w:tcW w:w="682" w:type="dxa"/>
              </w:tcPr>
            </w:tcPrChange>
          </w:tcPr>
          <w:p w14:paraId="5C8045B9" w14:textId="77777777" w:rsidR="00FD588A" w:rsidRPr="007F6A26" w:rsidRDefault="00FD588A" w:rsidP="00FD588A">
            <w:pPr>
              <w:pStyle w:val="a0"/>
              <w:ind w:firstLine="0"/>
              <w:rPr>
                <w:ins w:id="5835" w:author="Антон Смирнов" w:date="2023-05-25T13:43:00Z"/>
              </w:rPr>
            </w:pPr>
            <w:ins w:id="5836" w:author="Антон Смирнов" w:date="2023-05-25T13:43:00Z">
              <w:r w:rsidRPr="007F6A26">
                <w:t>0,87</w:t>
              </w:r>
            </w:ins>
          </w:p>
        </w:tc>
        <w:tc>
          <w:tcPr>
            <w:tcW w:w="699" w:type="dxa"/>
            <w:tcPrChange w:id="5837" w:author="Антон Смирнов" w:date="2023-05-25T13:48:00Z">
              <w:tcPr>
                <w:tcW w:w="682" w:type="dxa"/>
              </w:tcPr>
            </w:tcPrChange>
          </w:tcPr>
          <w:p w14:paraId="3FFFA95E" w14:textId="77777777" w:rsidR="00FD588A" w:rsidRPr="007F6A26" w:rsidRDefault="00FD588A" w:rsidP="00FD588A">
            <w:pPr>
              <w:pStyle w:val="a0"/>
              <w:ind w:firstLine="0"/>
              <w:rPr>
                <w:ins w:id="5838" w:author="Антон Смирнов" w:date="2023-05-25T13:43:00Z"/>
              </w:rPr>
            </w:pPr>
            <w:ins w:id="5839" w:author="Антон Смирнов" w:date="2023-05-25T13:43:00Z">
              <w:r w:rsidRPr="007F6A26">
                <w:t>0,17</w:t>
              </w:r>
            </w:ins>
          </w:p>
        </w:tc>
        <w:tc>
          <w:tcPr>
            <w:tcW w:w="875" w:type="dxa"/>
            <w:tcPrChange w:id="5840" w:author="Антон Смирнов" w:date="2023-05-25T13:48:00Z">
              <w:tcPr>
                <w:tcW w:w="809" w:type="dxa"/>
              </w:tcPr>
            </w:tcPrChange>
          </w:tcPr>
          <w:p w14:paraId="4E1148D9" w14:textId="77777777" w:rsidR="00FD588A" w:rsidRPr="007F6A26" w:rsidRDefault="00FD588A" w:rsidP="00FD588A">
            <w:pPr>
              <w:pStyle w:val="a0"/>
              <w:ind w:firstLine="0"/>
              <w:rPr>
                <w:ins w:id="5841" w:author="Антон Смирнов" w:date="2023-05-25T13:43:00Z"/>
              </w:rPr>
            </w:pPr>
            <w:ins w:id="5842" w:author="Антон Смирнов" w:date="2023-05-25T13:43:00Z">
              <w:r w:rsidRPr="007F6A26">
                <w:t>0,16</w:t>
              </w:r>
            </w:ins>
          </w:p>
        </w:tc>
      </w:tr>
      <w:tr w:rsidR="00FD588A" w:rsidRPr="007F6A26" w14:paraId="449AFD2E" w14:textId="77777777" w:rsidTr="00FD588A">
        <w:trPr>
          <w:ins w:id="5843" w:author="Антон Смирнов" w:date="2023-05-25T13:43:00Z"/>
        </w:trPr>
        <w:tc>
          <w:tcPr>
            <w:tcW w:w="1182" w:type="dxa"/>
            <w:tcPrChange w:id="5844" w:author="Антон Смирнов" w:date="2023-05-25T13:48:00Z">
              <w:tcPr>
                <w:tcW w:w="1147" w:type="dxa"/>
              </w:tcPr>
            </w:tcPrChange>
          </w:tcPr>
          <w:p w14:paraId="7E630E3A" w14:textId="02E0EBD2" w:rsidR="00FD588A" w:rsidRPr="007F6A26" w:rsidRDefault="00FD588A" w:rsidP="00FD588A">
            <w:pPr>
              <w:pStyle w:val="a0"/>
              <w:ind w:firstLine="0"/>
              <w:rPr>
                <w:ins w:id="5845" w:author="Антон Смирнов" w:date="2023-05-25T13:43:00Z"/>
              </w:rPr>
            </w:pPr>
            <w:ins w:id="5846" w:author="Антон Смирнов" w:date="2023-05-25T13:43:00Z">
              <w:r w:rsidRPr="007F6A26">
                <w:t>A*26:01</w:t>
              </w:r>
            </w:ins>
          </w:p>
        </w:tc>
        <w:tc>
          <w:tcPr>
            <w:tcW w:w="814" w:type="dxa"/>
            <w:tcPrChange w:id="5847" w:author="Антон Смирнов" w:date="2023-05-25T13:48:00Z">
              <w:tcPr>
                <w:tcW w:w="1088" w:type="dxa"/>
              </w:tcPr>
            </w:tcPrChange>
          </w:tcPr>
          <w:p w14:paraId="3925CBB2" w14:textId="77777777" w:rsidR="00FD588A" w:rsidRPr="007F6A26" w:rsidRDefault="00FD588A" w:rsidP="00FD588A">
            <w:pPr>
              <w:pStyle w:val="a0"/>
              <w:ind w:firstLine="0"/>
              <w:rPr>
                <w:ins w:id="5848" w:author="Антон Смирнов" w:date="2023-05-25T13:43:00Z"/>
              </w:rPr>
            </w:pPr>
            <w:ins w:id="5849" w:author="Антон Смирнов" w:date="2023-05-25T13:43:00Z">
              <w:r w:rsidRPr="007F6A26">
                <w:t>0,91</w:t>
              </w:r>
            </w:ins>
          </w:p>
        </w:tc>
        <w:tc>
          <w:tcPr>
            <w:tcW w:w="699" w:type="dxa"/>
            <w:tcPrChange w:id="5850" w:author="Антон Смирнов" w:date="2023-05-25T13:48:00Z">
              <w:tcPr>
                <w:tcW w:w="979" w:type="dxa"/>
              </w:tcPr>
            </w:tcPrChange>
          </w:tcPr>
          <w:p w14:paraId="7A04329E" w14:textId="77777777" w:rsidR="00FD588A" w:rsidRPr="007F6A26" w:rsidRDefault="00FD588A" w:rsidP="00FD588A">
            <w:pPr>
              <w:pStyle w:val="a0"/>
              <w:ind w:firstLine="0"/>
              <w:rPr>
                <w:ins w:id="5851" w:author="Антон Смирнов" w:date="2023-05-25T13:43:00Z"/>
              </w:rPr>
            </w:pPr>
            <w:ins w:id="5852" w:author="Антон Смирнов" w:date="2023-05-25T13:43:00Z">
              <w:r w:rsidRPr="007F6A26">
                <w:t>0,04</w:t>
              </w:r>
            </w:ins>
          </w:p>
        </w:tc>
        <w:tc>
          <w:tcPr>
            <w:tcW w:w="1241" w:type="dxa"/>
            <w:tcPrChange w:id="5853" w:author="Антон Смирнов" w:date="2023-05-25T13:48:00Z">
              <w:tcPr>
                <w:tcW w:w="1606" w:type="dxa"/>
              </w:tcPr>
            </w:tcPrChange>
          </w:tcPr>
          <w:p w14:paraId="0E16D821" w14:textId="77777777" w:rsidR="00FD588A" w:rsidRPr="007F6A26" w:rsidRDefault="00FD588A" w:rsidP="00FD588A">
            <w:pPr>
              <w:pStyle w:val="a0"/>
              <w:ind w:firstLine="0"/>
              <w:rPr>
                <w:ins w:id="5854" w:author="Антон Смирнов" w:date="2023-05-25T13:43:00Z"/>
              </w:rPr>
            </w:pPr>
            <w:ins w:id="5855" w:author="Антон Смирнов" w:date="2023-05-25T13:43:00Z">
              <w:r w:rsidRPr="007F6A26">
                <w:t>0,86</w:t>
              </w:r>
            </w:ins>
          </w:p>
        </w:tc>
        <w:tc>
          <w:tcPr>
            <w:tcW w:w="1966" w:type="dxa"/>
            <w:tcPrChange w:id="5856" w:author="Антон Смирнов" w:date="2023-05-25T13:48:00Z">
              <w:tcPr>
                <w:tcW w:w="1298" w:type="dxa"/>
              </w:tcPr>
            </w:tcPrChange>
          </w:tcPr>
          <w:p w14:paraId="1D6E1FDD" w14:textId="77777777" w:rsidR="00FD588A" w:rsidRPr="007F6A26" w:rsidRDefault="00FD588A" w:rsidP="00FD588A">
            <w:pPr>
              <w:pStyle w:val="a0"/>
              <w:ind w:firstLine="0"/>
              <w:rPr>
                <w:ins w:id="5857" w:author="Антон Смирнов" w:date="2023-05-25T13:43:00Z"/>
              </w:rPr>
            </w:pPr>
            <w:ins w:id="5858" w:author="Антон Смирнов" w:date="2023-05-25T13:43:00Z">
              <w:r w:rsidRPr="007F6A26">
                <w:t>0,89</w:t>
              </w:r>
            </w:ins>
          </w:p>
        </w:tc>
        <w:tc>
          <w:tcPr>
            <w:tcW w:w="1395" w:type="dxa"/>
            <w:tcPrChange w:id="5859" w:author="Антон Смирнов" w:date="2023-05-25T13:48:00Z">
              <w:tcPr>
                <w:tcW w:w="1279" w:type="dxa"/>
              </w:tcPr>
            </w:tcPrChange>
          </w:tcPr>
          <w:p w14:paraId="24C92BC4" w14:textId="77777777" w:rsidR="00FD588A" w:rsidRPr="007F6A26" w:rsidRDefault="00FD588A" w:rsidP="00FD588A">
            <w:pPr>
              <w:pStyle w:val="a0"/>
              <w:ind w:firstLine="0"/>
              <w:rPr>
                <w:ins w:id="5860" w:author="Антон Смирнов" w:date="2023-05-25T13:43:00Z"/>
              </w:rPr>
            </w:pPr>
            <w:ins w:id="5861" w:author="Антон Смирнов" w:date="2023-05-25T13:43:00Z">
              <w:r w:rsidRPr="007F6A26">
                <w:t>0,89</w:t>
              </w:r>
            </w:ins>
          </w:p>
        </w:tc>
        <w:tc>
          <w:tcPr>
            <w:tcW w:w="699" w:type="dxa"/>
            <w:tcPrChange w:id="5862" w:author="Антон Смирнов" w:date="2023-05-25T13:48:00Z">
              <w:tcPr>
                <w:tcW w:w="682" w:type="dxa"/>
              </w:tcPr>
            </w:tcPrChange>
          </w:tcPr>
          <w:p w14:paraId="54A0C6CF" w14:textId="77777777" w:rsidR="00FD588A" w:rsidRPr="007F6A26" w:rsidRDefault="00FD588A" w:rsidP="00FD588A">
            <w:pPr>
              <w:pStyle w:val="a0"/>
              <w:ind w:firstLine="0"/>
              <w:rPr>
                <w:ins w:id="5863" w:author="Антон Смирнов" w:date="2023-05-25T13:43:00Z"/>
              </w:rPr>
            </w:pPr>
            <w:ins w:id="5864" w:author="Антон Смирнов" w:date="2023-05-25T13:43:00Z">
              <w:r w:rsidRPr="007F6A26">
                <w:t>0,87</w:t>
              </w:r>
            </w:ins>
          </w:p>
        </w:tc>
        <w:tc>
          <w:tcPr>
            <w:tcW w:w="699" w:type="dxa"/>
            <w:tcPrChange w:id="5865" w:author="Антон Смирнов" w:date="2023-05-25T13:48:00Z">
              <w:tcPr>
                <w:tcW w:w="682" w:type="dxa"/>
              </w:tcPr>
            </w:tcPrChange>
          </w:tcPr>
          <w:p w14:paraId="36F7CD6A" w14:textId="77777777" w:rsidR="00FD588A" w:rsidRPr="007F6A26" w:rsidRDefault="00FD588A" w:rsidP="00FD588A">
            <w:pPr>
              <w:pStyle w:val="a0"/>
              <w:ind w:firstLine="0"/>
              <w:rPr>
                <w:ins w:id="5866" w:author="Антон Смирнов" w:date="2023-05-25T13:43:00Z"/>
              </w:rPr>
            </w:pPr>
            <w:ins w:id="5867" w:author="Антон Смирнов" w:date="2023-05-25T13:43:00Z">
              <w:r w:rsidRPr="007F6A26">
                <w:t>0,14</w:t>
              </w:r>
            </w:ins>
          </w:p>
        </w:tc>
        <w:tc>
          <w:tcPr>
            <w:tcW w:w="875" w:type="dxa"/>
            <w:tcPrChange w:id="5868" w:author="Антон Смирнов" w:date="2023-05-25T13:48:00Z">
              <w:tcPr>
                <w:tcW w:w="809" w:type="dxa"/>
              </w:tcPr>
            </w:tcPrChange>
          </w:tcPr>
          <w:p w14:paraId="5B9029A8" w14:textId="77777777" w:rsidR="00FD588A" w:rsidRPr="007F6A26" w:rsidRDefault="00FD588A" w:rsidP="00FD588A">
            <w:pPr>
              <w:pStyle w:val="a0"/>
              <w:ind w:firstLine="0"/>
              <w:rPr>
                <w:ins w:id="5869" w:author="Антон Смирнов" w:date="2023-05-25T13:43:00Z"/>
              </w:rPr>
            </w:pPr>
            <w:ins w:id="5870" w:author="Антон Смирнов" w:date="2023-05-25T13:43:00Z">
              <w:r w:rsidRPr="007F6A26">
                <w:t>0,16</w:t>
              </w:r>
            </w:ins>
          </w:p>
        </w:tc>
      </w:tr>
      <w:tr w:rsidR="00FD588A" w:rsidRPr="007F6A26" w14:paraId="4F7780F8" w14:textId="77777777" w:rsidTr="00FD588A">
        <w:trPr>
          <w:ins w:id="5871" w:author="Антон Смирнов" w:date="2023-05-25T13:43:00Z"/>
        </w:trPr>
        <w:tc>
          <w:tcPr>
            <w:tcW w:w="1182" w:type="dxa"/>
            <w:tcPrChange w:id="5872" w:author="Антон Смирнов" w:date="2023-05-25T13:48:00Z">
              <w:tcPr>
                <w:tcW w:w="1147" w:type="dxa"/>
              </w:tcPr>
            </w:tcPrChange>
          </w:tcPr>
          <w:p w14:paraId="08EF9DD0" w14:textId="09C387B2" w:rsidR="00FD588A" w:rsidRPr="007F6A26" w:rsidRDefault="00FD588A" w:rsidP="00FD588A">
            <w:pPr>
              <w:pStyle w:val="a0"/>
              <w:ind w:firstLine="0"/>
              <w:rPr>
                <w:ins w:id="5873" w:author="Антон Смирнов" w:date="2023-05-25T13:43:00Z"/>
              </w:rPr>
            </w:pPr>
            <w:ins w:id="5874" w:author="Антон Смирнов" w:date="2023-05-25T13:43:00Z">
              <w:r w:rsidRPr="007F6A26">
                <w:t>B*13:01</w:t>
              </w:r>
            </w:ins>
          </w:p>
        </w:tc>
        <w:tc>
          <w:tcPr>
            <w:tcW w:w="814" w:type="dxa"/>
            <w:tcPrChange w:id="5875" w:author="Антон Смирнов" w:date="2023-05-25T13:48:00Z">
              <w:tcPr>
                <w:tcW w:w="1088" w:type="dxa"/>
              </w:tcPr>
            </w:tcPrChange>
          </w:tcPr>
          <w:p w14:paraId="6B85EEB4" w14:textId="77777777" w:rsidR="00FD588A" w:rsidRPr="007F6A26" w:rsidRDefault="00FD588A" w:rsidP="00FD588A">
            <w:pPr>
              <w:pStyle w:val="a0"/>
              <w:ind w:firstLine="0"/>
              <w:rPr>
                <w:ins w:id="5876" w:author="Антон Смирнов" w:date="2023-05-25T13:43:00Z"/>
              </w:rPr>
            </w:pPr>
            <w:ins w:id="5877" w:author="Антон Смирнов" w:date="2023-05-25T13:43:00Z">
              <w:r w:rsidRPr="007F6A26">
                <w:t>0,91</w:t>
              </w:r>
            </w:ins>
          </w:p>
        </w:tc>
        <w:tc>
          <w:tcPr>
            <w:tcW w:w="699" w:type="dxa"/>
            <w:tcPrChange w:id="5878" w:author="Антон Смирнов" w:date="2023-05-25T13:48:00Z">
              <w:tcPr>
                <w:tcW w:w="979" w:type="dxa"/>
              </w:tcPr>
            </w:tcPrChange>
          </w:tcPr>
          <w:p w14:paraId="0C236DCC" w14:textId="77777777" w:rsidR="00FD588A" w:rsidRPr="007F6A26" w:rsidRDefault="00FD588A" w:rsidP="00FD588A">
            <w:pPr>
              <w:pStyle w:val="a0"/>
              <w:ind w:firstLine="0"/>
              <w:rPr>
                <w:ins w:id="5879" w:author="Антон Смирнов" w:date="2023-05-25T13:43:00Z"/>
              </w:rPr>
            </w:pPr>
            <w:ins w:id="5880" w:author="Антон Смирнов" w:date="2023-05-25T13:43:00Z">
              <w:r w:rsidRPr="007F6A26">
                <w:t>0</w:t>
              </w:r>
            </w:ins>
          </w:p>
        </w:tc>
        <w:tc>
          <w:tcPr>
            <w:tcW w:w="1241" w:type="dxa"/>
            <w:tcPrChange w:id="5881" w:author="Антон Смирнов" w:date="2023-05-25T13:48:00Z">
              <w:tcPr>
                <w:tcW w:w="1606" w:type="dxa"/>
              </w:tcPr>
            </w:tcPrChange>
          </w:tcPr>
          <w:p w14:paraId="4637EF12" w14:textId="77777777" w:rsidR="00FD588A" w:rsidRPr="007F6A26" w:rsidRDefault="00FD588A" w:rsidP="00FD588A">
            <w:pPr>
              <w:pStyle w:val="a0"/>
              <w:ind w:firstLine="0"/>
              <w:rPr>
                <w:ins w:id="5882" w:author="Антон Смирнов" w:date="2023-05-25T13:43:00Z"/>
              </w:rPr>
            </w:pPr>
            <w:ins w:id="5883" w:author="Антон Смирнов" w:date="2023-05-25T13:43:00Z">
              <w:r w:rsidRPr="007F6A26">
                <w:t>0,88</w:t>
              </w:r>
            </w:ins>
          </w:p>
        </w:tc>
        <w:tc>
          <w:tcPr>
            <w:tcW w:w="1966" w:type="dxa"/>
            <w:tcPrChange w:id="5884" w:author="Антон Смирнов" w:date="2023-05-25T13:48:00Z">
              <w:tcPr>
                <w:tcW w:w="1298" w:type="dxa"/>
              </w:tcPr>
            </w:tcPrChange>
          </w:tcPr>
          <w:p w14:paraId="6ADB55B6" w14:textId="77777777" w:rsidR="00FD588A" w:rsidRPr="007F6A26" w:rsidRDefault="00FD588A" w:rsidP="00FD588A">
            <w:pPr>
              <w:pStyle w:val="a0"/>
              <w:ind w:firstLine="0"/>
              <w:rPr>
                <w:ins w:id="5885" w:author="Антон Смирнов" w:date="2023-05-25T13:43:00Z"/>
              </w:rPr>
            </w:pPr>
            <w:ins w:id="5886" w:author="Антон Смирнов" w:date="2023-05-25T13:43:00Z">
              <w:r w:rsidRPr="007F6A26">
                <w:t>0,87</w:t>
              </w:r>
            </w:ins>
          </w:p>
        </w:tc>
        <w:tc>
          <w:tcPr>
            <w:tcW w:w="1395" w:type="dxa"/>
            <w:tcPrChange w:id="5887" w:author="Антон Смирнов" w:date="2023-05-25T13:48:00Z">
              <w:tcPr>
                <w:tcW w:w="1279" w:type="dxa"/>
              </w:tcPr>
            </w:tcPrChange>
          </w:tcPr>
          <w:p w14:paraId="7B740E97" w14:textId="77777777" w:rsidR="00FD588A" w:rsidRPr="007F6A26" w:rsidRDefault="00FD588A" w:rsidP="00FD588A">
            <w:pPr>
              <w:pStyle w:val="a0"/>
              <w:ind w:firstLine="0"/>
              <w:rPr>
                <w:ins w:id="5888" w:author="Антон Смирнов" w:date="2023-05-25T13:43:00Z"/>
              </w:rPr>
            </w:pPr>
            <w:ins w:id="5889" w:author="Антон Смирнов" w:date="2023-05-25T13:43:00Z">
              <w:r w:rsidRPr="007F6A26">
                <w:t>0,87</w:t>
              </w:r>
            </w:ins>
          </w:p>
        </w:tc>
        <w:tc>
          <w:tcPr>
            <w:tcW w:w="699" w:type="dxa"/>
            <w:tcPrChange w:id="5890" w:author="Антон Смирнов" w:date="2023-05-25T13:48:00Z">
              <w:tcPr>
                <w:tcW w:w="682" w:type="dxa"/>
              </w:tcPr>
            </w:tcPrChange>
          </w:tcPr>
          <w:p w14:paraId="2E60B137" w14:textId="77777777" w:rsidR="00FD588A" w:rsidRPr="007F6A26" w:rsidRDefault="00FD588A" w:rsidP="00FD588A">
            <w:pPr>
              <w:pStyle w:val="a0"/>
              <w:ind w:firstLine="0"/>
              <w:rPr>
                <w:ins w:id="5891" w:author="Антон Смирнов" w:date="2023-05-25T13:43:00Z"/>
              </w:rPr>
            </w:pPr>
            <w:ins w:id="5892" w:author="Антон Смирнов" w:date="2023-05-25T13:43:00Z">
              <w:r w:rsidRPr="007F6A26">
                <w:t>0,88</w:t>
              </w:r>
            </w:ins>
          </w:p>
        </w:tc>
        <w:tc>
          <w:tcPr>
            <w:tcW w:w="699" w:type="dxa"/>
            <w:tcPrChange w:id="5893" w:author="Антон Смирнов" w:date="2023-05-25T13:48:00Z">
              <w:tcPr>
                <w:tcW w:w="682" w:type="dxa"/>
              </w:tcPr>
            </w:tcPrChange>
          </w:tcPr>
          <w:p w14:paraId="4E7B5648" w14:textId="77777777" w:rsidR="00FD588A" w:rsidRPr="007F6A26" w:rsidRDefault="00FD588A" w:rsidP="00FD588A">
            <w:pPr>
              <w:pStyle w:val="a0"/>
              <w:ind w:firstLine="0"/>
              <w:rPr>
                <w:ins w:id="5894" w:author="Антон Смирнов" w:date="2023-05-25T13:43:00Z"/>
              </w:rPr>
            </w:pPr>
            <w:ins w:id="5895" w:author="Антон Смирнов" w:date="2023-05-25T13:43:00Z">
              <w:r w:rsidRPr="007F6A26">
                <w:t>0,16</w:t>
              </w:r>
            </w:ins>
          </w:p>
        </w:tc>
        <w:tc>
          <w:tcPr>
            <w:tcW w:w="875" w:type="dxa"/>
            <w:tcPrChange w:id="5896" w:author="Антон Смирнов" w:date="2023-05-25T13:48:00Z">
              <w:tcPr>
                <w:tcW w:w="809" w:type="dxa"/>
              </w:tcPr>
            </w:tcPrChange>
          </w:tcPr>
          <w:p w14:paraId="6CA9F70C" w14:textId="77777777" w:rsidR="00FD588A" w:rsidRPr="007F6A26" w:rsidRDefault="00FD588A" w:rsidP="00FD588A">
            <w:pPr>
              <w:pStyle w:val="a0"/>
              <w:ind w:firstLine="0"/>
              <w:rPr>
                <w:ins w:id="5897" w:author="Антон Смирнов" w:date="2023-05-25T13:43:00Z"/>
              </w:rPr>
            </w:pPr>
            <w:ins w:id="5898" w:author="Антон Смирнов" w:date="2023-05-25T13:43:00Z">
              <w:r w:rsidRPr="007F6A26">
                <w:t>0,18</w:t>
              </w:r>
            </w:ins>
          </w:p>
        </w:tc>
      </w:tr>
      <w:tr w:rsidR="00FD588A" w:rsidRPr="007F6A26" w14:paraId="020CC8D7" w14:textId="77777777" w:rsidTr="00FD588A">
        <w:trPr>
          <w:ins w:id="5899" w:author="Антон Смирнов" w:date="2023-05-25T13:43:00Z"/>
        </w:trPr>
        <w:tc>
          <w:tcPr>
            <w:tcW w:w="1182" w:type="dxa"/>
            <w:tcPrChange w:id="5900" w:author="Антон Смирнов" w:date="2023-05-25T13:48:00Z">
              <w:tcPr>
                <w:tcW w:w="1147" w:type="dxa"/>
              </w:tcPr>
            </w:tcPrChange>
          </w:tcPr>
          <w:p w14:paraId="369B7C71" w14:textId="2D39782E" w:rsidR="00FD588A" w:rsidRPr="007F6A26" w:rsidRDefault="00FD588A" w:rsidP="00FD588A">
            <w:pPr>
              <w:pStyle w:val="a0"/>
              <w:ind w:firstLine="0"/>
              <w:rPr>
                <w:ins w:id="5901" w:author="Антон Смирнов" w:date="2023-05-25T13:43:00Z"/>
              </w:rPr>
            </w:pPr>
            <w:ins w:id="5902" w:author="Антон Смирнов" w:date="2023-05-25T13:43:00Z">
              <w:r w:rsidRPr="007F6A26">
                <w:t>A*29:02</w:t>
              </w:r>
            </w:ins>
          </w:p>
        </w:tc>
        <w:tc>
          <w:tcPr>
            <w:tcW w:w="814" w:type="dxa"/>
            <w:tcPrChange w:id="5903" w:author="Антон Смирнов" w:date="2023-05-25T13:48:00Z">
              <w:tcPr>
                <w:tcW w:w="1088" w:type="dxa"/>
              </w:tcPr>
            </w:tcPrChange>
          </w:tcPr>
          <w:p w14:paraId="0601C66F" w14:textId="77777777" w:rsidR="00FD588A" w:rsidRPr="007F6A26" w:rsidRDefault="00FD588A" w:rsidP="00FD588A">
            <w:pPr>
              <w:pStyle w:val="a0"/>
              <w:ind w:firstLine="0"/>
              <w:rPr>
                <w:ins w:id="5904" w:author="Антон Смирнов" w:date="2023-05-25T13:43:00Z"/>
              </w:rPr>
            </w:pPr>
            <w:ins w:id="5905" w:author="Антон Смирнов" w:date="2023-05-25T13:43:00Z">
              <w:r w:rsidRPr="007F6A26">
                <w:t>0,91</w:t>
              </w:r>
            </w:ins>
          </w:p>
        </w:tc>
        <w:tc>
          <w:tcPr>
            <w:tcW w:w="699" w:type="dxa"/>
            <w:tcPrChange w:id="5906" w:author="Антон Смирнов" w:date="2023-05-25T13:48:00Z">
              <w:tcPr>
                <w:tcW w:w="979" w:type="dxa"/>
              </w:tcPr>
            </w:tcPrChange>
          </w:tcPr>
          <w:p w14:paraId="0D263977" w14:textId="77777777" w:rsidR="00FD588A" w:rsidRPr="007F6A26" w:rsidRDefault="00FD588A" w:rsidP="00FD588A">
            <w:pPr>
              <w:pStyle w:val="a0"/>
              <w:ind w:firstLine="0"/>
              <w:rPr>
                <w:ins w:id="5907" w:author="Антон Смирнов" w:date="2023-05-25T13:43:00Z"/>
              </w:rPr>
            </w:pPr>
            <w:ins w:id="5908" w:author="Антон Смирнов" w:date="2023-05-25T13:43:00Z">
              <w:r w:rsidRPr="007F6A26">
                <w:t>0</w:t>
              </w:r>
            </w:ins>
          </w:p>
        </w:tc>
        <w:tc>
          <w:tcPr>
            <w:tcW w:w="1241" w:type="dxa"/>
            <w:tcPrChange w:id="5909" w:author="Антон Смирнов" w:date="2023-05-25T13:48:00Z">
              <w:tcPr>
                <w:tcW w:w="1606" w:type="dxa"/>
              </w:tcPr>
            </w:tcPrChange>
          </w:tcPr>
          <w:p w14:paraId="0E7732FF" w14:textId="77777777" w:rsidR="00FD588A" w:rsidRPr="007F6A26" w:rsidRDefault="00FD588A" w:rsidP="00FD588A">
            <w:pPr>
              <w:pStyle w:val="a0"/>
              <w:ind w:firstLine="0"/>
              <w:rPr>
                <w:ins w:id="5910" w:author="Антон Смирнов" w:date="2023-05-25T13:43:00Z"/>
              </w:rPr>
            </w:pPr>
            <w:ins w:id="5911" w:author="Антон Смирнов" w:date="2023-05-25T13:43:00Z">
              <w:r w:rsidRPr="007F6A26">
                <w:t>0,88</w:t>
              </w:r>
            </w:ins>
          </w:p>
        </w:tc>
        <w:tc>
          <w:tcPr>
            <w:tcW w:w="1966" w:type="dxa"/>
            <w:tcPrChange w:id="5912" w:author="Антон Смирнов" w:date="2023-05-25T13:48:00Z">
              <w:tcPr>
                <w:tcW w:w="1298" w:type="dxa"/>
              </w:tcPr>
            </w:tcPrChange>
          </w:tcPr>
          <w:p w14:paraId="0DEC0CEC" w14:textId="77777777" w:rsidR="00FD588A" w:rsidRPr="007F6A26" w:rsidRDefault="00FD588A" w:rsidP="00FD588A">
            <w:pPr>
              <w:pStyle w:val="a0"/>
              <w:ind w:firstLine="0"/>
              <w:rPr>
                <w:ins w:id="5913" w:author="Антон Смирнов" w:date="2023-05-25T13:43:00Z"/>
              </w:rPr>
            </w:pPr>
            <w:ins w:id="5914" w:author="Антон Смирнов" w:date="2023-05-25T13:43:00Z">
              <w:r w:rsidRPr="007F6A26">
                <w:t>0,87</w:t>
              </w:r>
            </w:ins>
          </w:p>
        </w:tc>
        <w:tc>
          <w:tcPr>
            <w:tcW w:w="1395" w:type="dxa"/>
            <w:tcPrChange w:id="5915" w:author="Антон Смирнов" w:date="2023-05-25T13:48:00Z">
              <w:tcPr>
                <w:tcW w:w="1279" w:type="dxa"/>
              </w:tcPr>
            </w:tcPrChange>
          </w:tcPr>
          <w:p w14:paraId="33B87AA0" w14:textId="77777777" w:rsidR="00FD588A" w:rsidRPr="007F6A26" w:rsidRDefault="00FD588A" w:rsidP="00FD588A">
            <w:pPr>
              <w:pStyle w:val="a0"/>
              <w:ind w:firstLine="0"/>
              <w:rPr>
                <w:ins w:id="5916" w:author="Антон Смирнов" w:date="2023-05-25T13:43:00Z"/>
              </w:rPr>
            </w:pPr>
            <w:ins w:id="5917" w:author="Антон Смирнов" w:date="2023-05-25T13:43:00Z">
              <w:r w:rsidRPr="007F6A26">
                <w:t>0,87</w:t>
              </w:r>
            </w:ins>
          </w:p>
        </w:tc>
        <w:tc>
          <w:tcPr>
            <w:tcW w:w="699" w:type="dxa"/>
            <w:tcPrChange w:id="5918" w:author="Антон Смирнов" w:date="2023-05-25T13:48:00Z">
              <w:tcPr>
                <w:tcW w:w="682" w:type="dxa"/>
              </w:tcPr>
            </w:tcPrChange>
          </w:tcPr>
          <w:p w14:paraId="47450B24" w14:textId="77777777" w:rsidR="00FD588A" w:rsidRPr="007F6A26" w:rsidRDefault="00FD588A" w:rsidP="00FD588A">
            <w:pPr>
              <w:pStyle w:val="a0"/>
              <w:ind w:firstLine="0"/>
              <w:rPr>
                <w:ins w:id="5919" w:author="Антон Смирнов" w:date="2023-05-25T13:43:00Z"/>
              </w:rPr>
            </w:pPr>
            <w:ins w:id="5920" w:author="Антон Смирнов" w:date="2023-05-25T13:43:00Z">
              <w:r w:rsidRPr="007F6A26">
                <w:t>0,88</w:t>
              </w:r>
            </w:ins>
          </w:p>
        </w:tc>
        <w:tc>
          <w:tcPr>
            <w:tcW w:w="699" w:type="dxa"/>
            <w:tcPrChange w:id="5921" w:author="Антон Смирнов" w:date="2023-05-25T13:48:00Z">
              <w:tcPr>
                <w:tcW w:w="682" w:type="dxa"/>
              </w:tcPr>
            </w:tcPrChange>
          </w:tcPr>
          <w:p w14:paraId="3EC934B4" w14:textId="77777777" w:rsidR="00FD588A" w:rsidRPr="007F6A26" w:rsidRDefault="00FD588A" w:rsidP="00FD588A">
            <w:pPr>
              <w:pStyle w:val="a0"/>
              <w:ind w:firstLine="0"/>
              <w:rPr>
                <w:ins w:id="5922" w:author="Антон Смирнов" w:date="2023-05-25T13:43:00Z"/>
              </w:rPr>
            </w:pPr>
            <w:ins w:id="5923" w:author="Антон Смирнов" w:date="2023-05-25T13:43:00Z">
              <w:r w:rsidRPr="007F6A26">
                <w:t>0,24</w:t>
              </w:r>
            </w:ins>
          </w:p>
        </w:tc>
        <w:tc>
          <w:tcPr>
            <w:tcW w:w="875" w:type="dxa"/>
            <w:tcPrChange w:id="5924" w:author="Антон Смирнов" w:date="2023-05-25T13:48:00Z">
              <w:tcPr>
                <w:tcW w:w="809" w:type="dxa"/>
              </w:tcPr>
            </w:tcPrChange>
          </w:tcPr>
          <w:p w14:paraId="47F7A1F3" w14:textId="77777777" w:rsidR="00FD588A" w:rsidRPr="007F6A26" w:rsidRDefault="00FD588A" w:rsidP="00FD588A">
            <w:pPr>
              <w:pStyle w:val="a0"/>
              <w:ind w:firstLine="0"/>
              <w:rPr>
                <w:ins w:id="5925" w:author="Антон Смирнов" w:date="2023-05-25T13:43:00Z"/>
              </w:rPr>
            </w:pPr>
            <w:ins w:id="5926" w:author="Антон Смирнов" w:date="2023-05-25T13:43:00Z">
              <w:r w:rsidRPr="007F6A26">
                <w:t>0,26</w:t>
              </w:r>
            </w:ins>
          </w:p>
        </w:tc>
      </w:tr>
      <w:tr w:rsidR="00FD588A" w:rsidRPr="007F6A26" w14:paraId="1102DCD2" w14:textId="77777777" w:rsidTr="00FD588A">
        <w:trPr>
          <w:ins w:id="5927" w:author="Антон Смирнов" w:date="2023-05-25T13:43:00Z"/>
        </w:trPr>
        <w:tc>
          <w:tcPr>
            <w:tcW w:w="1182" w:type="dxa"/>
            <w:tcPrChange w:id="5928" w:author="Антон Смирнов" w:date="2023-05-25T13:48:00Z">
              <w:tcPr>
                <w:tcW w:w="1147" w:type="dxa"/>
              </w:tcPr>
            </w:tcPrChange>
          </w:tcPr>
          <w:p w14:paraId="3F818040" w14:textId="10C4563E" w:rsidR="00FD588A" w:rsidRPr="007F6A26" w:rsidRDefault="00FD588A" w:rsidP="00FD588A">
            <w:pPr>
              <w:pStyle w:val="a0"/>
              <w:ind w:firstLine="0"/>
              <w:rPr>
                <w:ins w:id="5929" w:author="Антон Смирнов" w:date="2023-05-25T13:43:00Z"/>
              </w:rPr>
            </w:pPr>
            <w:ins w:id="5930" w:author="Антон Смирнов" w:date="2023-05-25T13:43:00Z">
              <w:r w:rsidRPr="007F6A26">
                <w:t>A*31:01</w:t>
              </w:r>
            </w:ins>
          </w:p>
        </w:tc>
        <w:tc>
          <w:tcPr>
            <w:tcW w:w="814" w:type="dxa"/>
            <w:tcPrChange w:id="5931" w:author="Антон Смирнов" w:date="2023-05-25T13:48:00Z">
              <w:tcPr>
                <w:tcW w:w="1088" w:type="dxa"/>
              </w:tcPr>
            </w:tcPrChange>
          </w:tcPr>
          <w:p w14:paraId="6621EE2B" w14:textId="77777777" w:rsidR="00FD588A" w:rsidRPr="007F6A26" w:rsidRDefault="00FD588A" w:rsidP="00FD588A">
            <w:pPr>
              <w:pStyle w:val="a0"/>
              <w:ind w:firstLine="0"/>
              <w:rPr>
                <w:ins w:id="5932" w:author="Антон Смирнов" w:date="2023-05-25T13:43:00Z"/>
              </w:rPr>
            </w:pPr>
            <w:ins w:id="5933" w:author="Антон Смирнов" w:date="2023-05-25T13:43:00Z">
              <w:r w:rsidRPr="007F6A26">
                <w:t>0,91</w:t>
              </w:r>
            </w:ins>
          </w:p>
        </w:tc>
        <w:tc>
          <w:tcPr>
            <w:tcW w:w="699" w:type="dxa"/>
            <w:tcPrChange w:id="5934" w:author="Антон Смирнов" w:date="2023-05-25T13:48:00Z">
              <w:tcPr>
                <w:tcW w:w="979" w:type="dxa"/>
              </w:tcPr>
            </w:tcPrChange>
          </w:tcPr>
          <w:p w14:paraId="3EBACD13" w14:textId="77777777" w:rsidR="00FD588A" w:rsidRPr="007F6A26" w:rsidRDefault="00FD588A" w:rsidP="00FD588A">
            <w:pPr>
              <w:pStyle w:val="a0"/>
              <w:ind w:firstLine="0"/>
              <w:rPr>
                <w:ins w:id="5935" w:author="Антон Смирнов" w:date="2023-05-25T13:43:00Z"/>
              </w:rPr>
            </w:pPr>
            <w:ins w:id="5936" w:author="Антон Смирнов" w:date="2023-05-25T13:43:00Z">
              <w:r w:rsidRPr="007F6A26">
                <w:t>0</w:t>
              </w:r>
            </w:ins>
          </w:p>
        </w:tc>
        <w:tc>
          <w:tcPr>
            <w:tcW w:w="1241" w:type="dxa"/>
            <w:tcPrChange w:id="5937" w:author="Антон Смирнов" w:date="2023-05-25T13:48:00Z">
              <w:tcPr>
                <w:tcW w:w="1606" w:type="dxa"/>
              </w:tcPr>
            </w:tcPrChange>
          </w:tcPr>
          <w:p w14:paraId="1F5A297F" w14:textId="77777777" w:rsidR="00FD588A" w:rsidRPr="007F6A26" w:rsidRDefault="00FD588A" w:rsidP="00FD588A">
            <w:pPr>
              <w:pStyle w:val="a0"/>
              <w:ind w:firstLine="0"/>
              <w:rPr>
                <w:ins w:id="5938" w:author="Антон Смирнов" w:date="2023-05-25T13:43:00Z"/>
              </w:rPr>
            </w:pPr>
            <w:ins w:id="5939" w:author="Антон Смирнов" w:date="2023-05-25T13:43:00Z">
              <w:r w:rsidRPr="007F6A26">
                <w:t>0,89</w:t>
              </w:r>
            </w:ins>
          </w:p>
        </w:tc>
        <w:tc>
          <w:tcPr>
            <w:tcW w:w="1966" w:type="dxa"/>
            <w:tcPrChange w:id="5940" w:author="Антон Смирнов" w:date="2023-05-25T13:48:00Z">
              <w:tcPr>
                <w:tcW w:w="1298" w:type="dxa"/>
              </w:tcPr>
            </w:tcPrChange>
          </w:tcPr>
          <w:p w14:paraId="60F6AD93" w14:textId="77777777" w:rsidR="00FD588A" w:rsidRPr="007F6A26" w:rsidRDefault="00FD588A" w:rsidP="00FD588A">
            <w:pPr>
              <w:pStyle w:val="a0"/>
              <w:ind w:firstLine="0"/>
              <w:rPr>
                <w:ins w:id="5941" w:author="Антон Смирнов" w:date="2023-05-25T13:43:00Z"/>
              </w:rPr>
            </w:pPr>
            <w:ins w:id="5942" w:author="Антон Смирнов" w:date="2023-05-25T13:43:00Z">
              <w:r w:rsidRPr="007F6A26">
                <w:t>0,88</w:t>
              </w:r>
            </w:ins>
          </w:p>
        </w:tc>
        <w:tc>
          <w:tcPr>
            <w:tcW w:w="1395" w:type="dxa"/>
            <w:tcPrChange w:id="5943" w:author="Антон Смирнов" w:date="2023-05-25T13:48:00Z">
              <w:tcPr>
                <w:tcW w:w="1279" w:type="dxa"/>
              </w:tcPr>
            </w:tcPrChange>
          </w:tcPr>
          <w:p w14:paraId="726DC255" w14:textId="77777777" w:rsidR="00FD588A" w:rsidRPr="007F6A26" w:rsidRDefault="00FD588A" w:rsidP="00FD588A">
            <w:pPr>
              <w:pStyle w:val="a0"/>
              <w:ind w:firstLine="0"/>
              <w:rPr>
                <w:ins w:id="5944" w:author="Антон Смирнов" w:date="2023-05-25T13:43:00Z"/>
              </w:rPr>
            </w:pPr>
            <w:ins w:id="5945" w:author="Антон Смирнов" w:date="2023-05-25T13:43:00Z">
              <w:r w:rsidRPr="007F6A26">
                <w:t>0,88</w:t>
              </w:r>
            </w:ins>
          </w:p>
        </w:tc>
        <w:tc>
          <w:tcPr>
            <w:tcW w:w="699" w:type="dxa"/>
            <w:tcPrChange w:id="5946" w:author="Антон Смирнов" w:date="2023-05-25T13:48:00Z">
              <w:tcPr>
                <w:tcW w:w="682" w:type="dxa"/>
              </w:tcPr>
            </w:tcPrChange>
          </w:tcPr>
          <w:p w14:paraId="77C5203A" w14:textId="77777777" w:rsidR="00FD588A" w:rsidRPr="007F6A26" w:rsidRDefault="00FD588A" w:rsidP="00FD588A">
            <w:pPr>
              <w:pStyle w:val="a0"/>
              <w:ind w:firstLine="0"/>
              <w:rPr>
                <w:ins w:id="5947" w:author="Антон Смирнов" w:date="2023-05-25T13:43:00Z"/>
              </w:rPr>
            </w:pPr>
            <w:ins w:id="5948" w:author="Антон Смирнов" w:date="2023-05-25T13:43:00Z">
              <w:r w:rsidRPr="007F6A26">
                <w:t>0,88</w:t>
              </w:r>
            </w:ins>
          </w:p>
        </w:tc>
        <w:tc>
          <w:tcPr>
            <w:tcW w:w="699" w:type="dxa"/>
            <w:tcPrChange w:id="5949" w:author="Антон Смирнов" w:date="2023-05-25T13:48:00Z">
              <w:tcPr>
                <w:tcW w:w="682" w:type="dxa"/>
              </w:tcPr>
            </w:tcPrChange>
          </w:tcPr>
          <w:p w14:paraId="607239E5" w14:textId="77777777" w:rsidR="00FD588A" w:rsidRPr="007F6A26" w:rsidRDefault="00FD588A" w:rsidP="00FD588A">
            <w:pPr>
              <w:pStyle w:val="a0"/>
              <w:ind w:firstLine="0"/>
              <w:rPr>
                <w:ins w:id="5950" w:author="Антон Смирнов" w:date="2023-05-25T13:43:00Z"/>
              </w:rPr>
            </w:pPr>
            <w:ins w:id="5951" w:author="Антон Смирнов" w:date="2023-05-25T13:43:00Z">
              <w:r w:rsidRPr="007F6A26">
                <w:t>0,13</w:t>
              </w:r>
            </w:ins>
          </w:p>
        </w:tc>
        <w:tc>
          <w:tcPr>
            <w:tcW w:w="875" w:type="dxa"/>
            <w:tcPrChange w:id="5952" w:author="Антон Смирнов" w:date="2023-05-25T13:48:00Z">
              <w:tcPr>
                <w:tcW w:w="809" w:type="dxa"/>
              </w:tcPr>
            </w:tcPrChange>
          </w:tcPr>
          <w:p w14:paraId="1923E487" w14:textId="77777777" w:rsidR="00FD588A" w:rsidRPr="007F6A26" w:rsidRDefault="00FD588A" w:rsidP="00FD588A">
            <w:pPr>
              <w:pStyle w:val="a0"/>
              <w:ind w:firstLine="0"/>
              <w:rPr>
                <w:ins w:id="5953" w:author="Антон Смирнов" w:date="2023-05-25T13:43:00Z"/>
              </w:rPr>
            </w:pPr>
            <w:ins w:id="5954" w:author="Антон Смирнов" w:date="2023-05-25T13:43:00Z">
              <w:r w:rsidRPr="007F6A26">
                <w:t>0,22</w:t>
              </w:r>
            </w:ins>
          </w:p>
        </w:tc>
      </w:tr>
      <w:tr w:rsidR="00FD588A" w:rsidRPr="007F6A26" w14:paraId="46C85B8B" w14:textId="77777777" w:rsidTr="00FD588A">
        <w:trPr>
          <w:ins w:id="5955" w:author="Антон Смирнов" w:date="2023-05-25T13:43:00Z"/>
        </w:trPr>
        <w:tc>
          <w:tcPr>
            <w:tcW w:w="1182" w:type="dxa"/>
            <w:tcPrChange w:id="5956" w:author="Антон Смирнов" w:date="2023-05-25T13:48:00Z">
              <w:tcPr>
                <w:tcW w:w="1147" w:type="dxa"/>
              </w:tcPr>
            </w:tcPrChange>
          </w:tcPr>
          <w:p w14:paraId="35DE2C99" w14:textId="572D5570" w:rsidR="00FD588A" w:rsidRPr="007F6A26" w:rsidRDefault="00FD588A" w:rsidP="00FD588A">
            <w:pPr>
              <w:pStyle w:val="a0"/>
              <w:ind w:firstLine="0"/>
              <w:rPr>
                <w:ins w:id="5957" w:author="Антон Смирнов" w:date="2023-05-25T13:43:00Z"/>
              </w:rPr>
            </w:pPr>
            <w:ins w:id="5958" w:author="Антон Смирнов" w:date="2023-05-25T13:43:00Z">
              <w:r w:rsidRPr="007F6A26">
                <w:t>A*02:07</w:t>
              </w:r>
            </w:ins>
          </w:p>
        </w:tc>
        <w:tc>
          <w:tcPr>
            <w:tcW w:w="814" w:type="dxa"/>
            <w:tcPrChange w:id="5959" w:author="Антон Смирнов" w:date="2023-05-25T13:48:00Z">
              <w:tcPr>
                <w:tcW w:w="1088" w:type="dxa"/>
              </w:tcPr>
            </w:tcPrChange>
          </w:tcPr>
          <w:p w14:paraId="2761A7ED" w14:textId="77777777" w:rsidR="00FD588A" w:rsidRPr="007F6A26" w:rsidRDefault="00FD588A" w:rsidP="00FD588A">
            <w:pPr>
              <w:pStyle w:val="a0"/>
              <w:ind w:firstLine="0"/>
              <w:rPr>
                <w:ins w:id="5960" w:author="Антон Смирнов" w:date="2023-05-25T13:43:00Z"/>
              </w:rPr>
            </w:pPr>
            <w:ins w:id="5961" w:author="Антон Смирнов" w:date="2023-05-25T13:43:00Z">
              <w:r w:rsidRPr="007F6A26">
                <w:t>0,91</w:t>
              </w:r>
            </w:ins>
          </w:p>
        </w:tc>
        <w:tc>
          <w:tcPr>
            <w:tcW w:w="699" w:type="dxa"/>
            <w:tcPrChange w:id="5962" w:author="Антон Смирнов" w:date="2023-05-25T13:48:00Z">
              <w:tcPr>
                <w:tcW w:w="979" w:type="dxa"/>
              </w:tcPr>
            </w:tcPrChange>
          </w:tcPr>
          <w:p w14:paraId="6873E75E" w14:textId="77777777" w:rsidR="00FD588A" w:rsidRPr="007F6A26" w:rsidRDefault="00FD588A" w:rsidP="00FD588A">
            <w:pPr>
              <w:pStyle w:val="a0"/>
              <w:ind w:firstLine="0"/>
              <w:rPr>
                <w:ins w:id="5963" w:author="Антон Смирнов" w:date="2023-05-25T13:43:00Z"/>
              </w:rPr>
            </w:pPr>
            <w:ins w:id="5964" w:author="Антон Смирнов" w:date="2023-05-25T13:43:00Z">
              <w:r w:rsidRPr="007F6A26">
                <w:t>0,01</w:t>
              </w:r>
            </w:ins>
          </w:p>
        </w:tc>
        <w:tc>
          <w:tcPr>
            <w:tcW w:w="1241" w:type="dxa"/>
            <w:tcPrChange w:id="5965" w:author="Антон Смирнов" w:date="2023-05-25T13:48:00Z">
              <w:tcPr>
                <w:tcW w:w="1606" w:type="dxa"/>
              </w:tcPr>
            </w:tcPrChange>
          </w:tcPr>
          <w:p w14:paraId="417FEACC" w14:textId="77777777" w:rsidR="00FD588A" w:rsidRPr="007F6A26" w:rsidRDefault="00FD588A" w:rsidP="00FD588A">
            <w:pPr>
              <w:pStyle w:val="a0"/>
              <w:ind w:firstLine="0"/>
              <w:rPr>
                <w:ins w:id="5966" w:author="Антон Смирнов" w:date="2023-05-25T13:43:00Z"/>
              </w:rPr>
            </w:pPr>
            <w:ins w:id="5967" w:author="Антон Смирнов" w:date="2023-05-25T13:43:00Z">
              <w:r w:rsidRPr="007F6A26">
                <w:t>0,88</w:t>
              </w:r>
            </w:ins>
          </w:p>
        </w:tc>
        <w:tc>
          <w:tcPr>
            <w:tcW w:w="1966" w:type="dxa"/>
            <w:tcPrChange w:id="5968" w:author="Антон Смирнов" w:date="2023-05-25T13:48:00Z">
              <w:tcPr>
                <w:tcW w:w="1298" w:type="dxa"/>
              </w:tcPr>
            </w:tcPrChange>
          </w:tcPr>
          <w:p w14:paraId="635F724B" w14:textId="77777777" w:rsidR="00FD588A" w:rsidRPr="007F6A26" w:rsidRDefault="00FD588A" w:rsidP="00FD588A">
            <w:pPr>
              <w:pStyle w:val="a0"/>
              <w:ind w:firstLine="0"/>
              <w:rPr>
                <w:ins w:id="5969" w:author="Антон Смирнов" w:date="2023-05-25T13:43:00Z"/>
              </w:rPr>
            </w:pPr>
            <w:ins w:id="5970" w:author="Антон Смирнов" w:date="2023-05-25T13:43:00Z">
              <w:r w:rsidRPr="007F6A26">
                <w:t>0,87</w:t>
              </w:r>
            </w:ins>
          </w:p>
        </w:tc>
        <w:tc>
          <w:tcPr>
            <w:tcW w:w="1395" w:type="dxa"/>
            <w:tcPrChange w:id="5971" w:author="Антон Смирнов" w:date="2023-05-25T13:48:00Z">
              <w:tcPr>
                <w:tcW w:w="1279" w:type="dxa"/>
              </w:tcPr>
            </w:tcPrChange>
          </w:tcPr>
          <w:p w14:paraId="5FB08D72" w14:textId="77777777" w:rsidR="00FD588A" w:rsidRPr="007F6A26" w:rsidRDefault="00FD588A" w:rsidP="00FD588A">
            <w:pPr>
              <w:pStyle w:val="a0"/>
              <w:ind w:firstLine="0"/>
              <w:rPr>
                <w:ins w:id="5972" w:author="Антон Смирнов" w:date="2023-05-25T13:43:00Z"/>
              </w:rPr>
            </w:pPr>
            <w:ins w:id="5973" w:author="Антон Смирнов" w:date="2023-05-25T13:43:00Z">
              <w:r w:rsidRPr="007F6A26">
                <w:t>0,87</w:t>
              </w:r>
            </w:ins>
          </w:p>
        </w:tc>
        <w:tc>
          <w:tcPr>
            <w:tcW w:w="699" w:type="dxa"/>
            <w:tcPrChange w:id="5974" w:author="Антон Смирнов" w:date="2023-05-25T13:48:00Z">
              <w:tcPr>
                <w:tcW w:w="682" w:type="dxa"/>
              </w:tcPr>
            </w:tcPrChange>
          </w:tcPr>
          <w:p w14:paraId="132F4554" w14:textId="77777777" w:rsidR="00FD588A" w:rsidRPr="007F6A26" w:rsidRDefault="00FD588A" w:rsidP="00FD588A">
            <w:pPr>
              <w:pStyle w:val="a0"/>
              <w:ind w:firstLine="0"/>
              <w:rPr>
                <w:ins w:id="5975" w:author="Антон Смирнов" w:date="2023-05-25T13:43:00Z"/>
              </w:rPr>
            </w:pPr>
            <w:ins w:id="5976" w:author="Антон Смирнов" w:date="2023-05-25T13:43:00Z">
              <w:r w:rsidRPr="007F6A26">
                <w:t>0,88</w:t>
              </w:r>
            </w:ins>
          </w:p>
        </w:tc>
        <w:tc>
          <w:tcPr>
            <w:tcW w:w="699" w:type="dxa"/>
            <w:tcPrChange w:id="5977" w:author="Антон Смирнов" w:date="2023-05-25T13:48:00Z">
              <w:tcPr>
                <w:tcW w:w="682" w:type="dxa"/>
              </w:tcPr>
            </w:tcPrChange>
          </w:tcPr>
          <w:p w14:paraId="1783651C" w14:textId="77777777" w:rsidR="00FD588A" w:rsidRPr="007F6A26" w:rsidRDefault="00FD588A" w:rsidP="00FD588A">
            <w:pPr>
              <w:pStyle w:val="a0"/>
              <w:ind w:firstLine="0"/>
              <w:rPr>
                <w:ins w:id="5978" w:author="Антон Смирнов" w:date="2023-05-25T13:43:00Z"/>
              </w:rPr>
            </w:pPr>
            <w:ins w:id="5979" w:author="Антон Смирнов" w:date="2023-05-25T13:43:00Z">
              <w:r w:rsidRPr="007F6A26">
                <w:t>0,12</w:t>
              </w:r>
            </w:ins>
          </w:p>
        </w:tc>
        <w:tc>
          <w:tcPr>
            <w:tcW w:w="875" w:type="dxa"/>
            <w:tcPrChange w:id="5980" w:author="Антон Смирнов" w:date="2023-05-25T13:48:00Z">
              <w:tcPr>
                <w:tcW w:w="809" w:type="dxa"/>
              </w:tcPr>
            </w:tcPrChange>
          </w:tcPr>
          <w:p w14:paraId="26CAA27D" w14:textId="77777777" w:rsidR="00FD588A" w:rsidRPr="007F6A26" w:rsidRDefault="00FD588A" w:rsidP="00FD588A">
            <w:pPr>
              <w:pStyle w:val="a0"/>
              <w:ind w:firstLine="0"/>
              <w:rPr>
                <w:ins w:id="5981" w:author="Антон Смирнов" w:date="2023-05-25T13:43:00Z"/>
              </w:rPr>
            </w:pPr>
            <w:ins w:id="5982" w:author="Антон Смирнов" w:date="2023-05-25T13:43:00Z">
              <w:r w:rsidRPr="007F6A26">
                <w:t>0,19</w:t>
              </w:r>
            </w:ins>
          </w:p>
        </w:tc>
      </w:tr>
      <w:tr w:rsidR="00FD588A" w:rsidRPr="007F6A26" w14:paraId="2EB23B8C" w14:textId="77777777" w:rsidTr="00FD588A">
        <w:trPr>
          <w:ins w:id="5983" w:author="Антон Смирнов" w:date="2023-05-25T13:43:00Z"/>
        </w:trPr>
        <w:tc>
          <w:tcPr>
            <w:tcW w:w="1182" w:type="dxa"/>
            <w:tcPrChange w:id="5984" w:author="Антон Смирнов" w:date="2023-05-25T13:48:00Z">
              <w:tcPr>
                <w:tcW w:w="1147" w:type="dxa"/>
              </w:tcPr>
            </w:tcPrChange>
          </w:tcPr>
          <w:p w14:paraId="0F6CBDF0" w14:textId="013381C5" w:rsidR="00FD588A" w:rsidRPr="007F6A26" w:rsidRDefault="00FD588A" w:rsidP="00FD588A">
            <w:pPr>
              <w:pStyle w:val="a0"/>
              <w:ind w:firstLine="0"/>
              <w:rPr>
                <w:ins w:id="5985" w:author="Антон Смирнов" w:date="2023-05-25T13:43:00Z"/>
              </w:rPr>
            </w:pPr>
            <w:ins w:id="5986" w:author="Антон Смирнов" w:date="2023-05-25T13:43:00Z">
              <w:r w:rsidRPr="007F6A26">
                <w:lastRenderedPageBreak/>
                <w:t>B*07:02</w:t>
              </w:r>
            </w:ins>
          </w:p>
        </w:tc>
        <w:tc>
          <w:tcPr>
            <w:tcW w:w="814" w:type="dxa"/>
            <w:tcPrChange w:id="5987" w:author="Антон Смирнов" w:date="2023-05-25T13:48:00Z">
              <w:tcPr>
                <w:tcW w:w="1088" w:type="dxa"/>
              </w:tcPr>
            </w:tcPrChange>
          </w:tcPr>
          <w:p w14:paraId="59BF5CE1" w14:textId="77777777" w:rsidR="00FD588A" w:rsidRPr="007F6A26" w:rsidRDefault="00FD588A" w:rsidP="00FD588A">
            <w:pPr>
              <w:pStyle w:val="a0"/>
              <w:ind w:firstLine="0"/>
              <w:rPr>
                <w:ins w:id="5988" w:author="Антон Смирнов" w:date="2023-05-25T13:43:00Z"/>
              </w:rPr>
            </w:pPr>
            <w:ins w:id="5989" w:author="Антон Смирнов" w:date="2023-05-25T13:43:00Z">
              <w:r w:rsidRPr="007F6A26">
                <w:t>0,91</w:t>
              </w:r>
            </w:ins>
          </w:p>
        </w:tc>
        <w:tc>
          <w:tcPr>
            <w:tcW w:w="699" w:type="dxa"/>
            <w:tcPrChange w:id="5990" w:author="Антон Смирнов" w:date="2023-05-25T13:48:00Z">
              <w:tcPr>
                <w:tcW w:w="979" w:type="dxa"/>
              </w:tcPr>
            </w:tcPrChange>
          </w:tcPr>
          <w:p w14:paraId="1D5B0286" w14:textId="77777777" w:rsidR="00FD588A" w:rsidRPr="007F6A26" w:rsidRDefault="00FD588A" w:rsidP="00FD588A">
            <w:pPr>
              <w:pStyle w:val="a0"/>
              <w:ind w:firstLine="0"/>
              <w:rPr>
                <w:ins w:id="5991" w:author="Антон Смирнов" w:date="2023-05-25T13:43:00Z"/>
              </w:rPr>
            </w:pPr>
            <w:ins w:id="5992" w:author="Антон Смирнов" w:date="2023-05-25T13:43:00Z">
              <w:r w:rsidRPr="007F6A26">
                <w:t>0,05</w:t>
              </w:r>
            </w:ins>
          </w:p>
        </w:tc>
        <w:tc>
          <w:tcPr>
            <w:tcW w:w="1241" w:type="dxa"/>
            <w:tcPrChange w:id="5993" w:author="Антон Смирнов" w:date="2023-05-25T13:48:00Z">
              <w:tcPr>
                <w:tcW w:w="1606" w:type="dxa"/>
              </w:tcPr>
            </w:tcPrChange>
          </w:tcPr>
          <w:p w14:paraId="477C9FE7" w14:textId="77777777" w:rsidR="00FD588A" w:rsidRPr="007F6A26" w:rsidRDefault="00FD588A" w:rsidP="00FD588A">
            <w:pPr>
              <w:pStyle w:val="a0"/>
              <w:ind w:firstLine="0"/>
              <w:rPr>
                <w:ins w:id="5994" w:author="Антон Смирнов" w:date="2023-05-25T13:43:00Z"/>
              </w:rPr>
            </w:pPr>
            <w:ins w:id="5995" w:author="Антон Смирнов" w:date="2023-05-25T13:43:00Z">
              <w:r w:rsidRPr="007F6A26">
                <w:t>0,85</w:t>
              </w:r>
            </w:ins>
          </w:p>
        </w:tc>
        <w:tc>
          <w:tcPr>
            <w:tcW w:w="1966" w:type="dxa"/>
            <w:tcPrChange w:id="5996" w:author="Антон Смирнов" w:date="2023-05-25T13:48:00Z">
              <w:tcPr>
                <w:tcW w:w="1298" w:type="dxa"/>
              </w:tcPr>
            </w:tcPrChange>
          </w:tcPr>
          <w:p w14:paraId="130F36DD" w14:textId="77777777" w:rsidR="00FD588A" w:rsidRPr="007F6A26" w:rsidRDefault="00FD588A" w:rsidP="00FD588A">
            <w:pPr>
              <w:pStyle w:val="a0"/>
              <w:ind w:firstLine="0"/>
              <w:rPr>
                <w:ins w:id="5997" w:author="Антон Смирнов" w:date="2023-05-25T13:43:00Z"/>
              </w:rPr>
            </w:pPr>
            <w:ins w:id="5998" w:author="Антон Смирнов" w:date="2023-05-25T13:43:00Z">
              <w:r w:rsidRPr="007F6A26">
                <w:t>0,89</w:t>
              </w:r>
            </w:ins>
          </w:p>
        </w:tc>
        <w:tc>
          <w:tcPr>
            <w:tcW w:w="1395" w:type="dxa"/>
            <w:tcPrChange w:id="5999" w:author="Антон Смирнов" w:date="2023-05-25T13:48:00Z">
              <w:tcPr>
                <w:tcW w:w="1279" w:type="dxa"/>
              </w:tcPr>
            </w:tcPrChange>
          </w:tcPr>
          <w:p w14:paraId="49B87CE0" w14:textId="77777777" w:rsidR="00FD588A" w:rsidRPr="007F6A26" w:rsidRDefault="00FD588A" w:rsidP="00FD588A">
            <w:pPr>
              <w:pStyle w:val="a0"/>
              <w:ind w:firstLine="0"/>
              <w:rPr>
                <w:ins w:id="6000" w:author="Антон Смирнов" w:date="2023-05-25T13:43:00Z"/>
              </w:rPr>
            </w:pPr>
            <w:ins w:id="6001" w:author="Антон Смирнов" w:date="2023-05-25T13:43:00Z">
              <w:r w:rsidRPr="007F6A26">
                <w:t>0,89</w:t>
              </w:r>
            </w:ins>
          </w:p>
        </w:tc>
        <w:tc>
          <w:tcPr>
            <w:tcW w:w="699" w:type="dxa"/>
            <w:tcPrChange w:id="6002" w:author="Антон Смирнов" w:date="2023-05-25T13:48:00Z">
              <w:tcPr>
                <w:tcW w:w="682" w:type="dxa"/>
              </w:tcPr>
            </w:tcPrChange>
          </w:tcPr>
          <w:p w14:paraId="459B66E1" w14:textId="77777777" w:rsidR="00FD588A" w:rsidRPr="007F6A26" w:rsidRDefault="00FD588A" w:rsidP="00FD588A">
            <w:pPr>
              <w:pStyle w:val="a0"/>
              <w:ind w:firstLine="0"/>
              <w:rPr>
                <w:ins w:id="6003" w:author="Антон Смирнов" w:date="2023-05-25T13:43:00Z"/>
              </w:rPr>
            </w:pPr>
            <w:ins w:id="6004" w:author="Антон Смирнов" w:date="2023-05-25T13:43:00Z">
              <w:r w:rsidRPr="007F6A26">
                <w:t>0,87</w:t>
              </w:r>
            </w:ins>
          </w:p>
        </w:tc>
        <w:tc>
          <w:tcPr>
            <w:tcW w:w="699" w:type="dxa"/>
            <w:tcPrChange w:id="6005" w:author="Антон Смирнов" w:date="2023-05-25T13:48:00Z">
              <w:tcPr>
                <w:tcW w:w="682" w:type="dxa"/>
              </w:tcPr>
            </w:tcPrChange>
          </w:tcPr>
          <w:p w14:paraId="75C6A6D8" w14:textId="77777777" w:rsidR="00FD588A" w:rsidRPr="007F6A26" w:rsidRDefault="00FD588A" w:rsidP="00FD588A">
            <w:pPr>
              <w:pStyle w:val="a0"/>
              <w:ind w:firstLine="0"/>
              <w:rPr>
                <w:ins w:id="6006" w:author="Антон Смирнов" w:date="2023-05-25T13:43:00Z"/>
              </w:rPr>
            </w:pPr>
            <w:ins w:id="6007" w:author="Антон Смирнов" w:date="2023-05-25T13:43:00Z">
              <w:r w:rsidRPr="007F6A26">
                <w:t>0,41</w:t>
              </w:r>
            </w:ins>
          </w:p>
        </w:tc>
        <w:tc>
          <w:tcPr>
            <w:tcW w:w="875" w:type="dxa"/>
            <w:tcPrChange w:id="6008" w:author="Антон Смирнов" w:date="2023-05-25T13:48:00Z">
              <w:tcPr>
                <w:tcW w:w="809" w:type="dxa"/>
              </w:tcPr>
            </w:tcPrChange>
          </w:tcPr>
          <w:p w14:paraId="60FB95E4" w14:textId="77777777" w:rsidR="00FD588A" w:rsidRPr="007F6A26" w:rsidRDefault="00FD588A" w:rsidP="00FD588A">
            <w:pPr>
              <w:pStyle w:val="a0"/>
              <w:ind w:firstLine="0"/>
              <w:rPr>
                <w:ins w:id="6009" w:author="Антон Смирнов" w:date="2023-05-25T13:43:00Z"/>
              </w:rPr>
            </w:pPr>
            <w:ins w:id="6010" w:author="Антон Смирнов" w:date="2023-05-25T13:43:00Z">
              <w:r w:rsidRPr="007F6A26">
                <w:t>0,41</w:t>
              </w:r>
            </w:ins>
          </w:p>
        </w:tc>
      </w:tr>
      <w:tr w:rsidR="00FD588A" w:rsidRPr="007F6A26" w14:paraId="6E9274A3" w14:textId="77777777" w:rsidTr="00FD588A">
        <w:trPr>
          <w:ins w:id="6011" w:author="Антон Смирнов" w:date="2023-05-25T13:43:00Z"/>
        </w:trPr>
        <w:tc>
          <w:tcPr>
            <w:tcW w:w="1182" w:type="dxa"/>
            <w:tcPrChange w:id="6012" w:author="Антон Смирнов" w:date="2023-05-25T13:48:00Z">
              <w:tcPr>
                <w:tcW w:w="1147" w:type="dxa"/>
              </w:tcPr>
            </w:tcPrChange>
          </w:tcPr>
          <w:p w14:paraId="06A33D09" w14:textId="300616B8" w:rsidR="00FD588A" w:rsidRPr="007F6A26" w:rsidRDefault="00FD588A" w:rsidP="00FD588A">
            <w:pPr>
              <w:pStyle w:val="a0"/>
              <w:ind w:firstLine="0"/>
              <w:rPr>
                <w:ins w:id="6013" w:author="Антон Смирнов" w:date="2023-05-25T13:43:00Z"/>
              </w:rPr>
            </w:pPr>
            <w:ins w:id="6014" w:author="Антон Смирнов" w:date="2023-05-25T13:43:00Z">
              <w:r w:rsidRPr="007F6A26">
                <w:t>C*03:02</w:t>
              </w:r>
            </w:ins>
          </w:p>
        </w:tc>
        <w:tc>
          <w:tcPr>
            <w:tcW w:w="814" w:type="dxa"/>
            <w:tcPrChange w:id="6015" w:author="Антон Смирнов" w:date="2023-05-25T13:48:00Z">
              <w:tcPr>
                <w:tcW w:w="1088" w:type="dxa"/>
              </w:tcPr>
            </w:tcPrChange>
          </w:tcPr>
          <w:p w14:paraId="3F692736" w14:textId="77777777" w:rsidR="00FD588A" w:rsidRPr="007F6A26" w:rsidRDefault="00FD588A" w:rsidP="00FD588A">
            <w:pPr>
              <w:pStyle w:val="a0"/>
              <w:ind w:firstLine="0"/>
              <w:rPr>
                <w:ins w:id="6016" w:author="Антон Смирнов" w:date="2023-05-25T13:43:00Z"/>
              </w:rPr>
            </w:pPr>
            <w:ins w:id="6017" w:author="Антон Смирнов" w:date="2023-05-25T13:43:00Z">
              <w:r w:rsidRPr="007F6A26">
                <w:t>0,91</w:t>
              </w:r>
            </w:ins>
          </w:p>
        </w:tc>
        <w:tc>
          <w:tcPr>
            <w:tcW w:w="699" w:type="dxa"/>
            <w:tcPrChange w:id="6018" w:author="Антон Смирнов" w:date="2023-05-25T13:48:00Z">
              <w:tcPr>
                <w:tcW w:w="979" w:type="dxa"/>
              </w:tcPr>
            </w:tcPrChange>
          </w:tcPr>
          <w:p w14:paraId="40120B26" w14:textId="77777777" w:rsidR="00FD588A" w:rsidRPr="007F6A26" w:rsidRDefault="00FD588A" w:rsidP="00FD588A">
            <w:pPr>
              <w:pStyle w:val="a0"/>
              <w:ind w:firstLine="0"/>
              <w:rPr>
                <w:ins w:id="6019" w:author="Антон Смирнов" w:date="2023-05-25T13:43:00Z"/>
              </w:rPr>
            </w:pPr>
            <w:ins w:id="6020" w:author="Антон Смирнов" w:date="2023-05-25T13:43:00Z">
              <w:r w:rsidRPr="007F6A26">
                <w:t>0,03</w:t>
              </w:r>
            </w:ins>
          </w:p>
        </w:tc>
        <w:tc>
          <w:tcPr>
            <w:tcW w:w="1241" w:type="dxa"/>
            <w:tcPrChange w:id="6021" w:author="Антон Смирнов" w:date="2023-05-25T13:48:00Z">
              <w:tcPr>
                <w:tcW w:w="1606" w:type="dxa"/>
              </w:tcPr>
            </w:tcPrChange>
          </w:tcPr>
          <w:p w14:paraId="0F42840E" w14:textId="77777777" w:rsidR="00FD588A" w:rsidRPr="007F6A26" w:rsidRDefault="00FD588A" w:rsidP="00FD588A">
            <w:pPr>
              <w:pStyle w:val="a0"/>
              <w:ind w:firstLine="0"/>
              <w:rPr>
                <w:ins w:id="6022" w:author="Антон Смирнов" w:date="2023-05-25T13:43:00Z"/>
              </w:rPr>
            </w:pPr>
            <w:ins w:id="6023" w:author="Антон Смирнов" w:date="2023-05-25T13:43:00Z">
              <w:r w:rsidRPr="007F6A26">
                <w:t>0,87</w:t>
              </w:r>
            </w:ins>
          </w:p>
        </w:tc>
        <w:tc>
          <w:tcPr>
            <w:tcW w:w="1966" w:type="dxa"/>
            <w:tcPrChange w:id="6024" w:author="Антон Смирнов" w:date="2023-05-25T13:48:00Z">
              <w:tcPr>
                <w:tcW w:w="1298" w:type="dxa"/>
              </w:tcPr>
            </w:tcPrChange>
          </w:tcPr>
          <w:p w14:paraId="05D0B8FF" w14:textId="77777777" w:rsidR="00FD588A" w:rsidRPr="007F6A26" w:rsidRDefault="00FD588A" w:rsidP="00FD588A">
            <w:pPr>
              <w:pStyle w:val="a0"/>
              <w:ind w:firstLine="0"/>
              <w:rPr>
                <w:ins w:id="6025" w:author="Антон Смирнов" w:date="2023-05-25T13:43:00Z"/>
              </w:rPr>
            </w:pPr>
            <w:ins w:id="6026" w:author="Антон Смирнов" w:date="2023-05-25T13:43:00Z">
              <w:r w:rsidRPr="007F6A26">
                <w:t>0,87</w:t>
              </w:r>
            </w:ins>
          </w:p>
        </w:tc>
        <w:tc>
          <w:tcPr>
            <w:tcW w:w="1395" w:type="dxa"/>
            <w:tcPrChange w:id="6027" w:author="Антон Смирнов" w:date="2023-05-25T13:48:00Z">
              <w:tcPr>
                <w:tcW w:w="1279" w:type="dxa"/>
              </w:tcPr>
            </w:tcPrChange>
          </w:tcPr>
          <w:p w14:paraId="3355D30C" w14:textId="77777777" w:rsidR="00FD588A" w:rsidRPr="007F6A26" w:rsidRDefault="00FD588A" w:rsidP="00FD588A">
            <w:pPr>
              <w:pStyle w:val="a0"/>
              <w:ind w:firstLine="0"/>
              <w:rPr>
                <w:ins w:id="6028" w:author="Антон Смирнов" w:date="2023-05-25T13:43:00Z"/>
              </w:rPr>
            </w:pPr>
            <w:ins w:id="6029" w:author="Антон Смирнов" w:date="2023-05-25T13:43:00Z">
              <w:r w:rsidRPr="007F6A26">
                <w:t>0,87</w:t>
              </w:r>
            </w:ins>
          </w:p>
        </w:tc>
        <w:tc>
          <w:tcPr>
            <w:tcW w:w="699" w:type="dxa"/>
            <w:tcPrChange w:id="6030" w:author="Антон Смирнов" w:date="2023-05-25T13:48:00Z">
              <w:tcPr>
                <w:tcW w:w="682" w:type="dxa"/>
              </w:tcPr>
            </w:tcPrChange>
          </w:tcPr>
          <w:p w14:paraId="7E8E46FA" w14:textId="77777777" w:rsidR="00FD588A" w:rsidRPr="007F6A26" w:rsidRDefault="00FD588A" w:rsidP="00FD588A">
            <w:pPr>
              <w:pStyle w:val="a0"/>
              <w:ind w:firstLine="0"/>
              <w:rPr>
                <w:ins w:id="6031" w:author="Антон Смирнов" w:date="2023-05-25T13:43:00Z"/>
              </w:rPr>
            </w:pPr>
            <w:ins w:id="6032" w:author="Антон Смирнов" w:date="2023-05-25T13:43:00Z">
              <w:r w:rsidRPr="007F6A26">
                <w:t>0,87</w:t>
              </w:r>
            </w:ins>
          </w:p>
        </w:tc>
        <w:tc>
          <w:tcPr>
            <w:tcW w:w="699" w:type="dxa"/>
            <w:tcPrChange w:id="6033" w:author="Антон Смирнов" w:date="2023-05-25T13:48:00Z">
              <w:tcPr>
                <w:tcW w:w="682" w:type="dxa"/>
              </w:tcPr>
            </w:tcPrChange>
          </w:tcPr>
          <w:p w14:paraId="3345D9EF" w14:textId="77777777" w:rsidR="00FD588A" w:rsidRPr="007F6A26" w:rsidRDefault="00FD588A" w:rsidP="00FD588A">
            <w:pPr>
              <w:pStyle w:val="a0"/>
              <w:ind w:firstLine="0"/>
              <w:rPr>
                <w:ins w:id="6034" w:author="Антон Смирнов" w:date="2023-05-25T13:43:00Z"/>
              </w:rPr>
            </w:pPr>
            <w:ins w:id="6035" w:author="Антон Смирнов" w:date="2023-05-25T13:43:00Z">
              <w:r w:rsidRPr="007F6A26">
                <w:t>0,03</w:t>
              </w:r>
            </w:ins>
          </w:p>
        </w:tc>
        <w:tc>
          <w:tcPr>
            <w:tcW w:w="875" w:type="dxa"/>
            <w:tcPrChange w:id="6036" w:author="Антон Смирнов" w:date="2023-05-25T13:48:00Z">
              <w:tcPr>
                <w:tcW w:w="809" w:type="dxa"/>
              </w:tcPr>
            </w:tcPrChange>
          </w:tcPr>
          <w:p w14:paraId="19C67C12" w14:textId="77777777" w:rsidR="00FD588A" w:rsidRPr="007F6A26" w:rsidRDefault="00FD588A" w:rsidP="00FD588A">
            <w:pPr>
              <w:pStyle w:val="a0"/>
              <w:ind w:firstLine="0"/>
              <w:rPr>
                <w:ins w:id="6037" w:author="Антон Смирнов" w:date="2023-05-25T13:43:00Z"/>
              </w:rPr>
            </w:pPr>
            <w:ins w:id="6038" w:author="Антон Смирнов" w:date="2023-05-25T13:43:00Z">
              <w:r w:rsidRPr="007F6A26">
                <w:t>0,1</w:t>
              </w:r>
            </w:ins>
          </w:p>
        </w:tc>
      </w:tr>
      <w:tr w:rsidR="00FD588A" w:rsidRPr="007F6A26" w14:paraId="3BAFEBA4" w14:textId="77777777" w:rsidTr="00FD588A">
        <w:trPr>
          <w:ins w:id="6039" w:author="Антон Смирнов" w:date="2023-05-25T13:43:00Z"/>
        </w:trPr>
        <w:tc>
          <w:tcPr>
            <w:tcW w:w="1182" w:type="dxa"/>
            <w:tcPrChange w:id="6040" w:author="Антон Смирнов" w:date="2023-05-25T13:48:00Z">
              <w:tcPr>
                <w:tcW w:w="1147" w:type="dxa"/>
              </w:tcPr>
            </w:tcPrChange>
          </w:tcPr>
          <w:p w14:paraId="0391709A" w14:textId="74A25481" w:rsidR="00FD588A" w:rsidRPr="007F6A26" w:rsidRDefault="00FD588A" w:rsidP="00FD588A">
            <w:pPr>
              <w:pStyle w:val="a0"/>
              <w:ind w:firstLine="0"/>
              <w:rPr>
                <w:ins w:id="6041" w:author="Антон Смирнов" w:date="2023-05-25T13:43:00Z"/>
              </w:rPr>
            </w:pPr>
            <w:ins w:id="6042" w:author="Антон Смирнов" w:date="2023-05-25T13:43:00Z">
              <w:r w:rsidRPr="007F6A26">
                <w:t>A*01:01</w:t>
              </w:r>
            </w:ins>
          </w:p>
        </w:tc>
        <w:tc>
          <w:tcPr>
            <w:tcW w:w="814" w:type="dxa"/>
            <w:tcPrChange w:id="6043" w:author="Антон Смирнов" w:date="2023-05-25T13:48:00Z">
              <w:tcPr>
                <w:tcW w:w="1088" w:type="dxa"/>
              </w:tcPr>
            </w:tcPrChange>
          </w:tcPr>
          <w:p w14:paraId="7D998042" w14:textId="77777777" w:rsidR="00FD588A" w:rsidRPr="007F6A26" w:rsidRDefault="00FD588A" w:rsidP="00FD588A">
            <w:pPr>
              <w:pStyle w:val="a0"/>
              <w:ind w:firstLine="0"/>
              <w:rPr>
                <w:ins w:id="6044" w:author="Антон Смирнов" w:date="2023-05-25T13:43:00Z"/>
              </w:rPr>
            </w:pPr>
            <w:ins w:id="6045" w:author="Антон Смирнов" w:date="2023-05-25T13:43:00Z">
              <w:r w:rsidRPr="007F6A26">
                <w:t>0,9</w:t>
              </w:r>
            </w:ins>
          </w:p>
        </w:tc>
        <w:tc>
          <w:tcPr>
            <w:tcW w:w="699" w:type="dxa"/>
            <w:tcPrChange w:id="6046" w:author="Антон Смирнов" w:date="2023-05-25T13:48:00Z">
              <w:tcPr>
                <w:tcW w:w="979" w:type="dxa"/>
              </w:tcPr>
            </w:tcPrChange>
          </w:tcPr>
          <w:p w14:paraId="04DA6CA6" w14:textId="77777777" w:rsidR="00FD588A" w:rsidRPr="007F6A26" w:rsidRDefault="00FD588A" w:rsidP="00FD588A">
            <w:pPr>
              <w:pStyle w:val="a0"/>
              <w:ind w:firstLine="0"/>
              <w:rPr>
                <w:ins w:id="6047" w:author="Антон Смирнов" w:date="2023-05-25T13:43:00Z"/>
              </w:rPr>
            </w:pPr>
            <w:ins w:id="6048" w:author="Антон Смирнов" w:date="2023-05-25T13:43:00Z">
              <w:r w:rsidRPr="007F6A26">
                <w:t>0,03</w:t>
              </w:r>
            </w:ins>
          </w:p>
        </w:tc>
        <w:tc>
          <w:tcPr>
            <w:tcW w:w="1241" w:type="dxa"/>
            <w:tcPrChange w:id="6049" w:author="Антон Смирнов" w:date="2023-05-25T13:48:00Z">
              <w:tcPr>
                <w:tcW w:w="1606" w:type="dxa"/>
              </w:tcPr>
            </w:tcPrChange>
          </w:tcPr>
          <w:p w14:paraId="4A86DBC5" w14:textId="77777777" w:rsidR="00FD588A" w:rsidRPr="007F6A26" w:rsidRDefault="00FD588A" w:rsidP="00FD588A">
            <w:pPr>
              <w:pStyle w:val="a0"/>
              <w:ind w:firstLine="0"/>
              <w:rPr>
                <w:ins w:id="6050" w:author="Антон Смирнов" w:date="2023-05-25T13:43:00Z"/>
              </w:rPr>
            </w:pPr>
            <w:ins w:id="6051" w:author="Антон Смирнов" w:date="2023-05-25T13:43:00Z">
              <w:r w:rsidRPr="007F6A26">
                <w:t>0,86</w:t>
              </w:r>
            </w:ins>
          </w:p>
        </w:tc>
        <w:tc>
          <w:tcPr>
            <w:tcW w:w="1966" w:type="dxa"/>
            <w:tcPrChange w:id="6052" w:author="Антон Смирнов" w:date="2023-05-25T13:48:00Z">
              <w:tcPr>
                <w:tcW w:w="1298" w:type="dxa"/>
              </w:tcPr>
            </w:tcPrChange>
          </w:tcPr>
          <w:p w14:paraId="32A9E8A3" w14:textId="77777777" w:rsidR="00FD588A" w:rsidRPr="007F6A26" w:rsidRDefault="00FD588A" w:rsidP="00FD588A">
            <w:pPr>
              <w:pStyle w:val="a0"/>
              <w:ind w:firstLine="0"/>
              <w:rPr>
                <w:ins w:id="6053" w:author="Антон Смирнов" w:date="2023-05-25T13:43:00Z"/>
              </w:rPr>
            </w:pPr>
            <w:ins w:id="6054" w:author="Антон Смирнов" w:date="2023-05-25T13:43:00Z">
              <w:r w:rsidRPr="007F6A26">
                <w:t>0,88</w:t>
              </w:r>
            </w:ins>
          </w:p>
        </w:tc>
        <w:tc>
          <w:tcPr>
            <w:tcW w:w="1395" w:type="dxa"/>
            <w:tcPrChange w:id="6055" w:author="Антон Смирнов" w:date="2023-05-25T13:48:00Z">
              <w:tcPr>
                <w:tcW w:w="1279" w:type="dxa"/>
              </w:tcPr>
            </w:tcPrChange>
          </w:tcPr>
          <w:p w14:paraId="3B4E8769" w14:textId="77777777" w:rsidR="00FD588A" w:rsidRPr="007F6A26" w:rsidRDefault="00FD588A" w:rsidP="00FD588A">
            <w:pPr>
              <w:pStyle w:val="a0"/>
              <w:ind w:firstLine="0"/>
              <w:rPr>
                <w:ins w:id="6056" w:author="Антон Смирнов" w:date="2023-05-25T13:43:00Z"/>
              </w:rPr>
            </w:pPr>
            <w:ins w:id="6057" w:author="Антон Смирнов" w:date="2023-05-25T13:43:00Z">
              <w:r w:rsidRPr="007F6A26">
                <w:t>0,88</w:t>
              </w:r>
            </w:ins>
          </w:p>
        </w:tc>
        <w:tc>
          <w:tcPr>
            <w:tcW w:w="699" w:type="dxa"/>
            <w:tcPrChange w:id="6058" w:author="Антон Смирнов" w:date="2023-05-25T13:48:00Z">
              <w:tcPr>
                <w:tcW w:w="682" w:type="dxa"/>
              </w:tcPr>
            </w:tcPrChange>
          </w:tcPr>
          <w:p w14:paraId="4EADAAF3" w14:textId="77777777" w:rsidR="00FD588A" w:rsidRPr="007F6A26" w:rsidRDefault="00FD588A" w:rsidP="00FD588A">
            <w:pPr>
              <w:pStyle w:val="a0"/>
              <w:ind w:firstLine="0"/>
              <w:rPr>
                <w:ins w:id="6059" w:author="Антон Смирнов" w:date="2023-05-25T13:43:00Z"/>
              </w:rPr>
            </w:pPr>
            <w:ins w:id="6060" w:author="Антон Смирнов" w:date="2023-05-25T13:43:00Z">
              <w:r w:rsidRPr="007F6A26">
                <w:t>0,87</w:t>
              </w:r>
            </w:ins>
          </w:p>
        </w:tc>
        <w:tc>
          <w:tcPr>
            <w:tcW w:w="699" w:type="dxa"/>
            <w:tcPrChange w:id="6061" w:author="Антон Смирнов" w:date="2023-05-25T13:48:00Z">
              <w:tcPr>
                <w:tcW w:w="682" w:type="dxa"/>
              </w:tcPr>
            </w:tcPrChange>
          </w:tcPr>
          <w:p w14:paraId="77840404" w14:textId="77777777" w:rsidR="00FD588A" w:rsidRPr="007F6A26" w:rsidRDefault="00FD588A" w:rsidP="00FD588A">
            <w:pPr>
              <w:pStyle w:val="a0"/>
              <w:ind w:firstLine="0"/>
              <w:rPr>
                <w:ins w:id="6062" w:author="Антон Смирнов" w:date="2023-05-25T13:43:00Z"/>
              </w:rPr>
            </w:pPr>
            <w:ins w:id="6063" w:author="Антон Смирнов" w:date="2023-05-25T13:43:00Z">
              <w:r w:rsidRPr="007F6A26">
                <w:t>0,37</w:t>
              </w:r>
            </w:ins>
          </w:p>
        </w:tc>
        <w:tc>
          <w:tcPr>
            <w:tcW w:w="875" w:type="dxa"/>
            <w:tcPrChange w:id="6064" w:author="Антон Смирнов" w:date="2023-05-25T13:48:00Z">
              <w:tcPr>
                <w:tcW w:w="809" w:type="dxa"/>
              </w:tcPr>
            </w:tcPrChange>
          </w:tcPr>
          <w:p w14:paraId="1E9B0232" w14:textId="77777777" w:rsidR="00FD588A" w:rsidRPr="007F6A26" w:rsidRDefault="00FD588A" w:rsidP="00FD588A">
            <w:pPr>
              <w:pStyle w:val="a0"/>
              <w:ind w:firstLine="0"/>
              <w:rPr>
                <w:ins w:id="6065" w:author="Антон Смирнов" w:date="2023-05-25T13:43:00Z"/>
              </w:rPr>
            </w:pPr>
            <w:ins w:id="6066" w:author="Антон Смирнов" w:date="2023-05-25T13:43:00Z">
              <w:r w:rsidRPr="007F6A26">
                <w:t>0,31</w:t>
              </w:r>
            </w:ins>
          </w:p>
        </w:tc>
      </w:tr>
      <w:tr w:rsidR="00FD588A" w:rsidRPr="007F6A26" w14:paraId="79D79D19" w14:textId="77777777" w:rsidTr="00FD588A">
        <w:trPr>
          <w:ins w:id="6067" w:author="Антон Смирнов" w:date="2023-05-25T13:43:00Z"/>
        </w:trPr>
        <w:tc>
          <w:tcPr>
            <w:tcW w:w="1182" w:type="dxa"/>
            <w:tcPrChange w:id="6068" w:author="Антон Смирнов" w:date="2023-05-25T13:48:00Z">
              <w:tcPr>
                <w:tcW w:w="1147" w:type="dxa"/>
              </w:tcPr>
            </w:tcPrChange>
          </w:tcPr>
          <w:p w14:paraId="66EFC43F" w14:textId="55FD4FD3" w:rsidR="00FD588A" w:rsidRPr="007F6A26" w:rsidRDefault="00FD588A" w:rsidP="00FD588A">
            <w:pPr>
              <w:pStyle w:val="a0"/>
              <w:ind w:firstLine="0"/>
              <w:rPr>
                <w:ins w:id="6069" w:author="Антон Смирнов" w:date="2023-05-25T13:43:00Z"/>
              </w:rPr>
            </w:pPr>
            <w:ins w:id="6070" w:author="Антон Смирнов" w:date="2023-05-25T13:43:00Z">
              <w:r w:rsidRPr="007F6A26">
                <w:t>A*24:02</w:t>
              </w:r>
            </w:ins>
          </w:p>
        </w:tc>
        <w:tc>
          <w:tcPr>
            <w:tcW w:w="814" w:type="dxa"/>
            <w:tcPrChange w:id="6071" w:author="Антон Смирнов" w:date="2023-05-25T13:48:00Z">
              <w:tcPr>
                <w:tcW w:w="1088" w:type="dxa"/>
              </w:tcPr>
            </w:tcPrChange>
          </w:tcPr>
          <w:p w14:paraId="1748A4A4" w14:textId="77777777" w:rsidR="00FD588A" w:rsidRPr="007F6A26" w:rsidRDefault="00FD588A" w:rsidP="00FD588A">
            <w:pPr>
              <w:pStyle w:val="a0"/>
              <w:ind w:firstLine="0"/>
              <w:rPr>
                <w:ins w:id="6072" w:author="Антон Смирнов" w:date="2023-05-25T13:43:00Z"/>
              </w:rPr>
            </w:pPr>
            <w:ins w:id="6073" w:author="Антон Смирнов" w:date="2023-05-25T13:43:00Z">
              <w:r w:rsidRPr="007F6A26">
                <w:t>0,9</w:t>
              </w:r>
            </w:ins>
          </w:p>
        </w:tc>
        <w:tc>
          <w:tcPr>
            <w:tcW w:w="699" w:type="dxa"/>
            <w:tcPrChange w:id="6074" w:author="Антон Смирнов" w:date="2023-05-25T13:48:00Z">
              <w:tcPr>
                <w:tcW w:w="979" w:type="dxa"/>
              </w:tcPr>
            </w:tcPrChange>
          </w:tcPr>
          <w:p w14:paraId="58E0F5CD" w14:textId="77777777" w:rsidR="00FD588A" w:rsidRPr="007F6A26" w:rsidRDefault="00FD588A" w:rsidP="00FD588A">
            <w:pPr>
              <w:pStyle w:val="a0"/>
              <w:ind w:firstLine="0"/>
              <w:rPr>
                <w:ins w:id="6075" w:author="Антон Смирнов" w:date="2023-05-25T13:43:00Z"/>
              </w:rPr>
            </w:pPr>
            <w:ins w:id="6076" w:author="Антон Смирнов" w:date="2023-05-25T13:43:00Z">
              <w:r w:rsidRPr="007F6A26">
                <w:t>0,09</w:t>
              </w:r>
            </w:ins>
          </w:p>
        </w:tc>
        <w:tc>
          <w:tcPr>
            <w:tcW w:w="1241" w:type="dxa"/>
            <w:tcPrChange w:id="6077" w:author="Антон Смирнов" w:date="2023-05-25T13:48:00Z">
              <w:tcPr>
                <w:tcW w:w="1606" w:type="dxa"/>
              </w:tcPr>
            </w:tcPrChange>
          </w:tcPr>
          <w:p w14:paraId="4942AB97" w14:textId="77777777" w:rsidR="00FD588A" w:rsidRPr="007F6A26" w:rsidRDefault="00FD588A" w:rsidP="00FD588A">
            <w:pPr>
              <w:pStyle w:val="a0"/>
              <w:ind w:firstLine="0"/>
              <w:rPr>
                <w:ins w:id="6078" w:author="Антон Смирнов" w:date="2023-05-25T13:43:00Z"/>
              </w:rPr>
            </w:pPr>
            <w:ins w:id="6079" w:author="Антон Смирнов" w:date="2023-05-25T13:43:00Z">
              <w:r w:rsidRPr="007F6A26">
                <w:t>0,84</w:t>
              </w:r>
            </w:ins>
          </w:p>
        </w:tc>
        <w:tc>
          <w:tcPr>
            <w:tcW w:w="1966" w:type="dxa"/>
            <w:tcPrChange w:id="6080" w:author="Антон Смирнов" w:date="2023-05-25T13:48:00Z">
              <w:tcPr>
                <w:tcW w:w="1298" w:type="dxa"/>
              </w:tcPr>
            </w:tcPrChange>
          </w:tcPr>
          <w:p w14:paraId="1DBD8BD6" w14:textId="77777777" w:rsidR="00FD588A" w:rsidRPr="007F6A26" w:rsidRDefault="00FD588A" w:rsidP="00FD588A">
            <w:pPr>
              <w:pStyle w:val="a0"/>
              <w:ind w:firstLine="0"/>
              <w:rPr>
                <w:ins w:id="6081" w:author="Антон Смирнов" w:date="2023-05-25T13:43:00Z"/>
              </w:rPr>
            </w:pPr>
            <w:ins w:id="6082" w:author="Антон Смирнов" w:date="2023-05-25T13:43:00Z">
              <w:r w:rsidRPr="007F6A26">
                <w:t>0,9</w:t>
              </w:r>
            </w:ins>
          </w:p>
        </w:tc>
        <w:tc>
          <w:tcPr>
            <w:tcW w:w="1395" w:type="dxa"/>
            <w:tcPrChange w:id="6083" w:author="Антон Смирнов" w:date="2023-05-25T13:48:00Z">
              <w:tcPr>
                <w:tcW w:w="1279" w:type="dxa"/>
              </w:tcPr>
            </w:tcPrChange>
          </w:tcPr>
          <w:p w14:paraId="0BAA4B44" w14:textId="77777777" w:rsidR="00FD588A" w:rsidRPr="007F6A26" w:rsidRDefault="00FD588A" w:rsidP="00FD588A">
            <w:pPr>
              <w:pStyle w:val="a0"/>
              <w:ind w:firstLine="0"/>
              <w:rPr>
                <w:ins w:id="6084" w:author="Антон Смирнов" w:date="2023-05-25T13:43:00Z"/>
              </w:rPr>
            </w:pPr>
            <w:ins w:id="6085" w:author="Антон Смирнов" w:date="2023-05-25T13:43:00Z">
              <w:r w:rsidRPr="007F6A26">
                <w:t>0,9</w:t>
              </w:r>
            </w:ins>
          </w:p>
        </w:tc>
        <w:tc>
          <w:tcPr>
            <w:tcW w:w="699" w:type="dxa"/>
            <w:tcPrChange w:id="6086" w:author="Антон Смирнов" w:date="2023-05-25T13:48:00Z">
              <w:tcPr>
                <w:tcW w:w="682" w:type="dxa"/>
              </w:tcPr>
            </w:tcPrChange>
          </w:tcPr>
          <w:p w14:paraId="1F161DDC" w14:textId="77777777" w:rsidR="00FD588A" w:rsidRPr="007F6A26" w:rsidRDefault="00FD588A" w:rsidP="00FD588A">
            <w:pPr>
              <w:pStyle w:val="a0"/>
              <w:ind w:firstLine="0"/>
              <w:rPr>
                <w:ins w:id="6087" w:author="Антон Смирнов" w:date="2023-05-25T13:43:00Z"/>
              </w:rPr>
            </w:pPr>
            <w:ins w:id="6088" w:author="Антон Смирнов" w:date="2023-05-25T13:43:00Z">
              <w:r w:rsidRPr="007F6A26">
                <w:t>0,87</w:t>
              </w:r>
            </w:ins>
          </w:p>
        </w:tc>
        <w:tc>
          <w:tcPr>
            <w:tcW w:w="699" w:type="dxa"/>
            <w:tcPrChange w:id="6089" w:author="Антон Смирнов" w:date="2023-05-25T13:48:00Z">
              <w:tcPr>
                <w:tcW w:w="682" w:type="dxa"/>
              </w:tcPr>
            </w:tcPrChange>
          </w:tcPr>
          <w:p w14:paraId="2E845691" w14:textId="77777777" w:rsidR="00FD588A" w:rsidRPr="007F6A26" w:rsidRDefault="00FD588A" w:rsidP="00FD588A">
            <w:pPr>
              <w:pStyle w:val="a0"/>
              <w:ind w:firstLine="0"/>
              <w:rPr>
                <w:ins w:id="6090" w:author="Антон Смирнов" w:date="2023-05-25T13:43:00Z"/>
              </w:rPr>
            </w:pPr>
            <w:ins w:id="6091" w:author="Антон Смирнов" w:date="2023-05-25T13:43:00Z">
              <w:r w:rsidRPr="007F6A26">
                <w:t>0,28</w:t>
              </w:r>
            </w:ins>
          </w:p>
        </w:tc>
        <w:tc>
          <w:tcPr>
            <w:tcW w:w="875" w:type="dxa"/>
            <w:tcPrChange w:id="6092" w:author="Антон Смирнов" w:date="2023-05-25T13:48:00Z">
              <w:tcPr>
                <w:tcW w:w="809" w:type="dxa"/>
              </w:tcPr>
            </w:tcPrChange>
          </w:tcPr>
          <w:p w14:paraId="25F9C3C1" w14:textId="77777777" w:rsidR="00FD588A" w:rsidRPr="007F6A26" w:rsidRDefault="00FD588A" w:rsidP="00FD588A">
            <w:pPr>
              <w:pStyle w:val="a0"/>
              <w:ind w:firstLine="0"/>
              <w:rPr>
                <w:ins w:id="6093" w:author="Антон Смирнов" w:date="2023-05-25T13:43:00Z"/>
              </w:rPr>
            </w:pPr>
            <w:ins w:id="6094" w:author="Антон Смирнов" w:date="2023-05-25T13:43:00Z">
              <w:r w:rsidRPr="007F6A26">
                <w:t>0,35</w:t>
              </w:r>
            </w:ins>
          </w:p>
        </w:tc>
      </w:tr>
      <w:tr w:rsidR="00FD588A" w:rsidRPr="007F6A26" w14:paraId="33C0FB93" w14:textId="77777777" w:rsidTr="00FD588A">
        <w:trPr>
          <w:ins w:id="6095" w:author="Антон Смирнов" w:date="2023-05-25T13:43:00Z"/>
        </w:trPr>
        <w:tc>
          <w:tcPr>
            <w:tcW w:w="1182" w:type="dxa"/>
            <w:tcPrChange w:id="6096" w:author="Антон Смирнов" w:date="2023-05-25T13:48:00Z">
              <w:tcPr>
                <w:tcW w:w="1147" w:type="dxa"/>
              </w:tcPr>
            </w:tcPrChange>
          </w:tcPr>
          <w:p w14:paraId="5FB2CE0D" w14:textId="71EC3B26" w:rsidR="00FD588A" w:rsidRPr="007F6A26" w:rsidRDefault="00FD588A" w:rsidP="00FD588A">
            <w:pPr>
              <w:pStyle w:val="a0"/>
              <w:ind w:firstLine="0"/>
              <w:rPr>
                <w:ins w:id="6097" w:author="Антон Смирнов" w:date="2023-05-25T13:43:00Z"/>
              </w:rPr>
            </w:pPr>
            <w:ins w:id="6098" w:author="Антон Смирнов" w:date="2023-05-25T13:43:00Z">
              <w:r w:rsidRPr="007F6A26">
                <w:t>C*08:01</w:t>
              </w:r>
            </w:ins>
          </w:p>
        </w:tc>
        <w:tc>
          <w:tcPr>
            <w:tcW w:w="814" w:type="dxa"/>
            <w:tcPrChange w:id="6099" w:author="Антон Смирнов" w:date="2023-05-25T13:48:00Z">
              <w:tcPr>
                <w:tcW w:w="1088" w:type="dxa"/>
              </w:tcPr>
            </w:tcPrChange>
          </w:tcPr>
          <w:p w14:paraId="6997C03B" w14:textId="77777777" w:rsidR="00FD588A" w:rsidRPr="007F6A26" w:rsidRDefault="00FD588A" w:rsidP="00FD588A">
            <w:pPr>
              <w:pStyle w:val="a0"/>
              <w:ind w:firstLine="0"/>
              <w:rPr>
                <w:ins w:id="6100" w:author="Антон Смирнов" w:date="2023-05-25T13:43:00Z"/>
              </w:rPr>
            </w:pPr>
            <w:ins w:id="6101" w:author="Антон Смирнов" w:date="2023-05-25T13:43:00Z">
              <w:r w:rsidRPr="007F6A26">
                <w:t>0,9</w:t>
              </w:r>
            </w:ins>
          </w:p>
        </w:tc>
        <w:tc>
          <w:tcPr>
            <w:tcW w:w="699" w:type="dxa"/>
            <w:tcPrChange w:id="6102" w:author="Антон Смирнов" w:date="2023-05-25T13:48:00Z">
              <w:tcPr>
                <w:tcW w:w="979" w:type="dxa"/>
              </w:tcPr>
            </w:tcPrChange>
          </w:tcPr>
          <w:p w14:paraId="7DB68CC5" w14:textId="77777777" w:rsidR="00FD588A" w:rsidRPr="007F6A26" w:rsidRDefault="00FD588A" w:rsidP="00FD588A">
            <w:pPr>
              <w:pStyle w:val="a0"/>
              <w:ind w:firstLine="0"/>
              <w:rPr>
                <w:ins w:id="6103" w:author="Антон Смирнов" w:date="2023-05-25T13:43:00Z"/>
              </w:rPr>
            </w:pPr>
            <w:ins w:id="6104" w:author="Антон Смирнов" w:date="2023-05-25T13:43:00Z">
              <w:r w:rsidRPr="007F6A26">
                <w:t>0,02</w:t>
              </w:r>
            </w:ins>
          </w:p>
        </w:tc>
        <w:tc>
          <w:tcPr>
            <w:tcW w:w="1241" w:type="dxa"/>
            <w:tcPrChange w:id="6105" w:author="Антон Смирнов" w:date="2023-05-25T13:48:00Z">
              <w:tcPr>
                <w:tcW w:w="1606" w:type="dxa"/>
              </w:tcPr>
            </w:tcPrChange>
          </w:tcPr>
          <w:p w14:paraId="5F434CA3" w14:textId="77777777" w:rsidR="00FD588A" w:rsidRPr="007F6A26" w:rsidRDefault="00FD588A" w:rsidP="00FD588A">
            <w:pPr>
              <w:pStyle w:val="a0"/>
              <w:ind w:firstLine="0"/>
              <w:rPr>
                <w:ins w:id="6106" w:author="Антон Смирнов" w:date="2023-05-25T13:43:00Z"/>
              </w:rPr>
            </w:pPr>
            <w:ins w:id="6107" w:author="Антон Смирнов" w:date="2023-05-25T13:43:00Z">
              <w:r w:rsidRPr="007F6A26">
                <w:t>0,87</w:t>
              </w:r>
            </w:ins>
          </w:p>
        </w:tc>
        <w:tc>
          <w:tcPr>
            <w:tcW w:w="1966" w:type="dxa"/>
            <w:tcPrChange w:id="6108" w:author="Антон Смирнов" w:date="2023-05-25T13:48:00Z">
              <w:tcPr>
                <w:tcW w:w="1298" w:type="dxa"/>
              </w:tcPr>
            </w:tcPrChange>
          </w:tcPr>
          <w:p w14:paraId="33DFF8C9" w14:textId="77777777" w:rsidR="00FD588A" w:rsidRPr="007F6A26" w:rsidRDefault="00FD588A" w:rsidP="00FD588A">
            <w:pPr>
              <w:pStyle w:val="a0"/>
              <w:ind w:firstLine="0"/>
              <w:rPr>
                <w:ins w:id="6109" w:author="Антон Смирнов" w:date="2023-05-25T13:43:00Z"/>
              </w:rPr>
            </w:pPr>
            <w:ins w:id="6110" w:author="Антон Смирнов" w:date="2023-05-25T13:43:00Z">
              <w:r w:rsidRPr="007F6A26">
                <w:t>0,87</w:t>
              </w:r>
            </w:ins>
          </w:p>
        </w:tc>
        <w:tc>
          <w:tcPr>
            <w:tcW w:w="1395" w:type="dxa"/>
            <w:tcPrChange w:id="6111" w:author="Антон Смирнов" w:date="2023-05-25T13:48:00Z">
              <w:tcPr>
                <w:tcW w:w="1279" w:type="dxa"/>
              </w:tcPr>
            </w:tcPrChange>
          </w:tcPr>
          <w:p w14:paraId="3257FC41" w14:textId="77777777" w:rsidR="00FD588A" w:rsidRPr="007F6A26" w:rsidRDefault="00FD588A" w:rsidP="00FD588A">
            <w:pPr>
              <w:pStyle w:val="a0"/>
              <w:ind w:firstLine="0"/>
              <w:rPr>
                <w:ins w:id="6112" w:author="Антон Смирнов" w:date="2023-05-25T13:43:00Z"/>
              </w:rPr>
            </w:pPr>
            <w:ins w:id="6113" w:author="Антон Смирнов" w:date="2023-05-25T13:43:00Z">
              <w:r w:rsidRPr="007F6A26">
                <w:t>0,87</w:t>
              </w:r>
            </w:ins>
          </w:p>
        </w:tc>
        <w:tc>
          <w:tcPr>
            <w:tcW w:w="699" w:type="dxa"/>
            <w:tcPrChange w:id="6114" w:author="Антон Смирнов" w:date="2023-05-25T13:48:00Z">
              <w:tcPr>
                <w:tcW w:w="682" w:type="dxa"/>
              </w:tcPr>
            </w:tcPrChange>
          </w:tcPr>
          <w:p w14:paraId="74751D28" w14:textId="77777777" w:rsidR="00FD588A" w:rsidRPr="007F6A26" w:rsidRDefault="00FD588A" w:rsidP="00FD588A">
            <w:pPr>
              <w:pStyle w:val="a0"/>
              <w:ind w:firstLine="0"/>
              <w:rPr>
                <w:ins w:id="6115" w:author="Антон Смирнов" w:date="2023-05-25T13:43:00Z"/>
              </w:rPr>
            </w:pPr>
            <w:ins w:id="6116" w:author="Антон Смирнов" w:date="2023-05-25T13:43:00Z">
              <w:r w:rsidRPr="007F6A26">
                <w:t>0,87</w:t>
              </w:r>
            </w:ins>
          </w:p>
        </w:tc>
        <w:tc>
          <w:tcPr>
            <w:tcW w:w="699" w:type="dxa"/>
            <w:tcPrChange w:id="6117" w:author="Антон Смирнов" w:date="2023-05-25T13:48:00Z">
              <w:tcPr>
                <w:tcW w:w="682" w:type="dxa"/>
              </w:tcPr>
            </w:tcPrChange>
          </w:tcPr>
          <w:p w14:paraId="4BEC75AD" w14:textId="77777777" w:rsidR="00FD588A" w:rsidRPr="007F6A26" w:rsidRDefault="00FD588A" w:rsidP="00FD588A">
            <w:pPr>
              <w:pStyle w:val="a0"/>
              <w:ind w:firstLine="0"/>
              <w:rPr>
                <w:ins w:id="6118" w:author="Антон Смирнов" w:date="2023-05-25T13:43:00Z"/>
              </w:rPr>
            </w:pPr>
            <w:ins w:id="6119" w:author="Антон Смирнов" w:date="2023-05-25T13:43:00Z">
              <w:r w:rsidRPr="007F6A26">
                <w:t>0,04</w:t>
              </w:r>
            </w:ins>
          </w:p>
        </w:tc>
        <w:tc>
          <w:tcPr>
            <w:tcW w:w="875" w:type="dxa"/>
            <w:tcPrChange w:id="6120" w:author="Антон Смирнов" w:date="2023-05-25T13:48:00Z">
              <w:tcPr>
                <w:tcW w:w="809" w:type="dxa"/>
              </w:tcPr>
            </w:tcPrChange>
          </w:tcPr>
          <w:p w14:paraId="496B4849" w14:textId="77777777" w:rsidR="00FD588A" w:rsidRPr="007F6A26" w:rsidRDefault="00FD588A" w:rsidP="00FD588A">
            <w:pPr>
              <w:pStyle w:val="a0"/>
              <w:ind w:firstLine="0"/>
              <w:rPr>
                <w:ins w:id="6121" w:author="Антон Смирнов" w:date="2023-05-25T13:43:00Z"/>
              </w:rPr>
            </w:pPr>
            <w:ins w:id="6122" w:author="Антон Смирнов" w:date="2023-05-25T13:43:00Z">
              <w:r w:rsidRPr="007F6A26">
                <w:t>0,12</w:t>
              </w:r>
            </w:ins>
          </w:p>
        </w:tc>
      </w:tr>
      <w:tr w:rsidR="00FD588A" w:rsidRPr="007F6A26" w14:paraId="3D1FCA54" w14:textId="77777777" w:rsidTr="00FD588A">
        <w:trPr>
          <w:ins w:id="6123" w:author="Антон Смирнов" w:date="2023-05-25T13:43:00Z"/>
        </w:trPr>
        <w:tc>
          <w:tcPr>
            <w:tcW w:w="1182" w:type="dxa"/>
            <w:tcPrChange w:id="6124" w:author="Антон Смирнов" w:date="2023-05-25T13:48:00Z">
              <w:tcPr>
                <w:tcW w:w="1147" w:type="dxa"/>
              </w:tcPr>
            </w:tcPrChange>
          </w:tcPr>
          <w:p w14:paraId="0D801531" w14:textId="0EA6176B" w:rsidR="00FD588A" w:rsidRPr="007F6A26" w:rsidRDefault="00FD588A" w:rsidP="00FD588A">
            <w:pPr>
              <w:pStyle w:val="a0"/>
              <w:ind w:firstLine="0"/>
              <w:rPr>
                <w:ins w:id="6125" w:author="Антон Смирнов" w:date="2023-05-25T13:43:00Z"/>
              </w:rPr>
            </w:pPr>
            <w:ins w:id="6126" w:author="Антон Смирнов" w:date="2023-05-25T13:43:00Z">
              <w:r w:rsidRPr="007F6A26">
                <w:t>B*58:01</w:t>
              </w:r>
            </w:ins>
          </w:p>
        </w:tc>
        <w:tc>
          <w:tcPr>
            <w:tcW w:w="814" w:type="dxa"/>
            <w:tcPrChange w:id="6127" w:author="Антон Смирнов" w:date="2023-05-25T13:48:00Z">
              <w:tcPr>
                <w:tcW w:w="1088" w:type="dxa"/>
              </w:tcPr>
            </w:tcPrChange>
          </w:tcPr>
          <w:p w14:paraId="05B9A3AA" w14:textId="77777777" w:rsidR="00FD588A" w:rsidRPr="007F6A26" w:rsidRDefault="00FD588A" w:rsidP="00FD588A">
            <w:pPr>
              <w:pStyle w:val="a0"/>
              <w:ind w:firstLine="0"/>
              <w:rPr>
                <w:ins w:id="6128" w:author="Антон Смирнов" w:date="2023-05-25T13:43:00Z"/>
              </w:rPr>
            </w:pPr>
            <w:ins w:id="6129" w:author="Антон Смирнов" w:date="2023-05-25T13:43:00Z">
              <w:r w:rsidRPr="007F6A26">
                <w:t>0,9</w:t>
              </w:r>
            </w:ins>
          </w:p>
        </w:tc>
        <w:tc>
          <w:tcPr>
            <w:tcW w:w="699" w:type="dxa"/>
            <w:tcPrChange w:id="6130" w:author="Антон Смирнов" w:date="2023-05-25T13:48:00Z">
              <w:tcPr>
                <w:tcW w:w="979" w:type="dxa"/>
              </w:tcPr>
            </w:tcPrChange>
          </w:tcPr>
          <w:p w14:paraId="3DC86056" w14:textId="77777777" w:rsidR="00FD588A" w:rsidRPr="007F6A26" w:rsidRDefault="00FD588A" w:rsidP="00FD588A">
            <w:pPr>
              <w:pStyle w:val="a0"/>
              <w:ind w:firstLine="0"/>
              <w:rPr>
                <w:ins w:id="6131" w:author="Антон Смирнов" w:date="2023-05-25T13:43:00Z"/>
              </w:rPr>
            </w:pPr>
            <w:ins w:id="6132" w:author="Антон Смирнов" w:date="2023-05-25T13:43:00Z">
              <w:r w:rsidRPr="007F6A26">
                <w:t>0,05</w:t>
              </w:r>
            </w:ins>
          </w:p>
        </w:tc>
        <w:tc>
          <w:tcPr>
            <w:tcW w:w="1241" w:type="dxa"/>
            <w:tcPrChange w:id="6133" w:author="Антон Смирнов" w:date="2023-05-25T13:48:00Z">
              <w:tcPr>
                <w:tcW w:w="1606" w:type="dxa"/>
              </w:tcPr>
            </w:tcPrChange>
          </w:tcPr>
          <w:p w14:paraId="4B24AA31" w14:textId="77777777" w:rsidR="00FD588A" w:rsidRPr="007F6A26" w:rsidRDefault="00FD588A" w:rsidP="00FD588A">
            <w:pPr>
              <w:pStyle w:val="a0"/>
              <w:ind w:firstLine="0"/>
              <w:rPr>
                <w:ins w:id="6134" w:author="Антон Смирнов" w:date="2023-05-25T13:43:00Z"/>
              </w:rPr>
            </w:pPr>
            <w:ins w:id="6135" w:author="Антон Смирнов" w:date="2023-05-25T13:43:00Z">
              <w:r w:rsidRPr="007F6A26">
                <w:t>0,85</w:t>
              </w:r>
            </w:ins>
          </w:p>
        </w:tc>
        <w:tc>
          <w:tcPr>
            <w:tcW w:w="1966" w:type="dxa"/>
            <w:tcPrChange w:id="6136" w:author="Антон Смирнов" w:date="2023-05-25T13:48:00Z">
              <w:tcPr>
                <w:tcW w:w="1298" w:type="dxa"/>
              </w:tcPr>
            </w:tcPrChange>
          </w:tcPr>
          <w:p w14:paraId="58A209AB" w14:textId="77777777" w:rsidR="00FD588A" w:rsidRPr="007F6A26" w:rsidRDefault="00FD588A" w:rsidP="00FD588A">
            <w:pPr>
              <w:pStyle w:val="a0"/>
              <w:ind w:firstLine="0"/>
              <w:rPr>
                <w:ins w:id="6137" w:author="Антон Смирнов" w:date="2023-05-25T13:43:00Z"/>
              </w:rPr>
            </w:pPr>
            <w:ins w:id="6138" w:author="Антон Смирнов" w:date="2023-05-25T13:43:00Z">
              <w:r w:rsidRPr="007F6A26">
                <w:t>0,89</w:t>
              </w:r>
            </w:ins>
          </w:p>
        </w:tc>
        <w:tc>
          <w:tcPr>
            <w:tcW w:w="1395" w:type="dxa"/>
            <w:tcPrChange w:id="6139" w:author="Антон Смирнов" w:date="2023-05-25T13:48:00Z">
              <w:tcPr>
                <w:tcW w:w="1279" w:type="dxa"/>
              </w:tcPr>
            </w:tcPrChange>
          </w:tcPr>
          <w:p w14:paraId="5B59C63A" w14:textId="77777777" w:rsidR="00FD588A" w:rsidRPr="007F6A26" w:rsidRDefault="00FD588A" w:rsidP="00FD588A">
            <w:pPr>
              <w:pStyle w:val="a0"/>
              <w:ind w:firstLine="0"/>
              <w:rPr>
                <w:ins w:id="6140" w:author="Антон Смирнов" w:date="2023-05-25T13:43:00Z"/>
              </w:rPr>
            </w:pPr>
            <w:ins w:id="6141" w:author="Антон Смирнов" w:date="2023-05-25T13:43:00Z">
              <w:r w:rsidRPr="007F6A26">
                <w:t>0,89</w:t>
              </w:r>
            </w:ins>
          </w:p>
        </w:tc>
        <w:tc>
          <w:tcPr>
            <w:tcW w:w="699" w:type="dxa"/>
            <w:tcPrChange w:id="6142" w:author="Антон Смирнов" w:date="2023-05-25T13:48:00Z">
              <w:tcPr>
                <w:tcW w:w="682" w:type="dxa"/>
              </w:tcPr>
            </w:tcPrChange>
          </w:tcPr>
          <w:p w14:paraId="1E16887F" w14:textId="77777777" w:rsidR="00FD588A" w:rsidRPr="007F6A26" w:rsidRDefault="00FD588A" w:rsidP="00FD588A">
            <w:pPr>
              <w:pStyle w:val="a0"/>
              <w:ind w:firstLine="0"/>
              <w:rPr>
                <w:ins w:id="6143" w:author="Антон Смирнов" w:date="2023-05-25T13:43:00Z"/>
              </w:rPr>
            </w:pPr>
            <w:ins w:id="6144" w:author="Антон Смирнов" w:date="2023-05-25T13:43:00Z">
              <w:r w:rsidRPr="007F6A26">
                <w:t>0,87</w:t>
              </w:r>
            </w:ins>
          </w:p>
        </w:tc>
        <w:tc>
          <w:tcPr>
            <w:tcW w:w="699" w:type="dxa"/>
            <w:tcPrChange w:id="6145" w:author="Антон Смирнов" w:date="2023-05-25T13:48:00Z">
              <w:tcPr>
                <w:tcW w:w="682" w:type="dxa"/>
              </w:tcPr>
            </w:tcPrChange>
          </w:tcPr>
          <w:p w14:paraId="617F396A" w14:textId="77777777" w:rsidR="00FD588A" w:rsidRPr="007F6A26" w:rsidRDefault="00FD588A" w:rsidP="00FD588A">
            <w:pPr>
              <w:pStyle w:val="a0"/>
              <w:ind w:firstLine="0"/>
              <w:rPr>
                <w:ins w:id="6146" w:author="Антон Смирнов" w:date="2023-05-25T13:43:00Z"/>
              </w:rPr>
            </w:pPr>
            <w:ins w:id="6147" w:author="Антон Смирнов" w:date="2023-05-25T13:43:00Z">
              <w:r w:rsidRPr="007F6A26">
                <w:t>0,17</w:t>
              </w:r>
            </w:ins>
          </w:p>
        </w:tc>
        <w:tc>
          <w:tcPr>
            <w:tcW w:w="875" w:type="dxa"/>
            <w:tcPrChange w:id="6148" w:author="Антон Смирнов" w:date="2023-05-25T13:48:00Z">
              <w:tcPr>
                <w:tcW w:w="809" w:type="dxa"/>
              </w:tcPr>
            </w:tcPrChange>
          </w:tcPr>
          <w:p w14:paraId="68CA8A12" w14:textId="77777777" w:rsidR="00FD588A" w:rsidRPr="007F6A26" w:rsidRDefault="00FD588A" w:rsidP="00FD588A">
            <w:pPr>
              <w:pStyle w:val="a0"/>
              <w:ind w:firstLine="0"/>
              <w:rPr>
                <w:ins w:id="6149" w:author="Антон Смирнов" w:date="2023-05-25T13:43:00Z"/>
              </w:rPr>
            </w:pPr>
            <w:ins w:id="6150" w:author="Антон Смирнов" w:date="2023-05-25T13:43:00Z">
              <w:r w:rsidRPr="007F6A26">
                <w:t>0,22</w:t>
              </w:r>
            </w:ins>
          </w:p>
        </w:tc>
      </w:tr>
      <w:tr w:rsidR="00FD588A" w:rsidRPr="007F6A26" w14:paraId="7414C14F" w14:textId="77777777" w:rsidTr="00FD588A">
        <w:trPr>
          <w:ins w:id="6151" w:author="Антон Смирнов" w:date="2023-05-25T13:43:00Z"/>
        </w:trPr>
        <w:tc>
          <w:tcPr>
            <w:tcW w:w="1182" w:type="dxa"/>
            <w:tcPrChange w:id="6152" w:author="Антон Смирнов" w:date="2023-05-25T13:48:00Z">
              <w:tcPr>
                <w:tcW w:w="1147" w:type="dxa"/>
              </w:tcPr>
            </w:tcPrChange>
          </w:tcPr>
          <w:p w14:paraId="07A1C0AD" w14:textId="14DD2C08" w:rsidR="00FD588A" w:rsidRPr="007F6A26" w:rsidRDefault="00FD588A" w:rsidP="00FD588A">
            <w:pPr>
              <w:pStyle w:val="a0"/>
              <w:ind w:firstLine="0"/>
              <w:rPr>
                <w:ins w:id="6153" w:author="Антон Смирнов" w:date="2023-05-25T13:43:00Z"/>
              </w:rPr>
            </w:pPr>
            <w:ins w:id="6154" w:author="Антон Смирнов" w:date="2023-05-25T13:43:00Z">
              <w:r w:rsidRPr="007F6A26">
                <w:t>C*17:01</w:t>
              </w:r>
            </w:ins>
          </w:p>
        </w:tc>
        <w:tc>
          <w:tcPr>
            <w:tcW w:w="814" w:type="dxa"/>
            <w:tcPrChange w:id="6155" w:author="Антон Смирнов" w:date="2023-05-25T13:48:00Z">
              <w:tcPr>
                <w:tcW w:w="1088" w:type="dxa"/>
              </w:tcPr>
            </w:tcPrChange>
          </w:tcPr>
          <w:p w14:paraId="63695D40" w14:textId="77777777" w:rsidR="00FD588A" w:rsidRPr="007F6A26" w:rsidRDefault="00FD588A" w:rsidP="00FD588A">
            <w:pPr>
              <w:pStyle w:val="a0"/>
              <w:ind w:firstLine="0"/>
              <w:rPr>
                <w:ins w:id="6156" w:author="Антон Смирнов" w:date="2023-05-25T13:43:00Z"/>
              </w:rPr>
            </w:pPr>
            <w:ins w:id="6157" w:author="Антон Смирнов" w:date="2023-05-25T13:43:00Z">
              <w:r w:rsidRPr="007F6A26">
                <w:t>0,9</w:t>
              </w:r>
            </w:ins>
          </w:p>
        </w:tc>
        <w:tc>
          <w:tcPr>
            <w:tcW w:w="699" w:type="dxa"/>
            <w:tcPrChange w:id="6158" w:author="Антон Смирнов" w:date="2023-05-25T13:48:00Z">
              <w:tcPr>
                <w:tcW w:w="979" w:type="dxa"/>
              </w:tcPr>
            </w:tcPrChange>
          </w:tcPr>
          <w:p w14:paraId="5C2B4720" w14:textId="77777777" w:rsidR="00FD588A" w:rsidRPr="007F6A26" w:rsidRDefault="00FD588A" w:rsidP="00FD588A">
            <w:pPr>
              <w:pStyle w:val="a0"/>
              <w:ind w:firstLine="0"/>
              <w:rPr>
                <w:ins w:id="6159" w:author="Антон Смирнов" w:date="2023-05-25T13:43:00Z"/>
              </w:rPr>
            </w:pPr>
            <w:ins w:id="6160" w:author="Антон Смирнов" w:date="2023-05-25T13:43:00Z">
              <w:r w:rsidRPr="007F6A26">
                <w:t>0,03</w:t>
              </w:r>
            </w:ins>
          </w:p>
        </w:tc>
        <w:tc>
          <w:tcPr>
            <w:tcW w:w="1241" w:type="dxa"/>
            <w:tcPrChange w:id="6161" w:author="Антон Смирнов" w:date="2023-05-25T13:48:00Z">
              <w:tcPr>
                <w:tcW w:w="1606" w:type="dxa"/>
              </w:tcPr>
            </w:tcPrChange>
          </w:tcPr>
          <w:p w14:paraId="03547F87" w14:textId="77777777" w:rsidR="00FD588A" w:rsidRPr="007F6A26" w:rsidRDefault="00FD588A" w:rsidP="00FD588A">
            <w:pPr>
              <w:pStyle w:val="a0"/>
              <w:ind w:firstLine="0"/>
              <w:rPr>
                <w:ins w:id="6162" w:author="Антон Смирнов" w:date="2023-05-25T13:43:00Z"/>
              </w:rPr>
            </w:pPr>
            <w:ins w:id="6163" w:author="Антон Смирнов" w:date="2023-05-25T13:43:00Z">
              <w:r w:rsidRPr="007F6A26">
                <w:t>0,86</w:t>
              </w:r>
            </w:ins>
          </w:p>
        </w:tc>
        <w:tc>
          <w:tcPr>
            <w:tcW w:w="1966" w:type="dxa"/>
            <w:tcPrChange w:id="6164" w:author="Антон Смирнов" w:date="2023-05-25T13:48:00Z">
              <w:tcPr>
                <w:tcW w:w="1298" w:type="dxa"/>
              </w:tcPr>
            </w:tcPrChange>
          </w:tcPr>
          <w:p w14:paraId="5BAD1CE8" w14:textId="77777777" w:rsidR="00FD588A" w:rsidRPr="007F6A26" w:rsidRDefault="00FD588A" w:rsidP="00FD588A">
            <w:pPr>
              <w:pStyle w:val="a0"/>
              <w:ind w:firstLine="0"/>
              <w:rPr>
                <w:ins w:id="6165" w:author="Антон Смирнов" w:date="2023-05-25T13:43:00Z"/>
              </w:rPr>
            </w:pPr>
            <w:ins w:id="6166" w:author="Антон Смирнов" w:date="2023-05-25T13:43:00Z">
              <w:r w:rsidRPr="007F6A26">
                <w:t>0,86</w:t>
              </w:r>
            </w:ins>
          </w:p>
        </w:tc>
        <w:tc>
          <w:tcPr>
            <w:tcW w:w="1395" w:type="dxa"/>
            <w:tcPrChange w:id="6167" w:author="Антон Смирнов" w:date="2023-05-25T13:48:00Z">
              <w:tcPr>
                <w:tcW w:w="1279" w:type="dxa"/>
              </w:tcPr>
            </w:tcPrChange>
          </w:tcPr>
          <w:p w14:paraId="1B3AD956" w14:textId="77777777" w:rsidR="00FD588A" w:rsidRPr="007F6A26" w:rsidRDefault="00FD588A" w:rsidP="00FD588A">
            <w:pPr>
              <w:pStyle w:val="a0"/>
              <w:ind w:firstLine="0"/>
              <w:rPr>
                <w:ins w:id="6168" w:author="Антон Смирнов" w:date="2023-05-25T13:43:00Z"/>
              </w:rPr>
            </w:pPr>
            <w:ins w:id="6169" w:author="Антон Смирнов" w:date="2023-05-25T13:43:00Z">
              <w:r w:rsidRPr="007F6A26">
                <w:t>0,86</w:t>
              </w:r>
            </w:ins>
          </w:p>
        </w:tc>
        <w:tc>
          <w:tcPr>
            <w:tcW w:w="699" w:type="dxa"/>
            <w:tcPrChange w:id="6170" w:author="Антон Смирнов" w:date="2023-05-25T13:48:00Z">
              <w:tcPr>
                <w:tcW w:w="682" w:type="dxa"/>
              </w:tcPr>
            </w:tcPrChange>
          </w:tcPr>
          <w:p w14:paraId="3BB075AF" w14:textId="77777777" w:rsidR="00FD588A" w:rsidRPr="007F6A26" w:rsidRDefault="00FD588A" w:rsidP="00FD588A">
            <w:pPr>
              <w:pStyle w:val="a0"/>
              <w:ind w:firstLine="0"/>
              <w:rPr>
                <w:ins w:id="6171" w:author="Антон Смирнов" w:date="2023-05-25T13:43:00Z"/>
              </w:rPr>
            </w:pPr>
            <w:ins w:id="6172" w:author="Антон Смирнов" w:date="2023-05-25T13:43:00Z">
              <w:r w:rsidRPr="007F6A26">
                <w:t>0,86</w:t>
              </w:r>
            </w:ins>
          </w:p>
        </w:tc>
        <w:tc>
          <w:tcPr>
            <w:tcW w:w="699" w:type="dxa"/>
            <w:tcPrChange w:id="6173" w:author="Антон Смирнов" w:date="2023-05-25T13:48:00Z">
              <w:tcPr>
                <w:tcW w:w="682" w:type="dxa"/>
              </w:tcPr>
            </w:tcPrChange>
          </w:tcPr>
          <w:p w14:paraId="7B9F9250" w14:textId="77777777" w:rsidR="00FD588A" w:rsidRPr="007F6A26" w:rsidRDefault="00FD588A" w:rsidP="00FD588A">
            <w:pPr>
              <w:pStyle w:val="a0"/>
              <w:ind w:firstLine="0"/>
              <w:rPr>
                <w:ins w:id="6174" w:author="Антон Смирнов" w:date="2023-05-25T13:43:00Z"/>
              </w:rPr>
            </w:pPr>
            <w:ins w:id="6175" w:author="Антон Смирнов" w:date="2023-05-25T13:43:00Z">
              <w:r w:rsidRPr="007F6A26">
                <w:t>0,05</w:t>
              </w:r>
            </w:ins>
          </w:p>
        </w:tc>
        <w:tc>
          <w:tcPr>
            <w:tcW w:w="875" w:type="dxa"/>
            <w:tcPrChange w:id="6176" w:author="Антон Смирнов" w:date="2023-05-25T13:48:00Z">
              <w:tcPr>
                <w:tcW w:w="809" w:type="dxa"/>
              </w:tcPr>
            </w:tcPrChange>
          </w:tcPr>
          <w:p w14:paraId="33BCFBCD" w14:textId="77777777" w:rsidR="00FD588A" w:rsidRPr="007F6A26" w:rsidRDefault="00FD588A" w:rsidP="00FD588A">
            <w:pPr>
              <w:pStyle w:val="a0"/>
              <w:ind w:firstLine="0"/>
              <w:rPr>
                <w:ins w:id="6177" w:author="Антон Смирнов" w:date="2023-05-25T13:43:00Z"/>
              </w:rPr>
            </w:pPr>
            <w:ins w:id="6178" w:author="Антон Смирнов" w:date="2023-05-25T13:43:00Z">
              <w:r w:rsidRPr="007F6A26">
                <w:t>0,1</w:t>
              </w:r>
            </w:ins>
          </w:p>
        </w:tc>
      </w:tr>
      <w:tr w:rsidR="00FD588A" w:rsidRPr="007F6A26" w14:paraId="54DF503E" w14:textId="77777777" w:rsidTr="00FD588A">
        <w:trPr>
          <w:ins w:id="6179" w:author="Антон Смирнов" w:date="2023-05-25T13:43:00Z"/>
        </w:trPr>
        <w:tc>
          <w:tcPr>
            <w:tcW w:w="1182" w:type="dxa"/>
            <w:tcPrChange w:id="6180" w:author="Антон Смирнов" w:date="2023-05-25T13:48:00Z">
              <w:tcPr>
                <w:tcW w:w="1147" w:type="dxa"/>
              </w:tcPr>
            </w:tcPrChange>
          </w:tcPr>
          <w:p w14:paraId="5B48EBBC" w14:textId="03EEDF50" w:rsidR="00FD588A" w:rsidRPr="007F6A26" w:rsidRDefault="00FD588A" w:rsidP="00FD588A">
            <w:pPr>
              <w:pStyle w:val="a0"/>
              <w:ind w:firstLine="0"/>
              <w:rPr>
                <w:ins w:id="6181" w:author="Антон Смирнов" w:date="2023-05-25T13:43:00Z"/>
              </w:rPr>
            </w:pPr>
            <w:ins w:id="6182" w:author="Антон Смирнов" w:date="2023-05-25T13:43:00Z">
              <w:r w:rsidRPr="007F6A26">
                <w:t>B*35:02</w:t>
              </w:r>
            </w:ins>
          </w:p>
        </w:tc>
        <w:tc>
          <w:tcPr>
            <w:tcW w:w="814" w:type="dxa"/>
            <w:tcPrChange w:id="6183" w:author="Антон Смирнов" w:date="2023-05-25T13:48:00Z">
              <w:tcPr>
                <w:tcW w:w="1088" w:type="dxa"/>
              </w:tcPr>
            </w:tcPrChange>
          </w:tcPr>
          <w:p w14:paraId="178864D7" w14:textId="77777777" w:rsidR="00FD588A" w:rsidRPr="007F6A26" w:rsidRDefault="00FD588A" w:rsidP="00FD588A">
            <w:pPr>
              <w:pStyle w:val="a0"/>
              <w:ind w:firstLine="0"/>
              <w:rPr>
                <w:ins w:id="6184" w:author="Антон Смирнов" w:date="2023-05-25T13:43:00Z"/>
              </w:rPr>
            </w:pPr>
            <w:ins w:id="6185" w:author="Антон Смирнов" w:date="2023-05-25T13:43:00Z">
              <w:r w:rsidRPr="007F6A26">
                <w:t>0,9</w:t>
              </w:r>
            </w:ins>
          </w:p>
        </w:tc>
        <w:tc>
          <w:tcPr>
            <w:tcW w:w="699" w:type="dxa"/>
            <w:tcPrChange w:id="6186" w:author="Антон Смирнов" w:date="2023-05-25T13:48:00Z">
              <w:tcPr>
                <w:tcW w:w="979" w:type="dxa"/>
              </w:tcPr>
            </w:tcPrChange>
          </w:tcPr>
          <w:p w14:paraId="669141E7" w14:textId="77777777" w:rsidR="00FD588A" w:rsidRPr="007F6A26" w:rsidRDefault="00FD588A" w:rsidP="00FD588A">
            <w:pPr>
              <w:pStyle w:val="a0"/>
              <w:ind w:firstLine="0"/>
              <w:rPr>
                <w:ins w:id="6187" w:author="Антон Смирнов" w:date="2023-05-25T13:43:00Z"/>
              </w:rPr>
            </w:pPr>
            <w:ins w:id="6188" w:author="Антон Смирнов" w:date="2023-05-25T13:43:00Z">
              <w:r w:rsidRPr="007F6A26">
                <w:t>0,16</w:t>
              </w:r>
            </w:ins>
          </w:p>
        </w:tc>
        <w:tc>
          <w:tcPr>
            <w:tcW w:w="1241" w:type="dxa"/>
            <w:tcPrChange w:id="6189" w:author="Антон Смирнов" w:date="2023-05-25T13:48:00Z">
              <w:tcPr>
                <w:tcW w:w="1606" w:type="dxa"/>
              </w:tcPr>
            </w:tcPrChange>
          </w:tcPr>
          <w:p w14:paraId="6D9A24CA" w14:textId="77777777" w:rsidR="00FD588A" w:rsidRPr="007F6A26" w:rsidRDefault="00FD588A" w:rsidP="00FD588A">
            <w:pPr>
              <w:pStyle w:val="a0"/>
              <w:ind w:firstLine="0"/>
              <w:rPr>
                <w:ins w:id="6190" w:author="Антон Смирнов" w:date="2023-05-25T13:43:00Z"/>
              </w:rPr>
            </w:pPr>
            <w:ins w:id="6191" w:author="Антон Смирнов" w:date="2023-05-25T13:43:00Z">
              <w:r w:rsidRPr="007F6A26">
                <w:t>0,82</w:t>
              </w:r>
            </w:ins>
          </w:p>
        </w:tc>
        <w:tc>
          <w:tcPr>
            <w:tcW w:w="1966" w:type="dxa"/>
            <w:tcPrChange w:id="6192" w:author="Антон Смирнов" w:date="2023-05-25T13:48:00Z">
              <w:tcPr>
                <w:tcW w:w="1298" w:type="dxa"/>
              </w:tcPr>
            </w:tcPrChange>
          </w:tcPr>
          <w:p w14:paraId="4D824C79" w14:textId="77777777" w:rsidR="00FD588A" w:rsidRPr="007F6A26" w:rsidRDefault="00FD588A" w:rsidP="00FD588A">
            <w:pPr>
              <w:pStyle w:val="a0"/>
              <w:ind w:firstLine="0"/>
              <w:rPr>
                <w:ins w:id="6193" w:author="Антон Смирнов" w:date="2023-05-25T13:43:00Z"/>
              </w:rPr>
            </w:pPr>
            <w:ins w:id="6194" w:author="Антон Смирнов" w:date="2023-05-25T13:43:00Z">
              <w:r w:rsidRPr="007F6A26">
                <w:t>0,96</w:t>
              </w:r>
            </w:ins>
          </w:p>
        </w:tc>
        <w:tc>
          <w:tcPr>
            <w:tcW w:w="1395" w:type="dxa"/>
            <w:tcPrChange w:id="6195" w:author="Антон Смирнов" w:date="2023-05-25T13:48:00Z">
              <w:tcPr>
                <w:tcW w:w="1279" w:type="dxa"/>
              </w:tcPr>
            </w:tcPrChange>
          </w:tcPr>
          <w:p w14:paraId="1ABC97CC" w14:textId="77777777" w:rsidR="00FD588A" w:rsidRPr="007F6A26" w:rsidRDefault="00FD588A" w:rsidP="00FD588A">
            <w:pPr>
              <w:pStyle w:val="a0"/>
              <w:ind w:firstLine="0"/>
              <w:rPr>
                <w:ins w:id="6196" w:author="Антон Смирнов" w:date="2023-05-25T13:43:00Z"/>
              </w:rPr>
            </w:pPr>
            <w:ins w:id="6197" w:author="Антон Смирнов" w:date="2023-05-25T13:43:00Z">
              <w:r w:rsidRPr="007F6A26">
                <w:t>0,96</w:t>
              </w:r>
            </w:ins>
          </w:p>
        </w:tc>
        <w:tc>
          <w:tcPr>
            <w:tcW w:w="699" w:type="dxa"/>
            <w:tcPrChange w:id="6198" w:author="Антон Смирнов" w:date="2023-05-25T13:48:00Z">
              <w:tcPr>
                <w:tcW w:w="682" w:type="dxa"/>
              </w:tcPr>
            </w:tcPrChange>
          </w:tcPr>
          <w:p w14:paraId="50183EC8" w14:textId="77777777" w:rsidR="00FD588A" w:rsidRPr="007F6A26" w:rsidRDefault="00FD588A" w:rsidP="00FD588A">
            <w:pPr>
              <w:pStyle w:val="a0"/>
              <w:ind w:firstLine="0"/>
              <w:rPr>
                <w:ins w:id="6199" w:author="Антон Смирнов" w:date="2023-05-25T13:43:00Z"/>
              </w:rPr>
            </w:pPr>
            <w:ins w:id="6200" w:author="Антон Смирнов" w:date="2023-05-25T13:43:00Z">
              <w:r w:rsidRPr="007F6A26">
                <w:t>0,89</w:t>
              </w:r>
            </w:ins>
          </w:p>
        </w:tc>
        <w:tc>
          <w:tcPr>
            <w:tcW w:w="699" w:type="dxa"/>
            <w:tcPrChange w:id="6201" w:author="Антон Смирнов" w:date="2023-05-25T13:48:00Z">
              <w:tcPr>
                <w:tcW w:w="682" w:type="dxa"/>
              </w:tcPr>
            </w:tcPrChange>
          </w:tcPr>
          <w:p w14:paraId="4D2D580C" w14:textId="77777777" w:rsidR="00FD588A" w:rsidRPr="007F6A26" w:rsidRDefault="00FD588A" w:rsidP="00FD588A">
            <w:pPr>
              <w:pStyle w:val="a0"/>
              <w:ind w:firstLine="0"/>
              <w:rPr>
                <w:ins w:id="6202" w:author="Антон Смирнов" w:date="2023-05-25T13:43:00Z"/>
              </w:rPr>
            </w:pPr>
            <w:ins w:id="6203" w:author="Антон Смирнов" w:date="2023-05-25T13:43:00Z">
              <w:r w:rsidRPr="007F6A26">
                <w:t>0</w:t>
              </w:r>
            </w:ins>
          </w:p>
        </w:tc>
        <w:tc>
          <w:tcPr>
            <w:tcW w:w="875" w:type="dxa"/>
            <w:tcPrChange w:id="6204" w:author="Антон Смирнов" w:date="2023-05-25T13:48:00Z">
              <w:tcPr>
                <w:tcW w:w="809" w:type="dxa"/>
              </w:tcPr>
            </w:tcPrChange>
          </w:tcPr>
          <w:p w14:paraId="5F979295" w14:textId="77777777" w:rsidR="00FD588A" w:rsidRPr="007F6A26" w:rsidRDefault="00FD588A" w:rsidP="00FD588A">
            <w:pPr>
              <w:pStyle w:val="a0"/>
              <w:ind w:firstLine="0"/>
              <w:rPr>
                <w:ins w:id="6205" w:author="Антон Смирнов" w:date="2023-05-25T13:43:00Z"/>
              </w:rPr>
            </w:pPr>
            <w:ins w:id="6206" w:author="Антон Смирнов" w:date="2023-05-25T13:43:00Z">
              <w:r w:rsidRPr="007F6A26">
                <w:t>0,03</w:t>
              </w:r>
            </w:ins>
          </w:p>
        </w:tc>
      </w:tr>
      <w:tr w:rsidR="00FD588A" w:rsidRPr="007F6A26" w14:paraId="16A396E5" w14:textId="77777777" w:rsidTr="00FD588A">
        <w:trPr>
          <w:ins w:id="6207" w:author="Антон Смирнов" w:date="2023-05-25T13:43:00Z"/>
        </w:trPr>
        <w:tc>
          <w:tcPr>
            <w:tcW w:w="1182" w:type="dxa"/>
            <w:tcPrChange w:id="6208" w:author="Антон Смирнов" w:date="2023-05-25T13:48:00Z">
              <w:tcPr>
                <w:tcW w:w="1147" w:type="dxa"/>
              </w:tcPr>
            </w:tcPrChange>
          </w:tcPr>
          <w:p w14:paraId="16164CDE" w14:textId="7DF9C093" w:rsidR="00FD588A" w:rsidRPr="007F6A26" w:rsidRDefault="00FD588A" w:rsidP="00FD588A">
            <w:pPr>
              <w:pStyle w:val="a0"/>
              <w:ind w:firstLine="0"/>
              <w:rPr>
                <w:ins w:id="6209" w:author="Антон Смирнов" w:date="2023-05-25T13:43:00Z"/>
              </w:rPr>
            </w:pPr>
            <w:ins w:id="6210" w:author="Антон Смирнов" w:date="2023-05-25T13:43:00Z">
              <w:r w:rsidRPr="007F6A26">
                <w:t>A*23:01</w:t>
              </w:r>
            </w:ins>
          </w:p>
        </w:tc>
        <w:tc>
          <w:tcPr>
            <w:tcW w:w="814" w:type="dxa"/>
            <w:tcPrChange w:id="6211" w:author="Антон Смирнов" w:date="2023-05-25T13:48:00Z">
              <w:tcPr>
                <w:tcW w:w="1088" w:type="dxa"/>
              </w:tcPr>
            </w:tcPrChange>
          </w:tcPr>
          <w:p w14:paraId="708F9B2A" w14:textId="77777777" w:rsidR="00FD588A" w:rsidRPr="007F6A26" w:rsidRDefault="00FD588A" w:rsidP="00FD588A">
            <w:pPr>
              <w:pStyle w:val="a0"/>
              <w:ind w:firstLine="0"/>
              <w:rPr>
                <w:ins w:id="6212" w:author="Антон Смирнов" w:date="2023-05-25T13:43:00Z"/>
              </w:rPr>
            </w:pPr>
            <w:ins w:id="6213" w:author="Антон Смирнов" w:date="2023-05-25T13:43:00Z">
              <w:r w:rsidRPr="007F6A26">
                <w:t>0,9</w:t>
              </w:r>
            </w:ins>
          </w:p>
        </w:tc>
        <w:tc>
          <w:tcPr>
            <w:tcW w:w="699" w:type="dxa"/>
            <w:tcPrChange w:id="6214" w:author="Антон Смирнов" w:date="2023-05-25T13:48:00Z">
              <w:tcPr>
                <w:tcW w:w="979" w:type="dxa"/>
              </w:tcPr>
            </w:tcPrChange>
          </w:tcPr>
          <w:p w14:paraId="50409524" w14:textId="77777777" w:rsidR="00FD588A" w:rsidRPr="007F6A26" w:rsidRDefault="00FD588A" w:rsidP="00FD588A">
            <w:pPr>
              <w:pStyle w:val="a0"/>
              <w:ind w:firstLine="0"/>
              <w:rPr>
                <w:ins w:id="6215" w:author="Антон Смирнов" w:date="2023-05-25T13:43:00Z"/>
              </w:rPr>
            </w:pPr>
            <w:ins w:id="6216" w:author="Антон Смирнов" w:date="2023-05-25T13:43:00Z">
              <w:r w:rsidRPr="007F6A26">
                <w:t>0,11</w:t>
              </w:r>
            </w:ins>
          </w:p>
        </w:tc>
        <w:tc>
          <w:tcPr>
            <w:tcW w:w="1241" w:type="dxa"/>
            <w:tcPrChange w:id="6217" w:author="Антон Смирнов" w:date="2023-05-25T13:48:00Z">
              <w:tcPr>
                <w:tcW w:w="1606" w:type="dxa"/>
              </w:tcPr>
            </w:tcPrChange>
          </w:tcPr>
          <w:p w14:paraId="58A65BB8" w14:textId="77777777" w:rsidR="00FD588A" w:rsidRPr="007F6A26" w:rsidRDefault="00FD588A" w:rsidP="00FD588A">
            <w:pPr>
              <w:pStyle w:val="a0"/>
              <w:ind w:firstLine="0"/>
              <w:rPr>
                <w:ins w:id="6218" w:author="Антон Смирнов" w:date="2023-05-25T13:43:00Z"/>
              </w:rPr>
            </w:pPr>
            <w:ins w:id="6219" w:author="Антон Смирнов" w:date="2023-05-25T13:43:00Z">
              <w:r w:rsidRPr="007F6A26">
                <w:t>0,82</w:t>
              </w:r>
            </w:ins>
          </w:p>
        </w:tc>
        <w:tc>
          <w:tcPr>
            <w:tcW w:w="1966" w:type="dxa"/>
            <w:tcPrChange w:id="6220" w:author="Антон Смирнов" w:date="2023-05-25T13:48:00Z">
              <w:tcPr>
                <w:tcW w:w="1298" w:type="dxa"/>
              </w:tcPr>
            </w:tcPrChange>
          </w:tcPr>
          <w:p w14:paraId="0119934A" w14:textId="77777777" w:rsidR="00FD588A" w:rsidRPr="007F6A26" w:rsidRDefault="00FD588A" w:rsidP="00FD588A">
            <w:pPr>
              <w:pStyle w:val="a0"/>
              <w:ind w:firstLine="0"/>
              <w:rPr>
                <w:ins w:id="6221" w:author="Антон Смирнов" w:date="2023-05-25T13:43:00Z"/>
              </w:rPr>
            </w:pPr>
            <w:ins w:id="6222" w:author="Антон Смирнов" w:date="2023-05-25T13:43:00Z">
              <w:r w:rsidRPr="007F6A26">
                <w:t>0,92</w:t>
              </w:r>
            </w:ins>
          </w:p>
        </w:tc>
        <w:tc>
          <w:tcPr>
            <w:tcW w:w="1395" w:type="dxa"/>
            <w:tcPrChange w:id="6223" w:author="Антон Смирнов" w:date="2023-05-25T13:48:00Z">
              <w:tcPr>
                <w:tcW w:w="1279" w:type="dxa"/>
              </w:tcPr>
            </w:tcPrChange>
          </w:tcPr>
          <w:p w14:paraId="4D343182" w14:textId="77777777" w:rsidR="00FD588A" w:rsidRPr="007F6A26" w:rsidRDefault="00FD588A" w:rsidP="00FD588A">
            <w:pPr>
              <w:pStyle w:val="a0"/>
              <w:ind w:firstLine="0"/>
              <w:rPr>
                <w:ins w:id="6224" w:author="Антон Смирнов" w:date="2023-05-25T13:43:00Z"/>
              </w:rPr>
            </w:pPr>
            <w:ins w:id="6225" w:author="Антон Смирнов" w:date="2023-05-25T13:43:00Z">
              <w:r w:rsidRPr="007F6A26">
                <w:t>0,92</w:t>
              </w:r>
            </w:ins>
          </w:p>
        </w:tc>
        <w:tc>
          <w:tcPr>
            <w:tcW w:w="699" w:type="dxa"/>
            <w:tcPrChange w:id="6226" w:author="Антон Смирнов" w:date="2023-05-25T13:48:00Z">
              <w:tcPr>
                <w:tcW w:w="682" w:type="dxa"/>
              </w:tcPr>
            </w:tcPrChange>
          </w:tcPr>
          <w:p w14:paraId="665C27D6" w14:textId="77777777" w:rsidR="00FD588A" w:rsidRPr="007F6A26" w:rsidRDefault="00FD588A" w:rsidP="00FD588A">
            <w:pPr>
              <w:pStyle w:val="a0"/>
              <w:ind w:firstLine="0"/>
              <w:rPr>
                <w:ins w:id="6227" w:author="Антон Смирнов" w:date="2023-05-25T13:43:00Z"/>
              </w:rPr>
            </w:pPr>
            <w:ins w:id="6228" w:author="Антон Смирнов" w:date="2023-05-25T13:43:00Z">
              <w:r w:rsidRPr="007F6A26">
                <w:t>0,87</w:t>
              </w:r>
            </w:ins>
          </w:p>
        </w:tc>
        <w:tc>
          <w:tcPr>
            <w:tcW w:w="699" w:type="dxa"/>
            <w:tcPrChange w:id="6229" w:author="Антон Смирнов" w:date="2023-05-25T13:48:00Z">
              <w:tcPr>
                <w:tcW w:w="682" w:type="dxa"/>
              </w:tcPr>
            </w:tcPrChange>
          </w:tcPr>
          <w:p w14:paraId="7871195A" w14:textId="77777777" w:rsidR="00FD588A" w:rsidRPr="007F6A26" w:rsidRDefault="00FD588A" w:rsidP="00FD588A">
            <w:pPr>
              <w:pStyle w:val="a0"/>
              <w:ind w:firstLine="0"/>
              <w:rPr>
                <w:ins w:id="6230" w:author="Антон Смирнов" w:date="2023-05-25T13:43:00Z"/>
              </w:rPr>
            </w:pPr>
            <w:ins w:id="6231" w:author="Антон Смирнов" w:date="2023-05-25T13:43:00Z">
              <w:r w:rsidRPr="007F6A26">
                <w:t>0,12</w:t>
              </w:r>
            </w:ins>
          </w:p>
        </w:tc>
        <w:tc>
          <w:tcPr>
            <w:tcW w:w="875" w:type="dxa"/>
            <w:tcPrChange w:id="6232" w:author="Антон Смирнов" w:date="2023-05-25T13:48:00Z">
              <w:tcPr>
                <w:tcW w:w="809" w:type="dxa"/>
              </w:tcPr>
            </w:tcPrChange>
          </w:tcPr>
          <w:p w14:paraId="25E67F05" w14:textId="77777777" w:rsidR="00FD588A" w:rsidRPr="007F6A26" w:rsidRDefault="00FD588A" w:rsidP="00FD588A">
            <w:pPr>
              <w:pStyle w:val="a0"/>
              <w:ind w:firstLine="0"/>
              <w:rPr>
                <w:ins w:id="6233" w:author="Антон Смирнов" w:date="2023-05-25T13:43:00Z"/>
              </w:rPr>
            </w:pPr>
            <w:ins w:id="6234" w:author="Антон Смирнов" w:date="2023-05-25T13:43:00Z">
              <w:r w:rsidRPr="007F6A26">
                <w:t>0,22</w:t>
              </w:r>
            </w:ins>
          </w:p>
        </w:tc>
      </w:tr>
      <w:tr w:rsidR="00FD588A" w:rsidRPr="007F6A26" w14:paraId="0087E8A7" w14:textId="77777777" w:rsidTr="00FD588A">
        <w:trPr>
          <w:ins w:id="6235" w:author="Антон Смирнов" w:date="2023-05-25T13:43:00Z"/>
        </w:trPr>
        <w:tc>
          <w:tcPr>
            <w:tcW w:w="1182" w:type="dxa"/>
            <w:tcPrChange w:id="6236" w:author="Антон Смирнов" w:date="2023-05-25T13:48:00Z">
              <w:tcPr>
                <w:tcW w:w="1147" w:type="dxa"/>
              </w:tcPr>
            </w:tcPrChange>
          </w:tcPr>
          <w:p w14:paraId="1CE08BE3" w14:textId="715DB04D" w:rsidR="00FD588A" w:rsidRPr="007F6A26" w:rsidRDefault="00FD588A" w:rsidP="00FD588A">
            <w:pPr>
              <w:pStyle w:val="a0"/>
              <w:ind w:firstLine="0"/>
              <w:rPr>
                <w:ins w:id="6237" w:author="Антон Смирнов" w:date="2023-05-25T13:43:00Z"/>
              </w:rPr>
            </w:pPr>
            <w:ins w:id="6238" w:author="Антон Смирнов" w:date="2023-05-25T13:43:00Z">
              <w:r w:rsidRPr="007F6A26">
                <w:t>A*24:13</w:t>
              </w:r>
            </w:ins>
          </w:p>
        </w:tc>
        <w:tc>
          <w:tcPr>
            <w:tcW w:w="814" w:type="dxa"/>
            <w:tcPrChange w:id="6239" w:author="Антон Смирнов" w:date="2023-05-25T13:48:00Z">
              <w:tcPr>
                <w:tcW w:w="1088" w:type="dxa"/>
              </w:tcPr>
            </w:tcPrChange>
          </w:tcPr>
          <w:p w14:paraId="6D633BE2" w14:textId="77777777" w:rsidR="00FD588A" w:rsidRPr="007F6A26" w:rsidRDefault="00FD588A" w:rsidP="00FD588A">
            <w:pPr>
              <w:pStyle w:val="a0"/>
              <w:ind w:firstLine="0"/>
              <w:rPr>
                <w:ins w:id="6240" w:author="Антон Смирнов" w:date="2023-05-25T13:43:00Z"/>
              </w:rPr>
            </w:pPr>
            <w:ins w:id="6241" w:author="Антон Смирнов" w:date="2023-05-25T13:43:00Z">
              <w:r w:rsidRPr="007F6A26">
                <w:t>0,9</w:t>
              </w:r>
            </w:ins>
          </w:p>
        </w:tc>
        <w:tc>
          <w:tcPr>
            <w:tcW w:w="699" w:type="dxa"/>
            <w:tcPrChange w:id="6242" w:author="Антон Смирнов" w:date="2023-05-25T13:48:00Z">
              <w:tcPr>
                <w:tcW w:w="979" w:type="dxa"/>
              </w:tcPr>
            </w:tcPrChange>
          </w:tcPr>
          <w:p w14:paraId="12FD44B1" w14:textId="77777777" w:rsidR="00FD588A" w:rsidRPr="007F6A26" w:rsidRDefault="00FD588A" w:rsidP="00FD588A">
            <w:pPr>
              <w:pStyle w:val="a0"/>
              <w:ind w:firstLine="0"/>
              <w:rPr>
                <w:ins w:id="6243" w:author="Антон Смирнов" w:date="2023-05-25T13:43:00Z"/>
              </w:rPr>
            </w:pPr>
            <w:ins w:id="6244" w:author="Антон Смирнов" w:date="2023-05-25T13:43:00Z">
              <w:r w:rsidRPr="007F6A26">
                <w:t>0,1</w:t>
              </w:r>
            </w:ins>
          </w:p>
        </w:tc>
        <w:tc>
          <w:tcPr>
            <w:tcW w:w="1241" w:type="dxa"/>
            <w:tcPrChange w:id="6245" w:author="Антон Смирнов" w:date="2023-05-25T13:48:00Z">
              <w:tcPr>
                <w:tcW w:w="1606" w:type="dxa"/>
              </w:tcPr>
            </w:tcPrChange>
          </w:tcPr>
          <w:p w14:paraId="1940E9E2" w14:textId="77777777" w:rsidR="00FD588A" w:rsidRPr="007F6A26" w:rsidRDefault="00FD588A" w:rsidP="00FD588A">
            <w:pPr>
              <w:pStyle w:val="a0"/>
              <w:ind w:firstLine="0"/>
              <w:rPr>
                <w:ins w:id="6246" w:author="Антон Смирнов" w:date="2023-05-25T13:43:00Z"/>
              </w:rPr>
            </w:pPr>
            <w:ins w:id="6247" w:author="Антон Смирнов" w:date="2023-05-25T13:43:00Z">
              <w:r w:rsidRPr="007F6A26">
                <w:t>0,84</w:t>
              </w:r>
            </w:ins>
          </w:p>
        </w:tc>
        <w:tc>
          <w:tcPr>
            <w:tcW w:w="1966" w:type="dxa"/>
            <w:tcPrChange w:id="6248" w:author="Антон Смирнов" w:date="2023-05-25T13:48:00Z">
              <w:tcPr>
                <w:tcW w:w="1298" w:type="dxa"/>
              </w:tcPr>
            </w:tcPrChange>
          </w:tcPr>
          <w:p w14:paraId="6A5943B0" w14:textId="77777777" w:rsidR="00FD588A" w:rsidRPr="007F6A26" w:rsidRDefault="00FD588A" w:rsidP="00FD588A">
            <w:pPr>
              <w:pStyle w:val="a0"/>
              <w:ind w:firstLine="0"/>
              <w:rPr>
                <w:ins w:id="6249" w:author="Антон Смирнов" w:date="2023-05-25T13:43:00Z"/>
              </w:rPr>
            </w:pPr>
            <w:ins w:id="6250" w:author="Антон Смирнов" w:date="2023-05-25T13:43:00Z">
              <w:r w:rsidRPr="007F6A26">
                <w:t>0,9</w:t>
              </w:r>
            </w:ins>
          </w:p>
        </w:tc>
        <w:tc>
          <w:tcPr>
            <w:tcW w:w="1395" w:type="dxa"/>
            <w:tcPrChange w:id="6251" w:author="Антон Смирнов" w:date="2023-05-25T13:48:00Z">
              <w:tcPr>
                <w:tcW w:w="1279" w:type="dxa"/>
              </w:tcPr>
            </w:tcPrChange>
          </w:tcPr>
          <w:p w14:paraId="7D86A6CD" w14:textId="77777777" w:rsidR="00FD588A" w:rsidRPr="007F6A26" w:rsidRDefault="00FD588A" w:rsidP="00FD588A">
            <w:pPr>
              <w:pStyle w:val="a0"/>
              <w:ind w:firstLine="0"/>
              <w:rPr>
                <w:ins w:id="6252" w:author="Антон Смирнов" w:date="2023-05-25T13:43:00Z"/>
              </w:rPr>
            </w:pPr>
            <w:ins w:id="6253" w:author="Антон Смирнов" w:date="2023-05-25T13:43:00Z">
              <w:r w:rsidRPr="007F6A26">
                <w:t>0,9</w:t>
              </w:r>
            </w:ins>
          </w:p>
        </w:tc>
        <w:tc>
          <w:tcPr>
            <w:tcW w:w="699" w:type="dxa"/>
            <w:tcPrChange w:id="6254" w:author="Антон Смирнов" w:date="2023-05-25T13:48:00Z">
              <w:tcPr>
                <w:tcW w:w="682" w:type="dxa"/>
              </w:tcPr>
            </w:tcPrChange>
          </w:tcPr>
          <w:p w14:paraId="31BA0DF2" w14:textId="77777777" w:rsidR="00FD588A" w:rsidRPr="007F6A26" w:rsidRDefault="00FD588A" w:rsidP="00FD588A">
            <w:pPr>
              <w:pStyle w:val="a0"/>
              <w:ind w:firstLine="0"/>
              <w:rPr>
                <w:ins w:id="6255" w:author="Антон Смирнов" w:date="2023-05-25T13:43:00Z"/>
              </w:rPr>
            </w:pPr>
            <w:ins w:id="6256" w:author="Антон Смирнов" w:date="2023-05-25T13:43:00Z">
              <w:r w:rsidRPr="007F6A26">
                <w:t>0,87</w:t>
              </w:r>
            </w:ins>
          </w:p>
        </w:tc>
        <w:tc>
          <w:tcPr>
            <w:tcW w:w="699" w:type="dxa"/>
            <w:tcPrChange w:id="6257" w:author="Антон Смирнов" w:date="2023-05-25T13:48:00Z">
              <w:tcPr>
                <w:tcW w:w="682" w:type="dxa"/>
              </w:tcPr>
            </w:tcPrChange>
          </w:tcPr>
          <w:p w14:paraId="49B5BFFA" w14:textId="77777777" w:rsidR="00FD588A" w:rsidRPr="007F6A26" w:rsidRDefault="00FD588A" w:rsidP="00FD588A">
            <w:pPr>
              <w:pStyle w:val="a0"/>
              <w:ind w:firstLine="0"/>
              <w:rPr>
                <w:ins w:id="6258" w:author="Антон Смирнов" w:date="2023-05-25T13:43:00Z"/>
              </w:rPr>
            </w:pPr>
            <w:ins w:id="6259" w:author="Антон Смирнов" w:date="2023-05-25T13:43:00Z">
              <w:r w:rsidRPr="007F6A26">
                <w:t>0,01</w:t>
              </w:r>
            </w:ins>
          </w:p>
        </w:tc>
        <w:tc>
          <w:tcPr>
            <w:tcW w:w="875" w:type="dxa"/>
            <w:tcPrChange w:id="6260" w:author="Антон Смирнов" w:date="2023-05-25T13:48:00Z">
              <w:tcPr>
                <w:tcW w:w="809" w:type="dxa"/>
              </w:tcPr>
            </w:tcPrChange>
          </w:tcPr>
          <w:p w14:paraId="5C92A319" w14:textId="77777777" w:rsidR="00FD588A" w:rsidRPr="007F6A26" w:rsidRDefault="00FD588A" w:rsidP="00FD588A">
            <w:pPr>
              <w:pStyle w:val="a0"/>
              <w:ind w:firstLine="0"/>
              <w:rPr>
                <w:ins w:id="6261" w:author="Антон Смирнов" w:date="2023-05-25T13:43:00Z"/>
              </w:rPr>
            </w:pPr>
            <w:ins w:id="6262" w:author="Антон Смирнов" w:date="2023-05-25T13:43:00Z">
              <w:r w:rsidRPr="007F6A26">
                <w:t>0,05</w:t>
              </w:r>
            </w:ins>
          </w:p>
        </w:tc>
      </w:tr>
      <w:tr w:rsidR="00FD588A" w:rsidRPr="007F6A26" w14:paraId="281BA639" w14:textId="77777777" w:rsidTr="00FD588A">
        <w:trPr>
          <w:ins w:id="6263" w:author="Антон Смирнов" w:date="2023-05-25T13:43:00Z"/>
        </w:trPr>
        <w:tc>
          <w:tcPr>
            <w:tcW w:w="1182" w:type="dxa"/>
            <w:tcPrChange w:id="6264" w:author="Антон Смирнов" w:date="2023-05-25T13:48:00Z">
              <w:tcPr>
                <w:tcW w:w="1147" w:type="dxa"/>
              </w:tcPr>
            </w:tcPrChange>
          </w:tcPr>
          <w:p w14:paraId="78F4F7BA" w14:textId="32415F34" w:rsidR="00FD588A" w:rsidRPr="007F6A26" w:rsidRDefault="00FD588A" w:rsidP="00FD588A">
            <w:pPr>
              <w:pStyle w:val="a0"/>
              <w:ind w:firstLine="0"/>
              <w:rPr>
                <w:ins w:id="6265" w:author="Антон Смирнов" w:date="2023-05-25T13:43:00Z"/>
              </w:rPr>
            </w:pPr>
            <w:ins w:id="6266" w:author="Антон Смирнов" w:date="2023-05-25T13:43:00Z">
              <w:r w:rsidRPr="007F6A26">
                <w:t>C*04:01</w:t>
              </w:r>
            </w:ins>
          </w:p>
        </w:tc>
        <w:tc>
          <w:tcPr>
            <w:tcW w:w="814" w:type="dxa"/>
            <w:tcPrChange w:id="6267" w:author="Антон Смирнов" w:date="2023-05-25T13:48:00Z">
              <w:tcPr>
                <w:tcW w:w="1088" w:type="dxa"/>
              </w:tcPr>
            </w:tcPrChange>
          </w:tcPr>
          <w:p w14:paraId="68D08917" w14:textId="77777777" w:rsidR="00FD588A" w:rsidRPr="007F6A26" w:rsidRDefault="00FD588A" w:rsidP="00FD588A">
            <w:pPr>
              <w:pStyle w:val="a0"/>
              <w:ind w:firstLine="0"/>
              <w:rPr>
                <w:ins w:id="6268" w:author="Антон Смирнов" w:date="2023-05-25T13:43:00Z"/>
              </w:rPr>
            </w:pPr>
            <w:ins w:id="6269" w:author="Антон Смирнов" w:date="2023-05-25T13:43:00Z">
              <w:r w:rsidRPr="007F6A26">
                <w:t>0,9</w:t>
              </w:r>
            </w:ins>
          </w:p>
        </w:tc>
        <w:tc>
          <w:tcPr>
            <w:tcW w:w="699" w:type="dxa"/>
            <w:tcPrChange w:id="6270" w:author="Антон Смирнов" w:date="2023-05-25T13:48:00Z">
              <w:tcPr>
                <w:tcW w:w="979" w:type="dxa"/>
              </w:tcPr>
            </w:tcPrChange>
          </w:tcPr>
          <w:p w14:paraId="232819BD" w14:textId="77777777" w:rsidR="00FD588A" w:rsidRPr="007F6A26" w:rsidRDefault="00FD588A" w:rsidP="00FD588A">
            <w:pPr>
              <w:pStyle w:val="a0"/>
              <w:ind w:firstLine="0"/>
              <w:rPr>
                <w:ins w:id="6271" w:author="Антон Смирнов" w:date="2023-05-25T13:43:00Z"/>
              </w:rPr>
            </w:pPr>
            <w:ins w:id="6272" w:author="Антон Смирнов" w:date="2023-05-25T13:43:00Z">
              <w:r w:rsidRPr="007F6A26">
                <w:t>0,03</w:t>
              </w:r>
            </w:ins>
          </w:p>
        </w:tc>
        <w:tc>
          <w:tcPr>
            <w:tcW w:w="1241" w:type="dxa"/>
            <w:tcPrChange w:id="6273" w:author="Антон Смирнов" w:date="2023-05-25T13:48:00Z">
              <w:tcPr>
                <w:tcW w:w="1606" w:type="dxa"/>
              </w:tcPr>
            </w:tcPrChange>
          </w:tcPr>
          <w:p w14:paraId="54702E18" w14:textId="77777777" w:rsidR="00FD588A" w:rsidRPr="007F6A26" w:rsidRDefault="00FD588A" w:rsidP="00FD588A">
            <w:pPr>
              <w:pStyle w:val="a0"/>
              <w:ind w:firstLine="0"/>
              <w:rPr>
                <w:ins w:id="6274" w:author="Антон Смирнов" w:date="2023-05-25T13:43:00Z"/>
              </w:rPr>
            </w:pPr>
            <w:ins w:id="6275" w:author="Антон Смирнов" w:date="2023-05-25T13:43:00Z">
              <w:r w:rsidRPr="007F6A26">
                <w:t>0,86</w:t>
              </w:r>
            </w:ins>
          </w:p>
        </w:tc>
        <w:tc>
          <w:tcPr>
            <w:tcW w:w="1966" w:type="dxa"/>
            <w:tcPrChange w:id="6276" w:author="Антон Смирнов" w:date="2023-05-25T13:48:00Z">
              <w:tcPr>
                <w:tcW w:w="1298" w:type="dxa"/>
              </w:tcPr>
            </w:tcPrChange>
          </w:tcPr>
          <w:p w14:paraId="6EA51EAA" w14:textId="77777777" w:rsidR="00FD588A" w:rsidRPr="007F6A26" w:rsidRDefault="00FD588A" w:rsidP="00FD588A">
            <w:pPr>
              <w:pStyle w:val="a0"/>
              <w:ind w:firstLine="0"/>
              <w:rPr>
                <w:ins w:id="6277" w:author="Антон Смирнов" w:date="2023-05-25T13:43:00Z"/>
              </w:rPr>
            </w:pPr>
            <w:ins w:id="6278" w:author="Антон Смирнов" w:date="2023-05-25T13:43:00Z">
              <w:r w:rsidRPr="007F6A26">
                <w:t>0,86</w:t>
              </w:r>
            </w:ins>
          </w:p>
        </w:tc>
        <w:tc>
          <w:tcPr>
            <w:tcW w:w="1395" w:type="dxa"/>
            <w:tcPrChange w:id="6279" w:author="Антон Смирнов" w:date="2023-05-25T13:48:00Z">
              <w:tcPr>
                <w:tcW w:w="1279" w:type="dxa"/>
              </w:tcPr>
            </w:tcPrChange>
          </w:tcPr>
          <w:p w14:paraId="4F9658B1" w14:textId="77777777" w:rsidR="00FD588A" w:rsidRPr="007F6A26" w:rsidRDefault="00FD588A" w:rsidP="00FD588A">
            <w:pPr>
              <w:pStyle w:val="a0"/>
              <w:ind w:firstLine="0"/>
              <w:rPr>
                <w:ins w:id="6280" w:author="Антон Смирнов" w:date="2023-05-25T13:43:00Z"/>
              </w:rPr>
            </w:pPr>
            <w:ins w:id="6281" w:author="Антон Смирнов" w:date="2023-05-25T13:43:00Z">
              <w:r w:rsidRPr="007F6A26">
                <w:t>0,86</w:t>
              </w:r>
            </w:ins>
          </w:p>
        </w:tc>
        <w:tc>
          <w:tcPr>
            <w:tcW w:w="699" w:type="dxa"/>
            <w:tcPrChange w:id="6282" w:author="Антон Смирнов" w:date="2023-05-25T13:48:00Z">
              <w:tcPr>
                <w:tcW w:w="682" w:type="dxa"/>
              </w:tcPr>
            </w:tcPrChange>
          </w:tcPr>
          <w:p w14:paraId="55D55EBC" w14:textId="77777777" w:rsidR="00FD588A" w:rsidRPr="007F6A26" w:rsidRDefault="00FD588A" w:rsidP="00FD588A">
            <w:pPr>
              <w:pStyle w:val="a0"/>
              <w:ind w:firstLine="0"/>
              <w:rPr>
                <w:ins w:id="6283" w:author="Антон Смирнов" w:date="2023-05-25T13:43:00Z"/>
              </w:rPr>
            </w:pPr>
            <w:ins w:id="6284" w:author="Антон Смирнов" w:date="2023-05-25T13:43:00Z">
              <w:r w:rsidRPr="007F6A26">
                <w:t>0,86</w:t>
              </w:r>
            </w:ins>
          </w:p>
        </w:tc>
        <w:tc>
          <w:tcPr>
            <w:tcW w:w="699" w:type="dxa"/>
            <w:tcPrChange w:id="6285" w:author="Антон Смирнов" w:date="2023-05-25T13:48:00Z">
              <w:tcPr>
                <w:tcW w:w="682" w:type="dxa"/>
              </w:tcPr>
            </w:tcPrChange>
          </w:tcPr>
          <w:p w14:paraId="75A0235E" w14:textId="77777777" w:rsidR="00FD588A" w:rsidRPr="007F6A26" w:rsidRDefault="00FD588A" w:rsidP="00FD588A">
            <w:pPr>
              <w:pStyle w:val="a0"/>
              <w:ind w:firstLine="0"/>
              <w:rPr>
                <w:ins w:id="6286" w:author="Антон Смирнов" w:date="2023-05-25T13:43:00Z"/>
              </w:rPr>
            </w:pPr>
            <w:ins w:id="6287" w:author="Антон Смирнов" w:date="2023-05-25T13:43:00Z">
              <w:r w:rsidRPr="007F6A26">
                <w:t>0,1</w:t>
              </w:r>
            </w:ins>
          </w:p>
        </w:tc>
        <w:tc>
          <w:tcPr>
            <w:tcW w:w="875" w:type="dxa"/>
            <w:tcPrChange w:id="6288" w:author="Антон Смирнов" w:date="2023-05-25T13:48:00Z">
              <w:tcPr>
                <w:tcW w:w="809" w:type="dxa"/>
              </w:tcPr>
            </w:tcPrChange>
          </w:tcPr>
          <w:p w14:paraId="1B79BB85" w14:textId="77777777" w:rsidR="00FD588A" w:rsidRPr="007F6A26" w:rsidRDefault="00FD588A" w:rsidP="00FD588A">
            <w:pPr>
              <w:pStyle w:val="a0"/>
              <w:ind w:firstLine="0"/>
              <w:rPr>
                <w:ins w:id="6289" w:author="Антон Смирнов" w:date="2023-05-25T13:43:00Z"/>
              </w:rPr>
            </w:pPr>
            <w:ins w:id="6290" w:author="Антон Смирнов" w:date="2023-05-25T13:43:00Z">
              <w:r w:rsidRPr="007F6A26">
                <w:t>0,15</w:t>
              </w:r>
            </w:ins>
          </w:p>
        </w:tc>
      </w:tr>
      <w:tr w:rsidR="00FD588A" w:rsidRPr="007F6A26" w14:paraId="37D4A2A3" w14:textId="77777777" w:rsidTr="00FD588A">
        <w:trPr>
          <w:ins w:id="6291" w:author="Антон Смирнов" w:date="2023-05-25T13:43:00Z"/>
        </w:trPr>
        <w:tc>
          <w:tcPr>
            <w:tcW w:w="1182" w:type="dxa"/>
            <w:tcPrChange w:id="6292" w:author="Антон Смирнов" w:date="2023-05-25T13:48:00Z">
              <w:tcPr>
                <w:tcW w:w="1147" w:type="dxa"/>
              </w:tcPr>
            </w:tcPrChange>
          </w:tcPr>
          <w:p w14:paraId="47C4A86E" w14:textId="10EE10A8" w:rsidR="00FD588A" w:rsidRPr="007F6A26" w:rsidRDefault="00FD588A" w:rsidP="00FD588A">
            <w:pPr>
              <w:pStyle w:val="a0"/>
              <w:ind w:firstLine="0"/>
              <w:rPr>
                <w:ins w:id="6293" w:author="Антон Смирнов" w:date="2023-05-25T13:43:00Z"/>
              </w:rPr>
            </w:pPr>
            <w:ins w:id="6294" w:author="Антон Смирнов" w:date="2023-05-25T13:43:00Z">
              <w:r w:rsidRPr="007F6A26">
                <w:t>B*51:01</w:t>
              </w:r>
            </w:ins>
          </w:p>
        </w:tc>
        <w:tc>
          <w:tcPr>
            <w:tcW w:w="814" w:type="dxa"/>
            <w:tcPrChange w:id="6295" w:author="Антон Смирнов" w:date="2023-05-25T13:48:00Z">
              <w:tcPr>
                <w:tcW w:w="1088" w:type="dxa"/>
              </w:tcPr>
            </w:tcPrChange>
          </w:tcPr>
          <w:p w14:paraId="5E7E67FD" w14:textId="77777777" w:rsidR="00FD588A" w:rsidRPr="007F6A26" w:rsidRDefault="00FD588A" w:rsidP="00FD588A">
            <w:pPr>
              <w:pStyle w:val="a0"/>
              <w:ind w:firstLine="0"/>
              <w:rPr>
                <w:ins w:id="6296" w:author="Антон Смирнов" w:date="2023-05-25T13:43:00Z"/>
              </w:rPr>
            </w:pPr>
            <w:ins w:id="6297" w:author="Антон Смирнов" w:date="2023-05-25T13:43:00Z">
              <w:r w:rsidRPr="007F6A26">
                <w:t>0,9</w:t>
              </w:r>
            </w:ins>
          </w:p>
        </w:tc>
        <w:tc>
          <w:tcPr>
            <w:tcW w:w="699" w:type="dxa"/>
            <w:tcPrChange w:id="6298" w:author="Антон Смирнов" w:date="2023-05-25T13:48:00Z">
              <w:tcPr>
                <w:tcW w:w="979" w:type="dxa"/>
              </w:tcPr>
            </w:tcPrChange>
          </w:tcPr>
          <w:p w14:paraId="3268418F" w14:textId="77777777" w:rsidR="00FD588A" w:rsidRPr="007F6A26" w:rsidRDefault="00FD588A" w:rsidP="00FD588A">
            <w:pPr>
              <w:pStyle w:val="a0"/>
              <w:ind w:firstLine="0"/>
              <w:rPr>
                <w:ins w:id="6299" w:author="Антон Смирнов" w:date="2023-05-25T13:43:00Z"/>
              </w:rPr>
            </w:pPr>
            <w:ins w:id="6300" w:author="Антон Смирнов" w:date="2023-05-25T13:43:00Z">
              <w:r w:rsidRPr="007F6A26">
                <w:t>0,1</w:t>
              </w:r>
            </w:ins>
          </w:p>
        </w:tc>
        <w:tc>
          <w:tcPr>
            <w:tcW w:w="1241" w:type="dxa"/>
            <w:tcPrChange w:id="6301" w:author="Антон Смирнов" w:date="2023-05-25T13:48:00Z">
              <w:tcPr>
                <w:tcW w:w="1606" w:type="dxa"/>
              </w:tcPr>
            </w:tcPrChange>
          </w:tcPr>
          <w:p w14:paraId="64A7CCF6" w14:textId="77777777" w:rsidR="00FD588A" w:rsidRPr="007F6A26" w:rsidRDefault="00FD588A" w:rsidP="00FD588A">
            <w:pPr>
              <w:pStyle w:val="a0"/>
              <w:ind w:firstLine="0"/>
              <w:rPr>
                <w:ins w:id="6302" w:author="Антон Смирнов" w:date="2023-05-25T13:43:00Z"/>
              </w:rPr>
            </w:pPr>
            <w:ins w:id="6303" w:author="Антон Смирнов" w:date="2023-05-25T13:43:00Z">
              <w:r w:rsidRPr="007F6A26">
                <w:t>0,81</w:t>
              </w:r>
            </w:ins>
          </w:p>
        </w:tc>
        <w:tc>
          <w:tcPr>
            <w:tcW w:w="1966" w:type="dxa"/>
            <w:tcPrChange w:id="6304" w:author="Антон Смирнов" w:date="2023-05-25T13:48:00Z">
              <w:tcPr>
                <w:tcW w:w="1298" w:type="dxa"/>
              </w:tcPr>
            </w:tcPrChange>
          </w:tcPr>
          <w:p w14:paraId="146ED42F" w14:textId="77777777" w:rsidR="00FD588A" w:rsidRPr="007F6A26" w:rsidRDefault="00FD588A" w:rsidP="00FD588A">
            <w:pPr>
              <w:pStyle w:val="a0"/>
              <w:ind w:firstLine="0"/>
              <w:rPr>
                <w:ins w:id="6305" w:author="Антон Смирнов" w:date="2023-05-25T13:43:00Z"/>
              </w:rPr>
            </w:pPr>
            <w:ins w:id="6306" w:author="Антон Смирнов" w:date="2023-05-25T13:43:00Z">
              <w:r w:rsidRPr="007F6A26">
                <w:t>0,9</w:t>
              </w:r>
            </w:ins>
          </w:p>
        </w:tc>
        <w:tc>
          <w:tcPr>
            <w:tcW w:w="1395" w:type="dxa"/>
            <w:tcPrChange w:id="6307" w:author="Антон Смирнов" w:date="2023-05-25T13:48:00Z">
              <w:tcPr>
                <w:tcW w:w="1279" w:type="dxa"/>
              </w:tcPr>
            </w:tcPrChange>
          </w:tcPr>
          <w:p w14:paraId="7ACEC83E" w14:textId="77777777" w:rsidR="00FD588A" w:rsidRPr="007F6A26" w:rsidRDefault="00FD588A" w:rsidP="00FD588A">
            <w:pPr>
              <w:pStyle w:val="a0"/>
              <w:ind w:firstLine="0"/>
              <w:rPr>
                <w:ins w:id="6308" w:author="Антон Смирнов" w:date="2023-05-25T13:43:00Z"/>
              </w:rPr>
            </w:pPr>
            <w:ins w:id="6309" w:author="Антон Смирнов" w:date="2023-05-25T13:43:00Z">
              <w:r w:rsidRPr="007F6A26">
                <w:t>0,9</w:t>
              </w:r>
            </w:ins>
          </w:p>
        </w:tc>
        <w:tc>
          <w:tcPr>
            <w:tcW w:w="699" w:type="dxa"/>
            <w:tcPrChange w:id="6310" w:author="Антон Смирнов" w:date="2023-05-25T13:48:00Z">
              <w:tcPr>
                <w:tcW w:w="682" w:type="dxa"/>
              </w:tcPr>
            </w:tcPrChange>
          </w:tcPr>
          <w:p w14:paraId="69E4E310" w14:textId="77777777" w:rsidR="00FD588A" w:rsidRPr="007F6A26" w:rsidRDefault="00FD588A" w:rsidP="00FD588A">
            <w:pPr>
              <w:pStyle w:val="a0"/>
              <w:ind w:firstLine="0"/>
              <w:rPr>
                <w:ins w:id="6311" w:author="Антон Смирнов" w:date="2023-05-25T13:43:00Z"/>
              </w:rPr>
            </w:pPr>
            <w:ins w:id="6312" w:author="Антон Смирнов" w:date="2023-05-25T13:43:00Z">
              <w:r w:rsidRPr="007F6A26">
                <w:t>0,86</w:t>
              </w:r>
            </w:ins>
          </w:p>
        </w:tc>
        <w:tc>
          <w:tcPr>
            <w:tcW w:w="699" w:type="dxa"/>
            <w:tcPrChange w:id="6313" w:author="Антон Смирнов" w:date="2023-05-25T13:48:00Z">
              <w:tcPr>
                <w:tcW w:w="682" w:type="dxa"/>
              </w:tcPr>
            </w:tcPrChange>
          </w:tcPr>
          <w:p w14:paraId="0CE7D66D" w14:textId="77777777" w:rsidR="00FD588A" w:rsidRPr="007F6A26" w:rsidRDefault="00FD588A" w:rsidP="00FD588A">
            <w:pPr>
              <w:pStyle w:val="a0"/>
              <w:ind w:firstLine="0"/>
              <w:rPr>
                <w:ins w:id="6314" w:author="Антон Смирнов" w:date="2023-05-25T13:43:00Z"/>
              </w:rPr>
            </w:pPr>
            <w:ins w:id="6315" w:author="Антон Смирнов" w:date="2023-05-25T13:43:00Z">
              <w:r w:rsidRPr="007F6A26">
                <w:t>0,31</w:t>
              </w:r>
            </w:ins>
          </w:p>
        </w:tc>
        <w:tc>
          <w:tcPr>
            <w:tcW w:w="875" w:type="dxa"/>
            <w:tcPrChange w:id="6316" w:author="Антон Смирнов" w:date="2023-05-25T13:48:00Z">
              <w:tcPr>
                <w:tcW w:w="809" w:type="dxa"/>
              </w:tcPr>
            </w:tcPrChange>
          </w:tcPr>
          <w:p w14:paraId="3519BF82" w14:textId="77777777" w:rsidR="00FD588A" w:rsidRPr="007F6A26" w:rsidRDefault="00FD588A" w:rsidP="00FD588A">
            <w:pPr>
              <w:pStyle w:val="a0"/>
              <w:ind w:firstLine="0"/>
              <w:rPr>
                <w:ins w:id="6317" w:author="Антон Смирнов" w:date="2023-05-25T13:43:00Z"/>
              </w:rPr>
            </w:pPr>
            <w:ins w:id="6318" w:author="Антон Смирнов" w:date="2023-05-25T13:43:00Z">
              <w:r w:rsidRPr="007F6A26">
                <w:t>0,27</w:t>
              </w:r>
            </w:ins>
          </w:p>
        </w:tc>
      </w:tr>
      <w:tr w:rsidR="00FD588A" w:rsidRPr="007F6A26" w14:paraId="2F31AFCA" w14:textId="77777777" w:rsidTr="00FD588A">
        <w:trPr>
          <w:ins w:id="6319" w:author="Антон Смирнов" w:date="2023-05-25T13:43:00Z"/>
        </w:trPr>
        <w:tc>
          <w:tcPr>
            <w:tcW w:w="1182" w:type="dxa"/>
            <w:tcPrChange w:id="6320" w:author="Антон Смирнов" w:date="2023-05-25T13:48:00Z">
              <w:tcPr>
                <w:tcW w:w="1147" w:type="dxa"/>
              </w:tcPr>
            </w:tcPrChange>
          </w:tcPr>
          <w:p w14:paraId="73701AD5" w14:textId="1801AA71" w:rsidR="00FD588A" w:rsidRPr="007F6A26" w:rsidRDefault="00FD588A" w:rsidP="00FD588A">
            <w:pPr>
              <w:pStyle w:val="a0"/>
              <w:ind w:firstLine="0"/>
              <w:rPr>
                <w:ins w:id="6321" w:author="Антон Смирнов" w:date="2023-05-25T13:43:00Z"/>
              </w:rPr>
            </w:pPr>
            <w:ins w:id="6322" w:author="Антон Смирнов" w:date="2023-05-25T13:43:00Z">
              <w:r w:rsidRPr="007F6A26">
                <w:t>B*27:20</w:t>
              </w:r>
            </w:ins>
          </w:p>
        </w:tc>
        <w:tc>
          <w:tcPr>
            <w:tcW w:w="814" w:type="dxa"/>
            <w:tcPrChange w:id="6323" w:author="Антон Смирнов" w:date="2023-05-25T13:48:00Z">
              <w:tcPr>
                <w:tcW w:w="1088" w:type="dxa"/>
              </w:tcPr>
            </w:tcPrChange>
          </w:tcPr>
          <w:p w14:paraId="2EC2527E" w14:textId="77777777" w:rsidR="00FD588A" w:rsidRPr="007F6A26" w:rsidRDefault="00FD588A" w:rsidP="00FD588A">
            <w:pPr>
              <w:pStyle w:val="a0"/>
              <w:ind w:firstLine="0"/>
              <w:rPr>
                <w:ins w:id="6324" w:author="Антон Смирнов" w:date="2023-05-25T13:43:00Z"/>
              </w:rPr>
            </w:pPr>
            <w:ins w:id="6325" w:author="Антон Смирнов" w:date="2023-05-25T13:43:00Z">
              <w:r w:rsidRPr="007F6A26">
                <w:t>0,9</w:t>
              </w:r>
            </w:ins>
          </w:p>
        </w:tc>
        <w:tc>
          <w:tcPr>
            <w:tcW w:w="699" w:type="dxa"/>
            <w:tcPrChange w:id="6326" w:author="Антон Смирнов" w:date="2023-05-25T13:48:00Z">
              <w:tcPr>
                <w:tcW w:w="979" w:type="dxa"/>
              </w:tcPr>
            </w:tcPrChange>
          </w:tcPr>
          <w:p w14:paraId="6FE38203" w14:textId="77777777" w:rsidR="00FD588A" w:rsidRPr="007F6A26" w:rsidRDefault="00FD588A" w:rsidP="00FD588A">
            <w:pPr>
              <w:pStyle w:val="a0"/>
              <w:ind w:firstLine="0"/>
              <w:rPr>
                <w:ins w:id="6327" w:author="Антон Смирнов" w:date="2023-05-25T13:43:00Z"/>
              </w:rPr>
            </w:pPr>
            <w:ins w:id="6328" w:author="Антон Смирнов" w:date="2023-05-25T13:43:00Z">
              <w:r w:rsidRPr="007F6A26">
                <w:t>0,09</w:t>
              </w:r>
            </w:ins>
          </w:p>
        </w:tc>
        <w:tc>
          <w:tcPr>
            <w:tcW w:w="1241" w:type="dxa"/>
            <w:tcPrChange w:id="6329" w:author="Антон Смирнов" w:date="2023-05-25T13:48:00Z">
              <w:tcPr>
                <w:tcW w:w="1606" w:type="dxa"/>
              </w:tcPr>
            </w:tcPrChange>
          </w:tcPr>
          <w:p w14:paraId="05FFAFEB" w14:textId="77777777" w:rsidR="00FD588A" w:rsidRPr="007F6A26" w:rsidRDefault="00FD588A" w:rsidP="00FD588A">
            <w:pPr>
              <w:pStyle w:val="a0"/>
              <w:ind w:firstLine="0"/>
              <w:rPr>
                <w:ins w:id="6330" w:author="Антон Смирнов" w:date="2023-05-25T13:43:00Z"/>
              </w:rPr>
            </w:pPr>
            <w:ins w:id="6331" w:author="Антон Смирнов" w:date="2023-05-25T13:43:00Z">
              <w:r w:rsidRPr="007F6A26">
                <w:t>0,83</w:t>
              </w:r>
            </w:ins>
          </w:p>
        </w:tc>
        <w:tc>
          <w:tcPr>
            <w:tcW w:w="1966" w:type="dxa"/>
            <w:tcPrChange w:id="6332" w:author="Антон Смирнов" w:date="2023-05-25T13:48:00Z">
              <w:tcPr>
                <w:tcW w:w="1298" w:type="dxa"/>
              </w:tcPr>
            </w:tcPrChange>
          </w:tcPr>
          <w:p w14:paraId="3D0C838B" w14:textId="77777777" w:rsidR="00FD588A" w:rsidRPr="007F6A26" w:rsidRDefault="00FD588A" w:rsidP="00FD588A">
            <w:pPr>
              <w:pStyle w:val="a0"/>
              <w:ind w:firstLine="0"/>
              <w:rPr>
                <w:ins w:id="6333" w:author="Антон Смирнов" w:date="2023-05-25T13:43:00Z"/>
              </w:rPr>
            </w:pPr>
            <w:ins w:id="6334" w:author="Антон Смирнов" w:date="2023-05-25T13:43:00Z">
              <w:r w:rsidRPr="007F6A26">
                <w:t>0,92</w:t>
              </w:r>
            </w:ins>
          </w:p>
        </w:tc>
        <w:tc>
          <w:tcPr>
            <w:tcW w:w="1395" w:type="dxa"/>
            <w:tcPrChange w:id="6335" w:author="Антон Смирнов" w:date="2023-05-25T13:48:00Z">
              <w:tcPr>
                <w:tcW w:w="1279" w:type="dxa"/>
              </w:tcPr>
            </w:tcPrChange>
          </w:tcPr>
          <w:p w14:paraId="241F35AD" w14:textId="77777777" w:rsidR="00FD588A" w:rsidRPr="007F6A26" w:rsidRDefault="00FD588A" w:rsidP="00FD588A">
            <w:pPr>
              <w:pStyle w:val="a0"/>
              <w:ind w:firstLine="0"/>
              <w:rPr>
                <w:ins w:id="6336" w:author="Антон Смирнов" w:date="2023-05-25T13:43:00Z"/>
              </w:rPr>
            </w:pPr>
            <w:ins w:id="6337" w:author="Антон Смирнов" w:date="2023-05-25T13:43:00Z">
              <w:r w:rsidRPr="007F6A26">
                <w:t>0,92</w:t>
              </w:r>
            </w:ins>
          </w:p>
        </w:tc>
        <w:tc>
          <w:tcPr>
            <w:tcW w:w="699" w:type="dxa"/>
            <w:tcPrChange w:id="6338" w:author="Антон Смирнов" w:date="2023-05-25T13:48:00Z">
              <w:tcPr>
                <w:tcW w:w="682" w:type="dxa"/>
              </w:tcPr>
            </w:tcPrChange>
          </w:tcPr>
          <w:p w14:paraId="5C5B00F1" w14:textId="77777777" w:rsidR="00FD588A" w:rsidRPr="007F6A26" w:rsidRDefault="00FD588A" w:rsidP="00FD588A">
            <w:pPr>
              <w:pStyle w:val="a0"/>
              <w:ind w:firstLine="0"/>
              <w:rPr>
                <w:ins w:id="6339" w:author="Антон Смирнов" w:date="2023-05-25T13:43:00Z"/>
              </w:rPr>
            </w:pPr>
            <w:ins w:id="6340" w:author="Антон Смирнов" w:date="2023-05-25T13:43:00Z">
              <w:r w:rsidRPr="007F6A26">
                <w:t>0,88</w:t>
              </w:r>
            </w:ins>
          </w:p>
        </w:tc>
        <w:tc>
          <w:tcPr>
            <w:tcW w:w="699" w:type="dxa"/>
            <w:tcPrChange w:id="6341" w:author="Антон Смирнов" w:date="2023-05-25T13:48:00Z">
              <w:tcPr>
                <w:tcW w:w="682" w:type="dxa"/>
              </w:tcPr>
            </w:tcPrChange>
          </w:tcPr>
          <w:p w14:paraId="2A400840" w14:textId="77777777" w:rsidR="00FD588A" w:rsidRPr="007F6A26" w:rsidRDefault="00FD588A" w:rsidP="00FD588A">
            <w:pPr>
              <w:pStyle w:val="a0"/>
              <w:ind w:firstLine="0"/>
              <w:rPr>
                <w:ins w:id="6342" w:author="Антон Смирнов" w:date="2023-05-25T13:43:00Z"/>
              </w:rPr>
            </w:pPr>
            <w:ins w:id="6343" w:author="Антон Смирнов" w:date="2023-05-25T13:43:00Z">
              <w:r w:rsidRPr="007F6A26">
                <w:t>0,01</w:t>
              </w:r>
            </w:ins>
          </w:p>
        </w:tc>
        <w:tc>
          <w:tcPr>
            <w:tcW w:w="875" w:type="dxa"/>
            <w:tcPrChange w:id="6344" w:author="Антон Смирнов" w:date="2023-05-25T13:48:00Z">
              <w:tcPr>
                <w:tcW w:w="809" w:type="dxa"/>
              </w:tcPr>
            </w:tcPrChange>
          </w:tcPr>
          <w:p w14:paraId="75894BE6" w14:textId="77777777" w:rsidR="00FD588A" w:rsidRPr="007F6A26" w:rsidRDefault="00FD588A" w:rsidP="00FD588A">
            <w:pPr>
              <w:pStyle w:val="a0"/>
              <w:ind w:firstLine="0"/>
              <w:rPr>
                <w:ins w:id="6345" w:author="Антон Смирнов" w:date="2023-05-25T13:43:00Z"/>
              </w:rPr>
            </w:pPr>
            <w:ins w:id="6346" w:author="Антон Смирнов" w:date="2023-05-25T13:43:00Z">
              <w:r w:rsidRPr="007F6A26">
                <w:t>0,03</w:t>
              </w:r>
            </w:ins>
          </w:p>
        </w:tc>
      </w:tr>
      <w:tr w:rsidR="00FD588A" w:rsidRPr="007F6A26" w14:paraId="23C1A9CA" w14:textId="77777777" w:rsidTr="00FD588A">
        <w:trPr>
          <w:ins w:id="6347" w:author="Антон Смирнов" w:date="2023-05-25T13:43:00Z"/>
        </w:trPr>
        <w:tc>
          <w:tcPr>
            <w:tcW w:w="1182" w:type="dxa"/>
            <w:tcPrChange w:id="6348" w:author="Антон Смирнов" w:date="2023-05-25T13:48:00Z">
              <w:tcPr>
                <w:tcW w:w="1147" w:type="dxa"/>
              </w:tcPr>
            </w:tcPrChange>
          </w:tcPr>
          <w:p w14:paraId="2031AE54" w14:textId="12F46760" w:rsidR="00FD588A" w:rsidRPr="007F6A26" w:rsidRDefault="00FD588A" w:rsidP="00FD588A">
            <w:pPr>
              <w:pStyle w:val="a0"/>
              <w:ind w:firstLine="0"/>
              <w:rPr>
                <w:ins w:id="6349" w:author="Антон Смирнов" w:date="2023-05-25T13:43:00Z"/>
              </w:rPr>
            </w:pPr>
            <w:ins w:id="6350" w:author="Антон Смирнов" w:date="2023-05-25T13:43:00Z">
              <w:r w:rsidRPr="007F6A26">
                <w:t>B*15:10</w:t>
              </w:r>
            </w:ins>
          </w:p>
        </w:tc>
        <w:tc>
          <w:tcPr>
            <w:tcW w:w="814" w:type="dxa"/>
            <w:tcPrChange w:id="6351" w:author="Антон Смирнов" w:date="2023-05-25T13:48:00Z">
              <w:tcPr>
                <w:tcW w:w="1088" w:type="dxa"/>
              </w:tcPr>
            </w:tcPrChange>
          </w:tcPr>
          <w:p w14:paraId="2CF98D1B" w14:textId="77777777" w:rsidR="00FD588A" w:rsidRPr="007F6A26" w:rsidRDefault="00FD588A" w:rsidP="00FD588A">
            <w:pPr>
              <w:pStyle w:val="a0"/>
              <w:ind w:firstLine="0"/>
              <w:rPr>
                <w:ins w:id="6352" w:author="Антон Смирнов" w:date="2023-05-25T13:43:00Z"/>
              </w:rPr>
            </w:pPr>
            <w:ins w:id="6353" w:author="Антон Смирнов" w:date="2023-05-25T13:43:00Z">
              <w:r w:rsidRPr="007F6A26">
                <w:t>0,9</w:t>
              </w:r>
            </w:ins>
          </w:p>
        </w:tc>
        <w:tc>
          <w:tcPr>
            <w:tcW w:w="699" w:type="dxa"/>
            <w:tcPrChange w:id="6354" w:author="Антон Смирнов" w:date="2023-05-25T13:48:00Z">
              <w:tcPr>
                <w:tcW w:w="979" w:type="dxa"/>
              </w:tcPr>
            </w:tcPrChange>
          </w:tcPr>
          <w:p w14:paraId="7CA70E4F" w14:textId="77777777" w:rsidR="00FD588A" w:rsidRPr="007F6A26" w:rsidRDefault="00FD588A" w:rsidP="00FD588A">
            <w:pPr>
              <w:pStyle w:val="a0"/>
              <w:ind w:firstLine="0"/>
              <w:rPr>
                <w:ins w:id="6355" w:author="Антон Смирнов" w:date="2023-05-25T13:43:00Z"/>
              </w:rPr>
            </w:pPr>
            <w:ins w:id="6356" w:author="Антон Смирнов" w:date="2023-05-25T13:43:00Z">
              <w:r w:rsidRPr="007F6A26">
                <w:t>0,01</w:t>
              </w:r>
            </w:ins>
          </w:p>
        </w:tc>
        <w:tc>
          <w:tcPr>
            <w:tcW w:w="1241" w:type="dxa"/>
            <w:tcPrChange w:id="6357" w:author="Антон Смирнов" w:date="2023-05-25T13:48:00Z">
              <w:tcPr>
                <w:tcW w:w="1606" w:type="dxa"/>
              </w:tcPr>
            </w:tcPrChange>
          </w:tcPr>
          <w:p w14:paraId="2FDCF42C" w14:textId="77777777" w:rsidR="00FD588A" w:rsidRPr="007F6A26" w:rsidRDefault="00FD588A" w:rsidP="00FD588A">
            <w:pPr>
              <w:pStyle w:val="a0"/>
              <w:ind w:firstLine="0"/>
              <w:rPr>
                <w:ins w:id="6358" w:author="Антон Смирнов" w:date="2023-05-25T13:43:00Z"/>
              </w:rPr>
            </w:pPr>
            <w:ins w:id="6359" w:author="Антон Смирнов" w:date="2023-05-25T13:43:00Z">
              <w:r w:rsidRPr="007F6A26">
                <w:t>0,86</w:t>
              </w:r>
            </w:ins>
          </w:p>
        </w:tc>
        <w:tc>
          <w:tcPr>
            <w:tcW w:w="1966" w:type="dxa"/>
            <w:tcPrChange w:id="6360" w:author="Антон Смирнов" w:date="2023-05-25T13:48:00Z">
              <w:tcPr>
                <w:tcW w:w="1298" w:type="dxa"/>
              </w:tcPr>
            </w:tcPrChange>
          </w:tcPr>
          <w:p w14:paraId="4A8FFF0B" w14:textId="77777777" w:rsidR="00FD588A" w:rsidRPr="007F6A26" w:rsidRDefault="00FD588A" w:rsidP="00FD588A">
            <w:pPr>
              <w:pStyle w:val="a0"/>
              <w:ind w:firstLine="0"/>
              <w:rPr>
                <w:ins w:id="6361" w:author="Антон Смирнов" w:date="2023-05-25T13:43:00Z"/>
              </w:rPr>
            </w:pPr>
            <w:ins w:id="6362" w:author="Антон Смирнов" w:date="2023-05-25T13:43:00Z">
              <w:r w:rsidRPr="007F6A26">
                <w:t>0,85</w:t>
              </w:r>
            </w:ins>
          </w:p>
        </w:tc>
        <w:tc>
          <w:tcPr>
            <w:tcW w:w="1395" w:type="dxa"/>
            <w:tcPrChange w:id="6363" w:author="Антон Смирнов" w:date="2023-05-25T13:48:00Z">
              <w:tcPr>
                <w:tcW w:w="1279" w:type="dxa"/>
              </w:tcPr>
            </w:tcPrChange>
          </w:tcPr>
          <w:p w14:paraId="113838A4" w14:textId="77777777" w:rsidR="00FD588A" w:rsidRPr="007F6A26" w:rsidRDefault="00FD588A" w:rsidP="00FD588A">
            <w:pPr>
              <w:pStyle w:val="a0"/>
              <w:ind w:firstLine="0"/>
              <w:rPr>
                <w:ins w:id="6364" w:author="Антон Смирнов" w:date="2023-05-25T13:43:00Z"/>
              </w:rPr>
            </w:pPr>
            <w:ins w:id="6365" w:author="Антон Смирнов" w:date="2023-05-25T13:43:00Z">
              <w:r w:rsidRPr="007F6A26">
                <w:t>0,85</w:t>
              </w:r>
            </w:ins>
          </w:p>
        </w:tc>
        <w:tc>
          <w:tcPr>
            <w:tcW w:w="699" w:type="dxa"/>
            <w:tcPrChange w:id="6366" w:author="Антон Смирнов" w:date="2023-05-25T13:48:00Z">
              <w:tcPr>
                <w:tcW w:w="682" w:type="dxa"/>
              </w:tcPr>
            </w:tcPrChange>
          </w:tcPr>
          <w:p w14:paraId="34E1B7C8" w14:textId="77777777" w:rsidR="00FD588A" w:rsidRPr="007F6A26" w:rsidRDefault="00FD588A" w:rsidP="00FD588A">
            <w:pPr>
              <w:pStyle w:val="a0"/>
              <w:ind w:firstLine="0"/>
              <w:rPr>
                <w:ins w:id="6367" w:author="Антон Смирнов" w:date="2023-05-25T13:43:00Z"/>
              </w:rPr>
            </w:pPr>
            <w:ins w:id="6368" w:author="Антон Смирнов" w:date="2023-05-25T13:43:00Z">
              <w:r w:rsidRPr="007F6A26">
                <w:t>0,85</w:t>
              </w:r>
            </w:ins>
          </w:p>
        </w:tc>
        <w:tc>
          <w:tcPr>
            <w:tcW w:w="699" w:type="dxa"/>
            <w:tcPrChange w:id="6369" w:author="Антон Смирнов" w:date="2023-05-25T13:48:00Z">
              <w:tcPr>
                <w:tcW w:w="682" w:type="dxa"/>
              </w:tcPr>
            </w:tcPrChange>
          </w:tcPr>
          <w:p w14:paraId="52544314" w14:textId="77777777" w:rsidR="00FD588A" w:rsidRPr="007F6A26" w:rsidRDefault="00FD588A" w:rsidP="00FD588A">
            <w:pPr>
              <w:pStyle w:val="a0"/>
              <w:ind w:firstLine="0"/>
              <w:rPr>
                <w:ins w:id="6370" w:author="Антон Смирнов" w:date="2023-05-25T13:43:00Z"/>
              </w:rPr>
            </w:pPr>
            <w:ins w:id="6371" w:author="Антон Смирнов" w:date="2023-05-25T13:43:00Z">
              <w:r w:rsidRPr="007F6A26">
                <w:t>0,15</w:t>
              </w:r>
            </w:ins>
          </w:p>
        </w:tc>
        <w:tc>
          <w:tcPr>
            <w:tcW w:w="875" w:type="dxa"/>
            <w:tcPrChange w:id="6372" w:author="Антон Смирнов" w:date="2023-05-25T13:48:00Z">
              <w:tcPr>
                <w:tcW w:w="809" w:type="dxa"/>
              </w:tcPr>
            </w:tcPrChange>
          </w:tcPr>
          <w:p w14:paraId="059E44CA" w14:textId="77777777" w:rsidR="00FD588A" w:rsidRPr="007F6A26" w:rsidRDefault="00FD588A" w:rsidP="00FD588A">
            <w:pPr>
              <w:pStyle w:val="a0"/>
              <w:ind w:firstLine="0"/>
              <w:rPr>
                <w:ins w:id="6373" w:author="Антон Смирнов" w:date="2023-05-25T13:43:00Z"/>
              </w:rPr>
            </w:pPr>
            <w:ins w:id="6374" w:author="Антон Смирнов" w:date="2023-05-25T13:43:00Z">
              <w:r w:rsidRPr="007F6A26">
                <w:t>0,15</w:t>
              </w:r>
            </w:ins>
          </w:p>
        </w:tc>
      </w:tr>
      <w:tr w:rsidR="00FD588A" w:rsidRPr="007F6A26" w14:paraId="2B625111" w14:textId="77777777" w:rsidTr="00FD588A">
        <w:trPr>
          <w:ins w:id="6375" w:author="Антон Смирнов" w:date="2023-05-25T13:43:00Z"/>
        </w:trPr>
        <w:tc>
          <w:tcPr>
            <w:tcW w:w="1182" w:type="dxa"/>
            <w:tcPrChange w:id="6376" w:author="Антон Смирнов" w:date="2023-05-25T13:48:00Z">
              <w:tcPr>
                <w:tcW w:w="1147" w:type="dxa"/>
              </w:tcPr>
            </w:tcPrChange>
          </w:tcPr>
          <w:p w14:paraId="579B6AE5" w14:textId="452E9BCD" w:rsidR="00FD588A" w:rsidRPr="007F6A26" w:rsidRDefault="00FD588A" w:rsidP="00FD588A">
            <w:pPr>
              <w:pStyle w:val="a0"/>
              <w:ind w:firstLine="0"/>
              <w:rPr>
                <w:ins w:id="6377" w:author="Антон Смирнов" w:date="2023-05-25T13:43:00Z"/>
              </w:rPr>
            </w:pPr>
            <w:ins w:id="6378" w:author="Антон Смирнов" w:date="2023-05-25T13:43:00Z">
              <w:r w:rsidRPr="007F6A26">
                <w:lastRenderedPageBreak/>
                <w:t>A*29:01</w:t>
              </w:r>
            </w:ins>
          </w:p>
        </w:tc>
        <w:tc>
          <w:tcPr>
            <w:tcW w:w="814" w:type="dxa"/>
            <w:tcPrChange w:id="6379" w:author="Антон Смирнов" w:date="2023-05-25T13:48:00Z">
              <w:tcPr>
                <w:tcW w:w="1088" w:type="dxa"/>
              </w:tcPr>
            </w:tcPrChange>
          </w:tcPr>
          <w:p w14:paraId="0060BC18" w14:textId="77777777" w:rsidR="00FD588A" w:rsidRPr="007F6A26" w:rsidRDefault="00FD588A" w:rsidP="00FD588A">
            <w:pPr>
              <w:pStyle w:val="a0"/>
              <w:ind w:firstLine="0"/>
              <w:rPr>
                <w:ins w:id="6380" w:author="Антон Смирнов" w:date="2023-05-25T13:43:00Z"/>
              </w:rPr>
            </w:pPr>
            <w:ins w:id="6381" w:author="Антон Смирнов" w:date="2023-05-25T13:43:00Z">
              <w:r w:rsidRPr="007F6A26">
                <w:t>0,9</w:t>
              </w:r>
            </w:ins>
          </w:p>
        </w:tc>
        <w:tc>
          <w:tcPr>
            <w:tcW w:w="699" w:type="dxa"/>
            <w:tcPrChange w:id="6382" w:author="Антон Смирнов" w:date="2023-05-25T13:48:00Z">
              <w:tcPr>
                <w:tcW w:w="979" w:type="dxa"/>
              </w:tcPr>
            </w:tcPrChange>
          </w:tcPr>
          <w:p w14:paraId="1A1CA396" w14:textId="77777777" w:rsidR="00FD588A" w:rsidRPr="007F6A26" w:rsidRDefault="00FD588A" w:rsidP="00FD588A">
            <w:pPr>
              <w:pStyle w:val="a0"/>
              <w:ind w:firstLine="0"/>
              <w:rPr>
                <w:ins w:id="6383" w:author="Антон Смирнов" w:date="2023-05-25T13:43:00Z"/>
              </w:rPr>
            </w:pPr>
            <w:ins w:id="6384" w:author="Антон Смирнов" w:date="2023-05-25T13:43:00Z">
              <w:r w:rsidRPr="007F6A26">
                <w:t>0,09</w:t>
              </w:r>
            </w:ins>
          </w:p>
        </w:tc>
        <w:tc>
          <w:tcPr>
            <w:tcW w:w="1241" w:type="dxa"/>
            <w:tcPrChange w:id="6385" w:author="Антон Смирнов" w:date="2023-05-25T13:48:00Z">
              <w:tcPr>
                <w:tcW w:w="1606" w:type="dxa"/>
              </w:tcPr>
            </w:tcPrChange>
          </w:tcPr>
          <w:p w14:paraId="57BC742E" w14:textId="77777777" w:rsidR="00FD588A" w:rsidRPr="007F6A26" w:rsidRDefault="00FD588A" w:rsidP="00FD588A">
            <w:pPr>
              <w:pStyle w:val="a0"/>
              <w:ind w:firstLine="0"/>
              <w:rPr>
                <w:ins w:id="6386" w:author="Антон Смирнов" w:date="2023-05-25T13:43:00Z"/>
              </w:rPr>
            </w:pPr>
            <w:ins w:id="6387" w:author="Антон Смирнов" w:date="2023-05-25T13:43:00Z">
              <w:r w:rsidRPr="007F6A26">
                <w:t>0,83</w:t>
              </w:r>
            </w:ins>
          </w:p>
        </w:tc>
        <w:tc>
          <w:tcPr>
            <w:tcW w:w="1966" w:type="dxa"/>
            <w:tcPrChange w:id="6388" w:author="Антон Смирнов" w:date="2023-05-25T13:48:00Z">
              <w:tcPr>
                <w:tcW w:w="1298" w:type="dxa"/>
              </w:tcPr>
            </w:tcPrChange>
          </w:tcPr>
          <w:p w14:paraId="73C1E3E1" w14:textId="77777777" w:rsidR="00FD588A" w:rsidRPr="007F6A26" w:rsidRDefault="00FD588A" w:rsidP="00FD588A">
            <w:pPr>
              <w:pStyle w:val="a0"/>
              <w:ind w:firstLine="0"/>
              <w:rPr>
                <w:ins w:id="6389" w:author="Антон Смирнов" w:date="2023-05-25T13:43:00Z"/>
              </w:rPr>
            </w:pPr>
            <w:ins w:id="6390" w:author="Антон Смирнов" w:date="2023-05-25T13:43:00Z">
              <w:r w:rsidRPr="007F6A26">
                <w:t>0,9</w:t>
              </w:r>
            </w:ins>
          </w:p>
        </w:tc>
        <w:tc>
          <w:tcPr>
            <w:tcW w:w="1395" w:type="dxa"/>
            <w:tcPrChange w:id="6391" w:author="Антон Смирнов" w:date="2023-05-25T13:48:00Z">
              <w:tcPr>
                <w:tcW w:w="1279" w:type="dxa"/>
              </w:tcPr>
            </w:tcPrChange>
          </w:tcPr>
          <w:p w14:paraId="7050129D" w14:textId="77777777" w:rsidR="00FD588A" w:rsidRPr="007F6A26" w:rsidRDefault="00FD588A" w:rsidP="00FD588A">
            <w:pPr>
              <w:pStyle w:val="a0"/>
              <w:ind w:firstLine="0"/>
              <w:rPr>
                <w:ins w:id="6392" w:author="Антон Смирнов" w:date="2023-05-25T13:43:00Z"/>
              </w:rPr>
            </w:pPr>
            <w:ins w:id="6393" w:author="Антон Смирнов" w:date="2023-05-25T13:43:00Z">
              <w:r w:rsidRPr="007F6A26">
                <w:t>0,9</w:t>
              </w:r>
            </w:ins>
          </w:p>
        </w:tc>
        <w:tc>
          <w:tcPr>
            <w:tcW w:w="699" w:type="dxa"/>
            <w:tcPrChange w:id="6394" w:author="Антон Смирнов" w:date="2023-05-25T13:48:00Z">
              <w:tcPr>
                <w:tcW w:w="682" w:type="dxa"/>
              </w:tcPr>
            </w:tcPrChange>
          </w:tcPr>
          <w:p w14:paraId="4AE7162F" w14:textId="77777777" w:rsidR="00FD588A" w:rsidRPr="007F6A26" w:rsidRDefault="00FD588A" w:rsidP="00FD588A">
            <w:pPr>
              <w:pStyle w:val="a0"/>
              <w:ind w:firstLine="0"/>
              <w:rPr>
                <w:ins w:id="6395" w:author="Антон Смирнов" w:date="2023-05-25T13:43:00Z"/>
              </w:rPr>
            </w:pPr>
            <w:ins w:id="6396" w:author="Антон Смирнов" w:date="2023-05-25T13:43:00Z">
              <w:r w:rsidRPr="007F6A26">
                <w:t>0,87</w:t>
              </w:r>
            </w:ins>
          </w:p>
        </w:tc>
        <w:tc>
          <w:tcPr>
            <w:tcW w:w="699" w:type="dxa"/>
            <w:tcPrChange w:id="6397" w:author="Антон Смирнов" w:date="2023-05-25T13:48:00Z">
              <w:tcPr>
                <w:tcW w:w="682" w:type="dxa"/>
              </w:tcPr>
            </w:tcPrChange>
          </w:tcPr>
          <w:p w14:paraId="1E4ADA60" w14:textId="77777777" w:rsidR="00FD588A" w:rsidRPr="007F6A26" w:rsidRDefault="00FD588A" w:rsidP="00FD588A">
            <w:pPr>
              <w:pStyle w:val="a0"/>
              <w:ind w:firstLine="0"/>
              <w:rPr>
                <w:ins w:id="6398" w:author="Антон Смирнов" w:date="2023-05-25T13:43:00Z"/>
              </w:rPr>
            </w:pPr>
            <w:ins w:id="6399" w:author="Антон Смирнов" w:date="2023-05-25T13:43:00Z">
              <w:r w:rsidRPr="007F6A26">
                <w:t>0</w:t>
              </w:r>
            </w:ins>
          </w:p>
        </w:tc>
        <w:tc>
          <w:tcPr>
            <w:tcW w:w="875" w:type="dxa"/>
            <w:tcPrChange w:id="6400" w:author="Антон Смирнов" w:date="2023-05-25T13:48:00Z">
              <w:tcPr>
                <w:tcW w:w="809" w:type="dxa"/>
              </w:tcPr>
            </w:tcPrChange>
          </w:tcPr>
          <w:p w14:paraId="38A84B6C" w14:textId="77777777" w:rsidR="00FD588A" w:rsidRPr="007F6A26" w:rsidRDefault="00FD588A" w:rsidP="00FD588A">
            <w:pPr>
              <w:pStyle w:val="a0"/>
              <w:ind w:firstLine="0"/>
              <w:rPr>
                <w:ins w:id="6401" w:author="Антон Смирнов" w:date="2023-05-25T13:43:00Z"/>
              </w:rPr>
            </w:pPr>
            <w:ins w:id="6402" w:author="Антон Смирнов" w:date="2023-05-25T13:43:00Z">
              <w:r w:rsidRPr="007F6A26">
                <w:t>0,04</w:t>
              </w:r>
            </w:ins>
          </w:p>
        </w:tc>
      </w:tr>
      <w:tr w:rsidR="00FD588A" w:rsidRPr="007F6A26" w14:paraId="7DC64949" w14:textId="77777777" w:rsidTr="00FD588A">
        <w:trPr>
          <w:ins w:id="6403" w:author="Антон Смирнов" w:date="2023-05-25T13:43:00Z"/>
        </w:trPr>
        <w:tc>
          <w:tcPr>
            <w:tcW w:w="1182" w:type="dxa"/>
            <w:tcPrChange w:id="6404" w:author="Антон Смирнов" w:date="2023-05-25T13:48:00Z">
              <w:tcPr>
                <w:tcW w:w="1147" w:type="dxa"/>
              </w:tcPr>
            </w:tcPrChange>
          </w:tcPr>
          <w:p w14:paraId="75CCC30D" w14:textId="281BDDB8" w:rsidR="00FD588A" w:rsidRPr="007F6A26" w:rsidRDefault="00FD588A" w:rsidP="00FD588A">
            <w:pPr>
              <w:pStyle w:val="a0"/>
              <w:ind w:firstLine="0"/>
              <w:rPr>
                <w:ins w:id="6405" w:author="Антон Смирнов" w:date="2023-05-25T13:43:00Z"/>
              </w:rPr>
            </w:pPr>
            <w:ins w:id="6406" w:author="Антон Смирнов" w:date="2023-05-25T13:43:00Z">
              <w:r w:rsidRPr="007F6A26">
                <w:t>B*35:01</w:t>
              </w:r>
            </w:ins>
          </w:p>
        </w:tc>
        <w:tc>
          <w:tcPr>
            <w:tcW w:w="814" w:type="dxa"/>
            <w:tcPrChange w:id="6407" w:author="Антон Смирнов" w:date="2023-05-25T13:48:00Z">
              <w:tcPr>
                <w:tcW w:w="1088" w:type="dxa"/>
              </w:tcPr>
            </w:tcPrChange>
          </w:tcPr>
          <w:p w14:paraId="4B63CDAC" w14:textId="77777777" w:rsidR="00FD588A" w:rsidRPr="007F6A26" w:rsidRDefault="00FD588A" w:rsidP="00FD588A">
            <w:pPr>
              <w:pStyle w:val="a0"/>
              <w:ind w:firstLine="0"/>
              <w:rPr>
                <w:ins w:id="6408" w:author="Антон Смирнов" w:date="2023-05-25T13:43:00Z"/>
              </w:rPr>
            </w:pPr>
            <w:ins w:id="6409" w:author="Антон Смирнов" w:date="2023-05-25T13:43:00Z">
              <w:r w:rsidRPr="007F6A26">
                <w:t>0,89</w:t>
              </w:r>
            </w:ins>
          </w:p>
        </w:tc>
        <w:tc>
          <w:tcPr>
            <w:tcW w:w="699" w:type="dxa"/>
            <w:tcPrChange w:id="6410" w:author="Антон Смирнов" w:date="2023-05-25T13:48:00Z">
              <w:tcPr>
                <w:tcW w:w="979" w:type="dxa"/>
              </w:tcPr>
            </w:tcPrChange>
          </w:tcPr>
          <w:p w14:paraId="4ED61461" w14:textId="77777777" w:rsidR="00FD588A" w:rsidRPr="007F6A26" w:rsidRDefault="00FD588A" w:rsidP="00FD588A">
            <w:pPr>
              <w:pStyle w:val="a0"/>
              <w:ind w:firstLine="0"/>
              <w:rPr>
                <w:ins w:id="6411" w:author="Антон Смирнов" w:date="2023-05-25T13:43:00Z"/>
              </w:rPr>
            </w:pPr>
            <w:ins w:id="6412" w:author="Антон Смирнов" w:date="2023-05-25T13:43:00Z">
              <w:r w:rsidRPr="007F6A26">
                <w:t>0,03</w:t>
              </w:r>
            </w:ins>
          </w:p>
        </w:tc>
        <w:tc>
          <w:tcPr>
            <w:tcW w:w="1241" w:type="dxa"/>
            <w:tcPrChange w:id="6413" w:author="Антон Смирнов" w:date="2023-05-25T13:48:00Z">
              <w:tcPr>
                <w:tcW w:w="1606" w:type="dxa"/>
              </w:tcPr>
            </w:tcPrChange>
          </w:tcPr>
          <w:p w14:paraId="05D89F5D" w14:textId="77777777" w:rsidR="00FD588A" w:rsidRPr="007F6A26" w:rsidRDefault="00FD588A" w:rsidP="00FD588A">
            <w:pPr>
              <w:pStyle w:val="a0"/>
              <w:ind w:firstLine="0"/>
              <w:rPr>
                <w:ins w:id="6414" w:author="Антон Смирнов" w:date="2023-05-25T13:43:00Z"/>
              </w:rPr>
            </w:pPr>
            <w:ins w:id="6415" w:author="Антон Смирнов" w:date="2023-05-25T13:43:00Z">
              <w:r w:rsidRPr="007F6A26">
                <w:t>0,85</w:t>
              </w:r>
            </w:ins>
          </w:p>
        </w:tc>
        <w:tc>
          <w:tcPr>
            <w:tcW w:w="1966" w:type="dxa"/>
            <w:tcPrChange w:id="6416" w:author="Антон Смирнов" w:date="2023-05-25T13:48:00Z">
              <w:tcPr>
                <w:tcW w:w="1298" w:type="dxa"/>
              </w:tcPr>
            </w:tcPrChange>
          </w:tcPr>
          <w:p w14:paraId="62666942" w14:textId="77777777" w:rsidR="00FD588A" w:rsidRPr="007F6A26" w:rsidRDefault="00FD588A" w:rsidP="00FD588A">
            <w:pPr>
              <w:pStyle w:val="a0"/>
              <w:ind w:firstLine="0"/>
              <w:rPr>
                <w:ins w:id="6417" w:author="Антон Смирнов" w:date="2023-05-25T13:43:00Z"/>
              </w:rPr>
            </w:pPr>
            <w:ins w:id="6418" w:author="Антон Смирнов" w:date="2023-05-25T13:43:00Z">
              <w:r w:rsidRPr="007F6A26">
                <w:t>0,86</w:t>
              </w:r>
            </w:ins>
          </w:p>
        </w:tc>
        <w:tc>
          <w:tcPr>
            <w:tcW w:w="1395" w:type="dxa"/>
            <w:tcPrChange w:id="6419" w:author="Антон Смирнов" w:date="2023-05-25T13:48:00Z">
              <w:tcPr>
                <w:tcW w:w="1279" w:type="dxa"/>
              </w:tcPr>
            </w:tcPrChange>
          </w:tcPr>
          <w:p w14:paraId="0DE0E4D8" w14:textId="77777777" w:rsidR="00FD588A" w:rsidRPr="007F6A26" w:rsidRDefault="00FD588A" w:rsidP="00FD588A">
            <w:pPr>
              <w:pStyle w:val="a0"/>
              <w:ind w:firstLine="0"/>
              <w:rPr>
                <w:ins w:id="6420" w:author="Антон Смирнов" w:date="2023-05-25T13:43:00Z"/>
              </w:rPr>
            </w:pPr>
            <w:ins w:id="6421" w:author="Антон Смирнов" w:date="2023-05-25T13:43:00Z">
              <w:r w:rsidRPr="007F6A26">
                <w:t>0,86</w:t>
              </w:r>
            </w:ins>
          </w:p>
        </w:tc>
        <w:tc>
          <w:tcPr>
            <w:tcW w:w="699" w:type="dxa"/>
            <w:tcPrChange w:id="6422" w:author="Антон Смирнов" w:date="2023-05-25T13:48:00Z">
              <w:tcPr>
                <w:tcW w:w="682" w:type="dxa"/>
              </w:tcPr>
            </w:tcPrChange>
          </w:tcPr>
          <w:p w14:paraId="07B7DA1C" w14:textId="77777777" w:rsidR="00FD588A" w:rsidRPr="007F6A26" w:rsidRDefault="00FD588A" w:rsidP="00FD588A">
            <w:pPr>
              <w:pStyle w:val="a0"/>
              <w:ind w:firstLine="0"/>
              <w:rPr>
                <w:ins w:id="6423" w:author="Антон Смирнов" w:date="2023-05-25T13:43:00Z"/>
              </w:rPr>
            </w:pPr>
            <w:ins w:id="6424" w:author="Антон Смирнов" w:date="2023-05-25T13:43:00Z">
              <w:r w:rsidRPr="007F6A26">
                <w:t>0,85</w:t>
              </w:r>
            </w:ins>
          </w:p>
        </w:tc>
        <w:tc>
          <w:tcPr>
            <w:tcW w:w="699" w:type="dxa"/>
            <w:tcPrChange w:id="6425" w:author="Антон Смирнов" w:date="2023-05-25T13:48:00Z">
              <w:tcPr>
                <w:tcW w:w="682" w:type="dxa"/>
              </w:tcPr>
            </w:tcPrChange>
          </w:tcPr>
          <w:p w14:paraId="33371B05" w14:textId="77777777" w:rsidR="00FD588A" w:rsidRPr="007F6A26" w:rsidRDefault="00FD588A" w:rsidP="00FD588A">
            <w:pPr>
              <w:pStyle w:val="a0"/>
              <w:ind w:firstLine="0"/>
              <w:rPr>
                <w:ins w:id="6426" w:author="Антон Смирнов" w:date="2023-05-25T13:43:00Z"/>
              </w:rPr>
            </w:pPr>
            <w:ins w:id="6427" w:author="Антон Смирнов" w:date="2023-05-25T13:43:00Z">
              <w:r w:rsidRPr="007F6A26">
                <w:t>0,15</w:t>
              </w:r>
            </w:ins>
          </w:p>
        </w:tc>
        <w:tc>
          <w:tcPr>
            <w:tcW w:w="875" w:type="dxa"/>
            <w:tcPrChange w:id="6428" w:author="Антон Смирнов" w:date="2023-05-25T13:48:00Z">
              <w:tcPr>
                <w:tcW w:w="809" w:type="dxa"/>
              </w:tcPr>
            </w:tcPrChange>
          </w:tcPr>
          <w:p w14:paraId="64146728" w14:textId="77777777" w:rsidR="00FD588A" w:rsidRPr="007F6A26" w:rsidRDefault="00FD588A" w:rsidP="00FD588A">
            <w:pPr>
              <w:pStyle w:val="a0"/>
              <w:ind w:firstLine="0"/>
              <w:rPr>
                <w:ins w:id="6429" w:author="Антон Смирнов" w:date="2023-05-25T13:43:00Z"/>
              </w:rPr>
            </w:pPr>
            <w:ins w:id="6430" w:author="Антон Смирнов" w:date="2023-05-25T13:43:00Z">
              <w:r w:rsidRPr="007F6A26">
                <w:t>0,2</w:t>
              </w:r>
            </w:ins>
          </w:p>
        </w:tc>
      </w:tr>
      <w:tr w:rsidR="00FD588A" w:rsidRPr="007F6A26" w14:paraId="3F857716" w14:textId="77777777" w:rsidTr="00FD588A">
        <w:trPr>
          <w:ins w:id="6431" w:author="Антон Смирнов" w:date="2023-05-25T13:43:00Z"/>
        </w:trPr>
        <w:tc>
          <w:tcPr>
            <w:tcW w:w="1182" w:type="dxa"/>
            <w:tcPrChange w:id="6432" w:author="Антон Смирнов" w:date="2023-05-25T13:48:00Z">
              <w:tcPr>
                <w:tcW w:w="1147" w:type="dxa"/>
              </w:tcPr>
            </w:tcPrChange>
          </w:tcPr>
          <w:p w14:paraId="3AF67AF8" w14:textId="501591F1" w:rsidR="00FD588A" w:rsidRPr="007F6A26" w:rsidRDefault="00FD588A" w:rsidP="00FD588A">
            <w:pPr>
              <w:pStyle w:val="a0"/>
              <w:ind w:firstLine="0"/>
              <w:rPr>
                <w:ins w:id="6433" w:author="Антон Смирнов" w:date="2023-05-25T13:43:00Z"/>
              </w:rPr>
            </w:pPr>
            <w:ins w:id="6434" w:author="Антон Смирнов" w:date="2023-05-25T13:43:00Z">
              <w:r w:rsidRPr="007F6A26">
                <w:t>B*15:01</w:t>
              </w:r>
            </w:ins>
          </w:p>
        </w:tc>
        <w:tc>
          <w:tcPr>
            <w:tcW w:w="814" w:type="dxa"/>
            <w:tcPrChange w:id="6435" w:author="Антон Смирнов" w:date="2023-05-25T13:48:00Z">
              <w:tcPr>
                <w:tcW w:w="1088" w:type="dxa"/>
              </w:tcPr>
            </w:tcPrChange>
          </w:tcPr>
          <w:p w14:paraId="1CD842E7" w14:textId="77777777" w:rsidR="00FD588A" w:rsidRPr="007F6A26" w:rsidRDefault="00FD588A" w:rsidP="00FD588A">
            <w:pPr>
              <w:pStyle w:val="a0"/>
              <w:ind w:firstLine="0"/>
              <w:rPr>
                <w:ins w:id="6436" w:author="Антон Смирнов" w:date="2023-05-25T13:43:00Z"/>
              </w:rPr>
            </w:pPr>
            <w:ins w:id="6437" w:author="Антон Смирнов" w:date="2023-05-25T13:43:00Z">
              <w:r w:rsidRPr="007F6A26">
                <w:t>0,89</w:t>
              </w:r>
            </w:ins>
          </w:p>
        </w:tc>
        <w:tc>
          <w:tcPr>
            <w:tcW w:w="699" w:type="dxa"/>
            <w:tcPrChange w:id="6438" w:author="Антон Смирнов" w:date="2023-05-25T13:48:00Z">
              <w:tcPr>
                <w:tcW w:w="979" w:type="dxa"/>
              </w:tcPr>
            </w:tcPrChange>
          </w:tcPr>
          <w:p w14:paraId="2F8B6459" w14:textId="77777777" w:rsidR="00FD588A" w:rsidRPr="007F6A26" w:rsidRDefault="00FD588A" w:rsidP="00FD588A">
            <w:pPr>
              <w:pStyle w:val="a0"/>
              <w:ind w:firstLine="0"/>
              <w:rPr>
                <w:ins w:id="6439" w:author="Антон Смирнов" w:date="2023-05-25T13:43:00Z"/>
              </w:rPr>
            </w:pPr>
            <w:ins w:id="6440" w:author="Антон Смирнов" w:date="2023-05-25T13:43:00Z">
              <w:r w:rsidRPr="007F6A26">
                <w:t>0,01</w:t>
              </w:r>
            </w:ins>
          </w:p>
        </w:tc>
        <w:tc>
          <w:tcPr>
            <w:tcW w:w="1241" w:type="dxa"/>
            <w:tcPrChange w:id="6441" w:author="Антон Смирнов" w:date="2023-05-25T13:48:00Z">
              <w:tcPr>
                <w:tcW w:w="1606" w:type="dxa"/>
              </w:tcPr>
            </w:tcPrChange>
          </w:tcPr>
          <w:p w14:paraId="1195684D" w14:textId="77777777" w:rsidR="00FD588A" w:rsidRPr="007F6A26" w:rsidRDefault="00FD588A" w:rsidP="00FD588A">
            <w:pPr>
              <w:pStyle w:val="a0"/>
              <w:ind w:firstLine="0"/>
              <w:rPr>
                <w:ins w:id="6442" w:author="Антон Смирнов" w:date="2023-05-25T13:43:00Z"/>
              </w:rPr>
            </w:pPr>
            <w:ins w:id="6443" w:author="Антон Смирнов" w:date="2023-05-25T13:43:00Z">
              <w:r w:rsidRPr="007F6A26">
                <w:t>0,85</w:t>
              </w:r>
            </w:ins>
          </w:p>
        </w:tc>
        <w:tc>
          <w:tcPr>
            <w:tcW w:w="1966" w:type="dxa"/>
            <w:tcPrChange w:id="6444" w:author="Антон Смирнов" w:date="2023-05-25T13:48:00Z">
              <w:tcPr>
                <w:tcW w:w="1298" w:type="dxa"/>
              </w:tcPr>
            </w:tcPrChange>
          </w:tcPr>
          <w:p w14:paraId="2BCF0DC4" w14:textId="77777777" w:rsidR="00FD588A" w:rsidRPr="007F6A26" w:rsidRDefault="00FD588A" w:rsidP="00FD588A">
            <w:pPr>
              <w:pStyle w:val="a0"/>
              <w:ind w:firstLine="0"/>
              <w:rPr>
                <w:ins w:id="6445" w:author="Антон Смирнов" w:date="2023-05-25T13:43:00Z"/>
              </w:rPr>
            </w:pPr>
            <w:ins w:id="6446" w:author="Антон Смирнов" w:date="2023-05-25T13:43:00Z">
              <w:r w:rsidRPr="007F6A26">
                <w:t>0,86</w:t>
              </w:r>
            </w:ins>
          </w:p>
        </w:tc>
        <w:tc>
          <w:tcPr>
            <w:tcW w:w="1395" w:type="dxa"/>
            <w:tcPrChange w:id="6447" w:author="Антон Смирнов" w:date="2023-05-25T13:48:00Z">
              <w:tcPr>
                <w:tcW w:w="1279" w:type="dxa"/>
              </w:tcPr>
            </w:tcPrChange>
          </w:tcPr>
          <w:p w14:paraId="414FF018" w14:textId="77777777" w:rsidR="00FD588A" w:rsidRPr="007F6A26" w:rsidRDefault="00FD588A" w:rsidP="00FD588A">
            <w:pPr>
              <w:pStyle w:val="a0"/>
              <w:ind w:firstLine="0"/>
              <w:rPr>
                <w:ins w:id="6448" w:author="Антон Смирнов" w:date="2023-05-25T13:43:00Z"/>
              </w:rPr>
            </w:pPr>
            <w:ins w:id="6449" w:author="Антон Смирнов" w:date="2023-05-25T13:43:00Z">
              <w:r w:rsidRPr="007F6A26">
                <w:t>0,86</w:t>
              </w:r>
            </w:ins>
          </w:p>
        </w:tc>
        <w:tc>
          <w:tcPr>
            <w:tcW w:w="699" w:type="dxa"/>
            <w:tcPrChange w:id="6450" w:author="Антон Смирнов" w:date="2023-05-25T13:48:00Z">
              <w:tcPr>
                <w:tcW w:w="682" w:type="dxa"/>
              </w:tcPr>
            </w:tcPrChange>
          </w:tcPr>
          <w:p w14:paraId="32BAA508" w14:textId="77777777" w:rsidR="00FD588A" w:rsidRPr="007F6A26" w:rsidRDefault="00FD588A" w:rsidP="00FD588A">
            <w:pPr>
              <w:pStyle w:val="a0"/>
              <w:ind w:firstLine="0"/>
              <w:rPr>
                <w:ins w:id="6451" w:author="Антон Смирнов" w:date="2023-05-25T13:43:00Z"/>
              </w:rPr>
            </w:pPr>
            <w:ins w:id="6452" w:author="Антон Смирнов" w:date="2023-05-25T13:43:00Z">
              <w:r w:rsidRPr="007F6A26">
                <w:t>0,86</w:t>
              </w:r>
            </w:ins>
          </w:p>
        </w:tc>
        <w:tc>
          <w:tcPr>
            <w:tcW w:w="699" w:type="dxa"/>
            <w:tcPrChange w:id="6453" w:author="Антон Смирнов" w:date="2023-05-25T13:48:00Z">
              <w:tcPr>
                <w:tcW w:w="682" w:type="dxa"/>
              </w:tcPr>
            </w:tcPrChange>
          </w:tcPr>
          <w:p w14:paraId="3D59F55B" w14:textId="77777777" w:rsidR="00FD588A" w:rsidRPr="007F6A26" w:rsidRDefault="00FD588A" w:rsidP="00FD588A">
            <w:pPr>
              <w:pStyle w:val="a0"/>
              <w:ind w:firstLine="0"/>
              <w:rPr>
                <w:ins w:id="6454" w:author="Антон Смирнов" w:date="2023-05-25T13:43:00Z"/>
              </w:rPr>
            </w:pPr>
            <w:ins w:id="6455" w:author="Антон Смирнов" w:date="2023-05-25T13:43:00Z">
              <w:r w:rsidRPr="007F6A26">
                <w:t>0,28</w:t>
              </w:r>
            </w:ins>
          </w:p>
        </w:tc>
        <w:tc>
          <w:tcPr>
            <w:tcW w:w="875" w:type="dxa"/>
            <w:tcPrChange w:id="6456" w:author="Антон Смирнов" w:date="2023-05-25T13:48:00Z">
              <w:tcPr>
                <w:tcW w:w="809" w:type="dxa"/>
              </w:tcPr>
            </w:tcPrChange>
          </w:tcPr>
          <w:p w14:paraId="3F26688B" w14:textId="77777777" w:rsidR="00FD588A" w:rsidRPr="007F6A26" w:rsidRDefault="00FD588A" w:rsidP="00FD588A">
            <w:pPr>
              <w:pStyle w:val="a0"/>
              <w:ind w:firstLine="0"/>
              <w:rPr>
                <w:ins w:id="6457" w:author="Антон Смирнов" w:date="2023-05-25T13:43:00Z"/>
              </w:rPr>
            </w:pPr>
            <w:ins w:id="6458" w:author="Антон Смирнов" w:date="2023-05-25T13:43:00Z">
              <w:r w:rsidRPr="007F6A26">
                <w:t>0,29</w:t>
              </w:r>
            </w:ins>
          </w:p>
        </w:tc>
      </w:tr>
      <w:tr w:rsidR="00FD588A" w:rsidRPr="007F6A26" w14:paraId="30767477" w14:textId="77777777" w:rsidTr="00FD588A">
        <w:trPr>
          <w:ins w:id="6459" w:author="Антон Смирнов" w:date="2023-05-25T13:43:00Z"/>
        </w:trPr>
        <w:tc>
          <w:tcPr>
            <w:tcW w:w="1182" w:type="dxa"/>
            <w:tcPrChange w:id="6460" w:author="Антон Смирнов" w:date="2023-05-25T13:48:00Z">
              <w:tcPr>
                <w:tcW w:w="1147" w:type="dxa"/>
              </w:tcPr>
            </w:tcPrChange>
          </w:tcPr>
          <w:p w14:paraId="7E36519E" w14:textId="668CA9EF" w:rsidR="00FD588A" w:rsidRPr="007F6A26" w:rsidRDefault="00FD588A" w:rsidP="00FD588A">
            <w:pPr>
              <w:pStyle w:val="a0"/>
              <w:ind w:firstLine="0"/>
              <w:rPr>
                <w:ins w:id="6461" w:author="Антон Смирнов" w:date="2023-05-25T13:43:00Z"/>
              </w:rPr>
            </w:pPr>
            <w:ins w:id="6462" w:author="Антон Смирнов" w:date="2023-05-25T13:43:00Z">
              <w:r w:rsidRPr="007F6A26">
                <w:t>B*15:17</w:t>
              </w:r>
            </w:ins>
          </w:p>
        </w:tc>
        <w:tc>
          <w:tcPr>
            <w:tcW w:w="814" w:type="dxa"/>
            <w:tcPrChange w:id="6463" w:author="Антон Смирнов" w:date="2023-05-25T13:48:00Z">
              <w:tcPr>
                <w:tcW w:w="1088" w:type="dxa"/>
              </w:tcPr>
            </w:tcPrChange>
          </w:tcPr>
          <w:p w14:paraId="04E6174F" w14:textId="77777777" w:rsidR="00FD588A" w:rsidRPr="007F6A26" w:rsidRDefault="00FD588A" w:rsidP="00FD588A">
            <w:pPr>
              <w:pStyle w:val="a0"/>
              <w:ind w:firstLine="0"/>
              <w:rPr>
                <w:ins w:id="6464" w:author="Антон Смирнов" w:date="2023-05-25T13:43:00Z"/>
              </w:rPr>
            </w:pPr>
            <w:ins w:id="6465" w:author="Антон Смирнов" w:date="2023-05-25T13:43:00Z">
              <w:r w:rsidRPr="007F6A26">
                <w:t>0,89</w:t>
              </w:r>
            </w:ins>
          </w:p>
        </w:tc>
        <w:tc>
          <w:tcPr>
            <w:tcW w:w="699" w:type="dxa"/>
            <w:tcPrChange w:id="6466" w:author="Антон Смирнов" w:date="2023-05-25T13:48:00Z">
              <w:tcPr>
                <w:tcW w:w="979" w:type="dxa"/>
              </w:tcPr>
            </w:tcPrChange>
          </w:tcPr>
          <w:p w14:paraId="0A18DD63" w14:textId="77777777" w:rsidR="00FD588A" w:rsidRPr="007F6A26" w:rsidRDefault="00FD588A" w:rsidP="00FD588A">
            <w:pPr>
              <w:pStyle w:val="a0"/>
              <w:ind w:firstLine="0"/>
              <w:rPr>
                <w:ins w:id="6467" w:author="Антон Смирнов" w:date="2023-05-25T13:43:00Z"/>
              </w:rPr>
            </w:pPr>
            <w:ins w:id="6468" w:author="Антон Смирнов" w:date="2023-05-25T13:43:00Z">
              <w:r w:rsidRPr="007F6A26">
                <w:t>0,06</w:t>
              </w:r>
            </w:ins>
          </w:p>
        </w:tc>
        <w:tc>
          <w:tcPr>
            <w:tcW w:w="1241" w:type="dxa"/>
            <w:tcPrChange w:id="6469" w:author="Антон Смирнов" w:date="2023-05-25T13:48:00Z">
              <w:tcPr>
                <w:tcW w:w="1606" w:type="dxa"/>
              </w:tcPr>
            </w:tcPrChange>
          </w:tcPr>
          <w:p w14:paraId="76F1CE77" w14:textId="77777777" w:rsidR="00FD588A" w:rsidRPr="007F6A26" w:rsidRDefault="00FD588A" w:rsidP="00FD588A">
            <w:pPr>
              <w:pStyle w:val="a0"/>
              <w:ind w:firstLine="0"/>
              <w:rPr>
                <w:ins w:id="6470" w:author="Антон Смирнов" w:date="2023-05-25T13:43:00Z"/>
              </w:rPr>
            </w:pPr>
            <w:ins w:id="6471" w:author="Антон Смирнов" w:date="2023-05-25T13:43:00Z">
              <w:r w:rsidRPr="007F6A26">
                <w:t>0,83</w:t>
              </w:r>
            </w:ins>
          </w:p>
        </w:tc>
        <w:tc>
          <w:tcPr>
            <w:tcW w:w="1966" w:type="dxa"/>
            <w:tcPrChange w:id="6472" w:author="Антон Смирнов" w:date="2023-05-25T13:48:00Z">
              <w:tcPr>
                <w:tcW w:w="1298" w:type="dxa"/>
              </w:tcPr>
            </w:tcPrChange>
          </w:tcPr>
          <w:p w14:paraId="358AB194" w14:textId="77777777" w:rsidR="00FD588A" w:rsidRPr="007F6A26" w:rsidRDefault="00FD588A" w:rsidP="00FD588A">
            <w:pPr>
              <w:pStyle w:val="a0"/>
              <w:ind w:firstLine="0"/>
              <w:rPr>
                <w:ins w:id="6473" w:author="Антон Смирнов" w:date="2023-05-25T13:43:00Z"/>
              </w:rPr>
            </w:pPr>
            <w:ins w:id="6474" w:author="Антон Смирнов" w:date="2023-05-25T13:43:00Z">
              <w:r w:rsidRPr="007F6A26">
                <w:t>0,88</w:t>
              </w:r>
            </w:ins>
          </w:p>
        </w:tc>
        <w:tc>
          <w:tcPr>
            <w:tcW w:w="1395" w:type="dxa"/>
            <w:tcPrChange w:id="6475" w:author="Антон Смирнов" w:date="2023-05-25T13:48:00Z">
              <w:tcPr>
                <w:tcW w:w="1279" w:type="dxa"/>
              </w:tcPr>
            </w:tcPrChange>
          </w:tcPr>
          <w:p w14:paraId="24CB4878" w14:textId="77777777" w:rsidR="00FD588A" w:rsidRPr="007F6A26" w:rsidRDefault="00FD588A" w:rsidP="00FD588A">
            <w:pPr>
              <w:pStyle w:val="a0"/>
              <w:ind w:firstLine="0"/>
              <w:rPr>
                <w:ins w:id="6476" w:author="Антон Смирнов" w:date="2023-05-25T13:43:00Z"/>
              </w:rPr>
            </w:pPr>
            <w:ins w:id="6477" w:author="Антон Смирнов" w:date="2023-05-25T13:43:00Z">
              <w:r w:rsidRPr="007F6A26">
                <w:t>0,88</w:t>
              </w:r>
            </w:ins>
          </w:p>
        </w:tc>
        <w:tc>
          <w:tcPr>
            <w:tcW w:w="699" w:type="dxa"/>
            <w:tcPrChange w:id="6478" w:author="Антон Смирнов" w:date="2023-05-25T13:48:00Z">
              <w:tcPr>
                <w:tcW w:w="682" w:type="dxa"/>
              </w:tcPr>
            </w:tcPrChange>
          </w:tcPr>
          <w:p w14:paraId="25A7E4EF" w14:textId="77777777" w:rsidR="00FD588A" w:rsidRPr="007F6A26" w:rsidRDefault="00FD588A" w:rsidP="00FD588A">
            <w:pPr>
              <w:pStyle w:val="a0"/>
              <w:ind w:firstLine="0"/>
              <w:rPr>
                <w:ins w:id="6479" w:author="Антон Смирнов" w:date="2023-05-25T13:43:00Z"/>
              </w:rPr>
            </w:pPr>
            <w:ins w:id="6480" w:author="Антон Смирнов" w:date="2023-05-25T13:43:00Z">
              <w:r w:rsidRPr="007F6A26">
                <w:t>0,86</w:t>
              </w:r>
            </w:ins>
          </w:p>
        </w:tc>
        <w:tc>
          <w:tcPr>
            <w:tcW w:w="699" w:type="dxa"/>
            <w:tcPrChange w:id="6481" w:author="Антон Смирнов" w:date="2023-05-25T13:48:00Z">
              <w:tcPr>
                <w:tcW w:w="682" w:type="dxa"/>
              </w:tcPr>
            </w:tcPrChange>
          </w:tcPr>
          <w:p w14:paraId="35066749" w14:textId="77777777" w:rsidR="00FD588A" w:rsidRPr="007F6A26" w:rsidRDefault="00FD588A" w:rsidP="00FD588A">
            <w:pPr>
              <w:pStyle w:val="a0"/>
              <w:ind w:firstLine="0"/>
              <w:rPr>
                <w:ins w:id="6482" w:author="Антон Смирнов" w:date="2023-05-25T13:43:00Z"/>
              </w:rPr>
            </w:pPr>
            <w:ins w:id="6483" w:author="Антон Смирнов" w:date="2023-05-25T13:43:00Z">
              <w:r w:rsidRPr="007F6A26">
                <w:t>0,06</w:t>
              </w:r>
            </w:ins>
          </w:p>
        </w:tc>
        <w:tc>
          <w:tcPr>
            <w:tcW w:w="875" w:type="dxa"/>
            <w:tcPrChange w:id="6484" w:author="Антон Смирнов" w:date="2023-05-25T13:48:00Z">
              <w:tcPr>
                <w:tcW w:w="809" w:type="dxa"/>
              </w:tcPr>
            </w:tcPrChange>
          </w:tcPr>
          <w:p w14:paraId="51B539C7" w14:textId="77777777" w:rsidR="00FD588A" w:rsidRPr="007F6A26" w:rsidRDefault="00FD588A" w:rsidP="00FD588A">
            <w:pPr>
              <w:pStyle w:val="a0"/>
              <w:ind w:firstLine="0"/>
              <w:rPr>
                <w:ins w:id="6485" w:author="Антон Смирнов" w:date="2023-05-25T13:43:00Z"/>
              </w:rPr>
            </w:pPr>
            <w:ins w:id="6486" w:author="Антон Смирнов" w:date="2023-05-25T13:43:00Z">
              <w:r w:rsidRPr="007F6A26">
                <w:t>0,13</w:t>
              </w:r>
            </w:ins>
          </w:p>
        </w:tc>
      </w:tr>
      <w:tr w:rsidR="00FD588A" w:rsidRPr="007F6A26" w14:paraId="17541B5F" w14:textId="77777777" w:rsidTr="00FD588A">
        <w:trPr>
          <w:ins w:id="6487" w:author="Антон Смирнов" w:date="2023-05-25T13:43:00Z"/>
        </w:trPr>
        <w:tc>
          <w:tcPr>
            <w:tcW w:w="1182" w:type="dxa"/>
            <w:tcPrChange w:id="6488" w:author="Антон Смирнов" w:date="2023-05-25T13:48:00Z">
              <w:tcPr>
                <w:tcW w:w="1147" w:type="dxa"/>
              </w:tcPr>
            </w:tcPrChange>
          </w:tcPr>
          <w:p w14:paraId="4B5EC5A8" w14:textId="3D60186E" w:rsidR="00FD588A" w:rsidRPr="007F6A26" w:rsidRDefault="00FD588A" w:rsidP="00FD588A">
            <w:pPr>
              <w:pStyle w:val="a0"/>
              <w:ind w:firstLine="0"/>
              <w:rPr>
                <w:ins w:id="6489" w:author="Антон Смирнов" w:date="2023-05-25T13:43:00Z"/>
              </w:rPr>
            </w:pPr>
            <w:ins w:id="6490" w:author="Антон Смирнов" w:date="2023-05-25T13:43:00Z">
              <w:r w:rsidRPr="007F6A26">
                <w:t>B*37:01</w:t>
              </w:r>
            </w:ins>
          </w:p>
        </w:tc>
        <w:tc>
          <w:tcPr>
            <w:tcW w:w="814" w:type="dxa"/>
            <w:tcPrChange w:id="6491" w:author="Антон Смирнов" w:date="2023-05-25T13:48:00Z">
              <w:tcPr>
                <w:tcW w:w="1088" w:type="dxa"/>
              </w:tcPr>
            </w:tcPrChange>
          </w:tcPr>
          <w:p w14:paraId="0DD1A25D" w14:textId="77777777" w:rsidR="00FD588A" w:rsidRPr="007F6A26" w:rsidRDefault="00FD588A" w:rsidP="00FD588A">
            <w:pPr>
              <w:pStyle w:val="a0"/>
              <w:ind w:firstLine="0"/>
              <w:rPr>
                <w:ins w:id="6492" w:author="Антон Смирнов" w:date="2023-05-25T13:43:00Z"/>
              </w:rPr>
            </w:pPr>
            <w:ins w:id="6493" w:author="Антон Смирнов" w:date="2023-05-25T13:43:00Z">
              <w:r w:rsidRPr="007F6A26">
                <w:t>0,89</w:t>
              </w:r>
            </w:ins>
          </w:p>
        </w:tc>
        <w:tc>
          <w:tcPr>
            <w:tcW w:w="699" w:type="dxa"/>
            <w:tcPrChange w:id="6494" w:author="Антон Смирнов" w:date="2023-05-25T13:48:00Z">
              <w:tcPr>
                <w:tcW w:w="979" w:type="dxa"/>
              </w:tcPr>
            </w:tcPrChange>
          </w:tcPr>
          <w:p w14:paraId="3E4E8594" w14:textId="77777777" w:rsidR="00FD588A" w:rsidRPr="007F6A26" w:rsidRDefault="00FD588A" w:rsidP="00FD588A">
            <w:pPr>
              <w:pStyle w:val="a0"/>
              <w:ind w:firstLine="0"/>
              <w:rPr>
                <w:ins w:id="6495" w:author="Антон Смирнов" w:date="2023-05-25T13:43:00Z"/>
              </w:rPr>
            </w:pPr>
            <w:ins w:id="6496" w:author="Антон Смирнов" w:date="2023-05-25T13:43:00Z">
              <w:r w:rsidRPr="007F6A26">
                <w:t>0,16</w:t>
              </w:r>
            </w:ins>
          </w:p>
        </w:tc>
        <w:tc>
          <w:tcPr>
            <w:tcW w:w="1241" w:type="dxa"/>
            <w:tcPrChange w:id="6497" w:author="Антон Смирнов" w:date="2023-05-25T13:48:00Z">
              <w:tcPr>
                <w:tcW w:w="1606" w:type="dxa"/>
              </w:tcPr>
            </w:tcPrChange>
          </w:tcPr>
          <w:p w14:paraId="656756A8" w14:textId="77777777" w:rsidR="00FD588A" w:rsidRPr="007F6A26" w:rsidRDefault="00FD588A" w:rsidP="00FD588A">
            <w:pPr>
              <w:pStyle w:val="a0"/>
              <w:ind w:firstLine="0"/>
              <w:rPr>
                <w:ins w:id="6498" w:author="Антон Смирнов" w:date="2023-05-25T13:43:00Z"/>
              </w:rPr>
            </w:pPr>
            <w:ins w:id="6499" w:author="Антон Смирнов" w:date="2023-05-25T13:43:00Z">
              <w:r w:rsidRPr="007F6A26">
                <w:t>0,77</w:t>
              </w:r>
            </w:ins>
          </w:p>
        </w:tc>
        <w:tc>
          <w:tcPr>
            <w:tcW w:w="1966" w:type="dxa"/>
            <w:tcPrChange w:id="6500" w:author="Антон Смирнов" w:date="2023-05-25T13:48:00Z">
              <w:tcPr>
                <w:tcW w:w="1298" w:type="dxa"/>
              </w:tcPr>
            </w:tcPrChange>
          </w:tcPr>
          <w:p w14:paraId="48744758" w14:textId="77777777" w:rsidR="00FD588A" w:rsidRPr="007F6A26" w:rsidRDefault="00FD588A" w:rsidP="00FD588A">
            <w:pPr>
              <w:pStyle w:val="a0"/>
              <w:ind w:firstLine="0"/>
              <w:rPr>
                <w:ins w:id="6501" w:author="Антон Смирнов" w:date="2023-05-25T13:43:00Z"/>
              </w:rPr>
            </w:pPr>
            <w:ins w:id="6502" w:author="Антон Смирнов" w:date="2023-05-25T13:43:00Z">
              <w:r w:rsidRPr="007F6A26">
                <w:t>0,93</w:t>
              </w:r>
            </w:ins>
          </w:p>
        </w:tc>
        <w:tc>
          <w:tcPr>
            <w:tcW w:w="1395" w:type="dxa"/>
            <w:tcPrChange w:id="6503" w:author="Антон Смирнов" w:date="2023-05-25T13:48:00Z">
              <w:tcPr>
                <w:tcW w:w="1279" w:type="dxa"/>
              </w:tcPr>
            </w:tcPrChange>
          </w:tcPr>
          <w:p w14:paraId="2FE1CC6B" w14:textId="77777777" w:rsidR="00FD588A" w:rsidRPr="007F6A26" w:rsidRDefault="00FD588A" w:rsidP="00FD588A">
            <w:pPr>
              <w:pStyle w:val="a0"/>
              <w:ind w:firstLine="0"/>
              <w:rPr>
                <w:ins w:id="6504" w:author="Антон Смирнов" w:date="2023-05-25T13:43:00Z"/>
              </w:rPr>
            </w:pPr>
            <w:ins w:id="6505" w:author="Антон Смирнов" w:date="2023-05-25T13:43:00Z">
              <w:r w:rsidRPr="007F6A26">
                <w:t>0,93</w:t>
              </w:r>
            </w:ins>
          </w:p>
        </w:tc>
        <w:tc>
          <w:tcPr>
            <w:tcW w:w="699" w:type="dxa"/>
            <w:tcPrChange w:id="6506" w:author="Антон Смирнов" w:date="2023-05-25T13:48:00Z">
              <w:tcPr>
                <w:tcW w:w="682" w:type="dxa"/>
              </w:tcPr>
            </w:tcPrChange>
          </w:tcPr>
          <w:p w14:paraId="046BE95C" w14:textId="77777777" w:rsidR="00FD588A" w:rsidRPr="007F6A26" w:rsidRDefault="00FD588A" w:rsidP="00FD588A">
            <w:pPr>
              <w:pStyle w:val="a0"/>
              <w:ind w:firstLine="0"/>
              <w:rPr>
                <w:ins w:id="6507" w:author="Антон Смирнов" w:date="2023-05-25T13:43:00Z"/>
              </w:rPr>
            </w:pPr>
            <w:ins w:id="6508" w:author="Антон Смирнов" w:date="2023-05-25T13:43:00Z">
              <w:r w:rsidRPr="007F6A26">
                <w:t>0,85</w:t>
              </w:r>
            </w:ins>
          </w:p>
        </w:tc>
        <w:tc>
          <w:tcPr>
            <w:tcW w:w="699" w:type="dxa"/>
            <w:tcPrChange w:id="6509" w:author="Антон Смирнов" w:date="2023-05-25T13:48:00Z">
              <w:tcPr>
                <w:tcW w:w="682" w:type="dxa"/>
              </w:tcPr>
            </w:tcPrChange>
          </w:tcPr>
          <w:p w14:paraId="3AE422A6" w14:textId="77777777" w:rsidR="00FD588A" w:rsidRPr="007F6A26" w:rsidRDefault="00FD588A" w:rsidP="00FD588A">
            <w:pPr>
              <w:pStyle w:val="a0"/>
              <w:ind w:firstLine="0"/>
              <w:rPr>
                <w:ins w:id="6510" w:author="Антон Смирнов" w:date="2023-05-25T13:43:00Z"/>
              </w:rPr>
            </w:pPr>
            <w:ins w:id="6511" w:author="Антон Смирнов" w:date="2023-05-25T13:43:00Z">
              <w:r w:rsidRPr="007F6A26">
                <w:t>0,28</w:t>
              </w:r>
            </w:ins>
          </w:p>
        </w:tc>
        <w:tc>
          <w:tcPr>
            <w:tcW w:w="875" w:type="dxa"/>
            <w:tcPrChange w:id="6512" w:author="Антон Смирнов" w:date="2023-05-25T13:48:00Z">
              <w:tcPr>
                <w:tcW w:w="809" w:type="dxa"/>
              </w:tcPr>
            </w:tcPrChange>
          </w:tcPr>
          <w:p w14:paraId="5D1204EF" w14:textId="77777777" w:rsidR="00FD588A" w:rsidRPr="007F6A26" w:rsidRDefault="00FD588A" w:rsidP="00FD588A">
            <w:pPr>
              <w:pStyle w:val="a0"/>
              <w:ind w:firstLine="0"/>
              <w:rPr>
                <w:ins w:id="6513" w:author="Антон Смирнов" w:date="2023-05-25T13:43:00Z"/>
              </w:rPr>
            </w:pPr>
            <w:ins w:id="6514" w:author="Антон Смирнов" w:date="2023-05-25T13:43:00Z">
              <w:r w:rsidRPr="007F6A26">
                <w:t>0,15</w:t>
              </w:r>
            </w:ins>
          </w:p>
        </w:tc>
      </w:tr>
      <w:tr w:rsidR="00FD588A" w:rsidRPr="007F6A26" w14:paraId="1F4FCD12" w14:textId="77777777" w:rsidTr="00FD588A">
        <w:trPr>
          <w:ins w:id="6515" w:author="Антон Смирнов" w:date="2023-05-25T13:43:00Z"/>
        </w:trPr>
        <w:tc>
          <w:tcPr>
            <w:tcW w:w="1182" w:type="dxa"/>
            <w:tcPrChange w:id="6516" w:author="Антон Смирнов" w:date="2023-05-25T13:48:00Z">
              <w:tcPr>
                <w:tcW w:w="1147" w:type="dxa"/>
              </w:tcPr>
            </w:tcPrChange>
          </w:tcPr>
          <w:p w14:paraId="10AAB720" w14:textId="2A960F4D" w:rsidR="00FD588A" w:rsidRPr="007F6A26" w:rsidRDefault="00FD588A" w:rsidP="00FD588A">
            <w:pPr>
              <w:pStyle w:val="a0"/>
              <w:ind w:firstLine="0"/>
              <w:rPr>
                <w:ins w:id="6517" w:author="Антон Смирнов" w:date="2023-05-25T13:43:00Z"/>
              </w:rPr>
            </w:pPr>
            <w:ins w:id="6518" w:author="Антон Смирнов" w:date="2023-05-25T13:43:00Z">
              <w:r w:rsidRPr="007F6A26">
                <w:t>A*02:04</w:t>
              </w:r>
            </w:ins>
          </w:p>
        </w:tc>
        <w:tc>
          <w:tcPr>
            <w:tcW w:w="814" w:type="dxa"/>
            <w:tcPrChange w:id="6519" w:author="Антон Смирнов" w:date="2023-05-25T13:48:00Z">
              <w:tcPr>
                <w:tcW w:w="1088" w:type="dxa"/>
              </w:tcPr>
            </w:tcPrChange>
          </w:tcPr>
          <w:p w14:paraId="003FEF2A" w14:textId="77777777" w:rsidR="00FD588A" w:rsidRPr="007F6A26" w:rsidRDefault="00FD588A" w:rsidP="00FD588A">
            <w:pPr>
              <w:pStyle w:val="a0"/>
              <w:ind w:firstLine="0"/>
              <w:rPr>
                <w:ins w:id="6520" w:author="Антон Смирнов" w:date="2023-05-25T13:43:00Z"/>
              </w:rPr>
            </w:pPr>
            <w:ins w:id="6521" w:author="Антон Смирнов" w:date="2023-05-25T13:43:00Z">
              <w:r w:rsidRPr="007F6A26">
                <w:t>0,89</w:t>
              </w:r>
            </w:ins>
          </w:p>
        </w:tc>
        <w:tc>
          <w:tcPr>
            <w:tcW w:w="699" w:type="dxa"/>
            <w:tcPrChange w:id="6522" w:author="Антон Смирнов" w:date="2023-05-25T13:48:00Z">
              <w:tcPr>
                <w:tcW w:w="979" w:type="dxa"/>
              </w:tcPr>
            </w:tcPrChange>
          </w:tcPr>
          <w:p w14:paraId="2FC6DC00" w14:textId="77777777" w:rsidR="00FD588A" w:rsidRPr="007F6A26" w:rsidRDefault="00FD588A" w:rsidP="00FD588A">
            <w:pPr>
              <w:pStyle w:val="a0"/>
              <w:ind w:firstLine="0"/>
              <w:rPr>
                <w:ins w:id="6523" w:author="Антон Смирнов" w:date="2023-05-25T13:43:00Z"/>
              </w:rPr>
            </w:pPr>
            <w:ins w:id="6524" w:author="Антон Смирнов" w:date="2023-05-25T13:43:00Z">
              <w:r w:rsidRPr="007F6A26">
                <w:t>0</w:t>
              </w:r>
            </w:ins>
          </w:p>
        </w:tc>
        <w:tc>
          <w:tcPr>
            <w:tcW w:w="1241" w:type="dxa"/>
            <w:tcPrChange w:id="6525" w:author="Антон Смирнов" w:date="2023-05-25T13:48:00Z">
              <w:tcPr>
                <w:tcW w:w="1606" w:type="dxa"/>
              </w:tcPr>
            </w:tcPrChange>
          </w:tcPr>
          <w:p w14:paraId="7AF2B940" w14:textId="77777777" w:rsidR="00FD588A" w:rsidRPr="007F6A26" w:rsidRDefault="00FD588A" w:rsidP="00FD588A">
            <w:pPr>
              <w:pStyle w:val="a0"/>
              <w:ind w:firstLine="0"/>
              <w:rPr>
                <w:ins w:id="6526" w:author="Антон Смирнов" w:date="2023-05-25T13:43:00Z"/>
              </w:rPr>
            </w:pPr>
            <w:ins w:id="6527" w:author="Антон Смирнов" w:date="2023-05-25T13:43:00Z">
              <w:r w:rsidRPr="007F6A26">
                <w:t>0,87</w:t>
              </w:r>
            </w:ins>
          </w:p>
        </w:tc>
        <w:tc>
          <w:tcPr>
            <w:tcW w:w="1966" w:type="dxa"/>
            <w:tcPrChange w:id="6528" w:author="Антон Смирнов" w:date="2023-05-25T13:48:00Z">
              <w:tcPr>
                <w:tcW w:w="1298" w:type="dxa"/>
              </w:tcPr>
            </w:tcPrChange>
          </w:tcPr>
          <w:p w14:paraId="4CB9BEE4" w14:textId="77777777" w:rsidR="00FD588A" w:rsidRPr="007F6A26" w:rsidRDefault="00FD588A" w:rsidP="00FD588A">
            <w:pPr>
              <w:pStyle w:val="a0"/>
              <w:ind w:firstLine="0"/>
              <w:rPr>
                <w:ins w:id="6529" w:author="Антон Смирнов" w:date="2023-05-25T13:43:00Z"/>
              </w:rPr>
            </w:pPr>
            <w:ins w:id="6530" w:author="Антон Смирнов" w:date="2023-05-25T13:43:00Z">
              <w:r w:rsidRPr="007F6A26">
                <w:t>0,86</w:t>
              </w:r>
            </w:ins>
          </w:p>
        </w:tc>
        <w:tc>
          <w:tcPr>
            <w:tcW w:w="1395" w:type="dxa"/>
            <w:tcPrChange w:id="6531" w:author="Антон Смирнов" w:date="2023-05-25T13:48:00Z">
              <w:tcPr>
                <w:tcW w:w="1279" w:type="dxa"/>
              </w:tcPr>
            </w:tcPrChange>
          </w:tcPr>
          <w:p w14:paraId="0CDD0760" w14:textId="77777777" w:rsidR="00FD588A" w:rsidRPr="007F6A26" w:rsidRDefault="00FD588A" w:rsidP="00FD588A">
            <w:pPr>
              <w:pStyle w:val="a0"/>
              <w:ind w:firstLine="0"/>
              <w:rPr>
                <w:ins w:id="6532" w:author="Антон Смирнов" w:date="2023-05-25T13:43:00Z"/>
              </w:rPr>
            </w:pPr>
            <w:ins w:id="6533" w:author="Антон Смирнов" w:date="2023-05-25T13:43:00Z">
              <w:r w:rsidRPr="007F6A26">
                <w:t>0,86</w:t>
              </w:r>
            </w:ins>
          </w:p>
        </w:tc>
        <w:tc>
          <w:tcPr>
            <w:tcW w:w="699" w:type="dxa"/>
            <w:tcPrChange w:id="6534" w:author="Антон Смирнов" w:date="2023-05-25T13:48:00Z">
              <w:tcPr>
                <w:tcW w:w="682" w:type="dxa"/>
              </w:tcPr>
            </w:tcPrChange>
          </w:tcPr>
          <w:p w14:paraId="1670997C" w14:textId="77777777" w:rsidR="00FD588A" w:rsidRPr="007F6A26" w:rsidRDefault="00FD588A" w:rsidP="00FD588A">
            <w:pPr>
              <w:pStyle w:val="a0"/>
              <w:ind w:firstLine="0"/>
              <w:rPr>
                <w:ins w:id="6535" w:author="Антон Смирнов" w:date="2023-05-25T13:43:00Z"/>
              </w:rPr>
            </w:pPr>
            <w:ins w:id="6536" w:author="Антон Смирнов" w:date="2023-05-25T13:43:00Z">
              <w:r w:rsidRPr="007F6A26">
                <w:t>0,86</w:t>
              </w:r>
            </w:ins>
          </w:p>
        </w:tc>
        <w:tc>
          <w:tcPr>
            <w:tcW w:w="699" w:type="dxa"/>
            <w:tcPrChange w:id="6537" w:author="Антон Смирнов" w:date="2023-05-25T13:48:00Z">
              <w:tcPr>
                <w:tcW w:w="682" w:type="dxa"/>
              </w:tcPr>
            </w:tcPrChange>
          </w:tcPr>
          <w:p w14:paraId="78BCF8F1" w14:textId="77777777" w:rsidR="00FD588A" w:rsidRPr="007F6A26" w:rsidRDefault="00FD588A" w:rsidP="00FD588A">
            <w:pPr>
              <w:pStyle w:val="a0"/>
              <w:ind w:firstLine="0"/>
              <w:rPr>
                <w:ins w:id="6538" w:author="Антон Смирнов" w:date="2023-05-25T13:43:00Z"/>
              </w:rPr>
            </w:pPr>
            <w:ins w:id="6539" w:author="Антон Смирнов" w:date="2023-05-25T13:43:00Z">
              <w:r w:rsidRPr="007F6A26">
                <w:t>0,07</w:t>
              </w:r>
            </w:ins>
          </w:p>
        </w:tc>
        <w:tc>
          <w:tcPr>
            <w:tcW w:w="875" w:type="dxa"/>
            <w:tcPrChange w:id="6540" w:author="Антон Смирнов" w:date="2023-05-25T13:48:00Z">
              <w:tcPr>
                <w:tcW w:w="809" w:type="dxa"/>
              </w:tcPr>
            </w:tcPrChange>
          </w:tcPr>
          <w:p w14:paraId="04A74006" w14:textId="77777777" w:rsidR="00FD588A" w:rsidRPr="007F6A26" w:rsidRDefault="00FD588A" w:rsidP="00FD588A">
            <w:pPr>
              <w:pStyle w:val="a0"/>
              <w:ind w:firstLine="0"/>
              <w:rPr>
                <w:ins w:id="6541" w:author="Антон Смирнов" w:date="2023-05-25T13:43:00Z"/>
              </w:rPr>
            </w:pPr>
            <w:ins w:id="6542" w:author="Антон Смирнов" w:date="2023-05-25T13:43:00Z">
              <w:r w:rsidRPr="007F6A26">
                <w:t>0,15</w:t>
              </w:r>
            </w:ins>
          </w:p>
        </w:tc>
      </w:tr>
      <w:tr w:rsidR="00FD588A" w:rsidRPr="007F6A26" w14:paraId="6271E29E" w14:textId="77777777" w:rsidTr="00FD588A">
        <w:trPr>
          <w:ins w:id="6543" w:author="Антон Смирнов" w:date="2023-05-25T13:43:00Z"/>
        </w:trPr>
        <w:tc>
          <w:tcPr>
            <w:tcW w:w="1182" w:type="dxa"/>
            <w:tcPrChange w:id="6544" w:author="Антон Смирнов" w:date="2023-05-25T13:48:00Z">
              <w:tcPr>
                <w:tcW w:w="1147" w:type="dxa"/>
              </w:tcPr>
            </w:tcPrChange>
          </w:tcPr>
          <w:p w14:paraId="537AE96E" w14:textId="59D5C08F" w:rsidR="00FD588A" w:rsidRPr="007F6A26" w:rsidRDefault="00FD588A" w:rsidP="00FD588A">
            <w:pPr>
              <w:pStyle w:val="a0"/>
              <w:ind w:firstLine="0"/>
              <w:rPr>
                <w:ins w:id="6545" w:author="Антон Смирнов" w:date="2023-05-25T13:43:00Z"/>
              </w:rPr>
            </w:pPr>
            <w:ins w:id="6546" w:author="Антон Смирнов" w:date="2023-05-25T13:43:00Z">
              <w:r w:rsidRPr="007F6A26">
                <w:t>B*57:01</w:t>
              </w:r>
            </w:ins>
          </w:p>
        </w:tc>
        <w:tc>
          <w:tcPr>
            <w:tcW w:w="814" w:type="dxa"/>
            <w:tcPrChange w:id="6547" w:author="Антон Смирнов" w:date="2023-05-25T13:48:00Z">
              <w:tcPr>
                <w:tcW w:w="1088" w:type="dxa"/>
              </w:tcPr>
            </w:tcPrChange>
          </w:tcPr>
          <w:p w14:paraId="2D59FC26" w14:textId="77777777" w:rsidR="00FD588A" w:rsidRPr="007F6A26" w:rsidRDefault="00FD588A" w:rsidP="00FD588A">
            <w:pPr>
              <w:pStyle w:val="a0"/>
              <w:ind w:firstLine="0"/>
              <w:rPr>
                <w:ins w:id="6548" w:author="Антон Смирнов" w:date="2023-05-25T13:43:00Z"/>
              </w:rPr>
            </w:pPr>
            <w:ins w:id="6549" w:author="Антон Смирнов" w:date="2023-05-25T13:43:00Z">
              <w:r w:rsidRPr="007F6A26">
                <w:t>0,89</w:t>
              </w:r>
            </w:ins>
          </w:p>
        </w:tc>
        <w:tc>
          <w:tcPr>
            <w:tcW w:w="699" w:type="dxa"/>
            <w:tcPrChange w:id="6550" w:author="Антон Смирнов" w:date="2023-05-25T13:48:00Z">
              <w:tcPr>
                <w:tcW w:w="979" w:type="dxa"/>
              </w:tcPr>
            </w:tcPrChange>
          </w:tcPr>
          <w:p w14:paraId="702B19D0" w14:textId="77777777" w:rsidR="00FD588A" w:rsidRPr="007F6A26" w:rsidRDefault="00FD588A" w:rsidP="00FD588A">
            <w:pPr>
              <w:pStyle w:val="a0"/>
              <w:ind w:firstLine="0"/>
              <w:rPr>
                <w:ins w:id="6551" w:author="Антон Смирнов" w:date="2023-05-25T13:43:00Z"/>
              </w:rPr>
            </w:pPr>
            <w:ins w:id="6552" w:author="Антон Смирнов" w:date="2023-05-25T13:43:00Z">
              <w:r w:rsidRPr="007F6A26">
                <w:t>0,05</w:t>
              </w:r>
            </w:ins>
          </w:p>
        </w:tc>
        <w:tc>
          <w:tcPr>
            <w:tcW w:w="1241" w:type="dxa"/>
            <w:tcPrChange w:id="6553" w:author="Антон Смирнов" w:date="2023-05-25T13:48:00Z">
              <w:tcPr>
                <w:tcW w:w="1606" w:type="dxa"/>
              </w:tcPr>
            </w:tcPrChange>
          </w:tcPr>
          <w:p w14:paraId="408A42DD" w14:textId="77777777" w:rsidR="00FD588A" w:rsidRPr="007F6A26" w:rsidRDefault="00FD588A" w:rsidP="00FD588A">
            <w:pPr>
              <w:pStyle w:val="a0"/>
              <w:ind w:firstLine="0"/>
              <w:rPr>
                <w:ins w:id="6554" w:author="Антон Смирнов" w:date="2023-05-25T13:43:00Z"/>
              </w:rPr>
            </w:pPr>
            <w:ins w:id="6555" w:author="Антон Смирнов" w:date="2023-05-25T13:43:00Z">
              <w:r w:rsidRPr="007F6A26">
                <w:t>0,83</w:t>
              </w:r>
            </w:ins>
          </w:p>
        </w:tc>
        <w:tc>
          <w:tcPr>
            <w:tcW w:w="1966" w:type="dxa"/>
            <w:tcPrChange w:id="6556" w:author="Антон Смирнов" w:date="2023-05-25T13:48:00Z">
              <w:tcPr>
                <w:tcW w:w="1298" w:type="dxa"/>
              </w:tcPr>
            </w:tcPrChange>
          </w:tcPr>
          <w:p w14:paraId="1333ED55" w14:textId="77777777" w:rsidR="00FD588A" w:rsidRPr="007F6A26" w:rsidRDefault="00FD588A" w:rsidP="00FD588A">
            <w:pPr>
              <w:pStyle w:val="a0"/>
              <w:ind w:firstLine="0"/>
              <w:rPr>
                <w:ins w:id="6557" w:author="Антон Смирнов" w:date="2023-05-25T13:43:00Z"/>
              </w:rPr>
            </w:pPr>
            <w:ins w:id="6558" w:author="Антон Смирнов" w:date="2023-05-25T13:43:00Z">
              <w:r w:rsidRPr="007F6A26">
                <w:t>0,87</w:t>
              </w:r>
            </w:ins>
          </w:p>
        </w:tc>
        <w:tc>
          <w:tcPr>
            <w:tcW w:w="1395" w:type="dxa"/>
            <w:tcPrChange w:id="6559" w:author="Антон Смирнов" w:date="2023-05-25T13:48:00Z">
              <w:tcPr>
                <w:tcW w:w="1279" w:type="dxa"/>
              </w:tcPr>
            </w:tcPrChange>
          </w:tcPr>
          <w:p w14:paraId="4A248F93" w14:textId="77777777" w:rsidR="00FD588A" w:rsidRPr="007F6A26" w:rsidRDefault="00FD588A" w:rsidP="00FD588A">
            <w:pPr>
              <w:pStyle w:val="a0"/>
              <w:ind w:firstLine="0"/>
              <w:rPr>
                <w:ins w:id="6560" w:author="Антон Смирнов" w:date="2023-05-25T13:43:00Z"/>
              </w:rPr>
            </w:pPr>
            <w:ins w:id="6561" w:author="Антон Смирнов" w:date="2023-05-25T13:43:00Z">
              <w:r w:rsidRPr="007F6A26">
                <w:t>0,87</w:t>
              </w:r>
            </w:ins>
          </w:p>
        </w:tc>
        <w:tc>
          <w:tcPr>
            <w:tcW w:w="699" w:type="dxa"/>
            <w:tcPrChange w:id="6562" w:author="Антон Смирнов" w:date="2023-05-25T13:48:00Z">
              <w:tcPr>
                <w:tcW w:w="682" w:type="dxa"/>
              </w:tcPr>
            </w:tcPrChange>
          </w:tcPr>
          <w:p w14:paraId="77A4CEFE" w14:textId="77777777" w:rsidR="00FD588A" w:rsidRPr="007F6A26" w:rsidRDefault="00FD588A" w:rsidP="00FD588A">
            <w:pPr>
              <w:pStyle w:val="a0"/>
              <w:ind w:firstLine="0"/>
              <w:rPr>
                <w:ins w:id="6563" w:author="Антон Смирнов" w:date="2023-05-25T13:43:00Z"/>
              </w:rPr>
            </w:pPr>
            <w:ins w:id="6564" w:author="Антон Смирнов" w:date="2023-05-25T13:43:00Z">
              <w:r w:rsidRPr="007F6A26">
                <w:t>0,85</w:t>
              </w:r>
            </w:ins>
          </w:p>
        </w:tc>
        <w:tc>
          <w:tcPr>
            <w:tcW w:w="699" w:type="dxa"/>
            <w:tcPrChange w:id="6565" w:author="Антон Смирнов" w:date="2023-05-25T13:48:00Z">
              <w:tcPr>
                <w:tcW w:w="682" w:type="dxa"/>
              </w:tcPr>
            </w:tcPrChange>
          </w:tcPr>
          <w:p w14:paraId="08A5E940" w14:textId="77777777" w:rsidR="00FD588A" w:rsidRPr="007F6A26" w:rsidRDefault="00FD588A" w:rsidP="00FD588A">
            <w:pPr>
              <w:pStyle w:val="a0"/>
              <w:ind w:firstLine="0"/>
              <w:rPr>
                <w:ins w:id="6566" w:author="Антон Смирнов" w:date="2023-05-25T13:43:00Z"/>
              </w:rPr>
            </w:pPr>
            <w:ins w:id="6567" w:author="Антон Смирнов" w:date="2023-05-25T13:43:00Z">
              <w:r w:rsidRPr="007F6A26">
                <w:t>0,36</w:t>
              </w:r>
            </w:ins>
          </w:p>
        </w:tc>
        <w:tc>
          <w:tcPr>
            <w:tcW w:w="875" w:type="dxa"/>
            <w:tcPrChange w:id="6568" w:author="Антон Смирнов" w:date="2023-05-25T13:48:00Z">
              <w:tcPr>
                <w:tcW w:w="809" w:type="dxa"/>
              </w:tcPr>
            </w:tcPrChange>
          </w:tcPr>
          <w:p w14:paraId="5FF20335" w14:textId="77777777" w:rsidR="00FD588A" w:rsidRPr="007F6A26" w:rsidRDefault="00FD588A" w:rsidP="00FD588A">
            <w:pPr>
              <w:pStyle w:val="a0"/>
              <w:ind w:firstLine="0"/>
              <w:rPr>
                <w:ins w:id="6569" w:author="Антон Смирнов" w:date="2023-05-25T13:43:00Z"/>
              </w:rPr>
            </w:pPr>
            <w:ins w:id="6570" w:author="Антон Смирнов" w:date="2023-05-25T13:43:00Z">
              <w:r w:rsidRPr="007F6A26">
                <w:t>0,33</w:t>
              </w:r>
            </w:ins>
          </w:p>
        </w:tc>
      </w:tr>
      <w:tr w:rsidR="00FD588A" w:rsidRPr="007F6A26" w14:paraId="4F9D3DB9" w14:textId="77777777" w:rsidTr="00FD588A">
        <w:trPr>
          <w:ins w:id="6571" w:author="Антон Смирнов" w:date="2023-05-25T13:43:00Z"/>
        </w:trPr>
        <w:tc>
          <w:tcPr>
            <w:tcW w:w="1182" w:type="dxa"/>
            <w:tcPrChange w:id="6572" w:author="Антон Смирнов" w:date="2023-05-25T13:48:00Z">
              <w:tcPr>
                <w:tcW w:w="1147" w:type="dxa"/>
              </w:tcPr>
            </w:tcPrChange>
          </w:tcPr>
          <w:p w14:paraId="460FA37C" w14:textId="784901A4" w:rsidR="00FD588A" w:rsidRPr="007F6A26" w:rsidRDefault="00FD588A" w:rsidP="00FD588A">
            <w:pPr>
              <w:pStyle w:val="a0"/>
              <w:ind w:firstLine="0"/>
              <w:rPr>
                <w:ins w:id="6573" w:author="Антон Смирнов" w:date="2023-05-25T13:43:00Z"/>
              </w:rPr>
            </w:pPr>
            <w:ins w:id="6574" w:author="Антон Смирнов" w:date="2023-05-25T13:43:00Z">
              <w:r w:rsidRPr="007F6A26">
                <w:t>B*46:01</w:t>
              </w:r>
            </w:ins>
          </w:p>
        </w:tc>
        <w:tc>
          <w:tcPr>
            <w:tcW w:w="814" w:type="dxa"/>
            <w:tcPrChange w:id="6575" w:author="Антон Смирнов" w:date="2023-05-25T13:48:00Z">
              <w:tcPr>
                <w:tcW w:w="1088" w:type="dxa"/>
              </w:tcPr>
            </w:tcPrChange>
          </w:tcPr>
          <w:p w14:paraId="60FFAEF3" w14:textId="77777777" w:rsidR="00FD588A" w:rsidRPr="007F6A26" w:rsidRDefault="00FD588A" w:rsidP="00FD588A">
            <w:pPr>
              <w:pStyle w:val="a0"/>
              <w:ind w:firstLine="0"/>
              <w:rPr>
                <w:ins w:id="6576" w:author="Антон Смирнов" w:date="2023-05-25T13:43:00Z"/>
              </w:rPr>
            </w:pPr>
            <w:ins w:id="6577" w:author="Антон Смирнов" w:date="2023-05-25T13:43:00Z">
              <w:r w:rsidRPr="007F6A26">
                <w:t>0,89</w:t>
              </w:r>
            </w:ins>
          </w:p>
        </w:tc>
        <w:tc>
          <w:tcPr>
            <w:tcW w:w="699" w:type="dxa"/>
            <w:tcPrChange w:id="6578" w:author="Антон Смирнов" w:date="2023-05-25T13:48:00Z">
              <w:tcPr>
                <w:tcW w:w="979" w:type="dxa"/>
              </w:tcPr>
            </w:tcPrChange>
          </w:tcPr>
          <w:p w14:paraId="4BE7977D" w14:textId="77777777" w:rsidR="00FD588A" w:rsidRPr="007F6A26" w:rsidRDefault="00FD588A" w:rsidP="00FD588A">
            <w:pPr>
              <w:pStyle w:val="a0"/>
              <w:ind w:firstLine="0"/>
              <w:rPr>
                <w:ins w:id="6579" w:author="Антон Смирнов" w:date="2023-05-25T13:43:00Z"/>
              </w:rPr>
            </w:pPr>
            <w:ins w:id="6580" w:author="Антон Смирнов" w:date="2023-05-25T13:43:00Z">
              <w:r w:rsidRPr="007F6A26">
                <w:t>0,01</w:t>
              </w:r>
            </w:ins>
          </w:p>
        </w:tc>
        <w:tc>
          <w:tcPr>
            <w:tcW w:w="1241" w:type="dxa"/>
            <w:tcPrChange w:id="6581" w:author="Антон Смирнов" w:date="2023-05-25T13:48:00Z">
              <w:tcPr>
                <w:tcW w:w="1606" w:type="dxa"/>
              </w:tcPr>
            </w:tcPrChange>
          </w:tcPr>
          <w:p w14:paraId="0EAB6FE1" w14:textId="77777777" w:rsidR="00FD588A" w:rsidRPr="007F6A26" w:rsidRDefault="00FD588A" w:rsidP="00FD588A">
            <w:pPr>
              <w:pStyle w:val="a0"/>
              <w:ind w:firstLine="0"/>
              <w:rPr>
                <w:ins w:id="6582" w:author="Антон Смирнов" w:date="2023-05-25T13:43:00Z"/>
              </w:rPr>
            </w:pPr>
            <w:ins w:id="6583" w:author="Антон Смирнов" w:date="2023-05-25T13:43:00Z">
              <w:r w:rsidRPr="007F6A26">
                <w:t>0,86</w:t>
              </w:r>
            </w:ins>
          </w:p>
        </w:tc>
        <w:tc>
          <w:tcPr>
            <w:tcW w:w="1966" w:type="dxa"/>
            <w:tcPrChange w:id="6584" w:author="Антон Смирнов" w:date="2023-05-25T13:48:00Z">
              <w:tcPr>
                <w:tcW w:w="1298" w:type="dxa"/>
              </w:tcPr>
            </w:tcPrChange>
          </w:tcPr>
          <w:p w14:paraId="61EFB991" w14:textId="77777777" w:rsidR="00FD588A" w:rsidRPr="007F6A26" w:rsidRDefault="00FD588A" w:rsidP="00FD588A">
            <w:pPr>
              <w:pStyle w:val="a0"/>
              <w:ind w:firstLine="0"/>
              <w:rPr>
                <w:ins w:id="6585" w:author="Антон Смирнов" w:date="2023-05-25T13:43:00Z"/>
              </w:rPr>
            </w:pPr>
            <w:ins w:id="6586" w:author="Антон Смирнов" w:date="2023-05-25T13:43:00Z">
              <w:r w:rsidRPr="007F6A26">
                <w:t>0,85</w:t>
              </w:r>
            </w:ins>
          </w:p>
        </w:tc>
        <w:tc>
          <w:tcPr>
            <w:tcW w:w="1395" w:type="dxa"/>
            <w:tcPrChange w:id="6587" w:author="Антон Смирнов" w:date="2023-05-25T13:48:00Z">
              <w:tcPr>
                <w:tcW w:w="1279" w:type="dxa"/>
              </w:tcPr>
            </w:tcPrChange>
          </w:tcPr>
          <w:p w14:paraId="44AEDDAC" w14:textId="77777777" w:rsidR="00FD588A" w:rsidRPr="007F6A26" w:rsidRDefault="00FD588A" w:rsidP="00FD588A">
            <w:pPr>
              <w:pStyle w:val="a0"/>
              <w:ind w:firstLine="0"/>
              <w:rPr>
                <w:ins w:id="6588" w:author="Антон Смирнов" w:date="2023-05-25T13:43:00Z"/>
              </w:rPr>
            </w:pPr>
            <w:ins w:id="6589" w:author="Антон Смирнов" w:date="2023-05-25T13:43:00Z">
              <w:r w:rsidRPr="007F6A26">
                <w:t>0,85</w:t>
              </w:r>
            </w:ins>
          </w:p>
        </w:tc>
        <w:tc>
          <w:tcPr>
            <w:tcW w:w="699" w:type="dxa"/>
            <w:tcPrChange w:id="6590" w:author="Антон Смирнов" w:date="2023-05-25T13:48:00Z">
              <w:tcPr>
                <w:tcW w:w="682" w:type="dxa"/>
              </w:tcPr>
            </w:tcPrChange>
          </w:tcPr>
          <w:p w14:paraId="037ADBD7" w14:textId="77777777" w:rsidR="00FD588A" w:rsidRPr="007F6A26" w:rsidRDefault="00FD588A" w:rsidP="00FD588A">
            <w:pPr>
              <w:pStyle w:val="a0"/>
              <w:ind w:firstLine="0"/>
              <w:rPr>
                <w:ins w:id="6591" w:author="Антон Смирнов" w:date="2023-05-25T13:43:00Z"/>
              </w:rPr>
            </w:pPr>
            <w:ins w:id="6592" w:author="Антон Смирнов" w:date="2023-05-25T13:43:00Z">
              <w:r w:rsidRPr="007F6A26">
                <w:t>0,86</w:t>
              </w:r>
            </w:ins>
          </w:p>
        </w:tc>
        <w:tc>
          <w:tcPr>
            <w:tcW w:w="699" w:type="dxa"/>
            <w:tcPrChange w:id="6593" w:author="Антон Смирнов" w:date="2023-05-25T13:48:00Z">
              <w:tcPr>
                <w:tcW w:w="682" w:type="dxa"/>
              </w:tcPr>
            </w:tcPrChange>
          </w:tcPr>
          <w:p w14:paraId="1B507E1B" w14:textId="77777777" w:rsidR="00FD588A" w:rsidRPr="007F6A26" w:rsidRDefault="00FD588A" w:rsidP="00FD588A">
            <w:pPr>
              <w:pStyle w:val="a0"/>
              <w:ind w:firstLine="0"/>
              <w:rPr>
                <w:ins w:id="6594" w:author="Антон Смирнов" w:date="2023-05-25T13:43:00Z"/>
              </w:rPr>
            </w:pPr>
            <w:ins w:id="6595" w:author="Антон Смирнов" w:date="2023-05-25T13:43:00Z">
              <w:r w:rsidRPr="007F6A26">
                <w:t>0,06</w:t>
              </w:r>
            </w:ins>
          </w:p>
        </w:tc>
        <w:tc>
          <w:tcPr>
            <w:tcW w:w="875" w:type="dxa"/>
            <w:tcPrChange w:id="6596" w:author="Антон Смирнов" w:date="2023-05-25T13:48:00Z">
              <w:tcPr>
                <w:tcW w:w="809" w:type="dxa"/>
              </w:tcPr>
            </w:tcPrChange>
          </w:tcPr>
          <w:p w14:paraId="7A0291B8" w14:textId="77777777" w:rsidR="00FD588A" w:rsidRPr="007F6A26" w:rsidRDefault="00FD588A" w:rsidP="00FD588A">
            <w:pPr>
              <w:pStyle w:val="a0"/>
              <w:ind w:firstLine="0"/>
              <w:rPr>
                <w:ins w:id="6597" w:author="Антон Смирнов" w:date="2023-05-25T13:43:00Z"/>
              </w:rPr>
            </w:pPr>
            <w:ins w:id="6598" w:author="Антон Смирнов" w:date="2023-05-25T13:43:00Z">
              <w:r w:rsidRPr="007F6A26">
                <w:t>0,13</w:t>
              </w:r>
            </w:ins>
          </w:p>
        </w:tc>
      </w:tr>
      <w:tr w:rsidR="00FD588A" w:rsidRPr="007F6A26" w14:paraId="23D62CA5" w14:textId="77777777" w:rsidTr="00FD588A">
        <w:trPr>
          <w:ins w:id="6599" w:author="Антон Смирнов" w:date="2023-05-25T13:43:00Z"/>
        </w:trPr>
        <w:tc>
          <w:tcPr>
            <w:tcW w:w="1182" w:type="dxa"/>
            <w:tcPrChange w:id="6600" w:author="Антон Смирнов" w:date="2023-05-25T13:48:00Z">
              <w:tcPr>
                <w:tcW w:w="1147" w:type="dxa"/>
              </w:tcPr>
            </w:tcPrChange>
          </w:tcPr>
          <w:p w14:paraId="5E55C20A" w14:textId="23D0ECA9" w:rsidR="00FD588A" w:rsidRPr="007F6A26" w:rsidRDefault="00FD588A" w:rsidP="00FD588A">
            <w:pPr>
              <w:pStyle w:val="a0"/>
              <w:ind w:firstLine="0"/>
              <w:rPr>
                <w:ins w:id="6601" w:author="Антон Смирнов" w:date="2023-05-25T13:43:00Z"/>
              </w:rPr>
            </w:pPr>
            <w:ins w:id="6602" w:author="Антон Смирнов" w:date="2023-05-25T13:43:00Z">
              <w:r w:rsidRPr="007F6A26">
                <w:t>B*57:03</w:t>
              </w:r>
            </w:ins>
          </w:p>
        </w:tc>
        <w:tc>
          <w:tcPr>
            <w:tcW w:w="814" w:type="dxa"/>
            <w:tcPrChange w:id="6603" w:author="Антон Смирнов" w:date="2023-05-25T13:48:00Z">
              <w:tcPr>
                <w:tcW w:w="1088" w:type="dxa"/>
              </w:tcPr>
            </w:tcPrChange>
          </w:tcPr>
          <w:p w14:paraId="1B01DFB0" w14:textId="77777777" w:rsidR="00FD588A" w:rsidRPr="007F6A26" w:rsidRDefault="00FD588A" w:rsidP="00FD588A">
            <w:pPr>
              <w:pStyle w:val="a0"/>
              <w:ind w:firstLine="0"/>
              <w:rPr>
                <w:ins w:id="6604" w:author="Антон Смирнов" w:date="2023-05-25T13:43:00Z"/>
              </w:rPr>
            </w:pPr>
            <w:ins w:id="6605" w:author="Антон Смирнов" w:date="2023-05-25T13:43:00Z">
              <w:r w:rsidRPr="007F6A26">
                <w:t>0,89</w:t>
              </w:r>
            </w:ins>
          </w:p>
        </w:tc>
        <w:tc>
          <w:tcPr>
            <w:tcW w:w="699" w:type="dxa"/>
            <w:tcPrChange w:id="6606" w:author="Антон Смирнов" w:date="2023-05-25T13:48:00Z">
              <w:tcPr>
                <w:tcW w:w="979" w:type="dxa"/>
              </w:tcPr>
            </w:tcPrChange>
          </w:tcPr>
          <w:p w14:paraId="31EF258D" w14:textId="77777777" w:rsidR="00FD588A" w:rsidRPr="007F6A26" w:rsidRDefault="00FD588A" w:rsidP="00FD588A">
            <w:pPr>
              <w:pStyle w:val="a0"/>
              <w:ind w:firstLine="0"/>
              <w:rPr>
                <w:ins w:id="6607" w:author="Антон Смирнов" w:date="2023-05-25T13:43:00Z"/>
              </w:rPr>
            </w:pPr>
            <w:ins w:id="6608" w:author="Антон Смирнов" w:date="2023-05-25T13:43:00Z">
              <w:r w:rsidRPr="007F6A26">
                <w:t>0</w:t>
              </w:r>
            </w:ins>
          </w:p>
        </w:tc>
        <w:tc>
          <w:tcPr>
            <w:tcW w:w="1241" w:type="dxa"/>
            <w:tcPrChange w:id="6609" w:author="Антон Смирнов" w:date="2023-05-25T13:48:00Z">
              <w:tcPr>
                <w:tcW w:w="1606" w:type="dxa"/>
              </w:tcPr>
            </w:tcPrChange>
          </w:tcPr>
          <w:p w14:paraId="3E80580E" w14:textId="77777777" w:rsidR="00FD588A" w:rsidRPr="007F6A26" w:rsidRDefault="00FD588A" w:rsidP="00FD588A">
            <w:pPr>
              <w:pStyle w:val="a0"/>
              <w:ind w:firstLine="0"/>
              <w:rPr>
                <w:ins w:id="6610" w:author="Антон Смирнов" w:date="2023-05-25T13:43:00Z"/>
              </w:rPr>
            </w:pPr>
            <w:ins w:id="6611" w:author="Антон Смирнов" w:date="2023-05-25T13:43:00Z">
              <w:r w:rsidRPr="007F6A26">
                <w:t>0,86</w:t>
              </w:r>
            </w:ins>
          </w:p>
        </w:tc>
        <w:tc>
          <w:tcPr>
            <w:tcW w:w="1966" w:type="dxa"/>
            <w:tcPrChange w:id="6612" w:author="Антон Смирнов" w:date="2023-05-25T13:48:00Z">
              <w:tcPr>
                <w:tcW w:w="1298" w:type="dxa"/>
              </w:tcPr>
            </w:tcPrChange>
          </w:tcPr>
          <w:p w14:paraId="5CBEF603" w14:textId="77777777" w:rsidR="00FD588A" w:rsidRPr="007F6A26" w:rsidRDefault="00FD588A" w:rsidP="00FD588A">
            <w:pPr>
              <w:pStyle w:val="a0"/>
              <w:ind w:firstLine="0"/>
              <w:rPr>
                <w:ins w:id="6613" w:author="Антон Смирнов" w:date="2023-05-25T13:43:00Z"/>
              </w:rPr>
            </w:pPr>
            <w:ins w:id="6614" w:author="Антон Смирнов" w:date="2023-05-25T13:43:00Z">
              <w:r w:rsidRPr="007F6A26">
                <w:t>0,85</w:t>
              </w:r>
            </w:ins>
          </w:p>
        </w:tc>
        <w:tc>
          <w:tcPr>
            <w:tcW w:w="1395" w:type="dxa"/>
            <w:tcPrChange w:id="6615" w:author="Антон Смирнов" w:date="2023-05-25T13:48:00Z">
              <w:tcPr>
                <w:tcW w:w="1279" w:type="dxa"/>
              </w:tcPr>
            </w:tcPrChange>
          </w:tcPr>
          <w:p w14:paraId="24F0C4A2" w14:textId="77777777" w:rsidR="00FD588A" w:rsidRPr="007F6A26" w:rsidRDefault="00FD588A" w:rsidP="00FD588A">
            <w:pPr>
              <w:pStyle w:val="a0"/>
              <w:ind w:firstLine="0"/>
              <w:rPr>
                <w:ins w:id="6616" w:author="Антон Смирнов" w:date="2023-05-25T13:43:00Z"/>
              </w:rPr>
            </w:pPr>
            <w:ins w:id="6617" w:author="Антон Смирнов" w:date="2023-05-25T13:43:00Z">
              <w:r w:rsidRPr="007F6A26">
                <w:t>0,85</w:t>
              </w:r>
            </w:ins>
          </w:p>
        </w:tc>
        <w:tc>
          <w:tcPr>
            <w:tcW w:w="699" w:type="dxa"/>
            <w:tcPrChange w:id="6618" w:author="Антон Смирнов" w:date="2023-05-25T13:48:00Z">
              <w:tcPr>
                <w:tcW w:w="682" w:type="dxa"/>
              </w:tcPr>
            </w:tcPrChange>
          </w:tcPr>
          <w:p w14:paraId="43B431C6" w14:textId="77777777" w:rsidR="00FD588A" w:rsidRPr="007F6A26" w:rsidRDefault="00FD588A" w:rsidP="00FD588A">
            <w:pPr>
              <w:pStyle w:val="a0"/>
              <w:ind w:firstLine="0"/>
              <w:rPr>
                <w:ins w:id="6619" w:author="Антон Смирнов" w:date="2023-05-25T13:43:00Z"/>
              </w:rPr>
            </w:pPr>
            <w:ins w:id="6620" w:author="Антон Смирнов" w:date="2023-05-25T13:43:00Z">
              <w:r w:rsidRPr="007F6A26">
                <w:t>0,86</w:t>
              </w:r>
            </w:ins>
          </w:p>
        </w:tc>
        <w:tc>
          <w:tcPr>
            <w:tcW w:w="699" w:type="dxa"/>
            <w:tcPrChange w:id="6621" w:author="Антон Смирнов" w:date="2023-05-25T13:48:00Z">
              <w:tcPr>
                <w:tcW w:w="682" w:type="dxa"/>
              </w:tcPr>
            </w:tcPrChange>
          </w:tcPr>
          <w:p w14:paraId="72E6583C" w14:textId="77777777" w:rsidR="00FD588A" w:rsidRPr="007F6A26" w:rsidRDefault="00FD588A" w:rsidP="00FD588A">
            <w:pPr>
              <w:pStyle w:val="a0"/>
              <w:ind w:firstLine="0"/>
              <w:rPr>
                <w:ins w:id="6622" w:author="Антон Смирнов" w:date="2023-05-25T13:43:00Z"/>
              </w:rPr>
            </w:pPr>
            <w:ins w:id="6623" w:author="Антон Смирнов" w:date="2023-05-25T13:43:00Z">
              <w:r w:rsidRPr="007F6A26">
                <w:t>0,11</w:t>
              </w:r>
            </w:ins>
          </w:p>
        </w:tc>
        <w:tc>
          <w:tcPr>
            <w:tcW w:w="875" w:type="dxa"/>
            <w:tcPrChange w:id="6624" w:author="Антон Смирнов" w:date="2023-05-25T13:48:00Z">
              <w:tcPr>
                <w:tcW w:w="809" w:type="dxa"/>
              </w:tcPr>
            </w:tcPrChange>
          </w:tcPr>
          <w:p w14:paraId="09D3F7CD" w14:textId="77777777" w:rsidR="00FD588A" w:rsidRPr="007F6A26" w:rsidRDefault="00FD588A" w:rsidP="00FD588A">
            <w:pPr>
              <w:pStyle w:val="a0"/>
              <w:ind w:firstLine="0"/>
              <w:rPr>
                <w:ins w:id="6625" w:author="Антон Смирнов" w:date="2023-05-25T13:43:00Z"/>
              </w:rPr>
            </w:pPr>
            <w:ins w:id="6626" w:author="Антон Смирнов" w:date="2023-05-25T13:43:00Z">
              <w:r w:rsidRPr="007F6A26">
                <w:t>0,2</w:t>
              </w:r>
            </w:ins>
          </w:p>
        </w:tc>
      </w:tr>
      <w:tr w:rsidR="00FD588A" w:rsidRPr="007F6A26" w14:paraId="5244AA2C" w14:textId="77777777" w:rsidTr="00FD588A">
        <w:trPr>
          <w:ins w:id="6627" w:author="Антон Смирнов" w:date="2023-05-25T13:43:00Z"/>
        </w:trPr>
        <w:tc>
          <w:tcPr>
            <w:tcW w:w="1182" w:type="dxa"/>
            <w:tcPrChange w:id="6628" w:author="Антон Смирнов" w:date="2023-05-25T13:48:00Z">
              <w:tcPr>
                <w:tcW w:w="1147" w:type="dxa"/>
              </w:tcPr>
            </w:tcPrChange>
          </w:tcPr>
          <w:p w14:paraId="6A7B801E" w14:textId="2113E171" w:rsidR="00FD588A" w:rsidRPr="007F6A26" w:rsidRDefault="00FD588A" w:rsidP="00FD588A">
            <w:pPr>
              <w:pStyle w:val="a0"/>
              <w:ind w:firstLine="0"/>
              <w:rPr>
                <w:ins w:id="6629" w:author="Антон Смирнов" w:date="2023-05-25T13:43:00Z"/>
              </w:rPr>
            </w:pPr>
            <w:ins w:id="6630" w:author="Антон Смирнов" w:date="2023-05-25T13:43:00Z">
              <w:r w:rsidRPr="007F6A26">
                <w:t>A*02:03</w:t>
              </w:r>
            </w:ins>
          </w:p>
        </w:tc>
        <w:tc>
          <w:tcPr>
            <w:tcW w:w="814" w:type="dxa"/>
            <w:tcPrChange w:id="6631" w:author="Антон Смирнов" w:date="2023-05-25T13:48:00Z">
              <w:tcPr>
                <w:tcW w:w="1088" w:type="dxa"/>
              </w:tcPr>
            </w:tcPrChange>
          </w:tcPr>
          <w:p w14:paraId="1EEEF85C" w14:textId="77777777" w:rsidR="00FD588A" w:rsidRPr="007F6A26" w:rsidRDefault="00FD588A" w:rsidP="00FD588A">
            <w:pPr>
              <w:pStyle w:val="a0"/>
              <w:ind w:firstLine="0"/>
              <w:rPr>
                <w:ins w:id="6632" w:author="Антон Смирнов" w:date="2023-05-25T13:43:00Z"/>
              </w:rPr>
            </w:pPr>
            <w:ins w:id="6633" w:author="Антон Смирнов" w:date="2023-05-25T13:43:00Z">
              <w:r w:rsidRPr="007F6A26">
                <w:t>0,89</w:t>
              </w:r>
            </w:ins>
          </w:p>
        </w:tc>
        <w:tc>
          <w:tcPr>
            <w:tcW w:w="699" w:type="dxa"/>
            <w:tcPrChange w:id="6634" w:author="Антон Смирнов" w:date="2023-05-25T13:48:00Z">
              <w:tcPr>
                <w:tcW w:w="979" w:type="dxa"/>
              </w:tcPr>
            </w:tcPrChange>
          </w:tcPr>
          <w:p w14:paraId="50BAA5C1" w14:textId="77777777" w:rsidR="00FD588A" w:rsidRPr="007F6A26" w:rsidRDefault="00FD588A" w:rsidP="00FD588A">
            <w:pPr>
              <w:pStyle w:val="a0"/>
              <w:ind w:firstLine="0"/>
              <w:rPr>
                <w:ins w:id="6635" w:author="Антон Смирнов" w:date="2023-05-25T13:43:00Z"/>
              </w:rPr>
            </w:pPr>
            <w:ins w:id="6636" w:author="Антон Смирнов" w:date="2023-05-25T13:43:00Z">
              <w:r w:rsidRPr="007F6A26">
                <w:t>0</w:t>
              </w:r>
            </w:ins>
          </w:p>
        </w:tc>
        <w:tc>
          <w:tcPr>
            <w:tcW w:w="1241" w:type="dxa"/>
            <w:tcPrChange w:id="6637" w:author="Антон Смирнов" w:date="2023-05-25T13:48:00Z">
              <w:tcPr>
                <w:tcW w:w="1606" w:type="dxa"/>
              </w:tcPr>
            </w:tcPrChange>
          </w:tcPr>
          <w:p w14:paraId="2375D021" w14:textId="77777777" w:rsidR="00FD588A" w:rsidRPr="007F6A26" w:rsidRDefault="00FD588A" w:rsidP="00FD588A">
            <w:pPr>
              <w:pStyle w:val="a0"/>
              <w:ind w:firstLine="0"/>
              <w:rPr>
                <w:ins w:id="6638" w:author="Антон Смирнов" w:date="2023-05-25T13:43:00Z"/>
              </w:rPr>
            </w:pPr>
            <w:ins w:id="6639" w:author="Антон Смирнов" w:date="2023-05-25T13:43:00Z">
              <w:r w:rsidRPr="007F6A26">
                <w:t>0,87</w:t>
              </w:r>
            </w:ins>
          </w:p>
        </w:tc>
        <w:tc>
          <w:tcPr>
            <w:tcW w:w="1966" w:type="dxa"/>
            <w:tcPrChange w:id="6640" w:author="Антон Смирнов" w:date="2023-05-25T13:48:00Z">
              <w:tcPr>
                <w:tcW w:w="1298" w:type="dxa"/>
              </w:tcPr>
            </w:tcPrChange>
          </w:tcPr>
          <w:p w14:paraId="79BE54DB" w14:textId="77777777" w:rsidR="00FD588A" w:rsidRPr="007F6A26" w:rsidRDefault="00FD588A" w:rsidP="00FD588A">
            <w:pPr>
              <w:pStyle w:val="a0"/>
              <w:ind w:firstLine="0"/>
              <w:rPr>
                <w:ins w:id="6641" w:author="Антон Смирнов" w:date="2023-05-25T13:43:00Z"/>
              </w:rPr>
            </w:pPr>
            <w:ins w:id="6642" w:author="Антон Смирнов" w:date="2023-05-25T13:43:00Z">
              <w:r w:rsidRPr="007F6A26">
                <w:t>0,86</w:t>
              </w:r>
            </w:ins>
          </w:p>
        </w:tc>
        <w:tc>
          <w:tcPr>
            <w:tcW w:w="1395" w:type="dxa"/>
            <w:tcPrChange w:id="6643" w:author="Антон Смирнов" w:date="2023-05-25T13:48:00Z">
              <w:tcPr>
                <w:tcW w:w="1279" w:type="dxa"/>
              </w:tcPr>
            </w:tcPrChange>
          </w:tcPr>
          <w:p w14:paraId="15CA51B8" w14:textId="77777777" w:rsidR="00FD588A" w:rsidRPr="007F6A26" w:rsidRDefault="00FD588A" w:rsidP="00FD588A">
            <w:pPr>
              <w:pStyle w:val="a0"/>
              <w:ind w:firstLine="0"/>
              <w:rPr>
                <w:ins w:id="6644" w:author="Антон Смирнов" w:date="2023-05-25T13:43:00Z"/>
              </w:rPr>
            </w:pPr>
            <w:ins w:id="6645" w:author="Антон Смирнов" w:date="2023-05-25T13:43:00Z">
              <w:r w:rsidRPr="007F6A26">
                <w:t>0,86</w:t>
              </w:r>
            </w:ins>
          </w:p>
        </w:tc>
        <w:tc>
          <w:tcPr>
            <w:tcW w:w="699" w:type="dxa"/>
            <w:tcPrChange w:id="6646" w:author="Антон Смирнов" w:date="2023-05-25T13:48:00Z">
              <w:tcPr>
                <w:tcW w:w="682" w:type="dxa"/>
              </w:tcPr>
            </w:tcPrChange>
          </w:tcPr>
          <w:p w14:paraId="0DADB293" w14:textId="77777777" w:rsidR="00FD588A" w:rsidRPr="007F6A26" w:rsidRDefault="00FD588A" w:rsidP="00FD588A">
            <w:pPr>
              <w:pStyle w:val="a0"/>
              <w:ind w:firstLine="0"/>
              <w:rPr>
                <w:ins w:id="6647" w:author="Антон Смирнов" w:date="2023-05-25T13:43:00Z"/>
              </w:rPr>
            </w:pPr>
            <w:ins w:id="6648" w:author="Антон Смирнов" w:date="2023-05-25T13:43:00Z">
              <w:r w:rsidRPr="007F6A26">
                <w:t>0,86</w:t>
              </w:r>
            </w:ins>
          </w:p>
        </w:tc>
        <w:tc>
          <w:tcPr>
            <w:tcW w:w="699" w:type="dxa"/>
            <w:tcPrChange w:id="6649" w:author="Антон Смирнов" w:date="2023-05-25T13:48:00Z">
              <w:tcPr>
                <w:tcW w:w="682" w:type="dxa"/>
              </w:tcPr>
            </w:tcPrChange>
          </w:tcPr>
          <w:p w14:paraId="5BA863C1" w14:textId="77777777" w:rsidR="00FD588A" w:rsidRPr="007F6A26" w:rsidRDefault="00FD588A" w:rsidP="00FD588A">
            <w:pPr>
              <w:pStyle w:val="a0"/>
              <w:ind w:firstLine="0"/>
              <w:rPr>
                <w:ins w:id="6650" w:author="Антон Смирнов" w:date="2023-05-25T13:43:00Z"/>
              </w:rPr>
            </w:pPr>
            <w:ins w:id="6651" w:author="Антон Смирнов" w:date="2023-05-25T13:43:00Z">
              <w:r w:rsidRPr="007F6A26">
                <w:t>0,08</w:t>
              </w:r>
            </w:ins>
          </w:p>
        </w:tc>
        <w:tc>
          <w:tcPr>
            <w:tcW w:w="875" w:type="dxa"/>
            <w:tcPrChange w:id="6652" w:author="Антон Смирнов" w:date="2023-05-25T13:48:00Z">
              <w:tcPr>
                <w:tcW w:w="809" w:type="dxa"/>
              </w:tcPr>
            </w:tcPrChange>
          </w:tcPr>
          <w:p w14:paraId="6607BF59" w14:textId="77777777" w:rsidR="00FD588A" w:rsidRPr="007F6A26" w:rsidRDefault="00FD588A" w:rsidP="00FD588A">
            <w:pPr>
              <w:pStyle w:val="a0"/>
              <w:ind w:firstLine="0"/>
              <w:rPr>
                <w:ins w:id="6653" w:author="Антон Смирнов" w:date="2023-05-25T13:43:00Z"/>
              </w:rPr>
            </w:pPr>
            <w:ins w:id="6654" w:author="Антон Смирнов" w:date="2023-05-25T13:43:00Z">
              <w:r w:rsidRPr="007F6A26">
                <w:t>0,19</w:t>
              </w:r>
            </w:ins>
          </w:p>
        </w:tc>
      </w:tr>
      <w:tr w:rsidR="00FD588A" w:rsidRPr="007F6A26" w14:paraId="70104B50" w14:textId="77777777" w:rsidTr="00FD588A">
        <w:trPr>
          <w:ins w:id="6655" w:author="Антон Смирнов" w:date="2023-05-25T13:43:00Z"/>
        </w:trPr>
        <w:tc>
          <w:tcPr>
            <w:tcW w:w="1182" w:type="dxa"/>
            <w:tcPrChange w:id="6656" w:author="Антон Смирнов" w:date="2023-05-25T13:48:00Z">
              <w:tcPr>
                <w:tcW w:w="1147" w:type="dxa"/>
              </w:tcPr>
            </w:tcPrChange>
          </w:tcPr>
          <w:p w14:paraId="2F4148F4" w14:textId="12BC81EC" w:rsidR="00FD588A" w:rsidRPr="007F6A26" w:rsidRDefault="00FD588A" w:rsidP="00FD588A">
            <w:pPr>
              <w:pStyle w:val="a0"/>
              <w:ind w:firstLine="0"/>
              <w:rPr>
                <w:ins w:id="6657" w:author="Антон Смирнов" w:date="2023-05-25T13:43:00Z"/>
              </w:rPr>
            </w:pPr>
            <w:ins w:id="6658" w:author="Антон Смирнов" w:date="2023-05-25T13:43:00Z">
              <w:r w:rsidRPr="007F6A26">
                <w:t>A*24:03</w:t>
              </w:r>
            </w:ins>
          </w:p>
        </w:tc>
        <w:tc>
          <w:tcPr>
            <w:tcW w:w="814" w:type="dxa"/>
            <w:tcPrChange w:id="6659" w:author="Антон Смирнов" w:date="2023-05-25T13:48:00Z">
              <w:tcPr>
                <w:tcW w:w="1088" w:type="dxa"/>
              </w:tcPr>
            </w:tcPrChange>
          </w:tcPr>
          <w:p w14:paraId="769892DA" w14:textId="77777777" w:rsidR="00FD588A" w:rsidRPr="007F6A26" w:rsidRDefault="00FD588A" w:rsidP="00FD588A">
            <w:pPr>
              <w:pStyle w:val="a0"/>
              <w:ind w:firstLine="0"/>
              <w:rPr>
                <w:ins w:id="6660" w:author="Антон Смирнов" w:date="2023-05-25T13:43:00Z"/>
              </w:rPr>
            </w:pPr>
            <w:ins w:id="6661" w:author="Антон Смирнов" w:date="2023-05-25T13:43:00Z">
              <w:r w:rsidRPr="007F6A26">
                <w:t>0,89</w:t>
              </w:r>
            </w:ins>
          </w:p>
        </w:tc>
        <w:tc>
          <w:tcPr>
            <w:tcW w:w="699" w:type="dxa"/>
            <w:tcPrChange w:id="6662" w:author="Антон Смирнов" w:date="2023-05-25T13:48:00Z">
              <w:tcPr>
                <w:tcW w:w="979" w:type="dxa"/>
              </w:tcPr>
            </w:tcPrChange>
          </w:tcPr>
          <w:p w14:paraId="5646A9B5" w14:textId="77777777" w:rsidR="00FD588A" w:rsidRPr="007F6A26" w:rsidRDefault="00FD588A" w:rsidP="00FD588A">
            <w:pPr>
              <w:pStyle w:val="a0"/>
              <w:ind w:firstLine="0"/>
              <w:rPr>
                <w:ins w:id="6663" w:author="Антон Смирнов" w:date="2023-05-25T13:43:00Z"/>
              </w:rPr>
            </w:pPr>
            <w:ins w:id="6664" w:author="Антон Смирнов" w:date="2023-05-25T13:43:00Z">
              <w:r w:rsidRPr="007F6A26">
                <w:t>0,01</w:t>
              </w:r>
            </w:ins>
          </w:p>
        </w:tc>
        <w:tc>
          <w:tcPr>
            <w:tcW w:w="1241" w:type="dxa"/>
            <w:tcPrChange w:id="6665" w:author="Антон Смирнов" w:date="2023-05-25T13:48:00Z">
              <w:tcPr>
                <w:tcW w:w="1606" w:type="dxa"/>
              </w:tcPr>
            </w:tcPrChange>
          </w:tcPr>
          <w:p w14:paraId="6FE96FF9" w14:textId="77777777" w:rsidR="00FD588A" w:rsidRPr="007F6A26" w:rsidRDefault="00FD588A" w:rsidP="00FD588A">
            <w:pPr>
              <w:pStyle w:val="a0"/>
              <w:ind w:firstLine="0"/>
              <w:rPr>
                <w:ins w:id="6666" w:author="Антон Смирнов" w:date="2023-05-25T13:43:00Z"/>
              </w:rPr>
            </w:pPr>
            <w:ins w:id="6667" w:author="Антон Смирнов" w:date="2023-05-25T13:43:00Z">
              <w:r w:rsidRPr="007F6A26">
                <w:t>0,85</w:t>
              </w:r>
            </w:ins>
          </w:p>
        </w:tc>
        <w:tc>
          <w:tcPr>
            <w:tcW w:w="1966" w:type="dxa"/>
            <w:tcPrChange w:id="6668" w:author="Антон Смирнов" w:date="2023-05-25T13:48:00Z">
              <w:tcPr>
                <w:tcW w:w="1298" w:type="dxa"/>
              </w:tcPr>
            </w:tcPrChange>
          </w:tcPr>
          <w:p w14:paraId="6979A0E3" w14:textId="77777777" w:rsidR="00FD588A" w:rsidRPr="007F6A26" w:rsidRDefault="00FD588A" w:rsidP="00FD588A">
            <w:pPr>
              <w:pStyle w:val="a0"/>
              <w:ind w:firstLine="0"/>
              <w:rPr>
                <w:ins w:id="6669" w:author="Антон Смирнов" w:date="2023-05-25T13:43:00Z"/>
              </w:rPr>
            </w:pPr>
            <w:ins w:id="6670" w:author="Антон Смирнов" w:date="2023-05-25T13:43:00Z">
              <w:r w:rsidRPr="007F6A26">
                <w:t>0,85</w:t>
              </w:r>
            </w:ins>
          </w:p>
        </w:tc>
        <w:tc>
          <w:tcPr>
            <w:tcW w:w="1395" w:type="dxa"/>
            <w:tcPrChange w:id="6671" w:author="Антон Смирнов" w:date="2023-05-25T13:48:00Z">
              <w:tcPr>
                <w:tcW w:w="1279" w:type="dxa"/>
              </w:tcPr>
            </w:tcPrChange>
          </w:tcPr>
          <w:p w14:paraId="7A1E0100" w14:textId="77777777" w:rsidR="00FD588A" w:rsidRPr="007F6A26" w:rsidRDefault="00FD588A" w:rsidP="00FD588A">
            <w:pPr>
              <w:pStyle w:val="a0"/>
              <w:ind w:firstLine="0"/>
              <w:rPr>
                <w:ins w:id="6672" w:author="Антон Смирнов" w:date="2023-05-25T13:43:00Z"/>
              </w:rPr>
            </w:pPr>
            <w:ins w:id="6673" w:author="Антон Смирнов" w:date="2023-05-25T13:43:00Z">
              <w:r w:rsidRPr="007F6A26">
                <w:t>0,85</w:t>
              </w:r>
            </w:ins>
          </w:p>
        </w:tc>
        <w:tc>
          <w:tcPr>
            <w:tcW w:w="699" w:type="dxa"/>
            <w:tcPrChange w:id="6674" w:author="Антон Смирнов" w:date="2023-05-25T13:48:00Z">
              <w:tcPr>
                <w:tcW w:w="682" w:type="dxa"/>
              </w:tcPr>
            </w:tcPrChange>
          </w:tcPr>
          <w:p w14:paraId="6C19435A" w14:textId="77777777" w:rsidR="00FD588A" w:rsidRPr="007F6A26" w:rsidRDefault="00FD588A" w:rsidP="00FD588A">
            <w:pPr>
              <w:pStyle w:val="a0"/>
              <w:ind w:firstLine="0"/>
              <w:rPr>
                <w:ins w:id="6675" w:author="Антон Смирнов" w:date="2023-05-25T13:43:00Z"/>
              </w:rPr>
            </w:pPr>
            <w:ins w:id="6676" w:author="Антон Смирнов" w:date="2023-05-25T13:43:00Z">
              <w:r w:rsidRPr="007F6A26">
                <w:t>0,85</w:t>
              </w:r>
            </w:ins>
          </w:p>
        </w:tc>
        <w:tc>
          <w:tcPr>
            <w:tcW w:w="699" w:type="dxa"/>
            <w:tcPrChange w:id="6677" w:author="Антон Смирнов" w:date="2023-05-25T13:48:00Z">
              <w:tcPr>
                <w:tcW w:w="682" w:type="dxa"/>
              </w:tcPr>
            </w:tcPrChange>
          </w:tcPr>
          <w:p w14:paraId="2039B255" w14:textId="77777777" w:rsidR="00FD588A" w:rsidRPr="007F6A26" w:rsidRDefault="00FD588A" w:rsidP="00FD588A">
            <w:pPr>
              <w:pStyle w:val="a0"/>
              <w:ind w:firstLine="0"/>
              <w:rPr>
                <w:ins w:id="6678" w:author="Антон Смирнов" w:date="2023-05-25T13:43:00Z"/>
              </w:rPr>
            </w:pPr>
            <w:ins w:id="6679" w:author="Антон Смирнов" w:date="2023-05-25T13:43:00Z">
              <w:r w:rsidRPr="007F6A26">
                <w:t>0,01</w:t>
              </w:r>
            </w:ins>
          </w:p>
        </w:tc>
        <w:tc>
          <w:tcPr>
            <w:tcW w:w="875" w:type="dxa"/>
            <w:tcPrChange w:id="6680" w:author="Антон Смирнов" w:date="2023-05-25T13:48:00Z">
              <w:tcPr>
                <w:tcW w:w="809" w:type="dxa"/>
              </w:tcPr>
            </w:tcPrChange>
          </w:tcPr>
          <w:p w14:paraId="607B2A3D" w14:textId="77777777" w:rsidR="00FD588A" w:rsidRPr="007F6A26" w:rsidRDefault="00FD588A" w:rsidP="00FD588A">
            <w:pPr>
              <w:pStyle w:val="a0"/>
              <w:ind w:firstLine="0"/>
              <w:rPr>
                <w:ins w:id="6681" w:author="Антон Смирнов" w:date="2023-05-25T13:43:00Z"/>
              </w:rPr>
            </w:pPr>
            <w:ins w:id="6682" w:author="Антон Смирнов" w:date="2023-05-25T13:43:00Z">
              <w:r w:rsidRPr="007F6A26">
                <w:t>0,05</w:t>
              </w:r>
            </w:ins>
          </w:p>
        </w:tc>
      </w:tr>
      <w:tr w:rsidR="00FD588A" w:rsidRPr="007F6A26" w14:paraId="04F59F4E" w14:textId="77777777" w:rsidTr="00FD588A">
        <w:trPr>
          <w:ins w:id="6683" w:author="Антон Смирнов" w:date="2023-05-25T13:43:00Z"/>
        </w:trPr>
        <w:tc>
          <w:tcPr>
            <w:tcW w:w="1182" w:type="dxa"/>
            <w:tcPrChange w:id="6684" w:author="Антон Смирнов" w:date="2023-05-25T13:48:00Z">
              <w:tcPr>
                <w:tcW w:w="1147" w:type="dxa"/>
              </w:tcPr>
            </w:tcPrChange>
          </w:tcPr>
          <w:p w14:paraId="3C261E25" w14:textId="64D0F45A" w:rsidR="00FD588A" w:rsidRPr="007F6A26" w:rsidRDefault="00FD588A" w:rsidP="00FD588A">
            <w:pPr>
              <w:pStyle w:val="a0"/>
              <w:ind w:firstLine="0"/>
              <w:rPr>
                <w:ins w:id="6685" w:author="Антон Смирнов" w:date="2023-05-25T13:43:00Z"/>
              </w:rPr>
            </w:pPr>
            <w:ins w:id="6686" w:author="Антон Смирнов" w:date="2023-05-25T13:43:00Z">
              <w:r w:rsidRPr="007F6A26">
                <w:t>A*30:04</w:t>
              </w:r>
            </w:ins>
          </w:p>
        </w:tc>
        <w:tc>
          <w:tcPr>
            <w:tcW w:w="814" w:type="dxa"/>
            <w:tcPrChange w:id="6687" w:author="Антон Смирнов" w:date="2023-05-25T13:48:00Z">
              <w:tcPr>
                <w:tcW w:w="1088" w:type="dxa"/>
              </w:tcPr>
            </w:tcPrChange>
          </w:tcPr>
          <w:p w14:paraId="1D5F4271" w14:textId="77777777" w:rsidR="00FD588A" w:rsidRPr="007F6A26" w:rsidRDefault="00FD588A" w:rsidP="00FD588A">
            <w:pPr>
              <w:pStyle w:val="a0"/>
              <w:ind w:firstLine="0"/>
              <w:rPr>
                <w:ins w:id="6688" w:author="Антон Смирнов" w:date="2023-05-25T13:43:00Z"/>
              </w:rPr>
            </w:pPr>
            <w:ins w:id="6689" w:author="Антон Смирнов" w:date="2023-05-25T13:43:00Z">
              <w:r w:rsidRPr="007F6A26">
                <w:t>0,88</w:t>
              </w:r>
            </w:ins>
          </w:p>
        </w:tc>
        <w:tc>
          <w:tcPr>
            <w:tcW w:w="699" w:type="dxa"/>
            <w:tcPrChange w:id="6690" w:author="Антон Смирнов" w:date="2023-05-25T13:48:00Z">
              <w:tcPr>
                <w:tcW w:w="979" w:type="dxa"/>
              </w:tcPr>
            </w:tcPrChange>
          </w:tcPr>
          <w:p w14:paraId="6A84AA16" w14:textId="77777777" w:rsidR="00FD588A" w:rsidRPr="007F6A26" w:rsidRDefault="00FD588A" w:rsidP="00FD588A">
            <w:pPr>
              <w:pStyle w:val="a0"/>
              <w:ind w:firstLine="0"/>
              <w:rPr>
                <w:ins w:id="6691" w:author="Антон Смирнов" w:date="2023-05-25T13:43:00Z"/>
              </w:rPr>
            </w:pPr>
            <w:ins w:id="6692" w:author="Антон Смирнов" w:date="2023-05-25T13:43:00Z">
              <w:r w:rsidRPr="007F6A26">
                <w:t>0,15</w:t>
              </w:r>
            </w:ins>
          </w:p>
        </w:tc>
        <w:tc>
          <w:tcPr>
            <w:tcW w:w="1241" w:type="dxa"/>
            <w:tcPrChange w:id="6693" w:author="Антон Смирнов" w:date="2023-05-25T13:48:00Z">
              <w:tcPr>
                <w:tcW w:w="1606" w:type="dxa"/>
              </w:tcPr>
            </w:tcPrChange>
          </w:tcPr>
          <w:p w14:paraId="7E7E014E" w14:textId="77777777" w:rsidR="00FD588A" w:rsidRPr="007F6A26" w:rsidRDefault="00FD588A" w:rsidP="00FD588A">
            <w:pPr>
              <w:pStyle w:val="a0"/>
              <w:ind w:firstLine="0"/>
              <w:rPr>
                <w:ins w:id="6694" w:author="Антон Смирнов" w:date="2023-05-25T13:43:00Z"/>
              </w:rPr>
            </w:pPr>
            <w:ins w:id="6695" w:author="Антон Смирнов" w:date="2023-05-25T13:43:00Z">
              <w:r w:rsidRPr="007F6A26">
                <w:t>0,8</w:t>
              </w:r>
            </w:ins>
          </w:p>
        </w:tc>
        <w:tc>
          <w:tcPr>
            <w:tcW w:w="1966" w:type="dxa"/>
            <w:tcPrChange w:id="6696" w:author="Антон Смирнов" w:date="2023-05-25T13:48:00Z">
              <w:tcPr>
                <w:tcW w:w="1298" w:type="dxa"/>
              </w:tcPr>
            </w:tcPrChange>
          </w:tcPr>
          <w:p w14:paraId="4304FC15" w14:textId="77777777" w:rsidR="00FD588A" w:rsidRPr="007F6A26" w:rsidRDefault="00FD588A" w:rsidP="00FD588A">
            <w:pPr>
              <w:pStyle w:val="a0"/>
              <w:ind w:firstLine="0"/>
              <w:rPr>
                <w:ins w:id="6697" w:author="Антон Смирнов" w:date="2023-05-25T13:43:00Z"/>
              </w:rPr>
            </w:pPr>
            <w:ins w:id="6698" w:author="Антон Смирнов" w:date="2023-05-25T13:43:00Z">
              <w:r w:rsidRPr="007F6A26">
                <w:t>0,93</w:t>
              </w:r>
            </w:ins>
          </w:p>
        </w:tc>
        <w:tc>
          <w:tcPr>
            <w:tcW w:w="1395" w:type="dxa"/>
            <w:tcPrChange w:id="6699" w:author="Антон Смирнов" w:date="2023-05-25T13:48:00Z">
              <w:tcPr>
                <w:tcW w:w="1279" w:type="dxa"/>
              </w:tcPr>
            </w:tcPrChange>
          </w:tcPr>
          <w:p w14:paraId="31477717" w14:textId="77777777" w:rsidR="00FD588A" w:rsidRPr="007F6A26" w:rsidRDefault="00FD588A" w:rsidP="00FD588A">
            <w:pPr>
              <w:pStyle w:val="a0"/>
              <w:ind w:firstLine="0"/>
              <w:rPr>
                <w:ins w:id="6700" w:author="Антон Смирнов" w:date="2023-05-25T13:43:00Z"/>
              </w:rPr>
            </w:pPr>
            <w:ins w:id="6701" w:author="Антон Смирнов" w:date="2023-05-25T13:43:00Z">
              <w:r w:rsidRPr="007F6A26">
                <w:t>0,93</w:t>
              </w:r>
            </w:ins>
          </w:p>
        </w:tc>
        <w:tc>
          <w:tcPr>
            <w:tcW w:w="699" w:type="dxa"/>
            <w:tcPrChange w:id="6702" w:author="Антон Смирнов" w:date="2023-05-25T13:48:00Z">
              <w:tcPr>
                <w:tcW w:w="682" w:type="dxa"/>
              </w:tcPr>
            </w:tcPrChange>
          </w:tcPr>
          <w:p w14:paraId="1DB06F72" w14:textId="77777777" w:rsidR="00FD588A" w:rsidRPr="007F6A26" w:rsidRDefault="00FD588A" w:rsidP="00FD588A">
            <w:pPr>
              <w:pStyle w:val="a0"/>
              <w:ind w:firstLine="0"/>
              <w:rPr>
                <w:ins w:id="6703" w:author="Антон Смирнов" w:date="2023-05-25T13:43:00Z"/>
              </w:rPr>
            </w:pPr>
            <w:ins w:id="6704" w:author="Антон Смирнов" w:date="2023-05-25T13:43:00Z">
              <w:r w:rsidRPr="007F6A26">
                <w:t>0,86</w:t>
              </w:r>
            </w:ins>
          </w:p>
        </w:tc>
        <w:tc>
          <w:tcPr>
            <w:tcW w:w="699" w:type="dxa"/>
            <w:tcPrChange w:id="6705" w:author="Антон Смирнов" w:date="2023-05-25T13:48:00Z">
              <w:tcPr>
                <w:tcW w:w="682" w:type="dxa"/>
              </w:tcPr>
            </w:tcPrChange>
          </w:tcPr>
          <w:p w14:paraId="14B023D6" w14:textId="77777777" w:rsidR="00FD588A" w:rsidRPr="007F6A26" w:rsidRDefault="00FD588A" w:rsidP="00FD588A">
            <w:pPr>
              <w:pStyle w:val="a0"/>
              <w:ind w:firstLine="0"/>
              <w:rPr>
                <w:ins w:id="6706" w:author="Антон Смирнов" w:date="2023-05-25T13:43:00Z"/>
              </w:rPr>
            </w:pPr>
            <w:ins w:id="6707" w:author="Антон Смирнов" w:date="2023-05-25T13:43:00Z">
              <w:r w:rsidRPr="007F6A26">
                <w:t>0,02</w:t>
              </w:r>
            </w:ins>
          </w:p>
        </w:tc>
        <w:tc>
          <w:tcPr>
            <w:tcW w:w="875" w:type="dxa"/>
            <w:tcPrChange w:id="6708" w:author="Антон Смирнов" w:date="2023-05-25T13:48:00Z">
              <w:tcPr>
                <w:tcW w:w="809" w:type="dxa"/>
              </w:tcPr>
            </w:tcPrChange>
          </w:tcPr>
          <w:p w14:paraId="445B7DCB" w14:textId="77777777" w:rsidR="00FD588A" w:rsidRPr="007F6A26" w:rsidRDefault="00FD588A" w:rsidP="00FD588A">
            <w:pPr>
              <w:pStyle w:val="a0"/>
              <w:ind w:firstLine="0"/>
              <w:rPr>
                <w:ins w:id="6709" w:author="Антон Смирнов" w:date="2023-05-25T13:43:00Z"/>
              </w:rPr>
            </w:pPr>
            <w:ins w:id="6710" w:author="Антон Смирнов" w:date="2023-05-25T13:43:00Z">
              <w:r w:rsidRPr="007F6A26">
                <w:t>0,03</w:t>
              </w:r>
            </w:ins>
          </w:p>
        </w:tc>
      </w:tr>
      <w:tr w:rsidR="00FD588A" w:rsidRPr="007F6A26" w14:paraId="3F19C3F0" w14:textId="77777777" w:rsidTr="00FD588A">
        <w:trPr>
          <w:ins w:id="6711" w:author="Антон Смирнов" w:date="2023-05-25T13:43:00Z"/>
        </w:trPr>
        <w:tc>
          <w:tcPr>
            <w:tcW w:w="1182" w:type="dxa"/>
            <w:tcPrChange w:id="6712" w:author="Антон Смирнов" w:date="2023-05-25T13:48:00Z">
              <w:tcPr>
                <w:tcW w:w="1147" w:type="dxa"/>
              </w:tcPr>
            </w:tcPrChange>
          </w:tcPr>
          <w:p w14:paraId="5DED1C8C" w14:textId="3F3B14AF" w:rsidR="00FD588A" w:rsidRPr="007F6A26" w:rsidRDefault="00FD588A" w:rsidP="00FD588A">
            <w:pPr>
              <w:pStyle w:val="a0"/>
              <w:ind w:firstLine="0"/>
              <w:rPr>
                <w:ins w:id="6713" w:author="Антон Смирнов" w:date="2023-05-25T13:43:00Z"/>
              </w:rPr>
            </w:pPr>
            <w:ins w:id="6714" w:author="Антон Смирнов" w:date="2023-05-25T13:43:00Z">
              <w:r w:rsidRPr="007F6A26">
                <w:t>B*40:13</w:t>
              </w:r>
            </w:ins>
          </w:p>
        </w:tc>
        <w:tc>
          <w:tcPr>
            <w:tcW w:w="814" w:type="dxa"/>
            <w:tcPrChange w:id="6715" w:author="Антон Смирнов" w:date="2023-05-25T13:48:00Z">
              <w:tcPr>
                <w:tcW w:w="1088" w:type="dxa"/>
              </w:tcPr>
            </w:tcPrChange>
          </w:tcPr>
          <w:p w14:paraId="6C6CFCF3" w14:textId="77777777" w:rsidR="00FD588A" w:rsidRPr="007F6A26" w:rsidRDefault="00FD588A" w:rsidP="00FD588A">
            <w:pPr>
              <w:pStyle w:val="a0"/>
              <w:ind w:firstLine="0"/>
              <w:rPr>
                <w:ins w:id="6716" w:author="Антон Смирнов" w:date="2023-05-25T13:43:00Z"/>
              </w:rPr>
            </w:pPr>
            <w:ins w:id="6717" w:author="Антон Смирнов" w:date="2023-05-25T13:43:00Z">
              <w:r w:rsidRPr="007F6A26">
                <w:t>0,88</w:t>
              </w:r>
            </w:ins>
          </w:p>
        </w:tc>
        <w:tc>
          <w:tcPr>
            <w:tcW w:w="699" w:type="dxa"/>
            <w:tcPrChange w:id="6718" w:author="Антон Смирнов" w:date="2023-05-25T13:48:00Z">
              <w:tcPr>
                <w:tcW w:w="979" w:type="dxa"/>
              </w:tcPr>
            </w:tcPrChange>
          </w:tcPr>
          <w:p w14:paraId="2C30EB2B" w14:textId="77777777" w:rsidR="00FD588A" w:rsidRPr="007F6A26" w:rsidRDefault="00FD588A" w:rsidP="00FD588A">
            <w:pPr>
              <w:pStyle w:val="a0"/>
              <w:ind w:firstLine="0"/>
              <w:rPr>
                <w:ins w:id="6719" w:author="Антон Смирнов" w:date="2023-05-25T13:43:00Z"/>
              </w:rPr>
            </w:pPr>
            <w:ins w:id="6720" w:author="Антон Смирнов" w:date="2023-05-25T13:43:00Z">
              <w:r w:rsidRPr="007F6A26">
                <w:t>0,14</w:t>
              </w:r>
            </w:ins>
          </w:p>
        </w:tc>
        <w:tc>
          <w:tcPr>
            <w:tcW w:w="1241" w:type="dxa"/>
            <w:tcPrChange w:id="6721" w:author="Антон Смирнов" w:date="2023-05-25T13:48:00Z">
              <w:tcPr>
                <w:tcW w:w="1606" w:type="dxa"/>
              </w:tcPr>
            </w:tcPrChange>
          </w:tcPr>
          <w:p w14:paraId="6BBA91E2" w14:textId="77777777" w:rsidR="00FD588A" w:rsidRPr="007F6A26" w:rsidRDefault="00FD588A" w:rsidP="00FD588A">
            <w:pPr>
              <w:pStyle w:val="a0"/>
              <w:ind w:firstLine="0"/>
              <w:rPr>
                <w:ins w:id="6722" w:author="Антон Смирнов" w:date="2023-05-25T13:43:00Z"/>
              </w:rPr>
            </w:pPr>
            <w:ins w:id="6723" w:author="Антон Смирнов" w:date="2023-05-25T13:43:00Z">
              <w:r w:rsidRPr="007F6A26">
                <w:t>0,81</w:t>
              </w:r>
            </w:ins>
          </w:p>
        </w:tc>
        <w:tc>
          <w:tcPr>
            <w:tcW w:w="1966" w:type="dxa"/>
            <w:tcPrChange w:id="6724" w:author="Антон Смирнов" w:date="2023-05-25T13:48:00Z">
              <w:tcPr>
                <w:tcW w:w="1298" w:type="dxa"/>
              </w:tcPr>
            </w:tcPrChange>
          </w:tcPr>
          <w:p w14:paraId="6F7B6CF5" w14:textId="77777777" w:rsidR="00FD588A" w:rsidRPr="007F6A26" w:rsidRDefault="00FD588A" w:rsidP="00FD588A">
            <w:pPr>
              <w:pStyle w:val="a0"/>
              <w:ind w:firstLine="0"/>
              <w:rPr>
                <w:ins w:id="6725" w:author="Антон Смирнов" w:date="2023-05-25T13:43:00Z"/>
              </w:rPr>
            </w:pPr>
            <w:ins w:id="6726" w:author="Антон Смирнов" w:date="2023-05-25T13:43:00Z">
              <w:r w:rsidRPr="007F6A26">
                <w:t>0,9</w:t>
              </w:r>
            </w:ins>
          </w:p>
        </w:tc>
        <w:tc>
          <w:tcPr>
            <w:tcW w:w="1395" w:type="dxa"/>
            <w:tcPrChange w:id="6727" w:author="Антон Смирнов" w:date="2023-05-25T13:48:00Z">
              <w:tcPr>
                <w:tcW w:w="1279" w:type="dxa"/>
              </w:tcPr>
            </w:tcPrChange>
          </w:tcPr>
          <w:p w14:paraId="6D0FD588" w14:textId="77777777" w:rsidR="00FD588A" w:rsidRPr="007F6A26" w:rsidRDefault="00FD588A" w:rsidP="00FD588A">
            <w:pPr>
              <w:pStyle w:val="a0"/>
              <w:ind w:firstLine="0"/>
              <w:rPr>
                <w:ins w:id="6728" w:author="Антон Смирнов" w:date="2023-05-25T13:43:00Z"/>
              </w:rPr>
            </w:pPr>
            <w:ins w:id="6729" w:author="Антон Смирнов" w:date="2023-05-25T13:43:00Z">
              <w:r w:rsidRPr="007F6A26">
                <w:t>0,9</w:t>
              </w:r>
            </w:ins>
          </w:p>
        </w:tc>
        <w:tc>
          <w:tcPr>
            <w:tcW w:w="699" w:type="dxa"/>
            <w:tcPrChange w:id="6730" w:author="Антон Смирнов" w:date="2023-05-25T13:48:00Z">
              <w:tcPr>
                <w:tcW w:w="682" w:type="dxa"/>
              </w:tcPr>
            </w:tcPrChange>
          </w:tcPr>
          <w:p w14:paraId="137FBD37" w14:textId="77777777" w:rsidR="00FD588A" w:rsidRPr="007F6A26" w:rsidRDefault="00FD588A" w:rsidP="00FD588A">
            <w:pPr>
              <w:pStyle w:val="a0"/>
              <w:ind w:firstLine="0"/>
              <w:rPr>
                <w:ins w:id="6731" w:author="Антон Смирнов" w:date="2023-05-25T13:43:00Z"/>
              </w:rPr>
            </w:pPr>
            <w:ins w:id="6732" w:author="Антон Смирнов" w:date="2023-05-25T13:43:00Z">
              <w:r w:rsidRPr="007F6A26">
                <w:t>0,85</w:t>
              </w:r>
            </w:ins>
          </w:p>
        </w:tc>
        <w:tc>
          <w:tcPr>
            <w:tcW w:w="699" w:type="dxa"/>
            <w:tcPrChange w:id="6733" w:author="Антон Смирнов" w:date="2023-05-25T13:48:00Z">
              <w:tcPr>
                <w:tcW w:w="682" w:type="dxa"/>
              </w:tcPr>
            </w:tcPrChange>
          </w:tcPr>
          <w:p w14:paraId="268AB5BB" w14:textId="77777777" w:rsidR="00FD588A" w:rsidRPr="007F6A26" w:rsidRDefault="00FD588A" w:rsidP="00FD588A">
            <w:pPr>
              <w:pStyle w:val="a0"/>
              <w:ind w:firstLine="0"/>
              <w:rPr>
                <w:ins w:id="6734" w:author="Антон Смирнов" w:date="2023-05-25T13:43:00Z"/>
              </w:rPr>
            </w:pPr>
            <w:ins w:id="6735" w:author="Антон Смирнов" w:date="2023-05-25T13:43:00Z">
              <w:r w:rsidRPr="007F6A26">
                <w:t>0</w:t>
              </w:r>
            </w:ins>
          </w:p>
        </w:tc>
        <w:tc>
          <w:tcPr>
            <w:tcW w:w="875" w:type="dxa"/>
            <w:tcPrChange w:id="6736" w:author="Антон Смирнов" w:date="2023-05-25T13:48:00Z">
              <w:tcPr>
                <w:tcW w:w="809" w:type="dxa"/>
              </w:tcPr>
            </w:tcPrChange>
          </w:tcPr>
          <w:p w14:paraId="326A9D1A" w14:textId="77777777" w:rsidR="00FD588A" w:rsidRPr="007F6A26" w:rsidRDefault="00FD588A" w:rsidP="00FD588A">
            <w:pPr>
              <w:pStyle w:val="a0"/>
              <w:ind w:firstLine="0"/>
              <w:rPr>
                <w:ins w:id="6737" w:author="Антон Смирнов" w:date="2023-05-25T13:43:00Z"/>
              </w:rPr>
            </w:pPr>
            <w:ins w:id="6738" w:author="Антон Смирнов" w:date="2023-05-25T13:43:00Z">
              <w:r w:rsidRPr="007F6A26">
                <w:t>0,02</w:t>
              </w:r>
            </w:ins>
          </w:p>
        </w:tc>
      </w:tr>
      <w:tr w:rsidR="00FD588A" w:rsidRPr="007F6A26" w14:paraId="386FD454" w14:textId="77777777" w:rsidTr="00FD588A">
        <w:trPr>
          <w:ins w:id="6739" w:author="Антон Смирнов" w:date="2023-05-25T13:43:00Z"/>
        </w:trPr>
        <w:tc>
          <w:tcPr>
            <w:tcW w:w="1182" w:type="dxa"/>
            <w:tcPrChange w:id="6740" w:author="Антон Смирнов" w:date="2023-05-25T13:48:00Z">
              <w:tcPr>
                <w:tcW w:w="1147" w:type="dxa"/>
              </w:tcPr>
            </w:tcPrChange>
          </w:tcPr>
          <w:p w14:paraId="5A7EB1B1" w14:textId="58955E4E" w:rsidR="00FD588A" w:rsidRPr="007F6A26" w:rsidRDefault="00FD588A" w:rsidP="00FD588A">
            <w:pPr>
              <w:pStyle w:val="a0"/>
              <w:ind w:firstLine="0"/>
              <w:rPr>
                <w:ins w:id="6741" w:author="Антон Смирнов" w:date="2023-05-25T13:43:00Z"/>
              </w:rPr>
            </w:pPr>
            <w:ins w:id="6742" w:author="Антон Смирнов" w:date="2023-05-25T13:43:00Z">
              <w:r w:rsidRPr="007F6A26">
                <w:t>A*24:06</w:t>
              </w:r>
            </w:ins>
          </w:p>
        </w:tc>
        <w:tc>
          <w:tcPr>
            <w:tcW w:w="814" w:type="dxa"/>
            <w:tcPrChange w:id="6743" w:author="Антон Смирнов" w:date="2023-05-25T13:48:00Z">
              <w:tcPr>
                <w:tcW w:w="1088" w:type="dxa"/>
              </w:tcPr>
            </w:tcPrChange>
          </w:tcPr>
          <w:p w14:paraId="4973B588" w14:textId="77777777" w:rsidR="00FD588A" w:rsidRPr="007F6A26" w:rsidRDefault="00FD588A" w:rsidP="00FD588A">
            <w:pPr>
              <w:pStyle w:val="a0"/>
              <w:ind w:firstLine="0"/>
              <w:rPr>
                <w:ins w:id="6744" w:author="Антон Смирнов" w:date="2023-05-25T13:43:00Z"/>
              </w:rPr>
            </w:pPr>
            <w:ins w:id="6745" w:author="Антон Смирнов" w:date="2023-05-25T13:43:00Z">
              <w:r w:rsidRPr="007F6A26">
                <w:t>0,88</w:t>
              </w:r>
            </w:ins>
          </w:p>
        </w:tc>
        <w:tc>
          <w:tcPr>
            <w:tcW w:w="699" w:type="dxa"/>
            <w:tcPrChange w:id="6746" w:author="Антон Смирнов" w:date="2023-05-25T13:48:00Z">
              <w:tcPr>
                <w:tcW w:w="979" w:type="dxa"/>
              </w:tcPr>
            </w:tcPrChange>
          </w:tcPr>
          <w:p w14:paraId="77080143" w14:textId="77777777" w:rsidR="00FD588A" w:rsidRPr="007F6A26" w:rsidRDefault="00FD588A" w:rsidP="00FD588A">
            <w:pPr>
              <w:pStyle w:val="a0"/>
              <w:ind w:firstLine="0"/>
              <w:rPr>
                <w:ins w:id="6747" w:author="Антон Смирнов" w:date="2023-05-25T13:43:00Z"/>
              </w:rPr>
            </w:pPr>
            <w:ins w:id="6748" w:author="Антон Смирнов" w:date="2023-05-25T13:43:00Z">
              <w:r w:rsidRPr="007F6A26">
                <w:t>0,11</w:t>
              </w:r>
            </w:ins>
          </w:p>
        </w:tc>
        <w:tc>
          <w:tcPr>
            <w:tcW w:w="1241" w:type="dxa"/>
            <w:tcPrChange w:id="6749" w:author="Антон Смирнов" w:date="2023-05-25T13:48:00Z">
              <w:tcPr>
                <w:tcW w:w="1606" w:type="dxa"/>
              </w:tcPr>
            </w:tcPrChange>
          </w:tcPr>
          <w:p w14:paraId="092565E6" w14:textId="77777777" w:rsidR="00FD588A" w:rsidRPr="007F6A26" w:rsidRDefault="00FD588A" w:rsidP="00FD588A">
            <w:pPr>
              <w:pStyle w:val="a0"/>
              <w:ind w:firstLine="0"/>
              <w:rPr>
                <w:ins w:id="6750" w:author="Антон Смирнов" w:date="2023-05-25T13:43:00Z"/>
              </w:rPr>
            </w:pPr>
            <w:ins w:id="6751" w:author="Антон Смирнов" w:date="2023-05-25T13:43:00Z">
              <w:r w:rsidRPr="007F6A26">
                <w:t>0,81</w:t>
              </w:r>
            </w:ins>
          </w:p>
        </w:tc>
        <w:tc>
          <w:tcPr>
            <w:tcW w:w="1966" w:type="dxa"/>
            <w:tcPrChange w:id="6752" w:author="Антон Смирнов" w:date="2023-05-25T13:48:00Z">
              <w:tcPr>
                <w:tcW w:w="1298" w:type="dxa"/>
              </w:tcPr>
            </w:tcPrChange>
          </w:tcPr>
          <w:p w14:paraId="7AC2D416" w14:textId="77777777" w:rsidR="00FD588A" w:rsidRPr="007F6A26" w:rsidRDefault="00FD588A" w:rsidP="00FD588A">
            <w:pPr>
              <w:pStyle w:val="a0"/>
              <w:ind w:firstLine="0"/>
              <w:rPr>
                <w:ins w:id="6753" w:author="Антон Смирнов" w:date="2023-05-25T13:43:00Z"/>
              </w:rPr>
            </w:pPr>
            <w:ins w:id="6754" w:author="Антон Смирнов" w:date="2023-05-25T13:43:00Z">
              <w:r w:rsidRPr="007F6A26">
                <w:t>0,89</w:t>
              </w:r>
            </w:ins>
          </w:p>
        </w:tc>
        <w:tc>
          <w:tcPr>
            <w:tcW w:w="1395" w:type="dxa"/>
            <w:tcPrChange w:id="6755" w:author="Антон Смирнов" w:date="2023-05-25T13:48:00Z">
              <w:tcPr>
                <w:tcW w:w="1279" w:type="dxa"/>
              </w:tcPr>
            </w:tcPrChange>
          </w:tcPr>
          <w:p w14:paraId="1F4F3E4A" w14:textId="77777777" w:rsidR="00FD588A" w:rsidRPr="007F6A26" w:rsidRDefault="00FD588A" w:rsidP="00FD588A">
            <w:pPr>
              <w:pStyle w:val="a0"/>
              <w:ind w:firstLine="0"/>
              <w:rPr>
                <w:ins w:id="6756" w:author="Антон Смирнов" w:date="2023-05-25T13:43:00Z"/>
              </w:rPr>
            </w:pPr>
            <w:ins w:id="6757" w:author="Антон Смирнов" w:date="2023-05-25T13:43:00Z">
              <w:r w:rsidRPr="007F6A26">
                <w:t>0,89</w:t>
              </w:r>
            </w:ins>
          </w:p>
        </w:tc>
        <w:tc>
          <w:tcPr>
            <w:tcW w:w="699" w:type="dxa"/>
            <w:tcPrChange w:id="6758" w:author="Антон Смирнов" w:date="2023-05-25T13:48:00Z">
              <w:tcPr>
                <w:tcW w:w="682" w:type="dxa"/>
              </w:tcPr>
            </w:tcPrChange>
          </w:tcPr>
          <w:p w14:paraId="3E155EBF" w14:textId="77777777" w:rsidR="00FD588A" w:rsidRPr="007F6A26" w:rsidRDefault="00FD588A" w:rsidP="00FD588A">
            <w:pPr>
              <w:pStyle w:val="a0"/>
              <w:ind w:firstLine="0"/>
              <w:rPr>
                <w:ins w:id="6759" w:author="Антон Смирнов" w:date="2023-05-25T13:43:00Z"/>
              </w:rPr>
            </w:pPr>
            <w:ins w:id="6760" w:author="Антон Смирнов" w:date="2023-05-25T13:43:00Z">
              <w:r w:rsidRPr="007F6A26">
                <w:t>0,85</w:t>
              </w:r>
            </w:ins>
          </w:p>
        </w:tc>
        <w:tc>
          <w:tcPr>
            <w:tcW w:w="699" w:type="dxa"/>
            <w:tcPrChange w:id="6761" w:author="Антон Смирнов" w:date="2023-05-25T13:48:00Z">
              <w:tcPr>
                <w:tcW w:w="682" w:type="dxa"/>
              </w:tcPr>
            </w:tcPrChange>
          </w:tcPr>
          <w:p w14:paraId="54E09243" w14:textId="77777777" w:rsidR="00FD588A" w:rsidRPr="007F6A26" w:rsidRDefault="00FD588A" w:rsidP="00FD588A">
            <w:pPr>
              <w:pStyle w:val="a0"/>
              <w:ind w:firstLine="0"/>
              <w:rPr>
                <w:ins w:id="6762" w:author="Антон Смирнов" w:date="2023-05-25T13:43:00Z"/>
              </w:rPr>
            </w:pPr>
            <w:ins w:id="6763" w:author="Антон Смирнов" w:date="2023-05-25T13:43:00Z">
              <w:r w:rsidRPr="007F6A26">
                <w:t>0,02</w:t>
              </w:r>
            </w:ins>
          </w:p>
        </w:tc>
        <w:tc>
          <w:tcPr>
            <w:tcW w:w="875" w:type="dxa"/>
            <w:tcPrChange w:id="6764" w:author="Антон Смирнов" w:date="2023-05-25T13:48:00Z">
              <w:tcPr>
                <w:tcW w:w="809" w:type="dxa"/>
              </w:tcPr>
            </w:tcPrChange>
          </w:tcPr>
          <w:p w14:paraId="4657FC1E" w14:textId="77777777" w:rsidR="00FD588A" w:rsidRPr="007F6A26" w:rsidRDefault="00FD588A" w:rsidP="00FD588A">
            <w:pPr>
              <w:pStyle w:val="a0"/>
              <w:ind w:firstLine="0"/>
              <w:rPr>
                <w:ins w:id="6765" w:author="Антон Смирнов" w:date="2023-05-25T13:43:00Z"/>
              </w:rPr>
            </w:pPr>
            <w:ins w:id="6766" w:author="Антон Смирнов" w:date="2023-05-25T13:43:00Z">
              <w:r w:rsidRPr="007F6A26">
                <w:t>0,06</w:t>
              </w:r>
            </w:ins>
          </w:p>
        </w:tc>
      </w:tr>
      <w:tr w:rsidR="00FD588A" w:rsidRPr="007F6A26" w14:paraId="1AF25F03" w14:textId="77777777" w:rsidTr="00FD588A">
        <w:trPr>
          <w:ins w:id="6767" w:author="Антон Смирнов" w:date="2023-05-25T13:43:00Z"/>
        </w:trPr>
        <w:tc>
          <w:tcPr>
            <w:tcW w:w="1182" w:type="dxa"/>
            <w:tcPrChange w:id="6768" w:author="Антон Смирнов" w:date="2023-05-25T13:48:00Z">
              <w:tcPr>
                <w:tcW w:w="1147" w:type="dxa"/>
              </w:tcPr>
            </w:tcPrChange>
          </w:tcPr>
          <w:p w14:paraId="353174A8" w14:textId="754FC347" w:rsidR="00FD588A" w:rsidRPr="007F6A26" w:rsidRDefault="00FD588A" w:rsidP="00FD588A">
            <w:pPr>
              <w:pStyle w:val="a0"/>
              <w:ind w:firstLine="0"/>
              <w:rPr>
                <w:ins w:id="6769" w:author="Антон Смирнов" w:date="2023-05-25T13:43:00Z"/>
              </w:rPr>
            </w:pPr>
            <w:ins w:id="6770" w:author="Антон Смирнов" w:date="2023-05-25T13:43:00Z">
              <w:r w:rsidRPr="007F6A26">
                <w:lastRenderedPageBreak/>
                <w:t>B*15:08</w:t>
              </w:r>
            </w:ins>
          </w:p>
        </w:tc>
        <w:tc>
          <w:tcPr>
            <w:tcW w:w="814" w:type="dxa"/>
            <w:tcPrChange w:id="6771" w:author="Антон Смирнов" w:date="2023-05-25T13:48:00Z">
              <w:tcPr>
                <w:tcW w:w="1088" w:type="dxa"/>
              </w:tcPr>
            </w:tcPrChange>
          </w:tcPr>
          <w:p w14:paraId="45551837" w14:textId="77777777" w:rsidR="00FD588A" w:rsidRPr="007F6A26" w:rsidRDefault="00FD588A" w:rsidP="00FD588A">
            <w:pPr>
              <w:pStyle w:val="a0"/>
              <w:ind w:firstLine="0"/>
              <w:rPr>
                <w:ins w:id="6772" w:author="Антон Смирнов" w:date="2023-05-25T13:43:00Z"/>
              </w:rPr>
            </w:pPr>
            <w:ins w:id="6773" w:author="Антон Смирнов" w:date="2023-05-25T13:43:00Z">
              <w:r w:rsidRPr="007F6A26">
                <w:t>0,88</w:t>
              </w:r>
            </w:ins>
          </w:p>
        </w:tc>
        <w:tc>
          <w:tcPr>
            <w:tcW w:w="699" w:type="dxa"/>
            <w:tcPrChange w:id="6774" w:author="Антон Смирнов" w:date="2023-05-25T13:48:00Z">
              <w:tcPr>
                <w:tcW w:w="979" w:type="dxa"/>
              </w:tcPr>
            </w:tcPrChange>
          </w:tcPr>
          <w:p w14:paraId="6C8EBEE2" w14:textId="77777777" w:rsidR="00FD588A" w:rsidRPr="007F6A26" w:rsidRDefault="00FD588A" w:rsidP="00FD588A">
            <w:pPr>
              <w:pStyle w:val="a0"/>
              <w:ind w:firstLine="0"/>
              <w:rPr>
                <w:ins w:id="6775" w:author="Антон Смирнов" w:date="2023-05-25T13:43:00Z"/>
              </w:rPr>
            </w:pPr>
            <w:ins w:id="6776" w:author="Антон Смирнов" w:date="2023-05-25T13:43:00Z">
              <w:r w:rsidRPr="007F6A26">
                <w:t>0,15</w:t>
              </w:r>
            </w:ins>
          </w:p>
        </w:tc>
        <w:tc>
          <w:tcPr>
            <w:tcW w:w="1241" w:type="dxa"/>
            <w:tcPrChange w:id="6777" w:author="Антон Смирнов" w:date="2023-05-25T13:48:00Z">
              <w:tcPr>
                <w:tcW w:w="1606" w:type="dxa"/>
              </w:tcPr>
            </w:tcPrChange>
          </w:tcPr>
          <w:p w14:paraId="3B3DDA30" w14:textId="77777777" w:rsidR="00FD588A" w:rsidRPr="007F6A26" w:rsidRDefault="00FD588A" w:rsidP="00FD588A">
            <w:pPr>
              <w:pStyle w:val="a0"/>
              <w:ind w:firstLine="0"/>
              <w:rPr>
                <w:ins w:id="6778" w:author="Антон Смирнов" w:date="2023-05-25T13:43:00Z"/>
              </w:rPr>
            </w:pPr>
            <w:ins w:id="6779" w:author="Антон Смирнов" w:date="2023-05-25T13:43:00Z">
              <w:r w:rsidRPr="007F6A26">
                <w:t>0,79</w:t>
              </w:r>
            </w:ins>
          </w:p>
        </w:tc>
        <w:tc>
          <w:tcPr>
            <w:tcW w:w="1966" w:type="dxa"/>
            <w:tcPrChange w:id="6780" w:author="Антон Смирнов" w:date="2023-05-25T13:48:00Z">
              <w:tcPr>
                <w:tcW w:w="1298" w:type="dxa"/>
              </w:tcPr>
            </w:tcPrChange>
          </w:tcPr>
          <w:p w14:paraId="4EE84777" w14:textId="77777777" w:rsidR="00FD588A" w:rsidRPr="007F6A26" w:rsidRDefault="00FD588A" w:rsidP="00FD588A">
            <w:pPr>
              <w:pStyle w:val="a0"/>
              <w:ind w:firstLine="0"/>
              <w:rPr>
                <w:ins w:id="6781" w:author="Антон Смирнов" w:date="2023-05-25T13:43:00Z"/>
              </w:rPr>
            </w:pPr>
            <w:ins w:id="6782" w:author="Антон Смирнов" w:date="2023-05-25T13:43:00Z">
              <w:r w:rsidRPr="007F6A26">
                <w:t>0,93</w:t>
              </w:r>
            </w:ins>
          </w:p>
        </w:tc>
        <w:tc>
          <w:tcPr>
            <w:tcW w:w="1395" w:type="dxa"/>
            <w:tcPrChange w:id="6783" w:author="Антон Смирнов" w:date="2023-05-25T13:48:00Z">
              <w:tcPr>
                <w:tcW w:w="1279" w:type="dxa"/>
              </w:tcPr>
            </w:tcPrChange>
          </w:tcPr>
          <w:p w14:paraId="400A8CE0" w14:textId="77777777" w:rsidR="00FD588A" w:rsidRPr="007F6A26" w:rsidRDefault="00FD588A" w:rsidP="00FD588A">
            <w:pPr>
              <w:pStyle w:val="a0"/>
              <w:ind w:firstLine="0"/>
              <w:rPr>
                <w:ins w:id="6784" w:author="Антон Смирнов" w:date="2023-05-25T13:43:00Z"/>
              </w:rPr>
            </w:pPr>
            <w:ins w:id="6785" w:author="Антон Смирнов" w:date="2023-05-25T13:43:00Z">
              <w:r w:rsidRPr="007F6A26">
                <w:t>0,93</w:t>
              </w:r>
            </w:ins>
          </w:p>
        </w:tc>
        <w:tc>
          <w:tcPr>
            <w:tcW w:w="699" w:type="dxa"/>
            <w:tcPrChange w:id="6786" w:author="Антон Смирнов" w:date="2023-05-25T13:48:00Z">
              <w:tcPr>
                <w:tcW w:w="682" w:type="dxa"/>
              </w:tcPr>
            </w:tcPrChange>
          </w:tcPr>
          <w:p w14:paraId="6FCB55BF" w14:textId="77777777" w:rsidR="00FD588A" w:rsidRPr="007F6A26" w:rsidRDefault="00FD588A" w:rsidP="00FD588A">
            <w:pPr>
              <w:pStyle w:val="a0"/>
              <w:ind w:firstLine="0"/>
              <w:rPr>
                <w:ins w:id="6787" w:author="Антон Смирнов" w:date="2023-05-25T13:43:00Z"/>
              </w:rPr>
            </w:pPr>
            <w:ins w:id="6788" w:author="Антон Смирнов" w:date="2023-05-25T13:43:00Z">
              <w:r w:rsidRPr="007F6A26">
                <w:t>0,86</w:t>
              </w:r>
            </w:ins>
          </w:p>
        </w:tc>
        <w:tc>
          <w:tcPr>
            <w:tcW w:w="699" w:type="dxa"/>
            <w:tcPrChange w:id="6789" w:author="Антон Смирнов" w:date="2023-05-25T13:48:00Z">
              <w:tcPr>
                <w:tcW w:w="682" w:type="dxa"/>
              </w:tcPr>
            </w:tcPrChange>
          </w:tcPr>
          <w:p w14:paraId="66A58190" w14:textId="77777777" w:rsidR="00FD588A" w:rsidRPr="007F6A26" w:rsidRDefault="00FD588A" w:rsidP="00FD588A">
            <w:pPr>
              <w:pStyle w:val="a0"/>
              <w:ind w:firstLine="0"/>
              <w:rPr>
                <w:ins w:id="6790" w:author="Антон Смирнов" w:date="2023-05-25T13:43:00Z"/>
              </w:rPr>
            </w:pPr>
            <w:ins w:id="6791" w:author="Антон Смирнов" w:date="2023-05-25T13:43:00Z">
              <w:r w:rsidRPr="007F6A26">
                <w:t>0</w:t>
              </w:r>
            </w:ins>
          </w:p>
        </w:tc>
        <w:tc>
          <w:tcPr>
            <w:tcW w:w="875" w:type="dxa"/>
            <w:tcPrChange w:id="6792" w:author="Антон Смирнов" w:date="2023-05-25T13:48:00Z">
              <w:tcPr>
                <w:tcW w:w="809" w:type="dxa"/>
              </w:tcPr>
            </w:tcPrChange>
          </w:tcPr>
          <w:p w14:paraId="766850D8" w14:textId="77777777" w:rsidR="00FD588A" w:rsidRPr="007F6A26" w:rsidRDefault="00FD588A" w:rsidP="00FD588A">
            <w:pPr>
              <w:pStyle w:val="a0"/>
              <w:ind w:firstLine="0"/>
              <w:rPr>
                <w:ins w:id="6793" w:author="Антон Смирнов" w:date="2023-05-25T13:43:00Z"/>
              </w:rPr>
            </w:pPr>
            <w:ins w:id="6794" w:author="Антон Смирнов" w:date="2023-05-25T13:43:00Z">
              <w:r w:rsidRPr="007F6A26">
                <w:t>0,02</w:t>
              </w:r>
            </w:ins>
          </w:p>
        </w:tc>
      </w:tr>
      <w:tr w:rsidR="00FD588A" w:rsidRPr="007F6A26" w14:paraId="68552BE2" w14:textId="77777777" w:rsidTr="00FD588A">
        <w:trPr>
          <w:ins w:id="6795" w:author="Антон Смирнов" w:date="2023-05-25T13:43:00Z"/>
        </w:trPr>
        <w:tc>
          <w:tcPr>
            <w:tcW w:w="1182" w:type="dxa"/>
            <w:tcPrChange w:id="6796" w:author="Антон Смирнов" w:date="2023-05-25T13:48:00Z">
              <w:tcPr>
                <w:tcW w:w="1147" w:type="dxa"/>
              </w:tcPr>
            </w:tcPrChange>
          </w:tcPr>
          <w:p w14:paraId="5F33C955" w14:textId="10037F0B" w:rsidR="00FD588A" w:rsidRPr="007F6A26" w:rsidRDefault="00FD588A" w:rsidP="00FD588A">
            <w:pPr>
              <w:pStyle w:val="a0"/>
              <w:ind w:firstLine="0"/>
              <w:rPr>
                <w:ins w:id="6797" w:author="Антон Смирнов" w:date="2023-05-25T13:43:00Z"/>
              </w:rPr>
            </w:pPr>
            <w:ins w:id="6798" w:author="Антон Смирнов" w:date="2023-05-25T13:43:00Z">
              <w:r w:rsidRPr="007F6A26">
                <w:t>A*36:01</w:t>
              </w:r>
            </w:ins>
          </w:p>
        </w:tc>
        <w:tc>
          <w:tcPr>
            <w:tcW w:w="814" w:type="dxa"/>
            <w:tcPrChange w:id="6799" w:author="Антон Смирнов" w:date="2023-05-25T13:48:00Z">
              <w:tcPr>
                <w:tcW w:w="1088" w:type="dxa"/>
              </w:tcPr>
            </w:tcPrChange>
          </w:tcPr>
          <w:p w14:paraId="60BFBA83" w14:textId="77777777" w:rsidR="00FD588A" w:rsidRPr="007F6A26" w:rsidRDefault="00FD588A" w:rsidP="00FD588A">
            <w:pPr>
              <w:pStyle w:val="a0"/>
              <w:ind w:firstLine="0"/>
              <w:rPr>
                <w:ins w:id="6800" w:author="Антон Смирнов" w:date="2023-05-25T13:43:00Z"/>
              </w:rPr>
            </w:pPr>
            <w:ins w:id="6801" w:author="Антон Смирнов" w:date="2023-05-25T13:43:00Z">
              <w:r w:rsidRPr="007F6A26">
                <w:t>0,88</w:t>
              </w:r>
            </w:ins>
          </w:p>
        </w:tc>
        <w:tc>
          <w:tcPr>
            <w:tcW w:w="699" w:type="dxa"/>
            <w:tcPrChange w:id="6802" w:author="Антон Смирнов" w:date="2023-05-25T13:48:00Z">
              <w:tcPr>
                <w:tcW w:w="979" w:type="dxa"/>
              </w:tcPr>
            </w:tcPrChange>
          </w:tcPr>
          <w:p w14:paraId="36631E5D" w14:textId="77777777" w:rsidR="00FD588A" w:rsidRPr="007F6A26" w:rsidRDefault="00FD588A" w:rsidP="00FD588A">
            <w:pPr>
              <w:pStyle w:val="a0"/>
              <w:ind w:firstLine="0"/>
              <w:rPr>
                <w:ins w:id="6803" w:author="Антон Смирнов" w:date="2023-05-25T13:43:00Z"/>
              </w:rPr>
            </w:pPr>
            <w:ins w:id="6804" w:author="Антон Смирнов" w:date="2023-05-25T13:43:00Z">
              <w:r w:rsidRPr="007F6A26">
                <w:t>0,01</w:t>
              </w:r>
            </w:ins>
          </w:p>
        </w:tc>
        <w:tc>
          <w:tcPr>
            <w:tcW w:w="1241" w:type="dxa"/>
            <w:tcPrChange w:id="6805" w:author="Антон Смирнов" w:date="2023-05-25T13:48:00Z">
              <w:tcPr>
                <w:tcW w:w="1606" w:type="dxa"/>
              </w:tcPr>
            </w:tcPrChange>
          </w:tcPr>
          <w:p w14:paraId="1390A968" w14:textId="77777777" w:rsidR="00FD588A" w:rsidRPr="007F6A26" w:rsidRDefault="00FD588A" w:rsidP="00FD588A">
            <w:pPr>
              <w:pStyle w:val="a0"/>
              <w:ind w:firstLine="0"/>
              <w:rPr>
                <w:ins w:id="6806" w:author="Антон Смирнов" w:date="2023-05-25T13:43:00Z"/>
              </w:rPr>
            </w:pPr>
            <w:ins w:id="6807" w:author="Антон Смирнов" w:date="2023-05-25T13:43:00Z">
              <w:r w:rsidRPr="007F6A26">
                <w:t>0,84</w:t>
              </w:r>
            </w:ins>
          </w:p>
        </w:tc>
        <w:tc>
          <w:tcPr>
            <w:tcW w:w="1966" w:type="dxa"/>
            <w:tcPrChange w:id="6808" w:author="Антон Смирнов" w:date="2023-05-25T13:48:00Z">
              <w:tcPr>
                <w:tcW w:w="1298" w:type="dxa"/>
              </w:tcPr>
            </w:tcPrChange>
          </w:tcPr>
          <w:p w14:paraId="2FBFC988" w14:textId="77777777" w:rsidR="00FD588A" w:rsidRPr="007F6A26" w:rsidRDefault="00FD588A" w:rsidP="00FD588A">
            <w:pPr>
              <w:pStyle w:val="a0"/>
              <w:ind w:firstLine="0"/>
              <w:rPr>
                <w:ins w:id="6809" w:author="Антон Смирнов" w:date="2023-05-25T13:43:00Z"/>
              </w:rPr>
            </w:pPr>
            <w:ins w:id="6810" w:author="Антон Смирнов" w:date="2023-05-25T13:43:00Z">
              <w:r w:rsidRPr="007F6A26">
                <w:t>0,84</w:t>
              </w:r>
            </w:ins>
          </w:p>
        </w:tc>
        <w:tc>
          <w:tcPr>
            <w:tcW w:w="1395" w:type="dxa"/>
            <w:tcPrChange w:id="6811" w:author="Антон Смирнов" w:date="2023-05-25T13:48:00Z">
              <w:tcPr>
                <w:tcW w:w="1279" w:type="dxa"/>
              </w:tcPr>
            </w:tcPrChange>
          </w:tcPr>
          <w:p w14:paraId="6BA33C92" w14:textId="77777777" w:rsidR="00FD588A" w:rsidRPr="007F6A26" w:rsidRDefault="00FD588A" w:rsidP="00FD588A">
            <w:pPr>
              <w:pStyle w:val="a0"/>
              <w:ind w:firstLine="0"/>
              <w:rPr>
                <w:ins w:id="6812" w:author="Антон Смирнов" w:date="2023-05-25T13:43:00Z"/>
              </w:rPr>
            </w:pPr>
            <w:ins w:id="6813" w:author="Антон Смирнов" w:date="2023-05-25T13:43:00Z">
              <w:r w:rsidRPr="007F6A26">
                <w:t>0,84</w:t>
              </w:r>
            </w:ins>
          </w:p>
        </w:tc>
        <w:tc>
          <w:tcPr>
            <w:tcW w:w="699" w:type="dxa"/>
            <w:tcPrChange w:id="6814" w:author="Антон Смирнов" w:date="2023-05-25T13:48:00Z">
              <w:tcPr>
                <w:tcW w:w="682" w:type="dxa"/>
              </w:tcPr>
            </w:tcPrChange>
          </w:tcPr>
          <w:p w14:paraId="7057A8E5" w14:textId="77777777" w:rsidR="00FD588A" w:rsidRPr="007F6A26" w:rsidRDefault="00FD588A" w:rsidP="00FD588A">
            <w:pPr>
              <w:pStyle w:val="a0"/>
              <w:ind w:firstLine="0"/>
              <w:rPr>
                <w:ins w:id="6815" w:author="Антон Смирнов" w:date="2023-05-25T13:43:00Z"/>
              </w:rPr>
            </w:pPr>
            <w:ins w:id="6816" w:author="Антон Смирнов" w:date="2023-05-25T13:43:00Z">
              <w:r w:rsidRPr="007F6A26">
                <w:t>0,84</w:t>
              </w:r>
            </w:ins>
          </w:p>
        </w:tc>
        <w:tc>
          <w:tcPr>
            <w:tcW w:w="699" w:type="dxa"/>
            <w:tcPrChange w:id="6817" w:author="Антон Смирнов" w:date="2023-05-25T13:48:00Z">
              <w:tcPr>
                <w:tcW w:w="682" w:type="dxa"/>
              </w:tcPr>
            </w:tcPrChange>
          </w:tcPr>
          <w:p w14:paraId="6DF73CC5" w14:textId="77777777" w:rsidR="00FD588A" w:rsidRPr="007F6A26" w:rsidRDefault="00FD588A" w:rsidP="00FD588A">
            <w:pPr>
              <w:pStyle w:val="a0"/>
              <w:ind w:firstLine="0"/>
              <w:rPr>
                <w:ins w:id="6818" w:author="Антон Смирнов" w:date="2023-05-25T13:43:00Z"/>
              </w:rPr>
            </w:pPr>
            <w:ins w:id="6819" w:author="Антон Смирнов" w:date="2023-05-25T13:43:00Z">
              <w:r w:rsidRPr="007F6A26">
                <w:t>0,11</w:t>
              </w:r>
            </w:ins>
          </w:p>
        </w:tc>
        <w:tc>
          <w:tcPr>
            <w:tcW w:w="875" w:type="dxa"/>
            <w:tcPrChange w:id="6820" w:author="Антон Смирнов" w:date="2023-05-25T13:48:00Z">
              <w:tcPr>
                <w:tcW w:w="809" w:type="dxa"/>
              </w:tcPr>
            </w:tcPrChange>
          </w:tcPr>
          <w:p w14:paraId="40E33AD7" w14:textId="77777777" w:rsidR="00FD588A" w:rsidRPr="007F6A26" w:rsidRDefault="00FD588A" w:rsidP="00FD588A">
            <w:pPr>
              <w:pStyle w:val="a0"/>
              <w:ind w:firstLine="0"/>
              <w:rPr>
                <w:ins w:id="6821" w:author="Антон Смирнов" w:date="2023-05-25T13:43:00Z"/>
              </w:rPr>
            </w:pPr>
            <w:ins w:id="6822" w:author="Антон Смирнов" w:date="2023-05-25T13:43:00Z">
              <w:r w:rsidRPr="007F6A26">
                <w:t>0,12</w:t>
              </w:r>
            </w:ins>
          </w:p>
        </w:tc>
      </w:tr>
      <w:tr w:rsidR="00FD588A" w:rsidRPr="007F6A26" w14:paraId="09A3799F" w14:textId="77777777" w:rsidTr="00FD588A">
        <w:trPr>
          <w:ins w:id="6823" w:author="Антон Смирнов" w:date="2023-05-25T13:43:00Z"/>
        </w:trPr>
        <w:tc>
          <w:tcPr>
            <w:tcW w:w="1182" w:type="dxa"/>
            <w:tcPrChange w:id="6824" w:author="Антон Смирнов" w:date="2023-05-25T13:48:00Z">
              <w:tcPr>
                <w:tcW w:w="1147" w:type="dxa"/>
              </w:tcPr>
            </w:tcPrChange>
          </w:tcPr>
          <w:p w14:paraId="26817EE1" w14:textId="712D9366" w:rsidR="00FD588A" w:rsidRPr="007F6A26" w:rsidRDefault="00FD588A" w:rsidP="00FD588A">
            <w:pPr>
              <w:pStyle w:val="a0"/>
              <w:ind w:firstLine="0"/>
              <w:rPr>
                <w:ins w:id="6825" w:author="Антон Смирнов" w:date="2023-05-25T13:43:00Z"/>
              </w:rPr>
            </w:pPr>
            <w:ins w:id="6826" w:author="Антон Смирнов" w:date="2023-05-25T13:43:00Z">
              <w:r w:rsidRPr="007F6A26">
                <w:t>A*26:03</w:t>
              </w:r>
            </w:ins>
          </w:p>
        </w:tc>
        <w:tc>
          <w:tcPr>
            <w:tcW w:w="814" w:type="dxa"/>
            <w:tcPrChange w:id="6827" w:author="Антон Смирнов" w:date="2023-05-25T13:48:00Z">
              <w:tcPr>
                <w:tcW w:w="1088" w:type="dxa"/>
              </w:tcPr>
            </w:tcPrChange>
          </w:tcPr>
          <w:p w14:paraId="50ED484B" w14:textId="77777777" w:rsidR="00FD588A" w:rsidRPr="007F6A26" w:rsidRDefault="00FD588A" w:rsidP="00FD588A">
            <w:pPr>
              <w:pStyle w:val="a0"/>
              <w:ind w:firstLine="0"/>
              <w:rPr>
                <w:ins w:id="6828" w:author="Антон Смирнов" w:date="2023-05-25T13:43:00Z"/>
              </w:rPr>
            </w:pPr>
            <w:ins w:id="6829" w:author="Антон Смирнов" w:date="2023-05-25T13:43:00Z">
              <w:r w:rsidRPr="007F6A26">
                <w:t>0,88</w:t>
              </w:r>
            </w:ins>
          </w:p>
        </w:tc>
        <w:tc>
          <w:tcPr>
            <w:tcW w:w="699" w:type="dxa"/>
            <w:tcPrChange w:id="6830" w:author="Антон Смирнов" w:date="2023-05-25T13:48:00Z">
              <w:tcPr>
                <w:tcW w:w="979" w:type="dxa"/>
              </w:tcPr>
            </w:tcPrChange>
          </w:tcPr>
          <w:p w14:paraId="39FB34D2" w14:textId="77777777" w:rsidR="00FD588A" w:rsidRPr="007F6A26" w:rsidRDefault="00FD588A" w:rsidP="00FD588A">
            <w:pPr>
              <w:pStyle w:val="a0"/>
              <w:ind w:firstLine="0"/>
              <w:rPr>
                <w:ins w:id="6831" w:author="Антон Смирнов" w:date="2023-05-25T13:43:00Z"/>
              </w:rPr>
            </w:pPr>
            <w:ins w:id="6832" w:author="Антон Смирнов" w:date="2023-05-25T13:43:00Z">
              <w:r w:rsidRPr="007F6A26">
                <w:t>0,07</w:t>
              </w:r>
            </w:ins>
          </w:p>
        </w:tc>
        <w:tc>
          <w:tcPr>
            <w:tcW w:w="1241" w:type="dxa"/>
            <w:tcPrChange w:id="6833" w:author="Антон Смирнов" w:date="2023-05-25T13:48:00Z">
              <w:tcPr>
                <w:tcW w:w="1606" w:type="dxa"/>
              </w:tcPr>
            </w:tcPrChange>
          </w:tcPr>
          <w:p w14:paraId="75263261" w14:textId="77777777" w:rsidR="00FD588A" w:rsidRPr="007F6A26" w:rsidRDefault="00FD588A" w:rsidP="00FD588A">
            <w:pPr>
              <w:pStyle w:val="a0"/>
              <w:ind w:firstLine="0"/>
              <w:rPr>
                <w:ins w:id="6834" w:author="Антон Смирнов" w:date="2023-05-25T13:43:00Z"/>
              </w:rPr>
            </w:pPr>
            <w:ins w:id="6835" w:author="Антон Смирнов" w:date="2023-05-25T13:43:00Z">
              <w:r w:rsidRPr="007F6A26">
                <w:t>0,85</w:t>
              </w:r>
            </w:ins>
          </w:p>
        </w:tc>
        <w:tc>
          <w:tcPr>
            <w:tcW w:w="1966" w:type="dxa"/>
            <w:tcPrChange w:id="6836" w:author="Антон Смирнов" w:date="2023-05-25T13:48:00Z">
              <w:tcPr>
                <w:tcW w:w="1298" w:type="dxa"/>
              </w:tcPr>
            </w:tcPrChange>
          </w:tcPr>
          <w:p w14:paraId="5567A820" w14:textId="77777777" w:rsidR="00FD588A" w:rsidRPr="007F6A26" w:rsidRDefault="00FD588A" w:rsidP="00FD588A">
            <w:pPr>
              <w:pStyle w:val="a0"/>
              <w:ind w:firstLine="0"/>
              <w:rPr>
                <w:ins w:id="6837" w:author="Антон Смирнов" w:date="2023-05-25T13:43:00Z"/>
              </w:rPr>
            </w:pPr>
            <w:ins w:id="6838" w:author="Антон Смирнов" w:date="2023-05-25T13:43:00Z">
              <w:r w:rsidRPr="007F6A26">
                <w:t>0,86</w:t>
              </w:r>
            </w:ins>
          </w:p>
        </w:tc>
        <w:tc>
          <w:tcPr>
            <w:tcW w:w="1395" w:type="dxa"/>
            <w:tcPrChange w:id="6839" w:author="Антон Смирнов" w:date="2023-05-25T13:48:00Z">
              <w:tcPr>
                <w:tcW w:w="1279" w:type="dxa"/>
              </w:tcPr>
            </w:tcPrChange>
          </w:tcPr>
          <w:p w14:paraId="04A9BB41" w14:textId="77777777" w:rsidR="00FD588A" w:rsidRPr="007F6A26" w:rsidRDefault="00FD588A" w:rsidP="00FD588A">
            <w:pPr>
              <w:pStyle w:val="a0"/>
              <w:ind w:firstLine="0"/>
              <w:rPr>
                <w:ins w:id="6840" w:author="Антон Смирнов" w:date="2023-05-25T13:43:00Z"/>
              </w:rPr>
            </w:pPr>
            <w:ins w:id="6841" w:author="Антон Смирнов" w:date="2023-05-25T13:43:00Z">
              <w:r w:rsidRPr="007F6A26">
                <w:t>0,86</w:t>
              </w:r>
            </w:ins>
          </w:p>
        </w:tc>
        <w:tc>
          <w:tcPr>
            <w:tcW w:w="699" w:type="dxa"/>
            <w:tcPrChange w:id="6842" w:author="Антон Смирнов" w:date="2023-05-25T13:48:00Z">
              <w:tcPr>
                <w:tcW w:w="682" w:type="dxa"/>
              </w:tcPr>
            </w:tcPrChange>
          </w:tcPr>
          <w:p w14:paraId="7E81681A" w14:textId="77777777" w:rsidR="00FD588A" w:rsidRPr="007F6A26" w:rsidRDefault="00FD588A" w:rsidP="00FD588A">
            <w:pPr>
              <w:pStyle w:val="a0"/>
              <w:ind w:firstLine="0"/>
              <w:rPr>
                <w:ins w:id="6843" w:author="Антон Смирнов" w:date="2023-05-25T13:43:00Z"/>
              </w:rPr>
            </w:pPr>
            <w:ins w:id="6844" w:author="Антон Смирнов" w:date="2023-05-25T13:43:00Z">
              <w:r w:rsidRPr="007F6A26">
                <w:t>0,85</w:t>
              </w:r>
            </w:ins>
          </w:p>
        </w:tc>
        <w:tc>
          <w:tcPr>
            <w:tcW w:w="699" w:type="dxa"/>
            <w:tcPrChange w:id="6845" w:author="Антон Смирнов" w:date="2023-05-25T13:48:00Z">
              <w:tcPr>
                <w:tcW w:w="682" w:type="dxa"/>
              </w:tcPr>
            </w:tcPrChange>
          </w:tcPr>
          <w:p w14:paraId="4583B630" w14:textId="77777777" w:rsidR="00FD588A" w:rsidRPr="007F6A26" w:rsidRDefault="00FD588A" w:rsidP="00FD588A">
            <w:pPr>
              <w:pStyle w:val="a0"/>
              <w:ind w:firstLine="0"/>
              <w:rPr>
                <w:ins w:id="6846" w:author="Антон Смирнов" w:date="2023-05-25T13:43:00Z"/>
              </w:rPr>
            </w:pPr>
            <w:ins w:id="6847" w:author="Антон Смирнов" w:date="2023-05-25T13:43:00Z">
              <w:r w:rsidRPr="007F6A26">
                <w:t>0</w:t>
              </w:r>
            </w:ins>
          </w:p>
        </w:tc>
        <w:tc>
          <w:tcPr>
            <w:tcW w:w="875" w:type="dxa"/>
            <w:tcPrChange w:id="6848" w:author="Антон Смирнов" w:date="2023-05-25T13:48:00Z">
              <w:tcPr>
                <w:tcW w:w="809" w:type="dxa"/>
              </w:tcPr>
            </w:tcPrChange>
          </w:tcPr>
          <w:p w14:paraId="68F13C4E" w14:textId="77777777" w:rsidR="00FD588A" w:rsidRPr="007F6A26" w:rsidRDefault="00FD588A" w:rsidP="00FD588A">
            <w:pPr>
              <w:pStyle w:val="a0"/>
              <w:ind w:firstLine="0"/>
              <w:rPr>
                <w:ins w:id="6849" w:author="Антон Смирнов" w:date="2023-05-25T13:43:00Z"/>
              </w:rPr>
            </w:pPr>
            <w:ins w:id="6850" w:author="Антон Смирнов" w:date="2023-05-25T13:43:00Z">
              <w:r w:rsidRPr="007F6A26">
                <w:t>0,02</w:t>
              </w:r>
            </w:ins>
          </w:p>
        </w:tc>
      </w:tr>
      <w:tr w:rsidR="00FD588A" w:rsidRPr="007F6A26" w14:paraId="071B1779" w14:textId="77777777" w:rsidTr="00FD588A">
        <w:trPr>
          <w:ins w:id="6851" w:author="Антон Смирнов" w:date="2023-05-25T13:43:00Z"/>
        </w:trPr>
        <w:tc>
          <w:tcPr>
            <w:tcW w:w="1182" w:type="dxa"/>
            <w:tcPrChange w:id="6852" w:author="Антон Смирнов" w:date="2023-05-25T13:48:00Z">
              <w:tcPr>
                <w:tcW w:w="1147" w:type="dxa"/>
              </w:tcPr>
            </w:tcPrChange>
          </w:tcPr>
          <w:p w14:paraId="5F7D70D9" w14:textId="7C7C980D" w:rsidR="00FD588A" w:rsidRPr="007F6A26" w:rsidRDefault="00FD588A" w:rsidP="00FD588A">
            <w:pPr>
              <w:pStyle w:val="a0"/>
              <w:ind w:firstLine="0"/>
              <w:rPr>
                <w:ins w:id="6853" w:author="Антон Смирнов" w:date="2023-05-25T13:43:00Z"/>
              </w:rPr>
            </w:pPr>
            <w:ins w:id="6854" w:author="Антон Смирнов" w:date="2023-05-25T13:43:00Z">
              <w:r w:rsidRPr="007F6A26">
                <w:t>A*30:01</w:t>
              </w:r>
            </w:ins>
          </w:p>
        </w:tc>
        <w:tc>
          <w:tcPr>
            <w:tcW w:w="814" w:type="dxa"/>
            <w:tcPrChange w:id="6855" w:author="Антон Смирнов" w:date="2023-05-25T13:48:00Z">
              <w:tcPr>
                <w:tcW w:w="1088" w:type="dxa"/>
              </w:tcPr>
            </w:tcPrChange>
          </w:tcPr>
          <w:p w14:paraId="6A5F157D" w14:textId="77777777" w:rsidR="00FD588A" w:rsidRPr="007F6A26" w:rsidRDefault="00FD588A" w:rsidP="00FD588A">
            <w:pPr>
              <w:pStyle w:val="a0"/>
              <w:ind w:firstLine="0"/>
              <w:rPr>
                <w:ins w:id="6856" w:author="Антон Смирнов" w:date="2023-05-25T13:43:00Z"/>
              </w:rPr>
            </w:pPr>
            <w:ins w:id="6857" w:author="Антон Смирнов" w:date="2023-05-25T13:43:00Z">
              <w:r w:rsidRPr="007F6A26">
                <w:t>0,88</w:t>
              </w:r>
            </w:ins>
          </w:p>
        </w:tc>
        <w:tc>
          <w:tcPr>
            <w:tcW w:w="699" w:type="dxa"/>
            <w:tcPrChange w:id="6858" w:author="Антон Смирнов" w:date="2023-05-25T13:48:00Z">
              <w:tcPr>
                <w:tcW w:w="979" w:type="dxa"/>
              </w:tcPr>
            </w:tcPrChange>
          </w:tcPr>
          <w:p w14:paraId="5CC84263" w14:textId="77777777" w:rsidR="00FD588A" w:rsidRPr="007F6A26" w:rsidRDefault="00FD588A" w:rsidP="00FD588A">
            <w:pPr>
              <w:pStyle w:val="a0"/>
              <w:ind w:firstLine="0"/>
              <w:rPr>
                <w:ins w:id="6859" w:author="Антон Смирнов" w:date="2023-05-25T13:43:00Z"/>
              </w:rPr>
            </w:pPr>
            <w:ins w:id="6860" w:author="Антон Смирнов" w:date="2023-05-25T13:43:00Z">
              <w:r w:rsidRPr="007F6A26">
                <w:t>0,03</w:t>
              </w:r>
            </w:ins>
          </w:p>
        </w:tc>
        <w:tc>
          <w:tcPr>
            <w:tcW w:w="1241" w:type="dxa"/>
            <w:tcPrChange w:id="6861" w:author="Антон Смирнов" w:date="2023-05-25T13:48:00Z">
              <w:tcPr>
                <w:tcW w:w="1606" w:type="dxa"/>
              </w:tcPr>
            </w:tcPrChange>
          </w:tcPr>
          <w:p w14:paraId="09A7B1FA" w14:textId="77777777" w:rsidR="00FD588A" w:rsidRPr="007F6A26" w:rsidRDefault="00FD588A" w:rsidP="00FD588A">
            <w:pPr>
              <w:pStyle w:val="a0"/>
              <w:ind w:firstLine="0"/>
              <w:rPr>
                <w:ins w:id="6862" w:author="Антон Смирнов" w:date="2023-05-25T13:43:00Z"/>
              </w:rPr>
            </w:pPr>
            <w:ins w:id="6863" w:author="Антон Смирнов" w:date="2023-05-25T13:43:00Z">
              <w:r w:rsidRPr="007F6A26">
                <w:t>0,84</w:t>
              </w:r>
            </w:ins>
          </w:p>
        </w:tc>
        <w:tc>
          <w:tcPr>
            <w:tcW w:w="1966" w:type="dxa"/>
            <w:tcPrChange w:id="6864" w:author="Антон Смирнов" w:date="2023-05-25T13:48:00Z">
              <w:tcPr>
                <w:tcW w:w="1298" w:type="dxa"/>
              </w:tcPr>
            </w:tcPrChange>
          </w:tcPr>
          <w:p w14:paraId="0163676A" w14:textId="77777777" w:rsidR="00FD588A" w:rsidRPr="007F6A26" w:rsidRDefault="00FD588A" w:rsidP="00FD588A">
            <w:pPr>
              <w:pStyle w:val="a0"/>
              <w:ind w:firstLine="0"/>
              <w:rPr>
                <w:ins w:id="6865" w:author="Антон Смирнов" w:date="2023-05-25T13:43:00Z"/>
              </w:rPr>
            </w:pPr>
            <w:ins w:id="6866" w:author="Антон Смирнов" w:date="2023-05-25T13:43:00Z">
              <w:r w:rsidRPr="007F6A26">
                <w:t>0,85</w:t>
              </w:r>
            </w:ins>
          </w:p>
        </w:tc>
        <w:tc>
          <w:tcPr>
            <w:tcW w:w="1395" w:type="dxa"/>
            <w:tcPrChange w:id="6867" w:author="Антон Смирнов" w:date="2023-05-25T13:48:00Z">
              <w:tcPr>
                <w:tcW w:w="1279" w:type="dxa"/>
              </w:tcPr>
            </w:tcPrChange>
          </w:tcPr>
          <w:p w14:paraId="5D830BB2" w14:textId="77777777" w:rsidR="00FD588A" w:rsidRPr="007F6A26" w:rsidRDefault="00FD588A" w:rsidP="00FD588A">
            <w:pPr>
              <w:pStyle w:val="a0"/>
              <w:ind w:firstLine="0"/>
              <w:rPr>
                <w:ins w:id="6868" w:author="Антон Смирнов" w:date="2023-05-25T13:43:00Z"/>
              </w:rPr>
            </w:pPr>
            <w:ins w:id="6869" w:author="Антон Смирнов" w:date="2023-05-25T13:43:00Z">
              <w:r w:rsidRPr="007F6A26">
                <w:t>0,85</w:t>
              </w:r>
            </w:ins>
          </w:p>
        </w:tc>
        <w:tc>
          <w:tcPr>
            <w:tcW w:w="699" w:type="dxa"/>
            <w:tcPrChange w:id="6870" w:author="Антон Смирнов" w:date="2023-05-25T13:48:00Z">
              <w:tcPr>
                <w:tcW w:w="682" w:type="dxa"/>
              </w:tcPr>
            </w:tcPrChange>
          </w:tcPr>
          <w:p w14:paraId="0764A2BB" w14:textId="77777777" w:rsidR="00FD588A" w:rsidRPr="007F6A26" w:rsidRDefault="00FD588A" w:rsidP="00FD588A">
            <w:pPr>
              <w:pStyle w:val="a0"/>
              <w:ind w:firstLine="0"/>
              <w:rPr>
                <w:ins w:id="6871" w:author="Антон Смирнов" w:date="2023-05-25T13:43:00Z"/>
              </w:rPr>
            </w:pPr>
            <w:ins w:id="6872" w:author="Антон Смирнов" w:date="2023-05-25T13:43:00Z">
              <w:r w:rsidRPr="007F6A26">
                <w:t>0,84</w:t>
              </w:r>
            </w:ins>
          </w:p>
        </w:tc>
        <w:tc>
          <w:tcPr>
            <w:tcW w:w="699" w:type="dxa"/>
            <w:tcPrChange w:id="6873" w:author="Антон Смирнов" w:date="2023-05-25T13:48:00Z">
              <w:tcPr>
                <w:tcW w:w="682" w:type="dxa"/>
              </w:tcPr>
            </w:tcPrChange>
          </w:tcPr>
          <w:p w14:paraId="3AC39090" w14:textId="77777777" w:rsidR="00FD588A" w:rsidRPr="007F6A26" w:rsidRDefault="00FD588A" w:rsidP="00FD588A">
            <w:pPr>
              <w:pStyle w:val="a0"/>
              <w:ind w:firstLine="0"/>
              <w:rPr>
                <w:ins w:id="6874" w:author="Антон Смирнов" w:date="2023-05-25T13:43:00Z"/>
              </w:rPr>
            </w:pPr>
            <w:ins w:id="6875" w:author="Антон Смирнов" w:date="2023-05-25T13:43:00Z">
              <w:r w:rsidRPr="007F6A26">
                <w:t>0,1</w:t>
              </w:r>
            </w:ins>
          </w:p>
        </w:tc>
        <w:tc>
          <w:tcPr>
            <w:tcW w:w="875" w:type="dxa"/>
            <w:tcPrChange w:id="6876" w:author="Антон Смирнов" w:date="2023-05-25T13:48:00Z">
              <w:tcPr>
                <w:tcW w:w="809" w:type="dxa"/>
              </w:tcPr>
            </w:tcPrChange>
          </w:tcPr>
          <w:p w14:paraId="7B8DB9BA" w14:textId="77777777" w:rsidR="00FD588A" w:rsidRPr="007F6A26" w:rsidRDefault="00FD588A" w:rsidP="00FD588A">
            <w:pPr>
              <w:pStyle w:val="a0"/>
              <w:ind w:firstLine="0"/>
              <w:rPr>
                <w:ins w:id="6877" w:author="Антон Смирнов" w:date="2023-05-25T13:43:00Z"/>
              </w:rPr>
            </w:pPr>
            <w:ins w:id="6878" w:author="Антон Смирнов" w:date="2023-05-25T13:43:00Z">
              <w:r w:rsidRPr="007F6A26">
                <w:t>0,15</w:t>
              </w:r>
            </w:ins>
          </w:p>
        </w:tc>
      </w:tr>
      <w:tr w:rsidR="00FD588A" w:rsidRPr="007F6A26" w14:paraId="08B972E5" w14:textId="77777777" w:rsidTr="00FD588A">
        <w:trPr>
          <w:ins w:id="6879" w:author="Антон Смирнов" w:date="2023-05-25T13:43:00Z"/>
        </w:trPr>
        <w:tc>
          <w:tcPr>
            <w:tcW w:w="1182" w:type="dxa"/>
            <w:tcPrChange w:id="6880" w:author="Антон Смирнов" w:date="2023-05-25T13:48:00Z">
              <w:tcPr>
                <w:tcW w:w="1147" w:type="dxa"/>
              </w:tcPr>
            </w:tcPrChange>
          </w:tcPr>
          <w:p w14:paraId="35603D06" w14:textId="4A421016" w:rsidR="00FD588A" w:rsidRPr="007F6A26" w:rsidRDefault="00FD588A" w:rsidP="00FD588A">
            <w:pPr>
              <w:pStyle w:val="a0"/>
              <w:ind w:firstLine="0"/>
              <w:rPr>
                <w:ins w:id="6881" w:author="Антон Смирнов" w:date="2023-05-25T13:43:00Z"/>
              </w:rPr>
            </w:pPr>
            <w:ins w:id="6882" w:author="Антон Смирнов" w:date="2023-05-25T13:43:00Z">
              <w:r w:rsidRPr="007F6A26">
                <w:t>B*44:08</w:t>
              </w:r>
            </w:ins>
          </w:p>
        </w:tc>
        <w:tc>
          <w:tcPr>
            <w:tcW w:w="814" w:type="dxa"/>
            <w:tcPrChange w:id="6883" w:author="Антон Смирнов" w:date="2023-05-25T13:48:00Z">
              <w:tcPr>
                <w:tcW w:w="1088" w:type="dxa"/>
              </w:tcPr>
            </w:tcPrChange>
          </w:tcPr>
          <w:p w14:paraId="4811CE45" w14:textId="77777777" w:rsidR="00FD588A" w:rsidRPr="007F6A26" w:rsidRDefault="00FD588A" w:rsidP="00FD588A">
            <w:pPr>
              <w:pStyle w:val="a0"/>
              <w:ind w:firstLine="0"/>
              <w:rPr>
                <w:ins w:id="6884" w:author="Антон Смирнов" w:date="2023-05-25T13:43:00Z"/>
              </w:rPr>
            </w:pPr>
            <w:ins w:id="6885" w:author="Антон Смирнов" w:date="2023-05-25T13:43:00Z">
              <w:r w:rsidRPr="007F6A26">
                <w:t>0,88</w:t>
              </w:r>
            </w:ins>
          </w:p>
        </w:tc>
        <w:tc>
          <w:tcPr>
            <w:tcW w:w="699" w:type="dxa"/>
            <w:tcPrChange w:id="6886" w:author="Антон Смирнов" w:date="2023-05-25T13:48:00Z">
              <w:tcPr>
                <w:tcW w:w="979" w:type="dxa"/>
              </w:tcPr>
            </w:tcPrChange>
          </w:tcPr>
          <w:p w14:paraId="6E2304A8" w14:textId="77777777" w:rsidR="00FD588A" w:rsidRPr="007F6A26" w:rsidRDefault="00FD588A" w:rsidP="00FD588A">
            <w:pPr>
              <w:pStyle w:val="a0"/>
              <w:ind w:firstLine="0"/>
              <w:rPr>
                <w:ins w:id="6887" w:author="Антон Смирнов" w:date="2023-05-25T13:43:00Z"/>
              </w:rPr>
            </w:pPr>
            <w:ins w:id="6888" w:author="Антон Смирнов" w:date="2023-05-25T13:43:00Z">
              <w:r w:rsidRPr="007F6A26">
                <w:t>0,02</w:t>
              </w:r>
            </w:ins>
          </w:p>
        </w:tc>
        <w:tc>
          <w:tcPr>
            <w:tcW w:w="1241" w:type="dxa"/>
            <w:tcPrChange w:id="6889" w:author="Антон Смирнов" w:date="2023-05-25T13:48:00Z">
              <w:tcPr>
                <w:tcW w:w="1606" w:type="dxa"/>
              </w:tcPr>
            </w:tcPrChange>
          </w:tcPr>
          <w:p w14:paraId="507687D5" w14:textId="77777777" w:rsidR="00FD588A" w:rsidRPr="007F6A26" w:rsidRDefault="00FD588A" w:rsidP="00FD588A">
            <w:pPr>
              <w:pStyle w:val="a0"/>
              <w:ind w:firstLine="0"/>
              <w:rPr>
                <w:ins w:id="6890" w:author="Антон Смирнов" w:date="2023-05-25T13:43:00Z"/>
              </w:rPr>
            </w:pPr>
            <w:ins w:id="6891" w:author="Антон Смирнов" w:date="2023-05-25T13:43:00Z">
              <w:r w:rsidRPr="007F6A26">
                <w:t>0,86</w:t>
              </w:r>
            </w:ins>
          </w:p>
        </w:tc>
        <w:tc>
          <w:tcPr>
            <w:tcW w:w="1966" w:type="dxa"/>
            <w:tcPrChange w:id="6892" w:author="Антон Смирнов" w:date="2023-05-25T13:48:00Z">
              <w:tcPr>
                <w:tcW w:w="1298" w:type="dxa"/>
              </w:tcPr>
            </w:tcPrChange>
          </w:tcPr>
          <w:p w14:paraId="6E45D84F" w14:textId="77777777" w:rsidR="00FD588A" w:rsidRPr="007F6A26" w:rsidRDefault="00FD588A" w:rsidP="00FD588A">
            <w:pPr>
              <w:pStyle w:val="a0"/>
              <w:ind w:firstLine="0"/>
              <w:rPr>
                <w:ins w:id="6893" w:author="Антон Смирнов" w:date="2023-05-25T13:43:00Z"/>
              </w:rPr>
            </w:pPr>
            <w:ins w:id="6894" w:author="Антон Смирнов" w:date="2023-05-25T13:43:00Z">
              <w:r w:rsidRPr="007F6A26">
                <w:t>0,83</w:t>
              </w:r>
            </w:ins>
          </w:p>
        </w:tc>
        <w:tc>
          <w:tcPr>
            <w:tcW w:w="1395" w:type="dxa"/>
            <w:tcPrChange w:id="6895" w:author="Антон Смирнов" w:date="2023-05-25T13:48:00Z">
              <w:tcPr>
                <w:tcW w:w="1279" w:type="dxa"/>
              </w:tcPr>
            </w:tcPrChange>
          </w:tcPr>
          <w:p w14:paraId="0888380D" w14:textId="77777777" w:rsidR="00FD588A" w:rsidRPr="007F6A26" w:rsidRDefault="00FD588A" w:rsidP="00FD588A">
            <w:pPr>
              <w:pStyle w:val="a0"/>
              <w:ind w:firstLine="0"/>
              <w:rPr>
                <w:ins w:id="6896" w:author="Антон Смирнов" w:date="2023-05-25T13:43:00Z"/>
              </w:rPr>
            </w:pPr>
            <w:ins w:id="6897" w:author="Антон Смирнов" w:date="2023-05-25T13:43:00Z">
              <w:r w:rsidRPr="007F6A26">
                <w:t>0,83</w:t>
              </w:r>
            </w:ins>
          </w:p>
        </w:tc>
        <w:tc>
          <w:tcPr>
            <w:tcW w:w="699" w:type="dxa"/>
            <w:tcPrChange w:id="6898" w:author="Антон Смирнов" w:date="2023-05-25T13:48:00Z">
              <w:tcPr>
                <w:tcW w:w="682" w:type="dxa"/>
              </w:tcPr>
            </w:tcPrChange>
          </w:tcPr>
          <w:p w14:paraId="6CDB0D2F" w14:textId="77777777" w:rsidR="00FD588A" w:rsidRPr="007F6A26" w:rsidRDefault="00FD588A" w:rsidP="00FD588A">
            <w:pPr>
              <w:pStyle w:val="a0"/>
              <w:ind w:firstLine="0"/>
              <w:rPr>
                <w:ins w:id="6899" w:author="Антон Смирнов" w:date="2023-05-25T13:43:00Z"/>
              </w:rPr>
            </w:pPr>
            <w:ins w:id="6900" w:author="Антон Смирнов" w:date="2023-05-25T13:43:00Z">
              <w:r w:rsidRPr="007F6A26">
                <w:t>0,84</w:t>
              </w:r>
            </w:ins>
          </w:p>
        </w:tc>
        <w:tc>
          <w:tcPr>
            <w:tcW w:w="699" w:type="dxa"/>
            <w:tcPrChange w:id="6901" w:author="Антон Смирнов" w:date="2023-05-25T13:48:00Z">
              <w:tcPr>
                <w:tcW w:w="682" w:type="dxa"/>
              </w:tcPr>
            </w:tcPrChange>
          </w:tcPr>
          <w:p w14:paraId="2A95A256" w14:textId="77777777" w:rsidR="00FD588A" w:rsidRPr="007F6A26" w:rsidRDefault="00FD588A" w:rsidP="00FD588A">
            <w:pPr>
              <w:pStyle w:val="a0"/>
              <w:ind w:firstLine="0"/>
              <w:rPr>
                <w:ins w:id="6902" w:author="Антон Смирнов" w:date="2023-05-25T13:43:00Z"/>
              </w:rPr>
            </w:pPr>
            <w:ins w:id="6903" w:author="Антон Смирнов" w:date="2023-05-25T13:43:00Z">
              <w:r w:rsidRPr="007F6A26">
                <w:t>0</w:t>
              </w:r>
            </w:ins>
          </w:p>
        </w:tc>
        <w:tc>
          <w:tcPr>
            <w:tcW w:w="875" w:type="dxa"/>
            <w:tcPrChange w:id="6904" w:author="Антон Смирнов" w:date="2023-05-25T13:48:00Z">
              <w:tcPr>
                <w:tcW w:w="809" w:type="dxa"/>
              </w:tcPr>
            </w:tcPrChange>
          </w:tcPr>
          <w:p w14:paraId="49818433" w14:textId="77777777" w:rsidR="00FD588A" w:rsidRPr="007F6A26" w:rsidRDefault="00FD588A" w:rsidP="00FD588A">
            <w:pPr>
              <w:pStyle w:val="a0"/>
              <w:ind w:firstLine="0"/>
              <w:rPr>
                <w:ins w:id="6905" w:author="Антон Смирнов" w:date="2023-05-25T13:43:00Z"/>
              </w:rPr>
            </w:pPr>
            <w:ins w:id="6906" w:author="Антон Смирнов" w:date="2023-05-25T13:43:00Z">
              <w:r w:rsidRPr="007F6A26">
                <w:t>0,02</w:t>
              </w:r>
            </w:ins>
          </w:p>
        </w:tc>
      </w:tr>
      <w:tr w:rsidR="00FD588A" w:rsidRPr="007F6A26" w14:paraId="2479DC70" w14:textId="77777777" w:rsidTr="00FD588A">
        <w:trPr>
          <w:ins w:id="6907" w:author="Антон Смирнов" w:date="2023-05-25T13:43:00Z"/>
        </w:trPr>
        <w:tc>
          <w:tcPr>
            <w:tcW w:w="1182" w:type="dxa"/>
            <w:tcPrChange w:id="6908" w:author="Антон Смирнов" w:date="2023-05-25T13:48:00Z">
              <w:tcPr>
                <w:tcW w:w="1147" w:type="dxa"/>
              </w:tcPr>
            </w:tcPrChange>
          </w:tcPr>
          <w:p w14:paraId="4D7970EA" w14:textId="636FEB44" w:rsidR="00FD588A" w:rsidRPr="007F6A26" w:rsidRDefault="00FD588A" w:rsidP="00FD588A">
            <w:pPr>
              <w:pStyle w:val="a0"/>
              <w:ind w:firstLine="0"/>
              <w:rPr>
                <w:ins w:id="6909" w:author="Антон Смирнов" w:date="2023-05-25T13:43:00Z"/>
              </w:rPr>
            </w:pPr>
            <w:ins w:id="6910" w:author="Антон Смирнов" w:date="2023-05-25T13:43:00Z">
              <w:r w:rsidRPr="007F6A26">
                <w:t>B*08:01</w:t>
              </w:r>
            </w:ins>
          </w:p>
        </w:tc>
        <w:tc>
          <w:tcPr>
            <w:tcW w:w="814" w:type="dxa"/>
            <w:tcPrChange w:id="6911" w:author="Антон Смирнов" w:date="2023-05-25T13:48:00Z">
              <w:tcPr>
                <w:tcW w:w="1088" w:type="dxa"/>
              </w:tcPr>
            </w:tcPrChange>
          </w:tcPr>
          <w:p w14:paraId="46EDA3EA" w14:textId="77777777" w:rsidR="00FD588A" w:rsidRPr="007F6A26" w:rsidRDefault="00FD588A" w:rsidP="00FD588A">
            <w:pPr>
              <w:pStyle w:val="a0"/>
              <w:ind w:firstLine="0"/>
              <w:rPr>
                <w:ins w:id="6912" w:author="Антон Смирнов" w:date="2023-05-25T13:43:00Z"/>
              </w:rPr>
            </w:pPr>
            <w:ins w:id="6913" w:author="Антон Смирнов" w:date="2023-05-25T13:43:00Z">
              <w:r w:rsidRPr="007F6A26">
                <w:t>0,88</w:t>
              </w:r>
            </w:ins>
          </w:p>
        </w:tc>
        <w:tc>
          <w:tcPr>
            <w:tcW w:w="699" w:type="dxa"/>
            <w:tcPrChange w:id="6914" w:author="Антон Смирнов" w:date="2023-05-25T13:48:00Z">
              <w:tcPr>
                <w:tcW w:w="979" w:type="dxa"/>
              </w:tcPr>
            </w:tcPrChange>
          </w:tcPr>
          <w:p w14:paraId="25B618DB" w14:textId="77777777" w:rsidR="00FD588A" w:rsidRPr="007F6A26" w:rsidRDefault="00FD588A" w:rsidP="00FD588A">
            <w:pPr>
              <w:pStyle w:val="a0"/>
              <w:ind w:firstLine="0"/>
              <w:rPr>
                <w:ins w:id="6915" w:author="Антон Смирнов" w:date="2023-05-25T13:43:00Z"/>
              </w:rPr>
            </w:pPr>
            <w:ins w:id="6916" w:author="Антон Смирнов" w:date="2023-05-25T13:43:00Z">
              <w:r w:rsidRPr="007F6A26">
                <w:t>0,06</w:t>
              </w:r>
            </w:ins>
          </w:p>
        </w:tc>
        <w:tc>
          <w:tcPr>
            <w:tcW w:w="1241" w:type="dxa"/>
            <w:tcPrChange w:id="6917" w:author="Антон Смирнов" w:date="2023-05-25T13:48:00Z">
              <w:tcPr>
                <w:tcW w:w="1606" w:type="dxa"/>
              </w:tcPr>
            </w:tcPrChange>
          </w:tcPr>
          <w:p w14:paraId="55E46306" w14:textId="77777777" w:rsidR="00FD588A" w:rsidRPr="007F6A26" w:rsidRDefault="00FD588A" w:rsidP="00FD588A">
            <w:pPr>
              <w:pStyle w:val="a0"/>
              <w:ind w:firstLine="0"/>
              <w:rPr>
                <w:ins w:id="6918" w:author="Антон Смирнов" w:date="2023-05-25T13:43:00Z"/>
              </w:rPr>
            </w:pPr>
            <w:ins w:id="6919" w:author="Антон Смирнов" w:date="2023-05-25T13:43:00Z">
              <w:r w:rsidRPr="007F6A26">
                <w:t>0,81</w:t>
              </w:r>
            </w:ins>
          </w:p>
        </w:tc>
        <w:tc>
          <w:tcPr>
            <w:tcW w:w="1966" w:type="dxa"/>
            <w:tcPrChange w:id="6920" w:author="Антон Смирнов" w:date="2023-05-25T13:48:00Z">
              <w:tcPr>
                <w:tcW w:w="1298" w:type="dxa"/>
              </w:tcPr>
            </w:tcPrChange>
          </w:tcPr>
          <w:p w14:paraId="35B7B260" w14:textId="77777777" w:rsidR="00FD588A" w:rsidRPr="007F6A26" w:rsidRDefault="00FD588A" w:rsidP="00FD588A">
            <w:pPr>
              <w:pStyle w:val="a0"/>
              <w:ind w:firstLine="0"/>
              <w:rPr>
                <w:ins w:id="6921" w:author="Антон Смирнов" w:date="2023-05-25T13:43:00Z"/>
              </w:rPr>
            </w:pPr>
            <w:ins w:id="6922" w:author="Антон Смирнов" w:date="2023-05-25T13:43:00Z">
              <w:r w:rsidRPr="007F6A26">
                <w:t>0,87</w:t>
              </w:r>
            </w:ins>
          </w:p>
        </w:tc>
        <w:tc>
          <w:tcPr>
            <w:tcW w:w="1395" w:type="dxa"/>
            <w:tcPrChange w:id="6923" w:author="Антон Смирнов" w:date="2023-05-25T13:48:00Z">
              <w:tcPr>
                <w:tcW w:w="1279" w:type="dxa"/>
              </w:tcPr>
            </w:tcPrChange>
          </w:tcPr>
          <w:p w14:paraId="6342D481" w14:textId="77777777" w:rsidR="00FD588A" w:rsidRPr="007F6A26" w:rsidRDefault="00FD588A" w:rsidP="00FD588A">
            <w:pPr>
              <w:pStyle w:val="a0"/>
              <w:ind w:firstLine="0"/>
              <w:rPr>
                <w:ins w:id="6924" w:author="Антон Смирнов" w:date="2023-05-25T13:43:00Z"/>
              </w:rPr>
            </w:pPr>
            <w:ins w:id="6925" w:author="Антон Смирнов" w:date="2023-05-25T13:43:00Z">
              <w:r w:rsidRPr="007F6A26">
                <w:t>0,86</w:t>
              </w:r>
            </w:ins>
          </w:p>
        </w:tc>
        <w:tc>
          <w:tcPr>
            <w:tcW w:w="699" w:type="dxa"/>
            <w:tcPrChange w:id="6926" w:author="Антон Смирнов" w:date="2023-05-25T13:48:00Z">
              <w:tcPr>
                <w:tcW w:w="682" w:type="dxa"/>
              </w:tcPr>
            </w:tcPrChange>
          </w:tcPr>
          <w:p w14:paraId="15DF4B95" w14:textId="77777777" w:rsidR="00FD588A" w:rsidRPr="007F6A26" w:rsidRDefault="00FD588A" w:rsidP="00FD588A">
            <w:pPr>
              <w:pStyle w:val="a0"/>
              <w:ind w:firstLine="0"/>
              <w:rPr>
                <w:ins w:id="6927" w:author="Антон Смирнов" w:date="2023-05-25T13:43:00Z"/>
              </w:rPr>
            </w:pPr>
            <w:ins w:id="6928" w:author="Антон Смирнов" w:date="2023-05-25T13:43:00Z">
              <w:r w:rsidRPr="007F6A26">
                <w:t>0,84</w:t>
              </w:r>
            </w:ins>
          </w:p>
        </w:tc>
        <w:tc>
          <w:tcPr>
            <w:tcW w:w="699" w:type="dxa"/>
            <w:tcPrChange w:id="6929" w:author="Антон Смирнов" w:date="2023-05-25T13:48:00Z">
              <w:tcPr>
                <w:tcW w:w="682" w:type="dxa"/>
              </w:tcPr>
            </w:tcPrChange>
          </w:tcPr>
          <w:p w14:paraId="32634A21" w14:textId="77777777" w:rsidR="00FD588A" w:rsidRPr="007F6A26" w:rsidRDefault="00FD588A" w:rsidP="00FD588A">
            <w:pPr>
              <w:pStyle w:val="a0"/>
              <w:ind w:firstLine="0"/>
              <w:rPr>
                <w:ins w:id="6930" w:author="Антон Смирнов" w:date="2023-05-25T13:43:00Z"/>
              </w:rPr>
            </w:pPr>
            <w:ins w:id="6931" w:author="Антон Смирнов" w:date="2023-05-25T13:43:00Z">
              <w:r w:rsidRPr="007F6A26">
                <w:t>0,32</w:t>
              </w:r>
            </w:ins>
          </w:p>
        </w:tc>
        <w:tc>
          <w:tcPr>
            <w:tcW w:w="875" w:type="dxa"/>
            <w:tcPrChange w:id="6932" w:author="Антон Смирнов" w:date="2023-05-25T13:48:00Z">
              <w:tcPr>
                <w:tcW w:w="809" w:type="dxa"/>
              </w:tcPr>
            </w:tcPrChange>
          </w:tcPr>
          <w:p w14:paraId="261F93E7" w14:textId="77777777" w:rsidR="00FD588A" w:rsidRPr="007F6A26" w:rsidRDefault="00FD588A" w:rsidP="00FD588A">
            <w:pPr>
              <w:pStyle w:val="a0"/>
              <w:ind w:firstLine="0"/>
              <w:rPr>
                <w:ins w:id="6933" w:author="Антон Смирнов" w:date="2023-05-25T13:43:00Z"/>
              </w:rPr>
            </w:pPr>
            <w:ins w:id="6934" w:author="Антон Смирнов" w:date="2023-05-25T13:43:00Z">
              <w:r w:rsidRPr="007F6A26">
                <w:t>0,22</w:t>
              </w:r>
            </w:ins>
          </w:p>
        </w:tc>
      </w:tr>
      <w:tr w:rsidR="00FD588A" w:rsidRPr="007F6A26" w14:paraId="49296110" w14:textId="77777777" w:rsidTr="00FD588A">
        <w:trPr>
          <w:ins w:id="6935" w:author="Антон Смирнов" w:date="2023-05-25T13:43:00Z"/>
        </w:trPr>
        <w:tc>
          <w:tcPr>
            <w:tcW w:w="1182" w:type="dxa"/>
            <w:tcPrChange w:id="6936" w:author="Антон Смирнов" w:date="2023-05-25T13:48:00Z">
              <w:tcPr>
                <w:tcW w:w="1147" w:type="dxa"/>
              </w:tcPr>
            </w:tcPrChange>
          </w:tcPr>
          <w:p w14:paraId="720A6E28" w14:textId="57A17049" w:rsidR="00FD588A" w:rsidRPr="007F6A26" w:rsidRDefault="00FD588A" w:rsidP="00FD588A">
            <w:pPr>
              <w:pStyle w:val="a0"/>
              <w:ind w:firstLine="0"/>
              <w:rPr>
                <w:ins w:id="6937" w:author="Антон Смирнов" w:date="2023-05-25T13:43:00Z"/>
              </w:rPr>
            </w:pPr>
            <w:ins w:id="6938" w:author="Антон Смирнов" w:date="2023-05-25T13:43:00Z">
              <w:r w:rsidRPr="007F6A26">
                <w:t>C*05:01</w:t>
              </w:r>
            </w:ins>
          </w:p>
        </w:tc>
        <w:tc>
          <w:tcPr>
            <w:tcW w:w="814" w:type="dxa"/>
            <w:tcPrChange w:id="6939" w:author="Антон Смирнов" w:date="2023-05-25T13:48:00Z">
              <w:tcPr>
                <w:tcW w:w="1088" w:type="dxa"/>
              </w:tcPr>
            </w:tcPrChange>
          </w:tcPr>
          <w:p w14:paraId="1530DA96" w14:textId="77777777" w:rsidR="00FD588A" w:rsidRPr="007F6A26" w:rsidRDefault="00FD588A" w:rsidP="00FD588A">
            <w:pPr>
              <w:pStyle w:val="a0"/>
              <w:ind w:firstLine="0"/>
              <w:rPr>
                <w:ins w:id="6940" w:author="Антон Смирнов" w:date="2023-05-25T13:43:00Z"/>
              </w:rPr>
            </w:pPr>
            <w:ins w:id="6941" w:author="Антон Смирнов" w:date="2023-05-25T13:43:00Z">
              <w:r w:rsidRPr="007F6A26">
                <w:t>0,88</w:t>
              </w:r>
            </w:ins>
          </w:p>
        </w:tc>
        <w:tc>
          <w:tcPr>
            <w:tcW w:w="699" w:type="dxa"/>
            <w:tcPrChange w:id="6942" w:author="Антон Смирнов" w:date="2023-05-25T13:48:00Z">
              <w:tcPr>
                <w:tcW w:w="979" w:type="dxa"/>
              </w:tcPr>
            </w:tcPrChange>
          </w:tcPr>
          <w:p w14:paraId="0E3E6F42" w14:textId="77777777" w:rsidR="00FD588A" w:rsidRPr="007F6A26" w:rsidRDefault="00FD588A" w:rsidP="00FD588A">
            <w:pPr>
              <w:pStyle w:val="a0"/>
              <w:ind w:firstLine="0"/>
              <w:rPr>
                <w:ins w:id="6943" w:author="Антон Смирнов" w:date="2023-05-25T13:43:00Z"/>
              </w:rPr>
            </w:pPr>
            <w:ins w:id="6944" w:author="Антон Смирнов" w:date="2023-05-25T13:43:00Z">
              <w:r w:rsidRPr="007F6A26">
                <w:t>0,05</w:t>
              </w:r>
            </w:ins>
          </w:p>
        </w:tc>
        <w:tc>
          <w:tcPr>
            <w:tcW w:w="1241" w:type="dxa"/>
            <w:tcPrChange w:id="6945" w:author="Антон Смирнов" w:date="2023-05-25T13:48:00Z">
              <w:tcPr>
                <w:tcW w:w="1606" w:type="dxa"/>
              </w:tcPr>
            </w:tcPrChange>
          </w:tcPr>
          <w:p w14:paraId="0C3EE463" w14:textId="77777777" w:rsidR="00FD588A" w:rsidRPr="007F6A26" w:rsidRDefault="00FD588A" w:rsidP="00FD588A">
            <w:pPr>
              <w:pStyle w:val="a0"/>
              <w:ind w:firstLine="0"/>
              <w:rPr>
                <w:ins w:id="6946" w:author="Антон Смирнов" w:date="2023-05-25T13:43:00Z"/>
              </w:rPr>
            </w:pPr>
            <w:ins w:id="6947" w:author="Антон Смирнов" w:date="2023-05-25T13:43:00Z">
              <w:r w:rsidRPr="007F6A26">
                <w:t>0,82</w:t>
              </w:r>
            </w:ins>
          </w:p>
        </w:tc>
        <w:tc>
          <w:tcPr>
            <w:tcW w:w="1966" w:type="dxa"/>
            <w:tcPrChange w:id="6948" w:author="Антон Смирнов" w:date="2023-05-25T13:48:00Z">
              <w:tcPr>
                <w:tcW w:w="1298" w:type="dxa"/>
              </w:tcPr>
            </w:tcPrChange>
          </w:tcPr>
          <w:p w14:paraId="63CC6049" w14:textId="77777777" w:rsidR="00FD588A" w:rsidRPr="007F6A26" w:rsidRDefault="00FD588A" w:rsidP="00FD588A">
            <w:pPr>
              <w:pStyle w:val="a0"/>
              <w:ind w:firstLine="0"/>
              <w:rPr>
                <w:ins w:id="6949" w:author="Антон Смирнов" w:date="2023-05-25T13:43:00Z"/>
              </w:rPr>
            </w:pPr>
            <w:ins w:id="6950" w:author="Антон Смирнов" w:date="2023-05-25T13:43:00Z">
              <w:r w:rsidRPr="007F6A26">
                <w:t>0,85</w:t>
              </w:r>
            </w:ins>
          </w:p>
        </w:tc>
        <w:tc>
          <w:tcPr>
            <w:tcW w:w="1395" w:type="dxa"/>
            <w:tcPrChange w:id="6951" w:author="Антон Смирнов" w:date="2023-05-25T13:48:00Z">
              <w:tcPr>
                <w:tcW w:w="1279" w:type="dxa"/>
              </w:tcPr>
            </w:tcPrChange>
          </w:tcPr>
          <w:p w14:paraId="3296C4CF" w14:textId="77777777" w:rsidR="00FD588A" w:rsidRPr="007F6A26" w:rsidRDefault="00FD588A" w:rsidP="00FD588A">
            <w:pPr>
              <w:pStyle w:val="a0"/>
              <w:ind w:firstLine="0"/>
              <w:rPr>
                <w:ins w:id="6952" w:author="Антон Смирнов" w:date="2023-05-25T13:43:00Z"/>
              </w:rPr>
            </w:pPr>
            <w:ins w:id="6953" w:author="Антон Смирнов" w:date="2023-05-25T13:43:00Z">
              <w:r w:rsidRPr="007F6A26">
                <w:t>0,85</w:t>
              </w:r>
            </w:ins>
          </w:p>
        </w:tc>
        <w:tc>
          <w:tcPr>
            <w:tcW w:w="699" w:type="dxa"/>
            <w:tcPrChange w:id="6954" w:author="Антон Смирнов" w:date="2023-05-25T13:48:00Z">
              <w:tcPr>
                <w:tcW w:w="682" w:type="dxa"/>
              </w:tcPr>
            </w:tcPrChange>
          </w:tcPr>
          <w:p w14:paraId="5D090F71" w14:textId="77777777" w:rsidR="00FD588A" w:rsidRPr="007F6A26" w:rsidRDefault="00FD588A" w:rsidP="00FD588A">
            <w:pPr>
              <w:pStyle w:val="a0"/>
              <w:ind w:firstLine="0"/>
              <w:rPr>
                <w:ins w:id="6955" w:author="Антон Смирнов" w:date="2023-05-25T13:43:00Z"/>
              </w:rPr>
            </w:pPr>
            <w:ins w:id="6956" w:author="Антон Смирнов" w:date="2023-05-25T13:43:00Z">
              <w:r w:rsidRPr="007F6A26">
                <w:t>0,84</w:t>
              </w:r>
            </w:ins>
          </w:p>
        </w:tc>
        <w:tc>
          <w:tcPr>
            <w:tcW w:w="699" w:type="dxa"/>
            <w:tcPrChange w:id="6957" w:author="Антон Смирнов" w:date="2023-05-25T13:48:00Z">
              <w:tcPr>
                <w:tcW w:w="682" w:type="dxa"/>
              </w:tcPr>
            </w:tcPrChange>
          </w:tcPr>
          <w:p w14:paraId="3FA23E83" w14:textId="77777777" w:rsidR="00FD588A" w:rsidRPr="007F6A26" w:rsidRDefault="00FD588A" w:rsidP="00FD588A">
            <w:pPr>
              <w:pStyle w:val="a0"/>
              <w:ind w:firstLine="0"/>
              <w:rPr>
                <w:ins w:id="6958" w:author="Антон Смирнов" w:date="2023-05-25T13:43:00Z"/>
              </w:rPr>
            </w:pPr>
            <w:ins w:id="6959" w:author="Антон Смирнов" w:date="2023-05-25T13:43:00Z">
              <w:r w:rsidRPr="007F6A26">
                <w:t>0,21</w:t>
              </w:r>
            </w:ins>
          </w:p>
        </w:tc>
        <w:tc>
          <w:tcPr>
            <w:tcW w:w="875" w:type="dxa"/>
            <w:tcPrChange w:id="6960" w:author="Антон Смирнов" w:date="2023-05-25T13:48:00Z">
              <w:tcPr>
                <w:tcW w:w="809" w:type="dxa"/>
              </w:tcPr>
            </w:tcPrChange>
          </w:tcPr>
          <w:p w14:paraId="4E4506F9" w14:textId="77777777" w:rsidR="00FD588A" w:rsidRPr="007F6A26" w:rsidRDefault="00FD588A" w:rsidP="00FD588A">
            <w:pPr>
              <w:pStyle w:val="a0"/>
              <w:ind w:firstLine="0"/>
              <w:rPr>
                <w:ins w:id="6961" w:author="Антон Смирнов" w:date="2023-05-25T13:43:00Z"/>
              </w:rPr>
            </w:pPr>
            <w:ins w:id="6962" w:author="Антон Смирнов" w:date="2023-05-25T13:43:00Z">
              <w:r w:rsidRPr="007F6A26">
                <w:t>0,24</w:t>
              </w:r>
            </w:ins>
          </w:p>
        </w:tc>
      </w:tr>
      <w:tr w:rsidR="00FD588A" w:rsidRPr="007F6A26" w14:paraId="490053BA" w14:textId="77777777" w:rsidTr="00FD588A">
        <w:trPr>
          <w:ins w:id="6963" w:author="Антон Смирнов" w:date="2023-05-25T13:43:00Z"/>
        </w:trPr>
        <w:tc>
          <w:tcPr>
            <w:tcW w:w="1182" w:type="dxa"/>
            <w:tcPrChange w:id="6964" w:author="Антон Смирнов" w:date="2023-05-25T13:48:00Z">
              <w:tcPr>
                <w:tcW w:w="1147" w:type="dxa"/>
              </w:tcPr>
            </w:tcPrChange>
          </w:tcPr>
          <w:p w14:paraId="537D7E26" w14:textId="675D7F87" w:rsidR="00FD588A" w:rsidRPr="007F6A26" w:rsidRDefault="00FD588A" w:rsidP="00FD588A">
            <w:pPr>
              <w:pStyle w:val="a0"/>
              <w:ind w:firstLine="0"/>
              <w:rPr>
                <w:ins w:id="6965" w:author="Антон Смирнов" w:date="2023-05-25T13:43:00Z"/>
              </w:rPr>
            </w:pPr>
            <w:ins w:id="6966" w:author="Антон Смирнов" w:date="2023-05-25T13:43:00Z">
              <w:r w:rsidRPr="007F6A26">
                <w:t>A*80:01</w:t>
              </w:r>
            </w:ins>
          </w:p>
        </w:tc>
        <w:tc>
          <w:tcPr>
            <w:tcW w:w="814" w:type="dxa"/>
            <w:tcPrChange w:id="6967" w:author="Антон Смирнов" w:date="2023-05-25T13:48:00Z">
              <w:tcPr>
                <w:tcW w:w="1088" w:type="dxa"/>
              </w:tcPr>
            </w:tcPrChange>
          </w:tcPr>
          <w:p w14:paraId="105D61C2" w14:textId="77777777" w:rsidR="00FD588A" w:rsidRPr="007F6A26" w:rsidRDefault="00FD588A" w:rsidP="00FD588A">
            <w:pPr>
              <w:pStyle w:val="a0"/>
              <w:ind w:firstLine="0"/>
              <w:rPr>
                <w:ins w:id="6968" w:author="Антон Смирнов" w:date="2023-05-25T13:43:00Z"/>
              </w:rPr>
            </w:pPr>
            <w:ins w:id="6969" w:author="Антон Смирнов" w:date="2023-05-25T13:43:00Z">
              <w:r w:rsidRPr="007F6A26">
                <w:t>0,88</w:t>
              </w:r>
            </w:ins>
          </w:p>
        </w:tc>
        <w:tc>
          <w:tcPr>
            <w:tcW w:w="699" w:type="dxa"/>
            <w:tcPrChange w:id="6970" w:author="Антон Смирнов" w:date="2023-05-25T13:48:00Z">
              <w:tcPr>
                <w:tcW w:w="979" w:type="dxa"/>
              </w:tcPr>
            </w:tcPrChange>
          </w:tcPr>
          <w:p w14:paraId="697BFCCE" w14:textId="77777777" w:rsidR="00FD588A" w:rsidRPr="007F6A26" w:rsidRDefault="00FD588A" w:rsidP="00FD588A">
            <w:pPr>
              <w:pStyle w:val="a0"/>
              <w:ind w:firstLine="0"/>
              <w:rPr>
                <w:ins w:id="6971" w:author="Антон Смирнов" w:date="2023-05-25T13:43:00Z"/>
              </w:rPr>
            </w:pPr>
            <w:ins w:id="6972" w:author="Антон Смирнов" w:date="2023-05-25T13:43:00Z">
              <w:r w:rsidRPr="007F6A26">
                <w:t>0,03</w:t>
              </w:r>
            </w:ins>
          </w:p>
        </w:tc>
        <w:tc>
          <w:tcPr>
            <w:tcW w:w="1241" w:type="dxa"/>
            <w:tcPrChange w:id="6973" w:author="Антон Смирнов" w:date="2023-05-25T13:48:00Z">
              <w:tcPr>
                <w:tcW w:w="1606" w:type="dxa"/>
              </w:tcPr>
            </w:tcPrChange>
          </w:tcPr>
          <w:p w14:paraId="549E66EB" w14:textId="77777777" w:rsidR="00FD588A" w:rsidRPr="007F6A26" w:rsidRDefault="00FD588A" w:rsidP="00FD588A">
            <w:pPr>
              <w:pStyle w:val="a0"/>
              <w:ind w:firstLine="0"/>
              <w:rPr>
                <w:ins w:id="6974" w:author="Антон Смирнов" w:date="2023-05-25T13:43:00Z"/>
              </w:rPr>
            </w:pPr>
            <w:ins w:id="6975" w:author="Антон Смирнов" w:date="2023-05-25T13:43:00Z">
              <w:r w:rsidRPr="007F6A26">
                <w:t>0,84</w:t>
              </w:r>
            </w:ins>
          </w:p>
        </w:tc>
        <w:tc>
          <w:tcPr>
            <w:tcW w:w="1966" w:type="dxa"/>
            <w:tcPrChange w:id="6976" w:author="Антон Смирнов" w:date="2023-05-25T13:48:00Z">
              <w:tcPr>
                <w:tcW w:w="1298" w:type="dxa"/>
              </w:tcPr>
            </w:tcPrChange>
          </w:tcPr>
          <w:p w14:paraId="5BDF176B" w14:textId="77777777" w:rsidR="00FD588A" w:rsidRPr="007F6A26" w:rsidRDefault="00FD588A" w:rsidP="00FD588A">
            <w:pPr>
              <w:pStyle w:val="a0"/>
              <w:ind w:firstLine="0"/>
              <w:rPr>
                <w:ins w:id="6977" w:author="Антон Смирнов" w:date="2023-05-25T13:43:00Z"/>
              </w:rPr>
            </w:pPr>
            <w:ins w:id="6978" w:author="Антон Смирнов" w:date="2023-05-25T13:43:00Z">
              <w:r w:rsidRPr="007F6A26">
                <w:t>0,87</w:t>
              </w:r>
            </w:ins>
          </w:p>
        </w:tc>
        <w:tc>
          <w:tcPr>
            <w:tcW w:w="1395" w:type="dxa"/>
            <w:tcPrChange w:id="6979" w:author="Антон Смирнов" w:date="2023-05-25T13:48:00Z">
              <w:tcPr>
                <w:tcW w:w="1279" w:type="dxa"/>
              </w:tcPr>
            </w:tcPrChange>
          </w:tcPr>
          <w:p w14:paraId="189239BE" w14:textId="77777777" w:rsidR="00FD588A" w:rsidRPr="007F6A26" w:rsidRDefault="00FD588A" w:rsidP="00FD588A">
            <w:pPr>
              <w:pStyle w:val="a0"/>
              <w:ind w:firstLine="0"/>
              <w:rPr>
                <w:ins w:id="6980" w:author="Антон Смирнов" w:date="2023-05-25T13:43:00Z"/>
              </w:rPr>
            </w:pPr>
            <w:ins w:id="6981" w:author="Антон Смирнов" w:date="2023-05-25T13:43:00Z">
              <w:r w:rsidRPr="007F6A26">
                <w:t>0,87</w:t>
              </w:r>
            </w:ins>
          </w:p>
        </w:tc>
        <w:tc>
          <w:tcPr>
            <w:tcW w:w="699" w:type="dxa"/>
            <w:tcPrChange w:id="6982" w:author="Антон Смирнов" w:date="2023-05-25T13:48:00Z">
              <w:tcPr>
                <w:tcW w:w="682" w:type="dxa"/>
              </w:tcPr>
            </w:tcPrChange>
          </w:tcPr>
          <w:p w14:paraId="3CBDE7A5" w14:textId="77777777" w:rsidR="00FD588A" w:rsidRPr="007F6A26" w:rsidRDefault="00FD588A" w:rsidP="00FD588A">
            <w:pPr>
              <w:pStyle w:val="a0"/>
              <w:ind w:firstLine="0"/>
              <w:rPr>
                <w:ins w:id="6983" w:author="Антон Смирнов" w:date="2023-05-25T13:43:00Z"/>
              </w:rPr>
            </w:pPr>
            <w:ins w:id="6984" w:author="Антон Смирнов" w:date="2023-05-25T13:43:00Z">
              <w:r w:rsidRPr="007F6A26">
                <w:t>0,85</w:t>
              </w:r>
            </w:ins>
          </w:p>
        </w:tc>
        <w:tc>
          <w:tcPr>
            <w:tcW w:w="699" w:type="dxa"/>
            <w:tcPrChange w:id="6985" w:author="Антон Смирнов" w:date="2023-05-25T13:48:00Z">
              <w:tcPr>
                <w:tcW w:w="682" w:type="dxa"/>
              </w:tcPr>
            </w:tcPrChange>
          </w:tcPr>
          <w:p w14:paraId="5C6C7291" w14:textId="77777777" w:rsidR="00FD588A" w:rsidRPr="007F6A26" w:rsidRDefault="00FD588A" w:rsidP="00FD588A">
            <w:pPr>
              <w:pStyle w:val="a0"/>
              <w:ind w:firstLine="0"/>
              <w:rPr>
                <w:ins w:id="6986" w:author="Антон Смирнов" w:date="2023-05-25T13:43:00Z"/>
              </w:rPr>
            </w:pPr>
            <w:ins w:id="6987" w:author="Антон Смирнов" w:date="2023-05-25T13:43:00Z">
              <w:r w:rsidRPr="007F6A26">
                <w:t>0</w:t>
              </w:r>
            </w:ins>
          </w:p>
        </w:tc>
        <w:tc>
          <w:tcPr>
            <w:tcW w:w="875" w:type="dxa"/>
            <w:tcPrChange w:id="6988" w:author="Антон Смирнов" w:date="2023-05-25T13:48:00Z">
              <w:tcPr>
                <w:tcW w:w="809" w:type="dxa"/>
              </w:tcPr>
            </w:tcPrChange>
          </w:tcPr>
          <w:p w14:paraId="47740568" w14:textId="77777777" w:rsidR="00FD588A" w:rsidRPr="007F6A26" w:rsidRDefault="00FD588A" w:rsidP="00FD588A">
            <w:pPr>
              <w:pStyle w:val="a0"/>
              <w:ind w:firstLine="0"/>
              <w:rPr>
                <w:ins w:id="6989" w:author="Антон Смирнов" w:date="2023-05-25T13:43:00Z"/>
              </w:rPr>
            </w:pPr>
            <w:ins w:id="6990" w:author="Антон Смирнов" w:date="2023-05-25T13:43:00Z">
              <w:r w:rsidRPr="007F6A26">
                <w:t>0,03</w:t>
              </w:r>
            </w:ins>
          </w:p>
        </w:tc>
      </w:tr>
      <w:tr w:rsidR="00FD588A" w:rsidRPr="007F6A26" w14:paraId="2C26A136" w14:textId="77777777" w:rsidTr="00FD588A">
        <w:trPr>
          <w:ins w:id="6991" w:author="Антон Смирнов" w:date="2023-05-25T13:43:00Z"/>
        </w:trPr>
        <w:tc>
          <w:tcPr>
            <w:tcW w:w="1182" w:type="dxa"/>
            <w:tcPrChange w:id="6992" w:author="Антон Смирнов" w:date="2023-05-25T13:48:00Z">
              <w:tcPr>
                <w:tcW w:w="1147" w:type="dxa"/>
              </w:tcPr>
            </w:tcPrChange>
          </w:tcPr>
          <w:p w14:paraId="2C98E475" w14:textId="08F2442D" w:rsidR="00FD588A" w:rsidRPr="007F6A26" w:rsidRDefault="00FD588A" w:rsidP="00FD588A">
            <w:pPr>
              <w:pStyle w:val="a0"/>
              <w:ind w:firstLine="0"/>
              <w:rPr>
                <w:ins w:id="6993" w:author="Антон Смирнов" w:date="2023-05-25T13:43:00Z"/>
              </w:rPr>
            </w:pPr>
            <w:ins w:id="6994" w:author="Антон Смирнов" w:date="2023-05-25T13:43:00Z">
              <w:r w:rsidRPr="007F6A26">
                <w:t>A*02:05</w:t>
              </w:r>
            </w:ins>
          </w:p>
        </w:tc>
        <w:tc>
          <w:tcPr>
            <w:tcW w:w="814" w:type="dxa"/>
            <w:tcPrChange w:id="6995" w:author="Антон Смирнов" w:date="2023-05-25T13:48:00Z">
              <w:tcPr>
                <w:tcW w:w="1088" w:type="dxa"/>
              </w:tcPr>
            </w:tcPrChange>
          </w:tcPr>
          <w:p w14:paraId="008126D6" w14:textId="77777777" w:rsidR="00FD588A" w:rsidRPr="007F6A26" w:rsidRDefault="00FD588A" w:rsidP="00FD588A">
            <w:pPr>
              <w:pStyle w:val="a0"/>
              <w:ind w:firstLine="0"/>
              <w:rPr>
                <w:ins w:id="6996" w:author="Антон Смирнов" w:date="2023-05-25T13:43:00Z"/>
              </w:rPr>
            </w:pPr>
            <w:ins w:id="6997" w:author="Антон Смирнов" w:date="2023-05-25T13:43:00Z">
              <w:r w:rsidRPr="007F6A26">
                <w:t>0,88</w:t>
              </w:r>
            </w:ins>
          </w:p>
        </w:tc>
        <w:tc>
          <w:tcPr>
            <w:tcW w:w="699" w:type="dxa"/>
            <w:tcPrChange w:id="6998" w:author="Антон Смирнов" w:date="2023-05-25T13:48:00Z">
              <w:tcPr>
                <w:tcW w:w="979" w:type="dxa"/>
              </w:tcPr>
            </w:tcPrChange>
          </w:tcPr>
          <w:p w14:paraId="75BB9A68" w14:textId="77777777" w:rsidR="00FD588A" w:rsidRPr="007F6A26" w:rsidRDefault="00FD588A" w:rsidP="00FD588A">
            <w:pPr>
              <w:pStyle w:val="a0"/>
              <w:ind w:firstLine="0"/>
              <w:rPr>
                <w:ins w:id="6999" w:author="Антон Смирнов" w:date="2023-05-25T13:43:00Z"/>
              </w:rPr>
            </w:pPr>
            <w:ins w:id="7000" w:author="Антон Смирнов" w:date="2023-05-25T13:43:00Z">
              <w:r w:rsidRPr="007F6A26">
                <w:t>0,02</w:t>
              </w:r>
            </w:ins>
          </w:p>
        </w:tc>
        <w:tc>
          <w:tcPr>
            <w:tcW w:w="1241" w:type="dxa"/>
            <w:tcPrChange w:id="7001" w:author="Антон Смирнов" w:date="2023-05-25T13:48:00Z">
              <w:tcPr>
                <w:tcW w:w="1606" w:type="dxa"/>
              </w:tcPr>
            </w:tcPrChange>
          </w:tcPr>
          <w:p w14:paraId="391F909A" w14:textId="77777777" w:rsidR="00FD588A" w:rsidRPr="007F6A26" w:rsidRDefault="00FD588A" w:rsidP="00FD588A">
            <w:pPr>
              <w:pStyle w:val="a0"/>
              <w:ind w:firstLine="0"/>
              <w:rPr>
                <w:ins w:id="7002" w:author="Антон Смирнов" w:date="2023-05-25T13:43:00Z"/>
              </w:rPr>
            </w:pPr>
            <w:ins w:id="7003" w:author="Антон Смирнов" w:date="2023-05-25T13:43:00Z">
              <w:r w:rsidRPr="007F6A26">
                <w:t>0,84</w:t>
              </w:r>
            </w:ins>
          </w:p>
        </w:tc>
        <w:tc>
          <w:tcPr>
            <w:tcW w:w="1966" w:type="dxa"/>
            <w:tcPrChange w:id="7004" w:author="Антон Смирнов" w:date="2023-05-25T13:48:00Z">
              <w:tcPr>
                <w:tcW w:w="1298" w:type="dxa"/>
              </w:tcPr>
            </w:tcPrChange>
          </w:tcPr>
          <w:p w14:paraId="0AFB3CE4" w14:textId="77777777" w:rsidR="00FD588A" w:rsidRPr="007F6A26" w:rsidRDefault="00FD588A" w:rsidP="00FD588A">
            <w:pPr>
              <w:pStyle w:val="a0"/>
              <w:ind w:firstLine="0"/>
              <w:rPr>
                <w:ins w:id="7005" w:author="Антон Смирнов" w:date="2023-05-25T13:43:00Z"/>
              </w:rPr>
            </w:pPr>
            <w:ins w:id="7006" w:author="Антон Смирнов" w:date="2023-05-25T13:43:00Z">
              <w:r w:rsidRPr="007F6A26">
                <w:t>0,84</w:t>
              </w:r>
            </w:ins>
          </w:p>
        </w:tc>
        <w:tc>
          <w:tcPr>
            <w:tcW w:w="1395" w:type="dxa"/>
            <w:tcPrChange w:id="7007" w:author="Антон Смирнов" w:date="2023-05-25T13:48:00Z">
              <w:tcPr>
                <w:tcW w:w="1279" w:type="dxa"/>
              </w:tcPr>
            </w:tcPrChange>
          </w:tcPr>
          <w:p w14:paraId="635B9B3E" w14:textId="77777777" w:rsidR="00FD588A" w:rsidRPr="007F6A26" w:rsidRDefault="00FD588A" w:rsidP="00FD588A">
            <w:pPr>
              <w:pStyle w:val="a0"/>
              <w:ind w:firstLine="0"/>
              <w:rPr>
                <w:ins w:id="7008" w:author="Антон Смирнов" w:date="2023-05-25T13:43:00Z"/>
              </w:rPr>
            </w:pPr>
            <w:ins w:id="7009" w:author="Антон Смирнов" w:date="2023-05-25T13:43:00Z">
              <w:r w:rsidRPr="007F6A26">
                <w:t>0,84</w:t>
              </w:r>
            </w:ins>
          </w:p>
        </w:tc>
        <w:tc>
          <w:tcPr>
            <w:tcW w:w="699" w:type="dxa"/>
            <w:tcPrChange w:id="7010" w:author="Антон Смирнов" w:date="2023-05-25T13:48:00Z">
              <w:tcPr>
                <w:tcW w:w="682" w:type="dxa"/>
              </w:tcPr>
            </w:tcPrChange>
          </w:tcPr>
          <w:p w14:paraId="4C5F7E00" w14:textId="77777777" w:rsidR="00FD588A" w:rsidRPr="007F6A26" w:rsidRDefault="00FD588A" w:rsidP="00FD588A">
            <w:pPr>
              <w:pStyle w:val="a0"/>
              <w:ind w:firstLine="0"/>
              <w:rPr>
                <w:ins w:id="7011" w:author="Антон Смирнов" w:date="2023-05-25T13:43:00Z"/>
              </w:rPr>
            </w:pPr>
            <w:ins w:id="7012" w:author="Антон Смирнов" w:date="2023-05-25T13:43:00Z">
              <w:r w:rsidRPr="007F6A26">
                <w:t>0,84</w:t>
              </w:r>
            </w:ins>
          </w:p>
        </w:tc>
        <w:tc>
          <w:tcPr>
            <w:tcW w:w="699" w:type="dxa"/>
            <w:tcPrChange w:id="7013" w:author="Антон Смирнов" w:date="2023-05-25T13:48:00Z">
              <w:tcPr>
                <w:tcW w:w="682" w:type="dxa"/>
              </w:tcPr>
            </w:tcPrChange>
          </w:tcPr>
          <w:p w14:paraId="0671B619" w14:textId="77777777" w:rsidR="00FD588A" w:rsidRPr="007F6A26" w:rsidRDefault="00FD588A" w:rsidP="00FD588A">
            <w:pPr>
              <w:pStyle w:val="a0"/>
              <w:ind w:firstLine="0"/>
              <w:rPr>
                <w:ins w:id="7014" w:author="Антон Смирнов" w:date="2023-05-25T13:43:00Z"/>
              </w:rPr>
            </w:pPr>
            <w:ins w:id="7015" w:author="Антон Смирнов" w:date="2023-05-25T13:43:00Z">
              <w:r w:rsidRPr="007F6A26">
                <w:t>0,08</w:t>
              </w:r>
            </w:ins>
          </w:p>
        </w:tc>
        <w:tc>
          <w:tcPr>
            <w:tcW w:w="875" w:type="dxa"/>
            <w:tcPrChange w:id="7016" w:author="Антон Смирнов" w:date="2023-05-25T13:48:00Z">
              <w:tcPr>
                <w:tcW w:w="809" w:type="dxa"/>
              </w:tcPr>
            </w:tcPrChange>
          </w:tcPr>
          <w:p w14:paraId="5363865E" w14:textId="77777777" w:rsidR="00FD588A" w:rsidRPr="007F6A26" w:rsidRDefault="00FD588A" w:rsidP="00FD588A">
            <w:pPr>
              <w:pStyle w:val="a0"/>
              <w:ind w:firstLine="0"/>
              <w:rPr>
                <w:ins w:id="7017" w:author="Антон Смирнов" w:date="2023-05-25T13:43:00Z"/>
              </w:rPr>
            </w:pPr>
            <w:ins w:id="7018" w:author="Антон Смирнов" w:date="2023-05-25T13:43:00Z">
              <w:r w:rsidRPr="007F6A26">
                <w:t>0,15</w:t>
              </w:r>
            </w:ins>
          </w:p>
        </w:tc>
      </w:tr>
      <w:tr w:rsidR="00FD588A" w:rsidRPr="007F6A26" w14:paraId="7015B7C1" w14:textId="77777777" w:rsidTr="00FD588A">
        <w:trPr>
          <w:ins w:id="7019" w:author="Антон Смирнов" w:date="2023-05-25T13:43:00Z"/>
        </w:trPr>
        <w:tc>
          <w:tcPr>
            <w:tcW w:w="1182" w:type="dxa"/>
            <w:tcPrChange w:id="7020" w:author="Антон Смирнов" w:date="2023-05-25T13:48:00Z">
              <w:tcPr>
                <w:tcW w:w="1147" w:type="dxa"/>
              </w:tcPr>
            </w:tcPrChange>
          </w:tcPr>
          <w:p w14:paraId="61035F05" w14:textId="512E1590" w:rsidR="00FD588A" w:rsidRPr="007F6A26" w:rsidRDefault="00FD588A" w:rsidP="00FD588A">
            <w:pPr>
              <w:pStyle w:val="a0"/>
              <w:ind w:firstLine="0"/>
              <w:rPr>
                <w:ins w:id="7021" w:author="Антон Смирнов" w:date="2023-05-25T13:43:00Z"/>
              </w:rPr>
            </w:pPr>
            <w:ins w:id="7022" w:author="Антон Смирнов" w:date="2023-05-25T13:43:00Z">
              <w:r w:rsidRPr="007F6A26">
                <w:t>C*03:04</w:t>
              </w:r>
            </w:ins>
          </w:p>
        </w:tc>
        <w:tc>
          <w:tcPr>
            <w:tcW w:w="814" w:type="dxa"/>
            <w:tcPrChange w:id="7023" w:author="Антон Смирнов" w:date="2023-05-25T13:48:00Z">
              <w:tcPr>
                <w:tcW w:w="1088" w:type="dxa"/>
              </w:tcPr>
            </w:tcPrChange>
          </w:tcPr>
          <w:p w14:paraId="59612AD1" w14:textId="77777777" w:rsidR="00FD588A" w:rsidRPr="007F6A26" w:rsidRDefault="00FD588A" w:rsidP="00FD588A">
            <w:pPr>
              <w:pStyle w:val="a0"/>
              <w:ind w:firstLine="0"/>
              <w:rPr>
                <w:ins w:id="7024" w:author="Антон Смирнов" w:date="2023-05-25T13:43:00Z"/>
              </w:rPr>
            </w:pPr>
            <w:ins w:id="7025" w:author="Антон Смирнов" w:date="2023-05-25T13:43:00Z">
              <w:r w:rsidRPr="007F6A26">
                <w:t>0,88</w:t>
              </w:r>
            </w:ins>
          </w:p>
        </w:tc>
        <w:tc>
          <w:tcPr>
            <w:tcW w:w="699" w:type="dxa"/>
            <w:tcPrChange w:id="7026" w:author="Антон Смирнов" w:date="2023-05-25T13:48:00Z">
              <w:tcPr>
                <w:tcW w:w="979" w:type="dxa"/>
              </w:tcPr>
            </w:tcPrChange>
          </w:tcPr>
          <w:p w14:paraId="7FB47242" w14:textId="77777777" w:rsidR="00FD588A" w:rsidRPr="007F6A26" w:rsidRDefault="00FD588A" w:rsidP="00FD588A">
            <w:pPr>
              <w:pStyle w:val="a0"/>
              <w:ind w:firstLine="0"/>
              <w:rPr>
                <w:ins w:id="7027" w:author="Антон Смирнов" w:date="2023-05-25T13:43:00Z"/>
              </w:rPr>
            </w:pPr>
            <w:ins w:id="7028" w:author="Антон Смирнов" w:date="2023-05-25T13:43:00Z">
              <w:r w:rsidRPr="007F6A26">
                <w:t>0,01</w:t>
              </w:r>
            </w:ins>
          </w:p>
        </w:tc>
        <w:tc>
          <w:tcPr>
            <w:tcW w:w="1241" w:type="dxa"/>
            <w:tcPrChange w:id="7029" w:author="Антон Смирнов" w:date="2023-05-25T13:48:00Z">
              <w:tcPr>
                <w:tcW w:w="1606" w:type="dxa"/>
              </w:tcPr>
            </w:tcPrChange>
          </w:tcPr>
          <w:p w14:paraId="4890421D" w14:textId="77777777" w:rsidR="00FD588A" w:rsidRPr="007F6A26" w:rsidRDefault="00FD588A" w:rsidP="00FD588A">
            <w:pPr>
              <w:pStyle w:val="a0"/>
              <w:ind w:firstLine="0"/>
              <w:rPr>
                <w:ins w:id="7030" w:author="Антон Смирнов" w:date="2023-05-25T13:43:00Z"/>
              </w:rPr>
            </w:pPr>
            <w:ins w:id="7031" w:author="Антон Смирнов" w:date="2023-05-25T13:43:00Z">
              <w:r w:rsidRPr="007F6A26">
                <w:t>0,85</w:t>
              </w:r>
            </w:ins>
          </w:p>
        </w:tc>
        <w:tc>
          <w:tcPr>
            <w:tcW w:w="1966" w:type="dxa"/>
            <w:tcPrChange w:id="7032" w:author="Антон Смирнов" w:date="2023-05-25T13:48:00Z">
              <w:tcPr>
                <w:tcW w:w="1298" w:type="dxa"/>
              </w:tcPr>
            </w:tcPrChange>
          </w:tcPr>
          <w:p w14:paraId="6145415A" w14:textId="77777777" w:rsidR="00FD588A" w:rsidRPr="007F6A26" w:rsidRDefault="00FD588A" w:rsidP="00FD588A">
            <w:pPr>
              <w:pStyle w:val="a0"/>
              <w:ind w:firstLine="0"/>
              <w:rPr>
                <w:ins w:id="7033" w:author="Антон Смирнов" w:date="2023-05-25T13:43:00Z"/>
              </w:rPr>
            </w:pPr>
            <w:ins w:id="7034" w:author="Антон Смирнов" w:date="2023-05-25T13:43:00Z">
              <w:r w:rsidRPr="007F6A26">
                <w:t>0,83</w:t>
              </w:r>
            </w:ins>
          </w:p>
        </w:tc>
        <w:tc>
          <w:tcPr>
            <w:tcW w:w="1395" w:type="dxa"/>
            <w:tcPrChange w:id="7035" w:author="Антон Смирнов" w:date="2023-05-25T13:48:00Z">
              <w:tcPr>
                <w:tcW w:w="1279" w:type="dxa"/>
              </w:tcPr>
            </w:tcPrChange>
          </w:tcPr>
          <w:p w14:paraId="38E90C56" w14:textId="77777777" w:rsidR="00FD588A" w:rsidRPr="007F6A26" w:rsidRDefault="00FD588A" w:rsidP="00FD588A">
            <w:pPr>
              <w:pStyle w:val="a0"/>
              <w:ind w:firstLine="0"/>
              <w:rPr>
                <w:ins w:id="7036" w:author="Антон Смирнов" w:date="2023-05-25T13:43:00Z"/>
              </w:rPr>
            </w:pPr>
            <w:ins w:id="7037" w:author="Антон Смирнов" w:date="2023-05-25T13:43:00Z">
              <w:r w:rsidRPr="007F6A26">
                <w:t>0,83</w:t>
              </w:r>
            </w:ins>
          </w:p>
        </w:tc>
        <w:tc>
          <w:tcPr>
            <w:tcW w:w="699" w:type="dxa"/>
            <w:tcPrChange w:id="7038" w:author="Антон Смирнов" w:date="2023-05-25T13:48:00Z">
              <w:tcPr>
                <w:tcW w:w="682" w:type="dxa"/>
              </w:tcPr>
            </w:tcPrChange>
          </w:tcPr>
          <w:p w14:paraId="5F8B15A2" w14:textId="77777777" w:rsidR="00FD588A" w:rsidRPr="007F6A26" w:rsidRDefault="00FD588A" w:rsidP="00FD588A">
            <w:pPr>
              <w:pStyle w:val="a0"/>
              <w:ind w:firstLine="0"/>
              <w:rPr>
                <w:ins w:id="7039" w:author="Антон Смирнов" w:date="2023-05-25T13:43:00Z"/>
              </w:rPr>
            </w:pPr>
            <w:ins w:id="7040" w:author="Антон Смирнов" w:date="2023-05-25T13:43:00Z">
              <w:r w:rsidRPr="007F6A26">
                <w:t>0,84</w:t>
              </w:r>
            </w:ins>
          </w:p>
        </w:tc>
        <w:tc>
          <w:tcPr>
            <w:tcW w:w="699" w:type="dxa"/>
            <w:tcPrChange w:id="7041" w:author="Антон Смирнов" w:date="2023-05-25T13:48:00Z">
              <w:tcPr>
                <w:tcW w:w="682" w:type="dxa"/>
              </w:tcPr>
            </w:tcPrChange>
          </w:tcPr>
          <w:p w14:paraId="75C9D23F" w14:textId="77777777" w:rsidR="00FD588A" w:rsidRPr="007F6A26" w:rsidRDefault="00FD588A" w:rsidP="00FD588A">
            <w:pPr>
              <w:pStyle w:val="a0"/>
              <w:ind w:firstLine="0"/>
              <w:rPr>
                <w:ins w:id="7042" w:author="Антон Смирнов" w:date="2023-05-25T13:43:00Z"/>
              </w:rPr>
            </w:pPr>
            <w:ins w:id="7043" w:author="Антон Смирнов" w:date="2023-05-25T13:43:00Z">
              <w:r w:rsidRPr="007F6A26">
                <w:t>0,11</w:t>
              </w:r>
            </w:ins>
          </w:p>
        </w:tc>
        <w:tc>
          <w:tcPr>
            <w:tcW w:w="875" w:type="dxa"/>
            <w:tcPrChange w:id="7044" w:author="Антон Смирнов" w:date="2023-05-25T13:48:00Z">
              <w:tcPr>
                <w:tcW w:w="809" w:type="dxa"/>
              </w:tcPr>
            </w:tcPrChange>
          </w:tcPr>
          <w:p w14:paraId="5A93B864" w14:textId="77777777" w:rsidR="00FD588A" w:rsidRPr="007F6A26" w:rsidRDefault="00FD588A" w:rsidP="00FD588A">
            <w:pPr>
              <w:pStyle w:val="a0"/>
              <w:ind w:firstLine="0"/>
              <w:rPr>
                <w:ins w:id="7045" w:author="Антон Смирнов" w:date="2023-05-25T13:43:00Z"/>
              </w:rPr>
            </w:pPr>
            <w:ins w:id="7046" w:author="Антон Смирнов" w:date="2023-05-25T13:43:00Z">
              <w:r w:rsidRPr="007F6A26">
                <w:t>0,19</w:t>
              </w:r>
            </w:ins>
          </w:p>
        </w:tc>
      </w:tr>
      <w:tr w:rsidR="00FD588A" w:rsidRPr="007F6A26" w14:paraId="5AC8D7DB" w14:textId="77777777" w:rsidTr="00FD588A">
        <w:trPr>
          <w:ins w:id="7047" w:author="Антон Смирнов" w:date="2023-05-25T13:43:00Z"/>
        </w:trPr>
        <w:tc>
          <w:tcPr>
            <w:tcW w:w="1182" w:type="dxa"/>
            <w:tcPrChange w:id="7048" w:author="Антон Смирнов" w:date="2023-05-25T13:48:00Z">
              <w:tcPr>
                <w:tcW w:w="1147" w:type="dxa"/>
              </w:tcPr>
            </w:tcPrChange>
          </w:tcPr>
          <w:p w14:paraId="0C3768BE" w14:textId="6FFE1D63" w:rsidR="00FD588A" w:rsidRPr="007F6A26" w:rsidRDefault="00FD588A" w:rsidP="00FD588A">
            <w:pPr>
              <w:pStyle w:val="a0"/>
              <w:ind w:firstLine="0"/>
              <w:rPr>
                <w:ins w:id="7049" w:author="Антон Смирнов" w:date="2023-05-25T13:43:00Z"/>
              </w:rPr>
            </w:pPr>
            <w:ins w:id="7050" w:author="Антон Смирнов" w:date="2023-05-25T13:43:00Z">
              <w:r w:rsidRPr="007F6A26">
                <w:t>A*68:23</w:t>
              </w:r>
            </w:ins>
          </w:p>
        </w:tc>
        <w:tc>
          <w:tcPr>
            <w:tcW w:w="814" w:type="dxa"/>
            <w:tcPrChange w:id="7051" w:author="Антон Смирнов" w:date="2023-05-25T13:48:00Z">
              <w:tcPr>
                <w:tcW w:w="1088" w:type="dxa"/>
              </w:tcPr>
            </w:tcPrChange>
          </w:tcPr>
          <w:p w14:paraId="44B9FDCA" w14:textId="77777777" w:rsidR="00FD588A" w:rsidRPr="007F6A26" w:rsidRDefault="00FD588A" w:rsidP="00FD588A">
            <w:pPr>
              <w:pStyle w:val="a0"/>
              <w:ind w:firstLine="0"/>
              <w:rPr>
                <w:ins w:id="7052" w:author="Антон Смирнов" w:date="2023-05-25T13:43:00Z"/>
              </w:rPr>
            </w:pPr>
            <w:ins w:id="7053" w:author="Антон Смирнов" w:date="2023-05-25T13:43:00Z">
              <w:r w:rsidRPr="007F6A26">
                <w:t>0,87</w:t>
              </w:r>
            </w:ins>
          </w:p>
        </w:tc>
        <w:tc>
          <w:tcPr>
            <w:tcW w:w="699" w:type="dxa"/>
            <w:tcPrChange w:id="7054" w:author="Антон Смирнов" w:date="2023-05-25T13:48:00Z">
              <w:tcPr>
                <w:tcW w:w="979" w:type="dxa"/>
              </w:tcPr>
            </w:tcPrChange>
          </w:tcPr>
          <w:p w14:paraId="2E4A1423" w14:textId="77777777" w:rsidR="00FD588A" w:rsidRPr="007F6A26" w:rsidRDefault="00FD588A" w:rsidP="00FD588A">
            <w:pPr>
              <w:pStyle w:val="a0"/>
              <w:ind w:firstLine="0"/>
              <w:rPr>
                <w:ins w:id="7055" w:author="Антон Смирнов" w:date="2023-05-25T13:43:00Z"/>
              </w:rPr>
            </w:pPr>
            <w:ins w:id="7056" w:author="Антон Смирнов" w:date="2023-05-25T13:43:00Z">
              <w:r w:rsidRPr="007F6A26">
                <w:t>0,01</w:t>
              </w:r>
            </w:ins>
          </w:p>
        </w:tc>
        <w:tc>
          <w:tcPr>
            <w:tcW w:w="1241" w:type="dxa"/>
            <w:tcPrChange w:id="7057" w:author="Антон Смирнов" w:date="2023-05-25T13:48:00Z">
              <w:tcPr>
                <w:tcW w:w="1606" w:type="dxa"/>
              </w:tcPr>
            </w:tcPrChange>
          </w:tcPr>
          <w:p w14:paraId="6AF34FD0" w14:textId="77777777" w:rsidR="00FD588A" w:rsidRPr="007F6A26" w:rsidRDefault="00FD588A" w:rsidP="00FD588A">
            <w:pPr>
              <w:pStyle w:val="a0"/>
              <w:ind w:firstLine="0"/>
              <w:rPr>
                <w:ins w:id="7058" w:author="Антон Смирнов" w:date="2023-05-25T13:43:00Z"/>
              </w:rPr>
            </w:pPr>
            <w:ins w:id="7059" w:author="Антон Смирнов" w:date="2023-05-25T13:43:00Z">
              <w:r w:rsidRPr="007F6A26">
                <w:t>0,86</w:t>
              </w:r>
            </w:ins>
          </w:p>
        </w:tc>
        <w:tc>
          <w:tcPr>
            <w:tcW w:w="1966" w:type="dxa"/>
            <w:tcPrChange w:id="7060" w:author="Антон Смирнов" w:date="2023-05-25T13:48:00Z">
              <w:tcPr>
                <w:tcW w:w="1298" w:type="dxa"/>
              </w:tcPr>
            </w:tcPrChange>
          </w:tcPr>
          <w:p w14:paraId="1349DB3F" w14:textId="77777777" w:rsidR="00FD588A" w:rsidRPr="007F6A26" w:rsidRDefault="00FD588A" w:rsidP="00FD588A">
            <w:pPr>
              <w:pStyle w:val="a0"/>
              <w:ind w:firstLine="0"/>
              <w:rPr>
                <w:ins w:id="7061" w:author="Антон Смирнов" w:date="2023-05-25T13:43:00Z"/>
              </w:rPr>
            </w:pPr>
            <w:ins w:id="7062" w:author="Антон Смирнов" w:date="2023-05-25T13:43:00Z">
              <w:r w:rsidRPr="007F6A26">
                <w:t>0,82</w:t>
              </w:r>
            </w:ins>
          </w:p>
        </w:tc>
        <w:tc>
          <w:tcPr>
            <w:tcW w:w="1395" w:type="dxa"/>
            <w:tcPrChange w:id="7063" w:author="Антон Смирнов" w:date="2023-05-25T13:48:00Z">
              <w:tcPr>
                <w:tcW w:w="1279" w:type="dxa"/>
              </w:tcPr>
            </w:tcPrChange>
          </w:tcPr>
          <w:p w14:paraId="136CBCF5" w14:textId="77777777" w:rsidR="00FD588A" w:rsidRPr="007F6A26" w:rsidRDefault="00FD588A" w:rsidP="00FD588A">
            <w:pPr>
              <w:pStyle w:val="a0"/>
              <w:ind w:firstLine="0"/>
              <w:rPr>
                <w:ins w:id="7064" w:author="Антон Смирнов" w:date="2023-05-25T13:43:00Z"/>
              </w:rPr>
            </w:pPr>
            <w:ins w:id="7065" w:author="Антон Смирнов" w:date="2023-05-25T13:43:00Z">
              <w:r w:rsidRPr="007F6A26">
                <w:t>0,82</w:t>
              </w:r>
            </w:ins>
          </w:p>
        </w:tc>
        <w:tc>
          <w:tcPr>
            <w:tcW w:w="699" w:type="dxa"/>
            <w:tcPrChange w:id="7066" w:author="Антон Смирнов" w:date="2023-05-25T13:48:00Z">
              <w:tcPr>
                <w:tcW w:w="682" w:type="dxa"/>
              </w:tcPr>
            </w:tcPrChange>
          </w:tcPr>
          <w:p w14:paraId="4D99B7E7" w14:textId="77777777" w:rsidR="00FD588A" w:rsidRPr="007F6A26" w:rsidRDefault="00FD588A" w:rsidP="00FD588A">
            <w:pPr>
              <w:pStyle w:val="a0"/>
              <w:ind w:firstLine="0"/>
              <w:rPr>
                <w:ins w:id="7067" w:author="Антон Смирнов" w:date="2023-05-25T13:43:00Z"/>
              </w:rPr>
            </w:pPr>
            <w:ins w:id="7068" w:author="Антон Смирнов" w:date="2023-05-25T13:43:00Z">
              <w:r w:rsidRPr="007F6A26">
                <w:t>0,84</w:t>
              </w:r>
            </w:ins>
          </w:p>
        </w:tc>
        <w:tc>
          <w:tcPr>
            <w:tcW w:w="699" w:type="dxa"/>
            <w:tcPrChange w:id="7069" w:author="Антон Смирнов" w:date="2023-05-25T13:48:00Z">
              <w:tcPr>
                <w:tcW w:w="682" w:type="dxa"/>
              </w:tcPr>
            </w:tcPrChange>
          </w:tcPr>
          <w:p w14:paraId="1D30FBE7" w14:textId="77777777" w:rsidR="00FD588A" w:rsidRPr="007F6A26" w:rsidRDefault="00FD588A" w:rsidP="00FD588A">
            <w:pPr>
              <w:pStyle w:val="a0"/>
              <w:ind w:firstLine="0"/>
              <w:rPr>
                <w:ins w:id="7070" w:author="Антон Смирнов" w:date="2023-05-25T13:43:00Z"/>
              </w:rPr>
            </w:pPr>
            <w:ins w:id="7071" w:author="Антон Смирнов" w:date="2023-05-25T13:43:00Z">
              <w:r w:rsidRPr="007F6A26">
                <w:t>0</w:t>
              </w:r>
            </w:ins>
          </w:p>
        </w:tc>
        <w:tc>
          <w:tcPr>
            <w:tcW w:w="875" w:type="dxa"/>
            <w:tcPrChange w:id="7072" w:author="Антон Смирнов" w:date="2023-05-25T13:48:00Z">
              <w:tcPr>
                <w:tcW w:w="809" w:type="dxa"/>
              </w:tcPr>
            </w:tcPrChange>
          </w:tcPr>
          <w:p w14:paraId="7B3C7E5E" w14:textId="77777777" w:rsidR="00FD588A" w:rsidRPr="007F6A26" w:rsidRDefault="00FD588A" w:rsidP="00FD588A">
            <w:pPr>
              <w:pStyle w:val="a0"/>
              <w:ind w:firstLine="0"/>
              <w:rPr>
                <w:ins w:id="7073" w:author="Антон Смирнов" w:date="2023-05-25T13:43:00Z"/>
              </w:rPr>
            </w:pPr>
            <w:ins w:id="7074" w:author="Антон Смирнов" w:date="2023-05-25T13:43:00Z">
              <w:r w:rsidRPr="007F6A26">
                <w:t>0,02</w:t>
              </w:r>
            </w:ins>
          </w:p>
        </w:tc>
      </w:tr>
      <w:tr w:rsidR="00FD588A" w:rsidRPr="007F6A26" w14:paraId="617209DB" w14:textId="77777777" w:rsidTr="00FD588A">
        <w:trPr>
          <w:ins w:id="7075" w:author="Антон Смирнов" w:date="2023-05-25T13:43:00Z"/>
        </w:trPr>
        <w:tc>
          <w:tcPr>
            <w:tcW w:w="1182" w:type="dxa"/>
            <w:tcPrChange w:id="7076" w:author="Антон Смирнов" w:date="2023-05-25T13:48:00Z">
              <w:tcPr>
                <w:tcW w:w="1147" w:type="dxa"/>
              </w:tcPr>
            </w:tcPrChange>
          </w:tcPr>
          <w:p w14:paraId="660DC233" w14:textId="02BA4446" w:rsidR="00FD588A" w:rsidRPr="007F6A26" w:rsidRDefault="00FD588A" w:rsidP="00FD588A">
            <w:pPr>
              <w:pStyle w:val="a0"/>
              <w:ind w:firstLine="0"/>
              <w:rPr>
                <w:ins w:id="7077" w:author="Антон Смирнов" w:date="2023-05-25T13:43:00Z"/>
              </w:rPr>
            </w:pPr>
            <w:ins w:id="7078" w:author="Антон Смирнов" w:date="2023-05-25T13:43:00Z">
              <w:r w:rsidRPr="007F6A26">
                <w:t>A*02:02</w:t>
              </w:r>
            </w:ins>
          </w:p>
        </w:tc>
        <w:tc>
          <w:tcPr>
            <w:tcW w:w="814" w:type="dxa"/>
            <w:tcPrChange w:id="7079" w:author="Антон Смирнов" w:date="2023-05-25T13:48:00Z">
              <w:tcPr>
                <w:tcW w:w="1088" w:type="dxa"/>
              </w:tcPr>
            </w:tcPrChange>
          </w:tcPr>
          <w:p w14:paraId="38E00FF8" w14:textId="77777777" w:rsidR="00FD588A" w:rsidRPr="007F6A26" w:rsidRDefault="00FD588A" w:rsidP="00FD588A">
            <w:pPr>
              <w:pStyle w:val="a0"/>
              <w:ind w:firstLine="0"/>
              <w:rPr>
                <w:ins w:id="7080" w:author="Антон Смирнов" w:date="2023-05-25T13:43:00Z"/>
              </w:rPr>
            </w:pPr>
            <w:ins w:id="7081" w:author="Антон Смирнов" w:date="2023-05-25T13:43:00Z">
              <w:r w:rsidRPr="007F6A26">
                <w:t>0,87</w:t>
              </w:r>
            </w:ins>
          </w:p>
        </w:tc>
        <w:tc>
          <w:tcPr>
            <w:tcW w:w="699" w:type="dxa"/>
            <w:tcPrChange w:id="7082" w:author="Антон Смирнов" w:date="2023-05-25T13:48:00Z">
              <w:tcPr>
                <w:tcW w:w="979" w:type="dxa"/>
              </w:tcPr>
            </w:tcPrChange>
          </w:tcPr>
          <w:p w14:paraId="06D17716" w14:textId="77777777" w:rsidR="00FD588A" w:rsidRPr="007F6A26" w:rsidRDefault="00FD588A" w:rsidP="00FD588A">
            <w:pPr>
              <w:pStyle w:val="a0"/>
              <w:ind w:firstLine="0"/>
              <w:rPr>
                <w:ins w:id="7083" w:author="Антон Смирнов" w:date="2023-05-25T13:43:00Z"/>
              </w:rPr>
            </w:pPr>
            <w:ins w:id="7084" w:author="Антон Смирнов" w:date="2023-05-25T13:43:00Z">
              <w:r w:rsidRPr="007F6A26">
                <w:t>0</w:t>
              </w:r>
            </w:ins>
          </w:p>
        </w:tc>
        <w:tc>
          <w:tcPr>
            <w:tcW w:w="1241" w:type="dxa"/>
            <w:tcPrChange w:id="7085" w:author="Антон Смирнов" w:date="2023-05-25T13:48:00Z">
              <w:tcPr>
                <w:tcW w:w="1606" w:type="dxa"/>
              </w:tcPr>
            </w:tcPrChange>
          </w:tcPr>
          <w:p w14:paraId="2CD2403D" w14:textId="77777777" w:rsidR="00FD588A" w:rsidRPr="007F6A26" w:rsidRDefault="00FD588A" w:rsidP="00FD588A">
            <w:pPr>
              <w:pStyle w:val="a0"/>
              <w:ind w:firstLine="0"/>
              <w:rPr>
                <w:ins w:id="7086" w:author="Антон Смирнов" w:date="2023-05-25T13:43:00Z"/>
              </w:rPr>
            </w:pPr>
            <w:ins w:id="7087" w:author="Антон Смирнов" w:date="2023-05-25T13:43:00Z">
              <w:r w:rsidRPr="007F6A26">
                <w:t>0,85</w:t>
              </w:r>
            </w:ins>
          </w:p>
        </w:tc>
        <w:tc>
          <w:tcPr>
            <w:tcW w:w="1966" w:type="dxa"/>
            <w:tcPrChange w:id="7088" w:author="Антон Смирнов" w:date="2023-05-25T13:48:00Z">
              <w:tcPr>
                <w:tcW w:w="1298" w:type="dxa"/>
              </w:tcPr>
            </w:tcPrChange>
          </w:tcPr>
          <w:p w14:paraId="18F7354F" w14:textId="77777777" w:rsidR="00FD588A" w:rsidRPr="007F6A26" w:rsidRDefault="00FD588A" w:rsidP="00FD588A">
            <w:pPr>
              <w:pStyle w:val="a0"/>
              <w:ind w:firstLine="0"/>
              <w:rPr>
                <w:ins w:id="7089" w:author="Антон Смирнов" w:date="2023-05-25T13:43:00Z"/>
              </w:rPr>
            </w:pPr>
            <w:ins w:id="7090" w:author="Антон Смирнов" w:date="2023-05-25T13:43:00Z">
              <w:r w:rsidRPr="007F6A26">
                <w:t>0,84</w:t>
              </w:r>
            </w:ins>
          </w:p>
        </w:tc>
        <w:tc>
          <w:tcPr>
            <w:tcW w:w="1395" w:type="dxa"/>
            <w:tcPrChange w:id="7091" w:author="Антон Смирнов" w:date="2023-05-25T13:48:00Z">
              <w:tcPr>
                <w:tcW w:w="1279" w:type="dxa"/>
              </w:tcPr>
            </w:tcPrChange>
          </w:tcPr>
          <w:p w14:paraId="5EC4E6AC" w14:textId="77777777" w:rsidR="00FD588A" w:rsidRPr="007F6A26" w:rsidRDefault="00FD588A" w:rsidP="00FD588A">
            <w:pPr>
              <w:pStyle w:val="a0"/>
              <w:ind w:firstLine="0"/>
              <w:rPr>
                <w:ins w:id="7092" w:author="Антон Смирнов" w:date="2023-05-25T13:43:00Z"/>
              </w:rPr>
            </w:pPr>
            <w:ins w:id="7093" w:author="Антон Смирнов" w:date="2023-05-25T13:43:00Z">
              <w:r w:rsidRPr="007F6A26">
                <w:t>0,84</w:t>
              </w:r>
            </w:ins>
          </w:p>
        </w:tc>
        <w:tc>
          <w:tcPr>
            <w:tcW w:w="699" w:type="dxa"/>
            <w:tcPrChange w:id="7094" w:author="Антон Смирнов" w:date="2023-05-25T13:48:00Z">
              <w:tcPr>
                <w:tcW w:w="682" w:type="dxa"/>
              </w:tcPr>
            </w:tcPrChange>
          </w:tcPr>
          <w:p w14:paraId="42D23F8F" w14:textId="77777777" w:rsidR="00FD588A" w:rsidRPr="007F6A26" w:rsidRDefault="00FD588A" w:rsidP="00FD588A">
            <w:pPr>
              <w:pStyle w:val="a0"/>
              <w:ind w:firstLine="0"/>
              <w:rPr>
                <w:ins w:id="7095" w:author="Антон Смирнов" w:date="2023-05-25T13:43:00Z"/>
              </w:rPr>
            </w:pPr>
            <w:ins w:id="7096" w:author="Антон Смирнов" w:date="2023-05-25T13:43:00Z">
              <w:r w:rsidRPr="007F6A26">
                <w:t>0,85</w:t>
              </w:r>
            </w:ins>
          </w:p>
        </w:tc>
        <w:tc>
          <w:tcPr>
            <w:tcW w:w="699" w:type="dxa"/>
            <w:tcPrChange w:id="7097" w:author="Антон Смирнов" w:date="2023-05-25T13:48:00Z">
              <w:tcPr>
                <w:tcW w:w="682" w:type="dxa"/>
              </w:tcPr>
            </w:tcPrChange>
          </w:tcPr>
          <w:p w14:paraId="16DD1A15" w14:textId="77777777" w:rsidR="00FD588A" w:rsidRPr="007F6A26" w:rsidRDefault="00FD588A" w:rsidP="00FD588A">
            <w:pPr>
              <w:pStyle w:val="a0"/>
              <w:ind w:firstLine="0"/>
              <w:rPr>
                <w:ins w:id="7098" w:author="Антон Смирнов" w:date="2023-05-25T13:43:00Z"/>
              </w:rPr>
            </w:pPr>
            <w:ins w:id="7099" w:author="Антон Смирнов" w:date="2023-05-25T13:43:00Z">
              <w:r w:rsidRPr="007F6A26">
                <w:t>0,08</w:t>
              </w:r>
            </w:ins>
          </w:p>
        </w:tc>
        <w:tc>
          <w:tcPr>
            <w:tcW w:w="875" w:type="dxa"/>
            <w:tcPrChange w:id="7100" w:author="Антон Смирнов" w:date="2023-05-25T13:48:00Z">
              <w:tcPr>
                <w:tcW w:w="809" w:type="dxa"/>
              </w:tcPr>
            </w:tcPrChange>
          </w:tcPr>
          <w:p w14:paraId="3B3E55E5" w14:textId="77777777" w:rsidR="00FD588A" w:rsidRPr="007F6A26" w:rsidRDefault="00FD588A" w:rsidP="00FD588A">
            <w:pPr>
              <w:pStyle w:val="a0"/>
              <w:ind w:firstLine="0"/>
              <w:rPr>
                <w:ins w:id="7101" w:author="Антон Смирнов" w:date="2023-05-25T13:43:00Z"/>
              </w:rPr>
            </w:pPr>
            <w:ins w:id="7102" w:author="Антон Смирнов" w:date="2023-05-25T13:43:00Z">
              <w:r w:rsidRPr="007F6A26">
                <w:t>0,18</w:t>
              </w:r>
            </w:ins>
          </w:p>
        </w:tc>
      </w:tr>
      <w:tr w:rsidR="00FD588A" w:rsidRPr="007F6A26" w14:paraId="01C4BCF2" w14:textId="77777777" w:rsidTr="00FD588A">
        <w:trPr>
          <w:ins w:id="7103" w:author="Антон Смирнов" w:date="2023-05-25T13:43:00Z"/>
        </w:trPr>
        <w:tc>
          <w:tcPr>
            <w:tcW w:w="1182" w:type="dxa"/>
            <w:tcPrChange w:id="7104" w:author="Антон Смирнов" w:date="2023-05-25T13:48:00Z">
              <w:tcPr>
                <w:tcW w:w="1147" w:type="dxa"/>
              </w:tcPr>
            </w:tcPrChange>
          </w:tcPr>
          <w:p w14:paraId="6EF10453" w14:textId="3ED9D4B9" w:rsidR="00FD588A" w:rsidRPr="007F6A26" w:rsidRDefault="00FD588A" w:rsidP="00FD588A">
            <w:pPr>
              <w:pStyle w:val="a0"/>
              <w:ind w:firstLine="0"/>
              <w:rPr>
                <w:ins w:id="7105" w:author="Антон Смирнов" w:date="2023-05-25T13:43:00Z"/>
              </w:rPr>
            </w:pPr>
            <w:ins w:id="7106" w:author="Антон Смирнов" w:date="2023-05-25T13:43:00Z">
              <w:r w:rsidRPr="007F6A26">
                <w:t>B*39:05</w:t>
              </w:r>
            </w:ins>
          </w:p>
        </w:tc>
        <w:tc>
          <w:tcPr>
            <w:tcW w:w="814" w:type="dxa"/>
            <w:tcPrChange w:id="7107" w:author="Антон Смирнов" w:date="2023-05-25T13:48:00Z">
              <w:tcPr>
                <w:tcW w:w="1088" w:type="dxa"/>
              </w:tcPr>
            </w:tcPrChange>
          </w:tcPr>
          <w:p w14:paraId="2F3FE854" w14:textId="77777777" w:rsidR="00FD588A" w:rsidRPr="007F6A26" w:rsidRDefault="00FD588A" w:rsidP="00FD588A">
            <w:pPr>
              <w:pStyle w:val="a0"/>
              <w:ind w:firstLine="0"/>
              <w:rPr>
                <w:ins w:id="7108" w:author="Антон Смирнов" w:date="2023-05-25T13:43:00Z"/>
              </w:rPr>
            </w:pPr>
            <w:ins w:id="7109" w:author="Антон Смирнов" w:date="2023-05-25T13:43:00Z">
              <w:r w:rsidRPr="007F6A26">
                <w:t>0,87</w:t>
              </w:r>
            </w:ins>
          </w:p>
        </w:tc>
        <w:tc>
          <w:tcPr>
            <w:tcW w:w="699" w:type="dxa"/>
            <w:tcPrChange w:id="7110" w:author="Антон Смирнов" w:date="2023-05-25T13:48:00Z">
              <w:tcPr>
                <w:tcW w:w="979" w:type="dxa"/>
              </w:tcPr>
            </w:tcPrChange>
          </w:tcPr>
          <w:p w14:paraId="41C0A1E0" w14:textId="77777777" w:rsidR="00FD588A" w:rsidRPr="007F6A26" w:rsidRDefault="00FD588A" w:rsidP="00FD588A">
            <w:pPr>
              <w:pStyle w:val="a0"/>
              <w:ind w:firstLine="0"/>
              <w:rPr>
                <w:ins w:id="7111" w:author="Антон Смирнов" w:date="2023-05-25T13:43:00Z"/>
              </w:rPr>
            </w:pPr>
            <w:ins w:id="7112" w:author="Антон Смирнов" w:date="2023-05-25T13:43:00Z">
              <w:r w:rsidRPr="007F6A26">
                <w:t>0,21</w:t>
              </w:r>
            </w:ins>
          </w:p>
        </w:tc>
        <w:tc>
          <w:tcPr>
            <w:tcW w:w="1241" w:type="dxa"/>
            <w:tcPrChange w:id="7113" w:author="Антон Смирнов" w:date="2023-05-25T13:48:00Z">
              <w:tcPr>
                <w:tcW w:w="1606" w:type="dxa"/>
              </w:tcPr>
            </w:tcPrChange>
          </w:tcPr>
          <w:p w14:paraId="160EF388" w14:textId="77777777" w:rsidR="00FD588A" w:rsidRPr="007F6A26" w:rsidRDefault="00FD588A" w:rsidP="00FD588A">
            <w:pPr>
              <w:pStyle w:val="a0"/>
              <w:ind w:firstLine="0"/>
              <w:rPr>
                <w:ins w:id="7114" w:author="Антон Смирнов" w:date="2023-05-25T13:43:00Z"/>
              </w:rPr>
            </w:pPr>
            <w:ins w:id="7115" w:author="Антон Смирнов" w:date="2023-05-25T13:43:00Z">
              <w:r w:rsidRPr="007F6A26">
                <w:t>0,75</w:t>
              </w:r>
            </w:ins>
          </w:p>
        </w:tc>
        <w:tc>
          <w:tcPr>
            <w:tcW w:w="1966" w:type="dxa"/>
            <w:tcPrChange w:id="7116" w:author="Антон Смирнов" w:date="2023-05-25T13:48:00Z">
              <w:tcPr>
                <w:tcW w:w="1298" w:type="dxa"/>
              </w:tcPr>
            </w:tcPrChange>
          </w:tcPr>
          <w:p w14:paraId="56A1641F" w14:textId="77777777" w:rsidR="00FD588A" w:rsidRPr="007F6A26" w:rsidRDefault="00FD588A" w:rsidP="00FD588A">
            <w:pPr>
              <w:pStyle w:val="a0"/>
              <w:ind w:firstLine="0"/>
              <w:rPr>
                <w:ins w:id="7117" w:author="Антон Смирнов" w:date="2023-05-25T13:43:00Z"/>
              </w:rPr>
            </w:pPr>
            <w:ins w:id="7118" w:author="Антон Смирнов" w:date="2023-05-25T13:43:00Z">
              <w:r w:rsidRPr="007F6A26">
                <w:t>1</w:t>
              </w:r>
            </w:ins>
          </w:p>
        </w:tc>
        <w:tc>
          <w:tcPr>
            <w:tcW w:w="1395" w:type="dxa"/>
            <w:tcPrChange w:id="7119" w:author="Антон Смирнов" w:date="2023-05-25T13:48:00Z">
              <w:tcPr>
                <w:tcW w:w="1279" w:type="dxa"/>
              </w:tcPr>
            </w:tcPrChange>
          </w:tcPr>
          <w:p w14:paraId="088AF08D" w14:textId="77777777" w:rsidR="00FD588A" w:rsidRPr="007F6A26" w:rsidRDefault="00FD588A" w:rsidP="00FD588A">
            <w:pPr>
              <w:pStyle w:val="a0"/>
              <w:ind w:firstLine="0"/>
              <w:rPr>
                <w:ins w:id="7120" w:author="Антон Смирнов" w:date="2023-05-25T13:43:00Z"/>
              </w:rPr>
            </w:pPr>
            <w:ins w:id="7121" w:author="Антон Смирнов" w:date="2023-05-25T13:43:00Z">
              <w:r w:rsidRPr="007F6A26">
                <w:t>1</w:t>
              </w:r>
            </w:ins>
          </w:p>
        </w:tc>
        <w:tc>
          <w:tcPr>
            <w:tcW w:w="699" w:type="dxa"/>
            <w:tcPrChange w:id="7122" w:author="Антон Смирнов" w:date="2023-05-25T13:48:00Z">
              <w:tcPr>
                <w:tcW w:w="682" w:type="dxa"/>
              </w:tcPr>
            </w:tcPrChange>
          </w:tcPr>
          <w:p w14:paraId="553B0B4B" w14:textId="77777777" w:rsidR="00FD588A" w:rsidRPr="007F6A26" w:rsidRDefault="00FD588A" w:rsidP="00FD588A">
            <w:pPr>
              <w:pStyle w:val="a0"/>
              <w:ind w:firstLine="0"/>
              <w:rPr>
                <w:ins w:id="7123" w:author="Антон Смирнов" w:date="2023-05-25T13:43:00Z"/>
              </w:rPr>
            </w:pPr>
            <w:ins w:id="7124" w:author="Антон Смирнов" w:date="2023-05-25T13:43:00Z">
              <w:r w:rsidRPr="007F6A26">
                <w:t>0,87</w:t>
              </w:r>
            </w:ins>
          </w:p>
        </w:tc>
        <w:tc>
          <w:tcPr>
            <w:tcW w:w="699" w:type="dxa"/>
            <w:tcPrChange w:id="7125" w:author="Антон Смирнов" w:date="2023-05-25T13:48:00Z">
              <w:tcPr>
                <w:tcW w:w="682" w:type="dxa"/>
              </w:tcPr>
            </w:tcPrChange>
          </w:tcPr>
          <w:p w14:paraId="552D0D51" w14:textId="77777777" w:rsidR="00FD588A" w:rsidRPr="007F6A26" w:rsidRDefault="00FD588A" w:rsidP="00FD588A">
            <w:pPr>
              <w:pStyle w:val="a0"/>
              <w:ind w:firstLine="0"/>
              <w:rPr>
                <w:ins w:id="7126" w:author="Антон Смирнов" w:date="2023-05-25T13:43:00Z"/>
              </w:rPr>
            </w:pPr>
            <w:ins w:id="7127" w:author="Антон Смирнов" w:date="2023-05-25T13:43:00Z">
              <w:r w:rsidRPr="007F6A26">
                <w:t>0,06</w:t>
              </w:r>
            </w:ins>
          </w:p>
        </w:tc>
        <w:tc>
          <w:tcPr>
            <w:tcW w:w="875" w:type="dxa"/>
            <w:tcPrChange w:id="7128" w:author="Антон Смирнов" w:date="2023-05-25T13:48:00Z">
              <w:tcPr>
                <w:tcW w:w="809" w:type="dxa"/>
              </w:tcPr>
            </w:tcPrChange>
          </w:tcPr>
          <w:p w14:paraId="3C64CACC" w14:textId="77777777" w:rsidR="00FD588A" w:rsidRPr="007F6A26" w:rsidRDefault="00FD588A" w:rsidP="00FD588A">
            <w:pPr>
              <w:pStyle w:val="a0"/>
              <w:ind w:firstLine="0"/>
              <w:rPr>
                <w:ins w:id="7129" w:author="Антон Смирнов" w:date="2023-05-25T13:43:00Z"/>
              </w:rPr>
            </w:pPr>
            <w:ins w:id="7130" w:author="Антон Смирнов" w:date="2023-05-25T13:43:00Z">
              <w:r w:rsidRPr="007F6A26">
                <w:t>0,29</w:t>
              </w:r>
            </w:ins>
          </w:p>
        </w:tc>
      </w:tr>
      <w:tr w:rsidR="00FD588A" w:rsidRPr="007F6A26" w14:paraId="6F758C6C" w14:textId="77777777" w:rsidTr="00FD588A">
        <w:trPr>
          <w:ins w:id="7131" w:author="Антон Смирнов" w:date="2023-05-25T13:43:00Z"/>
        </w:trPr>
        <w:tc>
          <w:tcPr>
            <w:tcW w:w="1182" w:type="dxa"/>
            <w:tcPrChange w:id="7132" w:author="Антон Смирнов" w:date="2023-05-25T13:48:00Z">
              <w:tcPr>
                <w:tcW w:w="1147" w:type="dxa"/>
              </w:tcPr>
            </w:tcPrChange>
          </w:tcPr>
          <w:p w14:paraId="7391324E" w14:textId="45C285E4" w:rsidR="00FD588A" w:rsidRPr="007F6A26" w:rsidRDefault="00FD588A" w:rsidP="00FD588A">
            <w:pPr>
              <w:pStyle w:val="a0"/>
              <w:ind w:firstLine="0"/>
              <w:rPr>
                <w:ins w:id="7133" w:author="Антон Смирнов" w:date="2023-05-25T13:43:00Z"/>
              </w:rPr>
            </w:pPr>
            <w:ins w:id="7134" w:author="Антон Смирнов" w:date="2023-05-25T13:43:00Z">
              <w:r w:rsidRPr="007F6A26">
                <w:t>A*69:01</w:t>
              </w:r>
            </w:ins>
          </w:p>
        </w:tc>
        <w:tc>
          <w:tcPr>
            <w:tcW w:w="814" w:type="dxa"/>
            <w:tcPrChange w:id="7135" w:author="Антон Смирнов" w:date="2023-05-25T13:48:00Z">
              <w:tcPr>
                <w:tcW w:w="1088" w:type="dxa"/>
              </w:tcPr>
            </w:tcPrChange>
          </w:tcPr>
          <w:p w14:paraId="2443C27E" w14:textId="77777777" w:rsidR="00FD588A" w:rsidRPr="007F6A26" w:rsidRDefault="00FD588A" w:rsidP="00FD588A">
            <w:pPr>
              <w:pStyle w:val="a0"/>
              <w:ind w:firstLine="0"/>
              <w:rPr>
                <w:ins w:id="7136" w:author="Антон Смирнов" w:date="2023-05-25T13:43:00Z"/>
              </w:rPr>
            </w:pPr>
            <w:ins w:id="7137" w:author="Антон Смирнов" w:date="2023-05-25T13:43:00Z">
              <w:r w:rsidRPr="007F6A26">
                <w:t>0,87</w:t>
              </w:r>
            </w:ins>
          </w:p>
        </w:tc>
        <w:tc>
          <w:tcPr>
            <w:tcW w:w="699" w:type="dxa"/>
            <w:tcPrChange w:id="7138" w:author="Антон Смирнов" w:date="2023-05-25T13:48:00Z">
              <w:tcPr>
                <w:tcW w:w="979" w:type="dxa"/>
              </w:tcPr>
            </w:tcPrChange>
          </w:tcPr>
          <w:p w14:paraId="56891265" w14:textId="77777777" w:rsidR="00FD588A" w:rsidRPr="007F6A26" w:rsidRDefault="00FD588A" w:rsidP="00FD588A">
            <w:pPr>
              <w:pStyle w:val="a0"/>
              <w:ind w:firstLine="0"/>
              <w:rPr>
                <w:ins w:id="7139" w:author="Антон Смирнов" w:date="2023-05-25T13:43:00Z"/>
              </w:rPr>
            </w:pPr>
            <w:ins w:id="7140" w:author="Антон Смирнов" w:date="2023-05-25T13:43:00Z">
              <w:r w:rsidRPr="007F6A26">
                <w:t>0,13</w:t>
              </w:r>
            </w:ins>
          </w:p>
        </w:tc>
        <w:tc>
          <w:tcPr>
            <w:tcW w:w="1241" w:type="dxa"/>
            <w:tcPrChange w:id="7141" w:author="Антон Смирнов" w:date="2023-05-25T13:48:00Z">
              <w:tcPr>
                <w:tcW w:w="1606" w:type="dxa"/>
              </w:tcPr>
            </w:tcPrChange>
          </w:tcPr>
          <w:p w14:paraId="6393967D" w14:textId="77777777" w:rsidR="00FD588A" w:rsidRPr="007F6A26" w:rsidRDefault="00FD588A" w:rsidP="00FD588A">
            <w:pPr>
              <w:pStyle w:val="a0"/>
              <w:ind w:firstLine="0"/>
              <w:rPr>
                <w:ins w:id="7142" w:author="Антон Смирнов" w:date="2023-05-25T13:43:00Z"/>
              </w:rPr>
            </w:pPr>
            <w:ins w:id="7143" w:author="Антон Смирнов" w:date="2023-05-25T13:43:00Z">
              <w:r w:rsidRPr="007F6A26">
                <w:t>0,77</w:t>
              </w:r>
            </w:ins>
          </w:p>
        </w:tc>
        <w:tc>
          <w:tcPr>
            <w:tcW w:w="1966" w:type="dxa"/>
            <w:tcPrChange w:id="7144" w:author="Антон Смирнов" w:date="2023-05-25T13:48:00Z">
              <w:tcPr>
                <w:tcW w:w="1298" w:type="dxa"/>
              </w:tcPr>
            </w:tcPrChange>
          </w:tcPr>
          <w:p w14:paraId="30012588" w14:textId="77777777" w:rsidR="00FD588A" w:rsidRPr="007F6A26" w:rsidRDefault="00FD588A" w:rsidP="00FD588A">
            <w:pPr>
              <w:pStyle w:val="a0"/>
              <w:ind w:firstLine="0"/>
              <w:rPr>
                <w:ins w:id="7145" w:author="Антон Смирнов" w:date="2023-05-25T13:43:00Z"/>
              </w:rPr>
            </w:pPr>
            <w:ins w:id="7146" w:author="Антон Смирнов" w:date="2023-05-25T13:43:00Z">
              <w:r w:rsidRPr="007F6A26">
                <w:t>0,88</w:t>
              </w:r>
            </w:ins>
          </w:p>
        </w:tc>
        <w:tc>
          <w:tcPr>
            <w:tcW w:w="1395" w:type="dxa"/>
            <w:tcPrChange w:id="7147" w:author="Антон Смирнов" w:date="2023-05-25T13:48:00Z">
              <w:tcPr>
                <w:tcW w:w="1279" w:type="dxa"/>
              </w:tcPr>
            </w:tcPrChange>
          </w:tcPr>
          <w:p w14:paraId="3709B05E" w14:textId="77777777" w:rsidR="00FD588A" w:rsidRPr="007F6A26" w:rsidRDefault="00FD588A" w:rsidP="00FD588A">
            <w:pPr>
              <w:pStyle w:val="a0"/>
              <w:ind w:firstLine="0"/>
              <w:rPr>
                <w:ins w:id="7148" w:author="Антон Смирнов" w:date="2023-05-25T13:43:00Z"/>
              </w:rPr>
            </w:pPr>
            <w:ins w:id="7149" w:author="Антон Смирнов" w:date="2023-05-25T13:43:00Z">
              <w:r w:rsidRPr="007F6A26">
                <w:t>0,88</w:t>
              </w:r>
            </w:ins>
          </w:p>
        </w:tc>
        <w:tc>
          <w:tcPr>
            <w:tcW w:w="699" w:type="dxa"/>
            <w:tcPrChange w:id="7150" w:author="Антон Смирнов" w:date="2023-05-25T13:48:00Z">
              <w:tcPr>
                <w:tcW w:w="682" w:type="dxa"/>
              </w:tcPr>
            </w:tcPrChange>
          </w:tcPr>
          <w:p w14:paraId="09BFD773" w14:textId="77777777" w:rsidR="00FD588A" w:rsidRPr="007F6A26" w:rsidRDefault="00FD588A" w:rsidP="00FD588A">
            <w:pPr>
              <w:pStyle w:val="a0"/>
              <w:ind w:firstLine="0"/>
              <w:rPr>
                <w:ins w:id="7151" w:author="Антон Смирнов" w:date="2023-05-25T13:43:00Z"/>
              </w:rPr>
            </w:pPr>
            <w:ins w:id="7152" w:author="Антон Смирнов" w:date="2023-05-25T13:43:00Z">
              <w:r w:rsidRPr="007F6A26">
                <w:t>0,83</w:t>
              </w:r>
            </w:ins>
          </w:p>
        </w:tc>
        <w:tc>
          <w:tcPr>
            <w:tcW w:w="699" w:type="dxa"/>
            <w:tcPrChange w:id="7153" w:author="Антон Смирнов" w:date="2023-05-25T13:48:00Z">
              <w:tcPr>
                <w:tcW w:w="682" w:type="dxa"/>
              </w:tcPr>
            </w:tcPrChange>
          </w:tcPr>
          <w:p w14:paraId="1FB90D54" w14:textId="77777777" w:rsidR="00FD588A" w:rsidRPr="007F6A26" w:rsidRDefault="00FD588A" w:rsidP="00FD588A">
            <w:pPr>
              <w:pStyle w:val="a0"/>
              <w:ind w:firstLine="0"/>
              <w:rPr>
                <w:ins w:id="7154" w:author="Антон Смирнов" w:date="2023-05-25T13:43:00Z"/>
              </w:rPr>
            </w:pPr>
            <w:ins w:id="7155" w:author="Антон Смирнов" w:date="2023-05-25T13:43:00Z">
              <w:r w:rsidRPr="007F6A26">
                <w:t>0,04</w:t>
              </w:r>
            </w:ins>
          </w:p>
        </w:tc>
        <w:tc>
          <w:tcPr>
            <w:tcW w:w="875" w:type="dxa"/>
            <w:tcPrChange w:id="7156" w:author="Антон Смирнов" w:date="2023-05-25T13:48:00Z">
              <w:tcPr>
                <w:tcW w:w="809" w:type="dxa"/>
              </w:tcPr>
            </w:tcPrChange>
          </w:tcPr>
          <w:p w14:paraId="19410BFC" w14:textId="77777777" w:rsidR="00FD588A" w:rsidRPr="007F6A26" w:rsidRDefault="00FD588A" w:rsidP="00FD588A">
            <w:pPr>
              <w:pStyle w:val="a0"/>
              <w:ind w:firstLine="0"/>
              <w:rPr>
                <w:ins w:id="7157" w:author="Антон Смирнов" w:date="2023-05-25T13:43:00Z"/>
              </w:rPr>
            </w:pPr>
            <w:ins w:id="7158" w:author="Антон Смирнов" w:date="2023-05-25T13:43:00Z">
              <w:r w:rsidRPr="007F6A26">
                <w:t>0,08</w:t>
              </w:r>
            </w:ins>
          </w:p>
        </w:tc>
      </w:tr>
      <w:tr w:rsidR="00FD588A" w:rsidRPr="007F6A26" w14:paraId="51BE3FEE" w14:textId="77777777" w:rsidTr="00FD588A">
        <w:trPr>
          <w:ins w:id="7159" w:author="Антон Смирнов" w:date="2023-05-25T13:43:00Z"/>
        </w:trPr>
        <w:tc>
          <w:tcPr>
            <w:tcW w:w="1182" w:type="dxa"/>
            <w:tcPrChange w:id="7160" w:author="Антон Смирнов" w:date="2023-05-25T13:48:00Z">
              <w:tcPr>
                <w:tcW w:w="1147" w:type="dxa"/>
              </w:tcPr>
            </w:tcPrChange>
          </w:tcPr>
          <w:p w14:paraId="0B990F30" w14:textId="52974DA6" w:rsidR="00FD588A" w:rsidRPr="007F6A26" w:rsidRDefault="00FD588A" w:rsidP="00FD588A">
            <w:pPr>
              <w:pStyle w:val="a0"/>
              <w:ind w:firstLine="0"/>
              <w:rPr>
                <w:ins w:id="7161" w:author="Антон Смирнов" w:date="2023-05-25T13:43:00Z"/>
              </w:rPr>
            </w:pPr>
            <w:ins w:id="7162" w:author="Антон Смирнов" w:date="2023-05-25T13:43:00Z">
              <w:r w:rsidRPr="007F6A26">
                <w:lastRenderedPageBreak/>
                <w:t>A*30:02</w:t>
              </w:r>
            </w:ins>
          </w:p>
        </w:tc>
        <w:tc>
          <w:tcPr>
            <w:tcW w:w="814" w:type="dxa"/>
            <w:tcPrChange w:id="7163" w:author="Антон Смирнов" w:date="2023-05-25T13:48:00Z">
              <w:tcPr>
                <w:tcW w:w="1088" w:type="dxa"/>
              </w:tcPr>
            </w:tcPrChange>
          </w:tcPr>
          <w:p w14:paraId="09E852F9" w14:textId="77777777" w:rsidR="00FD588A" w:rsidRPr="007F6A26" w:rsidRDefault="00FD588A" w:rsidP="00FD588A">
            <w:pPr>
              <w:pStyle w:val="a0"/>
              <w:ind w:firstLine="0"/>
              <w:rPr>
                <w:ins w:id="7164" w:author="Антон Смирнов" w:date="2023-05-25T13:43:00Z"/>
              </w:rPr>
            </w:pPr>
            <w:ins w:id="7165" w:author="Антон Смирнов" w:date="2023-05-25T13:43:00Z">
              <w:r w:rsidRPr="007F6A26">
                <w:t>0,87</w:t>
              </w:r>
            </w:ins>
          </w:p>
        </w:tc>
        <w:tc>
          <w:tcPr>
            <w:tcW w:w="699" w:type="dxa"/>
            <w:tcPrChange w:id="7166" w:author="Антон Смирнов" w:date="2023-05-25T13:48:00Z">
              <w:tcPr>
                <w:tcW w:w="979" w:type="dxa"/>
              </w:tcPr>
            </w:tcPrChange>
          </w:tcPr>
          <w:p w14:paraId="30C3C637" w14:textId="77777777" w:rsidR="00FD588A" w:rsidRPr="007F6A26" w:rsidRDefault="00FD588A" w:rsidP="00FD588A">
            <w:pPr>
              <w:pStyle w:val="a0"/>
              <w:ind w:firstLine="0"/>
              <w:rPr>
                <w:ins w:id="7167" w:author="Антон Смирнов" w:date="2023-05-25T13:43:00Z"/>
              </w:rPr>
            </w:pPr>
            <w:ins w:id="7168" w:author="Антон Смирнов" w:date="2023-05-25T13:43:00Z">
              <w:r w:rsidRPr="007F6A26">
                <w:t>0,1</w:t>
              </w:r>
            </w:ins>
          </w:p>
        </w:tc>
        <w:tc>
          <w:tcPr>
            <w:tcW w:w="1241" w:type="dxa"/>
            <w:tcPrChange w:id="7169" w:author="Антон Смирнов" w:date="2023-05-25T13:48:00Z">
              <w:tcPr>
                <w:tcW w:w="1606" w:type="dxa"/>
              </w:tcPr>
            </w:tcPrChange>
          </w:tcPr>
          <w:p w14:paraId="619808D1" w14:textId="77777777" w:rsidR="00FD588A" w:rsidRPr="007F6A26" w:rsidRDefault="00FD588A" w:rsidP="00FD588A">
            <w:pPr>
              <w:pStyle w:val="a0"/>
              <w:ind w:firstLine="0"/>
              <w:rPr>
                <w:ins w:id="7170" w:author="Антон Смирнов" w:date="2023-05-25T13:43:00Z"/>
              </w:rPr>
            </w:pPr>
            <w:ins w:id="7171" w:author="Антон Смирнов" w:date="2023-05-25T13:43:00Z">
              <w:r w:rsidRPr="007F6A26">
                <w:t>0,78</w:t>
              </w:r>
            </w:ins>
          </w:p>
        </w:tc>
        <w:tc>
          <w:tcPr>
            <w:tcW w:w="1966" w:type="dxa"/>
            <w:tcPrChange w:id="7172" w:author="Антон Смирнов" w:date="2023-05-25T13:48:00Z">
              <w:tcPr>
                <w:tcW w:w="1298" w:type="dxa"/>
              </w:tcPr>
            </w:tcPrChange>
          </w:tcPr>
          <w:p w14:paraId="209715CA" w14:textId="77777777" w:rsidR="00FD588A" w:rsidRPr="007F6A26" w:rsidRDefault="00FD588A" w:rsidP="00FD588A">
            <w:pPr>
              <w:pStyle w:val="a0"/>
              <w:ind w:firstLine="0"/>
              <w:rPr>
                <w:ins w:id="7173" w:author="Антон Смирнов" w:date="2023-05-25T13:43:00Z"/>
              </w:rPr>
            </w:pPr>
            <w:ins w:id="7174" w:author="Антон Смирнов" w:date="2023-05-25T13:43:00Z">
              <w:r w:rsidRPr="007F6A26">
                <w:t>0,88</w:t>
              </w:r>
            </w:ins>
          </w:p>
        </w:tc>
        <w:tc>
          <w:tcPr>
            <w:tcW w:w="1395" w:type="dxa"/>
            <w:tcPrChange w:id="7175" w:author="Антон Смирнов" w:date="2023-05-25T13:48:00Z">
              <w:tcPr>
                <w:tcW w:w="1279" w:type="dxa"/>
              </w:tcPr>
            </w:tcPrChange>
          </w:tcPr>
          <w:p w14:paraId="5F2BB462" w14:textId="77777777" w:rsidR="00FD588A" w:rsidRPr="007F6A26" w:rsidRDefault="00FD588A" w:rsidP="00FD588A">
            <w:pPr>
              <w:pStyle w:val="a0"/>
              <w:ind w:firstLine="0"/>
              <w:rPr>
                <w:ins w:id="7176" w:author="Антон Смирнов" w:date="2023-05-25T13:43:00Z"/>
              </w:rPr>
            </w:pPr>
            <w:ins w:id="7177" w:author="Антон Смирнов" w:date="2023-05-25T13:43:00Z">
              <w:r w:rsidRPr="007F6A26">
                <w:t>0,88</w:t>
              </w:r>
            </w:ins>
          </w:p>
        </w:tc>
        <w:tc>
          <w:tcPr>
            <w:tcW w:w="699" w:type="dxa"/>
            <w:tcPrChange w:id="7178" w:author="Антон Смирнов" w:date="2023-05-25T13:48:00Z">
              <w:tcPr>
                <w:tcW w:w="682" w:type="dxa"/>
              </w:tcPr>
            </w:tcPrChange>
          </w:tcPr>
          <w:p w14:paraId="2AB3F0D0" w14:textId="77777777" w:rsidR="00FD588A" w:rsidRPr="007F6A26" w:rsidRDefault="00FD588A" w:rsidP="00FD588A">
            <w:pPr>
              <w:pStyle w:val="a0"/>
              <w:ind w:firstLine="0"/>
              <w:rPr>
                <w:ins w:id="7179" w:author="Антон Смирнов" w:date="2023-05-25T13:43:00Z"/>
              </w:rPr>
            </w:pPr>
            <w:ins w:id="7180" w:author="Антон Смирнов" w:date="2023-05-25T13:43:00Z">
              <w:r w:rsidRPr="007F6A26">
                <w:t>0,83</w:t>
              </w:r>
            </w:ins>
          </w:p>
        </w:tc>
        <w:tc>
          <w:tcPr>
            <w:tcW w:w="699" w:type="dxa"/>
            <w:tcPrChange w:id="7181" w:author="Антон Смирнов" w:date="2023-05-25T13:48:00Z">
              <w:tcPr>
                <w:tcW w:w="682" w:type="dxa"/>
              </w:tcPr>
            </w:tcPrChange>
          </w:tcPr>
          <w:p w14:paraId="542A33E7" w14:textId="77777777" w:rsidR="00FD588A" w:rsidRPr="007F6A26" w:rsidRDefault="00FD588A" w:rsidP="00FD588A">
            <w:pPr>
              <w:pStyle w:val="a0"/>
              <w:ind w:firstLine="0"/>
              <w:rPr>
                <w:ins w:id="7182" w:author="Антон Смирнов" w:date="2023-05-25T13:43:00Z"/>
              </w:rPr>
            </w:pPr>
            <w:ins w:id="7183" w:author="Антон Смирнов" w:date="2023-05-25T13:43:00Z">
              <w:r w:rsidRPr="007F6A26">
                <w:t>0,1</w:t>
              </w:r>
            </w:ins>
          </w:p>
        </w:tc>
        <w:tc>
          <w:tcPr>
            <w:tcW w:w="875" w:type="dxa"/>
            <w:tcPrChange w:id="7184" w:author="Антон Смирнов" w:date="2023-05-25T13:48:00Z">
              <w:tcPr>
                <w:tcW w:w="809" w:type="dxa"/>
              </w:tcPr>
            </w:tcPrChange>
          </w:tcPr>
          <w:p w14:paraId="721604AC" w14:textId="77777777" w:rsidR="00FD588A" w:rsidRPr="007F6A26" w:rsidRDefault="00FD588A" w:rsidP="00FD588A">
            <w:pPr>
              <w:pStyle w:val="a0"/>
              <w:ind w:firstLine="0"/>
              <w:rPr>
                <w:ins w:id="7185" w:author="Антон Смирнов" w:date="2023-05-25T13:43:00Z"/>
              </w:rPr>
            </w:pPr>
            <w:ins w:id="7186" w:author="Антон Смирнов" w:date="2023-05-25T13:43:00Z">
              <w:r w:rsidRPr="007F6A26">
                <w:t>0,16</w:t>
              </w:r>
            </w:ins>
          </w:p>
        </w:tc>
      </w:tr>
      <w:tr w:rsidR="00FD588A" w:rsidRPr="007F6A26" w14:paraId="6FE54788" w14:textId="77777777" w:rsidTr="00FD588A">
        <w:trPr>
          <w:ins w:id="7187" w:author="Антон Смирнов" w:date="2023-05-25T13:43:00Z"/>
        </w:trPr>
        <w:tc>
          <w:tcPr>
            <w:tcW w:w="1182" w:type="dxa"/>
            <w:tcPrChange w:id="7188" w:author="Антон Смирнов" w:date="2023-05-25T13:48:00Z">
              <w:tcPr>
                <w:tcW w:w="1147" w:type="dxa"/>
              </w:tcPr>
            </w:tcPrChange>
          </w:tcPr>
          <w:p w14:paraId="0AA77AA3" w14:textId="118AC0A2" w:rsidR="00FD588A" w:rsidRPr="007F6A26" w:rsidRDefault="00FD588A" w:rsidP="00FD588A">
            <w:pPr>
              <w:pStyle w:val="a0"/>
              <w:ind w:firstLine="0"/>
              <w:rPr>
                <w:ins w:id="7189" w:author="Антон Смирнов" w:date="2023-05-25T13:43:00Z"/>
              </w:rPr>
            </w:pPr>
            <w:ins w:id="7190" w:author="Антон Смирнов" w:date="2023-05-25T13:43:00Z">
              <w:r w:rsidRPr="007F6A26">
                <w:t>B*27:09</w:t>
              </w:r>
            </w:ins>
          </w:p>
        </w:tc>
        <w:tc>
          <w:tcPr>
            <w:tcW w:w="814" w:type="dxa"/>
            <w:tcPrChange w:id="7191" w:author="Антон Смирнов" w:date="2023-05-25T13:48:00Z">
              <w:tcPr>
                <w:tcW w:w="1088" w:type="dxa"/>
              </w:tcPr>
            </w:tcPrChange>
          </w:tcPr>
          <w:p w14:paraId="56186547" w14:textId="77777777" w:rsidR="00FD588A" w:rsidRPr="007F6A26" w:rsidRDefault="00FD588A" w:rsidP="00FD588A">
            <w:pPr>
              <w:pStyle w:val="a0"/>
              <w:ind w:firstLine="0"/>
              <w:rPr>
                <w:ins w:id="7192" w:author="Антон Смирнов" w:date="2023-05-25T13:43:00Z"/>
              </w:rPr>
            </w:pPr>
            <w:ins w:id="7193" w:author="Антон Смирнов" w:date="2023-05-25T13:43:00Z">
              <w:r w:rsidRPr="007F6A26">
                <w:t>0,87</w:t>
              </w:r>
            </w:ins>
          </w:p>
        </w:tc>
        <w:tc>
          <w:tcPr>
            <w:tcW w:w="699" w:type="dxa"/>
            <w:tcPrChange w:id="7194" w:author="Антон Смирнов" w:date="2023-05-25T13:48:00Z">
              <w:tcPr>
                <w:tcW w:w="979" w:type="dxa"/>
              </w:tcPr>
            </w:tcPrChange>
          </w:tcPr>
          <w:p w14:paraId="00F23920" w14:textId="77777777" w:rsidR="00FD588A" w:rsidRPr="007F6A26" w:rsidRDefault="00FD588A" w:rsidP="00FD588A">
            <w:pPr>
              <w:pStyle w:val="a0"/>
              <w:ind w:firstLine="0"/>
              <w:rPr>
                <w:ins w:id="7195" w:author="Антон Смирнов" w:date="2023-05-25T13:43:00Z"/>
              </w:rPr>
            </w:pPr>
            <w:ins w:id="7196" w:author="Антон Смирнов" w:date="2023-05-25T13:43:00Z">
              <w:r w:rsidRPr="007F6A26">
                <w:t>0,07</w:t>
              </w:r>
            </w:ins>
          </w:p>
        </w:tc>
        <w:tc>
          <w:tcPr>
            <w:tcW w:w="1241" w:type="dxa"/>
            <w:tcPrChange w:id="7197" w:author="Антон Смирнов" w:date="2023-05-25T13:48:00Z">
              <w:tcPr>
                <w:tcW w:w="1606" w:type="dxa"/>
              </w:tcPr>
            </w:tcPrChange>
          </w:tcPr>
          <w:p w14:paraId="67863C6A" w14:textId="77777777" w:rsidR="00FD588A" w:rsidRPr="007F6A26" w:rsidRDefault="00FD588A" w:rsidP="00FD588A">
            <w:pPr>
              <w:pStyle w:val="a0"/>
              <w:ind w:firstLine="0"/>
              <w:rPr>
                <w:ins w:id="7198" w:author="Антон Смирнов" w:date="2023-05-25T13:43:00Z"/>
              </w:rPr>
            </w:pPr>
            <w:ins w:id="7199" w:author="Антон Смирнов" w:date="2023-05-25T13:43:00Z">
              <w:r w:rsidRPr="007F6A26">
                <w:t>0,82</w:t>
              </w:r>
            </w:ins>
          </w:p>
        </w:tc>
        <w:tc>
          <w:tcPr>
            <w:tcW w:w="1966" w:type="dxa"/>
            <w:tcPrChange w:id="7200" w:author="Антон Смирнов" w:date="2023-05-25T13:48:00Z">
              <w:tcPr>
                <w:tcW w:w="1298" w:type="dxa"/>
              </w:tcPr>
            </w:tcPrChange>
          </w:tcPr>
          <w:p w14:paraId="23C8ACC4" w14:textId="77777777" w:rsidR="00FD588A" w:rsidRPr="007F6A26" w:rsidRDefault="00FD588A" w:rsidP="00FD588A">
            <w:pPr>
              <w:pStyle w:val="a0"/>
              <w:ind w:firstLine="0"/>
              <w:rPr>
                <w:ins w:id="7201" w:author="Антон Смирнов" w:date="2023-05-25T13:43:00Z"/>
              </w:rPr>
            </w:pPr>
            <w:ins w:id="7202" w:author="Антон Смирнов" w:date="2023-05-25T13:43:00Z">
              <w:r w:rsidRPr="007F6A26">
                <w:t>0,86</w:t>
              </w:r>
            </w:ins>
          </w:p>
        </w:tc>
        <w:tc>
          <w:tcPr>
            <w:tcW w:w="1395" w:type="dxa"/>
            <w:tcPrChange w:id="7203" w:author="Антон Смирнов" w:date="2023-05-25T13:48:00Z">
              <w:tcPr>
                <w:tcW w:w="1279" w:type="dxa"/>
              </w:tcPr>
            </w:tcPrChange>
          </w:tcPr>
          <w:p w14:paraId="64989C9D" w14:textId="77777777" w:rsidR="00FD588A" w:rsidRPr="007F6A26" w:rsidRDefault="00FD588A" w:rsidP="00FD588A">
            <w:pPr>
              <w:pStyle w:val="a0"/>
              <w:ind w:firstLine="0"/>
              <w:rPr>
                <w:ins w:id="7204" w:author="Антон Смирнов" w:date="2023-05-25T13:43:00Z"/>
              </w:rPr>
            </w:pPr>
            <w:ins w:id="7205" w:author="Антон Смирнов" w:date="2023-05-25T13:43:00Z">
              <w:r w:rsidRPr="007F6A26">
                <w:t>0,86</w:t>
              </w:r>
            </w:ins>
          </w:p>
        </w:tc>
        <w:tc>
          <w:tcPr>
            <w:tcW w:w="699" w:type="dxa"/>
            <w:tcPrChange w:id="7206" w:author="Антон Смирнов" w:date="2023-05-25T13:48:00Z">
              <w:tcPr>
                <w:tcW w:w="682" w:type="dxa"/>
              </w:tcPr>
            </w:tcPrChange>
          </w:tcPr>
          <w:p w14:paraId="4DBD22D4" w14:textId="77777777" w:rsidR="00FD588A" w:rsidRPr="007F6A26" w:rsidRDefault="00FD588A" w:rsidP="00FD588A">
            <w:pPr>
              <w:pStyle w:val="a0"/>
              <w:ind w:firstLine="0"/>
              <w:rPr>
                <w:ins w:id="7207" w:author="Антон Смирнов" w:date="2023-05-25T13:43:00Z"/>
              </w:rPr>
            </w:pPr>
            <w:ins w:id="7208" w:author="Антон Смирнов" w:date="2023-05-25T13:43:00Z">
              <w:r w:rsidRPr="007F6A26">
                <w:t>0,84</w:t>
              </w:r>
            </w:ins>
          </w:p>
        </w:tc>
        <w:tc>
          <w:tcPr>
            <w:tcW w:w="699" w:type="dxa"/>
            <w:tcPrChange w:id="7209" w:author="Антон Смирнов" w:date="2023-05-25T13:48:00Z">
              <w:tcPr>
                <w:tcW w:w="682" w:type="dxa"/>
              </w:tcPr>
            </w:tcPrChange>
          </w:tcPr>
          <w:p w14:paraId="6BEDF927" w14:textId="77777777" w:rsidR="00FD588A" w:rsidRPr="007F6A26" w:rsidRDefault="00FD588A" w:rsidP="00FD588A">
            <w:pPr>
              <w:pStyle w:val="a0"/>
              <w:ind w:firstLine="0"/>
              <w:rPr>
                <w:ins w:id="7210" w:author="Антон Смирнов" w:date="2023-05-25T13:43:00Z"/>
              </w:rPr>
            </w:pPr>
            <w:ins w:id="7211" w:author="Антон Смирнов" w:date="2023-05-25T13:43:00Z">
              <w:r w:rsidRPr="007F6A26">
                <w:t>0,1</w:t>
              </w:r>
            </w:ins>
          </w:p>
        </w:tc>
        <w:tc>
          <w:tcPr>
            <w:tcW w:w="875" w:type="dxa"/>
            <w:tcPrChange w:id="7212" w:author="Антон Смирнов" w:date="2023-05-25T13:48:00Z">
              <w:tcPr>
                <w:tcW w:w="809" w:type="dxa"/>
              </w:tcPr>
            </w:tcPrChange>
          </w:tcPr>
          <w:p w14:paraId="237C3AB7" w14:textId="77777777" w:rsidR="00FD588A" w:rsidRPr="007F6A26" w:rsidRDefault="00FD588A" w:rsidP="00FD588A">
            <w:pPr>
              <w:pStyle w:val="a0"/>
              <w:ind w:firstLine="0"/>
              <w:rPr>
                <w:ins w:id="7213" w:author="Антон Смирнов" w:date="2023-05-25T13:43:00Z"/>
              </w:rPr>
            </w:pPr>
            <w:ins w:id="7214" w:author="Антон Смирнов" w:date="2023-05-25T13:43:00Z">
              <w:r w:rsidRPr="007F6A26">
                <w:t>0,21</w:t>
              </w:r>
            </w:ins>
          </w:p>
        </w:tc>
      </w:tr>
      <w:tr w:rsidR="00FD588A" w:rsidRPr="007F6A26" w14:paraId="2F6C8799" w14:textId="77777777" w:rsidTr="00FD588A">
        <w:trPr>
          <w:ins w:id="7215" w:author="Антон Смирнов" w:date="2023-05-25T13:43:00Z"/>
        </w:trPr>
        <w:tc>
          <w:tcPr>
            <w:tcW w:w="1182" w:type="dxa"/>
            <w:tcPrChange w:id="7216" w:author="Антон Смирнов" w:date="2023-05-25T13:48:00Z">
              <w:tcPr>
                <w:tcW w:w="1147" w:type="dxa"/>
              </w:tcPr>
            </w:tcPrChange>
          </w:tcPr>
          <w:p w14:paraId="49F6306E" w14:textId="130CCCD6" w:rsidR="00FD588A" w:rsidRPr="007F6A26" w:rsidRDefault="00FD588A" w:rsidP="00FD588A">
            <w:pPr>
              <w:pStyle w:val="a0"/>
              <w:ind w:firstLine="0"/>
              <w:rPr>
                <w:ins w:id="7217" w:author="Антон Смирнов" w:date="2023-05-25T13:43:00Z"/>
              </w:rPr>
            </w:pPr>
            <w:ins w:id="7218" w:author="Антон Смирнов" w:date="2023-05-25T13:43:00Z">
              <w:r w:rsidRPr="007F6A26">
                <w:t>C*07:02</w:t>
              </w:r>
            </w:ins>
          </w:p>
        </w:tc>
        <w:tc>
          <w:tcPr>
            <w:tcW w:w="814" w:type="dxa"/>
            <w:tcPrChange w:id="7219" w:author="Антон Смирнов" w:date="2023-05-25T13:48:00Z">
              <w:tcPr>
                <w:tcW w:w="1088" w:type="dxa"/>
              </w:tcPr>
            </w:tcPrChange>
          </w:tcPr>
          <w:p w14:paraId="04ACC7E7" w14:textId="77777777" w:rsidR="00FD588A" w:rsidRPr="007F6A26" w:rsidRDefault="00FD588A" w:rsidP="00FD588A">
            <w:pPr>
              <w:pStyle w:val="a0"/>
              <w:ind w:firstLine="0"/>
              <w:rPr>
                <w:ins w:id="7220" w:author="Антон Смирнов" w:date="2023-05-25T13:43:00Z"/>
              </w:rPr>
            </w:pPr>
            <w:ins w:id="7221" w:author="Антон Смирнов" w:date="2023-05-25T13:43:00Z">
              <w:r w:rsidRPr="007F6A26">
                <w:t>0,87</w:t>
              </w:r>
            </w:ins>
          </w:p>
        </w:tc>
        <w:tc>
          <w:tcPr>
            <w:tcW w:w="699" w:type="dxa"/>
            <w:tcPrChange w:id="7222" w:author="Антон Смирнов" w:date="2023-05-25T13:48:00Z">
              <w:tcPr>
                <w:tcW w:w="979" w:type="dxa"/>
              </w:tcPr>
            </w:tcPrChange>
          </w:tcPr>
          <w:p w14:paraId="737D9785" w14:textId="77777777" w:rsidR="00FD588A" w:rsidRPr="007F6A26" w:rsidRDefault="00FD588A" w:rsidP="00FD588A">
            <w:pPr>
              <w:pStyle w:val="a0"/>
              <w:ind w:firstLine="0"/>
              <w:rPr>
                <w:ins w:id="7223" w:author="Антон Смирнов" w:date="2023-05-25T13:43:00Z"/>
              </w:rPr>
            </w:pPr>
            <w:ins w:id="7224" w:author="Антон Смирнов" w:date="2023-05-25T13:43:00Z">
              <w:r w:rsidRPr="007F6A26">
                <w:t>0,08</w:t>
              </w:r>
            </w:ins>
          </w:p>
        </w:tc>
        <w:tc>
          <w:tcPr>
            <w:tcW w:w="1241" w:type="dxa"/>
            <w:tcPrChange w:id="7225" w:author="Антон Смирнов" w:date="2023-05-25T13:48:00Z">
              <w:tcPr>
                <w:tcW w:w="1606" w:type="dxa"/>
              </w:tcPr>
            </w:tcPrChange>
          </w:tcPr>
          <w:p w14:paraId="342AC8C5" w14:textId="77777777" w:rsidR="00FD588A" w:rsidRPr="007F6A26" w:rsidRDefault="00FD588A" w:rsidP="00FD588A">
            <w:pPr>
              <w:pStyle w:val="a0"/>
              <w:ind w:firstLine="0"/>
              <w:rPr>
                <w:ins w:id="7226" w:author="Антон Смирнов" w:date="2023-05-25T13:43:00Z"/>
              </w:rPr>
            </w:pPr>
            <w:ins w:id="7227" w:author="Антон Смирнов" w:date="2023-05-25T13:43:00Z">
              <w:r w:rsidRPr="007F6A26">
                <w:t>0,8</w:t>
              </w:r>
            </w:ins>
          </w:p>
        </w:tc>
        <w:tc>
          <w:tcPr>
            <w:tcW w:w="1966" w:type="dxa"/>
            <w:tcPrChange w:id="7228" w:author="Антон Смирнов" w:date="2023-05-25T13:48:00Z">
              <w:tcPr>
                <w:tcW w:w="1298" w:type="dxa"/>
              </w:tcPr>
            </w:tcPrChange>
          </w:tcPr>
          <w:p w14:paraId="6865065B" w14:textId="77777777" w:rsidR="00FD588A" w:rsidRPr="007F6A26" w:rsidRDefault="00FD588A" w:rsidP="00FD588A">
            <w:pPr>
              <w:pStyle w:val="a0"/>
              <w:ind w:firstLine="0"/>
              <w:rPr>
                <w:ins w:id="7229" w:author="Антон Смирнов" w:date="2023-05-25T13:43:00Z"/>
              </w:rPr>
            </w:pPr>
            <w:ins w:id="7230" w:author="Антон Смирнов" w:date="2023-05-25T13:43:00Z">
              <w:r w:rsidRPr="007F6A26">
                <w:t>0,86</w:t>
              </w:r>
            </w:ins>
          </w:p>
        </w:tc>
        <w:tc>
          <w:tcPr>
            <w:tcW w:w="1395" w:type="dxa"/>
            <w:tcPrChange w:id="7231" w:author="Антон Смирнов" w:date="2023-05-25T13:48:00Z">
              <w:tcPr>
                <w:tcW w:w="1279" w:type="dxa"/>
              </w:tcPr>
            </w:tcPrChange>
          </w:tcPr>
          <w:p w14:paraId="06B1B444" w14:textId="77777777" w:rsidR="00FD588A" w:rsidRPr="007F6A26" w:rsidRDefault="00FD588A" w:rsidP="00FD588A">
            <w:pPr>
              <w:pStyle w:val="a0"/>
              <w:ind w:firstLine="0"/>
              <w:rPr>
                <w:ins w:id="7232" w:author="Антон Смирнов" w:date="2023-05-25T13:43:00Z"/>
              </w:rPr>
            </w:pPr>
            <w:ins w:id="7233" w:author="Антон Смирнов" w:date="2023-05-25T13:43:00Z">
              <w:r w:rsidRPr="007F6A26">
                <w:t>0,86</w:t>
              </w:r>
            </w:ins>
          </w:p>
        </w:tc>
        <w:tc>
          <w:tcPr>
            <w:tcW w:w="699" w:type="dxa"/>
            <w:tcPrChange w:id="7234" w:author="Антон Смирнов" w:date="2023-05-25T13:48:00Z">
              <w:tcPr>
                <w:tcW w:w="682" w:type="dxa"/>
              </w:tcPr>
            </w:tcPrChange>
          </w:tcPr>
          <w:p w14:paraId="6A5D5B0F" w14:textId="77777777" w:rsidR="00FD588A" w:rsidRPr="007F6A26" w:rsidRDefault="00FD588A" w:rsidP="00FD588A">
            <w:pPr>
              <w:pStyle w:val="a0"/>
              <w:ind w:firstLine="0"/>
              <w:rPr>
                <w:ins w:id="7235" w:author="Антон Смирнов" w:date="2023-05-25T13:43:00Z"/>
              </w:rPr>
            </w:pPr>
            <w:ins w:id="7236" w:author="Антон Смирнов" w:date="2023-05-25T13:43:00Z">
              <w:r w:rsidRPr="007F6A26">
                <w:t>0,83</w:t>
              </w:r>
            </w:ins>
          </w:p>
        </w:tc>
        <w:tc>
          <w:tcPr>
            <w:tcW w:w="699" w:type="dxa"/>
            <w:tcPrChange w:id="7237" w:author="Антон Смирнов" w:date="2023-05-25T13:48:00Z">
              <w:tcPr>
                <w:tcW w:w="682" w:type="dxa"/>
              </w:tcPr>
            </w:tcPrChange>
          </w:tcPr>
          <w:p w14:paraId="1A7B3DCC" w14:textId="77777777" w:rsidR="00FD588A" w:rsidRPr="007F6A26" w:rsidRDefault="00FD588A" w:rsidP="00FD588A">
            <w:pPr>
              <w:pStyle w:val="a0"/>
              <w:ind w:firstLine="0"/>
              <w:rPr>
                <w:ins w:id="7238" w:author="Антон Смирнов" w:date="2023-05-25T13:43:00Z"/>
              </w:rPr>
            </w:pPr>
            <w:ins w:id="7239" w:author="Антон Смирнов" w:date="2023-05-25T13:43:00Z">
              <w:r w:rsidRPr="007F6A26">
                <w:t>0,09</w:t>
              </w:r>
            </w:ins>
          </w:p>
        </w:tc>
        <w:tc>
          <w:tcPr>
            <w:tcW w:w="875" w:type="dxa"/>
            <w:tcPrChange w:id="7240" w:author="Антон Смирнов" w:date="2023-05-25T13:48:00Z">
              <w:tcPr>
                <w:tcW w:w="809" w:type="dxa"/>
              </w:tcPr>
            </w:tcPrChange>
          </w:tcPr>
          <w:p w14:paraId="04FE6B71" w14:textId="77777777" w:rsidR="00FD588A" w:rsidRPr="007F6A26" w:rsidRDefault="00FD588A" w:rsidP="00FD588A">
            <w:pPr>
              <w:pStyle w:val="a0"/>
              <w:ind w:firstLine="0"/>
              <w:rPr>
                <w:ins w:id="7241" w:author="Антон Смирнов" w:date="2023-05-25T13:43:00Z"/>
              </w:rPr>
            </w:pPr>
            <w:ins w:id="7242" w:author="Антон Смирнов" w:date="2023-05-25T13:43:00Z">
              <w:r w:rsidRPr="007F6A26">
                <w:t>0,13</w:t>
              </w:r>
            </w:ins>
          </w:p>
        </w:tc>
      </w:tr>
      <w:tr w:rsidR="00FD588A" w:rsidRPr="007F6A26" w14:paraId="359E13A1" w14:textId="77777777" w:rsidTr="00FD588A">
        <w:trPr>
          <w:ins w:id="7243" w:author="Антон Смирнов" w:date="2023-05-25T13:43:00Z"/>
        </w:trPr>
        <w:tc>
          <w:tcPr>
            <w:tcW w:w="1182" w:type="dxa"/>
            <w:tcPrChange w:id="7244" w:author="Антон Смирнов" w:date="2023-05-25T13:48:00Z">
              <w:tcPr>
                <w:tcW w:w="1147" w:type="dxa"/>
              </w:tcPr>
            </w:tcPrChange>
          </w:tcPr>
          <w:p w14:paraId="719ABF3D" w14:textId="6D1AFA3E" w:rsidR="00FD588A" w:rsidRPr="007F6A26" w:rsidRDefault="00FD588A" w:rsidP="00FD588A">
            <w:pPr>
              <w:pStyle w:val="a0"/>
              <w:ind w:firstLine="0"/>
              <w:rPr>
                <w:ins w:id="7245" w:author="Антон Смирнов" w:date="2023-05-25T13:43:00Z"/>
              </w:rPr>
            </w:pPr>
            <w:ins w:id="7246" w:author="Антон Смирнов" w:date="2023-05-25T13:43:00Z">
              <w:r w:rsidRPr="007F6A26">
                <w:t>A*32:07</w:t>
              </w:r>
            </w:ins>
          </w:p>
        </w:tc>
        <w:tc>
          <w:tcPr>
            <w:tcW w:w="814" w:type="dxa"/>
            <w:tcPrChange w:id="7247" w:author="Антон Смирнов" w:date="2023-05-25T13:48:00Z">
              <w:tcPr>
                <w:tcW w:w="1088" w:type="dxa"/>
              </w:tcPr>
            </w:tcPrChange>
          </w:tcPr>
          <w:p w14:paraId="58A76C03" w14:textId="77777777" w:rsidR="00FD588A" w:rsidRPr="007F6A26" w:rsidRDefault="00FD588A" w:rsidP="00FD588A">
            <w:pPr>
              <w:pStyle w:val="a0"/>
              <w:ind w:firstLine="0"/>
              <w:rPr>
                <w:ins w:id="7248" w:author="Антон Смирнов" w:date="2023-05-25T13:43:00Z"/>
              </w:rPr>
            </w:pPr>
            <w:ins w:id="7249" w:author="Антон Смирнов" w:date="2023-05-25T13:43:00Z">
              <w:r w:rsidRPr="007F6A26">
                <w:t>0,87</w:t>
              </w:r>
            </w:ins>
          </w:p>
        </w:tc>
        <w:tc>
          <w:tcPr>
            <w:tcW w:w="699" w:type="dxa"/>
            <w:tcPrChange w:id="7250" w:author="Антон Смирнов" w:date="2023-05-25T13:48:00Z">
              <w:tcPr>
                <w:tcW w:w="979" w:type="dxa"/>
              </w:tcPr>
            </w:tcPrChange>
          </w:tcPr>
          <w:p w14:paraId="29E79BD0" w14:textId="77777777" w:rsidR="00FD588A" w:rsidRPr="007F6A26" w:rsidRDefault="00FD588A" w:rsidP="00FD588A">
            <w:pPr>
              <w:pStyle w:val="a0"/>
              <w:ind w:firstLine="0"/>
              <w:rPr>
                <w:ins w:id="7251" w:author="Антон Смирнов" w:date="2023-05-25T13:43:00Z"/>
              </w:rPr>
            </w:pPr>
            <w:ins w:id="7252" w:author="Антон Смирнов" w:date="2023-05-25T13:43:00Z">
              <w:r w:rsidRPr="007F6A26">
                <w:t>0,07</w:t>
              </w:r>
            </w:ins>
          </w:p>
        </w:tc>
        <w:tc>
          <w:tcPr>
            <w:tcW w:w="1241" w:type="dxa"/>
            <w:tcPrChange w:id="7253" w:author="Антон Смирнов" w:date="2023-05-25T13:48:00Z">
              <w:tcPr>
                <w:tcW w:w="1606" w:type="dxa"/>
              </w:tcPr>
            </w:tcPrChange>
          </w:tcPr>
          <w:p w14:paraId="3551438B" w14:textId="77777777" w:rsidR="00FD588A" w:rsidRPr="007F6A26" w:rsidRDefault="00FD588A" w:rsidP="00FD588A">
            <w:pPr>
              <w:pStyle w:val="a0"/>
              <w:ind w:firstLine="0"/>
              <w:rPr>
                <w:ins w:id="7254" w:author="Антон Смирнов" w:date="2023-05-25T13:43:00Z"/>
              </w:rPr>
            </w:pPr>
            <w:ins w:id="7255" w:author="Антон Смирнов" w:date="2023-05-25T13:43:00Z">
              <w:r w:rsidRPr="007F6A26">
                <w:t>0,82</w:t>
              </w:r>
            </w:ins>
          </w:p>
        </w:tc>
        <w:tc>
          <w:tcPr>
            <w:tcW w:w="1966" w:type="dxa"/>
            <w:tcPrChange w:id="7256" w:author="Антон Смирнов" w:date="2023-05-25T13:48:00Z">
              <w:tcPr>
                <w:tcW w:w="1298" w:type="dxa"/>
              </w:tcPr>
            </w:tcPrChange>
          </w:tcPr>
          <w:p w14:paraId="09990231" w14:textId="77777777" w:rsidR="00FD588A" w:rsidRPr="007F6A26" w:rsidRDefault="00FD588A" w:rsidP="00FD588A">
            <w:pPr>
              <w:pStyle w:val="a0"/>
              <w:ind w:firstLine="0"/>
              <w:rPr>
                <w:ins w:id="7257" w:author="Антон Смирнов" w:date="2023-05-25T13:43:00Z"/>
              </w:rPr>
            </w:pPr>
            <w:ins w:id="7258" w:author="Антон Смирнов" w:date="2023-05-25T13:43:00Z">
              <w:r w:rsidRPr="007F6A26">
                <w:t>0,84</w:t>
              </w:r>
            </w:ins>
          </w:p>
        </w:tc>
        <w:tc>
          <w:tcPr>
            <w:tcW w:w="1395" w:type="dxa"/>
            <w:tcPrChange w:id="7259" w:author="Антон Смирнов" w:date="2023-05-25T13:48:00Z">
              <w:tcPr>
                <w:tcW w:w="1279" w:type="dxa"/>
              </w:tcPr>
            </w:tcPrChange>
          </w:tcPr>
          <w:p w14:paraId="4DF5CB58" w14:textId="77777777" w:rsidR="00FD588A" w:rsidRPr="007F6A26" w:rsidRDefault="00FD588A" w:rsidP="00FD588A">
            <w:pPr>
              <w:pStyle w:val="a0"/>
              <w:ind w:firstLine="0"/>
              <w:rPr>
                <w:ins w:id="7260" w:author="Антон Смирнов" w:date="2023-05-25T13:43:00Z"/>
              </w:rPr>
            </w:pPr>
            <w:ins w:id="7261" w:author="Антон Смирнов" w:date="2023-05-25T13:43:00Z">
              <w:r w:rsidRPr="007F6A26">
                <w:t>0,84</w:t>
              </w:r>
            </w:ins>
          </w:p>
        </w:tc>
        <w:tc>
          <w:tcPr>
            <w:tcW w:w="699" w:type="dxa"/>
            <w:tcPrChange w:id="7262" w:author="Антон Смирнов" w:date="2023-05-25T13:48:00Z">
              <w:tcPr>
                <w:tcW w:w="682" w:type="dxa"/>
              </w:tcPr>
            </w:tcPrChange>
          </w:tcPr>
          <w:p w14:paraId="6986DBFD" w14:textId="77777777" w:rsidR="00FD588A" w:rsidRPr="007F6A26" w:rsidRDefault="00FD588A" w:rsidP="00FD588A">
            <w:pPr>
              <w:pStyle w:val="a0"/>
              <w:ind w:firstLine="0"/>
              <w:rPr>
                <w:ins w:id="7263" w:author="Антон Смирнов" w:date="2023-05-25T13:43:00Z"/>
              </w:rPr>
            </w:pPr>
            <w:ins w:id="7264" w:author="Антон Смирнов" w:date="2023-05-25T13:43:00Z">
              <w:r w:rsidRPr="007F6A26">
                <w:t>0,83</w:t>
              </w:r>
            </w:ins>
          </w:p>
        </w:tc>
        <w:tc>
          <w:tcPr>
            <w:tcW w:w="699" w:type="dxa"/>
            <w:tcPrChange w:id="7265" w:author="Антон Смирнов" w:date="2023-05-25T13:48:00Z">
              <w:tcPr>
                <w:tcW w:w="682" w:type="dxa"/>
              </w:tcPr>
            </w:tcPrChange>
          </w:tcPr>
          <w:p w14:paraId="75B25DC3" w14:textId="77777777" w:rsidR="00FD588A" w:rsidRPr="007F6A26" w:rsidRDefault="00FD588A" w:rsidP="00FD588A">
            <w:pPr>
              <w:pStyle w:val="a0"/>
              <w:ind w:firstLine="0"/>
              <w:rPr>
                <w:ins w:id="7266" w:author="Антон Смирнов" w:date="2023-05-25T13:43:00Z"/>
              </w:rPr>
            </w:pPr>
            <w:ins w:id="7267" w:author="Антон Смирнов" w:date="2023-05-25T13:43:00Z">
              <w:r w:rsidRPr="007F6A26">
                <w:t>0</w:t>
              </w:r>
            </w:ins>
          </w:p>
        </w:tc>
        <w:tc>
          <w:tcPr>
            <w:tcW w:w="875" w:type="dxa"/>
            <w:tcPrChange w:id="7268" w:author="Антон Смирнов" w:date="2023-05-25T13:48:00Z">
              <w:tcPr>
                <w:tcW w:w="809" w:type="dxa"/>
              </w:tcPr>
            </w:tcPrChange>
          </w:tcPr>
          <w:p w14:paraId="56C3EE69" w14:textId="77777777" w:rsidR="00FD588A" w:rsidRPr="007F6A26" w:rsidRDefault="00FD588A" w:rsidP="00FD588A">
            <w:pPr>
              <w:pStyle w:val="a0"/>
              <w:ind w:firstLine="0"/>
              <w:rPr>
                <w:ins w:id="7269" w:author="Антон Смирнов" w:date="2023-05-25T13:43:00Z"/>
              </w:rPr>
            </w:pPr>
            <w:ins w:id="7270" w:author="Антон Смирнов" w:date="2023-05-25T13:43:00Z">
              <w:r w:rsidRPr="007F6A26">
                <w:t>0,02</w:t>
              </w:r>
            </w:ins>
          </w:p>
        </w:tc>
      </w:tr>
      <w:tr w:rsidR="00FD588A" w:rsidRPr="007F6A26" w14:paraId="36156048" w14:textId="77777777" w:rsidTr="00FD588A">
        <w:trPr>
          <w:ins w:id="7271" w:author="Антон Смирнов" w:date="2023-05-25T13:43:00Z"/>
        </w:trPr>
        <w:tc>
          <w:tcPr>
            <w:tcW w:w="1182" w:type="dxa"/>
            <w:tcPrChange w:id="7272" w:author="Антон Смирнов" w:date="2023-05-25T13:48:00Z">
              <w:tcPr>
                <w:tcW w:w="1147" w:type="dxa"/>
              </w:tcPr>
            </w:tcPrChange>
          </w:tcPr>
          <w:p w14:paraId="0C63C708" w14:textId="3EFF07D2" w:rsidR="00FD588A" w:rsidRPr="007F6A26" w:rsidRDefault="00FD588A" w:rsidP="00FD588A">
            <w:pPr>
              <w:pStyle w:val="a0"/>
              <w:ind w:firstLine="0"/>
              <w:rPr>
                <w:ins w:id="7273" w:author="Антон Смирнов" w:date="2023-05-25T13:43:00Z"/>
              </w:rPr>
            </w:pPr>
            <w:ins w:id="7274" w:author="Антон Смирнов" w:date="2023-05-25T13:43:00Z">
              <w:r w:rsidRPr="007F6A26">
                <w:t>A*02:11</w:t>
              </w:r>
            </w:ins>
          </w:p>
        </w:tc>
        <w:tc>
          <w:tcPr>
            <w:tcW w:w="814" w:type="dxa"/>
            <w:tcPrChange w:id="7275" w:author="Антон Смирнов" w:date="2023-05-25T13:48:00Z">
              <w:tcPr>
                <w:tcW w:w="1088" w:type="dxa"/>
              </w:tcPr>
            </w:tcPrChange>
          </w:tcPr>
          <w:p w14:paraId="6AD73294" w14:textId="77777777" w:rsidR="00FD588A" w:rsidRPr="007F6A26" w:rsidRDefault="00FD588A" w:rsidP="00FD588A">
            <w:pPr>
              <w:pStyle w:val="a0"/>
              <w:ind w:firstLine="0"/>
              <w:rPr>
                <w:ins w:id="7276" w:author="Антон Смирнов" w:date="2023-05-25T13:43:00Z"/>
              </w:rPr>
            </w:pPr>
            <w:ins w:id="7277" w:author="Антон Смирнов" w:date="2023-05-25T13:43:00Z">
              <w:r w:rsidRPr="007F6A26">
                <w:t>0,87</w:t>
              </w:r>
            </w:ins>
          </w:p>
        </w:tc>
        <w:tc>
          <w:tcPr>
            <w:tcW w:w="699" w:type="dxa"/>
            <w:tcPrChange w:id="7278" w:author="Антон Смирнов" w:date="2023-05-25T13:48:00Z">
              <w:tcPr>
                <w:tcW w:w="979" w:type="dxa"/>
              </w:tcPr>
            </w:tcPrChange>
          </w:tcPr>
          <w:p w14:paraId="5CBC4C34" w14:textId="77777777" w:rsidR="00FD588A" w:rsidRPr="007F6A26" w:rsidRDefault="00FD588A" w:rsidP="00FD588A">
            <w:pPr>
              <w:pStyle w:val="a0"/>
              <w:ind w:firstLine="0"/>
              <w:rPr>
                <w:ins w:id="7279" w:author="Антон Смирнов" w:date="2023-05-25T13:43:00Z"/>
              </w:rPr>
            </w:pPr>
            <w:ins w:id="7280" w:author="Антон Смирнов" w:date="2023-05-25T13:43:00Z">
              <w:r w:rsidRPr="007F6A26">
                <w:t>0</w:t>
              </w:r>
            </w:ins>
          </w:p>
        </w:tc>
        <w:tc>
          <w:tcPr>
            <w:tcW w:w="1241" w:type="dxa"/>
            <w:tcPrChange w:id="7281" w:author="Антон Смирнов" w:date="2023-05-25T13:48:00Z">
              <w:tcPr>
                <w:tcW w:w="1606" w:type="dxa"/>
              </w:tcPr>
            </w:tcPrChange>
          </w:tcPr>
          <w:p w14:paraId="3EC44B38" w14:textId="77777777" w:rsidR="00FD588A" w:rsidRPr="007F6A26" w:rsidRDefault="00FD588A" w:rsidP="00FD588A">
            <w:pPr>
              <w:pStyle w:val="a0"/>
              <w:ind w:firstLine="0"/>
              <w:rPr>
                <w:ins w:id="7282" w:author="Антон Смирнов" w:date="2023-05-25T13:43:00Z"/>
              </w:rPr>
            </w:pPr>
            <w:ins w:id="7283" w:author="Антон Смирнов" w:date="2023-05-25T13:43:00Z">
              <w:r w:rsidRPr="007F6A26">
                <w:t>0,85</w:t>
              </w:r>
            </w:ins>
          </w:p>
        </w:tc>
        <w:tc>
          <w:tcPr>
            <w:tcW w:w="1966" w:type="dxa"/>
            <w:tcPrChange w:id="7284" w:author="Антон Смирнов" w:date="2023-05-25T13:48:00Z">
              <w:tcPr>
                <w:tcW w:w="1298" w:type="dxa"/>
              </w:tcPr>
            </w:tcPrChange>
          </w:tcPr>
          <w:p w14:paraId="0B868581" w14:textId="77777777" w:rsidR="00FD588A" w:rsidRPr="007F6A26" w:rsidRDefault="00FD588A" w:rsidP="00FD588A">
            <w:pPr>
              <w:pStyle w:val="a0"/>
              <w:ind w:firstLine="0"/>
              <w:rPr>
                <w:ins w:id="7285" w:author="Антон Смирнов" w:date="2023-05-25T13:43:00Z"/>
              </w:rPr>
            </w:pPr>
            <w:ins w:id="7286" w:author="Антон Смирнов" w:date="2023-05-25T13:43:00Z">
              <w:r w:rsidRPr="007F6A26">
                <w:t>0,83</w:t>
              </w:r>
            </w:ins>
          </w:p>
        </w:tc>
        <w:tc>
          <w:tcPr>
            <w:tcW w:w="1395" w:type="dxa"/>
            <w:tcPrChange w:id="7287" w:author="Антон Смирнов" w:date="2023-05-25T13:48:00Z">
              <w:tcPr>
                <w:tcW w:w="1279" w:type="dxa"/>
              </w:tcPr>
            </w:tcPrChange>
          </w:tcPr>
          <w:p w14:paraId="42BC5764" w14:textId="77777777" w:rsidR="00FD588A" w:rsidRPr="007F6A26" w:rsidRDefault="00FD588A" w:rsidP="00FD588A">
            <w:pPr>
              <w:pStyle w:val="a0"/>
              <w:ind w:firstLine="0"/>
              <w:rPr>
                <w:ins w:id="7288" w:author="Антон Смирнов" w:date="2023-05-25T13:43:00Z"/>
              </w:rPr>
            </w:pPr>
            <w:ins w:id="7289" w:author="Антон Смирнов" w:date="2023-05-25T13:43:00Z">
              <w:r w:rsidRPr="007F6A26">
                <w:t>0,83</w:t>
              </w:r>
            </w:ins>
          </w:p>
        </w:tc>
        <w:tc>
          <w:tcPr>
            <w:tcW w:w="699" w:type="dxa"/>
            <w:tcPrChange w:id="7290" w:author="Антон Смирнов" w:date="2023-05-25T13:48:00Z">
              <w:tcPr>
                <w:tcW w:w="682" w:type="dxa"/>
              </w:tcPr>
            </w:tcPrChange>
          </w:tcPr>
          <w:p w14:paraId="4E7173A4" w14:textId="77777777" w:rsidR="00FD588A" w:rsidRPr="007F6A26" w:rsidRDefault="00FD588A" w:rsidP="00FD588A">
            <w:pPr>
              <w:pStyle w:val="a0"/>
              <w:ind w:firstLine="0"/>
              <w:rPr>
                <w:ins w:id="7291" w:author="Антон Смирнов" w:date="2023-05-25T13:43:00Z"/>
              </w:rPr>
            </w:pPr>
            <w:ins w:id="7292" w:author="Антон Смирнов" w:date="2023-05-25T13:43:00Z">
              <w:r w:rsidRPr="007F6A26">
                <w:t>0,84</w:t>
              </w:r>
            </w:ins>
          </w:p>
        </w:tc>
        <w:tc>
          <w:tcPr>
            <w:tcW w:w="699" w:type="dxa"/>
            <w:tcPrChange w:id="7293" w:author="Антон Смирнов" w:date="2023-05-25T13:48:00Z">
              <w:tcPr>
                <w:tcW w:w="682" w:type="dxa"/>
              </w:tcPr>
            </w:tcPrChange>
          </w:tcPr>
          <w:p w14:paraId="716E2C06" w14:textId="77777777" w:rsidR="00FD588A" w:rsidRPr="007F6A26" w:rsidRDefault="00FD588A" w:rsidP="00FD588A">
            <w:pPr>
              <w:pStyle w:val="a0"/>
              <w:ind w:firstLine="0"/>
              <w:rPr>
                <w:ins w:id="7294" w:author="Антон Смирнов" w:date="2023-05-25T13:43:00Z"/>
              </w:rPr>
            </w:pPr>
            <w:ins w:id="7295" w:author="Антон Смирнов" w:date="2023-05-25T13:43:00Z">
              <w:r w:rsidRPr="007F6A26">
                <w:t>0,04</w:t>
              </w:r>
            </w:ins>
          </w:p>
        </w:tc>
        <w:tc>
          <w:tcPr>
            <w:tcW w:w="875" w:type="dxa"/>
            <w:tcPrChange w:id="7296" w:author="Антон Смирнов" w:date="2023-05-25T13:48:00Z">
              <w:tcPr>
                <w:tcW w:w="809" w:type="dxa"/>
              </w:tcPr>
            </w:tcPrChange>
          </w:tcPr>
          <w:p w14:paraId="2A9BCD07" w14:textId="77777777" w:rsidR="00FD588A" w:rsidRPr="007F6A26" w:rsidRDefault="00FD588A" w:rsidP="00FD588A">
            <w:pPr>
              <w:pStyle w:val="a0"/>
              <w:ind w:firstLine="0"/>
              <w:rPr>
                <w:ins w:id="7297" w:author="Антон Смирнов" w:date="2023-05-25T13:43:00Z"/>
              </w:rPr>
            </w:pPr>
            <w:ins w:id="7298" w:author="Антон Смирнов" w:date="2023-05-25T13:43:00Z">
              <w:r w:rsidRPr="007F6A26">
                <w:t>0,11</w:t>
              </w:r>
            </w:ins>
          </w:p>
        </w:tc>
      </w:tr>
      <w:tr w:rsidR="00FD588A" w:rsidRPr="007F6A26" w14:paraId="2D3A2066" w14:textId="77777777" w:rsidTr="00FD588A">
        <w:trPr>
          <w:ins w:id="7299" w:author="Антон Смирнов" w:date="2023-05-25T13:43:00Z"/>
        </w:trPr>
        <w:tc>
          <w:tcPr>
            <w:tcW w:w="1182" w:type="dxa"/>
            <w:tcPrChange w:id="7300" w:author="Антон Смирнов" w:date="2023-05-25T13:48:00Z">
              <w:tcPr>
                <w:tcW w:w="1147" w:type="dxa"/>
              </w:tcPr>
            </w:tcPrChange>
          </w:tcPr>
          <w:p w14:paraId="6D1B82B8" w14:textId="58DBE153" w:rsidR="00FD588A" w:rsidRPr="007F6A26" w:rsidRDefault="00FD588A" w:rsidP="00FD588A">
            <w:pPr>
              <w:pStyle w:val="a0"/>
              <w:ind w:firstLine="0"/>
              <w:rPr>
                <w:ins w:id="7301" w:author="Антон Смирнов" w:date="2023-05-25T13:43:00Z"/>
              </w:rPr>
            </w:pPr>
            <w:ins w:id="7302" w:author="Антон Смирнов" w:date="2023-05-25T13:43:00Z">
              <w:r w:rsidRPr="007F6A26">
                <w:t>C*07:06</w:t>
              </w:r>
            </w:ins>
          </w:p>
        </w:tc>
        <w:tc>
          <w:tcPr>
            <w:tcW w:w="814" w:type="dxa"/>
            <w:tcPrChange w:id="7303" w:author="Антон Смирнов" w:date="2023-05-25T13:48:00Z">
              <w:tcPr>
                <w:tcW w:w="1088" w:type="dxa"/>
              </w:tcPr>
            </w:tcPrChange>
          </w:tcPr>
          <w:p w14:paraId="5372C182" w14:textId="77777777" w:rsidR="00FD588A" w:rsidRPr="007F6A26" w:rsidRDefault="00FD588A" w:rsidP="00FD588A">
            <w:pPr>
              <w:pStyle w:val="a0"/>
              <w:ind w:firstLine="0"/>
              <w:rPr>
                <w:ins w:id="7304" w:author="Антон Смирнов" w:date="2023-05-25T13:43:00Z"/>
              </w:rPr>
            </w:pPr>
            <w:ins w:id="7305" w:author="Антон Смирнов" w:date="2023-05-25T13:43:00Z">
              <w:r w:rsidRPr="007F6A26">
                <w:t>0,87</w:t>
              </w:r>
            </w:ins>
          </w:p>
        </w:tc>
        <w:tc>
          <w:tcPr>
            <w:tcW w:w="699" w:type="dxa"/>
            <w:tcPrChange w:id="7306" w:author="Антон Смирнов" w:date="2023-05-25T13:48:00Z">
              <w:tcPr>
                <w:tcW w:w="979" w:type="dxa"/>
              </w:tcPr>
            </w:tcPrChange>
          </w:tcPr>
          <w:p w14:paraId="74766B05" w14:textId="77777777" w:rsidR="00FD588A" w:rsidRPr="007F6A26" w:rsidRDefault="00FD588A" w:rsidP="00FD588A">
            <w:pPr>
              <w:pStyle w:val="a0"/>
              <w:ind w:firstLine="0"/>
              <w:rPr>
                <w:ins w:id="7307" w:author="Антон Смирнов" w:date="2023-05-25T13:43:00Z"/>
              </w:rPr>
            </w:pPr>
            <w:ins w:id="7308" w:author="Антон Смирнов" w:date="2023-05-25T13:43:00Z">
              <w:r w:rsidRPr="007F6A26">
                <w:t>0,03</w:t>
              </w:r>
            </w:ins>
          </w:p>
        </w:tc>
        <w:tc>
          <w:tcPr>
            <w:tcW w:w="1241" w:type="dxa"/>
            <w:tcPrChange w:id="7309" w:author="Антон Смирнов" w:date="2023-05-25T13:48:00Z">
              <w:tcPr>
                <w:tcW w:w="1606" w:type="dxa"/>
              </w:tcPr>
            </w:tcPrChange>
          </w:tcPr>
          <w:p w14:paraId="7DF49400" w14:textId="77777777" w:rsidR="00FD588A" w:rsidRPr="007F6A26" w:rsidRDefault="00FD588A" w:rsidP="00FD588A">
            <w:pPr>
              <w:pStyle w:val="a0"/>
              <w:ind w:firstLine="0"/>
              <w:rPr>
                <w:ins w:id="7310" w:author="Антон Смирнов" w:date="2023-05-25T13:43:00Z"/>
              </w:rPr>
            </w:pPr>
            <w:ins w:id="7311" w:author="Антон Смирнов" w:date="2023-05-25T13:43:00Z">
              <w:r w:rsidRPr="007F6A26">
                <w:t>0,85</w:t>
              </w:r>
            </w:ins>
          </w:p>
        </w:tc>
        <w:tc>
          <w:tcPr>
            <w:tcW w:w="1966" w:type="dxa"/>
            <w:tcPrChange w:id="7312" w:author="Антон Смирнов" w:date="2023-05-25T13:48:00Z">
              <w:tcPr>
                <w:tcW w:w="1298" w:type="dxa"/>
              </w:tcPr>
            </w:tcPrChange>
          </w:tcPr>
          <w:p w14:paraId="2ADEC780" w14:textId="77777777" w:rsidR="00FD588A" w:rsidRPr="007F6A26" w:rsidRDefault="00FD588A" w:rsidP="00FD588A">
            <w:pPr>
              <w:pStyle w:val="a0"/>
              <w:ind w:firstLine="0"/>
              <w:rPr>
                <w:ins w:id="7313" w:author="Антон Смирнов" w:date="2023-05-25T13:43:00Z"/>
              </w:rPr>
            </w:pPr>
            <w:ins w:id="7314" w:author="Антон Смирнов" w:date="2023-05-25T13:43:00Z">
              <w:r w:rsidRPr="007F6A26">
                <w:t>0,81</w:t>
              </w:r>
            </w:ins>
          </w:p>
        </w:tc>
        <w:tc>
          <w:tcPr>
            <w:tcW w:w="1395" w:type="dxa"/>
            <w:tcPrChange w:id="7315" w:author="Антон Смирнов" w:date="2023-05-25T13:48:00Z">
              <w:tcPr>
                <w:tcW w:w="1279" w:type="dxa"/>
              </w:tcPr>
            </w:tcPrChange>
          </w:tcPr>
          <w:p w14:paraId="3F984AF3" w14:textId="77777777" w:rsidR="00FD588A" w:rsidRPr="007F6A26" w:rsidRDefault="00FD588A" w:rsidP="00FD588A">
            <w:pPr>
              <w:pStyle w:val="a0"/>
              <w:ind w:firstLine="0"/>
              <w:rPr>
                <w:ins w:id="7316" w:author="Антон Смирнов" w:date="2023-05-25T13:43:00Z"/>
              </w:rPr>
            </w:pPr>
            <w:ins w:id="7317" w:author="Антон Смирнов" w:date="2023-05-25T13:43:00Z">
              <w:r w:rsidRPr="007F6A26">
                <w:t>0,81</w:t>
              </w:r>
            </w:ins>
          </w:p>
        </w:tc>
        <w:tc>
          <w:tcPr>
            <w:tcW w:w="699" w:type="dxa"/>
            <w:tcPrChange w:id="7318" w:author="Антон Смирнов" w:date="2023-05-25T13:48:00Z">
              <w:tcPr>
                <w:tcW w:w="682" w:type="dxa"/>
              </w:tcPr>
            </w:tcPrChange>
          </w:tcPr>
          <w:p w14:paraId="508010C3" w14:textId="77777777" w:rsidR="00FD588A" w:rsidRPr="007F6A26" w:rsidRDefault="00FD588A" w:rsidP="00FD588A">
            <w:pPr>
              <w:pStyle w:val="a0"/>
              <w:ind w:firstLine="0"/>
              <w:rPr>
                <w:ins w:id="7319" w:author="Антон Смирнов" w:date="2023-05-25T13:43:00Z"/>
              </w:rPr>
            </w:pPr>
            <w:ins w:id="7320" w:author="Антон Смирнов" w:date="2023-05-25T13:43:00Z">
              <w:r w:rsidRPr="007F6A26">
                <w:t>0,83</w:t>
              </w:r>
            </w:ins>
          </w:p>
        </w:tc>
        <w:tc>
          <w:tcPr>
            <w:tcW w:w="699" w:type="dxa"/>
            <w:tcPrChange w:id="7321" w:author="Антон Смирнов" w:date="2023-05-25T13:48:00Z">
              <w:tcPr>
                <w:tcW w:w="682" w:type="dxa"/>
              </w:tcPr>
            </w:tcPrChange>
          </w:tcPr>
          <w:p w14:paraId="5C0FE36D" w14:textId="77777777" w:rsidR="00FD588A" w:rsidRPr="007F6A26" w:rsidRDefault="00FD588A" w:rsidP="00FD588A">
            <w:pPr>
              <w:pStyle w:val="a0"/>
              <w:ind w:firstLine="0"/>
              <w:rPr>
                <w:ins w:id="7322" w:author="Антон Смирнов" w:date="2023-05-25T13:43:00Z"/>
              </w:rPr>
            </w:pPr>
            <w:ins w:id="7323" w:author="Антон Смирнов" w:date="2023-05-25T13:43:00Z">
              <w:r w:rsidRPr="007F6A26">
                <w:t>0</w:t>
              </w:r>
            </w:ins>
          </w:p>
        </w:tc>
        <w:tc>
          <w:tcPr>
            <w:tcW w:w="875" w:type="dxa"/>
            <w:tcPrChange w:id="7324" w:author="Антон Смирнов" w:date="2023-05-25T13:48:00Z">
              <w:tcPr>
                <w:tcW w:w="809" w:type="dxa"/>
              </w:tcPr>
            </w:tcPrChange>
          </w:tcPr>
          <w:p w14:paraId="6894BD96" w14:textId="77777777" w:rsidR="00FD588A" w:rsidRPr="007F6A26" w:rsidRDefault="00FD588A" w:rsidP="00FD588A">
            <w:pPr>
              <w:pStyle w:val="a0"/>
              <w:ind w:firstLine="0"/>
              <w:rPr>
                <w:ins w:id="7325" w:author="Антон Смирнов" w:date="2023-05-25T13:43:00Z"/>
              </w:rPr>
            </w:pPr>
            <w:ins w:id="7326" w:author="Антон Смирнов" w:date="2023-05-25T13:43:00Z">
              <w:r w:rsidRPr="007F6A26">
                <w:t>0,02</w:t>
              </w:r>
            </w:ins>
          </w:p>
        </w:tc>
      </w:tr>
      <w:tr w:rsidR="00FD588A" w:rsidRPr="007F6A26" w14:paraId="4F86E8C7" w14:textId="77777777" w:rsidTr="00FD588A">
        <w:trPr>
          <w:ins w:id="7327" w:author="Антон Смирнов" w:date="2023-05-25T13:43:00Z"/>
        </w:trPr>
        <w:tc>
          <w:tcPr>
            <w:tcW w:w="1182" w:type="dxa"/>
            <w:tcPrChange w:id="7328" w:author="Антон Смирнов" w:date="2023-05-25T13:48:00Z">
              <w:tcPr>
                <w:tcW w:w="1147" w:type="dxa"/>
              </w:tcPr>
            </w:tcPrChange>
          </w:tcPr>
          <w:p w14:paraId="29F9BB07" w14:textId="0660056C" w:rsidR="00FD588A" w:rsidRPr="007F6A26" w:rsidRDefault="00FD588A" w:rsidP="00FD588A">
            <w:pPr>
              <w:pStyle w:val="a0"/>
              <w:ind w:firstLine="0"/>
              <w:rPr>
                <w:ins w:id="7329" w:author="Антон Смирнов" w:date="2023-05-25T13:43:00Z"/>
              </w:rPr>
            </w:pPr>
            <w:ins w:id="7330" w:author="Антон Смирнов" w:date="2023-05-25T13:43:00Z">
              <w:r w:rsidRPr="007F6A26">
                <w:t>A*32:15</w:t>
              </w:r>
            </w:ins>
          </w:p>
        </w:tc>
        <w:tc>
          <w:tcPr>
            <w:tcW w:w="814" w:type="dxa"/>
            <w:tcPrChange w:id="7331" w:author="Антон Смирнов" w:date="2023-05-25T13:48:00Z">
              <w:tcPr>
                <w:tcW w:w="1088" w:type="dxa"/>
              </w:tcPr>
            </w:tcPrChange>
          </w:tcPr>
          <w:p w14:paraId="6C88CA71" w14:textId="77777777" w:rsidR="00FD588A" w:rsidRPr="007F6A26" w:rsidRDefault="00FD588A" w:rsidP="00FD588A">
            <w:pPr>
              <w:pStyle w:val="a0"/>
              <w:ind w:firstLine="0"/>
              <w:rPr>
                <w:ins w:id="7332" w:author="Антон Смирнов" w:date="2023-05-25T13:43:00Z"/>
              </w:rPr>
            </w:pPr>
            <w:ins w:id="7333" w:author="Антон Смирнов" w:date="2023-05-25T13:43:00Z">
              <w:r w:rsidRPr="007F6A26">
                <w:t>0,87</w:t>
              </w:r>
            </w:ins>
          </w:p>
        </w:tc>
        <w:tc>
          <w:tcPr>
            <w:tcW w:w="699" w:type="dxa"/>
            <w:tcPrChange w:id="7334" w:author="Антон Смирнов" w:date="2023-05-25T13:48:00Z">
              <w:tcPr>
                <w:tcW w:w="979" w:type="dxa"/>
              </w:tcPr>
            </w:tcPrChange>
          </w:tcPr>
          <w:p w14:paraId="56CB3527" w14:textId="77777777" w:rsidR="00FD588A" w:rsidRPr="007F6A26" w:rsidRDefault="00FD588A" w:rsidP="00FD588A">
            <w:pPr>
              <w:pStyle w:val="a0"/>
              <w:ind w:firstLine="0"/>
              <w:rPr>
                <w:ins w:id="7335" w:author="Антон Смирнов" w:date="2023-05-25T13:43:00Z"/>
              </w:rPr>
            </w:pPr>
            <w:ins w:id="7336" w:author="Антон Смирнов" w:date="2023-05-25T13:43:00Z">
              <w:r w:rsidRPr="007F6A26">
                <w:t>0,23</w:t>
              </w:r>
            </w:ins>
          </w:p>
        </w:tc>
        <w:tc>
          <w:tcPr>
            <w:tcW w:w="1241" w:type="dxa"/>
            <w:tcPrChange w:id="7337" w:author="Антон Смирнов" w:date="2023-05-25T13:48:00Z">
              <w:tcPr>
                <w:tcW w:w="1606" w:type="dxa"/>
              </w:tcPr>
            </w:tcPrChange>
          </w:tcPr>
          <w:p w14:paraId="4CC30CC8" w14:textId="77777777" w:rsidR="00FD588A" w:rsidRPr="007F6A26" w:rsidRDefault="00FD588A" w:rsidP="00FD588A">
            <w:pPr>
              <w:pStyle w:val="a0"/>
              <w:ind w:firstLine="0"/>
              <w:rPr>
                <w:ins w:id="7338" w:author="Антон Смирнов" w:date="2023-05-25T13:43:00Z"/>
              </w:rPr>
            </w:pPr>
            <w:ins w:id="7339" w:author="Антон Смирнов" w:date="2023-05-25T13:43:00Z">
              <w:r w:rsidRPr="007F6A26">
                <w:t>0,76</w:t>
              </w:r>
            </w:ins>
          </w:p>
        </w:tc>
        <w:tc>
          <w:tcPr>
            <w:tcW w:w="1966" w:type="dxa"/>
            <w:tcPrChange w:id="7340" w:author="Антон Смирнов" w:date="2023-05-25T13:48:00Z">
              <w:tcPr>
                <w:tcW w:w="1298" w:type="dxa"/>
              </w:tcPr>
            </w:tcPrChange>
          </w:tcPr>
          <w:p w14:paraId="71CE38E8" w14:textId="77777777" w:rsidR="00FD588A" w:rsidRPr="007F6A26" w:rsidRDefault="00FD588A" w:rsidP="00FD588A">
            <w:pPr>
              <w:pStyle w:val="a0"/>
              <w:ind w:firstLine="0"/>
              <w:rPr>
                <w:ins w:id="7341" w:author="Антон Смирнов" w:date="2023-05-25T13:43:00Z"/>
              </w:rPr>
            </w:pPr>
            <w:ins w:id="7342" w:author="Антон Смирнов" w:date="2023-05-25T13:43:00Z">
              <w:r w:rsidRPr="007F6A26">
                <w:t>0,93</w:t>
              </w:r>
            </w:ins>
          </w:p>
        </w:tc>
        <w:tc>
          <w:tcPr>
            <w:tcW w:w="1395" w:type="dxa"/>
            <w:tcPrChange w:id="7343" w:author="Антон Смирнов" w:date="2023-05-25T13:48:00Z">
              <w:tcPr>
                <w:tcW w:w="1279" w:type="dxa"/>
              </w:tcPr>
            </w:tcPrChange>
          </w:tcPr>
          <w:p w14:paraId="0F6A1DD6" w14:textId="77777777" w:rsidR="00FD588A" w:rsidRPr="007F6A26" w:rsidRDefault="00FD588A" w:rsidP="00FD588A">
            <w:pPr>
              <w:pStyle w:val="a0"/>
              <w:ind w:firstLine="0"/>
              <w:rPr>
                <w:ins w:id="7344" w:author="Антон Смирнов" w:date="2023-05-25T13:43:00Z"/>
              </w:rPr>
            </w:pPr>
            <w:ins w:id="7345" w:author="Антон Смирнов" w:date="2023-05-25T13:43:00Z">
              <w:r w:rsidRPr="007F6A26">
                <w:t>0,93</w:t>
              </w:r>
            </w:ins>
          </w:p>
        </w:tc>
        <w:tc>
          <w:tcPr>
            <w:tcW w:w="699" w:type="dxa"/>
            <w:tcPrChange w:id="7346" w:author="Антон Смирнов" w:date="2023-05-25T13:48:00Z">
              <w:tcPr>
                <w:tcW w:w="682" w:type="dxa"/>
              </w:tcPr>
            </w:tcPrChange>
          </w:tcPr>
          <w:p w14:paraId="75075076" w14:textId="77777777" w:rsidR="00FD588A" w:rsidRPr="007F6A26" w:rsidRDefault="00FD588A" w:rsidP="00FD588A">
            <w:pPr>
              <w:pStyle w:val="a0"/>
              <w:ind w:firstLine="0"/>
              <w:rPr>
                <w:ins w:id="7347" w:author="Антон Смирнов" w:date="2023-05-25T13:43:00Z"/>
              </w:rPr>
            </w:pPr>
            <w:ins w:id="7348" w:author="Антон Смирнов" w:date="2023-05-25T13:43:00Z">
              <w:r w:rsidRPr="007F6A26">
                <w:t>0,85</w:t>
              </w:r>
            </w:ins>
          </w:p>
        </w:tc>
        <w:tc>
          <w:tcPr>
            <w:tcW w:w="699" w:type="dxa"/>
            <w:tcPrChange w:id="7349" w:author="Антон Смирнов" w:date="2023-05-25T13:48:00Z">
              <w:tcPr>
                <w:tcW w:w="682" w:type="dxa"/>
              </w:tcPr>
            </w:tcPrChange>
          </w:tcPr>
          <w:p w14:paraId="34A6C823" w14:textId="77777777" w:rsidR="00FD588A" w:rsidRPr="007F6A26" w:rsidRDefault="00FD588A" w:rsidP="00FD588A">
            <w:pPr>
              <w:pStyle w:val="a0"/>
              <w:ind w:firstLine="0"/>
              <w:rPr>
                <w:ins w:id="7350" w:author="Антон Смирнов" w:date="2023-05-25T13:43:00Z"/>
              </w:rPr>
            </w:pPr>
            <w:ins w:id="7351" w:author="Антон Смирнов" w:date="2023-05-25T13:43:00Z">
              <w:r w:rsidRPr="007F6A26">
                <w:t>0</w:t>
              </w:r>
            </w:ins>
          </w:p>
        </w:tc>
        <w:tc>
          <w:tcPr>
            <w:tcW w:w="875" w:type="dxa"/>
            <w:tcPrChange w:id="7352" w:author="Антон Смирнов" w:date="2023-05-25T13:48:00Z">
              <w:tcPr>
                <w:tcW w:w="809" w:type="dxa"/>
              </w:tcPr>
            </w:tcPrChange>
          </w:tcPr>
          <w:p w14:paraId="7D58B78F" w14:textId="77777777" w:rsidR="00FD588A" w:rsidRPr="007F6A26" w:rsidRDefault="00FD588A" w:rsidP="00FD588A">
            <w:pPr>
              <w:pStyle w:val="a0"/>
              <w:ind w:firstLine="0"/>
              <w:rPr>
                <w:ins w:id="7353" w:author="Антон Смирнов" w:date="2023-05-25T13:43:00Z"/>
              </w:rPr>
            </w:pPr>
            <w:ins w:id="7354" w:author="Антон Смирнов" w:date="2023-05-25T13:43:00Z">
              <w:r w:rsidRPr="007F6A26">
                <w:t>0,03</w:t>
              </w:r>
            </w:ins>
          </w:p>
        </w:tc>
      </w:tr>
      <w:tr w:rsidR="00FD588A" w:rsidRPr="007F6A26" w14:paraId="593C8CE8" w14:textId="77777777" w:rsidTr="00FD588A">
        <w:trPr>
          <w:ins w:id="7355" w:author="Антон Смирнов" w:date="2023-05-25T13:43:00Z"/>
        </w:trPr>
        <w:tc>
          <w:tcPr>
            <w:tcW w:w="1182" w:type="dxa"/>
            <w:tcPrChange w:id="7356" w:author="Антон Смирнов" w:date="2023-05-25T13:48:00Z">
              <w:tcPr>
                <w:tcW w:w="1147" w:type="dxa"/>
              </w:tcPr>
            </w:tcPrChange>
          </w:tcPr>
          <w:p w14:paraId="059CEFA4" w14:textId="2CBCB2AA" w:rsidR="00FD588A" w:rsidRPr="007F6A26" w:rsidRDefault="00FD588A" w:rsidP="00FD588A">
            <w:pPr>
              <w:pStyle w:val="a0"/>
              <w:ind w:firstLine="0"/>
              <w:rPr>
                <w:ins w:id="7357" w:author="Антон Смирнов" w:date="2023-05-25T13:43:00Z"/>
              </w:rPr>
            </w:pPr>
            <w:ins w:id="7358" w:author="Антон Смирнов" w:date="2023-05-25T13:43:00Z">
              <w:r w:rsidRPr="007F6A26">
                <w:t>C*14:02</w:t>
              </w:r>
            </w:ins>
          </w:p>
        </w:tc>
        <w:tc>
          <w:tcPr>
            <w:tcW w:w="814" w:type="dxa"/>
            <w:tcPrChange w:id="7359" w:author="Антон Смирнов" w:date="2023-05-25T13:48:00Z">
              <w:tcPr>
                <w:tcW w:w="1088" w:type="dxa"/>
              </w:tcPr>
            </w:tcPrChange>
          </w:tcPr>
          <w:p w14:paraId="70A215C8" w14:textId="77777777" w:rsidR="00FD588A" w:rsidRPr="007F6A26" w:rsidRDefault="00FD588A" w:rsidP="00FD588A">
            <w:pPr>
              <w:pStyle w:val="a0"/>
              <w:ind w:firstLine="0"/>
              <w:rPr>
                <w:ins w:id="7360" w:author="Антон Смирнов" w:date="2023-05-25T13:43:00Z"/>
              </w:rPr>
            </w:pPr>
            <w:ins w:id="7361" w:author="Антон Смирнов" w:date="2023-05-25T13:43:00Z">
              <w:r w:rsidRPr="007F6A26">
                <w:t>0,87</w:t>
              </w:r>
            </w:ins>
          </w:p>
        </w:tc>
        <w:tc>
          <w:tcPr>
            <w:tcW w:w="699" w:type="dxa"/>
            <w:tcPrChange w:id="7362" w:author="Антон Смирнов" w:date="2023-05-25T13:48:00Z">
              <w:tcPr>
                <w:tcW w:w="979" w:type="dxa"/>
              </w:tcPr>
            </w:tcPrChange>
          </w:tcPr>
          <w:p w14:paraId="152A8422" w14:textId="77777777" w:rsidR="00FD588A" w:rsidRPr="007F6A26" w:rsidRDefault="00FD588A" w:rsidP="00FD588A">
            <w:pPr>
              <w:pStyle w:val="a0"/>
              <w:ind w:firstLine="0"/>
              <w:rPr>
                <w:ins w:id="7363" w:author="Антон Смирнов" w:date="2023-05-25T13:43:00Z"/>
              </w:rPr>
            </w:pPr>
            <w:ins w:id="7364" w:author="Антон Смирнов" w:date="2023-05-25T13:43:00Z">
              <w:r w:rsidRPr="007F6A26">
                <w:t>0,06</w:t>
              </w:r>
            </w:ins>
          </w:p>
        </w:tc>
        <w:tc>
          <w:tcPr>
            <w:tcW w:w="1241" w:type="dxa"/>
            <w:tcPrChange w:id="7365" w:author="Антон Смирнов" w:date="2023-05-25T13:48:00Z">
              <w:tcPr>
                <w:tcW w:w="1606" w:type="dxa"/>
              </w:tcPr>
            </w:tcPrChange>
          </w:tcPr>
          <w:p w14:paraId="1B1BC42D" w14:textId="77777777" w:rsidR="00FD588A" w:rsidRPr="007F6A26" w:rsidRDefault="00FD588A" w:rsidP="00FD588A">
            <w:pPr>
              <w:pStyle w:val="a0"/>
              <w:ind w:firstLine="0"/>
              <w:rPr>
                <w:ins w:id="7366" w:author="Антон Смирнов" w:date="2023-05-25T13:43:00Z"/>
              </w:rPr>
            </w:pPr>
            <w:ins w:id="7367" w:author="Антон Смирнов" w:date="2023-05-25T13:43:00Z">
              <w:r w:rsidRPr="007F6A26">
                <w:t>0,81</w:t>
              </w:r>
            </w:ins>
          </w:p>
        </w:tc>
        <w:tc>
          <w:tcPr>
            <w:tcW w:w="1966" w:type="dxa"/>
            <w:tcPrChange w:id="7368" w:author="Антон Смирнов" w:date="2023-05-25T13:48:00Z">
              <w:tcPr>
                <w:tcW w:w="1298" w:type="dxa"/>
              </w:tcPr>
            </w:tcPrChange>
          </w:tcPr>
          <w:p w14:paraId="1341B231" w14:textId="77777777" w:rsidR="00FD588A" w:rsidRPr="007F6A26" w:rsidRDefault="00FD588A" w:rsidP="00FD588A">
            <w:pPr>
              <w:pStyle w:val="a0"/>
              <w:ind w:firstLine="0"/>
              <w:rPr>
                <w:ins w:id="7369" w:author="Антон Смирнов" w:date="2023-05-25T13:43:00Z"/>
              </w:rPr>
            </w:pPr>
            <w:ins w:id="7370" w:author="Антон Смирнов" w:date="2023-05-25T13:43:00Z">
              <w:r w:rsidRPr="007F6A26">
                <w:t>0,83</w:t>
              </w:r>
            </w:ins>
          </w:p>
        </w:tc>
        <w:tc>
          <w:tcPr>
            <w:tcW w:w="1395" w:type="dxa"/>
            <w:tcPrChange w:id="7371" w:author="Антон Смирнов" w:date="2023-05-25T13:48:00Z">
              <w:tcPr>
                <w:tcW w:w="1279" w:type="dxa"/>
              </w:tcPr>
            </w:tcPrChange>
          </w:tcPr>
          <w:p w14:paraId="5A5DABFC" w14:textId="77777777" w:rsidR="00FD588A" w:rsidRPr="007F6A26" w:rsidRDefault="00FD588A" w:rsidP="00FD588A">
            <w:pPr>
              <w:pStyle w:val="a0"/>
              <w:ind w:firstLine="0"/>
              <w:rPr>
                <w:ins w:id="7372" w:author="Антон Смирнов" w:date="2023-05-25T13:43:00Z"/>
              </w:rPr>
            </w:pPr>
            <w:ins w:id="7373" w:author="Антон Смирнов" w:date="2023-05-25T13:43:00Z">
              <w:r w:rsidRPr="007F6A26">
                <w:t>0,83</w:t>
              </w:r>
            </w:ins>
          </w:p>
        </w:tc>
        <w:tc>
          <w:tcPr>
            <w:tcW w:w="699" w:type="dxa"/>
            <w:tcPrChange w:id="7374" w:author="Антон Смирнов" w:date="2023-05-25T13:48:00Z">
              <w:tcPr>
                <w:tcW w:w="682" w:type="dxa"/>
              </w:tcPr>
            </w:tcPrChange>
          </w:tcPr>
          <w:p w14:paraId="569BC680" w14:textId="77777777" w:rsidR="00FD588A" w:rsidRPr="007F6A26" w:rsidRDefault="00FD588A" w:rsidP="00FD588A">
            <w:pPr>
              <w:pStyle w:val="a0"/>
              <w:ind w:firstLine="0"/>
              <w:rPr>
                <w:ins w:id="7375" w:author="Антон Смирнов" w:date="2023-05-25T13:43:00Z"/>
              </w:rPr>
            </w:pPr>
            <w:ins w:id="7376" w:author="Антон Смирнов" w:date="2023-05-25T13:43:00Z">
              <w:r w:rsidRPr="007F6A26">
                <w:t>0,82</w:t>
              </w:r>
            </w:ins>
          </w:p>
        </w:tc>
        <w:tc>
          <w:tcPr>
            <w:tcW w:w="699" w:type="dxa"/>
            <w:tcPrChange w:id="7377" w:author="Антон Смирнов" w:date="2023-05-25T13:48:00Z">
              <w:tcPr>
                <w:tcW w:w="682" w:type="dxa"/>
              </w:tcPr>
            </w:tcPrChange>
          </w:tcPr>
          <w:p w14:paraId="311B022E" w14:textId="77777777" w:rsidR="00FD588A" w:rsidRPr="007F6A26" w:rsidRDefault="00FD588A" w:rsidP="00FD588A">
            <w:pPr>
              <w:pStyle w:val="a0"/>
              <w:ind w:firstLine="0"/>
              <w:rPr>
                <w:ins w:id="7378" w:author="Антон Смирнов" w:date="2023-05-25T13:43:00Z"/>
              </w:rPr>
            </w:pPr>
            <w:ins w:id="7379" w:author="Антон Смирнов" w:date="2023-05-25T13:43:00Z">
              <w:r w:rsidRPr="007F6A26">
                <w:t>0,11</w:t>
              </w:r>
            </w:ins>
          </w:p>
        </w:tc>
        <w:tc>
          <w:tcPr>
            <w:tcW w:w="875" w:type="dxa"/>
            <w:tcPrChange w:id="7380" w:author="Антон Смирнов" w:date="2023-05-25T13:48:00Z">
              <w:tcPr>
                <w:tcW w:w="809" w:type="dxa"/>
              </w:tcPr>
            </w:tcPrChange>
          </w:tcPr>
          <w:p w14:paraId="742F64D7" w14:textId="77777777" w:rsidR="00FD588A" w:rsidRPr="007F6A26" w:rsidRDefault="00FD588A" w:rsidP="00FD588A">
            <w:pPr>
              <w:pStyle w:val="a0"/>
              <w:ind w:firstLine="0"/>
              <w:rPr>
                <w:ins w:id="7381" w:author="Антон Смирнов" w:date="2023-05-25T13:43:00Z"/>
              </w:rPr>
            </w:pPr>
            <w:ins w:id="7382" w:author="Антон Смирнов" w:date="2023-05-25T13:43:00Z">
              <w:r w:rsidRPr="007F6A26">
                <w:t>0,15</w:t>
              </w:r>
            </w:ins>
          </w:p>
        </w:tc>
      </w:tr>
      <w:tr w:rsidR="00FD588A" w:rsidRPr="007F6A26" w14:paraId="2EEBB821" w14:textId="77777777" w:rsidTr="00FD588A">
        <w:trPr>
          <w:ins w:id="7383" w:author="Антон Смирнов" w:date="2023-05-25T13:43:00Z"/>
        </w:trPr>
        <w:tc>
          <w:tcPr>
            <w:tcW w:w="1182" w:type="dxa"/>
            <w:tcPrChange w:id="7384" w:author="Антон Смирнов" w:date="2023-05-25T13:48:00Z">
              <w:tcPr>
                <w:tcW w:w="1147" w:type="dxa"/>
              </w:tcPr>
            </w:tcPrChange>
          </w:tcPr>
          <w:p w14:paraId="02F6836A" w14:textId="5E1EE099" w:rsidR="00FD588A" w:rsidRPr="007F6A26" w:rsidRDefault="00FD588A" w:rsidP="00FD588A">
            <w:pPr>
              <w:pStyle w:val="a0"/>
              <w:ind w:firstLine="0"/>
              <w:rPr>
                <w:ins w:id="7385" w:author="Антон Смирнов" w:date="2023-05-25T13:43:00Z"/>
              </w:rPr>
            </w:pPr>
            <w:ins w:id="7386" w:author="Антон Смирнов" w:date="2023-05-25T13:43:00Z">
              <w:r w:rsidRPr="007F6A26">
                <w:t>A*02:06</w:t>
              </w:r>
            </w:ins>
          </w:p>
        </w:tc>
        <w:tc>
          <w:tcPr>
            <w:tcW w:w="814" w:type="dxa"/>
            <w:tcPrChange w:id="7387" w:author="Антон Смирнов" w:date="2023-05-25T13:48:00Z">
              <w:tcPr>
                <w:tcW w:w="1088" w:type="dxa"/>
              </w:tcPr>
            </w:tcPrChange>
          </w:tcPr>
          <w:p w14:paraId="461C38E6" w14:textId="77777777" w:rsidR="00FD588A" w:rsidRPr="007F6A26" w:rsidRDefault="00FD588A" w:rsidP="00FD588A">
            <w:pPr>
              <w:pStyle w:val="a0"/>
              <w:ind w:firstLine="0"/>
              <w:rPr>
                <w:ins w:id="7388" w:author="Антон Смирнов" w:date="2023-05-25T13:43:00Z"/>
              </w:rPr>
            </w:pPr>
            <w:ins w:id="7389" w:author="Антон Смирнов" w:date="2023-05-25T13:43:00Z">
              <w:r w:rsidRPr="007F6A26">
                <w:t>0,86</w:t>
              </w:r>
            </w:ins>
          </w:p>
        </w:tc>
        <w:tc>
          <w:tcPr>
            <w:tcW w:w="699" w:type="dxa"/>
            <w:tcPrChange w:id="7390" w:author="Антон Смирнов" w:date="2023-05-25T13:48:00Z">
              <w:tcPr>
                <w:tcW w:w="979" w:type="dxa"/>
              </w:tcPr>
            </w:tcPrChange>
          </w:tcPr>
          <w:p w14:paraId="43BF9CA9" w14:textId="77777777" w:rsidR="00FD588A" w:rsidRPr="007F6A26" w:rsidRDefault="00FD588A" w:rsidP="00FD588A">
            <w:pPr>
              <w:pStyle w:val="a0"/>
              <w:ind w:firstLine="0"/>
              <w:rPr>
                <w:ins w:id="7391" w:author="Антон Смирнов" w:date="2023-05-25T13:43:00Z"/>
              </w:rPr>
            </w:pPr>
            <w:ins w:id="7392" w:author="Антон Смирнов" w:date="2023-05-25T13:43:00Z">
              <w:r w:rsidRPr="007F6A26">
                <w:t>0,01</w:t>
              </w:r>
            </w:ins>
          </w:p>
        </w:tc>
        <w:tc>
          <w:tcPr>
            <w:tcW w:w="1241" w:type="dxa"/>
            <w:tcPrChange w:id="7393" w:author="Антон Смирнов" w:date="2023-05-25T13:48:00Z">
              <w:tcPr>
                <w:tcW w:w="1606" w:type="dxa"/>
              </w:tcPr>
            </w:tcPrChange>
          </w:tcPr>
          <w:p w14:paraId="28E9C65A" w14:textId="77777777" w:rsidR="00FD588A" w:rsidRPr="007F6A26" w:rsidRDefault="00FD588A" w:rsidP="00FD588A">
            <w:pPr>
              <w:pStyle w:val="a0"/>
              <w:ind w:firstLine="0"/>
              <w:rPr>
                <w:ins w:id="7394" w:author="Антон Смирнов" w:date="2023-05-25T13:43:00Z"/>
              </w:rPr>
            </w:pPr>
            <w:ins w:id="7395" w:author="Антон Смирнов" w:date="2023-05-25T13:43:00Z">
              <w:r w:rsidRPr="007F6A26">
                <w:t>0,85</w:t>
              </w:r>
            </w:ins>
          </w:p>
        </w:tc>
        <w:tc>
          <w:tcPr>
            <w:tcW w:w="1966" w:type="dxa"/>
            <w:tcPrChange w:id="7396" w:author="Антон Смирнов" w:date="2023-05-25T13:48:00Z">
              <w:tcPr>
                <w:tcW w:w="1298" w:type="dxa"/>
              </w:tcPr>
            </w:tcPrChange>
          </w:tcPr>
          <w:p w14:paraId="2B6B450F" w14:textId="77777777" w:rsidR="00FD588A" w:rsidRPr="007F6A26" w:rsidRDefault="00FD588A" w:rsidP="00FD588A">
            <w:pPr>
              <w:pStyle w:val="a0"/>
              <w:ind w:firstLine="0"/>
              <w:rPr>
                <w:ins w:id="7397" w:author="Антон Смирнов" w:date="2023-05-25T13:43:00Z"/>
              </w:rPr>
            </w:pPr>
            <w:ins w:id="7398" w:author="Антон Смирнов" w:date="2023-05-25T13:43:00Z">
              <w:r w:rsidRPr="007F6A26">
                <w:t>0,83</w:t>
              </w:r>
            </w:ins>
          </w:p>
        </w:tc>
        <w:tc>
          <w:tcPr>
            <w:tcW w:w="1395" w:type="dxa"/>
            <w:tcPrChange w:id="7399" w:author="Антон Смирнов" w:date="2023-05-25T13:48:00Z">
              <w:tcPr>
                <w:tcW w:w="1279" w:type="dxa"/>
              </w:tcPr>
            </w:tcPrChange>
          </w:tcPr>
          <w:p w14:paraId="4D452C89" w14:textId="77777777" w:rsidR="00FD588A" w:rsidRPr="007F6A26" w:rsidRDefault="00FD588A" w:rsidP="00FD588A">
            <w:pPr>
              <w:pStyle w:val="a0"/>
              <w:ind w:firstLine="0"/>
              <w:rPr>
                <w:ins w:id="7400" w:author="Антон Смирнов" w:date="2023-05-25T13:43:00Z"/>
              </w:rPr>
            </w:pPr>
            <w:ins w:id="7401" w:author="Антон Смирнов" w:date="2023-05-25T13:43:00Z">
              <w:r w:rsidRPr="007F6A26">
                <w:t>0,83</w:t>
              </w:r>
            </w:ins>
          </w:p>
        </w:tc>
        <w:tc>
          <w:tcPr>
            <w:tcW w:w="699" w:type="dxa"/>
            <w:tcPrChange w:id="7402" w:author="Антон Смирнов" w:date="2023-05-25T13:48:00Z">
              <w:tcPr>
                <w:tcW w:w="682" w:type="dxa"/>
              </w:tcPr>
            </w:tcPrChange>
          </w:tcPr>
          <w:p w14:paraId="71CA66AC" w14:textId="77777777" w:rsidR="00FD588A" w:rsidRPr="007F6A26" w:rsidRDefault="00FD588A" w:rsidP="00FD588A">
            <w:pPr>
              <w:pStyle w:val="a0"/>
              <w:ind w:firstLine="0"/>
              <w:rPr>
                <w:ins w:id="7403" w:author="Антон Смирнов" w:date="2023-05-25T13:43:00Z"/>
              </w:rPr>
            </w:pPr>
            <w:ins w:id="7404" w:author="Антон Смирнов" w:date="2023-05-25T13:43:00Z">
              <w:r w:rsidRPr="007F6A26">
                <w:t>0,84</w:t>
              </w:r>
            </w:ins>
          </w:p>
        </w:tc>
        <w:tc>
          <w:tcPr>
            <w:tcW w:w="699" w:type="dxa"/>
            <w:tcPrChange w:id="7405" w:author="Антон Смирнов" w:date="2023-05-25T13:48:00Z">
              <w:tcPr>
                <w:tcW w:w="682" w:type="dxa"/>
              </w:tcPr>
            </w:tcPrChange>
          </w:tcPr>
          <w:p w14:paraId="7CD1CBB1" w14:textId="77777777" w:rsidR="00FD588A" w:rsidRPr="007F6A26" w:rsidRDefault="00FD588A" w:rsidP="00FD588A">
            <w:pPr>
              <w:pStyle w:val="a0"/>
              <w:ind w:firstLine="0"/>
              <w:rPr>
                <w:ins w:id="7406" w:author="Антон Смирнов" w:date="2023-05-25T13:43:00Z"/>
              </w:rPr>
            </w:pPr>
            <w:ins w:id="7407" w:author="Антон Смирнов" w:date="2023-05-25T13:43:00Z">
              <w:r w:rsidRPr="007F6A26">
                <w:t>0,06</w:t>
              </w:r>
            </w:ins>
          </w:p>
        </w:tc>
        <w:tc>
          <w:tcPr>
            <w:tcW w:w="875" w:type="dxa"/>
            <w:tcPrChange w:id="7408" w:author="Антон Смирнов" w:date="2023-05-25T13:48:00Z">
              <w:tcPr>
                <w:tcW w:w="809" w:type="dxa"/>
              </w:tcPr>
            </w:tcPrChange>
          </w:tcPr>
          <w:p w14:paraId="17804535" w14:textId="77777777" w:rsidR="00FD588A" w:rsidRPr="007F6A26" w:rsidRDefault="00FD588A" w:rsidP="00FD588A">
            <w:pPr>
              <w:pStyle w:val="a0"/>
              <w:ind w:firstLine="0"/>
              <w:rPr>
                <w:ins w:id="7409" w:author="Антон Смирнов" w:date="2023-05-25T13:43:00Z"/>
              </w:rPr>
            </w:pPr>
            <w:ins w:id="7410" w:author="Антон Смирнов" w:date="2023-05-25T13:43:00Z">
              <w:r w:rsidRPr="007F6A26">
                <w:t>0,16</w:t>
              </w:r>
            </w:ins>
          </w:p>
        </w:tc>
      </w:tr>
      <w:tr w:rsidR="00FD588A" w:rsidRPr="007F6A26" w14:paraId="5690C5EF" w14:textId="77777777" w:rsidTr="00FD588A">
        <w:trPr>
          <w:ins w:id="7411" w:author="Антон Смирнов" w:date="2023-05-25T13:43:00Z"/>
        </w:trPr>
        <w:tc>
          <w:tcPr>
            <w:tcW w:w="1182" w:type="dxa"/>
            <w:tcPrChange w:id="7412" w:author="Антон Смирнов" w:date="2023-05-25T13:48:00Z">
              <w:tcPr>
                <w:tcW w:w="1147" w:type="dxa"/>
              </w:tcPr>
            </w:tcPrChange>
          </w:tcPr>
          <w:p w14:paraId="24039478" w14:textId="619B3A4D" w:rsidR="00FD588A" w:rsidRPr="007F6A26" w:rsidRDefault="00FD588A" w:rsidP="00FD588A">
            <w:pPr>
              <w:pStyle w:val="a0"/>
              <w:ind w:firstLine="0"/>
              <w:rPr>
                <w:ins w:id="7413" w:author="Антон Смирнов" w:date="2023-05-25T13:43:00Z"/>
              </w:rPr>
            </w:pPr>
            <w:ins w:id="7414" w:author="Антон Смирнов" w:date="2023-05-25T13:43:00Z">
              <w:r w:rsidRPr="007F6A26">
                <w:t>C*16:01</w:t>
              </w:r>
            </w:ins>
          </w:p>
        </w:tc>
        <w:tc>
          <w:tcPr>
            <w:tcW w:w="814" w:type="dxa"/>
            <w:tcPrChange w:id="7415" w:author="Антон Смирнов" w:date="2023-05-25T13:48:00Z">
              <w:tcPr>
                <w:tcW w:w="1088" w:type="dxa"/>
              </w:tcPr>
            </w:tcPrChange>
          </w:tcPr>
          <w:p w14:paraId="38638833" w14:textId="77777777" w:rsidR="00FD588A" w:rsidRPr="007F6A26" w:rsidRDefault="00FD588A" w:rsidP="00FD588A">
            <w:pPr>
              <w:pStyle w:val="a0"/>
              <w:ind w:firstLine="0"/>
              <w:rPr>
                <w:ins w:id="7416" w:author="Антон Смирнов" w:date="2023-05-25T13:43:00Z"/>
              </w:rPr>
            </w:pPr>
            <w:ins w:id="7417" w:author="Антон Смирнов" w:date="2023-05-25T13:43:00Z">
              <w:r w:rsidRPr="007F6A26">
                <w:t>0,86</w:t>
              </w:r>
            </w:ins>
          </w:p>
        </w:tc>
        <w:tc>
          <w:tcPr>
            <w:tcW w:w="699" w:type="dxa"/>
            <w:tcPrChange w:id="7418" w:author="Антон Смирнов" w:date="2023-05-25T13:48:00Z">
              <w:tcPr>
                <w:tcW w:w="979" w:type="dxa"/>
              </w:tcPr>
            </w:tcPrChange>
          </w:tcPr>
          <w:p w14:paraId="5D6CE6BD" w14:textId="77777777" w:rsidR="00FD588A" w:rsidRPr="007F6A26" w:rsidRDefault="00FD588A" w:rsidP="00FD588A">
            <w:pPr>
              <w:pStyle w:val="a0"/>
              <w:ind w:firstLine="0"/>
              <w:rPr>
                <w:ins w:id="7419" w:author="Антон Смирнов" w:date="2023-05-25T13:43:00Z"/>
              </w:rPr>
            </w:pPr>
            <w:ins w:id="7420" w:author="Антон Смирнов" w:date="2023-05-25T13:43:00Z">
              <w:r w:rsidRPr="007F6A26">
                <w:t>0,07</w:t>
              </w:r>
            </w:ins>
          </w:p>
        </w:tc>
        <w:tc>
          <w:tcPr>
            <w:tcW w:w="1241" w:type="dxa"/>
            <w:tcPrChange w:id="7421" w:author="Антон Смирнов" w:date="2023-05-25T13:48:00Z">
              <w:tcPr>
                <w:tcW w:w="1606" w:type="dxa"/>
              </w:tcPr>
            </w:tcPrChange>
          </w:tcPr>
          <w:p w14:paraId="35DCD52D" w14:textId="77777777" w:rsidR="00FD588A" w:rsidRPr="007F6A26" w:rsidRDefault="00FD588A" w:rsidP="00FD588A">
            <w:pPr>
              <w:pStyle w:val="a0"/>
              <w:ind w:firstLine="0"/>
              <w:rPr>
                <w:ins w:id="7422" w:author="Антон Смирнов" w:date="2023-05-25T13:43:00Z"/>
              </w:rPr>
            </w:pPr>
            <w:ins w:id="7423" w:author="Антон Смирнов" w:date="2023-05-25T13:43:00Z">
              <w:r w:rsidRPr="007F6A26">
                <w:t>0,8</w:t>
              </w:r>
            </w:ins>
          </w:p>
        </w:tc>
        <w:tc>
          <w:tcPr>
            <w:tcW w:w="1966" w:type="dxa"/>
            <w:tcPrChange w:id="7424" w:author="Антон Смирнов" w:date="2023-05-25T13:48:00Z">
              <w:tcPr>
                <w:tcW w:w="1298" w:type="dxa"/>
              </w:tcPr>
            </w:tcPrChange>
          </w:tcPr>
          <w:p w14:paraId="73EAE421" w14:textId="77777777" w:rsidR="00FD588A" w:rsidRPr="007F6A26" w:rsidRDefault="00FD588A" w:rsidP="00FD588A">
            <w:pPr>
              <w:pStyle w:val="a0"/>
              <w:ind w:firstLine="0"/>
              <w:rPr>
                <w:ins w:id="7425" w:author="Антон Смирнов" w:date="2023-05-25T13:43:00Z"/>
              </w:rPr>
            </w:pPr>
            <w:ins w:id="7426" w:author="Антон Смирнов" w:date="2023-05-25T13:43:00Z">
              <w:r w:rsidRPr="007F6A26">
                <w:t>0,85</w:t>
              </w:r>
            </w:ins>
          </w:p>
        </w:tc>
        <w:tc>
          <w:tcPr>
            <w:tcW w:w="1395" w:type="dxa"/>
            <w:tcPrChange w:id="7427" w:author="Антон Смирнов" w:date="2023-05-25T13:48:00Z">
              <w:tcPr>
                <w:tcW w:w="1279" w:type="dxa"/>
              </w:tcPr>
            </w:tcPrChange>
          </w:tcPr>
          <w:p w14:paraId="153EBC74" w14:textId="77777777" w:rsidR="00FD588A" w:rsidRPr="007F6A26" w:rsidRDefault="00FD588A" w:rsidP="00FD588A">
            <w:pPr>
              <w:pStyle w:val="a0"/>
              <w:ind w:firstLine="0"/>
              <w:rPr>
                <w:ins w:id="7428" w:author="Антон Смирнов" w:date="2023-05-25T13:43:00Z"/>
              </w:rPr>
            </w:pPr>
            <w:ins w:id="7429" w:author="Антон Смирнов" w:date="2023-05-25T13:43:00Z">
              <w:r w:rsidRPr="007F6A26">
                <w:t>0,85</w:t>
              </w:r>
            </w:ins>
          </w:p>
        </w:tc>
        <w:tc>
          <w:tcPr>
            <w:tcW w:w="699" w:type="dxa"/>
            <w:tcPrChange w:id="7430" w:author="Антон Смирнов" w:date="2023-05-25T13:48:00Z">
              <w:tcPr>
                <w:tcW w:w="682" w:type="dxa"/>
              </w:tcPr>
            </w:tcPrChange>
          </w:tcPr>
          <w:p w14:paraId="22D0685D" w14:textId="77777777" w:rsidR="00FD588A" w:rsidRPr="007F6A26" w:rsidRDefault="00FD588A" w:rsidP="00FD588A">
            <w:pPr>
              <w:pStyle w:val="a0"/>
              <w:ind w:firstLine="0"/>
              <w:rPr>
                <w:ins w:id="7431" w:author="Антон Смирнов" w:date="2023-05-25T13:43:00Z"/>
              </w:rPr>
            </w:pPr>
            <w:ins w:id="7432" w:author="Антон Смирнов" w:date="2023-05-25T13:43:00Z">
              <w:r w:rsidRPr="007F6A26">
                <w:t>0,82</w:t>
              </w:r>
            </w:ins>
          </w:p>
        </w:tc>
        <w:tc>
          <w:tcPr>
            <w:tcW w:w="699" w:type="dxa"/>
            <w:tcPrChange w:id="7433" w:author="Антон Смирнов" w:date="2023-05-25T13:48:00Z">
              <w:tcPr>
                <w:tcW w:w="682" w:type="dxa"/>
              </w:tcPr>
            </w:tcPrChange>
          </w:tcPr>
          <w:p w14:paraId="3040706F" w14:textId="77777777" w:rsidR="00FD588A" w:rsidRPr="007F6A26" w:rsidRDefault="00FD588A" w:rsidP="00FD588A">
            <w:pPr>
              <w:pStyle w:val="a0"/>
              <w:ind w:firstLine="0"/>
              <w:rPr>
                <w:ins w:id="7434" w:author="Антон Смирнов" w:date="2023-05-25T13:43:00Z"/>
              </w:rPr>
            </w:pPr>
            <w:ins w:id="7435" w:author="Антон Смирнов" w:date="2023-05-25T13:43:00Z">
              <w:r w:rsidRPr="007F6A26">
                <w:t>0,11</w:t>
              </w:r>
            </w:ins>
          </w:p>
        </w:tc>
        <w:tc>
          <w:tcPr>
            <w:tcW w:w="875" w:type="dxa"/>
            <w:tcPrChange w:id="7436" w:author="Антон Смирнов" w:date="2023-05-25T13:48:00Z">
              <w:tcPr>
                <w:tcW w:w="809" w:type="dxa"/>
              </w:tcPr>
            </w:tcPrChange>
          </w:tcPr>
          <w:p w14:paraId="33261217" w14:textId="77777777" w:rsidR="00FD588A" w:rsidRPr="007F6A26" w:rsidRDefault="00FD588A" w:rsidP="00FD588A">
            <w:pPr>
              <w:pStyle w:val="a0"/>
              <w:ind w:firstLine="0"/>
              <w:rPr>
                <w:ins w:id="7437" w:author="Антон Смирнов" w:date="2023-05-25T13:43:00Z"/>
              </w:rPr>
            </w:pPr>
            <w:ins w:id="7438" w:author="Антон Смирнов" w:date="2023-05-25T13:43:00Z">
              <w:r w:rsidRPr="007F6A26">
                <w:t>0,16</w:t>
              </w:r>
            </w:ins>
          </w:p>
        </w:tc>
      </w:tr>
      <w:tr w:rsidR="00FD588A" w:rsidRPr="007F6A26" w14:paraId="0A862917" w14:textId="77777777" w:rsidTr="00FD588A">
        <w:trPr>
          <w:ins w:id="7439" w:author="Антон Смирнов" w:date="2023-05-25T13:43:00Z"/>
        </w:trPr>
        <w:tc>
          <w:tcPr>
            <w:tcW w:w="1182" w:type="dxa"/>
            <w:tcPrChange w:id="7440" w:author="Антон Смирнов" w:date="2023-05-25T13:48:00Z">
              <w:tcPr>
                <w:tcW w:w="1147" w:type="dxa"/>
              </w:tcPr>
            </w:tcPrChange>
          </w:tcPr>
          <w:p w14:paraId="0B0649E7" w14:textId="1B188B52" w:rsidR="00FD588A" w:rsidRPr="007F6A26" w:rsidRDefault="00FD588A" w:rsidP="00FD588A">
            <w:pPr>
              <w:pStyle w:val="a0"/>
              <w:ind w:firstLine="0"/>
              <w:rPr>
                <w:ins w:id="7441" w:author="Антон Смирнов" w:date="2023-05-25T13:43:00Z"/>
              </w:rPr>
            </w:pPr>
            <w:ins w:id="7442" w:author="Антон Смирнов" w:date="2023-05-25T13:43:00Z">
              <w:r w:rsidRPr="007F6A26">
                <w:t>A*26:02</w:t>
              </w:r>
            </w:ins>
          </w:p>
        </w:tc>
        <w:tc>
          <w:tcPr>
            <w:tcW w:w="814" w:type="dxa"/>
            <w:tcPrChange w:id="7443" w:author="Антон Смирнов" w:date="2023-05-25T13:48:00Z">
              <w:tcPr>
                <w:tcW w:w="1088" w:type="dxa"/>
              </w:tcPr>
            </w:tcPrChange>
          </w:tcPr>
          <w:p w14:paraId="0B4DE1DC" w14:textId="77777777" w:rsidR="00FD588A" w:rsidRPr="007F6A26" w:rsidRDefault="00FD588A" w:rsidP="00FD588A">
            <w:pPr>
              <w:pStyle w:val="a0"/>
              <w:ind w:firstLine="0"/>
              <w:rPr>
                <w:ins w:id="7444" w:author="Антон Смирнов" w:date="2023-05-25T13:43:00Z"/>
              </w:rPr>
            </w:pPr>
            <w:ins w:id="7445" w:author="Антон Смирнов" w:date="2023-05-25T13:43:00Z">
              <w:r w:rsidRPr="007F6A26">
                <w:t>0,86</w:t>
              </w:r>
            </w:ins>
          </w:p>
        </w:tc>
        <w:tc>
          <w:tcPr>
            <w:tcW w:w="699" w:type="dxa"/>
            <w:tcPrChange w:id="7446" w:author="Антон Смирнов" w:date="2023-05-25T13:48:00Z">
              <w:tcPr>
                <w:tcW w:w="979" w:type="dxa"/>
              </w:tcPr>
            </w:tcPrChange>
          </w:tcPr>
          <w:p w14:paraId="45DE7E94" w14:textId="77777777" w:rsidR="00FD588A" w:rsidRPr="007F6A26" w:rsidRDefault="00FD588A" w:rsidP="00FD588A">
            <w:pPr>
              <w:pStyle w:val="a0"/>
              <w:ind w:firstLine="0"/>
              <w:rPr>
                <w:ins w:id="7447" w:author="Антон Смирнов" w:date="2023-05-25T13:43:00Z"/>
              </w:rPr>
            </w:pPr>
            <w:ins w:id="7448" w:author="Антон Смирнов" w:date="2023-05-25T13:43:00Z">
              <w:r w:rsidRPr="007F6A26">
                <w:t>0</w:t>
              </w:r>
            </w:ins>
          </w:p>
        </w:tc>
        <w:tc>
          <w:tcPr>
            <w:tcW w:w="1241" w:type="dxa"/>
            <w:tcPrChange w:id="7449" w:author="Антон Смирнов" w:date="2023-05-25T13:48:00Z">
              <w:tcPr>
                <w:tcW w:w="1606" w:type="dxa"/>
              </w:tcPr>
            </w:tcPrChange>
          </w:tcPr>
          <w:p w14:paraId="03AABC73" w14:textId="77777777" w:rsidR="00FD588A" w:rsidRPr="007F6A26" w:rsidRDefault="00FD588A" w:rsidP="00FD588A">
            <w:pPr>
              <w:pStyle w:val="a0"/>
              <w:ind w:firstLine="0"/>
              <w:rPr>
                <w:ins w:id="7450" w:author="Антон Смирнов" w:date="2023-05-25T13:43:00Z"/>
              </w:rPr>
            </w:pPr>
            <w:ins w:id="7451" w:author="Антон Смирнов" w:date="2023-05-25T13:43:00Z">
              <w:r w:rsidRPr="007F6A26">
                <w:t>0,82</w:t>
              </w:r>
            </w:ins>
          </w:p>
        </w:tc>
        <w:tc>
          <w:tcPr>
            <w:tcW w:w="1966" w:type="dxa"/>
            <w:tcPrChange w:id="7452" w:author="Антон Смирнов" w:date="2023-05-25T13:48:00Z">
              <w:tcPr>
                <w:tcW w:w="1298" w:type="dxa"/>
              </w:tcPr>
            </w:tcPrChange>
          </w:tcPr>
          <w:p w14:paraId="480C4299" w14:textId="77777777" w:rsidR="00FD588A" w:rsidRPr="007F6A26" w:rsidRDefault="00FD588A" w:rsidP="00FD588A">
            <w:pPr>
              <w:pStyle w:val="a0"/>
              <w:ind w:firstLine="0"/>
              <w:rPr>
                <w:ins w:id="7453" w:author="Антон Смирнов" w:date="2023-05-25T13:43:00Z"/>
              </w:rPr>
            </w:pPr>
            <w:ins w:id="7454" w:author="Антон Смирнов" w:date="2023-05-25T13:43:00Z">
              <w:r w:rsidRPr="007F6A26">
                <w:t>0,83</w:t>
              </w:r>
            </w:ins>
          </w:p>
        </w:tc>
        <w:tc>
          <w:tcPr>
            <w:tcW w:w="1395" w:type="dxa"/>
            <w:tcPrChange w:id="7455" w:author="Антон Смирнов" w:date="2023-05-25T13:48:00Z">
              <w:tcPr>
                <w:tcW w:w="1279" w:type="dxa"/>
              </w:tcPr>
            </w:tcPrChange>
          </w:tcPr>
          <w:p w14:paraId="1963B19D" w14:textId="77777777" w:rsidR="00FD588A" w:rsidRPr="007F6A26" w:rsidRDefault="00FD588A" w:rsidP="00FD588A">
            <w:pPr>
              <w:pStyle w:val="a0"/>
              <w:ind w:firstLine="0"/>
              <w:rPr>
                <w:ins w:id="7456" w:author="Антон Смирнов" w:date="2023-05-25T13:43:00Z"/>
              </w:rPr>
            </w:pPr>
            <w:ins w:id="7457" w:author="Антон Смирнов" w:date="2023-05-25T13:43:00Z">
              <w:r w:rsidRPr="007F6A26">
                <w:t>0,83</w:t>
              </w:r>
            </w:ins>
          </w:p>
        </w:tc>
        <w:tc>
          <w:tcPr>
            <w:tcW w:w="699" w:type="dxa"/>
            <w:tcPrChange w:id="7458" w:author="Антон Смирнов" w:date="2023-05-25T13:48:00Z">
              <w:tcPr>
                <w:tcW w:w="682" w:type="dxa"/>
              </w:tcPr>
            </w:tcPrChange>
          </w:tcPr>
          <w:p w14:paraId="20A19932" w14:textId="77777777" w:rsidR="00FD588A" w:rsidRPr="007F6A26" w:rsidRDefault="00FD588A" w:rsidP="00FD588A">
            <w:pPr>
              <w:pStyle w:val="a0"/>
              <w:ind w:firstLine="0"/>
              <w:rPr>
                <w:ins w:id="7459" w:author="Антон Смирнов" w:date="2023-05-25T13:43:00Z"/>
              </w:rPr>
            </w:pPr>
            <w:ins w:id="7460" w:author="Антон Смирнов" w:date="2023-05-25T13:43:00Z">
              <w:r w:rsidRPr="007F6A26">
                <w:t>0,82</w:t>
              </w:r>
            </w:ins>
          </w:p>
        </w:tc>
        <w:tc>
          <w:tcPr>
            <w:tcW w:w="699" w:type="dxa"/>
            <w:tcPrChange w:id="7461" w:author="Антон Смирнов" w:date="2023-05-25T13:48:00Z">
              <w:tcPr>
                <w:tcW w:w="682" w:type="dxa"/>
              </w:tcPr>
            </w:tcPrChange>
          </w:tcPr>
          <w:p w14:paraId="727EDFBD" w14:textId="77777777" w:rsidR="00FD588A" w:rsidRPr="007F6A26" w:rsidRDefault="00FD588A" w:rsidP="00FD588A">
            <w:pPr>
              <w:pStyle w:val="a0"/>
              <w:ind w:firstLine="0"/>
              <w:rPr>
                <w:ins w:id="7462" w:author="Антон Смирнов" w:date="2023-05-25T13:43:00Z"/>
              </w:rPr>
            </w:pPr>
            <w:ins w:id="7463" w:author="Антон Смирнов" w:date="2023-05-25T13:43:00Z">
              <w:r w:rsidRPr="007F6A26">
                <w:t>0,01</w:t>
              </w:r>
            </w:ins>
          </w:p>
        </w:tc>
        <w:tc>
          <w:tcPr>
            <w:tcW w:w="875" w:type="dxa"/>
            <w:tcPrChange w:id="7464" w:author="Антон Смирнов" w:date="2023-05-25T13:48:00Z">
              <w:tcPr>
                <w:tcW w:w="809" w:type="dxa"/>
              </w:tcPr>
            </w:tcPrChange>
          </w:tcPr>
          <w:p w14:paraId="085A47EE" w14:textId="77777777" w:rsidR="00FD588A" w:rsidRPr="007F6A26" w:rsidRDefault="00FD588A" w:rsidP="00FD588A">
            <w:pPr>
              <w:pStyle w:val="a0"/>
              <w:ind w:firstLine="0"/>
              <w:rPr>
                <w:ins w:id="7465" w:author="Антон Смирнов" w:date="2023-05-25T13:43:00Z"/>
              </w:rPr>
            </w:pPr>
            <w:ins w:id="7466" w:author="Антон Смирнов" w:date="2023-05-25T13:43:00Z">
              <w:r w:rsidRPr="007F6A26">
                <w:t>0,03</w:t>
              </w:r>
            </w:ins>
          </w:p>
        </w:tc>
      </w:tr>
      <w:tr w:rsidR="00FD588A" w:rsidRPr="007F6A26" w14:paraId="36B8E77D" w14:textId="77777777" w:rsidTr="00FD588A">
        <w:trPr>
          <w:ins w:id="7467" w:author="Антон Смирнов" w:date="2023-05-25T13:43:00Z"/>
        </w:trPr>
        <w:tc>
          <w:tcPr>
            <w:tcW w:w="1182" w:type="dxa"/>
            <w:tcPrChange w:id="7468" w:author="Антон Смирнов" w:date="2023-05-25T13:48:00Z">
              <w:tcPr>
                <w:tcW w:w="1147" w:type="dxa"/>
              </w:tcPr>
            </w:tcPrChange>
          </w:tcPr>
          <w:p w14:paraId="57E31099" w14:textId="17A5791F" w:rsidR="00FD588A" w:rsidRPr="007F6A26" w:rsidRDefault="00FD588A" w:rsidP="00FD588A">
            <w:pPr>
              <w:pStyle w:val="a0"/>
              <w:ind w:firstLine="0"/>
              <w:rPr>
                <w:ins w:id="7469" w:author="Антон Смирнов" w:date="2023-05-25T13:43:00Z"/>
              </w:rPr>
            </w:pPr>
            <w:ins w:id="7470" w:author="Антон Смирнов" w:date="2023-05-25T13:43:00Z">
              <w:r w:rsidRPr="007F6A26">
                <w:t>A*02:19</w:t>
              </w:r>
            </w:ins>
          </w:p>
        </w:tc>
        <w:tc>
          <w:tcPr>
            <w:tcW w:w="814" w:type="dxa"/>
            <w:tcPrChange w:id="7471" w:author="Антон Смирнов" w:date="2023-05-25T13:48:00Z">
              <w:tcPr>
                <w:tcW w:w="1088" w:type="dxa"/>
              </w:tcPr>
            </w:tcPrChange>
          </w:tcPr>
          <w:p w14:paraId="3D00B518" w14:textId="77777777" w:rsidR="00FD588A" w:rsidRPr="007F6A26" w:rsidRDefault="00FD588A" w:rsidP="00FD588A">
            <w:pPr>
              <w:pStyle w:val="a0"/>
              <w:ind w:firstLine="0"/>
              <w:rPr>
                <w:ins w:id="7472" w:author="Антон Смирнов" w:date="2023-05-25T13:43:00Z"/>
              </w:rPr>
            </w:pPr>
            <w:ins w:id="7473" w:author="Антон Смирнов" w:date="2023-05-25T13:43:00Z">
              <w:r w:rsidRPr="007F6A26">
                <w:t>0,86</w:t>
              </w:r>
            </w:ins>
          </w:p>
        </w:tc>
        <w:tc>
          <w:tcPr>
            <w:tcW w:w="699" w:type="dxa"/>
            <w:tcPrChange w:id="7474" w:author="Антон Смирнов" w:date="2023-05-25T13:48:00Z">
              <w:tcPr>
                <w:tcW w:w="979" w:type="dxa"/>
              </w:tcPr>
            </w:tcPrChange>
          </w:tcPr>
          <w:p w14:paraId="5F3028B1" w14:textId="77777777" w:rsidR="00FD588A" w:rsidRPr="007F6A26" w:rsidRDefault="00FD588A" w:rsidP="00FD588A">
            <w:pPr>
              <w:pStyle w:val="a0"/>
              <w:ind w:firstLine="0"/>
              <w:rPr>
                <w:ins w:id="7475" w:author="Антон Смирнов" w:date="2023-05-25T13:43:00Z"/>
              </w:rPr>
            </w:pPr>
            <w:ins w:id="7476" w:author="Антон Смирнов" w:date="2023-05-25T13:43:00Z">
              <w:r w:rsidRPr="007F6A26">
                <w:t>0,02</w:t>
              </w:r>
            </w:ins>
          </w:p>
        </w:tc>
        <w:tc>
          <w:tcPr>
            <w:tcW w:w="1241" w:type="dxa"/>
            <w:tcPrChange w:id="7477" w:author="Антон Смирнов" w:date="2023-05-25T13:48:00Z">
              <w:tcPr>
                <w:tcW w:w="1606" w:type="dxa"/>
              </w:tcPr>
            </w:tcPrChange>
          </w:tcPr>
          <w:p w14:paraId="5595F95F" w14:textId="77777777" w:rsidR="00FD588A" w:rsidRPr="007F6A26" w:rsidRDefault="00FD588A" w:rsidP="00FD588A">
            <w:pPr>
              <w:pStyle w:val="a0"/>
              <w:ind w:firstLine="0"/>
              <w:rPr>
                <w:ins w:id="7478" w:author="Антон Смирнов" w:date="2023-05-25T13:43:00Z"/>
              </w:rPr>
            </w:pPr>
            <w:ins w:id="7479" w:author="Антон Смирнов" w:date="2023-05-25T13:43:00Z">
              <w:r w:rsidRPr="007F6A26">
                <w:t>0,82</w:t>
              </w:r>
            </w:ins>
          </w:p>
        </w:tc>
        <w:tc>
          <w:tcPr>
            <w:tcW w:w="1966" w:type="dxa"/>
            <w:tcPrChange w:id="7480" w:author="Антон Смирнов" w:date="2023-05-25T13:48:00Z">
              <w:tcPr>
                <w:tcW w:w="1298" w:type="dxa"/>
              </w:tcPr>
            </w:tcPrChange>
          </w:tcPr>
          <w:p w14:paraId="758CA101" w14:textId="77777777" w:rsidR="00FD588A" w:rsidRPr="007F6A26" w:rsidRDefault="00FD588A" w:rsidP="00FD588A">
            <w:pPr>
              <w:pStyle w:val="a0"/>
              <w:ind w:firstLine="0"/>
              <w:rPr>
                <w:ins w:id="7481" w:author="Антон Смирнов" w:date="2023-05-25T13:43:00Z"/>
              </w:rPr>
            </w:pPr>
            <w:ins w:id="7482" w:author="Антон Смирнов" w:date="2023-05-25T13:43:00Z">
              <w:r w:rsidRPr="007F6A26">
                <w:t>0,83</w:t>
              </w:r>
            </w:ins>
          </w:p>
        </w:tc>
        <w:tc>
          <w:tcPr>
            <w:tcW w:w="1395" w:type="dxa"/>
            <w:tcPrChange w:id="7483" w:author="Антон Смирнов" w:date="2023-05-25T13:48:00Z">
              <w:tcPr>
                <w:tcW w:w="1279" w:type="dxa"/>
              </w:tcPr>
            </w:tcPrChange>
          </w:tcPr>
          <w:p w14:paraId="2F0987FE" w14:textId="77777777" w:rsidR="00FD588A" w:rsidRPr="007F6A26" w:rsidRDefault="00FD588A" w:rsidP="00FD588A">
            <w:pPr>
              <w:pStyle w:val="a0"/>
              <w:ind w:firstLine="0"/>
              <w:rPr>
                <w:ins w:id="7484" w:author="Антон Смирнов" w:date="2023-05-25T13:43:00Z"/>
              </w:rPr>
            </w:pPr>
            <w:ins w:id="7485" w:author="Антон Смирнов" w:date="2023-05-25T13:43:00Z">
              <w:r w:rsidRPr="007F6A26">
                <w:t>0,83</w:t>
              </w:r>
            </w:ins>
          </w:p>
        </w:tc>
        <w:tc>
          <w:tcPr>
            <w:tcW w:w="699" w:type="dxa"/>
            <w:tcPrChange w:id="7486" w:author="Антон Смирнов" w:date="2023-05-25T13:48:00Z">
              <w:tcPr>
                <w:tcW w:w="682" w:type="dxa"/>
              </w:tcPr>
            </w:tcPrChange>
          </w:tcPr>
          <w:p w14:paraId="1BB2F304" w14:textId="77777777" w:rsidR="00FD588A" w:rsidRPr="007F6A26" w:rsidRDefault="00FD588A" w:rsidP="00FD588A">
            <w:pPr>
              <w:pStyle w:val="a0"/>
              <w:ind w:firstLine="0"/>
              <w:rPr>
                <w:ins w:id="7487" w:author="Антон Смирнов" w:date="2023-05-25T13:43:00Z"/>
              </w:rPr>
            </w:pPr>
            <w:ins w:id="7488" w:author="Антон Смирнов" w:date="2023-05-25T13:43:00Z">
              <w:r w:rsidRPr="007F6A26">
                <w:t>0,83</w:t>
              </w:r>
            </w:ins>
          </w:p>
        </w:tc>
        <w:tc>
          <w:tcPr>
            <w:tcW w:w="699" w:type="dxa"/>
            <w:tcPrChange w:id="7489" w:author="Антон Смирнов" w:date="2023-05-25T13:48:00Z">
              <w:tcPr>
                <w:tcW w:w="682" w:type="dxa"/>
              </w:tcPr>
            </w:tcPrChange>
          </w:tcPr>
          <w:p w14:paraId="3B21AED4" w14:textId="77777777" w:rsidR="00FD588A" w:rsidRPr="007F6A26" w:rsidRDefault="00FD588A" w:rsidP="00FD588A">
            <w:pPr>
              <w:pStyle w:val="a0"/>
              <w:ind w:firstLine="0"/>
              <w:rPr>
                <w:ins w:id="7490" w:author="Антон Смирнов" w:date="2023-05-25T13:43:00Z"/>
              </w:rPr>
            </w:pPr>
            <w:ins w:id="7491" w:author="Антон Смирнов" w:date="2023-05-25T13:43:00Z">
              <w:r w:rsidRPr="007F6A26">
                <w:t>0,01</w:t>
              </w:r>
            </w:ins>
          </w:p>
        </w:tc>
        <w:tc>
          <w:tcPr>
            <w:tcW w:w="875" w:type="dxa"/>
            <w:tcPrChange w:id="7492" w:author="Антон Смирнов" w:date="2023-05-25T13:48:00Z">
              <w:tcPr>
                <w:tcW w:w="809" w:type="dxa"/>
              </w:tcPr>
            </w:tcPrChange>
          </w:tcPr>
          <w:p w14:paraId="163CD4B5" w14:textId="77777777" w:rsidR="00FD588A" w:rsidRPr="007F6A26" w:rsidRDefault="00FD588A" w:rsidP="00FD588A">
            <w:pPr>
              <w:pStyle w:val="a0"/>
              <w:ind w:firstLine="0"/>
              <w:rPr>
                <w:ins w:id="7493" w:author="Антон Смирнов" w:date="2023-05-25T13:43:00Z"/>
              </w:rPr>
            </w:pPr>
            <w:ins w:id="7494" w:author="Антон Смирнов" w:date="2023-05-25T13:43:00Z">
              <w:r w:rsidRPr="007F6A26">
                <w:t>0,03</w:t>
              </w:r>
            </w:ins>
          </w:p>
        </w:tc>
      </w:tr>
      <w:tr w:rsidR="00FD588A" w:rsidRPr="007F6A26" w14:paraId="06831F5F" w14:textId="77777777" w:rsidTr="00FD588A">
        <w:trPr>
          <w:ins w:id="7495" w:author="Антон Смирнов" w:date="2023-05-25T13:43:00Z"/>
        </w:trPr>
        <w:tc>
          <w:tcPr>
            <w:tcW w:w="1182" w:type="dxa"/>
            <w:tcPrChange w:id="7496" w:author="Антон Смирнов" w:date="2023-05-25T13:48:00Z">
              <w:tcPr>
                <w:tcW w:w="1147" w:type="dxa"/>
              </w:tcPr>
            </w:tcPrChange>
          </w:tcPr>
          <w:p w14:paraId="6E95880A" w14:textId="422453CF" w:rsidR="00FD588A" w:rsidRPr="007F6A26" w:rsidRDefault="00FD588A" w:rsidP="00FD588A">
            <w:pPr>
              <w:pStyle w:val="a0"/>
              <w:ind w:firstLine="0"/>
              <w:rPr>
                <w:ins w:id="7497" w:author="Антон Смирнов" w:date="2023-05-25T13:43:00Z"/>
              </w:rPr>
            </w:pPr>
            <w:ins w:id="7498" w:author="Антон Смирнов" w:date="2023-05-25T13:43:00Z">
              <w:r w:rsidRPr="007F6A26">
                <w:t>A*02:16</w:t>
              </w:r>
            </w:ins>
          </w:p>
        </w:tc>
        <w:tc>
          <w:tcPr>
            <w:tcW w:w="814" w:type="dxa"/>
            <w:tcPrChange w:id="7499" w:author="Антон Смирнов" w:date="2023-05-25T13:48:00Z">
              <w:tcPr>
                <w:tcW w:w="1088" w:type="dxa"/>
              </w:tcPr>
            </w:tcPrChange>
          </w:tcPr>
          <w:p w14:paraId="7990DB78" w14:textId="77777777" w:rsidR="00FD588A" w:rsidRPr="007F6A26" w:rsidRDefault="00FD588A" w:rsidP="00FD588A">
            <w:pPr>
              <w:pStyle w:val="a0"/>
              <w:ind w:firstLine="0"/>
              <w:rPr>
                <w:ins w:id="7500" w:author="Антон Смирнов" w:date="2023-05-25T13:43:00Z"/>
              </w:rPr>
            </w:pPr>
            <w:ins w:id="7501" w:author="Антон Смирнов" w:date="2023-05-25T13:43:00Z">
              <w:r w:rsidRPr="007F6A26">
                <w:t>0,86</w:t>
              </w:r>
            </w:ins>
          </w:p>
        </w:tc>
        <w:tc>
          <w:tcPr>
            <w:tcW w:w="699" w:type="dxa"/>
            <w:tcPrChange w:id="7502" w:author="Антон Смирнов" w:date="2023-05-25T13:48:00Z">
              <w:tcPr>
                <w:tcW w:w="979" w:type="dxa"/>
              </w:tcPr>
            </w:tcPrChange>
          </w:tcPr>
          <w:p w14:paraId="454083E7" w14:textId="77777777" w:rsidR="00FD588A" w:rsidRPr="007F6A26" w:rsidRDefault="00FD588A" w:rsidP="00FD588A">
            <w:pPr>
              <w:pStyle w:val="a0"/>
              <w:ind w:firstLine="0"/>
              <w:rPr>
                <w:ins w:id="7503" w:author="Антон Смирнов" w:date="2023-05-25T13:43:00Z"/>
              </w:rPr>
            </w:pPr>
            <w:ins w:id="7504" w:author="Антон Смирнов" w:date="2023-05-25T13:43:00Z">
              <w:r w:rsidRPr="007F6A26">
                <w:t>0,02</w:t>
              </w:r>
            </w:ins>
          </w:p>
        </w:tc>
        <w:tc>
          <w:tcPr>
            <w:tcW w:w="1241" w:type="dxa"/>
            <w:tcPrChange w:id="7505" w:author="Антон Смирнов" w:date="2023-05-25T13:48:00Z">
              <w:tcPr>
                <w:tcW w:w="1606" w:type="dxa"/>
              </w:tcPr>
            </w:tcPrChange>
          </w:tcPr>
          <w:p w14:paraId="571111C1" w14:textId="77777777" w:rsidR="00FD588A" w:rsidRPr="007F6A26" w:rsidRDefault="00FD588A" w:rsidP="00FD588A">
            <w:pPr>
              <w:pStyle w:val="a0"/>
              <w:ind w:firstLine="0"/>
              <w:rPr>
                <w:ins w:id="7506" w:author="Антон Смирнов" w:date="2023-05-25T13:43:00Z"/>
              </w:rPr>
            </w:pPr>
            <w:ins w:id="7507" w:author="Антон Смирнов" w:date="2023-05-25T13:43:00Z">
              <w:r w:rsidRPr="007F6A26">
                <w:t>0,86</w:t>
              </w:r>
            </w:ins>
          </w:p>
        </w:tc>
        <w:tc>
          <w:tcPr>
            <w:tcW w:w="1966" w:type="dxa"/>
            <w:tcPrChange w:id="7508" w:author="Антон Смирнов" w:date="2023-05-25T13:48:00Z">
              <w:tcPr>
                <w:tcW w:w="1298" w:type="dxa"/>
              </w:tcPr>
            </w:tcPrChange>
          </w:tcPr>
          <w:p w14:paraId="44E2F4FA" w14:textId="77777777" w:rsidR="00FD588A" w:rsidRPr="007F6A26" w:rsidRDefault="00FD588A" w:rsidP="00FD588A">
            <w:pPr>
              <w:pStyle w:val="a0"/>
              <w:ind w:firstLine="0"/>
              <w:rPr>
                <w:ins w:id="7509" w:author="Антон Смирнов" w:date="2023-05-25T13:43:00Z"/>
              </w:rPr>
            </w:pPr>
            <w:ins w:id="7510" w:author="Антон Смирнов" w:date="2023-05-25T13:43:00Z">
              <w:r w:rsidRPr="007F6A26">
                <w:t>0,8</w:t>
              </w:r>
            </w:ins>
          </w:p>
        </w:tc>
        <w:tc>
          <w:tcPr>
            <w:tcW w:w="1395" w:type="dxa"/>
            <w:tcPrChange w:id="7511" w:author="Антон Смирнов" w:date="2023-05-25T13:48:00Z">
              <w:tcPr>
                <w:tcW w:w="1279" w:type="dxa"/>
              </w:tcPr>
            </w:tcPrChange>
          </w:tcPr>
          <w:p w14:paraId="51DCE8D2" w14:textId="77777777" w:rsidR="00FD588A" w:rsidRPr="007F6A26" w:rsidRDefault="00FD588A" w:rsidP="00FD588A">
            <w:pPr>
              <w:pStyle w:val="a0"/>
              <w:ind w:firstLine="0"/>
              <w:rPr>
                <w:ins w:id="7512" w:author="Антон Смирнов" w:date="2023-05-25T13:43:00Z"/>
              </w:rPr>
            </w:pPr>
            <w:ins w:id="7513" w:author="Антон Смирнов" w:date="2023-05-25T13:43:00Z">
              <w:r w:rsidRPr="007F6A26">
                <w:t>0,8</w:t>
              </w:r>
            </w:ins>
          </w:p>
        </w:tc>
        <w:tc>
          <w:tcPr>
            <w:tcW w:w="699" w:type="dxa"/>
            <w:tcPrChange w:id="7514" w:author="Антон Смирнов" w:date="2023-05-25T13:48:00Z">
              <w:tcPr>
                <w:tcW w:w="682" w:type="dxa"/>
              </w:tcPr>
            </w:tcPrChange>
          </w:tcPr>
          <w:p w14:paraId="22DC9D81" w14:textId="77777777" w:rsidR="00FD588A" w:rsidRPr="007F6A26" w:rsidRDefault="00FD588A" w:rsidP="00FD588A">
            <w:pPr>
              <w:pStyle w:val="a0"/>
              <w:ind w:firstLine="0"/>
              <w:rPr>
                <w:ins w:id="7515" w:author="Антон Смирнов" w:date="2023-05-25T13:43:00Z"/>
              </w:rPr>
            </w:pPr>
            <w:ins w:id="7516" w:author="Антон Смирнов" w:date="2023-05-25T13:43:00Z">
              <w:r w:rsidRPr="007F6A26">
                <w:t>0,83</w:t>
              </w:r>
            </w:ins>
          </w:p>
        </w:tc>
        <w:tc>
          <w:tcPr>
            <w:tcW w:w="699" w:type="dxa"/>
            <w:tcPrChange w:id="7517" w:author="Антон Смирнов" w:date="2023-05-25T13:48:00Z">
              <w:tcPr>
                <w:tcW w:w="682" w:type="dxa"/>
              </w:tcPr>
            </w:tcPrChange>
          </w:tcPr>
          <w:p w14:paraId="04930FD8" w14:textId="77777777" w:rsidR="00FD588A" w:rsidRPr="007F6A26" w:rsidRDefault="00FD588A" w:rsidP="00FD588A">
            <w:pPr>
              <w:pStyle w:val="a0"/>
              <w:ind w:firstLine="0"/>
              <w:rPr>
                <w:ins w:id="7518" w:author="Антон Смирнов" w:date="2023-05-25T13:43:00Z"/>
              </w:rPr>
            </w:pPr>
            <w:ins w:id="7519" w:author="Антон Смирнов" w:date="2023-05-25T13:43:00Z">
              <w:r w:rsidRPr="007F6A26">
                <w:t>0</w:t>
              </w:r>
            </w:ins>
          </w:p>
        </w:tc>
        <w:tc>
          <w:tcPr>
            <w:tcW w:w="875" w:type="dxa"/>
            <w:tcPrChange w:id="7520" w:author="Антон Смирнов" w:date="2023-05-25T13:48:00Z">
              <w:tcPr>
                <w:tcW w:w="809" w:type="dxa"/>
              </w:tcPr>
            </w:tcPrChange>
          </w:tcPr>
          <w:p w14:paraId="18D38ADE" w14:textId="77777777" w:rsidR="00FD588A" w:rsidRPr="007F6A26" w:rsidRDefault="00FD588A" w:rsidP="00FD588A">
            <w:pPr>
              <w:pStyle w:val="a0"/>
              <w:ind w:firstLine="0"/>
              <w:rPr>
                <w:ins w:id="7521" w:author="Антон Смирнов" w:date="2023-05-25T13:43:00Z"/>
              </w:rPr>
            </w:pPr>
            <w:ins w:id="7522" w:author="Антон Смирнов" w:date="2023-05-25T13:43:00Z">
              <w:r w:rsidRPr="007F6A26">
                <w:t>0,03</w:t>
              </w:r>
            </w:ins>
          </w:p>
        </w:tc>
      </w:tr>
      <w:tr w:rsidR="00FD588A" w:rsidRPr="007F6A26" w14:paraId="32F1A198" w14:textId="77777777" w:rsidTr="00FD588A">
        <w:trPr>
          <w:ins w:id="7523" w:author="Антон Смирнов" w:date="2023-05-25T13:43:00Z"/>
        </w:trPr>
        <w:tc>
          <w:tcPr>
            <w:tcW w:w="1182" w:type="dxa"/>
            <w:tcPrChange w:id="7524" w:author="Антон Смирнов" w:date="2023-05-25T13:48:00Z">
              <w:tcPr>
                <w:tcW w:w="1147" w:type="dxa"/>
              </w:tcPr>
            </w:tcPrChange>
          </w:tcPr>
          <w:p w14:paraId="6F57463E" w14:textId="06AFF2DC" w:rsidR="00FD588A" w:rsidRPr="007F6A26" w:rsidRDefault="00FD588A" w:rsidP="00FD588A">
            <w:pPr>
              <w:pStyle w:val="a0"/>
              <w:ind w:firstLine="0"/>
              <w:rPr>
                <w:ins w:id="7525" w:author="Антон Смирнов" w:date="2023-05-25T13:43:00Z"/>
              </w:rPr>
            </w:pPr>
            <w:ins w:id="7526" w:author="Антон Смирнов" w:date="2023-05-25T13:43:00Z">
              <w:r w:rsidRPr="007F6A26">
                <w:t>A*02:50</w:t>
              </w:r>
            </w:ins>
          </w:p>
        </w:tc>
        <w:tc>
          <w:tcPr>
            <w:tcW w:w="814" w:type="dxa"/>
            <w:tcPrChange w:id="7527" w:author="Антон Смирнов" w:date="2023-05-25T13:48:00Z">
              <w:tcPr>
                <w:tcW w:w="1088" w:type="dxa"/>
              </w:tcPr>
            </w:tcPrChange>
          </w:tcPr>
          <w:p w14:paraId="022EA459" w14:textId="77777777" w:rsidR="00FD588A" w:rsidRPr="007F6A26" w:rsidRDefault="00FD588A" w:rsidP="00FD588A">
            <w:pPr>
              <w:pStyle w:val="a0"/>
              <w:ind w:firstLine="0"/>
              <w:rPr>
                <w:ins w:id="7528" w:author="Антон Смирнов" w:date="2023-05-25T13:43:00Z"/>
              </w:rPr>
            </w:pPr>
            <w:ins w:id="7529" w:author="Антон Смирнов" w:date="2023-05-25T13:43:00Z">
              <w:r w:rsidRPr="007F6A26">
                <w:t>0,86</w:t>
              </w:r>
            </w:ins>
          </w:p>
        </w:tc>
        <w:tc>
          <w:tcPr>
            <w:tcW w:w="699" w:type="dxa"/>
            <w:tcPrChange w:id="7530" w:author="Антон Смирнов" w:date="2023-05-25T13:48:00Z">
              <w:tcPr>
                <w:tcW w:w="979" w:type="dxa"/>
              </w:tcPr>
            </w:tcPrChange>
          </w:tcPr>
          <w:p w14:paraId="5263AC7E" w14:textId="77777777" w:rsidR="00FD588A" w:rsidRPr="007F6A26" w:rsidRDefault="00FD588A" w:rsidP="00FD588A">
            <w:pPr>
              <w:pStyle w:val="a0"/>
              <w:ind w:firstLine="0"/>
              <w:rPr>
                <w:ins w:id="7531" w:author="Антон Смирнов" w:date="2023-05-25T13:43:00Z"/>
              </w:rPr>
            </w:pPr>
            <w:ins w:id="7532" w:author="Антон Смирнов" w:date="2023-05-25T13:43:00Z">
              <w:r w:rsidRPr="007F6A26">
                <w:t>0,02</w:t>
              </w:r>
            </w:ins>
          </w:p>
        </w:tc>
        <w:tc>
          <w:tcPr>
            <w:tcW w:w="1241" w:type="dxa"/>
            <w:tcPrChange w:id="7533" w:author="Антон Смирнов" w:date="2023-05-25T13:48:00Z">
              <w:tcPr>
                <w:tcW w:w="1606" w:type="dxa"/>
              </w:tcPr>
            </w:tcPrChange>
          </w:tcPr>
          <w:p w14:paraId="54DD4686" w14:textId="77777777" w:rsidR="00FD588A" w:rsidRPr="007F6A26" w:rsidRDefault="00FD588A" w:rsidP="00FD588A">
            <w:pPr>
              <w:pStyle w:val="a0"/>
              <w:ind w:firstLine="0"/>
              <w:rPr>
                <w:ins w:id="7534" w:author="Антон Смирнов" w:date="2023-05-25T13:43:00Z"/>
              </w:rPr>
            </w:pPr>
            <w:ins w:id="7535" w:author="Антон Смирнов" w:date="2023-05-25T13:43:00Z">
              <w:r w:rsidRPr="007F6A26">
                <w:t>0,84</w:t>
              </w:r>
            </w:ins>
          </w:p>
        </w:tc>
        <w:tc>
          <w:tcPr>
            <w:tcW w:w="1966" w:type="dxa"/>
            <w:tcPrChange w:id="7536" w:author="Антон Смирнов" w:date="2023-05-25T13:48:00Z">
              <w:tcPr>
                <w:tcW w:w="1298" w:type="dxa"/>
              </w:tcPr>
            </w:tcPrChange>
          </w:tcPr>
          <w:p w14:paraId="47E770F9" w14:textId="77777777" w:rsidR="00FD588A" w:rsidRPr="007F6A26" w:rsidRDefault="00FD588A" w:rsidP="00FD588A">
            <w:pPr>
              <w:pStyle w:val="a0"/>
              <w:ind w:firstLine="0"/>
              <w:rPr>
                <w:ins w:id="7537" w:author="Антон Смирнов" w:date="2023-05-25T13:43:00Z"/>
              </w:rPr>
            </w:pPr>
            <w:ins w:id="7538" w:author="Антон Смирнов" w:date="2023-05-25T13:43:00Z">
              <w:r w:rsidRPr="007F6A26">
                <w:t>0,82</w:t>
              </w:r>
            </w:ins>
          </w:p>
        </w:tc>
        <w:tc>
          <w:tcPr>
            <w:tcW w:w="1395" w:type="dxa"/>
            <w:tcPrChange w:id="7539" w:author="Антон Смирнов" w:date="2023-05-25T13:48:00Z">
              <w:tcPr>
                <w:tcW w:w="1279" w:type="dxa"/>
              </w:tcPr>
            </w:tcPrChange>
          </w:tcPr>
          <w:p w14:paraId="14E5E8AF" w14:textId="77777777" w:rsidR="00FD588A" w:rsidRPr="007F6A26" w:rsidRDefault="00FD588A" w:rsidP="00FD588A">
            <w:pPr>
              <w:pStyle w:val="a0"/>
              <w:ind w:firstLine="0"/>
              <w:rPr>
                <w:ins w:id="7540" w:author="Антон Смирнов" w:date="2023-05-25T13:43:00Z"/>
              </w:rPr>
            </w:pPr>
            <w:ins w:id="7541" w:author="Антон Смирнов" w:date="2023-05-25T13:43:00Z">
              <w:r w:rsidRPr="007F6A26">
                <w:t>0,82</w:t>
              </w:r>
            </w:ins>
          </w:p>
        </w:tc>
        <w:tc>
          <w:tcPr>
            <w:tcW w:w="699" w:type="dxa"/>
            <w:tcPrChange w:id="7542" w:author="Антон Смирнов" w:date="2023-05-25T13:48:00Z">
              <w:tcPr>
                <w:tcW w:w="682" w:type="dxa"/>
              </w:tcPr>
            </w:tcPrChange>
          </w:tcPr>
          <w:p w14:paraId="531C4E73" w14:textId="77777777" w:rsidR="00FD588A" w:rsidRPr="007F6A26" w:rsidRDefault="00FD588A" w:rsidP="00FD588A">
            <w:pPr>
              <w:pStyle w:val="a0"/>
              <w:ind w:firstLine="0"/>
              <w:rPr>
                <w:ins w:id="7543" w:author="Антон Смирнов" w:date="2023-05-25T13:43:00Z"/>
              </w:rPr>
            </w:pPr>
            <w:ins w:id="7544" w:author="Антон Смирнов" w:date="2023-05-25T13:43:00Z">
              <w:r w:rsidRPr="007F6A26">
                <w:t>0,83</w:t>
              </w:r>
            </w:ins>
          </w:p>
        </w:tc>
        <w:tc>
          <w:tcPr>
            <w:tcW w:w="699" w:type="dxa"/>
            <w:tcPrChange w:id="7545" w:author="Антон Смирнов" w:date="2023-05-25T13:48:00Z">
              <w:tcPr>
                <w:tcW w:w="682" w:type="dxa"/>
              </w:tcPr>
            </w:tcPrChange>
          </w:tcPr>
          <w:p w14:paraId="7FFA798D" w14:textId="77777777" w:rsidR="00FD588A" w:rsidRPr="007F6A26" w:rsidRDefault="00FD588A" w:rsidP="00FD588A">
            <w:pPr>
              <w:pStyle w:val="a0"/>
              <w:ind w:firstLine="0"/>
              <w:rPr>
                <w:ins w:id="7546" w:author="Антон Смирнов" w:date="2023-05-25T13:43:00Z"/>
              </w:rPr>
            </w:pPr>
            <w:ins w:id="7547" w:author="Антон Смирнов" w:date="2023-05-25T13:43:00Z">
              <w:r w:rsidRPr="007F6A26">
                <w:t>0</w:t>
              </w:r>
            </w:ins>
          </w:p>
        </w:tc>
        <w:tc>
          <w:tcPr>
            <w:tcW w:w="875" w:type="dxa"/>
            <w:tcPrChange w:id="7548" w:author="Антон Смирнов" w:date="2023-05-25T13:48:00Z">
              <w:tcPr>
                <w:tcW w:w="809" w:type="dxa"/>
              </w:tcPr>
            </w:tcPrChange>
          </w:tcPr>
          <w:p w14:paraId="47160604" w14:textId="77777777" w:rsidR="00FD588A" w:rsidRPr="007F6A26" w:rsidRDefault="00FD588A" w:rsidP="00FD588A">
            <w:pPr>
              <w:pStyle w:val="a0"/>
              <w:ind w:firstLine="0"/>
              <w:rPr>
                <w:ins w:id="7549" w:author="Антон Смирнов" w:date="2023-05-25T13:43:00Z"/>
              </w:rPr>
            </w:pPr>
            <w:ins w:id="7550" w:author="Антон Смирнов" w:date="2023-05-25T13:43:00Z">
              <w:r w:rsidRPr="007F6A26">
                <w:t>0,02</w:t>
              </w:r>
            </w:ins>
          </w:p>
        </w:tc>
      </w:tr>
      <w:tr w:rsidR="00FD588A" w:rsidRPr="007F6A26" w14:paraId="5586FE4E" w14:textId="77777777" w:rsidTr="00FD588A">
        <w:trPr>
          <w:ins w:id="7551" w:author="Антон Смирнов" w:date="2023-05-25T13:43:00Z"/>
        </w:trPr>
        <w:tc>
          <w:tcPr>
            <w:tcW w:w="1182" w:type="dxa"/>
            <w:tcPrChange w:id="7552" w:author="Антон Смирнов" w:date="2023-05-25T13:48:00Z">
              <w:tcPr>
                <w:tcW w:w="1147" w:type="dxa"/>
              </w:tcPr>
            </w:tcPrChange>
          </w:tcPr>
          <w:p w14:paraId="7AD10B66" w14:textId="2704A06A" w:rsidR="00FD588A" w:rsidRPr="007F6A26" w:rsidRDefault="00FD588A" w:rsidP="00FD588A">
            <w:pPr>
              <w:pStyle w:val="a0"/>
              <w:ind w:firstLine="0"/>
              <w:rPr>
                <w:ins w:id="7553" w:author="Антон Смирнов" w:date="2023-05-25T13:43:00Z"/>
              </w:rPr>
            </w:pPr>
            <w:ins w:id="7554" w:author="Антон Смирнов" w:date="2023-05-25T13:43:00Z">
              <w:r w:rsidRPr="007F6A26">
                <w:lastRenderedPageBreak/>
                <w:t>B*81:01</w:t>
              </w:r>
            </w:ins>
          </w:p>
        </w:tc>
        <w:tc>
          <w:tcPr>
            <w:tcW w:w="814" w:type="dxa"/>
            <w:tcPrChange w:id="7555" w:author="Антон Смирнов" w:date="2023-05-25T13:48:00Z">
              <w:tcPr>
                <w:tcW w:w="1088" w:type="dxa"/>
              </w:tcPr>
            </w:tcPrChange>
          </w:tcPr>
          <w:p w14:paraId="40AF3753" w14:textId="77777777" w:rsidR="00FD588A" w:rsidRPr="007F6A26" w:rsidRDefault="00FD588A" w:rsidP="00FD588A">
            <w:pPr>
              <w:pStyle w:val="a0"/>
              <w:ind w:firstLine="0"/>
              <w:rPr>
                <w:ins w:id="7556" w:author="Антон Смирнов" w:date="2023-05-25T13:43:00Z"/>
              </w:rPr>
            </w:pPr>
            <w:ins w:id="7557" w:author="Антон Смирнов" w:date="2023-05-25T13:43:00Z">
              <w:r w:rsidRPr="007F6A26">
                <w:t>0,85</w:t>
              </w:r>
            </w:ins>
          </w:p>
        </w:tc>
        <w:tc>
          <w:tcPr>
            <w:tcW w:w="699" w:type="dxa"/>
            <w:tcPrChange w:id="7558" w:author="Антон Смирнов" w:date="2023-05-25T13:48:00Z">
              <w:tcPr>
                <w:tcW w:w="979" w:type="dxa"/>
              </w:tcPr>
            </w:tcPrChange>
          </w:tcPr>
          <w:p w14:paraId="1CEA3AF4" w14:textId="77777777" w:rsidR="00FD588A" w:rsidRPr="007F6A26" w:rsidRDefault="00FD588A" w:rsidP="00FD588A">
            <w:pPr>
              <w:pStyle w:val="a0"/>
              <w:ind w:firstLine="0"/>
              <w:rPr>
                <w:ins w:id="7559" w:author="Антон Смирнов" w:date="2023-05-25T13:43:00Z"/>
              </w:rPr>
            </w:pPr>
            <w:ins w:id="7560" w:author="Антон Смирнов" w:date="2023-05-25T13:43:00Z">
              <w:r w:rsidRPr="007F6A26">
                <w:t>0,02</w:t>
              </w:r>
            </w:ins>
          </w:p>
        </w:tc>
        <w:tc>
          <w:tcPr>
            <w:tcW w:w="1241" w:type="dxa"/>
            <w:tcPrChange w:id="7561" w:author="Антон Смирнов" w:date="2023-05-25T13:48:00Z">
              <w:tcPr>
                <w:tcW w:w="1606" w:type="dxa"/>
              </w:tcPr>
            </w:tcPrChange>
          </w:tcPr>
          <w:p w14:paraId="60E46746" w14:textId="77777777" w:rsidR="00FD588A" w:rsidRPr="007F6A26" w:rsidRDefault="00FD588A" w:rsidP="00FD588A">
            <w:pPr>
              <w:pStyle w:val="a0"/>
              <w:ind w:firstLine="0"/>
              <w:rPr>
                <w:ins w:id="7562" w:author="Антон Смирнов" w:date="2023-05-25T13:43:00Z"/>
              </w:rPr>
            </w:pPr>
            <w:ins w:id="7563" w:author="Антон Смирнов" w:date="2023-05-25T13:43:00Z">
              <w:r w:rsidRPr="007F6A26">
                <w:t>0,82</w:t>
              </w:r>
            </w:ins>
          </w:p>
        </w:tc>
        <w:tc>
          <w:tcPr>
            <w:tcW w:w="1966" w:type="dxa"/>
            <w:tcPrChange w:id="7564" w:author="Антон Смирнов" w:date="2023-05-25T13:48:00Z">
              <w:tcPr>
                <w:tcW w:w="1298" w:type="dxa"/>
              </w:tcPr>
            </w:tcPrChange>
          </w:tcPr>
          <w:p w14:paraId="355AD0F5" w14:textId="77777777" w:rsidR="00FD588A" w:rsidRPr="007F6A26" w:rsidRDefault="00FD588A" w:rsidP="00FD588A">
            <w:pPr>
              <w:pStyle w:val="a0"/>
              <w:ind w:firstLine="0"/>
              <w:rPr>
                <w:ins w:id="7565" w:author="Антон Смирнов" w:date="2023-05-25T13:43:00Z"/>
              </w:rPr>
            </w:pPr>
            <w:ins w:id="7566" w:author="Антон Смирнов" w:date="2023-05-25T13:43:00Z">
              <w:r w:rsidRPr="007F6A26">
                <w:t>0,82</w:t>
              </w:r>
            </w:ins>
          </w:p>
        </w:tc>
        <w:tc>
          <w:tcPr>
            <w:tcW w:w="1395" w:type="dxa"/>
            <w:tcPrChange w:id="7567" w:author="Антон Смирнов" w:date="2023-05-25T13:48:00Z">
              <w:tcPr>
                <w:tcW w:w="1279" w:type="dxa"/>
              </w:tcPr>
            </w:tcPrChange>
          </w:tcPr>
          <w:p w14:paraId="780F0963" w14:textId="77777777" w:rsidR="00FD588A" w:rsidRPr="007F6A26" w:rsidRDefault="00FD588A" w:rsidP="00FD588A">
            <w:pPr>
              <w:pStyle w:val="a0"/>
              <w:ind w:firstLine="0"/>
              <w:rPr>
                <w:ins w:id="7568" w:author="Антон Смирнов" w:date="2023-05-25T13:43:00Z"/>
              </w:rPr>
            </w:pPr>
            <w:ins w:id="7569" w:author="Антон Смирнов" w:date="2023-05-25T13:43:00Z">
              <w:r w:rsidRPr="007F6A26">
                <w:t>0,82</w:t>
              </w:r>
            </w:ins>
          </w:p>
        </w:tc>
        <w:tc>
          <w:tcPr>
            <w:tcW w:w="699" w:type="dxa"/>
            <w:tcPrChange w:id="7570" w:author="Антон Смирнов" w:date="2023-05-25T13:48:00Z">
              <w:tcPr>
                <w:tcW w:w="682" w:type="dxa"/>
              </w:tcPr>
            </w:tcPrChange>
          </w:tcPr>
          <w:p w14:paraId="73E8189E" w14:textId="77777777" w:rsidR="00FD588A" w:rsidRPr="007F6A26" w:rsidRDefault="00FD588A" w:rsidP="00FD588A">
            <w:pPr>
              <w:pStyle w:val="a0"/>
              <w:ind w:firstLine="0"/>
              <w:rPr>
                <w:ins w:id="7571" w:author="Антон Смирнов" w:date="2023-05-25T13:43:00Z"/>
              </w:rPr>
            </w:pPr>
            <w:ins w:id="7572" w:author="Антон Смирнов" w:date="2023-05-25T13:43:00Z">
              <w:r w:rsidRPr="007F6A26">
                <w:t>0,82</w:t>
              </w:r>
            </w:ins>
          </w:p>
        </w:tc>
        <w:tc>
          <w:tcPr>
            <w:tcW w:w="699" w:type="dxa"/>
            <w:tcPrChange w:id="7573" w:author="Антон Смирнов" w:date="2023-05-25T13:48:00Z">
              <w:tcPr>
                <w:tcW w:w="682" w:type="dxa"/>
              </w:tcPr>
            </w:tcPrChange>
          </w:tcPr>
          <w:p w14:paraId="2A0556C4" w14:textId="77777777" w:rsidR="00FD588A" w:rsidRPr="007F6A26" w:rsidRDefault="00FD588A" w:rsidP="00FD588A">
            <w:pPr>
              <w:pStyle w:val="a0"/>
              <w:ind w:firstLine="0"/>
              <w:rPr>
                <w:ins w:id="7574" w:author="Антон Смирнов" w:date="2023-05-25T13:43:00Z"/>
              </w:rPr>
            </w:pPr>
            <w:ins w:id="7575" w:author="Антон Смирнов" w:date="2023-05-25T13:43:00Z">
              <w:r w:rsidRPr="007F6A26">
                <w:t>0,05</w:t>
              </w:r>
            </w:ins>
          </w:p>
        </w:tc>
        <w:tc>
          <w:tcPr>
            <w:tcW w:w="875" w:type="dxa"/>
            <w:tcPrChange w:id="7576" w:author="Антон Смирнов" w:date="2023-05-25T13:48:00Z">
              <w:tcPr>
                <w:tcW w:w="809" w:type="dxa"/>
              </w:tcPr>
            </w:tcPrChange>
          </w:tcPr>
          <w:p w14:paraId="29DE704D" w14:textId="77777777" w:rsidR="00FD588A" w:rsidRPr="007F6A26" w:rsidRDefault="00FD588A" w:rsidP="00FD588A">
            <w:pPr>
              <w:pStyle w:val="a0"/>
              <w:ind w:firstLine="0"/>
              <w:rPr>
                <w:ins w:id="7577" w:author="Антон Смирнов" w:date="2023-05-25T13:43:00Z"/>
              </w:rPr>
            </w:pPr>
            <w:ins w:id="7578" w:author="Антон Смирнов" w:date="2023-05-25T13:43:00Z">
              <w:r w:rsidRPr="007F6A26">
                <w:t>0,01</w:t>
              </w:r>
            </w:ins>
          </w:p>
        </w:tc>
      </w:tr>
      <w:tr w:rsidR="00FD588A" w:rsidRPr="007F6A26" w14:paraId="6D431585" w14:textId="77777777" w:rsidTr="00FD588A">
        <w:trPr>
          <w:ins w:id="7579" w:author="Антон Смирнов" w:date="2023-05-25T13:43:00Z"/>
        </w:trPr>
        <w:tc>
          <w:tcPr>
            <w:tcW w:w="1182" w:type="dxa"/>
            <w:tcPrChange w:id="7580" w:author="Антон Смирнов" w:date="2023-05-25T13:48:00Z">
              <w:tcPr>
                <w:tcW w:w="1147" w:type="dxa"/>
              </w:tcPr>
            </w:tcPrChange>
          </w:tcPr>
          <w:p w14:paraId="36D6E95A" w14:textId="778AC8B6" w:rsidR="00FD588A" w:rsidRPr="007F6A26" w:rsidRDefault="00FD588A" w:rsidP="00FD588A">
            <w:pPr>
              <w:pStyle w:val="a0"/>
              <w:ind w:firstLine="0"/>
              <w:rPr>
                <w:ins w:id="7581" w:author="Антон Смирнов" w:date="2023-05-25T13:43:00Z"/>
              </w:rPr>
            </w:pPr>
            <w:ins w:id="7582" w:author="Антон Смирнов" w:date="2023-05-25T13:43:00Z">
              <w:r w:rsidRPr="007F6A26">
                <w:t>A*68:02</w:t>
              </w:r>
            </w:ins>
          </w:p>
        </w:tc>
        <w:tc>
          <w:tcPr>
            <w:tcW w:w="814" w:type="dxa"/>
            <w:tcPrChange w:id="7583" w:author="Антон Смирнов" w:date="2023-05-25T13:48:00Z">
              <w:tcPr>
                <w:tcW w:w="1088" w:type="dxa"/>
              </w:tcPr>
            </w:tcPrChange>
          </w:tcPr>
          <w:p w14:paraId="6DC2F490" w14:textId="77777777" w:rsidR="00FD588A" w:rsidRPr="007F6A26" w:rsidRDefault="00FD588A" w:rsidP="00FD588A">
            <w:pPr>
              <w:pStyle w:val="a0"/>
              <w:ind w:firstLine="0"/>
              <w:rPr>
                <w:ins w:id="7584" w:author="Антон Смирнов" w:date="2023-05-25T13:43:00Z"/>
              </w:rPr>
            </w:pPr>
            <w:ins w:id="7585" w:author="Антон Смирнов" w:date="2023-05-25T13:43:00Z">
              <w:r w:rsidRPr="007F6A26">
                <w:t>0,85</w:t>
              </w:r>
            </w:ins>
          </w:p>
        </w:tc>
        <w:tc>
          <w:tcPr>
            <w:tcW w:w="699" w:type="dxa"/>
            <w:tcPrChange w:id="7586" w:author="Антон Смирнов" w:date="2023-05-25T13:48:00Z">
              <w:tcPr>
                <w:tcW w:w="979" w:type="dxa"/>
              </w:tcPr>
            </w:tcPrChange>
          </w:tcPr>
          <w:p w14:paraId="6B2D3477" w14:textId="77777777" w:rsidR="00FD588A" w:rsidRPr="007F6A26" w:rsidRDefault="00FD588A" w:rsidP="00FD588A">
            <w:pPr>
              <w:pStyle w:val="a0"/>
              <w:ind w:firstLine="0"/>
              <w:rPr>
                <w:ins w:id="7587" w:author="Антон Смирнов" w:date="2023-05-25T13:43:00Z"/>
              </w:rPr>
            </w:pPr>
            <w:ins w:id="7588" w:author="Антон Смирнов" w:date="2023-05-25T13:43:00Z">
              <w:r w:rsidRPr="007F6A26">
                <w:t>0,12</w:t>
              </w:r>
            </w:ins>
          </w:p>
        </w:tc>
        <w:tc>
          <w:tcPr>
            <w:tcW w:w="1241" w:type="dxa"/>
            <w:tcPrChange w:id="7589" w:author="Антон Смирнов" w:date="2023-05-25T13:48:00Z">
              <w:tcPr>
                <w:tcW w:w="1606" w:type="dxa"/>
              </w:tcPr>
            </w:tcPrChange>
          </w:tcPr>
          <w:p w14:paraId="4042B8AF" w14:textId="77777777" w:rsidR="00FD588A" w:rsidRPr="007F6A26" w:rsidRDefault="00FD588A" w:rsidP="00FD588A">
            <w:pPr>
              <w:pStyle w:val="a0"/>
              <w:ind w:firstLine="0"/>
              <w:rPr>
                <w:ins w:id="7590" w:author="Антон Смирнов" w:date="2023-05-25T13:43:00Z"/>
              </w:rPr>
            </w:pPr>
            <w:ins w:id="7591" w:author="Антон Смирнов" w:date="2023-05-25T13:43:00Z">
              <w:r w:rsidRPr="007F6A26">
                <w:t>0,76</w:t>
              </w:r>
            </w:ins>
          </w:p>
        </w:tc>
        <w:tc>
          <w:tcPr>
            <w:tcW w:w="1966" w:type="dxa"/>
            <w:tcPrChange w:id="7592" w:author="Антон Смирнов" w:date="2023-05-25T13:48:00Z">
              <w:tcPr>
                <w:tcW w:w="1298" w:type="dxa"/>
              </w:tcPr>
            </w:tcPrChange>
          </w:tcPr>
          <w:p w14:paraId="5AB3EA5D" w14:textId="77777777" w:rsidR="00FD588A" w:rsidRPr="007F6A26" w:rsidRDefault="00FD588A" w:rsidP="00FD588A">
            <w:pPr>
              <w:pStyle w:val="a0"/>
              <w:ind w:firstLine="0"/>
              <w:rPr>
                <w:ins w:id="7593" w:author="Антон Смирнов" w:date="2023-05-25T13:43:00Z"/>
              </w:rPr>
            </w:pPr>
            <w:ins w:id="7594" w:author="Антон Смирнов" w:date="2023-05-25T13:43:00Z">
              <w:r w:rsidRPr="007F6A26">
                <w:t>0,86</w:t>
              </w:r>
            </w:ins>
          </w:p>
        </w:tc>
        <w:tc>
          <w:tcPr>
            <w:tcW w:w="1395" w:type="dxa"/>
            <w:tcPrChange w:id="7595" w:author="Антон Смирнов" w:date="2023-05-25T13:48:00Z">
              <w:tcPr>
                <w:tcW w:w="1279" w:type="dxa"/>
              </w:tcPr>
            </w:tcPrChange>
          </w:tcPr>
          <w:p w14:paraId="4332D4FE" w14:textId="77777777" w:rsidR="00FD588A" w:rsidRPr="007F6A26" w:rsidRDefault="00FD588A" w:rsidP="00FD588A">
            <w:pPr>
              <w:pStyle w:val="a0"/>
              <w:ind w:firstLine="0"/>
              <w:rPr>
                <w:ins w:id="7596" w:author="Антон Смирнов" w:date="2023-05-25T13:43:00Z"/>
              </w:rPr>
            </w:pPr>
            <w:ins w:id="7597" w:author="Антон Смирнов" w:date="2023-05-25T13:43:00Z">
              <w:r w:rsidRPr="007F6A26">
                <w:t>0,86</w:t>
              </w:r>
            </w:ins>
          </w:p>
        </w:tc>
        <w:tc>
          <w:tcPr>
            <w:tcW w:w="699" w:type="dxa"/>
            <w:tcPrChange w:id="7598" w:author="Антон Смирнов" w:date="2023-05-25T13:48:00Z">
              <w:tcPr>
                <w:tcW w:w="682" w:type="dxa"/>
              </w:tcPr>
            </w:tcPrChange>
          </w:tcPr>
          <w:p w14:paraId="1021DAA2" w14:textId="77777777" w:rsidR="00FD588A" w:rsidRPr="007F6A26" w:rsidRDefault="00FD588A" w:rsidP="00FD588A">
            <w:pPr>
              <w:pStyle w:val="a0"/>
              <w:ind w:firstLine="0"/>
              <w:rPr>
                <w:ins w:id="7599" w:author="Антон Смирнов" w:date="2023-05-25T13:43:00Z"/>
              </w:rPr>
            </w:pPr>
            <w:ins w:id="7600" w:author="Антон Смирнов" w:date="2023-05-25T13:43:00Z">
              <w:r w:rsidRPr="007F6A26">
                <w:t>0,81</w:t>
              </w:r>
            </w:ins>
          </w:p>
        </w:tc>
        <w:tc>
          <w:tcPr>
            <w:tcW w:w="699" w:type="dxa"/>
            <w:tcPrChange w:id="7601" w:author="Антон Смирнов" w:date="2023-05-25T13:48:00Z">
              <w:tcPr>
                <w:tcW w:w="682" w:type="dxa"/>
              </w:tcPr>
            </w:tcPrChange>
          </w:tcPr>
          <w:p w14:paraId="7DCD41D4" w14:textId="77777777" w:rsidR="00FD588A" w:rsidRPr="007F6A26" w:rsidRDefault="00FD588A" w:rsidP="00FD588A">
            <w:pPr>
              <w:pStyle w:val="a0"/>
              <w:ind w:firstLine="0"/>
              <w:rPr>
                <w:ins w:id="7602" w:author="Антон Смирнов" w:date="2023-05-25T13:43:00Z"/>
              </w:rPr>
            </w:pPr>
            <w:ins w:id="7603" w:author="Антон Смирнов" w:date="2023-05-25T13:43:00Z">
              <w:r w:rsidRPr="007F6A26">
                <w:t>0,14</w:t>
              </w:r>
            </w:ins>
          </w:p>
        </w:tc>
        <w:tc>
          <w:tcPr>
            <w:tcW w:w="875" w:type="dxa"/>
            <w:tcPrChange w:id="7604" w:author="Антон Смирнов" w:date="2023-05-25T13:48:00Z">
              <w:tcPr>
                <w:tcW w:w="809" w:type="dxa"/>
              </w:tcPr>
            </w:tcPrChange>
          </w:tcPr>
          <w:p w14:paraId="46635F12" w14:textId="77777777" w:rsidR="00FD588A" w:rsidRPr="007F6A26" w:rsidRDefault="00FD588A" w:rsidP="00FD588A">
            <w:pPr>
              <w:pStyle w:val="a0"/>
              <w:ind w:firstLine="0"/>
              <w:rPr>
                <w:ins w:id="7605" w:author="Антон Смирнов" w:date="2023-05-25T13:43:00Z"/>
              </w:rPr>
            </w:pPr>
            <w:ins w:id="7606" w:author="Антон Смирнов" w:date="2023-05-25T13:43:00Z">
              <w:r w:rsidRPr="007F6A26">
                <w:t>0,17</w:t>
              </w:r>
            </w:ins>
          </w:p>
        </w:tc>
      </w:tr>
      <w:tr w:rsidR="00FD588A" w:rsidRPr="007F6A26" w14:paraId="5BC82F20" w14:textId="77777777" w:rsidTr="00FD588A">
        <w:trPr>
          <w:ins w:id="7607" w:author="Антон Смирнов" w:date="2023-05-25T13:43:00Z"/>
        </w:trPr>
        <w:tc>
          <w:tcPr>
            <w:tcW w:w="1182" w:type="dxa"/>
            <w:tcPrChange w:id="7608" w:author="Антон Смирнов" w:date="2023-05-25T13:48:00Z">
              <w:tcPr>
                <w:tcW w:w="1147" w:type="dxa"/>
              </w:tcPr>
            </w:tcPrChange>
          </w:tcPr>
          <w:p w14:paraId="419D834E" w14:textId="2242F5E4" w:rsidR="00FD588A" w:rsidRPr="007F6A26" w:rsidRDefault="00FD588A" w:rsidP="00FD588A">
            <w:pPr>
              <w:pStyle w:val="a0"/>
              <w:ind w:firstLine="0"/>
              <w:rPr>
                <w:ins w:id="7609" w:author="Антон Смирнов" w:date="2023-05-25T13:43:00Z"/>
              </w:rPr>
            </w:pPr>
            <w:ins w:id="7610" w:author="Антон Смирнов" w:date="2023-05-25T13:43:00Z">
              <w:r w:rsidRPr="007F6A26">
                <w:t>B*41:06</w:t>
              </w:r>
            </w:ins>
          </w:p>
        </w:tc>
        <w:tc>
          <w:tcPr>
            <w:tcW w:w="814" w:type="dxa"/>
            <w:tcPrChange w:id="7611" w:author="Антон Смирнов" w:date="2023-05-25T13:48:00Z">
              <w:tcPr>
                <w:tcW w:w="1088" w:type="dxa"/>
              </w:tcPr>
            </w:tcPrChange>
          </w:tcPr>
          <w:p w14:paraId="52C32811" w14:textId="77777777" w:rsidR="00FD588A" w:rsidRPr="007F6A26" w:rsidRDefault="00FD588A" w:rsidP="00FD588A">
            <w:pPr>
              <w:pStyle w:val="a0"/>
              <w:ind w:firstLine="0"/>
              <w:rPr>
                <w:ins w:id="7612" w:author="Антон Смирнов" w:date="2023-05-25T13:43:00Z"/>
              </w:rPr>
            </w:pPr>
            <w:ins w:id="7613" w:author="Антон Смирнов" w:date="2023-05-25T13:43:00Z">
              <w:r w:rsidRPr="007F6A26">
                <w:t>0,85</w:t>
              </w:r>
            </w:ins>
          </w:p>
        </w:tc>
        <w:tc>
          <w:tcPr>
            <w:tcW w:w="699" w:type="dxa"/>
            <w:tcPrChange w:id="7614" w:author="Антон Смирнов" w:date="2023-05-25T13:48:00Z">
              <w:tcPr>
                <w:tcW w:w="979" w:type="dxa"/>
              </w:tcPr>
            </w:tcPrChange>
          </w:tcPr>
          <w:p w14:paraId="23E50120" w14:textId="77777777" w:rsidR="00FD588A" w:rsidRPr="007F6A26" w:rsidRDefault="00FD588A" w:rsidP="00FD588A">
            <w:pPr>
              <w:pStyle w:val="a0"/>
              <w:ind w:firstLine="0"/>
              <w:rPr>
                <w:ins w:id="7615" w:author="Антон Смирнов" w:date="2023-05-25T13:43:00Z"/>
              </w:rPr>
            </w:pPr>
            <w:ins w:id="7616" w:author="Антон Смирнов" w:date="2023-05-25T13:43:00Z">
              <w:r w:rsidRPr="007F6A26">
                <w:t>0,12</w:t>
              </w:r>
            </w:ins>
          </w:p>
        </w:tc>
        <w:tc>
          <w:tcPr>
            <w:tcW w:w="1241" w:type="dxa"/>
            <w:tcPrChange w:id="7617" w:author="Антон Смирнов" w:date="2023-05-25T13:48:00Z">
              <w:tcPr>
                <w:tcW w:w="1606" w:type="dxa"/>
              </w:tcPr>
            </w:tcPrChange>
          </w:tcPr>
          <w:p w14:paraId="2368E026" w14:textId="77777777" w:rsidR="00FD588A" w:rsidRPr="007F6A26" w:rsidRDefault="00FD588A" w:rsidP="00FD588A">
            <w:pPr>
              <w:pStyle w:val="a0"/>
              <w:ind w:firstLine="0"/>
              <w:rPr>
                <w:ins w:id="7618" w:author="Антон Смирнов" w:date="2023-05-25T13:43:00Z"/>
              </w:rPr>
            </w:pPr>
            <w:ins w:id="7619" w:author="Антон Смирнов" w:date="2023-05-25T13:43:00Z">
              <w:r w:rsidRPr="007F6A26">
                <w:t>0,82</w:t>
              </w:r>
            </w:ins>
          </w:p>
        </w:tc>
        <w:tc>
          <w:tcPr>
            <w:tcW w:w="1966" w:type="dxa"/>
            <w:tcPrChange w:id="7620" w:author="Антон Смирнов" w:date="2023-05-25T13:48:00Z">
              <w:tcPr>
                <w:tcW w:w="1298" w:type="dxa"/>
              </w:tcPr>
            </w:tcPrChange>
          </w:tcPr>
          <w:p w14:paraId="096BDC23" w14:textId="77777777" w:rsidR="00FD588A" w:rsidRPr="007F6A26" w:rsidRDefault="00FD588A" w:rsidP="00FD588A">
            <w:pPr>
              <w:pStyle w:val="a0"/>
              <w:ind w:firstLine="0"/>
              <w:rPr>
                <w:ins w:id="7621" w:author="Антон Смирнов" w:date="2023-05-25T13:43:00Z"/>
              </w:rPr>
            </w:pPr>
            <w:ins w:id="7622" w:author="Антон Смирнов" w:date="2023-05-25T13:43:00Z">
              <w:r w:rsidRPr="007F6A26">
                <w:t>0,85</w:t>
              </w:r>
            </w:ins>
          </w:p>
        </w:tc>
        <w:tc>
          <w:tcPr>
            <w:tcW w:w="1395" w:type="dxa"/>
            <w:tcPrChange w:id="7623" w:author="Антон Смирнов" w:date="2023-05-25T13:48:00Z">
              <w:tcPr>
                <w:tcW w:w="1279" w:type="dxa"/>
              </w:tcPr>
            </w:tcPrChange>
          </w:tcPr>
          <w:p w14:paraId="09E8E563" w14:textId="77777777" w:rsidR="00FD588A" w:rsidRPr="007F6A26" w:rsidRDefault="00FD588A" w:rsidP="00FD588A">
            <w:pPr>
              <w:pStyle w:val="a0"/>
              <w:ind w:firstLine="0"/>
              <w:rPr>
                <w:ins w:id="7624" w:author="Антон Смирнов" w:date="2023-05-25T13:43:00Z"/>
              </w:rPr>
            </w:pPr>
            <w:ins w:id="7625" w:author="Антон Смирнов" w:date="2023-05-25T13:43:00Z">
              <w:r w:rsidRPr="007F6A26">
                <w:t>0,85</w:t>
              </w:r>
            </w:ins>
          </w:p>
        </w:tc>
        <w:tc>
          <w:tcPr>
            <w:tcW w:w="699" w:type="dxa"/>
            <w:tcPrChange w:id="7626" w:author="Антон Смирнов" w:date="2023-05-25T13:48:00Z">
              <w:tcPr>
                <w:tcW w:w="682" w:type="dxa"/>
              </w:tcPr>
            </w:tcPrChange>
          </w:tcPr>
          <w:p w14:paraId="46B4C30F" w14:textId="77777777" w:rsidR="00FD588A" w:rsidRPr="007F6A26" w:rsidRDefault="00FD588A" w:rsidP="00FD588A">
            <w:pPr>
              <w:pStyle w:val="a0"/>
              <w:ind w:firstLine="0"/>
              <w:rPr>
                <w:ins w:id="7627" w:author="Антон Смирнов" w:date="2023-05-25T13:43:00Z"/>
              </w:rPr>
            </w:pPr>
            <w:ins w:id="7628" w:author="Антон Смирнов" w:date="2023-05-25T13:43:00Z">
              <w:r w:rsidRPr="007F6A26">
                <w:t>0,83</w:t>
              </w:r>
            </w:ins>
          </w:p>
        </w:tc>
        <w:tc>
          <w:tcPr>
            <w:tcW w:w="699" w:type="dxa"/>
            <w:tcPrChange w:id="7629" w:author="Антон Смирнов" w:date="2023-05-25T13:48:00Z">
              <w:tcPr>
                <w:tcW w:w="682" w:type="dxa"/>
              </w:tcPr>
            </w:tcPrChange>
          </w:tcPr>
          <w:p w14:paraId="1FABE3DA" w14:textId="77777777" w:rsidR="00FD588A" w:rsidRPr="007F6A26" w:rsidRDefault="00FD588A" w:rsidP="00FD588A">
            <w:pPr>
              <w:pStyle w:val="a0"/>
              <w:ind w:firstLine="0"/>
              <w:rPr>
                <w:ins w:id="7630" w:author="Антон Смирнов" w:date="2023-05-25T13:43:00Z"/>
              </w:rPr>
            </w:pPr>
            <w:ins w:id="7631" w:author="Антон Смирнов" w:date="2023-05-25T13:43:00Z">
              <w:r w:rsidRPr="007F6A26">
                <w:t>0</w:t>
              </w:r>
            </w:ins>
          </w:p>
        </w:tc>
        <w:tc>
          <w:tcPr>
            <w:tcW w:w="875" w:type="dxa"/>
            <w:tcPrChange w:id="7632" w:author="Антон Смирнов" w:date="2023-05-25T13:48:00Z">
              <w:tcPr>
                <w:tcW w:w="809" w:type="dxa"/>
              </w:tcPr>
            </w:tcPrChange>
          </w:tcPr>
          <w:p w14:paraId="2050EE06" w14:textId="77777777" w:rsidR="00FD588A" w:rsidRPr="007F6A26" w:rsidRDefault="00FD588A" w:rsidP="00FD588A">
            <w:pPr>
              <w:pStyle w:val="a0"/>
              <w:ind w:firstLine="0"/>
              <w:rPr>
                <w:ins w:id="7633" w:author="Антон Смирнов" w:date="2023-05-25T13:43:00Z"/>
              </w:rPr>
            </w:pPr>
            <w:ins w:id="7634" w:author="Антон Смирнов" w:date="2023-05-25T13:43:00Z">
              <w:r w:rsidRPr="007F6A26">
                <w:t>0,01</w:t>
              </w:r>
            </w:ins>
          </w:p>
        </w:tc>
      </w:tr>
      <w:tr w:rsidR="00FD588A" w:rsidRPr="007F6A26" w14:paraId="29D0C3EF" w14:textId="77777777" w:rsidTr="00FD588A">
        <w:trPr>
          <w:ins w:id="7635" w:author="Антон Смирнов" w:date="2023-05-25T13:43:00Z"/>
        </w:trPr>
        <w:tc>
          <w:tcPr>
            <w:tcW w:w="1182" w:type="dxa"/>
            <w:tcPrChange w:id="7636" w:author="Антон Смирнов" w:date="2023-05-25T13:48:00Z">
              <w:tcPr>
                <w:tcW w:w="1147" w:type="dxa"/>
              </w:tcPr>
            </w:tcPrChange>
          </w:tcPr>
          <w:p w14:paraId="29C4BB63" w14:textId="7DDFE465" w:rsidR="00FD588A" w:rsidRPr="007F6A26" w:rsidRDefault="00FD588A" w:rsidP="00FD588A">
            <w:pPr>
              <w:pStyle w:val="a0"/>
              <w:ind w:firstLine="0"/>
              <w:rPr>
                <w:ins w:id="7637" w:author="Антон Смирнов" w:date="2023-05-25T13:43:00Z"/>
              </w:rPr>
            </w:pPr>
            <w:ins w:id="7638" w:author="Антон Смирнов" w:date="2023-05-25T13:43:00Z">
              <w:r w:rsidRPr="007F6A26">
                <w:t>B*15:09</w:t>
              </w:r>
            </w:ins>
          </w:p>
        </w:tc>
        <w:tc>
          <w:tcPr>
            <w:tcW w:w="814" w:type="dxa"/>
            <w:tcPrChange w:id="7639" w:author="Антон Смирнов" w:date="2023-05-25T13:48:00Z">
              <w:tcPr>
                <w:tcW w:w="1088" w:type="dxa"/>
              </w:tcPr>
            </w:tcPrChange>
          </w:tcPr>
          <w:p w14:paraId="7B5599DB" w14:textId="77777777" w:rsidR="00FD588A" w:rsidRPr="007F6A26" w:rsidRDefault="00FD588A" w:rsidP="00FD588A">
            <w:pPr>
              <w:pStyle w:val="a0"/>
              <w:ind w:firstLine="0"/>
              <w:rPr>
                <w:ins w:id="7640" w:author="Антон Смирнов" w:date="2023-05-25T13:43:00Z"/>
              </w:rPr>
            </w:pPr>
            <w:ins w:id="7641" w:author="Антон Смирнов" w:date="2023-05-25T13:43:00Z">
              <w:r w:rsidRPr="007F6A26">
                <w:t>0,85</w:t>
              </w:r>
            </w:ins>
          </w:p>
        </w:tc>
        <w:tc>
          <w:tcPr>
            <w:tcW w:w="699" w:type="dxa"/>
            <w:tcPrChange w:id="7642" w:author="Антон Смирнов" w:date="2023-05-25T13:48:00Z">
              <w:tcPr>
                <w:tcW w:w="979" w:type="dxa"/>
              </w:tcPr>
            </w:tcPrChange>
          </w:tcPr>
          <w:p w14:paraId="1DFC5F0C" w14:textId="77777777" w:rsidR="00FD588A" w:rsidRPr="007F6A26" w:rsidRDefault="00FD588A" w:rsidP="00FD588A">
            <w:pPr>
              <w:pStyle w:val="a0"/>
              <w:ind w:firstLine="0"/>
              <w:rPr>
                <w:ins w:id="7643" w:author="Антон Смирнов" w:date="2023-05-25T13:43:00Z"/>
              </w:rPr>
            </w:pPr>
            <w:ins w:id="7644" w:author="Антон Смирнов" w:date="2023-05-25T13:43:00Z">
              <w:r w:rsidRPr="007F6A26">
                <w:t>0</w:t>
              </w:r>
            </w:ins>
          </w:p>
        </w:tc>
        <w:tc>
          <w:tcPr>
            <w:tcW w:w="1241" w:type="dxa"/>
            <w:tcPrChange w:id="7645" w:author="Антон Смирнов" w:date="2023-05-25T13:48:00Z">
              <w:tcPr>
                <w:tcW w:w="1606" w:type="dxa"/>
              </w:tcPr>
            </w:tcPrChange>
          </w:tcPr>
          <w:p w14:paraId="75D705D4" w14:textId="77777777" w:rsidR="00FD588A" w:rsidRPr="007F6A26" w:rsidRDefault="00FD588A" w:rsidP="00FD588A">
            <w:pPr>
              <w:pStyle w:val="a0"/>
              <w:ind w:firstLine="0"/>
              <w:rPr>
                <w:ins w:id="7646" w:author="Антон Смирнов" w:date="2023-05-25T13:43:00Z"/>
              </w:rPr>
            </w:pPr>
            <w:ins w:id="7647" w:author="Антон Смирнов" w:date="2023-05-25T13:43:00Z">
              <w:r w:rsidRPr="007F6A26">
                <w:t>0,85</w:t>
              </w:r>
            </w:ins>
          </w:p>
        </w:tc>
        <w:tc>
          <w:tcPr>
            <w:tcW w:w="1966" w:type="dxa"/>
            <w:tcPrChange w:id="7648" w:author="Антон Смирнов" w:date="2023-05-25T13:48:00Z">
              <w:tcPr>
                <w:tcW w:w="1298" w:type="dxa"/>
              </w:tcPr>
            </w:tcPrChange>
          </w:tcPr>
          <w:p w14:paraId="5507983D" w14:textId="77777777" w:rsidR="00FD588A" w:rsidRPr="007F6A26" w:rsidRDefault="00FD588A" w:rsidP="00FD588A">
            <w:pPr>
              <w:pStyle w:val="a0"/>
              <w:ind w:firstLine="0"/>
              <w:rPr>
                <w:ins w:id="7649" w:author="Антон Смирнов" w:date="2023-05-25T13:43:00Z"/>
              </w:rPr>
            </w:pPr>
            <w:ins w:id="7650" w:author="Антон Смирнов" w:date="2023-05-25T13:43:00Z">
              <w:r w:rsidRPr="007F6A26">
                <w:t>0,77</w:t>
              </w:r>
            </w:ins>
          </w:p>
        </w:tc>
        <w:tc>
          <w:tcPr>
            <w:tcW w:w="1395" w:type="dxa"/>
            <w:tcPrChange w:id="7651" w:author="Антон Смирнов" w:date="2023-05-25T13:48:00Z">
              <w:tcPr>
                <w:tcW w:w="1279" w:type="dxa"/>
              </w:tcPr>
            </w:tcPrChange>
          </w:tcPr>
          <w:p w14:paraId="1F6850AD" w14:textId="77777777" w:rsidR="00FD588A" w:rsidRPr="007F6A26" w:rsidRDefault="00FD588A" w:rsidP="00FD588A">
            <w:pPr>
              <w:pStyle w:val="a0"/>
              <w:ind w:firstLine="0"/>
              <w:rPr>
                <w:ins w:id="7652" w:author="Антон Смирнов" w:date="2023-05-25T13:43:00Z"/>
              </w:rPr>
            </w:pPr>
            <w:ins w:id="7653" w:author="Антон Смирнов" w:date="2023-05-25T13:43:00Z">
              <w:r w:rsidRPr="007F6A26">
                <w:t>0,77</w:t>
              </w:r>
            </w:ins>
          </w:p>
        </w:tc>
        <w:tc>
          <w:tcPr>
            <w:tcW w:w="699" w:type="dxa"/>
            <w:tcPrChange w:id="7654" w:author="Антон Смирнов" w:date="2023-05-25T13:48:00Z">
              <w:tcPr>
                <w:tcW w:w="682" w:type="dxa"/>
              </w:tcPr>
            </w:tcPrChange>
          </w:tcPr>
          <w:p w14:paraId="7FEBC1A1" w14:textId="77777777" w:rsidR="00FD588A" w:rsidRPr="007F6A26" w:rsidRDefault="00FD588A" w:rsidP="00FD588A">
            <w:pPr>
              <w:pStyle w:val="a0"/>
              <w:ind w:firstLine="0"/>
              <w:rPr>
                <w:ins w:id="7655" w:author="Антон Смирнов" w:date="2023-05-25T13:43:00Z"/>
              </w:rPr>
            </w:pPr>
            <w:ins w:id="7656" w:author="Антон Смирнов" w:date="2023-05-25T13:43:00Z">
              <w:r w:rsidRPr="007F6A26">
                <w:t>0,81</w:t>
              </w:r>
            </w:ins>
          </w:p>
        </w:tc>
        <w:tc>
          <w:tcPr>
            <w:tcW w:w="699" w:type="dxa"/>
            <w:tcPrChange w:id="7657" w:author="Антон Смирнов" w:date="2023-05-25T13:48:00Z">
              <w:tcPr>
                <w:tcW w:w="682" w:type="dxa"/>
              </w:tcPr>
            </w:tcPrChange>
          </w:tcPr>
          <w:p w14:paraId="127033F4" w14:textId="77777777" w:rsidR="00FD588A" w:rsidRPr="007F6A26" w:rsidRDefault="00FD588A" w:rsidP="00FD588A">
            <w:pPr>
              <w:pStyle w:val="a0"/>
              <w:ind w:firstLine="0"/>
              <w:rPr>
                <w:ins w:id="7658" w:author="Антон Смирнов" w:date="2023-05-25T13:43:00Z"/>
              </w:rPr>
            </w:pPr>
            <w:ins w:id="7659" w:author="Антон Смирнов" w:date="2023-05-25T13:43:00Z">
              <w:r w:rsidRPr="007F6A26">
                <w:t>0</w:t>
              </w:r>
            </w:ins>
          </w:p>
        </w:tc>
        <w:tc>
          <w:tcPr>
            <w:tcW w:w="875" w:type="dxa"/>
            <w:tcPrChange w:id="7660" w:author="Антон Смирнов" w:date="2023-05-25T13:48:00Z">
              <w:tcPr>
                <w:tcW w:w="809" w:type="dxa"/>
              </w:tcPr>
            </w:tcPrChange>
          </w:tcPr>
          <w:p w14:paraId="7585D1DB" w14:textId="77777777" w:rsidR="00FD588A" w:rsidRPr="007F6A26" w:rsidRDefault="00FD588A" w:rsidP="00FD588A">
            <w:pPr>
              <w:pStyle w:val="a0"/>
              <w:ind w:firstLine="0"/>
              <w:rPr>
                <w:ins w:id="7661" w:author="Антон Смирнов" w:date="2023-05-25T13:43:00Z"/>
              </w:rPr>
            </w:pPr>
            <w:ins w:id="7662" w:author="Антон Смирнов" w:date="2023-05-25T13:43:00Z">
              <w:r w:rsidRPr="007F6A26">
                <w:t>0,02</w:t>
              </w:r>
            </w:ins>
          </w:p>
        </w:tc>
      </w:tr>
      <w:tr w:rsidR="00FD588A" w:rsidRPr="007F6A26" w14:paraId="61F39F3D" w14:textId="77777777" w:rsidTr="00FD588A">
        <w:trPr>
          <w:ins w:id="7663" w:author="Антон Смирнов" w:date="2023-05-25T13:43:00Z"/>
        </w:trPr>
        <w:tc>
          <w:tcPr>
            <w:tcW w:w="1182" w:type="dxa"/>
            <w:tcPrChange w:id="7664" w:author="Антон Смирнов" w:date="2023-05-25T13:48:00Z">
              <w:tcPr>
                <w:tcW w:w="1147" w:type="dxa"/>
              </w:tcPr>
            </w:tcPrChange>
          </w:tcPr>
          <w:p w14:paraId="48F96797" w14:textId="1149FC38" w:rsidR="00FD588A" w:rsidRPr="007F6A26" w:rsidRDefault="00FD588A" w:rsidP="00FD588A">
            <w:pPr>
              <w:pStyle w:val="a0"/>
              <w:ind w:firstLine="0"/>
              <w:rPr>
                <w:ins w:id="7665" w:author="Антон Смирнов" w:date="2023-05-25T13:43:00Z"/>
              </w:rPr>
            </w:pPr>
            <w:ins w:id="7666" w:author="Антон Смирнов" w:date="2023-05-25T13:43:00Z">
              <w:r w:rsidRPr="007F6A26">
                <w:t>C*02:02</w:t>
              </w:r>
            </w:ins>
          </w:p>
        </w:tc>
        <w:tc>
          <w:tcPr>
            <w:tcW w:w="814" w:type="dxa"/>
            <w:tcPrChange w:id="7667" w:author="Антон Смирнов" w:date="2023-05-25T13:48:00Z">
              <w:tcPr>
                <w:tcW w:w="1088" w:type="dxa"/>
              </w:tcPr>
            </w:tcPrChange>
          </w:tcPr>
          <w:p w14:paraId="2307D570" w14:textId="77777777" w:rsidR="00FD588A" w:rsidRPr="007F6A26" w:rsidRDefault="00FD588A" w:rsidP="00FD588A">
            <w:pPr>
              <w:pStyle w:val="a0"/>
              <w:ind w:firstLine="0"/>
              <w:rPr>
                <w:ins w:id="7668" w:author="Антон Смирнов" w:date="2023-05-25T13:43:00Z"/>
              </w:rPr>
            </w:pPr>
            <w:ins w:id="7669" w:author="Антон Смирнов" w:date="2023-05-25T13:43:00Z">
              <w:r w:rsidRPr="007F6A26">
                <w:t>0,85</w:t>
              </w:r>
            </w:ins>
          </w:p>
        </w:tc>
        <w:tc>
          <w:tcPr>
            <w:tcW w:w="699" w:type="dxa"/>
            <w:tcPrChange w:id="7670" w:author="Антон Смирнов" w:date="2023-05-25T13:48:00Z">
              <w:tcPr>
                <w:tcW w:w="979" w:type="dxa"/>
              </w:tcPr>
            </w:tcPrChange>
          </w:tcPr>
          <w:p w14:paraId="7E93EB65" w14:textId="77777777" w:rsidR="00FD588A" w:rsidRPr="007F6A26" w:rsidRDefault="00FD588A" w:rsidP="00FD588A">
            <w:pPr>
              <w:pStyle w:val="a0"/>
              <w:ind w:firstLine="0"/>
              <w:rPr>
                <w:ins w:id="7671" w:author="Антон Смирнов" w:date="2023-05-25T13:43:00Z"/>
              </w:rPr>
            </w:pPr>
            <w:ins w:id="7672" w:author="Антон Смирнов" w:date="2023-05-25T13:43:00Z">
              <w:r w:rsidRPr="007F6A26">
                <w:t>0,08</w:t>
              </w:r>
            </w:ins>
          </w:p>
        </w:tc>
        <w:tc>
          <w:tcPr>
            <w:tcW w:w="1241" w:type="dxa"/>
            <w:tcPrChange w:id="7673" w:author="Антон Смирнов" w:date="2023-05-25T13:48:00Z">
              <w:tcPr>
                <w:tcW w:w="1606" w:type="dxa"/>
              </w:tcPr>
            </w:tcPrChange>
          </w:tcPr>
          <w:p w14:paraId="0BBA8D5C" w14:textId="77777777" w:rsidR="00FD588A" w:rsidRPr="007F6A26" w:rsidRDefault="00FD588A" w:rsidP="00FD588A">
            <w:pPr>
              <w:pStyle w:val="a0"/>
              <w:ind w:firstLine="0"/>
              <w:rPr>
                <w:ins w:id="7674" w:author="Антон Смирнов" w:date="2023-05-25T13:43:00Z"/>
              </w:rPr>
            </w:pPr>
            <w:ins w:id="7675" w:author="Антон Смирнов" w:date="2023-05-25T13:43:00Z">
              <w:r w:rsidRPr="007F6A26">
                <w:t>0,78</w:t>
              </w:r>
            </w:ins>
          </w:p>
        </w:tc>
        <w:tc>
          <w:tcPr>
            <w:tcW w:w="1966" w:type="dxa"/>
            <w:tcPrChange w:id="7676" w:author="Антон Смирнов" w:date="2023-05-25T13:48:00Z">
              <w:tcPr>
                <w:tcW w:w="1298" w:type="dxa"/>
              </w:tcPr>
            </w:tcPrChange>
          </w:tcPr>
          <w:p w14:paraId="0ECDCC14" w14:textId="77777777" w:rsidR="00FD588A" w:rsidRPr="007F6A26" w:rsidRDefault="00FD588A" w:rsidP="00FD588A">
            <w:pPr>
              <w:pStyle w:val="a0"/>
              <w:ind w:firstLine="0"/>
              <w:rPr>
                <w:ins w:id="7677" w:author="Антон Смирнов" w:date="2023-05-25T13:43:00Z"/>
              </w:rPr>
            </w:pPr>
            <w:ins w:id="7678" w:author="Антон Смирнов" w:date="2023-05-25T13:43:00Z">
              <w:r w:rsidRPr="007F6A26">
                <w:t>0,84</w:t>
              </w:r>
            </w:ins>
          </w:p>
        </w:tc>
        <w:tc>
          <w:tcPr>
            <w:tcW w:w="1395" w:type="dxa"/>
            <w:tcPrChange w:id="7679" w:author="Антон Смирнов" w:date="2023-05-25T13:48:00Z">
              <w:tcPr>
                <w:tcW w:w="1279" w:type="dxa"/>
              </w:tcPr>
            </w:tcPrChange>
          </w:tcPr>
          <w:p w14:paraId="081AE3F3" w14:textId="77777777" w:rsidR="00FD588A" w:rsidRPr="007F6A26" w:rsidRDefault="00FD588A" w:rsidP="00FD588A">
            <w:pPr>
              <w:pStyle w:val="a0"/>
              <w:ind w:firstLine="0"/>
              <w:rPr>
                <w:ins w:id="7680" w:author="Антон Смирнов" w:date="2023-05-25T13:43:00Z"/>
              </w:rPr>
            </w:pPr>
            <w:ins w:id="7681" w:author="Антон Смирнов" w:date="2023-05-25T13:43:00Z">
              <w:r w:rsidRPr="007F6A26">
                <w:t>0,84</w:t>
              </w:r>
            </w:ins>
          </w:p>
        </w:tc>
        <w:tc>
          <w:tcPr>
            <w:tcW w:w="699" w:type="dxa"/>
            <w:tcPrChange w:id="7682" w:author="Антон Смирнов" w:date="2023-05-25T13:48:00Z">
              <w:tcPr>
                <w:tcW w:w="682" w:type="dxa"/>
              </w:tcPr>
            </w:tcPrChange>
          </w:tcPr>
          <w:p w14:paraId="0AA79C1A" w14:textId="77777777" w:rsidR="00FD588A" w:rsidRPr="007F6A26" w:rsidRDefault="00FD588A" w:rsidP="00FD588A">
            <w:pPr>
              <w:pStyle w:val="a0"/>
              <w:ind w:firstLine="0"/>
              <w:rPr>
                <w:ins w:id="7683" w:author="Антон Смирнов" w:date="2023-05-25T13:43:00Z"/>
              </w:rPr>
            </w:pPr>
            <w:ins w:id="7684" w:author="Антон Смирнов" w:date="2023-05-25T13:43:00Z">
              <w:r w:rsidRPr="007F6A26">
                <w:t>0,81</w:t>
              </w:r>
            </w:ins>
          </w:p>
        </w:tc>
        <w:tc>
          <w:tcPr>
            <w:tcW w:w="699" w:type="dxa"/>
            <w:tcPrChange w:id="7685" w:author="Антон Смирнов" w:date="2023-05-25T13:48:00Z">
              <w:tcPr>
                <w:tcW w:w="682" w:type="dxa"/>
              </w:tcPr>
            </w:tcPrChange>
          </w:tcPr>
          <w:p w14:paraId="5B1C351C" w14:textId="77777777" w:rsidR="00FD588A" w:rsidRPr="007F6A26" w:rsidRDefault="00FD588A" w:rsidP="00FD588A">
            <w:pPr>
              <w:pStyle w:val="a0"/>
              <w:ind w:firstLine="0"/>
              <w:rPr>
                <w:ins w:id="7686" w:author="Антон Смирнов" w:date="2023-05-25T13:43:00Z"/>
              </w:rPr>
            </w:pPr>
            <w:ins w:id="7687" w:author="Антон Смирнов" w:date="2023-05-25T13:43:00Z">
              <w:r w:rsidRPr="007F6A26">
                <w:t>0,05</w:t>
              </w:r>
            </w:ins>
          </w:p>
        </w:tc>
        <w:tc>
          <w:tcPr>
            <w:tcW w:w="875" w:type="dxa"/>
            <w:tcPrChange w:id="7688" w:author="Антон Смирнов" w:date="2023-05-25T13:48:00Z">
              <w:tcPr>
                <w:tcW w:w="809" w:type="dxa"/>
              </w:tcPr>
            </w:tcPrChange>
          </w:tcPr>
          <w:p w14:paraId="642E5EB1" w14:textId="77777777" w:rsidR="00FD588A" w:rsidRPr="007F6A26" w:rsidRDefault="00FD588A" w:rsidP="00FD588A">
            <w:pPr>
              <w:pStyle w:val="a0"/>
              <w:ind w:firstLine="0"/>
              <w:rPr>
                <w:ins w:id="7689" w:author="Антон Смирнов" w:date="2023-05-25T13:43:00Z"/>
              </w:rPr>
            </w:pPr>
            <w:ins w:id="7690" w:author="Антон Смирнов" w:date="2023-05-25T13:43:00Z">
              <w:r w:rsidRPr="007F6A26">
                <w:t>0,12</w:t>
              </w:r>
            </w:ins>
          </w:p>
        </w:tc>
      </w:tr>
      <w:tr w:rsidR="00FD588A" w:rsidRPr="007F6A26" w14:paraId="69581C3B" w14:textId="77777777" w:rsidTr="00FD588A">
        <w:trPr>
          <w:ins w:id="7691" w:author="Антон Смирнов" w:date="2023-05-25T13:43:00Z"/>
        </w:trPr>
        <w:tc>
          <w:tcPr>
            <w:tcW w:w="1182" w:type="dxa"/>
            <w:tcPrChange w:id="7692" w:author="Антон Смирнов" w:date="2023-05-25T13:48:00Z">
              <w:tcPr>
                <w:tcW w:w="1147" w:type="dxa"/>
              </w:tcPr>
            </w:tcPrChange>
          </w:tcPr>
          <w:p w14:paraId="5A30D96D" w14:textId="5E5D97D4" w:rsidR="00FD588A" w:rsidRPr="007F6A26" w:rsidRDefault="00FD588A" w:rsidP="00FD588A">
            <w:pPr>
              <w:pStyle w:val="a0"/>
              <w:ind w:firstLine="0"/>
              <w:rPr>
                <w:ins w:id="7693" w:author="Антон Смирнов" w:date="2023-05-25T13:43:00Z"/>
              </w:rPr>
            </w:pPr>
            <w:ins w:id="7694" w:author="Антон Смирнов" w:date="2023-05-25T13:43:00Z">
              <w:r w:rsidRPr="007F6A26">
                <w:t>B*15:11</w:t>
              </w:r>
            </w:ins>
          </w:p>
        </w:tc>
        <w:tc>
          <w:tcPr>
            <w:tcW w:w="814" w:type="dxa"/>
            <w:tcPrChange w:id="7695" w:author="Антон Смирнов" w:date="2023-05-25T13:48:00Z">
              <w:tcPr>
                <w:tcW w:w="1088" w:type="dxa"/>
              </w:tcPr>
            </w:tcPrChange>
          </w:tcPr>
          <w:p w14:paraId="1F120484" w14:textId="77777777" w:rsidR="00FD588A" w:rsidRPr="007F6A26" w:rsidRDefault="00FD588A" w:rsidP="00FD588A">
            <w:pPr>
              <w:pStyle w:val="a0"/>
              <w:ind w:firstLine="0"/>
              <w:rPr>
                <w:ins w:id="7696" w:author="Антон Смирнов" w:date="2023-05-25T13:43:00Z"/>
              </w:rPr>
            </w:pPr>
            <w:ins w:id="7697" w:author="Антон Смирнов" w:date="2023-05-25T13:43:00Z">
              <w:r w:rsidRPr="007F6A26">
                <w:t>0,85</w:t>
              </w:r>
            </w:ins>
          </w:p>
        </w:tc>
        <w:tc>
          <w:tcPr>
            <w:tcW w:w="699" w:type="dxa"/>
            <w:tcPrChange w:id="7698" w:author="Антон Смирнов" w:date="2023-05-25T13:48:00Z">
              <w:tcPr>
                <w:tcW w:w="979" w:type="dxa"/>
              </w:tcPr>
            </w:tcPrChange>
          </w:tcPr>
          <w:p w14:paraId="1143EE3C" w14:textId="77777777" w:rsidR="00FD588A" w:rsidRPr="007F6A26" w:rsidRDefault="00FD588A" w:rsidP="00FD588A">
            <w:pPr>
              <w:pStyle w:val="a0"/>
              <w:ind w:firstLine="0"/>
              <w:rPr>
                <w:ins w:id="7699" w:author="Антон Смирнов" w:date="2023-05-25T13:43:00Z"/>
              </w:rPr>
            </w:pPr>
            <w:ins w:id="7700" w:author="Антон Смирнов" w:date="2023-05-25T13:43:00Z">
              <w:r w:rsidRPr="007F6A26">
                <w:t>0,03</w:t>
              </w:r>
            </w:ins>
          </w:p>
        </w:tc>
        <w:tc>
          <w:tcPr>
            <w:tcW w:w="1241" w:type="dxa"/>
            <w:tcPrChange w:id="7701" w:author="Антон Смирнов" w:date="2023-05-25T13:48:00Z">
              <w:tcPr>
                <w:tcW w:w="1606" w:type="dxa"/>
              </w:tcPr>
            </w:tcPrChange>
          </w:tcPr>
          <w:p w14:paraId="761722B3" w14:textId="77777777" w:rsidR="00FD588A" w:rsidRPr="007F6A26" w:rsidRDefault="00FD588A" w:rsidP="00FD588A">
            <w:pPr>
              <w:pStyle w:val="a0"/>
              <w:ind w:firstLine="0"/>
              <w:rPr>
                <w:ins w:id="7702" w:author="Антон Смирнов" w:date="2023-05-25T13:43:00Z"/>
              </w:rPr>
            </w:pPr>
            <w:ins w:id="7703" w:author="Антон Смирнов" w:date="2023-05-25T13:43:00Z">
              <w:r w:rsidRPr="007F6A26">
                <w:t>0,81</w:t>
              </w:r>
            </w:ins>
          </w:p>
        </w:tc>
        <w:tc>
          <w:tcPr>
            <w:tcW w:w="1966" w:type="dxa"/>
            <w:tcPrChange w:id="7704" w:author="Антон Смирнов" w:date="2023-05-25T13:48:00Z">
              <w:tcPr>
                <w:tcW w:w="1298" w:type="dxa"/>
              </w:tcPr>
            </w:tcPrChange>
          </w:tcPr>
          <w:p w14:paraId="709B21FD" w14:textId="77777777" w:rsidR="00FD588A" w:rsidRPr="007F6A26" w:rsidRDefault="00FD588A" w:rsidP="00FD588A">
            <w:pPr>
              <w:pStyle w:val="a0"/>
              <w:ind w:firstLine="0"/>
              <w:rPr>
                <w:ins w:id="7705" w:author="Антон Смирнов" w:date="2023-05-25T13:43:00Z"/>
              </w:rPr>
            </w:pPr>
            <w:ins w:id="7706" w:author="Антон Смирнов" w:date="2023-05-25T13:43:00Z">
              <w:r w:rsidRPr="007F6A26">
                <w:t>0,81</w:t>
              </w:r>
            </w:ins>
          </w:p>
        </w:tc>
        <w:tc>
          <w:tcPr>
            <w:tcW w:w="1395" w:type="dxa"/>
            <w:tcPrChange w:id="7707" w:author="Антон Смирнов" w:date="2023-05-25T13:48:00Z">
              <w:tcPr>
                <w:tcW w:w="1279" w:type="dxa"/>
              </w:tcPr>
            </w:tcPrChange>
          </w:tcPr>
          <w:p w14:paraId="0A73D595" w14:textId="77777777" w:rsidR="00FD588A" w:rsidRPr="007F6A26" w:rsidRDefault="00FD588A" w:rsidP="00FD588A">
            <w:pPr>
              <w:pStyle w:val="a0"/>
              <w:ind w:firstLine="0"/>
              <w:rPr>
                <w:ins w:id="7708" w:author="Антон Смирнов" w:date="2023-05-25T13:43:00Z"/>
              </w:rPr>
            </w:pPr>
            <w:ins w:id="7709" w:author="Антон Смирнов" w:date="2023-05-25T13:43:00Z">
              <w:r w:rsidRPr="007F6A26">
                <w:t>0,81</w:t>
              </w:r>
            </w:ins>
          </w:p>
        </w:tc>
        <w:tc>
          <w:tcPr>
            <w:tcW w:w="699" w:type="dxa"/>
            <w:tcPrChange w:id="7710" w:author="Антон Смирнов" w:date="2023-05-25T13:48:00Z">
              <w:tcPr>
                <w:tcW w:w="682" w:type="dxa"/>
              </w:tcPr>
            </w:tcPrChange>
          </w:tcPr>
          <w:p w14:paraId="18D5738C" w14:textId="77777777" w:rsidR="00FD588A" w:rsidRPr="007F6A26" w:rsidRDefault="00FD588A" w:rsidP="00FD588A">
            <w:pPr>
              <w:pStyle w:val="a0"/>
              <w:ind w:firstLine="0"/>
              <w:rPr>
                <w:ins w:id="7711" w:author="Антон Смирнов" w:date="2023-05-25T13:43:00Z"/>
              </w:rPr>
            </w:pPr>
            <w:ins w:id="7712" w:author="Антон Смирнов" w:date="2023-05-25T13:43:00Z">
              <w:r w:rsidRPr="007F6A26">
                <w:t>0,81</w:t>
              </w:r>
            </w:ins>
          </w:p>
        </w:tc>
        <w:tc>
          <w:tcPr>
            <w:tcW w:w="699" w:type="dxa"/>
            <w:tcPrChange w:id="7713" w:author="Антон Смирнов" w:date="2023-05-25T13:48:00Z">
              <w:tcPr>
                <w:tcW w:w="682" w:type="dxa"/>
              </w:tcPr>
            </w:tcPrChange>
          </w:tcPr>
          <w:p w14:paraId="4FBE8119" w14:textId="77777777" w:rsidR="00FD588A" w:rsidRPr="007F6A26" w:rsidRDefault="00FD588A" w:rsidP="00FD588A">
            <w:pPr>
              <w:pStyle w:val="a0"/>
              <w:ind w:firstLine="0"/>
              <w:rPr>
                <w:ins w:id="7714" w:author="Антон Смирнов" w:date="2023-05-25T13:43:00Z"/>
              </w:rPr>
            </w:pPr>
            <w:ins w:id="7715" w:author="Антон Смирнов" w:date="2023-05-25T13:43:00Z">
              <w:r w:rsidRPr="007F6A26">
                <w:t>0</w:t>
              </w:r>
            </w:ins>
          </w:p>
        </w:tc>
        <w:tc>
          <w:tcPr>
            <w:tcW w:w="875" w:type="dxa"/>
            <w:tcPrChange w:id="7716" w:author="Антон Смирнов" w:date="2023-05-25T13:48:00Z">
              <w:tcPr>
                <w:tcW w:w="809" w:type="dxa"/>
              </w:tcPr>
            </w:tcPrChange>
          </w:tcPr>
          <w:p w14:paraId="5A6B819C" w14:textId="77777777" w:rsidR="00FD588A" w:rsidRPr="007F6A26" w:rsidRDefault="00FD588A" w:rsidP="00FD588A">
            <w:pPr>
              <w:pStyle w:val="a0"/>
              <w:ind w:firstLine="0"/>
              <w:rPr>
                <w:ins w:id="7717" w:author="Антон Смирнов" w:date="2023-05-25T13:43:00Z"/>
              </w:rPr>
            </w:pPr>
            <w:ins w:id="7718" w:author="Антон Смирнов" w:date="2023-05-25T13:43:00Z">
              <w:r w:rsidRPr="007F6A26">
                <w:t>0,03</w:t>
              </w:r>
            </w:ins>
          </w:p>
        </w:tc>
      </w:tr>
      <w:tr w:rsidR="00FD588A" w:rsidRPr="007F6A26" w14:paraId="5EC799D8" w14:textId="77777777" w:rsidTr="00FD588A">
        <w:trPr>
          <w:ins w:id="7719" w:author="Антон Смирнов" w:date="2023-05-25T13:43:00Z"/>
        </w:trPr>
        <w:tc>
          <w:tcPr>
            <w:tcW w:w="1182" w:type="dxa"/>
            <w:tcPrChange w:id="7720" w:author="Антон Смирнов" w:date="2023-05-25T13:48:00Z">
              <w:tcPr>
                <w:tcW w:w="1147" w:type="dxa"/>
              </w:tcPr>
            </w:tcPrChange>
          </w:tcPr>
          <w:p w14:paraId="743FE61C" w14:textId="479695A7" w:rsidR="00FD588A" w:rsidRPr="007F6A26" w:rsidRDefault="00FD588A" w:rsidP="00FD588A">
            <w:pPr>
              <w:pStyle w:val="a0"/>
              <w:ind w:firstLine="0"/>
              <w:rPr>
                <w:ins w:id="7721" w:author="Антон Смирнов" w:date="2023-05-25T13:43:00Z"/>
              </w:rPr>
            </w:pPr>
            <w:ins w:id="7722" w:author="Антон Смирнов" w:date="2023-05-25T13:43:00Z">
              <w:r w:rsidRPr="007F6A26">
                <w:t>C*15:05</w:t>
              </w:r>
            </w:ins>
          </w:p>
        </w:tc>
        <w:tc>
          <w:tcPr>
            <w:tcW w:w="814" w:type="dxa"/>
            <w:tcPrChange w:id="7723" w:author="Антон Смирнов" w:date="2023-05-25T13:48:00Z">
              <w:tcPr>
                <w:tcW w:w="1088" w:type="dxa"/>
              </w:tcPr>
            </w:tcPrChange>
          </w:tcPr>
          <w:p w14:paraId="526BC8D7" w14:textId="77777777" w:rsidR="00FD588A" w:rsidRPr="007F6A26" w:rsidRDefault="00FD588A" w:rsidP="00FD588A">
            <w:pPr>
              <w:pStyle w:val="a0"/>
              <w:ind w:firstLine="0"/>
              <w:rPr>
                <w:ins w:id="7724" w:author="Антон Смирнов" w:date="2023-05-25T13:43:00Z"/>
              </w:rPr>
            </w:pPr>
            <w:ins w:id="7725" w:author="Антон Смирнов" w:date="2023-05-25T13:43:00Z">
              <w:r w:rsidRPr="007F6A26">
                <w:t>0,85</w:t>
              </w:r>
            </w:ins>
          </w:p>
        </w:tc>
        <w:tc>
          <w:tcPr>
            <w:tcW w:w="699" w:type="dxa"/>
            <w:tcPrChange w:id="7726" w:author="Антон Смирнов" w:date="2023-05-25T13:48:00Z">
              <w:tcPr>
                <w:tcW w:w="979" w:type="dxa"/>
              </w:tcPr>
            </w:tcPrChange>
          </w:tcPr>
          <w:p w14:paraId="0C04C5F0" w14:textId="77777777" w:rsidR="00FD588A" w:rsidRPr="007F6A26" w:rsidRDefault="00FD588A" w:rsidP="00FD588A">
            <w:pPr>
              <w:pStyle w:val="a0"/>
              <w:ind w:firstLine="0"/>
              <w:rPr>
                <w:ins w:id="7727" w:author="Антон Смирнов" w:date="2023-05-25T13:43:00Z"/>
              </w:rPr>
            </w:pPr>
            <w:ins w:id="7728" w:author="Антон Смирнов" w:date="2023-05-25T13:43:00Z">
              <w:r w:rsidRPr="007F6A26">
                <w:t>0,06</w:t>
              </w:r>
            </w:ins>
          </w:p>
        </w:tc>
        <w:tc>
          <w:tcPr>
            <w:tcW w:w="1241" w:type="dxa"/>
            <w:tcPrChange w:id="7729" w:author="Антон Смирнов" w:date="2023-05-25T13:48:00Z">
              <w:tcPr>
                <w:tcW w:w="1606" w:type="dxa"/>
              </w:tcPr>
            </w:tcPrChange>
          </w:tcPr>
          <w:p w14:paraId="2E2A35E5" w14:textId="77777777" w:rsidR="00FD588A" w:rsidRPr="007F6A26" w:rsidRDefault="00FD588A" w:rsidP="00FD588A">
            <w:pPr>
              <w:pStyle w:val="a0"/>
              <w:ind w:firstLine="0"/>
              <w:rPr>
                <w:ins w:id="7730" w:author="Антон Смирнов" w:date="2023-05-25T13:43:00Z"/>
              </w:rPr>
            </w:pPr>
            <w:ins w:id="7731" w:author="Антон Смирнов" w:date="2023-05-25T13:43:00Z">
              <w:r w:rsidRPr="007F6A26">
                <w:t>0,78</w:t>
              </w:r>
            </w:ins>
          </w:p>
        </w:tc>
        <w:tc>
          <w:tcPr>
            <w:tcW w:w="1966" w:type="dxa"/>
            <w:tcPrChange w:id="7732" w:author="Антон Смирнов" w:date="2023-05-25T13:48:00Z">
              <w:tcPr>
                <w:tcW w:w="1298" w:type="dxa"/>
              </w:tcPr>
            </w:tcPrChange>
          </w:tcPr>
          <w:p w14:paraId="24626464" w14:textId="77777777" w:rsidR="00FD588A" w:rsidRPr="007F6A26" w:rsidRDefault="00FD588A" w:rsidP="00FD588A">
            <w:pPr>
              <w:pStyle w:val="a0"/>
              <w:ind w:firstLine="0"/>
              <w:rPr>
                <w:ins w:id="7733" w:author="Антон Смирнов" w:date="2023-05-25T13:43:00Z"/>
              </w:rPr>
            </w:pPr>
            <w:ins w:id="7734" w:author="Антон Смирнов" w:date="2023-05-25T13:43:00Z">
              <w:r w:rsidRPr="007F6A26">
                <w:t>0,85</w:t>
              </w:r>
            </w:ins>
          </w:p>
        </w:tc>
        <w:tc>
          <w:tcPr>
            <w:tcW w:w="1395" w:type="dxa"/>
            <w:tcPrChange w:id="7735" w:author="Антон Смирнов" w:date="2023-05-25T13:48:00Z">
              <w:tcPr>
                <w:tcW w:w="1279" w:type="dxa"/>
              </w:tcPr>
            </w:tcPrChange>
          </w:tcPr>
          <w:p w14:paraId="6DB20DC4" w14:textId="77777777" w:rsidR="00FD588A" w:rsidRPr="007F6A26" w:rsidRDefault="00FD588A" w:rsidP="00FD588A">
            <w:pPr>
              <w:pStyle w:val="a0"/>
              <w:ind w:firstLine="0"/>
              <w:rPr>
                <w:ins w:id="7736" w:author="Антон Смирнов" w:date="2023-05-25T13:43:00Z"/>
              </w:rPr>
            </w:pPr>
            <w:ins w:id="7737" w:author="Антон Смирнов" w:date="2023-05-25T13:43:00Z">
              <w:r w:rsidRPr="007F6A26">
                <w:t>0,85</w:t>
              </w:r>
            </w:ins>
          </w:p>
        </w:tc>
        <w:tc>
          <w:tcPr>
            <w:tcW w:w="699" w:type="dxa"/>
            <w:tcPrChange w:id="7738" w:author="Антон Смирнов" w:date="2023-05-25T13:48:00Z">
              <w:tcPr>
                <w:tcW w:w="682" w:type="dxa"/>
              </w:tcPr>
            </w:tcPrChange>
          </w:tcPr>
          <w:p w14:paraId="62C7164E" w14:textId="77777777" w:rsidR="00FD588A" w:rsidRPr="007F6A26" w:rsidRDefault="00FD588A" w:rsidP="00FD588A">
            <w:pPr>
              <w:pStyle w:val="a0"/>
              <w:ind w:firstLine="0"/>
              <w:rPr>
                <w:ins w:id="7739" w:author="Антон Смирнов" w:date="2023-05-25T13:43:00Z"/>
              </w:rPr>
            </w:pPr>
            <w:ins w:id="7740" w:author="Антон Смирнов" w:date="2023-05-25T13:43:00Z">
              <w:r w:rsidRPr="007F6A26">
                <w:t>0,82</w:t>
              </w:r>
            </w:ins>
          </w:p>
        </w:tc>
        <w:tc>
          <w:tcPr>
            <w:tcW w:w="699" w:type="dxa"/>
            <w:tcPrChange w:id="7741" w:author="Антон Смирнов" w:date="2023-05-25T13:48:00Z">
              <w:tcPr>
                <w:tcW w:w="682" w:type="dxa"/>
              </w:tcPr>
            </w:tcPrChange>
          </w:tcPr>
          <w:p w14:paraId="0AAFA327" w14:textId="77777777" w:rsidR="00FD588A" w:rsidRPr="007F6A26" w:rsidRDefault="00FD588A" w:rsidP="00FD588A">
            <w:pPr>
              <w:pStyle w:val="a0"/>
              <w:ind w:firstLine="0"/>
              <w:rPr>
                <w:ins w:id="7742" w:author="Антон Смирнов" w:date="2023-05-25T13:43:00Z"/>
              </w:rPr>
            </w:pPr>
            <w:ins w:id="7743" w:author="Антон Смирнов" w:date="2023-05-25T13:43:00Z">
              <w:r w:rsidRPr="007F6A26">
                <w:t>0</w:t>
              </w:r>
            </w:ins>
          </w:p>
        </w:tc>
        <w:tc>
          <w:tcPr>
            <w:tcW w:w="875" w:type="dxa"/>
            <w:tcPrChange w:id="7744" w:author="Антон Смирнов" w:date="2023-05-25T13:48:00Z">
              <w:tcPr>
                <w:tcW w:w="809" w:type="dxa"/>
              </w:tcPr>
            </w:tcPrChange>
          </w:tcPr>
          <w:p w14:paraId="0F12C977" w14:textId="77777777" w:rsidR="00FD588A" w:rsidRPr="007F6A26" w:rsidRDefault="00FD588A" w:rsidP="00FD588A">
            <w:pPr>
              <w:pStyle w:val="a0"/>
              <w:ind w:firstLine="0"/>
              <w:rPr>
                <w:ins w:id="7745" w:author="Антон Смирнов" w:date="2023-05-25T13:43:00Z"/>
              </w:rPr>
            </w:pPr>
            <w:ins w:id="7746" w:author="Антон Смирнов" w:date="2023-05-25T13:43:00Z">
              <w:r w:rsidRPr="007F6A26">
                <w:t>0,02</w:t>
              </w:r>
            </w:ins>
          </w:p>
        </w:tc>
      </w:tr>
      <w:tr w:rsidR="00FD588A" w:rsidRPr="007F6A26" w14:paraId="45618EB8" w14:textId="77777777" w:rsidTr="00FD588A">
        <w:trPr>
          <w:ins w:id="7747" w:author="Антон Смирнов" w:date="2023-05-25T13:43:00Z"/>
        </w:trPr>
        <w:tc>
          <w:tcPr>
            <w:tcW w:w="1182" w:type="dxa"/>
            <w:tcPrChange w:id="7748" w:author="Антон Смирнов" w:date="2023-05-25T13:48:00Z">
              <w:tcPr>
                <w:tcW w:w="1147" w:type="dxa"/>
              </w:tcPr>
            </w:tcPrChange>
          </w:tcPr>
          <w:p w14:paraId="2A65D57A" w14:textId="76F8083F" w:rsidR="00FD588A" w:rsidRPr="007F6A26" w:rsidRDefault="00FD588A" w:rsidP="00FD588A">
            <w:pPr>
              <w:pStyle w:val="a0"/>
              <w:ind w:firstLine="0"/>
              <w:rPr>
                <w:ins w:id="7749" w:author="Антон Смирнов" w:date="2023-05-25T13:43:00Z"/>
              </w:rPr>
            </w:pPr>
            <w:ins w:id="7750" w:author="Антон Смирнов" w:date="2023-05-25T13:43:00Z">
              <w:r w:rsidRPr="007F6A26">
                <w:t>A*32:01</w:t>
              </w:r>
            </w:ins>
          </w:p>
        </w:tc>
        <w:tc>
          <w:tcPr>
            <w:tcW w:w="814" w:type="dxa"/>
            <w:tcPrChange w:id="7751" w:author="Антон Смирнов" w:date="2023-05-25T13:48:00Z">
              <w:tcPr>
                <w:tcW w:w="1088" w:type="dxa"/>
              </w:tcPr>
            </w:tcPrChange>
          </w:tcPr>
          <w:p w14:paraId="1FBB7347" w14:textId="77777777" w:rsidR="00FD588A" w:rsidRPr="007F6A26" w:rsidRDefault="00FD588A" w:rsidP="00FD588A">
            <w:pPr>
              <w:pStyle w:val="a0"/>
              <w:ind w:firstLine="0"/>
              <w:rPr>
                <w:ins w:id="7752" w:author="Антон Смирнов" w:date="2023-05-25T13:43:00Z"/>
              </w:rPr>
            </w:pPr>
            <w:ins w:id="7753" w:author="Антон Смирнов" w:date="2023-05-25T13:43:00Z">
              <w:r w:rsidRPr="007F6A26">
                <w:t>0,85</w:t>
              </w:r>
            </w:ins>
          </w:p>
        </w:tc>
        <w:tc>
          <w:tcPr>
            <w:tcW w:w="699" w:type="dxa"/>
            <w:tcPrChange w:id="7754" w:author="Антон Смирнов" w:date="2023-05-25T13:48:00Z">
              <w:tcPr>
                <w:tcW w:w="979" w:type="dxa"/>
              </w:tcPr>
            </w:tcPrChange>
          </w:tcPr>
          <w:p w14:paraId="754228FB" w14:textId="77777777" w:rsidR="00FD588A" w:rsidRPr="007F6A26" w:rsidRDefault="00FD588A" w:rsidP="00FD588A">
            <w:pPr>
              <w:pStyle w:val="a0"/>
              <w:ind w:firstLine="0"/>
              <w:rPr>
                <w:ins w:id="7755" w:author="Антон Смирнов" w:date="2023-05-25T13:43:00Z"/>
              </w:rPr>
            </w:pPr>
            <w:ins w:id="7756" w:author="Антон Смирнов" w:date="2023-05-25T13:43:00Z">
              <w:r w:rsidRPr="007F6A26">
                <w:t>0,05</w:t>
              </w:r>
            </w:ins>
          </w:p>
        </w:tc>
        <w:tc>
          <w:tcPr>
            <w:tcW w:w="1241" w:type="dxa"/>
            <w:tcPrChange w:id="7757" w:author="Антон Смирнов" w:date="2023-05-25T13:48:00Z">
              <w:tcPr>
                <w:tcW w:w="1606" w:type="dxa"/>
              </w:tcPr>
            </w:tcPrChange>
          </w:tcPr>
          <w:p w14:paraId="062B1C40" w14:textId="77777777" w:rsidR="00FD588A" w:rsidRPr="007F6A26" w:rsidRDefault="00FD588A" w:rsidP="00FD588A">
            <w:pPr>
              <w:pStyle w:val="a0"/>
              <w:ind w:firstLine="0"/>
              <w:rPr>
                <w:ins w:id="7758" w:author="Антон Смирнов" w:date="2023-05-25T13:43:00Z"/>
              </w:rPr>
            </w:pPr>
            <w:ins w:id="7759" w:author="Антон Смирнов" w:date="2023-05-25T13:43:00Z">
              <w:r w:rsidRPr="007F6A26">
                <w:t>0,79</w:t>
              </w:r>
            </w:ins>
          </w:p>
        </w:tc>
        <w:tc>
          <w:tcPr>
            <w:tcW w:w="1966" w:type="dxa"/>
            <w:tcPrChange w:id="7760" w:author="Антон Смирнов" w:date="2023-05-25T13:48:00Z">
              <w:tcPr>
                <w:tcW w:w="1298" w:type="dxa"/>
              </w:tcPr>
            </w:tcPrChange>
          </w:tcPr>
          <w:p w14:paraId="3EE7687D" w14:textId="77777777" w:rsidR="00FD588A" w:rsidRPr="007F6A26" w:rsidRDefault="00FD588A" w:rsidP="00FD588A">
            <w:pPr>
              <w:pStyle w:val="a0"/>
              <w:ind w:firstLine="0"/>
              <w:rPr>
                <w:ins w:id="7761" w:author="Антон Смирнов" w:date="2023-05-25T13:43:00Z"/>
              </w:rPr>
            </w:pPr>
            <w:ins w:id="7762" w:author="Антон Смирнов" w:date="2023-05-25T13:43:00Z">
              <w:r w:rsidRPr="007F6A26">
                <w:t>0,82</w:t>
              </w:r>
            </w:ins>
          </w:p>
        </w:tc>
        <w:tc>
          <w:tcPr>
            <w:tcW w:w="1395" w:type="dxa"/>
            <w:tcPrChange w:id="7763" w:author="Антон Смирнов" w:date="2023-05-25T13:48:00Z">
              <w:tcPr>
                <w:tcW w:w="1279" w:type="dxa"/>
              </w:tcPr>
            </w:tcPrChange>
          </w:tcPr>
          <w:p w14:paraId="4EA067D0" w14:textId="77777777" w:rsidR="00FD588A" w:rsidRPr="007F6A26" w:rsidRDefault="00FD588A" w:rsidP="00FD588A">
            <w:pPr>
              <w:pStyle w:val="a0"/>
              <w:ind w:firstLine="0"/>
              <w:rPr>
                <w:ins w:id="7764" w:author="Антон Смирнов" w:date="2023-05-25T13:43:00Z"/>
              </w:rPr>
            </w:pPr>
            <w:ins w:id="7765" w:author="Антон Смирнов" w:date="2023-05-25T13:43:00Z">
              <w:r w:rsidRPr="007F6A26">
                <w:t>0,82</w:t>
              </w:r>
            </w:ins>
          </w:p>
        </w:tc>
        <w:tc>
          <w:tcPr>
            <w:tcW w:w="699" w:type="dxa"/>
            <w:tcPrChange w:id="7766" w:author="Антон Смирнов" w:date="2023-05-25T13:48:00Z">
              <w:tcPr>
                <w:tcW w:w="682" w:type="dxa"/>
              </w:tcPr>
            </w:tcPrChange>
          </w:tcPr>
          <w:p w14:paraId="7ABB7FAF" w14:textId="77777777" w:rsidR="00FD588A" w:rsidRPr="007F6A26" w:rsidRDefault="00FD588A" w:rsidP="00FD588A">
            <w:pPr>
              <w:pStyle w:val="a0"/>
              <w:ind w:firstLine="0"/>
              <w:rPr>
                <w:ins w:id="7767" w:author="Антон Смирнов" w:date="2023-05-25T13:43:00Z"/>
              </w:rPr>
            </w:pPr>
            <w:ins w:id="7768" w:author="Антон Смирнов" w:date="2023-05-25T13:43:00Z">
              <w:r w:rsidRPr="007F6A26">
                <w:t>0,8</w:t>
              </w:r>
            </w:ins>
          </w:p>
        </w:tc>
        <w:tc>
          <w:tcPr>
            <w:tcW w:w="699" w:type="dxa"/>
            <w:tcPrChange w:id="7769" w:author="Антон Смирнов" w:date="2023-05-25T13:48:00Z">
              <w:tcPr>
                <w:tcW w:w="682" w:type="dxa"/>
              </w:tcPr>
            </w:tcPrChange>
          </w:tcPr>
          <w:p w14:paraId="061E56B6" w14:textId="77777777" w:rsidR="00FD588A" w:rsidRPr="007F6A26" w:rsidRDefault="00FD588A" w:rsidP="00FD588A">
            <w:pPr>
              <w:pStyle w:val="a0"/>
              <w:ind w:firstLine="0"/>
              <w:rPr>
                <w:ins w:id="7770" w:author="Антон Смирнов" w:date="2023-05-25T13:43:00Z"/>
              </w:rPr>
            </w:pPr>
            <w:ins w:id="7771" w:author="Антон Смирнов" w:date="2023-05-25T13:43:00Z">
              <w:r w:rsidRPr="007F6A26">
                <w:t>0,11</w:t>
              </w:r>
            </w:ins>
          </w:p>
        </w:tc>
        <w:tc>
          <w:tcPr>
            <w:tcW w:w="875" w:type="dxa"/>
            <w:tcPrChange w:id="7772" w:author="Антон Смирнов" w:date="2023-05-25T13:48:00Z">
              <w:tcPr>
                <w:tcW w:w="809" w:type="dxa"/>
              </w:tcPr>
            </w:tcPrChange>
          </w:tcPr>
          <w:p w14:paraId="54F13A97" w14:textId="77777777" w:rsidR="00FD588A" w:rsidRPr="007F6A26" w:rsidRDefault="00FD588A" w:rsidP="00FD588A">
            <w:pPr>
              <w:pStyle w:val="a0"/>
              <w:ind w:firstLine="0"/>
              <w:rPr>
                <w:ins w:id="7773" w:author="Антон Смирнов" w:date="2023-05-25T13:43:00Z"/>
              </w:rPr>
            </w:pPr>
            <w:ins w:id="7774" w:author="Антон Смирнов" w:date="2023-05-25T13:43:00Z">
              <w:r w:rsidRPr="007F6A26">
                <w:t>0,15</w:t>
              </w:r>
            </w:ins>
          </w:p>
        </w:tc>
      </w:tr>
      <w:tr w:rsidR="00FD588A" w:rsidRPr="007F6A26" w14:paraId="545318C0" w14:textId="77777777" w:rsidTr="00FD588A">
        <w:trPr>
          <w:ins w:id="7775" w:author="Антон Смирнов" w:date="2023-05-25T13:43:00Z"/>
        </w:trPr>
        <w:tc>
          <w:tcPr>
            <w:tcW w:w="1182" w:type="dxa"/>
            <w:tcPrChange w:id="7776" w:author="Антон Смирнов" w:date="2023-05-25T13:48:00Z">
              <w:tcPr>
                <w:tcW w:w="1147" w:type="dxa"/>
              </w:tcPr>
            </w:tcPrChange>
          </w:tcPr>
          <w:p w14:paraId="4AACF6D8" w14:textId="24615E43" w:rsidR="00FD588A" w:rsidRPr="007F6A26" w:rsidRDefault="00FD588A" w:rsidP="00FD588A">
            <w:pPr>
              <w:pStyle w:val="a0"/>
              <w:ind w:firstLine="0"/>
              <w:rPr>
                <w:ins w:id="7777" w:author="Антон Смирнов" w:date="2023-05-25T13:43:00Z"/>
              </w:rPr>
            </w:pPr>
            <w:ins w:id="7778" w:author="Антон Смирнов" w:date="2023-05-25T13:43:00Z">
              <w:r w:rsidRPr="007F6A26">
                <w:t>A*66:02</w:t>
              </w:r>
            </w:ins>
          </w:p>
        </w:tc>
        <w:tc>
          <w:tcPr>
            <w:tcW w:w="814" w:type="dxa"/>
            <w:tcPrChange w:id="7779" w:author="Антон Смирнов" w:date="2023-05-25T13:48:00Z">
              <w:tcPr>
                <w:tcW w:w="1088" w:type="dxa"/>
              </w:tcPr>
            </w:tcPrChange>
          </w:tcPr>
          <w:p w14:paraId="688699AD" w14:textId="77777777" w:rsidR="00FD588A" w:rsidRPr="007F6A26" w:rsidRDefault="00FD588A" w:rsidP="00FD588A">
            <w:pPr>
              <w:pStyle w:val="a0"/>
              <w:ind w:firstLine="0"/>
              <w:rPr>
                <w:ins w:id="7780" w:author="Антон Смирнов" w:date="2023-05-25T13:43:00Z"/>
              </w:rPr>
            </w:pPr>
            <w:ins w:id="7781" w:author="Антон Смирнов" w:date="2023-05-25T13:43:00Z">
              <w:r w:rsidRPr="007F6A26">
                <w:t>0,85</w:t>
              </w:r>
            </w:ins>
          </w:p>
        </w:tc>
        <w:tc>
          <w:tcPr>
            <w:tcW w:w="699" w:type="dxa"/>
            <w:tcPrChange w:id="7782" w:author="Антон Смирнов" w:date="2023-05-25T13:48:00Z">
              <w:tcPr>
                <w:tcW w:w="979" w:type="dxa"/>
              </w:tcPr>
            </w:tcPrChange>
          </w:tcPr>
          <w:p w14:paraId="0EC2808E" w14:textId="77777777" w:rsidR="00FD588A" w:rsidRPr="007F6A26" w:rsidRDefault="00FD588A" w:rsidP="00FD588A">
            <w:pPr>
              <w:pStyle w:val="a0"/>
              <w:ind w:firstLine="0"/>
              <w:rPr>
                <w:ins w:id="7783" w:author="Антон Смирнов" w:date="2023-05-25T13:43:00Z"/>
              </w:rPr>
            </w:pPr>
            <w:ins w:id="7784" w:author="Антон Смирнов" w:date="2023-05-25T13:43:00Z">
              <w:r w:rsidRPr="007F6A26">
                <w:t>0,22</w:t>
              </w:r>
            </w:ins>
          </w:p>
        </w:tc>
        <w:tc>
          <w:tcPr>
            <w:tcW w:w="1241" w:type="dxa"/>
            <w:tcPrChange w:id="7785" w:author="Антон Смирнов" w:date="2023-05-25T13:48:00Z">
              <w:tcPr>
                <w:tcW w:w="1606" w:type="dxa"/>
              </w:tcPr>
            </w:tcPrChange>
          </w:tcPr>
          <w:p w14:paraId="56CA80FB" w14:textId="77777777" w:rsidR="00FD588A" w:rsidRPr="007F6A26" w:rsidRDefault="00FD588A" w:rsidP="00FD588A">
            <w:pPr>
              <w:pStyle w:val="a0"/>
              <w:ind w:firstLine="0"/>
              <w:rPr>
                <w:ins w:id="7786" w:author="Антон Смирнов" w:date="2023-05-25T13:43:00Z"/>
              </w:rPr>
            </w:pPr>
            <w:ins w:id="7787" w:author="Антон Смирнов" w:date="2023-05-25T13:43:00Z">
              <w:r w:rsidRPr="007F6A26">
                <w:t>0,71</w:t>
              </w:r>
            </w:ins>
          </w:p>
        </w:tc>
        <w:tc>
          <w:tcPr>
            <w:tcW w:w="1966" w:type="dxa"/>
            <w:tcPrChange w:id="7788" w:author="Антон Смирнов" w:date="2023-05-25T13:48:00Z">
              <w:tcPr>
                <w:tcW w:w="1298" w:type="dxa"/>
              </w:tcPr>
            </w:tcPrChange>
          </w:tcPr>
          <w:p w14:paraId="31C2FC45" w14:textId="77777777" w:rsidR="00FD588A" w:rsidRPr="007F6A26" w:rsidRDefault="00FD588A" w:rsidP="00FD588A">
            <w:pPr>
              <w:pStyle w:val="a0"/>
              <w:ind w:firstLine="0"/>
              <w:rPr>
                <w:ins w:id="7789" w:author="Антон Смирнов" w:date="2023-05-25T13:43:00Z"/>
              </w:rPr>
            </w:pPr>
            <w:ins w:id="7790" w:author="Антон Смирнов" w:date="2023-05-25T13:43:00Z">
              <w:r w:rsidRPr="007F6A26">
                <w:t>0,92</w:t>
              </w:r>
            </w:ins>
          </w:p>
        </w:tc>
        <w:tc>
          <w:tcPr>
            <w:tcW w:w="1395" w:type="dxa"/>
            <w:tcPrChange w:id="7791" w:author="Антон Смирнов" w:date="2023-05-25T13:48:00Z">
              <w:tcPr>
                <w:tcW w:w="1279" w:type="dxa"/>
              </w:tcPr>
            </w:tcPrChange>
          </w:tcPr>
          <w:p w14:paraId="2054A9CD" w14:textId="77777777" w:rsidR="00FD588A" w:rsidRPr="007F6A26" w:rsidRDefault="00FD588A" w:rsidP="00FD588A">
            <w:pPr>
              <w:pStyle w:val="a0"/>
              <w:ind w:firstLine="0"/>
              <w:rPr>
                <w:ins w:id="7792" w:author="Антон Смирнов" w:date="2023-05-25T13:43:00Z"/>
              </w:rPr>
            </w:pPr>
            <w:ins w:id="7793" w:author="Антон Смирнов" w:date="2023-05-25T13:43:00Z">
              <w:r w:rsidRPr="007F6A26">
                <w:t>0,92</w:t>
              </w:r>
            </w:ins>
          </w:p>
        </w:tc>
        <w:tc>
          <w:tcPr>
            <w:tcW w:w="699" w:type="dxa"/>
            <w:tcPrChange w:id="7794" w:author="Антон Смирнов" w:date="2023-05-25T13:48:00Z">
              <w:tcPr>
                <w:tcW w:w="682" w:type="dxa"/>
              </w:tcPr>
            </w:tcPrChange>
          </w:tcPr>
          <w:p w14:paraId="6B02E2EE" w14:textId="77777777" w:rsidR="00FD588A" w:rsidRPr="007F6A26" w:rsidRDefault="00FD588A" w:rsidP="00FD588A">
            <w:pPr>
              <w:pStyle w:val="a0"/>
              <w:ind w:firstLine="0"/>
              <w:rPr>
                <w:ins w:id="7795" w:author="Антон Смирнов" w:date="2023-05-25T13:43:00Z"/>
              </w:rPr>
            </w:pPr>
            <w:ins w:id="7796" w:author="Антон Смирнов" w:date="2023-05-25T13:43:00Z">
              <w:r w:rsidRPr="007F6A26">
                <w:t>0,82</w:t>
              </w:r>
            </w:ins>
          </w:p>
        </w:tc>
        <w:tc>
          <w:tcPr>
            <w:tcW w:w="699" w:type="dxa"/>
            <w:tcPrChange w:id="7797" w:author="Антон Смирнов" w:date="2023-05-25T13:48:00Z">
              <w:tcPr>
                <w:tcW w:w="682" w:type="dxa"/>
              </w:tcPr>
            </w:tcPrChange>
          </w:tcPr>
          <w:p w14:paraId="68C8ACE9" w14:textId="77777777" w:rsidR="00FD588A" w:rsidRPr="007F6A26" w:rsidRDefault="00FD588A" w:rsidP="00FD588A">
            <w:pPr>
              <w:pStyle w:val="a0"/>
              <w:ind w:firstLine="0"/>
              <w:rPr>
                <w:ins w:id="7798" w:author="Антон Смирнов" w:date="2023-05-25T13:43:00Z"/>
              </w:rPr>
            </w:pPr>
            <w:ins w:id="7799" w:author="Антон Смирнов" w:date="2023-05-25T13:43:00Z">
              <w:r w:rsidRPr="007F6A26">
                <w:t>0,01</w:t>
              </w:r>
            </w:ins>
          </w:p>
        </w:tc>
        <w:tc>
          <w:tcPr>
            <w:tcW w:w="875" w:type="dxa"/>
            <w:tcPrChange w:id="7800" w:author="Антон Смирнов" w:date="2023-05-25T13:48:00Z">
              <w:tcPr>
                <w:tcW w:w="809" w:type="dxa"/>
              </w:tcPr>
            </w:tcPrChange>
          </w:tcPr>
          <w:p w14:paraId="759E4893" w14:textId="77777777" w:rsidR="00FD588A" w:rsidRPr="007F6A26" w:rsidRDefault="00FD588A" w:rsidP="00FD588A">
            <w:pPr>
              <w:pStyle w:val="a0"/>
              <w:ind w:firstLine="0"/>
              <w:rPr>
                <w:ins w:id="7801" w:author="Антон Смирнов" w:date="2023-05-25T13:43:00Z"/>
              </w:rPr>
            </w:pPr>
            <w:ins w:id="7802" w:author="Антон Смирнов" w:date="2023-05-25T13:43:00Z">
              <w:r w:rsidRPr="007F6A26">
                <w:t>0,02</w:t>
              </w:r>
            </w:ins>
          </w:p>
        </w:tc>
      </w:tr>
      <w:tr w:rsidR="00FD588A" w:rsidRPr="007F6A26" w14:paraId="0D84807E" w14:textId="77777777" w:rsidTr="00FD588A">
        <w:trPr>
          <w:ins w:id="7803" w:author="Антон Смирнов" w:date="2023-05-25T13:43:00Z"/>
        </w:trPr>
        <w:tc>
          <w:tcPr>
            <w:tcW w:w="1182" w:type="dxa"/>
            <w:tcPrChange w:id="7804" w:author="Антон Смирнов" w:date="2023-05-25T13:48:00Z">
              <w:tcPr>
                <w:tcW w:w="1147" w:type="dxa"/>
              </w:tcPr>
            </w:tcPrChange>
          </w:tcPr>
          <w:p w14:paraId="12E96694" w14:textId="4669F01B" w:rsidR="00FD588A" w:rsidRPr="007F6A26" w:rsidRDefault="00FD588A" w:rsidP="00FD588A">
            <w:pPr>
              <w:pStyle w:val="a0"/>
              <w:ind w:firstLine="0"/>
              <w:rPr>
                <w:ins w:id="7805" w:author="Антон Смирнов" w:date="2023-05-25T13:43:00Z"/>
              </w:rPr>
            </w:pPr>
            <w:ins w:id="7806" w:author="Антон Смирнов" w:date="2023-05-25T13:43:00Z">
              <w:r w:rsidRPr="007F6A26">
                <w:t>B*15:02</w:t>
              </w:r>
            </w:ins>
          </w:p>
        </w:tc>
        <w:tc>
          <w:tcPr>
            <w:tcW w:w="814" w:type="dxa"/>
            <w:tcPrChange w:id="7807" w:author="Антон Смирнов" w:date="2023-05-25T13:48:00Z">
              <w:tcPr>
                <w:tcW w:w="1088" w:type="dxa"/>
              </w:tcPr>
            </w:tcPrChange>
          </w:tcPr>
          <w:p w14:paraId="1F10F3AA" w14:textId="77777777" w:rsidR="00FD588A" w:rsidRPr="007F6A26" w:rsidRDefault="00FD588A" w:rsidP="00FD588A">
            <w:pPr>
              <w:pStyle w:val="a0"/>
              <w:ind w:firstLine="0"/>
              <w:rPr>
                <w:ins w:id="7808" w:author="Антон Смирнов" w:date="2023-05-25T13:43:00Z"/>
              </w:rPr>
            </w:pPr>
            <w:ins w:id="7809" w:author="Антон Смирнов" w:date="2023-05-25T13:43:00Z">
              <w:r w:rsidRPr="007F6A26">
                <w:t>0,85</w:t>
              </w:r>
            </w:ins>
          </w:p>
        </w:tc>
        <w:tc>
          <w:tcPr>
            <w:tcW w:w="699" w:type="dxa"/>
            <w:tcPrChange w:id="7810" w:author="Антон Смирнов" w:date="2023-05-25T13:48:00Z">
              <w:tcPr>
                <w:tcW w:w="979" w:type="dxa"/>
              </w:tcPr>
            </w:tcPrChange>
          </w:tcPr>
          <w:p w14:paraId="68608790" w14:textId="77777777" w:rsidR="00FD588A" w:rsidRPr="007F6A26" w:rsidRDefault="00FD588A" w:rsidP="00FD588A">
            <w:pPr>
              <w:pStyle w:val="a0"/>
              <w:ind w:firstLine="0"/>
              <w:rPr>
                <w:ins w:id="7811" w:author="Антон Смирнов" w:date="2023-05-25T13:43:00Z"/>
              </w:rPr>
            </w:pPr>
            <w:ins w:id="7812" w:author="Антон Смирнов" w:date="2023-05-25T13:43:00Z">
              <w:r w:rsidRPr="007F6A26">
                <w:t>0,03</w:t>
              </w:r>
            </w:ins>
          </w:p>
        </w:tc>
        <w:tc>
          <w:tcPr>
            <w:tcW w:w="1241" w:type="dxa"/>
            <w:tcPrChange w:id="7813" w:author="Антон Смирнов" w:date="2023-05-25T13:48:00Z">
              <w:tcPr>
                <w:tcW w:w="1606" w:type="dxa"/>
              </w:tcPr>
            </w:tcPrChange>
          </w:tcPr>
          <w:p w14:paraId="5A3D921A" w14:textId="77777777" w:rsidR="00FD588A" w:rsidRPr="007F6A26" w:rsidRDefault="00FD588A" w:rsidP="00FD588A">
            <w:pPr>
              <w:pStyle w:val="a0"/>
              <w:ind w:firstLine="0"/>
              <w:rPr>
                <w:ins w:id="7814" w:author="Антон Смирнов" w:date="2023-05-25T13:43:00Z"/>
              </w:rPr>
            </w:pPr>
            <w:ins w:id="7815" w:author="Антон Смирнов" w:date="2023-05-25T13:43:00Z">
              <w:r w:rsidRPr="007F6A26">
                <w:t>0,8</w:t>
              </w:r>
            </w:ins>
          </w:p>
        </w:tc>
        <w:tc>
          <w:tcPr>
            <w:tcW w:w="1966" w:type="dxa"/>
            <w:tcPrChange w:id="7816" w:author="Антон Смирнов" w:date="2023-05-25T13:48:00Z">
              <w:tcPr>
                <w:tcW w:w="1298" w:type="dxa"/>
              </w:tcPr>
            </w:tcPrChange>
          </w:tcPr>
          <w:p w14:paraId="071AD3C7" w14:textId="77777777" w:rsidR="00FD588A" w:rsidRPr="007F6A26" w:rsidRDefault="00FD588A" w:rsidP="00FD588A">
            <w:pPr>
              <w:pStyle w:val="a0"/>
              <w:ind w:firstLine="0"/>
              <w:rPr>
                <w:ins w:id="7817" w:author="Антон Смирнов" w:date="2023-05-25T13:43:00Z"/>
              </w:rPr>
            </w:pPr>
            <w:ins w:id="7818" w:author="Антон Смирнов" w:date="2023-05-25T13:43:00Z">
              <w:r w:rsidRPr="007F6A26">
                <w:t>0,81</w:t>
              </w:r>
            </w:ins>
          </w:p>
        </w:tc>
        <w:tc>
          <w:tcPr>
            <w:tcW w:w="1395" w:type="dxa"/>
            <w:tcPrChange w:id="7819" w:author="Антон Смирнов" w:date="2023-05-25T13:48:00Z">
              <w:tcPr>
                <w:tcW w:w="1279" w:type="dxa"/>
              </w:tcPr>
            </w:tcPrChange>
          </w:tcPr>
          <w:p w14:paraId="2B3B3516" w14:textId="77777777" w:rsidR="00FD588A" w:rsidRPr="007F6A26" w:rsidRDefault="00FD588A" w:rsidP="00FD588A">
            <w:pPr>
              <w:pStyle w:val="a0"/>
              <w:ind w:firstLine="0"/>
              <w:rPr>
                <w:ins w:id="7820" w:author="Антон Смирнов" w:date="2023-05-25T13:43:00Z"/>
              </w:rPr>
            </w:pPr>
            <w:ins w:id="7821" w:author="Антон Смирнов" w:date="2023-05-25T13:43:00Z">
              <w:r w:rsidRPr="007F6A26">
                <w:t>0,81</w:t>
              </w:r>
            </w:ins>
          </w:p>
        </w:tc>
        <w:tc>
          <w:tcPr>
            <w:tcW w:w="699" w:type="dxa"/>
            <w:tcPrChange w:id="7822" w:author="Антон Смирнов" w:date="2023-05-25T13:48:00Z">
              <w:tcPr>
                <w:tcW w:w="682" w:type="dxa"/>
              </w:tcPr>
            </w:tcPrChange>
          </w:tcPr>
          <w:p w14:paraId="197064E3" w14:textId="77777777" w:rsidR="00FD588A" w:rsidRPr="007F6A26" w:rsidRDefault="00FD588A" w:rsidP="00FD588A">
            <w:pPr>
              <w:pStyle w:val="a0"/>
              <w:ind w:firstLine="0"/>
              <w:rPr>
                <w:ins w:id="7823" w:author="Антон Смирнов" w:date="2023-05-25T13:43:00Z"/>
              </w:rPr>
            </w:pPr>
            <w:ins w:id="7824" w:author="Антон Смирнов" w:date="2023-05-25T13:43:00Z">
              <w:r w:rsidRPr="007F6A26">
                <w:t>0,8</w:t>
              </w:r>
            </w:ins>
          </w:p>
        </w:tc>
        <w:tc>
          <w:tcPr>
            <w:tcW w:w="699" w:type="dxa"/>
            <w:tcPrChange w:id="7825" w:author="Антон Смирнов" w:date="2023-05-25T13:48:00Z">
              <w:tcPr>
                <w:tcW w:w="682" w:type="dxa"/>
              </w:tcPr>
            </w:tcPrChange>
          </w:tcPr>
          <w:p w14:paraId="07DB0E6B" w14:textId="77777777" w:rsidR="00FD588A" w:rsidRPr="007F6A26" w:rsidRDefault="00FD588A" w:rsidP="00FD588A">
            <w:pPr>
              <w:pStyle w:val="a0"/>
              <w:ind w:firstLine="0"/>
              <w:rPr>
                <w:ins w:id="7826" w:author="Антон Смирнов" w:date="2023-05-25T13:43:00Z"/>
              </w:rPr>
            </w:pPr>
            <w:ins w:id="7827" w:author="Антон Смирнов" w:date="2023-05-25T13:43:00Z">
              <w:r w:rsidRPr="007F6A26">
                <w:t>0,26</w:t>
              </w:r>
            </w:ins>
          </w:p>
        </w:tc>
        <w:tc>
          <w:tcPr>
            <w:tcW w:w="875" w:type="dxa"/>
            <w:tcPrChange w:id="7828" w:author="Антон Смирнов" w:date="2023-05-25T13:48:00Z">
              <w:tcPr>
                <w:tcW w:w="809" w:type="dxa"/>
              </w:tcPr>
            </w:tcPrChange>
          </w:tcPr>
          <w:p w14:paraId="79C4C9F4" w14:textId="77777777" w:rsidR="00FD588A" w:rsidRPr="007F6A26" w:rsidRDefault="00FD588A" w:rsidP="00FD588A">
            <w:pPr>
              <w:pStyle w:val="a0"/>
              <w:ind w:firstLine="0"/>
              <w:rPr>
                <w:ins w:id="7829" w:author="Антон Смирнов" w:date="2023-05-25T13:43:00Z"/>
              </w:rPr>
            </w:pPr>
            <w:ins w:id="7830" w:author="Антон Смирнов" w:date="2023-05-25T13:43:00Z">
              <w:r w:rsidRPr="007F6A26">
                <w:t>0,26</w:t>
              </w:r>
            </w:ins>
          </w:p>
        </w:tc>
      </w:tr>
      <w:tr w:rsidR="00FD588A" w:rsidRPr="007F6A26" w14:paraId="7DD945AB" w14:textId="77777777" w:rsidTr="00FD588A">
        <w:trPr>
          <w:ins w:id="7831" w:author="Антон Смирнов" w:date="2023-05-25T13:43:00Z"/>
        </w:trPr>
        <w:tc>
          <w:tcPr>
            <w:tcW w:w="1182" w:type="dxa"/>
            <w:tcPrChange w:id="7832" w:author="Антон Смирнов" w:date="2023-05-25T13:48:00Z">
              <w:tcPr>
                <w:tcW w:w="1147" w:type="dxa"/>
              </w:tcPr>
            </w:tcPrChange>
          </w:tcPr>
          <w:p w14:paraId="2F421626" w14:textId="692D0563" w:rsidR="00FD588A" w:rsidRPr="007F6A26" w:rsidRDefault="00FD588A" w:rsidP="00FD588A">
            <w:pPr>
              <w:pStyle w:val="a0"/>
              <w:ind w:firstLine="0"/>
              <w:rPr>
                <w:ins w:id="7833" w:author="Антон Смирнов" w:date="2023-05-25T13:43:00Z"/>
              </w:rPr>
            </w:pPr>
            <w:ins w:id="7834" w:author="Антон Смирнов" w:date="2023-05-25T13:43:00Z">
              <w:r w:rsidRPr="007F6A26">
                <w:t>C*12:03</w:t>
              </w:r>
            </w:ins>
          </w:p>
        </w:tc>
        <w:tc>
          <w:tcPr>
            <w:tcW w:w="814" w:type="dxa"/>
            <w:tcPrChange w:id="7835" w:author="Антон Смирнов" w:date="2023-05-25T13:48:00Z">
              <w:tcPr>
                <w:tcW w:w="1088" w:type="dxa"/>
              </w:tcPr>
            </w:tcPrChange>
          </w:tcPr>
          <w:p w14:paraId="1558885F" w14:textId="77777777" w:rsidR="00FD588A" w:rsidRPr="007F6A26" w:rsidRDefault="00FD588A" w:rsidP="00FD588A">
            <w:pPr>
              <w:pStyle w:val="a0"/>
              <w:ind w:firstLine="0"/>
              <w:rPr>
                <w:ins w:id="7836" w:author="Антон Смирнов" w:date="2023-05-25T13:43:00Z"/>
              </w:rPr>
            </w:pPr>
            <w:ins w:id="7837" w:author="Антон Смирнов" w:date="2023-05-25T13:43:00Z">
              <w:r w:rsidRPr="007F6A26">
                <w:t>0,84</w:t>
              </w:r>
            </w:ins>
          </w:p>
        </w:tc>
        <w:tc>
          <w:tcPr>
            <w:tcW w:w="699" w:type="dxa"/>
            <w:tcPrChange w:id="7838" w:author="Антон Смирнов" w:date="2023-05-25T13:48:00Z">
              <w:tcPr>
                <w:tcW w:w="979" w:type="dxa"/>
              </w:tcPr>
            </w:tcPrChange>
          </w:tcPr>
          <w:p w14:paraId="007472D1" w14:textId="77777777" w:rsidR="00FD588A" w:rsidRPr="007F6A26" w:rsidRDefault="00FD588A" w:rsidP="00FD588A">
            <w:pPr>
              <w:pStyle w:val="a0"/>
              <w:ind w:firstLine="0"/>
              <w:rPr>
                <w:ins w:id="7839" w:author="Антон Смирнов" w:date="2023-05-25T13:43:00Z"/>
              </w:rPr>
            </w:pPr>
            <w:ins w:id="7840" w:author="Антон Смирнов" w:date="2023-05-25T13:43:00Z">
              <w:r w:rsidRPr="007F6A26">
                <w:t>0,01</w:t>
              </w:r>
            </w:ins>
          </w:p>
        </w:tc>
        <w:tc>
          <w:tcPr>
            <w:tcW w:w="1241" w:type="dxa"/>
            <w:tcPrChange w:id="7841" w:author="Антон Смирнов" w:date="2023-05-25T13:48:00Z">
              <w:tcPr>
                <w:tcW w:w="1606" w:type="dxa"/>
              </w:tcPr>
            </w:tcPrChange>
          </w:tcPr>
          <w:p w14:paraId="0E656849" w14:textId="77777777" w:rsidR="00FD588A" w:rsidRPr="007F6A26" w:rsidRDefault="00FD588A" w:rsidP="00FD588A">
            <w:pPr>
              <w:pStyle w:val="a0"/>
              <w:ind w:firstLine="0"/>
              <w:rPr>
                <w:ins w:id="7842" w:author="Антон Смирнов" w:date="2023-05-25T13:43:00Z"/>
              </w:rPr>
            </w:pPr>
            <w:ins w:id="7843" w:author="Антон Смирнов" w:date="2023-05-25T13:43:00Z">
              <w:r w:rsidRPr="007F6A26">
                <w:t>0,82</w:t>
              </w:r>
            </w:ins>
          </w:p>
        </w:tc>
        <w:tc>
          <w:tcPr>
            <w:tcW w:w="1966" w:type="dxa"/>
            <w:tcPrChange w:id="7844" w:author="Антон Смирнов" w:date="2023-05-25T13:48:00Z">
              <w:tcPr>
                <w:tcW w:w="1298" w:type="dxa"/>
              </w:tcPr>
            </w:tcPrChange>
          </w:tcPr>
          <w:p w14:paraId="635E8060" w14:textId="77777777" w:rsidR="00FD588A" w:rsidRPr="007F6A26" w:rsidRDefault="00FD588A" w:rsidP="00FD588A">
            <w:pPr>
              <w:pStyle w:val="a0"/>
              <w:ind w:firstLine="0"/>
              <w:rPr>
                <w:ins w:id="7845" w:author="Антон Смирнов" w:date="2023-05-25T13:43:00Z"/>
              </w:rPr>
            </w:pPr>
            <w:ins w:id="7846" w:author="Антон Смирнов" w:date="2023-05-25T13:43:00Z">
              <w:r w:rsidRPr="007F6A26">
                <w:t>0,79</w:t>
              </w:r>
            </w:ins>
          </w:p>
        </w:tc>
        <w:tc>
          <w:tcPr>
            <w:tcW w:w="1395" w:type="dxa"/>
            <w:tcPrChange w:id="7847" w:author="Антон Смирнов" w:date="2023-05-25T13:48:00Z">
              <w:tcPr>
                <w:tcW w:w="1279" w:type="dxa"/>
              </w:tcPr>
            </w:tcPrChange>
          </w:tcPr>
          <w:p w14:paraId="3B6FCFA2" w14:textId="77777777" w:rsidR="00FD588A" w:rsidRPr="007F6A26" w:rsidRDefault="00FD588A" w:rsidP="00FD588A">
            <w:pPr>
              <w:pStyle w:val="a0"/>
              <w:ind w:firstLine="0"/>
              <w:rPr>
                <w:ins w:id="7848" w:author="Антон Смирнов" w:date="2023-05-25T13:43:00Z"/>
              </w:rPr>
            </w:pPr>
            <w:ins w:id="7849" w:author="Антон Смирнов" w:date="2023-05-25T13:43:00Z">
              <w:r w:rsidRPr="007F6A26">
                <w:t>0,79</w:t>
              </w:r>
            </w:ins>
          </w:p>
        </w:tc>
        <w:tc>
          <w:tcPr>
            <w:tcW w:w="699" w:type="dxa"/>
            <w:tcPrChange w:id="7850" w:author="Антон Смирнов" w:date="2023-05-25T13:48:00Z">
              <w:tcPr>
                <w:tcW w:w="682" w:type="dxa"/>
              </w:tcPr>
            </w:tcPrChange>
          </w:tcPr>
          <w:p w14:paraId="4B7D5976" w14:textId="77777777" w:rsidR="00FD588A" w:rsidRPr="007F6A26" w:rsidRDefault="00FD588A" w:rsidP="00FD588A">
            <w:pPr>
              <w:pStyle w:val="a0"/>
              <w:ind w:firstLine="0"/>
              <w:rPr>
                <w:ins w:id="7851" w:author="Антон Смирнов" w:date="2023-05-25T13:43:00Z"/>
              </w:rPr>
            </w:pPr>
            <w:ins w:id="7852" w:author="Антон Смирнов" w:date="2023-05-25T13:43:00Z">
              <w:r w:rsidRPr="007F6A26">
                <w:t>0,81</w:t>
              </w:r>
            </w:ins>
          </w:p>
        </w:tc>
        <w:tc>
          <w:tcPr>
            <w:tcW w:w="699" w:type="dxa"/>
            <w:tcPrChange w:id="7853" w:author="Антон Смирнов" w:date="2023-05-25T13:48:00Z">
              <w:tcPr>
                <w:tcW w:w="682" w:type="dxa"/>
              </w:tcPr>
            </w:tcPrChange>
          </w:tcPr>
          <w:p w14:paraId="22DDD504" w14:textId="77777777" w:rsidR="00FD588A" w:rsidRPr="007F6A26" w:rsidRDefault="00FD588A" w:rsidP="00FD588A">
            <w:pPr>
              <w:pStyle w:val="a0"/>
              <w:ind w:firstLine="0"/>
              <w:rPr>
                <w:ins w:id="7854" w:author="Антон Смирнов" w:date="2023-05-25T13:43:00Z"/>
              </w:rPr>
            </w:pPr>
            <w:ins w:id="7855" w:author="Антон Смирнов" w:date="2023-05-25T13:43:00Z">
              <w:r w:rsidRPr="007F6A26">
                <w:t>0,06</w:t>
              </w:r>
            </w:ins>
          </w:p>
        </w:tc>
        <w:tc>
          <w:tcPr>
            <w:tcW w:w="875" w:type="dxa"/>
            <w:tcPrChange w:id="7856" w:author="Антон Смирнов" w:date="2023-05-25T13:48:00Z">
              <w:tcPr>
                <w:tcW w:w="809" w:type="dxa"/>
              </w:tcPr>
            </w:tcPrChange>
          </w:tcPr>
          <w:p w14:paraId="3341C96E" w14:textId="77777777" w:rsidR="00FD588A" w:rsidRPr="007F6A26" w:rsidRDefault="00FD588A" w:rsidP="00FD588A">
            <w:pPr>
              <w:pStyle w:val="a0"/>
              <w:ind w:firstLine="0"/>
              <w:rPr>
                <w:ins w:id="7857" w:author="Антон Смирнов" w:date="2023-05-25T13:43:00Z"/>
              </w:rPr>
            </w:pPr>
            <w:ins w:id="7858" w:author="Антон Смирнов" w:date="2023-05-25T13:43:00Z">
              <w:r w:rsidRPr="007F6A26">
                <w:t>0,13</w:t>
              </w:r>
            </w:ins>
          </w:p>
        </w:tc>
      </w:tr>
      <w:tr w:rsidR="00FD588A" w:rsidRPr="007F6A26" w14:paraId="11D049C9" w14:textId="77777777" w:rsidTr="00FD588A">
        <w:trPr>
          <w:ins w:id="7859" w:author="Антон Смирнов" w:date="2023-05-25T13:43:00Z"/>
        </w:trPr>
        <w:tc>
          <w:tcPr>
            <w:tcW w:w="1182" w:type="dxa"/>
            <w:tcPrChange w:id="7860" w:author="Антон Смирнов" w:date="2023-05-25T13:48:00Z">
              <w:tcPr>
                <w:tcW w:w="1147" w:type="dxa"/>
              </w:tcPr>
            </w:tcPrChange>
          </w:tcPr>
          <w:p w14:paraId="1352A09E" w14:textId="7F348F09" w:rsidR="00FD588A" w:rsidRPr="007F6A26" w:rsidRDefault="00FD588A" w:rsidP="00FD588A">
            <w:pPr>
              <w:pStyle w:val="a0"/>
              <w:ind w:firstLine="0"/>
              <w:rPr>
                <w:ins w:id="7861" w:author="Антон Смирнов" w:date="2023-05-25T13:43:00Z"/>
              </w:rPr>
            </w:pPr>
            <w:ins w:id="7862" w:author="Антон Смирнов" w:date="2023-05-25T13:43:00Z">
              <w:r w:rsidRPr="007F6A26">
                <w:t>C*03:03</w:t>
              </w:r>
            </w:ins>
          </w:p>
        </w:tc>
        <w:tc>
          <w:tcPr>
            <w:tcW w:w="814" w:type="dxa"/>
            <w:tcPrChange w:id="7863" w:author="Антон Смирнов" w:date="2023-05-25T13:48:00Z">
              <w:tcPr>
                <w:tcW w:w="1088" w:type="dxa"/>
              </w:tcPr>
            </w:tcPrChange>
          </w:tcPr>
          <w:p w14:paraId="63E88BA9" w14:textId="77777777" w:rsidR="00FD588A" w:rsidRPr="007F6A26" w:rsidRDefault="00FD588A" w:rsidP="00FD588A">
            <w:pPr>
              <w:pStyle w:val="a0"/>
              <w:ind w:firstLine="0"/>
              <w:rPr>
                <w:ins w:id="7864" w:author="Антон Смирнов" w:date="2023-05-25T13:43:00Z"/>
              </w:rPr>
            </w:pPr>
            <w:ins w:id="7865" w:author="Антон Смирнов" w:date="2023-05-25T13:43:00Z">
              <w:r w:rsidRPr="007F6A26">
                <w:t>0,84</w:t>
              </w:r>
            </w:ins>
          </w:p>
        </w:tc>
        <w:tc>
          <w:tcPr>
            <w:tcW w:w="699" w:type="dxa"/>
            <w:tcPrChange w:id="7866" w:author="Антон Смирнов" w:date="2023-05-25T13:48:00Z">
              <w:tcPr>
                <w:tcW w:w="979" w:type="dxa"/>
              </w:tcPr>
            </w:tcPrChange>
          </w:tcPr>
          <w:p w14:paraId="6B42D06C" w14:textId="77777777" w:rsidR="00FD588A" w:rsidRPr="007F6A26" w:rsidRDefault="00FD588A" w:rsidP="00FD588A">
            <w:pPr>
              <w:pStyle w:val="a0"/>
              <w:ind w:firstLine="0"/>
              <w:rPr>
                <w:ins w:id="7867" w:author="Антон Смирнов" w:date="2023-05-25T13:43:00Z"/>
              </w:rPr>
            </w:pPr>
            <w:ins w:id="7868" w:author="Антон Смирнов" w:date="2023-05-25T13:43:00Z">
              <w:r w:rsidRPr="007F6A26">
                <w:t>0,03</w:t>
              </w:r>
            </w:ins>
          </w:p>
        </w:tc>
        <w:tc>
          <w:tcPr>
            <w:tcW w:w="1241" w:type="dxa"/>
            <w:tcPrChange w:id="7869" w:author="Антон Смирнов" w:date="2023-05-25T13:48:00Z">
              <w:tcPr>
                <w:tcW w:w="1606" w:type="dxa"/>
              </w:tcPr>
            </w:tcPrChange>
          </w:tcPr>
          <w:p w14:paraId="7D42AD00" w14:textId="77777777" w:rsidR="00FD588A" w:rsidRPr="007F6A26" w:rsidRDefault="00FD588A" w:rsidP="00FD588A">
            <w:pPr>
              <w:pStyle w:val="a0"/>
              <w:ind w:firstLine="0"/>
              <w:rPr>
                <w:ins w:id="7870" w:author="Антон Смирнов" w:date="2023-05-25T13:43:00Z"/>
              </w:rPr>
            </w:pPr>
            <w:ins w:id="7871" w:author="Антон Смирнов" w:date="2023-05-25T13:43:00Z">
              <w:r w:rsidRPr="007F6A26">
                <w:t>0,8</w:t>
              </w:r>
            </w:ins>
          </w:p>
        </w:tc>
        <w:tc>
          <w:tcPr>
            <w:tcW w:w="1966" w:type="dxa"/>
            <w:tcPrChange w:id="7872" w:author="Антон Смирнов" w:date="2023-05-25T13:48:00Z">
              <w:tcPr>
                <w:tcW w:w="1298" w:type="dxa"/>
              </w:tcPr>
            </w:tcPrChange>
          </w:tcPr>
          <w:p w14:paraId="01F3DD41" w14:textId="77777777" w:rsidR="00FD588A" w:rsidRPr="007F6A26" w:rsidRDefault="00FD588A" w:rsidP="00FD588A">
            <w:pPr>
              <w:pStyle w:val="a0"/>
              <w:ind w:firstLine="0"/>
              <w:rPr>
                <w:ins w:id="7873" w:author="Антон Смирнов" w:date="2023-05-25T13:43:00Z"/>
              </w:rPr>
            </w:pPr>
            <w:ins w:id="7874" w:author="Антон Смирнов" w:date="2023-05-25T13:43:00Z">
              <w:r w:rsidRPr="007F6A26">
                <w:t>0,81</w:t>
              </w:r>
            </w:ins>
          </w:p>
        </w:tc>
        <w:tc>
          <w:tcPr>
            <w:tcW w:w="1395" w:type="dxa"/>
            <w:tcPrChange w:id="7875" w:author="Антон Смирнов" w:date="2023-05-25T13:48:00Z">
              <w:tcPr>
                <w:tcW w:w="1279" w:type="dxa"/>
              </w:tcPr>
            </w:tcPrChange>
          </w:tcPr>
          <w:p w14:paraId="037BAAA8" w14:textId="77777777" w:rsidR="00FD588A" w:rsidRPr="007F6A26" w:rsidRDefault="00FD588A" w:rsidP="00FD588A">
            <w:pPr>
              <w:pStyle w:val="a0"/>
              <w:ind w:firstLine="0"/>
              <w:rPr>
                <w:ins w:id="7876" w:author="Антон Смирнов" w:date="2023-05-25T13:43:00Z"/>
              </w:rPr>
            </w:pPr>
            <w:ins w:id="7877" w:author="Антон Смирнов" w:date="2023-05-25T13:43:00Z">
              <w:r w:rsidRPr="007F6A26">
                <w:t>0,81</w:t>
              </w:r>
            </w:ins>
          </w:p>
        </w:tc>
        <w:tc>
          <w:tcPr>
            <w:tcW w:w="699" w:type="dxa"/>
            <w:tcPrChange w:id="7878" w:author="Антон Смирнов" w:date="2023-05-25T13:48:00Z">
              <w:tcPr>
                <w:tcW w:w="682" w:type="dxa"/>
              </w:tcPr>
            </w:tcPrChange>
          </w:tcPr>
          <w:p w14:paraId="3A4EB0AC" w14:textId="77777777" w:rsidR="00FD588A" w:rsidRPr="007F6A26" w:rsidRDefault="00FD588A" w:rsidP="00FD588A">
            <w:pPr>
              <w:pStyle w:val="a0"/>
              <w:ind w:firstLine="0"/>
              <w:rPr>
                <w:ins w:id="7879" w:author="Антон Смирнов" w:date="2023-05-25T13:43:00Z"/>
              </w:rPr>
            </w:pPr>
            <w:ins w:id="7880" w:author="Антон Смирнов" w:date="2023-05-25T13:43:00Z">
              <w:r w:rsidRPr="007F6A26">
                <w:t>0,81</w:t>
              </w:r>
            </w:ins>
          </w:p>
        </w:tc>
        <w:tc>
          <w:tcPr>
            <w:tcW w:w="699" w:type="dxa"/>
            <w:tcPrChange w:id="7881" w:author="Антон Смирнов" w:date="2023-05-25T13:48:00Z">
              <w:tcPr>
                <w:tcW w:w="682" w:type="dxa"/>
              </w:tcPr>
            </w:tcPrChange>
          </w:tcPr>
          <w:p w14:paraId="77DC8572" w14:textId="77777777" w:rsidR="00FD588A" w:rsidRPr="007F6A26" w:rsidRDefault="00FD588A" w:rsidP="00FD588A">
            <w:pPr>
              <w:pStyle w:val="a0"/>
              <w:ind w:firstLine="0"/>
              <w:rPr>
                <w:ins w:id="7882" w:author="Антон Смирнов" w:date="2023-05-25T13:43:00Z"/>
              </w:rPr>
            </w:pPr>
            <w:ins w:id="7883" w:author="Антон Смирнов" w:date="2023-05-25T13:43:00Z">
              <w:r w:rsidRPr="007F6A26">
                <w:t>0,06</w:t>
              </w:r>
            </w:ins>
          </w:p>
        </w:tc>
        <w:tc>
          <w:tcPr>
            <w:tcW w:w="875" w:type="dxa"/>
            <w:tcPrChange w:id="7884" w:author="Антон Смирнов" w:date="2023-05-25T13:48:00Z">
              <w:tcPr>
                <w:tcW w:w="809" w:type="dxa"/>
              </w:tcPr>
            </w:tcPrChange>
          </w:tcPr>
          <w:p w14:paraId="61F86890" w14:textId="77777777" w:rsidR="00FD588A" w:rsidRPr="007F6A26" w:rsidRDefault="00FD588A" w:rsidP="00FD588A">
            <w:pPr>
              <w:pStyle w:val="a0"/>
              <w:ind w:firstLine="0"/>
              <w:rPr>
                <w:ins w:id="7885" w:author="Антон Смирнов" w:date="2023-05-25T13:43:00Z"/>
              </w:rPr>
            </w:pPr>
            <w:ins w:id="7886" w:author="Антон Смирнов" w:date="2023-05-25T13:43:00Z">
              <w:r w:rsidRPr="007F6A26">
                <w:t>0,13</w:t>
              </w:r>
            </w:ins>
          </w:p>
        </w:tc>
      </w:tr>
      <w:tr w:rsidR="00FD588A" w:rsidRPr="007F6A26" w14:paraId="40354A5D" w14:textId="77777777" w:rsidTr="00FD588A">
        <w:trPr>
          <w:ins w:id="7887" w:author="Антон Смирнов" w:date="2023-05-25T13:43:00Z"/>
        </w:trPr>
        <w:tc>
          <w:tcPr>
            <w:tcW w:w="1182" w:type="dxa"/>
            <w:tcPrChange w:id="7888" w:author="Антон Смирнов" w:date="2023-05-25T13:48:00Z">
              <w:tcPr>
                <w:tcW w:w="1147" w:type="dxa"/>
              </w:tcPr>
            </w:tcPrChange>
          </w:tcPr>
          <w:p w14:paraId="7EAB65F4" w14:textId="1E6057F0" w:rsidR="00FD588A" w:rsidRPr="007F6A26" w:rsidRDefault="00FD588A" w:rsidP="00FD588A">
            <w:pPr>
              <w:pStyle w:val="a0"/>
              <w:ind w:firstLine="0"/>
              <w:rPr>
                <w:ins w:id="7889" w:author="Антон Смирнов" w:date="2023-05-25T13:43:00Z"/>
              </w:rPr>
            </w:pPr>
            <w:ins w:id="7890" w:author="Антон Смирнов" w:date="2023-05-25T13:43:00Z">
              <w:r w:rsidRPr="007F6A26">
                <w:t>B*48:01</w:t>
              </w:r>
            </w:ins>
          </w:p>
        </w:tc>
        <w:tc>
          <w:tcPr>
            <w:tcW w:w="814" w:type="dxa"/>
            <w:tcPrChange w:id="7891" w:author="Антон Смирнов" w:date="2023-05-25T13:48:00Z">
              <w:tcPr>
                <w:tcW w:w="1088" w:type="dxa"/>
              </w:tcPr>
            </w:tcPrChange>
          </w:tcPr>
          <w:p w14:paraId="10733BDA" w14:textId="77777777" w:rsidR="00FD588A" w:rsidRPr="007F6A26" w:rsidRDefault="00FD588A" w:rsidP="00FD588A">
            <w:pPr>
              <w:pStyle w:val="a0"/>
              <w:ind w:firstLine="0"/>
              <w:rPr>
                <w:ins w:id="7892" w:author="Антон Смирнов" w:date="2023-05-25T13:43:00Z"/>
              </w:rPr>
            </w:pPr>
            <w:ins w:id="7893" w:author="Антон Смирнов" w:date="2023-05-25T13:43:00Z">
              <w:r w:rsidRPr="007F6A26">
                <w:t>0,84</w:t>
              </w:r>
            </w:ins>
          </w:p>
        </w:tc>
        <w:tc>
          <w:tcPr>
            <w:tcW w:w="699" w:type="dxa"/>
            <w:tcPrChange w:id="7894" w:author="Антон Смирнов" w:date="2023-05-25T13:48:00Z">
              <w:tcPr>
                <w:tcW w:w="979" w:type="dxa"/>
              </w:tcPr>
            </w:tcPrChange>
          </w:tcPr>
          <w:p w14:paraId="2FCBD790" w14:textId="77777777" w:rsidR="00FD588A" w:rsidRPr="007F6A26" w:rsidRDefault="00FD588A" w:rsidP="00FD588A">
            <w:pPr>
              <w:pStyle w:val="a0"/>
              <w:ind w:firstLine="0"/>
              <w:rPr>
                <w:ins w:id="7895" w:author="Антон Смирнов" w:date="2023-05-25T13:43:00Z"/>
              </w:rPr>
            </w:pPr>
            <w:ins w:id="7896" w:author="Антон Смирнов" w:date="2023-05-25T13:43:00Z">
              <w:r w:rsidRPr="007F6A26">
                <w:t>0,03</w:t>
              </w:r>
            </w:ins>
          </w:p>
        </w:tc>
        <w:tc>
          <w:tcPr>
            <w:tcW w:w="1241" w:type="dxa"/>
            <w:tcPrChange w:id="7897" w:author="Антон Смирнов" w:date="2023-05-25T13:48:00Z">
              <w:tcPr>
                <w:tcW w:w="1606" w:type="dxa"/>
              </w:tcPr>
            </w:tcPrChange>
          </w:tcPr>
          <w:p w14:paraId="3A198016" w14:textId="77777777" w:rsidR="00FD588A" w:rsidRPr="007F6A26" w:rsidRDefault="00FD588A" w:rsidP="00FD588A">
            <w:pPr>
              <w:pStyle w:val="a0"/>
              <w:ind w:firstLine="0"/>
              <w:rPr>
                <w:ins w:id="7898" w:author="Антон Смирнов" w:date="2023-05-25T13:43:00Z"/>
              </w:rPr>
            </w:pPr>
            <w:ins w:id="7899" w:author="Антон Смирнов" w:date="2023-05-25T13:43:00Z">
              <w:r w:rsidRPr="007F6A26">
                <w:t>0,8</w:t>
              </w:r>
            </w:ins>
          </w:p>
        </w:tc>
        <w:tc>
          <w:tcPr>
            <w:tcW w:w="1966" w:type="dxa"/>
            <w:tcPrChange w:id="7900" w:author="Антон Смирнов" w:date="2023-05-25T13:48:00Z">
              <w:tcPr>
                <w:tcW w:w="1298" w:type="dxa"/>
              </w:tcPr>
            </w:tcPrChange>
          </w:tcPr>
          <w:p w14:paraId="7F539E7C" w14:textId="77777777" w:rsidR="00FD588A" w:rsidRPr="007F6A26" w:rsidRDefault="00FD588A" w:rsidP="00FD588A">
            <w:pPr>
              <w:pStyle w:val="a0"/>
              <w:ind w:firstLine="0"/>
              <w:rPr>
                <w:ins w:id="7901" w:author="Антон Смирнов" w:date="2023-05-25T13:43:00Z"/>
              </w:rPr>
            </w:pPr>
            <w:ins w:id="7902" w:author="Антон Смирнов" w:date="2023-05-25T13:43:00Z">
              <w:r w:rsidRPr="007F6A26">
                <w:t>0,81</w:t>
              </w:r>
            </w:ins>
          </w:p>
        </w:tc>
        <w:tc>
          <w:tcPr>
            <w:tcW w:w="1395" w:type="dxa"/>
            <w:tcPrChange w:id="7903" w:author="Антон Смирнов" w:date="2023-05-25T13:48:00Z">
              <w:tcPr>
                <w:tcW w:w="1279" w:type="dxa"/>
              </w:tcPr>
            </w:tcPrChange>
          </w:tcPr>
          <w:p w14:paraId="45F3FABA" w14:textId="77777777" w:rsidR="00FD588A" w:rsidRPr="007F6A26" w:rsidRDefault="00FD588A" w:rsidP="00FD588A">
            <w:pPr>
              <w:pStyle w:val="a0"/>
              <w:ind w:firstLine="0"/>
              <w:rPr>
                <w:ins w:id="7904" w:author="Антон Смирнов" w:date="2023-05-25T13:43:00Z"/>
              </w:rPr>
            </w:pPr>
            <w:ins w:id="7905" w:author="Антон Смирнов" w:date="2023-05-25T13:43:00Z">
              <w:r w:rsidRPr="007F6A26">
                <w:t>0,81</w:t>
              </w:r>
            </w:ins>
          </w:p>
        </w:tc>
        <w:tc>
          <w:tcPr>
            <w:tcW w:w="699" w:type="dxa"/>
            <w:tcPrChange w:id="7906" w:author="Антон Смирнов" w:date="2023-05-25T13:48:00Z">
              <w:tcPr>
                <w:tcW w:w="682" w:type="dxa"/>
              </w:tcPr>
            </w:tcPrChange>
          </w:tcPr>
          <w:p w14:paraId="3BE678D4" w14:textId="77777777" w:rsidR="00FD588A" w:rsidRPr="007F6A26" w:rsidRDefault="00FD588A" w:rsidP="00FD588A">
            <w:pPr>
              <w:pStyle w:val="a0"/>
              <w:ind w:firstLine="0"/>
              <w:rPr>
                <w:ins w:id="7907" w:author="Антон Смирнов" w:date="2023-05-25T13:43:00Z"/>
              </w:rPr>
            </w:pPr>
            <w:ins w:id="7908" w:author="Антон Смирнов" w:date="2023-05-25T13:43:00Z">
              <w:r w:rsidRPr="007F6A26">
                <w:t>0,81</w:t>
              </w:r>
            </w:ins>
          </w:p>
        </w:tc>
        <w:tc>
          <w:tcPr>
            <w:tcW w:w="699" w:type="dxa"/>
            <w:tcPrChange w:id="7909" w:author="Антон Смирнов" w:date="2023-05-25T13:48:00Z">
              <w:tcPr>
                <w:tcW w:w="682" w:type="dxa"/>
              </w:tcPr>
            </w:tcPrChange>
          </w:tcPr>
          <w:p w14:paraId="13B62CE4" w14:textId="77777777" w:rsidR="00FD588A" w:rsidRPr="007F6A26" w:rsidRDefault="00FD588A" w:rsidP="00FD588A">
            <w:pPr>
              <w:pStyle w:val="a0"/>
              <w:ind w:firstLine="0"/>
              <w:rPr>
                <w:ins w:id="7910" w:author="Антон Смирнов" w:date="2023-05-25T13:43:00Z"/>
              </w:rPr>
            </w:pPr>
            <w:ins w:id="7911" w:author="Антон Смирнов" w:date="2023-05-25T13:43:00Z">
              <w:r w:rsidRPr="007F6A26">
                <w:t>0</w:t>
              </w:r>
            </w:ins>
          </w:p>
        </w:tc>
        <w:tc>
          <w:tcPr>
            <w:tcW w:w="875" w:type="dxa"/>
            <w:tcPrChange w:id="7912" w:author="Антон Смирнов" w:date="2023-05-25T13:48:00Z">
              <w:tcPr>
                <w:tcW w:w="809" w:type="dxa"/>
              </w:tcPr>
            </w:tcPrChange>
          </w:tcPr>
          <w:p w14:paraId="4EE4F26E" w14:textId="77777777" w:rsidR="00FD588A" w:rsidRPr="007F6A26" w:rsidRDefault="00FD588A" w:rsidP="00FD588A">
            <w:pPr>
              <w:pStyle w:val="a0"/>
              <w:ind w:firstLine="0"/>
              <w:rPr>
                <w:ins w:id="7913" w:author="Антон Смирнов" w:date="2023-05-25T13:43:00Z"/>
              </w:rPr>
            </w:pPr>
            <w:ins w:id="7914" w:author="Антон Смирнов" w:date="2023-05-25T13:43:00Z">
              <w:r w:rsidRPr="007F6A26">
                <w:t>0,02</w:t>
              </w:r>
            </w:ins>
          </w:p>
        </w:tc>
      </w:tr>
      <w:tr w:rsidR="00FD588A" w:rsidRPr="007F6A26" w14:paraId="43C34EEF" w14:textId="77777777" w:rsidTr="00FD588A">
        <w:trPr>
          <w:ins w:id="7915" w:author="Антон Смирнов" w:date="2023-05-25T13:43:00Z"/>
        </w:trPr>
        <w:tc>
          <w:tcPr>
            <w:tcW w:w="1182" w:type="dxa"/>
            <w:tcPrChange w:id="7916" w:author="Антон Смирнов" w:date="2023-05-25T13:48:00Z">
              <w:tcPr>
                <w:tcW w:w="1147" w:type="dxa"/>
              </w:tcPr>
            </w:tcPrChange>
          </w:tcPr>
          <w:p w14:paraId="5772BAE9" w14:textId="711A5BD7" w:rsidR="00FD588A" w:rsidRPr="007F6A26" w:rsidRDefault="00FD588A" w:rsidP="00FD588A">
            <w:pPr>
              <w:pStyle w:val="a0"/>
              <w:ind w:firstLine="0"/>
              <w:rPr>
                <w:ins w:id="7917" w:author="Антон Смирнов" w:date="2023-05-25T13:43:00Z"/>
              </w:rPr>
            </w:pPr>
            <w:ins w:id="7918" w:author="Антон Смирнов" w:date="2023-05-25T13:43:00Z">
              <w:r w:rsidRPr="007F6A26">
                <w:t>B*27:05</w:t>
              </w:r>
            </w:ins>
          </w:p>
        </w:tc>
        <w:tc>
          <w:tcPr>
            <w:tcW w:w="814" w:type="dxa"/>
            <w:tcPrChange w:id="7919" w:author="Антон Смирнов" w:date="2023-05-25T13:48:00Z">
              <w:tcPr>
                <w:tcW w:w="1088" w:type="dxa"/>
              </w:tcPr>
            </w:tcPrChange>
          </w:tcPr>
          <w:p w14:paraId="6779506A" w14:textId="77777777" w:rsidR="00FD588A" w:rsidRPr="007F6A26" w:rsidRDefault="00FD588A" w:rsidP="00FD588A">
            <w:pPr>
              <w:pStyle w:val="a0"/>
              <w:ind w:firstLine="0"/>
              <w:rPr>
                <w:ins w:id="7920" w:author="Антон Смирнов" w:date="2023-05-25T13:43:00Z"/>
              </w:rPr>
            </w:pPr>
            <w:ins w:id="7921" w:author="Антон Смирнов" w:date="2023-05-25T13:43:00Z">
              <w:r w:rsidRPr="007F6A26">
                <w:t>0,84</w:t>
              </w:r>
            </w:ins>
          </w:p>
        </w:tc>
        <w:tc>
          <w:tcPr>
            <w:tcW w:w="699" w:type="dxa"/>
            <w:tcPrChange w:id="7922" w:author="Антон Смирнов" w:date="2023-05-25T13:48:00Z">
              <w:tcPr>
                <w:tcW w:w="979" w:type="dxa"/>
              </w:tcPr>
            </w:tcPrChange>
          </w:tcPr>
          <w:p w14:paraId="340ECF32" w14:textId="77777777" w:rsidR="00FD588A" w:rsidRPr="007F6A26" w:rsidRDefault="00FD588A" w:rsidP="00FD588A">
            <w:pPr>
              <w:pStyle w:val="a0"/>
              <w:ind w:firstLine="0"/>
              <w:rPr>
                <w:ins w:id="7923" w:author="Антон Смирнов" w:date="2023-05-25T13:43:00Z"/>
              </w:rPr>
            </w:pPr>
            <w:ins w:id="7924" w:author="Антон Смирнов" w:date="2023-05-25T13:43:00Z">
              <w:r w:rsidRPr="007F6A26">
                <w:t>0,14</w:t>
              </w:r>
            </w:ins>
          </w:p>
        </w:tc>
        <w:tc>
          <w:tcPr>
            <w:tcW w:w="1241" w:type="dxa"/>
            <w:tcPrChange w:id="7925" w:author="Антон Смирнов" w:date="2023-05-25T13:48:00Z">
              <w:tcPr>
                <w:tcW w:w="1606" w:type="dxa"/>
              </w:tcPr>
            </w:tcPrChange>
          </w:tcPr>
          <w:p w14:paraId="372F7F17" w14:textId="77777777" w:rsidR="00FD588A" w:rsidRPr="007F6A26" w:rsidRDefault="00FD588A" w:rsidP="00FD588A">
            <w:pPr>
              <w:pStyle w:val="a0"/>
              <w:ind w:firstLine="0"/>
              <w:rPr>
                <w:ins w:id="7926" w:author="Антон Смирнов" w:date="2023-05-25T13:43:00Z"/>
              </w:rPr>
            </w:pPr>
            <w:ins w:id="7927" w:author="Антон Смирнов" w:date="2023-05-25T13:43:00Z">
              <w:r w:rsidRPr="007F6A26">
                <w:t>0,74</w:t>
              </w:r>
            </w:ins>
          </w:p>
        </w:tc>
        <w:tc>
          <w:tcPr>
            <w:tcW w:w="1966" w:type="dxa"/>
            <w:tcPrChange w:id="7928" w:author="Антон Смирнов" w:date="2023-05-25T13:48:00Z">
              <w:tcPr>
                <w:tcW w:w="1298" w:type="dxa"/>
              </w:tcPr>
            </w:tcPrChange>
          </w:tcPr>
          <w:p w14:paraId="342B6B99" w14:textId="77777777" w:rsidR="00FD588A" w:rsidRPr="007F6A26" w:rsidRDefault="00FD588A" w:rsidP="00FD588A">
            <w:pPr>
              <w:pStyle w:val="a0"/>
              <w:ind w:firstLine="0"/>
              <w:rPr>
                <w:ins w:id="7929" w:author="Антон Смирнов" w:date="2023-05-25T13:43:00Z"/>
              </w:rPr>
            </w:pPr>
            <w:ins w:id="7930" w:author="Антон Смирнов" w:date="2023-05-25T13:43:00Z">
              <w:r w:rsidRPr="007F6A26">
                <w:t>0,86</w:t>
              </w:r>
            </w:ins>
          </w:p>
        </w:tc>
        <w:tc>
          <w:tcPr>
            <w:tcW w:w="1395" w:type="dxa"/>
            <w:tcPrChange w:id="7931" w:author="Антон Смирнов" w:date="2023-05-25T13:48:00Z">
              <w:tcPr>
                <w:tcW w:w="1279" w:type="dxa"/>
              </w:tcPr>
            </w:tcPrChange>
          </w:tcPr>
          <w:p w14:paraId="00CBA90C" w14:textId="77777777" w:rsidR="00FD588A" w:rsidRPr="007F6A26" w:rsidRDefault="00FD588A" w:rsidP="00FD588A">
            <w:pPr>
              <w:pStyle w:val="a0"/>
              <w:ind w:firstLine="0"/>
              <w:rPr>
                <w:ins w:id="7932" w:author="Антон Смирнов" w:date="2023-05-25T13:43:00Z"/>
              </w:rPr>
            </w:pPr>
            <w:ins w:id="7933" w:author="Антон Смирнов" w:date="2023-05-25T13:43:00Z">
              <w:r w:rsidRPr="007F6A26">
                <w:t>0,85</w:t>
              </w:r>
            </w:ins>
          </w:p>
        </w:tc>
        <w:tc>
          <w:tcPr>
            <w:tcW w:w="699" w:type="dxa"/>
            <w:tcPrChange w:id="7934" w:author="Антон Смирнов" w:date="2023-05-25T13:48:00Z">
              <w:tcPr>
                <w:tcW w:w="682" w:type="dxa"/>
              </w:tcPr>
            </w:tcPrChange>
          </w:tcPr>
          <w:p w14:paraId="2020EA62" w14:textId="77777777" w:rsidR="00FD588A" w:rsidRPr="007F6A26" w:rsidRDefault="00FD588A" w:rsidP="00FD588A">
            <w:pPr>
              <w:pStyle w:val="a0"/>
              <w:ind w:firstLine="0"/>
              <w:rPr>
                <w:ins w:id="7935" w:author="Антон Смирнов" w:date="2023-05-25T13:43:00Z"/>
              </w:rPr>
            </w:pPr>
            <w:ins w:id="7936" w:author="Антон Смирнов" w:date="2023-05-25T13:43:00Z">
              <w:r w:rsidRPr="007F6A26">
                <w:t>0,8</w:t>
              </w:r>
            </w:ins>
          </w:p>
        </w:tc>
        <w:tc>
          <w:tcPr>
            <w:tcW w:w="699" w:type="dxa"/>
            <w:tcPrChange w:id="7937" w:author="Антон Смирнов" w:date="2023-05-25T13:48:00Z">
              <w:tcPr>
                <w:tcW w:w="682" w:type="dxa"/>
              </w:tcPr>
            </w:tcPrChange>
          </w:tcPr>
          <w:p w14:paraId="29CC6DD9" w14:textId="77777777" w:rsidR="00FD588A" w:rsidRPr="007F6A26" w:rsidRDefault="00FD588A" w:rsidP="00FD588A">
            <w:pPr>
              <w:pStyle w:val="a0"/>
              <w:ind w:firstLine="0"/>
              <w:rPr>
                <w:ins w:id="7938" w:author="Антон Смирнов" w:date="2023-05-25T13:43:00Z"/>
              </w:rPr>
            </w:pPr>
            <w:ins w:id="7939" w:author="Антон Смирнов" w:date="2023-05-25T13:43:00Z">
              <w:r w:rsidRPr="007F6A26">
                <w:t>0,44</w:t>
              </w:r>
            </w:ins>
          </w:p>
        </w:tc>
        <w:tc>
          <w:tcPr>
            <w:tcW w:w="875" w:type="dxa"/>
            <w:tcPrChange w:id="7940" w:author="Антон Смирнов" w:date="2023-05-25T13:48:00Z">
              <w:tcPr>
                <w:tcW w:w="809" w:type="dxa"/>
              </w:tcPr>
            </w:tcPrChange>
          </w:tcPr>
          <w:p w14:paraId="229EDE4F" w14:textId="77777777" w:rsidR="00FD588A" w:rsidRPr="007F6A26" w:rsidRDefault="00FD588A" w:rsidP="00FD588A">
            <w:pPr>
              <w:pStyle w:val="a0"/>
              <w:ind w:firstLine="0"/>
              <w:rPr>
                <w:ins w:id="7941" w:author="Антон Смирнов" w:date="2023-05-25T13:43:00Z"/>
              </w:rPr>
            </w:pPr>
            <w:ins w:id="7942" w:author="Антон Смирнов" w:date="2023-05-25T13:43:00Z">
              <w:r w:rsidRPr="007F6A26">
                <w:t>0,43</w:t>
              </w:r>
            </w:ins>
          </w:p>
        </w:tc>
      </w:tr>
      <w:tr w:rsidR="00FD588A" w:rsidRPr="007F6A26" w14:paraId="5740BB74" w14:textId="77777777" w:rsidTr="00FD588A">
        <w:trPr>
          <w:ins w:id="7943" w:author="Антон Смирнов" w:date="2023-05-25T13:43:00Z"/>
        </w:trPr>
        <w:tc>
          <w:tcPr>
            <w:tcW w:w="1182" w:type="dxa"/>
            <w:tcPrChange w:id="7944" w:author="Антон Смирнов" w:date="2023-05-25T13:48:00Z">
              <w:tcPr>
                <w:tcW w:w="1147" w:type="dxa"/>
              </w:tcPr>
            </w:tcPrChange>
          </w:tcPr>
          <w:p w14:paraId="36B7FAEF" w14:textId="1B423627" w:rsidR="00FD588A" w:rsidRPr="007F6A26" w:rsidRDefault="00FD588A" w:rsidP="00FD588A">
            <w:pPr>
              <w:pStyle w:val="a0"/>
              <w:ind w:firstLine="0"/>
              <w:rPr>
                <w:ins w:id="7945" w:author="Антон Смирнов" w:date="2023-05-25T13:43:00Z"/>
              </w:rPr>
            </w:pPr>
            <w:ins w:id="7946" w:author="Антон Смирнов" w:date="2023-05-25T13:43:00Z">
              <w:r w:rsidRPr="007F6A26">
                <w:lastRenderedPageBreak/>
                <w:t>A*02:01</w:t>
              </w:r>
            </w:ins>
          </w:p>
        </w:tc>
        <w:tc>
          <w:tcPr>
            <w:tcW w:w="814" w:type="dxa"/>
            <w:tcPrChange w:id="7947" w:author="Антон Смирнов" w:date="2023-05-25T13:48:00Z">
              <w:tcPr>
                <w:tcW w:w="1088" w:type="dxa"/>
              </w:tcPr>
            </w:tcPrChange>
          </w:tcPr>
          <w:p w14:paraId="4B22655C" w14:textId="77777777" w:rsidR="00FD588A" w:rsidRPr="007F6A26" w:rsidRDefault="00FD588A" w:rsidP="00FD588A">
            <w:pPr>
              <w:pStyle w:val="a0"/>
              <w:ind w:firstLine="0"/>
              <w:rPr>
                <w:ins w:id="7948" w:author="Антон Смирнов" w:date="2023-05-25T13:43:00Z"/>
              </w:rPr>
            </w:pPr>
            <w:ins w:id="7949" w:author="Антон Смирнов" w:date="2023-05-25T13:43:00Z">
              <w:r w:rsidRPr="007F6A26">
                <w:t>0,84</w:t>
              </w:r>
            </w:ins>
          </w:p>
        </w:tc>
        <w:tc>
          <w:tcPr>
            <w:tcW w:w="699" w:type="dxa"/>
            <w:tcPrChange w:id="7950" w:author="Антон Смирнов" w:date="2023-05-25T13:48:00Z">
              <w:tcPr>
                <w:tcW w:w="979" w:type="dxa"/>
              </w:tcPr>
            </w:tcPrChange>
          </w:tcPr>
          <w:p w14:paraId="01975FA7" w14:textId="77777777" w:rsidR="00FD588A" w:rsidRPr="007F6A26" w:rsidRDefault="00FD588A" w:rsidP="00FD588A">
            <w:pPr>
              <w:pStyle w:val="a0"/>
              <w:ind w:firstLine="0"/>
              <w:rPr>
                <w:ins w:id="7951" w:author="Антон Смирнов" w:date="2023-05-25T13:43:00Z"/>
              </w:rPr>
            </w:pPr>
            <w:ins w:id="7952" w:author="Антон Смирнов" w:date="2023-05-25T13:43:00Z">
              <w:r w:rsidRPr="007F6A26">
                <w:t>0,11</w:t>
              </w:r>
            </w:ins>
          </w:p>
        </w:tc>
        <w:tc>
          <w:tcPr>
            <w:tcW w:w="1241" w:type="dxa"/>
            <w:tcPrChange w:id="7953" w:author="Антон Смирнов" w:date="2023-05-25T13:48:00Z">
              <w:tcPr>
                <w:tcW w:w="1606" w:type="dxa"/>
              </w:tcPr>
            </w:tcPrChange>
          </w:tcPr>
          <w:p w14:paraId="273D4C5B" w14:textId="77777777" w:rsidR="00FD588A" w:rsidRPr="007F6A26" w:rsidRDefault="00FD588A" w:rsidP="00FD588A">
            <w:pPr>
              <w:pStyle w:val="a0"/>
              <w:ind w:firstLine="0"/>
              <w:rPr>
                <w:ins w:id="7954" w:author="Антон Смирнов" w:date="2023-05-25T13:43:00Z"/>
              </w:rPr>
            </w:pPr>
            <w:ins w:id="7955" w:author="Антон Смирнов" w:date="2023-05-25T13:43:00Z">
              <w:r w:rsidRPr="007F6A26">
                <w:t>0,77</w:t>
              </w:r>
            </w:ins>
          </w:p>
        </w:tc>
        <w:tc>
          <w:tcPr>
            <w:tcW w:w="1966" w:type="dxa"/>
            <w:tcPrChange w:id="7956" w:author="Антон Смирнов" w:date="2023-05-25T13:48:00Z">
              <w:tcPr>
                <w:tcW w:w="1298" w:type="dxa"/>
              </w:tcPr>
            </w:tcPrChange>
          </w:tcPr>
          <w:p w14:paraId="75A70BDC" w14:textId="77777777" w:rsidR="00FD588A" w:rsidRPr="007F6A26" w:rsidRDefault="00FD588A" w:rsidP="00FD588A">
            <w:pPr>
              <w:pStyle w:val="a0"/>
              <w:ind w:firstLine="0"/>
              <w:rPr>
                <w:ins w:id="7957" w:author="Антон Смирнов" w:date="2023-05-25T13:43:00Z"/>
              </w:rPr>
            </w:pPr>
            <w:ins w:id="7958" w:author="Антон Смирнов" w:date="2023-05-25T13:43:00Z">
              <w:r w:rsidRPr="007F6A26">
                <w:t>0,84</w:t>
              </w:r>
            </w:ins>
          </w:p>
        </w:tc>
        <w:tc>
          <w:tcPr>
            <w:tcW w:w="1395" w:type="dxa"/>
            <w:tcPrChange w:id="7959" w:author="Антон Смирнов" w:date="2023-05-25T13:48:00Z">
              <w:tcPr>
                <w:tcW w:w="1279" w:type="dxa"/>
              </w:tcPr>
            </w:tcPrChange>
          </w:tcPr>
          <w:p w14:paraId="247EE33C" w14:textId="77777777" w:rsidR="00FD588A" w:rsidRPr="007F6A26" w:rsidRDefault="00FD588A" w:rsidP="00FD588A">
            <w:pPr>
              <w:pStyle w:val="a0"/>
              <w:ind w:firstLine="0"/>
              <w:rPr>
                <w:ins w:id="7960" w:author="Антон Смирнов" w:date="2023-05-25T13:43:00Z"/>
              </w:rPr>
            </w:pPr>
            <w:ins w:id="7961" w:author="Антон Смирнов" w:date="2023-05-25T13:43:00Z">
              <w:r w:rsidRPr="007F6A26">
                <w:t>0,84</w:t>
              </w:r>
            </w:ins>
          </w:p>
        </w:tc>
        <w:tc>
          <w:tcPr>
            <w:tcW w:w="699" w:type="dxa"/>
            <w:tcPrChange w:id="7962" w:author="Антон Смирнов" w:date="2023-05-25T13:48:00Z">
              <w:tcPr>
                <w:tcW w:w="682" w:type="dxa"/>
              </w:tcPr>
            </w:tcPrChange>
          </w:tcPr>
          <w:p w14:paraId="32E02AAC" w14:textId="77777777" w:rsidR="00FD588A" w:rsidRPr="007F6A26" w:rsidRDefault="00FD588A" w:rsidP="00FD588A">
            <w:pPr>
              <w:pStyle w:val="a0"/>
              <w:ind w:firstLine="0"/>
              <w:rPr>
                <w:ins w:id="7963" w:author="Антон Смирнов" w:date="2023-05-25T13:43:00Z"/>
              </w:rPr>
            </w:pPr>
            <w:ins w:id="7964" w:author="Антон Смирнов" w:date="2023-05-25T13:43:00Z">
              <w:r w:rsidRPr="007F6A26">
                <w:t>0,8</w:t>
              </w:r>
            </w:ins>
          </w:p>
        </w:tc>
        <w:tc>
          <w:tcPr>
            <w:tcW w:w="699" w:type="dxa"/>
            <w:tcPrChange w:id="7965" w:author="Антон Смирнов" w:date="2023-05-25T13:48:00Z">
              <w:tcPr>
                <w:tcW w:w="682" w:type="dxa"/>
              </w:tcPr>
            </w:tcPrChange>
          </w:tcPr>
          <w:p w14:paraId="5CD1D2F6" w14:textId="77777777" w:rsidR="00FD588A" w:rsidRPr="007F6A26" w:rsidRDefault="00FD588A" w:rsidP="00FD588A">
            <w:pPr>
              <w:pStyle w:val="a0"/>
              <w:ind w:firstLine="0"/>
              <w:rPr>
                <w:ins w:id="7966" w:author="Антон Смирнов" w:date="2023-05-25T13:43:00Z"/>
              </w:rPr>
            </w:pPr>
            <w:ins w:id="7967" w:author="Антон Смирнов" w:date="2023-05-25T13:43:00Z">
              <w:r w:rsidRPr="007F6A26">
                <w:t>0,38</w:t>
              </w:r>
            </w:ins>
          </w:p>
        </w:tc>
        <w:tc>
          <w:tcPr>
            <w:tcW w:w="875" w:type="dxa"/>
            <w:tcPrChange w:id="7968" w:author="Антон Смирнов" w:date="2023-05-25T13:48:00Z">
              <w:tcPr>
                <w:tcW w:w="809" w:type="dxa"/>
              </w:tcPr>
            </w:tcPrChange>
          </w:tcPr>
          <w:p w14:paraId="78971655" w14:textId="77777777" w:rsidR="00FD588A" w:rsidRPr="007F6A26" w:rsidRDefault="00FD588A" w:rsidP="00FD588A">
            <w:pPr>
              <w:pStyle w:val="a0"/>
              <w:ind w:firstLine="0"/>
              <w:rPr>
                <w:ins w:id="7969" w:author="Антон Смирнов" w:date="2023-05-25T13:43:00Z"/>
              </w:rPr>
            </w:pPr>
            <w:ins w:id="7970" w:author="Антон Смирнов" w:date="2023-05-25T13:43:00Z">
              <w:r w:rsidRPr="007F6A26">
                <w:t>0,41</w:t>
              </w:r>
            </w:ins>
          </w:p>
        </w:tc>
      </w:tr>
      <w:tr w:rsidR="00FD588A" w:rsidRPr="007F6A26" w14:paraId="79DE89D9" w14:textId="77777777" w:rsidTr="00FD588A">
        <w:trPr>
          <w:ins w:id="7971" w:author="Антон Смирнов" w:date="2023-05-25T13:43:00Z"/>
        </w:trPr>
        <w:tc>
          <w:tcPr>
            <w:tcW w:w="1182" w:type="dxa"/>
            <w:tcPrChange w:id="7972" w:author="Антон Смирнов" w:date="2023-05-25T13:48:00Z">
              <w:tcPr>
                <w:tcW w:w="1147" w:type="dxa"/>
              </w:tcPr>
            </w:tcPrChange>
          </w:tcPr>
          <w:p w14:paraId="696445A7" w14:textId="56243123" w:rsidR="00FD588A" w:rsidRPr="007F6A26" w:rsidRDefault="00FD588A" w:rsidP="00FD588A">
            <w:pPr>
              <w:pStyle w:val="a0"/>
              <w:ind w:firstLine="0"/>
              <w:rPr>
                <w:ins w:id="7973" w:author="Антон Смирнов" w:date="2023-05-25T13:43:00Z"/>
              </w:rPr>
            </w:pPr>
            <w:ins w:id="7974" w:author="Антон Смирнов" w:date="2023-05-25T13:43:00Z">
              <w:r w:rsidRPr="007F6A26">
                <w:t>A*02:12</w:t>
              </w:r>
            </w:ins>
          </w:p>
        </w:tc>
        <w:tc>
          <w:tcPr>
            <w:tcW w:w="814" w:type="dxa"/>
            <w:tcPrChange w:id="7975" w:author="Антон Смирнов" w:date="2023-05-25T13:48:00Z">
              <w:tcPr>
                <w:tcW w:w="1088" w:type="dxa"/>
              </w:tcPr>
            </w:tcPrChange>
          </w:tcPr>
          <w:p w14:paraId="46D102D1" w14:textId="77777777" w:rsidR="00FD588A" w:rsidRPr="007F6A26" w:rsidRDefault="00FD588A" w:rsidP="00FD588A">
            <w:pPr>
              <w:pStyle w:val="a0"/>
              <w:ind w:firstLine="0"/>
              <w:rPr>
                <w:ins w:id="7976" w:author="Антон Смирнов" w:date="2023-05-25T13:43:00Z"/>
              </w:rPr>
            </w:pPr>
            <w:ins w:id="7977" w:author="Антон Смирнов" w:date="2023-05-25T13:43:00Z">
              <w:r w:rsidRPr="007F6A26">
                <w:t>0,84</w:t>
              </w:r>
            </w:ins>
          </w:p>
        </w:tc>
        <w:tc>
          <w:tcPr>
            <w:tcW w:w="699" w:type="dxa"/>
            <w:tcPrChange w:id="7978" w:author="Антон Смирнов" w:date="2023-05-25T13:48:00Z">
              <w:tcPr>
                <w:tcW w:w="979" w:type="dxa"/>
              </w:tcPr>
            </w:tcPrChange>
          </w:tcPr>
          <w:p w14:paraId="5B65DC06" w14:textId="77777777" w:rsidR="00FD588A" w:rsidRPr="007F6A26" w:rsidRDefault="00FD588A" w:rsidP="00FD588A">
            <w:pPr>
              <w:pStyle w:val="a0"/>
              <w:ind w:firstLine="0"/>
              <w:rPr>
                <w:ins w:id="7979" w:author="Антон Смирнов" w:date="2023-05-25T13:43:00Z"/>
              </w:rPr>
            </w:pPr>
            <w:ins w:id="7980" w:author="Антон Смирнов" w:date="2023-05-25T13:43:00Z">
              <w:r w:rsidRPr="007F6A26">
                <w:t>0,01</w:t>
              </w:r>
            </w:ins>
          </w:p>
        </w:tc>
        <w:tc>
          <w:tcPr>
            <w:tcW w:w="1241" w:type="dxa"/>
            <w:tcPrChange w:id="7981" w:author="Антон Смирнов" w:date="2023-05-25T13:48:00Z">
              <w:tcPr>
                <w:tcW w:w="1606" w:type="dxa"/>
              </w:tcPr>
            </w:tcPrChange>
          </w:tcPr>
          <w:p w14:paraId="6DB6B2AF" w14:textId="77777777" w:rsidR="00FD588A" w:rsidRPr="007F6A26" w:rsidRDefault="00FD588A" w:rsidP="00FD588A">
            <w:pPr>
              <w:pStyle w:val="a0"/>
              <w:ind w:firstLine="0"/>
              <w:rPr>
                <w:ins w:id="7982" w:author="Антон Смирнов" w:date="2023-05-25T13:43:00Z"/>
              </w:rPr>
            </w:pPr>
            <w:ins w:id="7983" w:author="Антон Смирнов" w:date="2023-05-25T13:43:00Z">
              <w:r w:rsidRPr="007F6A26">
                <w:t>0,8</w:t>
              </w:r>
            </w:ins>
          </w:p>
        </w:tc>
        <w:tc>
          <w:tcPr>
            <w:tcW w:w="1966" w:type="dxa"/>
            <w:tcPrChange w:id="7984" w:author="Антон Смирнов" w:date="2023-05-25T13:48:00Z">
              <w:tcPr>
                <w:tcW w:w="1298" w:type="dxa"/>
              </w:tcPr>
            </w:tcPrChange>
          </w:tcPr>
          <w:p w14:paraId="14F1E1FB" w14:textId="77777777" w:rsidR="00FD588A" w:rsidRPr="007F6A26" w:rsidRDefault="00FD588A" w:rsidP="00FD588A">
            <w:pPr>
              <w:pStyle w:val="a0"/>
              <w:ind w:firstLine="0"/>
              <w:rPr>
                <w:ins w:id="7985" w:author="Антон Смирнов" w:date="2023-05-25T13:43:00Z"/>
              </w:rPr>
            </w:pPr>
            <w:ins w:id="7986" w:author="Антон Смирнов" w:date="2023-05-25T13:43:00Z">
              <w:r w:rsidRPr="007F6A26">
                <w:t>0,8</w:t>
              </w:r>
            </w:ins>
          </w:p>
        </w:tc>
        <w:tc>
          <w:tcPr>
            <w:tcW w:w="1395" w:type="dxa"/>
            <w:tcPrChange w:id="7987" w:author="Антон Смирнов" w:date="2023-05-25T13:48:00Z">
              <w:tcPr>
                <w:tcW w:w="1279" w:type="dxa"/>
              </w:tcPr>
            </w:tcPrChange>
          </w:tcPr>
          <w:p w14:paraId="1E771E25" w14:textId="77777777" w:rsidR="00FD588A" w:rsidRPr="007F6A26" w:rsidRDefault="00FD588A" w:rsidP="00FD588A">
            <w:pPr>
              <w:pStyle w:val="a0"/>
              <w:ind w:firstLine="0"/>
              <w:rPr>
                <w:ins w:id="7988" w:author="Антон Смирнов" w:date="2023-05-25T13:43:00Z"/>
              </w:rPr>
            </w:pPr>
            <w:ins w:id="7989" w:author="Антон Смирнов" w:date="2023-05-25T13:43:00Z">
              <w:r w:rsidRPr="007F6A26">
                <w:t>0,8</w:t>
              </w:r>
            </w:ins>
          </w:p>
        </w:tc>
        <w:tc>
          <w:tcPr>
            <w:tcW w:w="699" w:type="dxa"/>
            <w:tcPrChange w:id="7990" w:author="Антон Смирнов" w:date="2023-05-25T13:48:00Z">
              <w:tcPr>
                <w:tcW w:w="682" w:type="dxa"/>
              </w:tcPr>
            </w:tcPrChange>
          </w:tcPr>
          <w:p w14:paraId="5ACC419D" w14:textId="77777777" w:rsidR="00FD588A" w:rsidRPr="007F6A26" w:rsidRDefault="00FD588A" w:rsidP="00FD588A">
            <w:pPr>
              <w:pStyle w:val="a0"/>
              <w:ind w:firstLine="0"/>
              <w:rPr>
                <w:ins w:id="7991" w:author="Антон Смирнов" w:date="2023-05-25T13:43:00Z"/>
              </w:rPr>
            </w:pPr>
            <w:ins w:id="7992" w:author="Антон Смирнов" w:date="2023-05-25T13:43:00Z">
              <w:r w:rsidRPr="007F6A26">
                <w:t>0,8</w:t>
              </w:r>
            </w:ins>
          </w:p>
        </w:tc>
        <w:tc>
          <w:tcPr>
            <w:tcW w:w="699" w:type="dxa"/>
            <w:tcPrChange w:id="7993" w:author="Антон Смирнов" w:date="2023-05-25T13:48:00Z">
              <w:tcPr>
                <w:tcW w:w="682" w:type="dxa"/>
              </w:tcPr>
            </w:tcPrChange>
          </w:tcPr>
          <w:p w14:paraId="68FE0B82" w14:textId="77777777" w:rsidR="00FD588A" w:rsidRPr="007F6A26" w:rsidRDefault="00FD588A" w:rsidP="00FD588A">
            <w:pPr>
              <w:pStyle w:val="a0"/>
              <w:ind w:firstLine="0"/>
              <w:rPr>
                <w:ins w:id="7994" w:author="Антон Смирнов" w:date="2023-05-25T13:43:00Z"/>
              </w:rPr>
            </w:pPr>
            <w:ins w:id="7995" w:author="Антон Смирнов" w:date="2023-05-25T13:43:00Z">
              <w:r w:rsidRPr="007F6A26">
                <w:t>0</w:t>
              </w:r>
            </w:ins>
          </w:p>
        </w:tc>
        <w:tc>
          <w:tcPr>
            <w:tcW w:w="875" w:type="dxa"/>
            <w:tcPrChange w:id="7996" w:author="Антон Смирнов" w:date="2023-05-25T13:48:00Z">
              <w:tcPr>
                <w:tcW w:w="809" w:type="dxa"/>
              </w:tcPr>
            </w:tcPrChange>
          </w:tcPr>
          <w:p w14:paraId="750C7482" w14:textId="77777777" w:rsidR="00FD588A" w:rsidRPr="007F6A26" w:rsidRDefault="00FD588A" w:rsidP="00FD588A">
            <w:pPr>
              <w:pStyle w:val="a0"/>
              <w:ind w:firstLine="0"/>
              <w:rPr>
                <w:ins w:id="7997" w:author="Антон Смирнов" w:date="2023-05-25T13:43:00Z"/>
              </w:rPr>
            </w:pPr>
            <w:ins w:id="7998" w:author="Антон Смирнов" w:date="2023-05-25T13:43:00Z">
              <w:r w:rsidRPr="007F6A26">
                <w:t>0,03</w:t>
              </w:r>
            </w:ins>
          </w:p>
        </w:tc>
      </w:tr>
      <w:tr w:rsidR="00FD588A" w:rsidRPr="007F6A26" w14:paraId="569C6CAC" w14:textId="77777777" w:rsidTr="00FD588A">
        <w:trPr>
          <w:ins w:id="7999" w:author="Антон Смирнов" w:date="2023-05-25T13:43:00Z"/>
        </w:trPr>
        <w:tc>
          <w:tcPr>
            <w:tcW w:w="1182" w:type="dxa"/>
            <w:tcPrChange w:id="8000" w:author="Антон Смирнов" w:date="2023-05-25T13:48:00Z">
              <w:tcPr>
                <w:tcW w:w="1147" w:type="dxa"/>
              </w:tcPr>
            </w:tcPrChange>
          </w:tcPr>
          <w:p w14:paraId="695B35F4" w14:textId="457DE3AE" w:rsidR="00FD588A" w:rsidRPr="007F6A26" w:rsidRDefault="00FD588A" w:rsidP="00FD588A">
            <w:pPr>
              <w:pStyle w:val="a0"/>
              <w:ind w:firstLine="0"/>
              <w:rPr>
                <w:ins w:id="8001" w:author="Антон Смирнов" w:date="2023-05-25T13:43:00Z"/>
              </w:rPr>
            </w:pPr>
            <w:ins w:id="8002" w:author="Антон Смирнов" w:date="2023-05-25T13:43:00Z">
              <w:r w:rsidRPr="007F6A26">
                <w:t>C*07:01</w:t>
              </w:r>
            </w:ins>
          </w:p>
        </w:tc>
        <w:tc>
          <w:tcPr>
            <w:tcW w:w="814" w:type="dxa"/>
            <w:tcPrChange w:id="8003" w:author="Антон Смирнов" w:date="2023-05-25T13:48:00Z">
              <w:tcPr>
                <w:tcW w:w="1088" w:type="dxa"/>
              </w:tcPr>
            </w:tcPrChange>
          </w:tcPr>
          <w:p w14:paraId="6B31AFAC" w14:textId="77777777" w:rsidR="00FD588A" w:rsidRPr="007F6A26" w:rsidRDefault="00FD588A" w:rsidP="00FD588A">
            <w:pPr>
              <w:pStyle w:val="a0"/>
              <w:ind w:firstLine="0"/>
              <w:rPr>
                <w:ins w:id="8004" w:author="Антон Смирнов" w:date="2023-05-25T13:43:00Z"/>
              </w:rPr>
            </w:pPr>
            <w:ins w:id="8005" w:author="Антон Смирнов" w:date="2023-05-25T13:43:00Z">
              <w:r w:rsidRPr="007F6A26">
                <w:t>0,84</w:t>
              </w:r>
            </w:ins>
          </w:p>
        </w:tc>
        <w:tc>
          <w:tcPr>
            <w:tcW w:w="699" w:type="dxa"/>
            <w:tcPrChange w:id="8006" w:author="Антон Смирнов" w:date="2023-05-25T13:48:00Z">
              <w:tcPr>
                <w:tcW w:w="979" w:type="dxa"/>
              </w:tcPr>
            </w:tcPrChange>
          </w:tcPr>
          <w:p w14:paraId="6C2D581C" w14:textId="77777777" w:rsidR="00FD588A" w:rsidRPr="007F6A26" w:rsidRDefault="00FD588A" w:rsidP="00FD588A">
            <w:pPr>
              <w:pStyle w:val="a0"/>
              <w:ind w:firstLine="0"/>
              <w:rPr>
                <w:ins w:id="8007" w:author="Антон Смирнов" w:date="2023-05-25T13:43:00Z"/>
              </w:rPr>
            </w:pPr>
            <w:ins w:id="8008" w:author="Антон Смирнов" w:date="2023-05-25T13:43:00Z">
              <w:r w:rsidRPr="007F6A26">
                <w:t>0,15</w:t>
              </w:r>
            </w:ins>
          </w:p>
        </w:tc>
        <w:tc>
          <w:tcPr>
            <w:tcW w:w="1241" w:type="dxa"/>
            <w:tcPrChange w:id="8009" w:author="Антон Смирнов" w:date="2023-05-25T13:48:00Z">
              <w:tcPr>
                <w:tcW w:w="1606" w:type="dxa"/>
              </w:tcPr>
            </w:tcPrChange>
          </w:tcPr>
          <w:p w14:paraId="229A297A" w14:textId="77777777" w:rsidR="00FD588A" w:rsidRPr="007F6A26" w:rsidRDefault="00FD588A" w:rsidP="00FD588A">
            <w:pPr>
              <w:pStyle w:val="a0"/>
              <w:ind w:firstLine="0"/>
              <w:rPr>
                <w:ins w:id="8010" w:author="Антон Смирнов" w:date="2023-05-25T13:43:00Z"/>
              </w:rPr>
            </w:pPr>
            <w:ins w:id="8011" w:author="Антон Смирнов" w:date="2023-05-25T13:43:00Z">
              <w:r w:rsidRPr="007F6A26">
                <w:t>0,73</w:t>
              </w:r>
            </w:ins>
          </w:p>
        </w:tc>
        <w:tc>
          <w:tcPr>
            <w:tcW w:w="1966" w:type="dxa"/>
            <w:tcPrChange w:id="8012" w:author="Антон Смирнов" w:date="2023-05-25T13:48:00Z">
              <w:tcPr>
                <w:tcW w:w="1298" w:type="dxa"/>
              </w:tcPr>
            </w:tcPrChange>
          </w:tcPr>
          <w:p w14:paraId="0F35F82D" w14:textId="77777777" w:rsidR="00FD588A" w:rsidRPr="007F6A26" w:rsidRDefault="00FD588A" w:rsidP="00FD588A">
            <w:pPr>
              <w:pStyle w:val="a0"/>
              <w:ind w:firstLine="0"/>
              <w:rPr>
                <w:ins w:id="8013" w:author="Антон Смирнов" w:date="2023-05-25T13:43:00Z"/>
              </w:rPr>
            </w:pPr>
            <w:ins w:id="8014" w:author="Антон Смирнов" w:date="2023-05-25T13:43:00Z">
              <w:r w:rsidRPr="007F6A26">
                <w:t>0,86</w:t>
              </w:r>
            </w:ins>
          </w:p>
        </w:tc>
        <w:tc>
          <w:tcPr>
            <w:tcW w:w="1395" w:type="dxa"/>
            <w:tcPrChange w:id="8015" w:author="Антон Смирнов" w:date="2023-05-25T13:48:00Z">
              <w:tcPr>
                <w:tcW w:w="1279" w:type="dxa"/>
              </w:tcPr>
            </w:tcPrChange>
          </w:tcPr>
          <w:p w14:paraId="247E9B6F" w14:textId="77777777" w:rsidR="00FD588A" w:rsidRPr="007F6A26" w:rsidRDefault="00FD588A" w:rsidP="00FD588A">
            <w:pPr>
              <w:pStyle w:val="a0"/>
              <w:ind w:firstLine="0"/>
              <w:rPr>
                <w:ins w:id="8016" w:author="Антон Смирнов" w:date="2023-05-25T13:43:00Z"/>
              </w:rPr>
            </w:pPr>
            <w:ins w:id="8017" w:author="Антон Смирнов" w:date="2023-05-25T13:43:00Z">
              <w:r w:rsidRPr="007F6A26">
                <w:t>0,86</w:t>
              </w:r>
            </w:ins>
          </w:p>
        </w:tc>
        <w:tc>
          <w:tcPr>
            <w:tcW w:w="699" w:type="dxa"/>
            <w:tcPrChange w:id="8018" w:author="Антон Смирнов" w:date="2023-05-25T13:48:00Z">
              <w:tcPr>
                <w:tcW w:w="682" w:type="dxa"/>
              </w:tcPr>
            </w:tcPrChange>
          </w:tcPr>
          <w:p w14:paraId="281DB6EF" w14:textId="77777777" w:rsidR="00FD588A" w:rsidRPr="007F6A26" w:rsidRDefault="00FD588A" w:rsidP="00FD588A">
            <w:pPr>
              <w:pStyle w:val="a0"/>
              <w:ind w:firstLine="0"/>
              <w:rPr>
                <w:ins w:id="8019" w:author="Антон Смирнов" w:date="2023-05-25T13:43:00Z"/>
              </w:rPr>
            </w:pPr>
            <w:ins w:id="8020" w:author="Антон Смирнов" w:date="2023-05-25T13:43:00Z">
              <w:r w:rsidRPr="007F6A26">
                <w:t>0,79</w:t>
              </w:r>
            </w:ins>
          </w:p>
        </w:tc>
        <w:tc>
          <w:tcPr>
            <w:tcW w:w="699" w:type="dxa"/>
            <w:tcPrChange w:id="8021" w:author="Антон Смирнов" w:date="2023-05-25T13:48:00Z">
              <w:tcPr>
                <w:tcW w:w="682" w:type="dxa"/>
              </w:tcPr>
            </w:tcPrChange>
          </w:tcPr>
          <w:p w14:paraId="16FFBEDA" w14:textId="77777777" w:rsidR="00FD588A" w:rsidRPr="007F6A26" w:rsidRDefault="00FD588A" w:rsidP="00FD588A">
            <w:pPr>
              <w:pStyle w:val="a0"/>
              <w:ind w:firstLine="0"/>
              <w:rPr>
                <w:ins w:id="8022" w:author="Антон Смирнов" w:date="2023-05-25T13:43:00Z"/>
              </w:rPr>
            </w:pPr>
            <w:ins w:id="8023" w:author="Антон Смирнов" w:date="2023-05-25T13:43:00Z">
              <w:r w:rsidRPr="007F6A26">
                <w:t>0,06</w:t>
              </w:r>
            </w:ins>
          </w:p>
        </w:tc>
        <w:tc>
          <w:tcPr>
            <w:tcW w:w="875" w:type="dxa"/>
            <w:tcPrChange w:id="8024" w:author="Антон Смирнов" w:date="2023-05-25T13:48:00Z">
              <w:tcPr>
                <w:tcW w:w="809" w:type="dxa"/>
              </w:tcPr>
            </w:tcPrChange>
          </w:tcPr>
          <w:p w14:paraId="6C49645E" w14:textId="77777777" w:rsidR="00FD588A" w:rsidRPr="007F6A26" w:rsidRDefault="00FD588A" w:rsidP="00FD588A">
            <w:pPr>
              <w:pStyle w:val="a0"/>
              <w:ind w:firstLine="0"/>
              <w:rPr>
                <w:ins w:id="8025" w:author="Антон Смирнов" w:date="2023-05-25T13:43:00Z"/>
              </w:rPr>
            </w:pPr>
            <w:ins w:id="8026" w:author="Антон Смирнов" w:date="2023-05-25T13:43:00Z">
              <w:r w:rsidRPr="007F6A26">
                <w:t>0,14</w:t>
              </w:r>
            </w:ins>
          </w:p>
        </w:tc>
      </w:tr>
      <w:tr w:rsidR="00FD588A" w:rsidRPr="007F6A26" w14:paraId="56B9A6EA" w14:textId="77777777" w:rsidTr="00FD588A">
        <w:trPr>
          <w:ins w:id="8027" w:author="Антон Смирнов" w:date="2023-05-25T13:43:00Z"/>
        </w:trPr>
        <w:tc>
          <w:tcPr>
            <w:tcW w:w="1182" w:type="dxa"/>
            <w:tcPrChange w:id="8028" w:author="Антон Смирнов" w:date="2023-05-25T13:48:00Z">
              <w:tcPr>
                <w:tcW w:w="1147" w:type="dxa"/>
              </w:tcPr>
            </w:tcPrChange>
          </w:tcPr>
          <w:p w14:paraId="4A01EC82" w14:textId="09946D7F" w:rsidR="00FD588A" w:rsidRPr="007F6A26" w:rsidRDefault="00FD588A" w:rsidP="00FD588A">
            <w:pPr>
              <w:pStyle w:val="a0"/>
              <w:ind w:firstLine="0"/>
              <w:rPr>
                <w:ins w:id="8029" w:author="Антон Смирнов" w:date="2023-05-25T13:43:00Z"/>
              </w:rPr>
            </w:pPr>
            <w:ins w:id="8030" w:author="Антон Смирнов" w:date="2023-05-25T13:43:00Z">
              <w:r w:rsidRPr="007F6A26">
                <w:t>C*07:04</w:t>
              </w:r>
            </w:ins>
          </w:p>
        </w:tc>
        <w:tc>
          <w:tcPr>
            <w:tcW w:w="814" w:type="dxa"/>
            <w:tcPrChange w:id="8031" w:author="Антон Смирнов" w:date="2023-05-25T13:48:00Z">
              <w:tcPr>
                <w:tcW w:w="1088" w:type="dxa"/>
              </w:tcPr>
            </w:tcPrChange>
          </w:tcPr>
          <w:p w14:paraId="46DB11E4" w14:textId="77777777" w:rsidR="00FD588A" w:rsidRPr="007F6A26" w:rsidRDefault="00FD588A" w:rsidP="00FD588A">
            <w:pPr>
              <w:pStyle w:val="a0"/>
              <w:ind w:firstLine="0"/>
              <w:rPr>
                <w:ins w:id="8032" w:author="Антон Смирнов" w:date="2023-05-25T13:43:00Z"/>
              </w:rPr>
            </w:pPr>
            <w:ins w:id="8033" w:author="Антон Смирнов" w:date="2023-05-25T13:43:00Z">
              <w:r w:rsidRPr="007F6A26">
                <w:t>0,84</w:t>
              </w:r>
            </w:ins>
          </w:p>
        </w:tc>
        <w:tc>
          <w:tcPr>
            <w:tcW w:w="699" w:type="dxa"/>
            <w:tcPrChange w:id="8034" w:author="Антон Смирнов" w:date="2023-05-25T13:48:00Z">
              <w:tcPr>
                <w:tcW w:w="979" w:type="dxa"/>
              </w:tcPr>
            </w:tcPrChange>
          </w:tcPr>
          <w:p w14:paraId="5D4A296C" w14:textId="77777777" w:rsidR="00FD588A" w:rsidRPr="007F6A26" w:rsidRDefault="00FD588A" w:rsidP="00FD588A">
            <w:pPr>
              <w:pStyle w:val="a0"/>
              <w:ind w:firstLine="0"/>
              <w:rPr>
                <w:ins w:id="8035" w:author="Антон Смирнов" w:date="2023-05-25T13:43:00Z"/>
              </w:rPr>
            </w:pPr>
            <w:ins w:id="8036" w:author="Антон Смирнов" w:date="2023-05-25T13:43:00Z">
              <w:r w:rsidRPr="007F6A26">
                <w:t>0,07</w:t>
              </w:r>
            </w:ins>
          </w:p>
        </w:tc>
        <w:tc>
          <w:tcPr>
            <w:tcW w:w="1241" w:type="dxa"/>
            <w:tcPrChange w:id="8037" w:author="Антон Смирнов" w:date="2023-05-25T13:48:00Z">
              <w:tcPr>
                <w:tcW w:w="1606" w:type="dxa"/>
              </w:tcPr>
            </w:tcPrChange>
          </w:tcPr>
          <w:p w14:paraId="01240D06" w14:textId="77777777" w:rsidR="00FD588A" w:rsidRPr="007F6A26" w:rsidRDefault="00FD588A" w:rsidP="00FD588A">
            <w:pPr>
              <w:pStyle w:val="a0"/>
              <w:ind w:firstLine="0"/>
              <w:rPr>
                <w:ins w:id="8038" w:author="Антон Смирнов" w:date="2023-05-25T13:43:00Z"/>
              </w:rPr>
            </w:pPr>
            <w:ins w:id="8039" w:author="Антон Смирнов" w:date="2023-05-25T13:43:00Z">
              <w:r w:rsidRPr="007F6A26">
                <w:t>0,77</w:t>
              </w:r>
            </w:ins>
          </w:p>
        </w:tc>
        <w:tc>
          <w:tcPr>
            <w:tcW w:w="1966" w:type="dxa"/>
            <w:tcPrChange w:id="8040" w:author="Антон Смирнов" w:date="2023-05-25T13:48:00Z">
              <w:tcPr>
                <w:tcW w:w="1298" w:type="dxa"/>
              </w:tcPr>
            </w:tcPrChange>
          </w:tcPr>
          <w:p w14:paraId="5F144B29" w14:textId="77777777" w:rsidR="00FD588A" w:rsidRPr="007F6A26" w:rsidRDefault="00FD588A" w:rsidP="00FD588A">
            <w:pPr>
              <w:pStyle w:val="a0"/>
              <w:ind w:firstLine="0"/>
              <w:rPr>
                <w:ins w:id="8041" w:author="Антон Смирнов" w:date="2023-05-25T13:43:00Z"/>
              </w:rPr>
            </w:pPr>
            <w:ins w:id="8042" w:author="Антон Смирнов" w:date="2023-05-25T13:43:00Z">
              <w:r w:rsidRPr="007F6A26">
                <w:t>0,82</w:t>
              </w:r>
            </w:ins>
          </w:p>
        </w:tc>
        <w:tc>
          <w:tcPr>
            <w:tcW w:w="1395" w:type="dxa"/>
            <w:tcPrChange w:id="8043" w:author="Антон Смирнов" w:date="2023-05-25T13:48:00Z">
              <w:tcPr>
                <w:tcW w:w="1279" w:type="dxa"/>
              </w:tcPr>
            </w:tcPrChange>
          </w:tcPr>
          <w:p w14:paraId="289455A3" w14:textId="77777777" w:rsidR="00FD588A" w:rsidRPr="007F6A26" w:rsidRDefault="00FD588A" w:rsidP="00FD588A">
            <w:pPr>
              <w:pStyle w:val="a0"/>
              <w:ind w:firstLine="0"/>
              <w:rPr>
                <w:ins w:id="8044" w:author="Антон Смирнов" w:date="2023-05-25T13:43:00Z"/>
              </w:rPr>
            </w:pPr>
            <w:ins w:id="8045" w:author="Антон Смирнов" w:date="2023-05-25T13:43:00Z">
              <w:r w:rsidRPr="007F6A26">
                <w:t>0,82</w:t>
              </w:r>
            </w:ins>
          </w:p>
        </w:tc>
        <w:tc>
          <w:tcPr>
            <w:tcW w:w="699" w:type="dxa"/>
            <w:tcPrChange w:id="8046" w:author="Антон Смирнов" w:date="2023-05-25T13:48:00Z">
              <w:tcPr>
                <w:tcW w:w="682" w:type="dxa"/>
              </w:tcPr>
            </w:tcPrChange>
          </w:tcPr>
          <w:p w14:paraId="5DA6292D" w14:textId="77777777" w:rsidR="00FD588A" w:rsidRPr="007F6A26" w:rsidRDefault="00FD588A" w:rsidP="00FD588A">
            <w:pPr>
              <w:pStyle w:val="a0"/>
              <w:ind w:firstLine="0"/>
              <w:rPr>
                <w:ins w:id="8047" w:author="Антон Смирнов" w:date="2023-05-25T13:43:00Z"/>
              </w:rPr>
            </w:pPr>
            <w:ins w:id="8048" w:author="Антон Смирнов" w:date="2023-05-25T13:43:00Z">
              <w:r w:rsidRPr="007F6A26">
                <w:t>0,8</w:t>
              </w:r>
            </w:ins>
          </w:p>
        </w:tc>
        <w:tc>
          <w:tcPr>
            <w:tcW w:w="699" w:type="dxa"/>
            <w:tcPrChange w:id="8049" w:author="Антон Смирнов" w:date="2023-05-25T13:48:00Z">
              <w:tcPr>
                <w:tcW w:w="682" w:type="dxa"/>
              </w:tcPr>
            </w:tcPrChange>
          </w:tcPr>
          <w:p w14:paraId="4A8690D1" w14:textId="77777777" w:rsidR="00FD588A" w:rsidRPr="007F6A26" w:rsidRDefault="00FD588A" w:rsidP="00FD588A">
            <w:pPr>
              <w:pStyle w:val="a0"/>
              <w:ind w:firstLine="0"/>
              <w:rPr>
                <w:ins w:id="8050" w:author="Антон Смирнов" w:date="2023-05-25T13:43:00Z"/>
              </w:rPr>
            </w:pPr>
            <w:ins w:id="8051" w:author="Антон Смирнов" w:date="2023-05-25T13:43:00Z">
              <w:r w:rsidRPr="007F6A26">
                <w:t>0,02</w:t>
              </w:r>
            </w:ins>
          </w:p>
        </w:tc>
        <w:tc>
          <w:tcPr>
            <w:tcW w:w="875" w:type="dxa"/>
            <w:tcPrChange w:id="8052" w:author="Антон Смирнов" w:date="2023-05-25T13:48:00Z">
              <w:tcPr>
                <w:tcW w:w="809" w:type="dxa"/>
              </w:tcPr>
            </w:tcPrChange>
          </w:tcPr>
          <w:p w14:paraId="276E8A3A" w14:textId="77777777" w:rsidR="00FD588A" w:rsidRPr="007F6A26" w:rsidRDefault="00FD588A" w:rsidP="00FD588A">
            <w:pPr>
              <w:pStyle w:val="a0"/>
              <w:ind w:firstLine="0"/>
              <w:rPr>
                <w:ins w:id="8053" w:author="Антон Смирнов" w:date="2023-05-25T13:43:00Z"/>
              </w:rPr>
            </w:pPr>
            <w:ins w:id="8054" w:author="Антон Смирнов" w:date="2023-05-25T13:43:00Z">
              <w:r w:rsidRPr="007F6A26">
                <w:t>0,07</w:t>
              </w:r>
            </w:ins>
          </w:p>
        </w:tc>
      </w:tr>
      <w:tr w:rsidR="00FD588A" w:rsidRPr="007F6A26" w14:paraId="763FC230" w14:textId="77777777" w:rsidTr="00FD588A">
        <w:trPr>
          <w:ins w:id="8055" w:author="Антон Смирнов" w:date="2023-05-25T13:43:00Z"/>
        </w:trPr>
        <w:tc>
          <w:tcPr>
            <w:tcW w:w="1182" w:type="dxa"/>
            <w:tcPrChange w:id="8056" w:author="Антон Смирнов" w:date="2023-05-25T13:48:00Z">
              <w:tcPr>
                <w:tcW w:w="1147" w:type="dxa"/>
              </w:tcPr>
            </w:tcPrChange>
          </w:tcPr>
          <w:p w14:paraId="2B4542AA" w14:textId="1E39481A" w:rsidR="00FD588A" w:rsidRPr="007F6A26" w:rsidRDefault="00FD588A" w:rsidP="00FD588A">
            <w:pPr>
              <w:pStyle w:val="a0"/>
              <w:ind w:firstLine="0"/>
              <w:rPr>
                <w:ins w:id="8057" w:author="Антон Смирнов" w:date="2023-05-25T13:43:00Z"/>
              </w:rPr>
            </w:pPr>
            <w:ins w:id="8058" w:author="Антон Смирнов" w:date="2023-05-25T13:43:00Z">
              <w:r w:rsidRPr="007F6A26">
                <w:t>C*12:02</w:t>
              </w:r>
            </w:ins>
          </w:p>
        </w:tc>
        <w:tc>
          <w:tcPr>
            <w:tcW w:w="814" w:type="dxa"/>
            <w:tcPrChange w:id="8059" w:author="Антон Смирнов" w:date="2023-05-25T13:48:00Z">
              <w:tcPr>
                <w:tcW w:w="1088" w:type="dxa"/>
              </w:tcPr>
            </w:tcPrChange>
          </w:tcPr>
          <w:p w14:paraId="1B1B3D91" w14:textId="77777777" w:rsidR="00FD588A" w:rsidRPr="007F6A26" w:rsidRDefault="00FD588A" w:rsidP="00FD588A">
            <w:pPr>
              <w:pStyle w:val="a0"/>
              <w:ind w:firstLine="0"/>
              <w:rPr>
                <w:ins w:id="8060" w:author="Антон Смирнов" w:date="2023-05-25T13:43:00Z"/>
              </w:rPr>
            </w:pPr>
            <w:ins w:id="8061" w:author="Антон Смирнов" w:date="2023-05-25T13:43:00Z">
              <w:r w:rsidRPr="007F6A26">
                <w:t>0,83</w:t>
              </w:r>
            </w:ins>
          </w:p>
        </w:tc>
        <w:tc>
          <w:tcPr>
            <w:tcW w:w="699" w:type="dxa"/>
            <w:tcPrChange w:id="8062" w:author="Антон Смирнов" w:date="2023-05-25T13:48:00Z">
              <w:tcPr>
                <w:tcW w:w="979" w:type="dxa"/>
              </w:tcPr>
            </w:tcPrChange>
          </w:tcPr>
          <w:p w14:paraId="7F1593ED" w14:textId="77777777" w:rsidR="00FD588A" w:rsidRPr="007F6A26" w:rsidRDefault="00FD588A" w:rsidP="00FD588A">
            <w:pPr>
              <w:pStyle w:val="a0"/>
              <w:ind w:firstLine="0"/>
              <w:rPr>
                <w:ins w:id="8063" w:author="Антон Смирнов" w:date="2023-05-25T13:43:00Z"/>
              </w:rPr>
            </w:pPr>
            <w:ins w:id="8064" w:author="Антон Смирнов" w:date="2023-05-25T13:43:00Z">
              <w:r w:rsidRPr="007F6A26">
                <w:t>0,06</w:t>
              </w:r>
            </w:ins>
          </w:p>
        </w:tc>
        <w:tc>
          <w:tcPr>
            <w:tcW w:w="1241" w:type="dxa"/>
            <w:tcPrChange w:id="8065" w:author="Антон Смирнов" w:date="2023-05-25T13:48:00Z">
              <w:tcPr>
                <w:tcW w:w="1606" w:type="dxa"/>
              </w:tcPr>
            </w:tcPrChange>
          </w:tcPr>
          <w:p w14:paraId="79D8EA66" w14:textId="77777777" w:rsidR="00FD588A" w:rsidRPr="007F6A26" w:rsidRDefault="00FD588A" w:rsidP="00FD588A">
            <w:pPr>
              <w:pStyle w:val="a0"/>
              <w:ind w:firstLine="0"/>
              <w:rPr>
                <w:ins w:id="8066" w:author="Антон Смирнов" w:date="2023-05-25T13:43:00Z"/>
              </w:rPr>
            </w:pPr>
            <w:ins w:id="8067" w:author="Антон Смирнов" w:date="2023-05-25T13:43:00Z">
              <w:r w:rsidRPr="007F6A26">
                <w:t>0,77</w:t>
              </w:r>
            </w:ins>
          </w:p>
        </w:tc>
        <w:tc>
          <w:tcPr>
            <w:tcW w:w="1966" w:type="dxa"/>
            <w:tcPrChange w:id="8068" w:author="Антон Смирнов" w:date="2023-05-25T13:48:00Z">
              <w:tcPr>
                <w:tcW w:w="1298" w:type="dxa"/>
              </w:tcPr>
            </w:tcPrChange>
          </w:tcPr>
          <w:p w14:paraId="11A53C46" w14:textId="77777777" w:rsidR="00FD588A" w:rsidRPr="007F6A26" w:rsidRDefault="00FD588A" w:rsidP="00FD588A">
            <w:pPr>
              <w:pStyle w:val="a0"/>
              <w:ind w:firstLine="0"/>
              <w:rPr>
                <w:ins w:id="8069" w:author="Антон Смирнов" w:date="2023-05-25T13:43:00Z"/>
              </w:rPr>
            </w:pPr>
            <w:ins w:id="8070" w:author="Антон Смирнов" w:date="2023-05-25T13:43:00Z">
              <w:r w:rsidRPr="007F6A26">
                <w:t>0,81</w:t>
              </w:r>
            </w:ins>
          </w:p>
        </w:tc>
        <w:tc>
          <w:tcPr>
            <w:tcW w:w="1395" w:type="dxa"/>
            <w:tcPrChange w:id="8071" w:author="Антон Смирнов" w:date="2023-05-25T13:48:00Z">
              <w:tcPr>
                <w:tcW w:w="1279" w:type="dxa"/>
              </w:tcPr>
            </w:tcPrChange>
          </w:tcPr>
          <w:p w14:paraId="0B060E98" w14:textId="77777777" w:rsidR="00FD588A" w:rsidRPr="007F6A26" w:rsidRDefault="00FD588A" w:rsidP="00FD588A">
            <w:pPr>
              <w:pStyle w:val="a0"/>
              <w:ind w:firstLine="0"/>
              <w:rPr>
                <w:ins w:id="8072" w:author="Антон Смирнов" w:date="2023-05-25T13:43:00Z"/>
              </w:rPr>
            </w:pPr>
            <w:ins w:id="8073" w:author="Антон Смирнов" w:date="2023-05-25T13:43:00Z">
              <w:r w:rsidRPr="007F6A26">
                <w:t>0,81</w:t>
              </w:r>
            </w:ins>
          </w:p>
        </w:tc>
        <w:tc>
          <w:tcPr>
            <w:tcW w:w="699" w:type="dxa"/>
            <w:tcPrChange w:id="8074" w:author="Антон Смирнов" w:date="2023-05-25T13:48:00Z">
              <w:tcPr>
                <w:tcW w:w="682" w:type="dxa"/>
              </w:tcPr>
            </w:tcPrChange>
          </w:tcPr>
          <w:p w14:paraId="026A8370" w14:textId="77777777" w:rsidR="00FD588A" w:rsidRPr="007F6A26" w:rsidRDefault="00FD588A" w:rsidP="00FD588A">
            <w:pPr>
              <w:pStyle w:val="a0"/>
              <w:ind w:firstLine="0"/>
              <w:rPr>
                <w:ins w:id="8075" w:author="Антон Смирнов" w:date="2023-05-25T13:43:00Z"/>
              </w:rPr>
            </w:pPr>
            <w:ins w:id="8076" w:author="Антон Смирнов" w:date="2023-05-25T13:43:00Z">
              <w:r w:rsidRPr="007F6A26">
                <w:t>0,79</w:t>
              </w:r>
            </w:ins>
          </w:p>
        </w:tc>
        <w:tc>
          <w:tcPr>
            <w:tcW w:w="699" w:type="dxa"/>
            <w:tcPrChange w:id="8077" w:author="Антон Смирнов" w:date="2023-05-25T13:48:00Z">
              <w:tcPr>
                <w:tcW w:w="682" w:type="dxa"/>
              </w:tcPr>
            </w:tcPrChange>
          </w:tcPr>
          <w:p w14:paraId="4B41053A" w14:textId="77777777" w:rsidR="00FD588A" w:rsidRPr="007F6A26" w:rsidRDefault="00FD588A" w:rsidP="00FD588A">
            <w:pPr>
              <w:pStyle w:val="a0"/>
              <w:ind w:firstLine="0"/>
              <w:rPr>
                <w:ins w:id="8078" w:author="Антон Смирнов" w:date="2023-05-25T13:43:00Z"/>
              </w:rPr>
            </w:pPr>
            <w:ins w:id="8079" w:author="Антон Смирнов" w:date="2023-05-25T13:43:00Z">
              <w:r w:rsidRPr="007F6A26">
                <w:t>0,14</w:t>
              </w:r>
            </w:ins>
          </w:p>
        </w:tc>
        <w:tc>
          <w:tcPr>
            <w:tcW w:w="875" w:type="dxa"/>
            <w:tcPrChange w:id="8080" w:author="Антон Смирнов" w:date="2023-05-25T13:48:00Z">
              <w:tcPr>
                <w:tcW w:w="809" w:type="dxa"/>
              </w:tcPr>
            </w:tcPrChange>
          </w:tcPr>
          <w:p w14:paraId="18725BFD" w14:textId="77777777" w:rsidR="00FD588A" w:rsidRPr="007F6A26" w:rsidRDefault="00FD588A" w:rsidP="00FD588A">
            <w:pPr>
              <w:pStyle w:val="a0"/>
              <w:ind w:firstLine="0"/>
              <w:rPr>
                <w:ins w:id="8081" w:author="Антон Смирнов" w:date="2023-05-25T13:43:00Z"/>
              </w:rPr>
            </w:pPr>
            <w:ins w:id="8082" w:author="Антон Смирнов" w:date="2023-05-25T13:43:00Z">
              <w:r w:rsidRPr="007F6A26">
                <w:t>0,19</w:t>
              </w:r>
            </w:ins>
          </w:p>
        </w:tc>
      </w:tr>
      <w:tr w:rsidR="00FD588A" w:rsidRPr="007F6A26" w14:paraId="14E60B08" w14:textId="77777777" w:rsidTr="00FD588A">
        <w:trPr>
          <w:ins w:id="8083" w:author="Антон Смирнов" w:date="2023-05-25T13:43:00Z"/>
        </w:trPr>
        <w:tc>
          <w:tcPr>
            <w:tcW w:w="1182" w:type="dxa"/>
            <w:tcPrChange w:id="8084" w:author="Антон Смирнов" w:date="2023-05-25T13:48:00Z">
              <w:tcPr>
                <w:tcW w:w="1147" w:type="dxa"/>
              </w:tcPr>
            </w:tcPrChange>
          </w:tcPr>
          <w:p w14:paraId="07099E02" w14:textId="168FD24F" w:rsidR="00FD588A" w:rsidRPr="007F6A26" w:rsidRDefault="00FD588A" w:rsidP="00FD588A">
            <w:pPr>
              <w:pStyle w:val="a0"/>
              <w:ind w:firstLine="0"/>
              <w:rPr>
                <w:ins w:id="8085" w:author="Антон Смирнов" w:date="2023-05-25T13:43:00Z"/>
              </w:rPr>
            </w:pPr>
            <w:ins w:id="8086" w:author="Антон Смирнов" w:date="2023-05-25T13:43:00Z">
              <w:r w:rsidRPr="007F6A26">
                <w:t>B*40:32</w:t>
              </w:r>
            </w:ins>
          </w:p>
        </w:tc>
        <w:tc>
          <w:tcPr>
            <w:tcW w:w="814" w:type="dxa"/>
            <w:tcPrChange w:id="8087" w:author="Антон Смирнов" w:date="2023-05-25T13:48:00Z">
              <w:tcPr>
                <w:tcW w:w="1088" w:type="dxa"/>
              </w:tcPr>
            </w:tcPrChange>
          </w:tcPr>
          <w:p w14:paraId="16FF5BDD" w14:textId="77777777" w:rsidR="00FD588A" w:rsidRPr="007F6A26" w:rsidRDefault="00FD588A" w:rsidP="00FD588A">
            <w:pPr>
              <w:pStyle w:val="a0"/>
              <w:ind w:firstLine="0"/>
              <w:rPr>
                <w:ins w:id="8088" w:author="Антон Смирнов" w:date="2023-05-25T13:43:00Z"/>
              </w:rPr>
            </w:pPr>
            <w:ins w:id="8089" w:author="Антон Смирнов" w:date="2023-05-25T13:43:00Z">
              <w:r w:rsidRPr="007F6A26">
                <w:t>0,83</w:t>
              </w:r>
            </w:ins>
          </w:p>
        </w:tc>
        <w:tc>
          <w:tcPr>
            <w:tcW w:w="699" w:type="dxa"/>
            <w:tcPrChange w:id="8090" w:author="Антон Смирнов" w:date="2023-05-25T13:48:00Z">
              <w:tcPr>
                <w:tcW w:w="979" w:type="dxa"/>
              </w:tcPr>
            </w:tcPrChange>
          </w:tcPr>
          <w:p w14:paraId="5D73FC68" w14:textId="77777777" w:rsidR="00FD588A" w:rsidRPr="007F6A26" w:rsidRDefault="00FD588A" w:rsidP="00FD588A">
            <w:pPr>
              <w:pStyle w:val="a0"/>
              <w:ind w:firstLine="0"/>
              <w:rPr>
                <w:ins w:id="8091" w:author="Антон Смирнов" w:date="2023-05-25T13:43:00Z"/>
              </w:rPr>
            </w:pPr>
            <w:ins w:id="8092" w:author="Антон Смирнов" w:date="2023-05-25T13:43:00Z">
              <w:r w:rsidRPr="007F6A26">
                <w:t>0,42</w:t>
              </w:r>
            </w:ins>
          </w:p>
        </w:tc>
        <w:tc>
          <w:tcPr>
            <w:tcW w:w="1241" w:type="dxa"/>
            <w:tcPrChange w:id="8093" w:author="Антон Смирнов" w:date="2023-05-25T13:48:00Z">
              <w:tcPr>
                <w:tcW w:w="1606" w:type="dxa"/>
              </w:tcPr>
            </w:tcPrChange>
          </w:tcPr>
          <w:p w14:paraId="45A71ACA" w14:textId="77777777" w:rsidR="00FD588A" w:rsidRPr="007F6A26" w:rsidRDefault="00FD588A" w:rsidP="00FD588A">
            <w:pPr>
              <w:pStyle w:val="a0"/>
              <w:ind w:firstLine="0"/>
              <w:rPr>
                <w:ins w:id="8094" w:author="Антон Смирнов" w:date="2023-05-25T13:43:00Z"/>
              </w:rPr>
            </w:pPr>
            <w:ins w:id="8095" w:author="Антон Смирнов" w:date="2023-05-25T13:43:00Z">
              <w:r w:rsidRPr="007F6A26">
                <w:t>0,71</w:t>
              </w:r>
            </w:ins>
          </w:p>
        </w:tc>
        <w:tc>
          <w:tcPr>
            <w:tcW w:w="1966" w:type="dxa"/>
            <w:tcPrChange w:id="8096" w:author="Антон Смирнов" w:date="2023-05-25T13:48:00Z">
              <w:tcPr>
                <w:tcW w:w="1298" w:type="dxa"/>
              </w:tcPr>
            </w:tcPrChange>
          </w:tcPr>
          <w:p w14:paraId="36BB9EA3" w14:textId="77777777" w:rsidR="00FD588A" w:rsidRPr="007F6A26" w:rsidRDefault="00FD588A" w:rsidP="00FD588A">
            <w:pPr>
              <w:pStyle w:val="a0"/>
              <w:ind w:firstLine="0"/>
              <w:rPr>
                <w:ins w:id="8097" w:author="Антон Смирнов" w:date="2023-05-25T13:43:00Z"/>
              </w:rPr>
            </w:pPr>
            <w:ins w:id="8098" w:author="Антон Смирнов" w:date="2023-05-25T13:43:00Z">
              <w:r w:rsidRPr="007F6A26">
                <w:t>0,97</w:t>
              </w:r>
            </w:ins>
          </w:p>
        </w:tc>
        <w:tc>
          <w:tcPr>
            <w:tcW w:w="1395" w:type="dxa"/>
            <w:tcPrChange w:id="8099" w:author="Антон Смирнов" w:date="2023-05-25T13:48:00Z">
              <w:tcPr>
                <w:tcW w:w="1279" w:type="dxa"/>
              </w:tcPr>
            </w:tcPrChange>
          </w:tcPr>
          <w:p w14:paraId="56C1923A" w14:textId="77777777" w:rsidR="00FD588A" w:rsidRPr="007F6A26" w:rsidRDefault="00FD588A" w:rsidP="00FD588A">
            <w:pPr>
              <w:pStyle w:val="a0"/>
              <w:ind w:firstLine="0"/>
              <w:rPr>
                <w:ins w:id="8100" w:author="Антон Смирнов" w:date="2023-05-25T13:43:00Z"/>
              </w:rPr>
            </w:pPr>
            <w:ins w:id="8101" w:author="Антон Смирнов" w:date="2023-05-25T13:43:00Z">
              <w:r w:rsidRPr="007F6A26">
                <w:t>0,97</w:t>
              </w:r>
            </w:ins>
          </w:p>
        </w:tc>
        <w:tc>
          <w:tcPr>
            <w:tcW w:w="699" w:type="dxa"/>
            <w:tcPrChange w:id="8102" w:author="Антон Смирнов" w:date="2023-05-25T13:48:00Z">
              <w:tcPr>
                <w:tcW w:w="682" w:type="dxa"/>
              </w:tcPr>
            </w:tcPrChange>
          </w:tcPr>
          <w:p w14:paraId="5B13B20E" w14:textId="77777777" w:rsidR="00FD588A" w:rsidRPr="007F6A26" w:rsidRDefault="00FD588A" w:rsidP="00FD588A">
            <w:pPr>
              <w:pStyle w:val="a0"/>
              <w:ind w:firstLine="0"/>
              <w:rPr>
                <w:ins w:id="8103" w:author="Антон Смирнов" w:date="2023-05-25T13:43:00Z"/>
              </w:rPr>
            </w:pPr>
            <w:ins w:id="8104" w:author="Антон Смирнов" w:date="2023-05-25T13:43:00Z">
              <w:r w:rsidRPr="007F6A26">
                <w:t>0,84</w:t>
              </w:r>
            </w:ins>
          </w:p>
        </w:tc>
        <w:tc>
          <w:tcPr>
            <w:tcW w:w="699" w:type="dxa"/>
            <w:tcPrChange w:id="8105" w:author="Антон Смирнов" w:date="2023-05-25T13:48:00Z">
              <w:tcPr>
                <w:tcW w:w="682" w:type="dxa"/>
              </w:tcPr>
            </w:tcPrChange>
          </w:tcPr>
          <w:p w14:paraId="1DA2AE03" w14:textId="77777777" w:rsidR="00FD588A" w:rsidRPr="007F6A26" w:rsidRDefault="00FD588A" w:rsidP="00FD588A">
            <w:pPr>
              <w:pStyle w:val="a0"/>
              <w:ind w:firstLine="0"/>
              <w:rPr>
                <w:ins w:id="8106" w:author="Антон Смирнов" w:date="2023-05-25T13:43:00Z"/>
              </w:rPr>
            </w:pPr>
            <w:ins w:id="8107" w:author="Антон Смирнов" w:date="2023-05-25T13:43:00Z">
              <w:r w:rsidRPr="007F6A26">
                <w:t>0,01</w:t>
              </w:r>
            </w:ins>
          </w:p>
        </w:tc>
        <w:tc>
          <w:tcPr>
            <w:tcW w:w="875" w:type="dxa"/>
            <w:tcPrChange w:id="8108" w:author="Антон Смирнов" w:date="2023-05-25T13:48:00Z">
              <w:tcPr>
                <w:tcW w:w="809" w:type="dxa"/>
              </w:tcPr>
            </w:tcPrChange>
          </w:tcPr>
          <w:p w14:paraId="04FA644A" w14:textId="77777777" w:rsidR="00FD588A" w:rsidRPr="007F6A26" w:rsidRDefault="00FD588A" w:rsidP="00FD588A">
            <w:pPr>
              <w:pStyle w:val="a0"/>
              <w:ind w:firstLine="0"/>
              <w:rPr>
                <w:ins w:id="8109" w:author="Антон Смирнов" w:date="2023-05-25T13:43:00Z"/>
              </w:rPr>
            </w:pPr>
            <w:ins w:id="8110" w:author="Антон Смирнов" w:date="2023-05-25T13:43:00Z">
              <w:r w:rsidRPr="007F6A26">
                <w:t>0,01</w:t>
              </w:r>
            </w:ins>
          </w:p>
        </w:tc>
      </w:tr>
      <w:tr w:rsidR="00FD588A" w:rsidRPr="007F6A26" w14:paraId="1CE0DF73" w14:textId="77777777" w:rsidTr="00FD588A">
        <w:trPr>
          <w:ins w:id="8111" w:author="Антон Смирнов" w:date="2023-05-25T13:43:00Z"/>
        </w:trPr>
        <w:tc>
          <w:tcPr>
            <w:tcW w:w="1182" w:type="dxa"/>
            <w:tcPrChange w:id="8112" w:author="Антон Смирнов" w:date="2023-05-25T13:48:00Z">
              <w:tcPr>
                <w:tcW w:w="1147" w:type="dxa"/>
              </w:tcPr>
            </w:tcPrChange>
          </w:tcPr>
          <w:p w14:paraId="5841E275" w14:textId="2683D168" w:rsidR="00FD588A" w:rsidRPr="007F6A26" w:rsidRDefault="00FD588A" w:rsidP="00FD588A">
            <w:pPr>
              <w:pStyle w:val="a0"/>
              <w:ind w:firstLine="0"/>
              <w:rPr>
                <w:ins w:id="8113" w:author="Антон Смирнов" w:date="2023-05-25T13:43:00Z"/>
              </w:rPr>
            </w:pPr>
            <w:ins w:id="8114" w:author="Антон Смирнов" w:date="2023-05-25T13:43:00Z">
              <w:r w:rsidRPr="007F6A26">
                <w:t>C*12:04</w:t>
              </w:r>
            </w:ins>
          </w:p>
        </w:tc>
        <w:tc>
          <w:tcPr>
            <w:tcW w:w="814" w:type="dxa"/>
            <w:tcPrChange w:id="8115" w:author="Антон Смирнов" w:date="2023-05-25T13:48:00Z">
              <w:tcPr>
                <w:tcW w:w="1088" w:type="dxa"/>
              </w:tcPr>
            </w:tcPrChange>
          </w:tcPr>
          <w:p w14:paraId="72999750" w14:textId="77777777" w:rsidR="00FD588A" w:rsidRPr="007F6A26" w:rsidRDefault="00FD588A" w:rsidP="00FD588A">
            <w:pPr>
              <w:pStyle w:val="a0"/>
              <w:ind w:firstLine="0"/>
              <w:rPr>
                <w:ins w:id="8116" w:author="Антон Смирнов" w:date="2023-05-25T13:43:00Z"/>
              </w:rPr>
            </w:pPr>
            <w:ins w:id="8117" w:author="Антон Смирнов" w:date="2023-05-25T13:43:00Z">
              <w:r w:rsidRPr="007F6A26">
                <w:t>0,83</w:t>
              </w:r>
            </w:ins>
          </w:p>
        </w:tc>
        <w:tc>
          <w:tcPr>
            <w:tcW w:w="699" w:type="dxa"/>
            <w:tcPrChange w:id="8118" w:author="Антон Смирнов" w:date="2023-05-25T13:48:00Z">
              <w:tcPr>
                <w:tcW w:w="979" w:type="dxa"/>
              </w:tcPr>
            </w:tcPrChange>
          </w:tcPr>
          <w:p w14:paraId="094EDF16" w14:textId="77777777" w:rsidR="00FD588A" w:rsidRPr="007F6A26" w:rsidRDefault="00FD588A" w:rsidP="00FD588A">
            <w:pPr>
              <w:pStyle w:val="a0"/>
              <w:ind w:firstLine="0"/>
              <w:rPr>
                <w:ins w:id="8119" w:author="Антон Смирнов" w:date="2023-05-25T13:43:00Z"/>
              </w:rPr>
            </w:pPr>
            <w:ins w:id="8120" w:author="Антон Смирнов" w:date="2023-05-25T13:43:00Z">
              <w:r w:rsidRPr="007F6A26">
                <w:t>0</w:t>
              </w:r>
            </w:ins>
          </w:p>
        </w:tc>
        <w:tc>
          <w:tcPr>
            <w:tcW w:w="1241" w:type="dxa"/>
            <w:tcPrChange w:id="8121" w:author="Антон Смирнов" w:date="2023-05-25T13:48:00Z">
              <w:tcPr>
                <w:tcW w:w="1606" w:type="dxa"/>
              </w:tcPr>
            </w:tcPrChange>
          </w:tcPr>
          <w:p w14:paraId="31D10EC2" w14:textId="77777777" w:rsidR="00FD588A" w:rsidRPr="007F6A26" w:rsidRDefault="00FD588A" w:rsidP="00FD588A">
            <w:pPr>
              <w:pStyle w:val="a0"/>
              <w:ind w:firstLine="0"/>
              <w:rPr>
                <w:ins w:id="8122" w:author="Антон Смирнов" w:date="2023-05-25T13:43:00Z"/>
              </w:rPr>
            </w:pPr>
            <w:ins w:id="8123" w:author="Антон Смирнов" w:date="2023-05-25T13:43:00Z">
              <w:r w:rsidRPr="007F6A26">
                <w:t>0,78</w:t>
              </w:r>
            </w:ins>
          </w:p>
        </w:tc>
        <w:tc>
          <w:tcPr>
            <w:tcW w:w="1966" w:type="dxa"/>
            <w:tcPrChange w:id="8124" w:author="Антон Смирнов" w:date="2023-05-25T13:48:00Z">
              <w:tcPr>
                <w:tcW w:w="1298" w:type="dxa"/>
              </w:tcPr>
            </w:tcPrChange>
          </w:tcPr>
          <w:p w14:paraId="3C2FF20F" w14:textId="77777777" w:rsidR="00FD588A" w:rsidRPr="007F6A26" w:rsidRDefault="00FD588A" w:rsidP="00FD588A">
            <w:pPr>
              <w:pStyle w:val="a0"/>
              <w:ind w:firstLine="0"/>
              <w:rPr>
                <w:ins w:id="8125" w:author="Антон Смирнов" w:date="2023-05-25T13:43:00Z"/>
              </w:rPr>
            </w:pPr>
            <w:ins w:id="8126" w:author="Антон Смирнов" w:date="2023-05-25T13:43:00Z">
              <w:r w:rsidRPr="007F6A26">
                <w:t>0,8</w:t>
              </w:r>
            </w:ins>
          </w:p>
        </w:tc>
        <w:tc>
          <w:tcPr>
            <w:tcW w:w="1395" w:type="dxa"/>
            <w:tcPrChange w:id="8127" w:author="Антон Смирнов" w:date="2023-05-25T13:48:00Z">
              <w:tcPr>
                <w:tcW w:w="1279" w:type="dxa"/>
              </w:tcPr>
            </w:tcPrChange>
          </w:tcPr>
          <w:p w14:paraId="1665EB2A" w14:textId="77777777" w:rsidR="00FD588A" w:rsidRPr="007F6A26" w:rsidRDefault="00FD588A" w:rsidP="00FD588A">
            <w:pPr>
              <w:pStyle w:val="a0"/>
              <w:ind w:firstLine="0"/>
              <w:rPr>
                <w:ins w:id="8128" w:author="Антон Смирнов" w:date="2023-05-25T13:43:00Z"/>
              </w:rPr>
            </w:pPr>
            <w:ins w:id="8129" w:author="Антон Смирнов" w:date="2023-05-25T13:43:00Z">
              <w:r w:rsidRPr="007F6A26">
                <w:t>0,8</w:t>
              </w:r>
            </w:ins>
          </w:p>
        </w:tc>
        <w:tc>
          <w:tcPr>
            <w:tcW w:w="699" w:type="dxa"/>
            <w:tcPrChange w:id="8130" w:author="Антон Смирнов" w:date="2023-05-25T13:48:00Z">
              <w:tcPr>
                <w:tcW w:w="682" w:type="dxa"/>
              </w:tcPr>
            </w:tcPrChange>
          </w:tcPr>
          <w:p w14:paraId="5EFB6932" w14:textId="77777777" w:rsidR="00FD588A" w:rsidRPr="007F6A26" w:rsidRDefault="00FD588A" w:rsidP="00FD588A">
            <w:pPr>
              <w:pStyle w:val="a0"/>
              <w:ind w:firstLine="0"/>
              <w:rPr>
                <w:ins w:id="8131" w:author="Антон Смирнов" w:date="2023-05-25T13:43:00Z"/>
              </w:rPr>
            </w:pPr>
            <w:ins w:id="8132" w:author="Антон Смирнов" w:date="2023-05-25T13:43:00Z">
              <w:r w:rsidRPr="007F6A26">
                <w:t>0,79</w:t>
              </w:r>
            </w:ins>
          </w:p>
        </w:tc>
        <w:tc>
          <w:tcPr>
            <w:tcW w:w="699" w:type="dxa"/>
            <w:tcPrChange w:id="8133" w:author="Антон Смирнов" w:date="2023-05-25T13:48:00Z">
              <w:tcPr>
                <w:tcW w:w="682" w:type="dxa"/>
              </w:tcPr>
            </w:tcPrChange>
          </w:tcPr>
          <w:p w14:paraId="6DFF932E" w14:textId="77777777" w:rsidR="00FD588A" w:rsidRPr="007F6A26" w:rsidRDefault="00FD588A" w:rsidP="00FD588A">
            <w:pPr>
              <w:pStyle w:val="a0"/>
              <w:ind w:firstLine="0"/>
              <w:rPr>
                <w:ins w:id="8134" w:author="Антон Смирнов" w:date="2023-05-25T13:43:00Z"/>
              </w:rPr>
            </w:pPr>
            <w:ins w:id="8135" w:author="Антон Смирнов" w:date="2023-05-25T13:43:00Z">
              <w:r w:rsidRPr="007F6A26">
                <w:t>0</w:t>
              </w:r>
            </w:ins>
          </w:p>
        </w:tc>
        <w:tc>
          <w:tcPr>
            <w:tcW w:w="875" w:type="dxa"/>
            <w:tcPrChange w:id="8136" w:author="Антон Смирнов" w:date="2023-05-25T13:48:00Z">
              <w:tcPr>
                <w:tcW w:w="809" w:type="dxa"/>
              </w:tcPr>
            </w:tcPrChange>
          </w:tcPr>
          <w:p w14:paraId="00BE3AC2" w14:textId="77777777" w:rsidR="00FD588A" w:rsidRPr="007F6A26" w:rsidRDefault="00FD588A" w:rsidP="00FD588A">
            <w:pPr>
              <w:pStyle w:val="a0"/>
              <w:ind w:firstLine="0"/>
              <w:rPr>
                <w:ins w:id="8137" w:author="Антон Смирнов" w:date="2023-05-25T13:43:00Z"/>
              </w:rPr>
            </w:pPr>
            <w:ins w:id="8138" w:author="Антон Смирнов" w:date="2023-05-25T13:43:00Z">
              <w:r w:rsidRPr="007F6A26">
                <w:t>0,02</w:t>
              </w:r>
            </w:ins>
          </w:p>
        </w:tc>
      </w:tr>
      <w:tr w:rsidR="00FD588A" w:rsidRPr="007F6A26" w14:paraId="5E2A2BE7" w14:textId="77777777" w:rsidTr="00FD588A">
        <w:trPr>
          <w:ins w:id="8139" w:author="Антон Смирнов" w:date="2023-05-25T13:43:00Z"/>
        </w:trPr>
        <w:tc>
          <w:tcPr>
            <w:tcW w:w="1182" w:type="dxa"/>
            <w:tcPrChange w:id="8140" w:author="Антон Смирнов" w:date="2023-05-25T13:48:00Z">
              <w:tcPr>
                <w:tcW w:w="1147" w:type="dxa"/>
              </w:tcPr>
            </w:tcPrChange>
          </w:tcPr>
          <w:p w14:paraId="79E8F061" w14:textId="2A0538CE" w:rsidR="00FD588A" w:rsidRPr="007F6A26" w:rsidRDefault="00FD588A" w:rsidP="00FD588A">
            <w:pPr>
              <w:pStyle w:val="a0"/>
              <w:ind w:firstLine="0"/>
              <w:rPr>
                <w:ins w:id="8141" w:author="Антон Смирнов" w:date="2023-05-25T13:43:00Z"/>
              </w:rPr>
            </w:pPr>
            <w:ins w:id="8142" w:author="Антон Смирнов" w:date="2023-05-25T13:43:00Z">
              <w:r w:rsidRPr="007F6A26">
                <w:t>B*44:09</w:t>
              </w:r>
            </w:ins>
          </w:p>
        </w:tc>
        <w:tc>
          <w:tcPr>
            <w:tcW w:w="814" w:type="dxa"/>
            <w:tcPrChange w:id="8143" w:author="Антон Смирнов" w:date="2023-05-25T13:48:00Z">
              <w:tcPr>
                <w:tcW w:w="1088" w:type="dxa"/>
              </w:tcPr>
            </w:tcPrChange>
          </w:tcPr>
          <w:p w14:paraId="785AA804" w14:textId="77777777" w:rsidR="00FD588A" w:rsidRPr="007F6A26" w:rsidRDefault="00FD588A" w:rsidP="00FD588A">
            <w:pPr>
              <w:pStyle w:val="a0"/>
              <w:ind w:firstLine="0"/>
              <w:rPr>
                <w:ins w:id="8144" w:author="Антон Смирнов" w:date="2023-05-25T13:43:00Z"/>
              </w:rPr>
            </w:pPr>
            <w:ins w:id="8145" w:author="Антон Смирнов" w:date="2023-05-25T13:43:00Z">
              <w:r w:rsidRPr="007F6A26">
                <w:t>0,82</w:t>
              </w:r>
            </w:ins>
          </w:p>
        </w:tc>
        <w:tc>
          <w:tcPr>
            <w:tcW w:w="699" w:type="dxa"/>
            <w:tcPrChange w:id="8146" w:author="Антон Смирнов" w:date="2023-05-25T13:48:00Z">
              <w:tcPr>
                <w:tcW w:w="979" w:type="dxa"/>
              </w:tcPr>
            </w:tcPrChange>
          </w:tcPr>
          <w:p w14:paraId="48ECA3E7" w14:textId="77777777" w:rsidR="00FD588A" w:rsidRPr="007F6A26" w:rsidRDefault="00FD588A" w:rsidP="00FD588A">
            <w:pPr>
              <w:pStyle w:val="a0"/>
              <w:ind w:firstLine="0"/>
              <w:rPr>
                <w:ins w:id="8147" w:author="Антон Смирнов" w:date="2023-05-25T13:43:00Z"/>
              </w:rPr>
            </w:pPr>
            <w:ins w:id="8148" w:author="Антон Смирнов" w:date="2023-05-25T13:43:00Z">
              <w:r w:rsidRPr="007F6A26">
                <w:t>0,07</w:t>
              </w:r>
            </w:ins>
          </w:p>
        </w:tc>
        <w:tc>
          <w:tcPr>
            <w:tcW w:w="1241" w:type="dxa"/>
            <w:tcPrChange w:id="8149" w:author="Антон Смирнов" w:date="2023-05-25T13:48:00Z">
              <w:tcPr>
                <w:tcW w:w="1606" w:type="dxa"/>
              </w:tcPr>
            </w:tcPrChange>
          </w:tcPr>
          <w:p w14:paraId="3958B7E6" w14:textId="77777777" w:rsidR="00FD588A" w:rsidRPr="007F6A26" w:rsidRDefault="00FD588A" w:rsidP="00FD588A">
            <w:pPr>
              <w:pStyle w:val="a0"/>
              <w:ind w:firstLine="0"/>
              <w:rPr>
                <w:ins w:id="8150" w:author="Антон Смирнов" w:date="2023-05-25T13:43:00Z"/>
              </w:rPr>
            </w:pPr>
            <w:ins w:id="8151" w:author="Антон Смирнов" w:date="2023-05-25T13:43:00Z">
              <w:r w:rsidRPr="007F6A26">
                <w:t>0,76</w:t>
              </w:r>
            </w:ins>
          </w:p>
        </w:tc>
        <w:tc>
          <w:tcPr>
            <w:tcW w:w="1966" w:type="dxa"/>
            <w:tcPrChange w:id="8152" w:author="Антон Смирнов" w:date="2023-05-25T13:48:00Z">
              <w:tcPr>
                <w:tcW w:w="1298" w:type="dxa"/>
              </w:tcPr>
            </w:tcPrChange>
          </w:tcPr>
          <w:p w14:paraId="1B93CA60" w14:textId="77777777" w:rsidR="00FD588A" w:rsidRPr="007F6A26" w:rsidRDefault="00FD588A" w:rsidP="00FD588A">
            <w:pPr>
              <w:pStyle w:val="a0"/>
              <w:ind w:firstLine="0"/>
              <w:rPr>
                <w:ins w:id="8153" w:author="Антон Смирнов" w:date="2023-05-25T13:43:00Z"/>
              </w:rPr>
            </w:pPr>
            <w:ins w:id="8154" w:author="Антон Смирнов" w:date="2023-05-25T13:43:00Z">
              <w:r w:rsidRPr="007F6A26">
                <w:t>0,81</w:t>
              </w:r>
            </w:ins>
          </w:p>
        </w:tc>
        <w:tc>
          <w:tcPr>
            <w:tcW w:w="1395" w:type="dxa"/>
            <w:tcPrChange w:id="8155" w:author="Антон Смирнов" w:date="2023-05-25T13:48:00Z">
              <w:tcPr>
                <w:tcW w:w="1279" w:type="dxa"/>
              </w:tcPr>
            </w:tcPrChange>
          </w:tcPr>
          <w:p w14:paraId="0FC773DC" w14:textId="77777777" w:rsidR="00FD588A" w:rsidRPr="007F6A26" w:rsidRDefault="00FD588A" w:rsidP="00FD588A">
            <w:pPr>
              <w:pStyle w:val="a0"/>
              <w:ind w:firstLine="0"/>
              <w:rPr>
                <w:ins w:id="8156" w:author="Антон Смирнов" w:date="2023-05-25T13:43:00Z"/>
              </w:rPr>
            </w:pPr>
            <w:ins w:id="8157" w:author="Антон Смирнов" w:date="2023-05-25T13:43:00Z">
              <w:r w:rsidRPr="007F6A26">
                <w:t>0,81</w:t>
              </w:r>
            </w:ins>
          </w:p>
        </w:tc>
        <w:tc>
          <w:tcPr>
            <w:tcW w:w="699" w:type="dxa"/>
            <w:tcPrChange w:id="8158" w:author="Антон Смирнов" w:date="2023-05-25T13:48:00Z">
              <w:tcPr>
                <w:tcW w:w="682" w:type="dxa"/>
              </w:tcPr>
            </w:tcPrChange>
          </w:tcPr>
          <w:p w14:paraId="71B46E20" w14:textId="77777777" w:rsidR="00FD588A" w:rsidRPr="007F6A26" w:rsidRDefault="00FD588A" w:rsidP="00FD588A">
            <w:pPr>
              <w:pStyle w:val="a0"/>
              <w:ind w:firstLine="0"/>
              <w:rPr>
                <w:ins w:id="8159" w:author="Антон Смирнов" w:date="2023-05-25T13:43:00Z"/>
              </w:rPr>
            </w:pPr>
            <w:ins w:id="8160" w:author="Антон Смирнов" w:date="2023-05-25T13:43:00Z">
              <w:r w:rsidRPr="007F6A26">
                <w:t>0,79</w:t>
              </w:r>
            </w:ins>
          </w:p>
        </w:tc>
        <w:tc>
          <w:tcPr>
            <w:tcW w:w="699" w:type="dxa"/>
            <w:tcPrChange w:id="8161" w:author="Антон Смирнов" w:date="2023-05-25T13:48:00Z">
              <w:tcPr>
                <w:tcW w:w="682" w:type="dxa"/>
              </w:tcPr>
            </w:tcPrChange>
          </w:tcPr>
          <w:p w14:paraId="31F1AC19" w14:textId="77777777" w:rsidR="00FD588A" w:rsidRPr="007F6A26" w:rsidRDefault="00FD588A" w:rsidP="00FD588A">
            <w:pPr>
              <w:pStyle w:val="a0"/>
              <w:ind w:firstLine="0"/>
              <w:rPr>
                <w:ins w:id="8162" w:author="Антон Смирнов" w:date="2023-05-25T13:43:00Z"/>
              </w:rPr>
            </w:pPr>
            <w:ins w:id="8163" w:author="Антон Смирнов" w:date="2023-05-25T13:43:00Z">
              <w:r w:rsidRPr="007F6A26">
                <w:t>0</w:t>
              </w:r>
            </w:ins>
          </w:p>
        </w:tc>
        <w:tc>
          <w:tcPr>
            <w:tcW w:w="875" w:type="dxa"/>
            <w:tcPrChange w:id="8164" w:author="Антон Смирнов" w:date="2023-05-25T13:48:00Z">
              <w:tcPr>
                <w:tcW w:w="809" w:type="dxa"/>
              </w:tcPr>
            </w:tcPrChange>
          </w:tcPr>
          <w:p w14:paraId="1F641945" w14:textId="77777777" w:rsidR="00FD588A" w:rsidRPr="007F6A26" w:rsidRDefault="00FD588A" w:rsidP="00FD588A">
            <w:pPr>
              <w:pStyle w:val="a0"/>
              <w:ind w:firstLine="0"/>
              <w:rPr>
                <w:ins w:id="8165" w:author="Антон Смирнов" w:date="2023-05-25T13:43:00Z"/>
              </w:rPr>
            </w:pPr>
            <w:ins w:id="8166" w:author="Антон Смирнов" w:date="2023-05-25T13:43:00Z">
              <w:r w:rsidRPr="007F6A26">
                <w:t>0,03</w:t>
              </w:r>
            </w:ins>
          </w:p>
        </w:tc>
      </w:tr>
      <w:tr w:rsidR="00FD588A" w:rsidRPr="007F6A26" w14:paraId="5A1F411A" w14:textId="77777777" w:rsidTr="00FD588A">
        <w:trPr>
          <w:ins w:id="8167" w:author="Антон Смирнов" w:date="2023-05-25T13:43:00Z"/>
        </w:trPr>
        <w:tc>
          <w:tcPr>
            <w:tcW w:w="1182" w:type="dxa"/>
            <w:tcPrChange w:id="8168" w:author="Антон Смирнов" w:date="2023-05-25T13:48:00Z">
              <w:tcPr>
                <w:tcW w:w="1147" w:type="dxa"/>
              </w:tcPr>
            </w:tcPrChange>
          </w:tcPr>
          <w:p w14:paraId="12E333D5" w14:textId="25610F41" w:rsidR="00FD588A" w:rsidRPr="007F6A26" w:rsidRDefault="00FD588A" w:rsidP="00FD588A">
            <w:pPr>
              <w:pStyle w:val="a0"/>
              <w:ind w:firstLine="0"/>
              <w:rPr>
                <w:ins w:id="8169" w:author="Антон Смирнов" w:date="2023-05-25T13:43:00Z"/>
              </w:rPr>
            </w:pPr>
            <w:ins w:id="8170" w:author="Антон Смирнов" w:date="2023-05-25T13:43:00Z">
              <w:r w:rsidRPr="007F6A26">
                <w:t>B*08:03</w:t>
              </w:r>
            </w:ins>
          </w:p>
        </w:tc>
        <w:tc>
          <w:tcPr>
            <w:tcW w:w="814" w:type="dxa"/>
            <w:tcPrChange w:id="8171" w:author="Антон Смирнов" w:date="2023-05-25T13:48:00Z">
              <w:tcPr>
                <w:tcW w:w="1088" w:type="dxa"/>
              </w:tcPr>
            </w:tcPrChange>
          </w:tcPr>
          <w:p w14:paraId="31482FF9" w14:textId="77777777" w:rsidR="00FD588A" w:rsidRPr="007F6A26" w:rsidRDefault="00FD588A" w:rsidP="00FD588A">
            <w:pPr>
              <w:pStyle w:val="a0"/>
              <w:ind w:firstLine="0"/>
              <w:rPr>
                <w:ins w:id="8172" w:author="Антон Смирнов" w:date="2023-05-25T13:43:00Z"/>
              </w:rPr>
            </w:pPr>
            <w:ins w:id="8173" w:author="Антон Смирнов" w:date="2023-05-25T13:43:00Z">
              <w:r w:rsidRPr="007F6A26">
                <w:t>0,81</w:t>
              </w:r>
            </w:ins>
          </w:p>
        </w:tc>
        <w:tc>
          <w:tcPr>
            <w:tcW w:w="699" w:type="dxa"/>
            <w:tcPrChange w:id="8174" w:author="Антон Смирнов" w:date="2023-05-25T13:48:00Z">
              <w:tcPr>
                <w:tcW w:w="979" w:type="dxa"/>
              </w:tcPr>
            </w:tcPrChange>
          </w:tcPr>
          <w:p w14:paraId="396522C6" w14:textId="77777777" w:rsidR="00FD588A" w:rsidRPr="007F6A26" w:rsidRDefault="00FD588A" w:rsidP="00FD588A">
            <w:pPr>
              <w:pStyle w:val="a0"/>
              <w:ind w:firstLine="0"/>
              <w:rPr>
                <w:ins w:id="8175" w:author="Антон Смирнов" w:date="2023-05-25T13:43:00Z"/>
              </w:rPr>
            </w:pPr>
            <w:ins w:id="8176" w:author="Антон Смирнов" w:date="2023-05-25T13:43:00Z">
              <w:r w:rsidRPr="007F6A26">
                <w:t>0,07</w:t>
              </w:r>
            </w:ins>
          </w:p>
        </w:tc>
        <w:tc>
          <w:tcPr>
            <w:tcW w:w="1241" w:type="dxa"/>
            <w:tcPrChange w:id="8177" w:author="Антон Смирнов" w:date="2023-05-25T13:48:00Z">
              <w:tcPr>
                <w:tcW w:w="1606" w:type="dxa"/>
              </w:tcPr>
            </w:tcPrChange>
          </w:tcPr>
          <w:p w14:paraId="77F3CC0F" w14:textId="77777777" w:rsidR="00FD588A" w:rsidRPr="007F6A26" w:rsidRDefault="00FD588A" w:rsidP="00FD588A">
            <w:pPr>
              <w:pStyle w:val="a0"/>
              <w:ind w:firstLine="0"/>
              <w:rPr>
                <w:ins w:id="8178" w:author="Антон Смирнов" w:date="2023-05-25T13:43:00Z"/>
              </w:rPr>
            </w:pPr>
            <w:ins w:id="8179" w:author="Антон Смирнов" w:date="2023-05-25T13:43:00Z">
              <w:r w:rsidRPr="007F6A26">
                <w:t>0,74</w:t>
              </w:r>
            </w:ins>
          </w:p>
        </w:tc>
        <w:tc>
          <w:tcPr>
            <w:tcW w:w="1966" w:type="dxa"/>
            <w:tcPrChange w:id="8180" w:author="Антон Смирнов" w:date="2023-05-25T13:48:00Z">
              <w:tcPr>
                <w:tcW w:w="1298" w:type="dxa"/>
              </w:tcPr>
            </w:tcPrChange>
          </w:tcPr>
          <w:p w14:paraId="5EE85C40" w14:textId="77777777" w:rsidR="00FD588A" w:rsidRPr="007F6A26" w:rsidRDefault="00FD588A" w:rsidP="00FD588A">
            <w:pPr>
              <w:pStyle w:val="a0"/>
              <w:ind w:firstLine="0"/>
              <w:rPr>
                <w:ins w:id="8181" w:author="Антон Смирнов" w:date="2023-05-25T13:43:00Z"/>
              </w:rPr>
            </w:pPr>
            <w:ins w:id="8182" w:author="Антон Смирнов" w:date="2023-05-25T13:43:00Z">
              <w:r w:rsidRPr="007F6A26">
                <w:t>0,83</w:t>
              </w:r>
            </w:ins>
          </w:p>
        </w:tc>
        <w:tc>
          <w:tcPr>
            <w:tcW w:w="1395" w:type="dxa"/>
            <w:tcPrChange w:id="8183" w:author="Антон Смирнов" w:date="2023-05-25T13:48:00Z">
              <w:tcPr>
                <w:tcW w:w="1279" w:type="dxa"/>
              </w:tcPr>
            </w:tcPrChange>
          </w:tcPr>
          <w:p w14:paraId="1327E662" w14:textId="77777777" w:rsidR="00FD588A" w:rsidRPr="007F6A26" w:rsidRDefault="00FD588A" w:rsidP="00FD588A">
            <w:pPr>
              <w:pStyle w:val="a0"/>
              <w:ind w:firstLine="0"/>
              <w:rPr>
                <w:ins w:id="8184" w:author="Антон Смирнов" w:date="2023-05-25T13:43:00Z"/>
              </w:rPr>
            </w:pPr>
            <w:ins w:id="8185" w:author="Антон Смирнов" w:date="2023-05-25T13:43:00Z">
              <w:r w:rsidRPr="007F6A26">
                <w:t>0,83</w:t>
              </w:r>
            </w:ins>
          </w:p>
        </w:tc>
        <w:tc>
          <w:tcPr>
            <w:tcW w:w="699" w:type="dxa"/>
            <w:tcPrChange w:id="8186" w:author="Антон Смирнов" w:date="2023-05-25T13:48:00Z">
              <w:tcPr>
                <w:tcW w:w="682" w:type="dxa"/>
              </w:tcPr>
            </w:tcPrChange>
          </w:tcPr>
          <w:p w14:paraId="7CBDFCFD" w14:textId="77777777" w:rsidR="00FD588A" w:rsidRPr="007F6A26" w:rsidRDefault="00FD588A" w:rsidP="00FD588A">
            <w:pPr>
              <w:pStyle w:val="a0"/>
              <w:ind w:firstLine="0"/>
              <w:rPr>
                <w:ins w:id="8187" w:author="Антон Смирнов" w:date="2023-05-25T13:43:00Z"/>
              </w:rPr>
            </w:pPr>
            <w:ins w:id="8188" w:author="Антон Смирнов" w:date="2023-05-25T13:43:00Z">
              <w:r w:rsidRPr="007F6A26">
                <w:t>0,79</w:t>
              </w:r>
            </w:ins>
          </w:p>
        </w:tc>
        <w:tc>
          <w:tcPr>
            <w:tcW w:w="699" w:type="dxa"/>
            <w:tcPrChange w:id="8189" w:author="Антон Смирнов" w:date="2023-05-25T13:48:00Z">
              <w:tcPr>
                <w:tcW w:w="682" w:type="dxa"/>
              </w:tcPr>
            </w:tcPrChange>
          </w:tcPr>
          <w:p w14:paraId="1F9F6961" w14:textId="77777777" w:rsidR="00FD588A" w:rsidRPr="007F6A26" w:rsidRDefault="00FD588A" w:rsidP="00FD588A">
            <w:pPr>
              <w:pStyle w:val="a0"/>
              <w:ind w:firstLine="0"/>
              <w:rPr>
                <w:ins w:id="8190" w:author="Антон Смирнов" w:date="2023-05-25T13:43:00Z"/>
              </w:rPr>
            </w:pPr>
            <w:ins w:id="8191" w:author="Антон Смирнов" w:date="2023-05-25T13:43:00Z">
              <w:r w:rsidRPr="007F6A26">
                <w:t>0</w:t>
              </w:r>
            </w:ins>
          </w:p>
        </w:tc>
        <w:tc>
          <w:tcPr>
            <w:tcW w:w="875" w:type="dxa"/>
            <w:tcPrChange w:id="8192" w:author="Антон Смирнов" w:date="2023-05-25T13:48:00Z">
              <w:tcPr>
                <w:tcW w:w="809" w:type="dxa"/>
              </w:tcPr>
            </w:tcPrChange>
          </w:tcPr>
          <w:p w14:paraId="419A5E44" w14:textId="77777777" w:rsidR="00FD588A" w:rsidRPr="007F6A26" w:rsidRDefault="00FD588A" w:rsidP="00FD588A">
            <w:pPr>
              <w:pStyle w:val="a0"/>
              <w:ind w:firstLine="0"/>
              <w:rPr>
                <w:ins w:id="8193" w:author="Антон Смирнов" w:date="2023-05-25T13:43:00Z"/>
              </w:rPr>
            </w:pPr>
            <w:ins w:id="8194" w:author="Антон Смирнов" w:date="2023-05-25T13:43:00Z">
              <w:r w:rsidRPr="007F6A26">
                <w:t>0,01</w:t>
              </w:r>
            </w:ins>
          </w:p>
        </w:tc>
      </w:tr>
      <w:tr w:rsidR="00FD588A" w:rsidRPr="007F6A26" w14:paraId="0B7D550E" w14:textId="77777777" w:rsidTr="00FD588A">
        <w:trPr>
          <w:ins w:id="8195" w:author="Антон Смирнов" w:date="2023-05-25T13:43:00Z"/>
        </w:trPr>
        <w:tc>
          <w:tcPr>
            <w:tcW w:w="1182" w:type="dxa"/>
            <w:tcPrChange w:id="8196" w:author="Антон Смирнов" w:date="2023-05-25T13:48:00Z">
              <w:tcPr>
                <w:tcW w:w="1147" w:type="dxa"/>
              </w:tcPr>
            </w:tcPrChange>
          </w:tcPr>
          <w:p w14:paraId="7C115995" w14:textId="1792F0FB" w:rsidR="00FD588A" w:rsidRPr="007F6A26" w:rsidRDefault="00FD588A" w:rsidP="00FD588A">
            <w:pPr>
              <w:pStyle w:val="a0"/>
              <w:ind w:firstLine="0"/>
              <w:rPr>
                <w:ins w:id="8197" w:author="Антон Смирнов" w:date="2023-05-25T13:43:00Z"/>
              </w:rPr>
            </w:pPr>
            <w:ins w:id="8198" w:author="Антон Смирнов" w:date="2023-05-25T13:43:00Z">
              <w:r w:rsidRPr="007F6A26">
                <w:t>A*03:02</w:t>
              </w:r>
            </w:ins>
          </w:p>
        </w:tc>
        <w:tc>
          <w:tcPr>
            <w:tcW w:w="814" w:type="dxa"/>
            <w:tcPrChange w:id="8199" w:author="Антон Смирнов" w:date="2023-05-25T13:48:00Z">
              <w:tcPr>
                <w:tcW w:w="1088" w:type="dxa"/>
              </w:tcPr>
            </w:tcPrChange>
          </w:tcPr>
          <w:p w14:paraId="40A6B2D9" w14:textId="77777777" w:rsidR="00FD588A" w:rsidRPr="007F6A26" w:rsidRDefault="00FD588A" w:rsidP="00FD588A">
            <w:pPr>
              <w:pStyle w:val="a0"/>
              <w:ind w:firstLine="0"/>
              <w:rPr>
                <w:ins w:id="8200" w:author="Антон Смирнов" w:date="2023-05-25T13:43:00Z"/>
              </w:rPr>
            </w:pPr>
            <w:ins w:id="8201" w:author="Антон Смирнов" w:date="2023-05-25T13:43:00Z">
              <w:r w:rsidRPr="007F6A26">
                <w:t>0,81</w:t>
              </w:r>
            </w:ins>
          </w:p>
        </w:tc>
        <w:tc>
          <w:tcPr>
            <w:tcW w:w="699" w:type="dxa"/>
            <w:tcPrChange w:id="8202" w:author="Антон Смирнов" w:date="2023-05-25T13:48:00Z">
              <w:tcPr>
                <w:tcW w:w="979" w:type="dxa"/>
              </w:tcPr>
            </w:tcPrChange>
          </w:tcPr>
          <w:p w14:paraId="56280346" w14:textId="77777777" w:rsidR="00FD588A" w:rsidRPr="007F6A26" w:rsidRDefault="00FD588A" w:rsidP="00FD588A">
            <w:pPr>
              <w:pStyle w:val="a0"/>
              <w:ind w:firstLine="0"/>
              <w:rPr>
                <w:ins w:id="8203" w:author="Антон Смирнов" w:date="2023-05-25T13:43:00Z"/>
              </w:rPr>
            </w:pPr>
            <w:ins w:id="8204" w:author="Антон Смирнов" w:date="2023-05-25T13:43:00Z">
              <w:r w:rsidRPr="007F6A26">
                <w:t>0,04</w:t>
              </w:r>
            </w:ins>
          </w:p>
        </w:tc>
        <w:tc>
          <w:tcPr>
            <w:tcW w:w="1241" w:type="dxa"/>
            <w:tcPrChange w:id="8205" w:author="Антон Смирнов" w:date="2023-05-25T13:48:00Z">
              <w:tcPr>
                <w:tcW w:w="1606" w:type="dxa"/>
              </w:tcPr>
            </w:tcPrChange>
          </w:tcPr>
          <w:p w14:paraId="58128977" w14:textId="77777777" w:rsidR="00FD588A" w:rsidRPr="007F6A26" w:rsidRDefault="00FD588A" w:rsidP="00FD588A">
            <w:pPr>
              <w:pStyle w:val="a0"/>
              <w:ind w:firstLine="0"/>
              <w:rPr>
                <w:ins w:id="8206" w:author="Антон Смирнов" w:date="2023-05-25T13:43:00Z"/>
              </w:rPr>
            </w:pPr>
            <w:ins w:id="8207" w:author="Антон Смирнов" w:date="2023-05-25T13:43:00Z">
              <w:r w:rsidRPr="007F6A26">
                <w:t>0,77</w:t>
              </w:r>
            </w:ins>
          </w:p>
        </w:tc>
        <w:tc>
          <w:tcPr>
            <w:tcW w:w="1966" w:type="dxa"/>
            <w:tcPrChange w:id="8208" w:author="Антон Смирнов" w:date="2023-05-25T13:48:00Z">
              <w:tcPr>
                <w:tcW w:w="1298" w:type="dxa"/>
              </w:tcPr>
            </w:tcPrChange>
          </w:tcPr>
          <w:p w14:paraId="5A308FCB" w14:textId="77777777" w:rsidR="00FD588A" w:rsidRPr="007F6A26" w:rsidRDefault="00FD588A" w:rsidP="00FD588A">
            <w:pPr>
              <w:pStyle w:val="a0"/>
              <w:ind w:firstLine="0"/>
              <w:rPr>
                <w:ins w:id="8209" w:author="Антон Смирнов" w:date="2023-05-25T13:43:00Z"/>
              </w:rPr>
            </w:pPr>
            <w:ins w:id="8210" w:author="Антон Смирнов" w:date="2023-05-25T13:43:00Z">
              <w:r w:rsidRPr="007F6A26">
                <w:t>0,8</w:t>
              </w:r>
            </w:ins>
          </w:p>
        </w:tc>
        <w:tc>
          <w:tcPr>
            <w:tcW w:w="1395" w:type="dxa"/>
            <w:tcPrChange w:id="8211" w:author="Антон Смирнов" w:date="2023-05-25T13:48:00Z">
              <w:tcPr>
                <w:tcW w:w="1279" w:type="dxa"/>
              </w:tcPr>
            </w:tcPrChange>
          </w:tcPr>
          <w:p w14:paraId="1409385D" w14:textId="77777777" w:rsidR="00FD588A" w:rsidRPr="007F6A26" w:rsidRDefault="00FD588A" w:rsidP="00FD588A">
            <w:pPr>
              <w:pStyle w:val="a0"/>
              <w:ind w:firstLine="0"/>
              <w:rPr>
                <w:ins w:id="8212" w:author="Антон Смирнов" w:date="2023-05-25T13:43:00Z"/>
              </w:rPr>
            </w:pPr>
            <w:ins w:id="8213" w:author="Антон Смирнов" w:date="2023-05-25T13:43:00Z">
              <w:r w:rsidRPr="007F6A26">
                <w:t>0,8</w:t>
              </w:r>
            </w:ins>
          </w:p>
        </w:tc>
        <w:tc>
          <w:tcPr>
            <w:tcW w:w="699" w:type="dxa"/>
            <w:tcPrChange w:id="8214" w:author="Антон Смирнов" w:date="2023-05-25T13:48:00Z">
              <w:tcPr>
                <w:tcW w:w="682" w:type="dxa"/>
              </w:tcPr>
            </w:tcPrChange>
          </w:tcPr>
          <w:p w14:paraId="40C4048D" w14:textId="77777777" w:rsidR="00FD588A" w:rsidRPr="007F6A26" w:rsidRDefault="00FD588A" w:rsidP="00FD588A">
            <w:pPr>
              <w:pStyle w:val="a0"/>
              <w:ind w:firstLine="0"/>
              <w:rPr>
                <w:ins w:id="8215" w:author="Антон Смирнов" w:date="2023-05-25T13:43:00Z"/>
              </w:rPr>
            </w:pPr>
            <w:ins w:id="8216" w:author="Антон Смирнов" w:date="2023-05-25T13:43:00Z">
              <w:r w:rsidRPr="007F6A26">
                <w:t>0,78</w:t>
              </w:r>
            </w:ins>
          </w:p>
        </w:tc>
        <w:tc>
          <w:tcPr>
            <w:tcW w:w="699" w:type="dxa"/>
            <w:tcPrChange w:id="8217" w:author="Антон Смирнов" w:date="2023-05-25T13:48:00Z">
              <w:tcPr>
                <w:tcW w:w="682" w:type="dxa"/>
              </w:tcPr>
            </w:tcPrChange>
          </w:tcPr>
          <w:p w14:paraId="3AEF7AFA" w14:textId="77777777" w:rsidR="00FD588A" w:rsidRPr="007F6A26" w:rsidRDefault="00FD588A" w:rsidP="00FD588A">
            <w:pPr>
              <w:pStyle w:val="a0"/>
              <w:ind w:firstLine="0"/>
              <w:rPr>
                <w:ins w:id="8218" w:author="Антон Смирнов" w:date="2023-05-25T13:43:00Z"/>
              </w:rPr>
            </w:pPr>
            <w:ins w:id="8219" w:author="Антон Смирнов" w:date="2023-05-25T13:43:00Z">
              <w:r w:rsidRPr="007F6A26">
                <w:t>0</w:t>
              </w:r>
            </w:ins>
          </w:p>
        </w:tc>
        <w:tc>
          <w:tcPr>
            <w:tcW w:w="875" w:type="dxa"/>
            <w:tcPrChange w:id="8220" w:author="Антон Смирнов" w:date="2023-05-25T13:48:00Z">
              <w:tcPr>
                <w:tcW w:w="809" w:type="dxa"/>
              </w:tcPr>
            </w:tcPrChange>
          </w:tcPr>
          <w:p w14:paraId="104D95ED" w14:textId="77777777" w:rsidR="00FD588A" w:rsidRPr="007F6A26" w:rsidRDefault="00FD588A" w:rsidP="00FD588A">
            <w:pPr>
              <w:pStyle w:val="a0"/>
              <w:ind w:firstLine="0"/>
              <w:rPr>
                <w:ins w:id="8221" w:author="Антон Смирнов" w:date="2023-05-25T13:43:00Z"/>
              </w:rPr>
            </w:pPr>
            <w:ins w:id="8222" w:author="Антон Смирнов" w:date="2023-05-25T13:43:00Z">
              <w:r w:rsidRPr="007F6A26">
                <w:t>0,01</w:t>
              </w:r>
            </w:ins>
          </w:p>
        </w:tc>
      </w:tr>
      <w:tr w:rsidR="00FD588A" w:rsidRPr="007F6A26" w14:paraId="07FAD0D8" w14:textId="77777777" w:rsidTr="00FD588A">
        <w:trPr>
          <w:ins w:id="8223" w:author="Антон Смирнов" w:date="2023-05-25T13:43:00Z"/>
        </w:trPr>
        <w:tc>
          <w:tcPr>
            <w:tcW w:w="1182" w:type="dxa"/>
            <w:tcPrChange w:id="8224" w:author="Антон Смирнов" w:date="2023-05-25T13:48:00Z">
              <w:tcPr>
                <w:tcW w:w="1147" w:type="dxa"/>
              </w:tcPr>
            </w:tcPrChange>
          </w:tcPr>
          <w:p w14:paraId="6234B727" w14:textId="7B3381C8" w:rsidR="00FD588A" w:rsidRPr="007F6A26" w:rsidRDefault="00FD588A" w:rsidP="00FD588A">
            <w:pPr>
              <w:pStyle w:val="a0"/>
              <w:ind w:firstLine="0"/>
              <w:rPr>
                <w:ins w:id="8225" w:author="Антон Смирнов" w:date="2023-05-25T13:43:00Z"/>
              </w:rPr>
            </w:pPr>
            <w:ins w:id="8226" w:author="Антон Смирнов" w:date="2023-05-25T13:43:00Z">
              <w:r w:rsidRPr="007F6A26">
                <w:t>C*16:02</w:t>
              </w:r>
            </w:ins>
          </w:p>
        </w:tc>
        <w:tc>
          <w:tcPr>
            <w:tcW w:w="814" w:type="dxa"/>
            <w:tcPrChange w:id="8227" w:author="Антон Смирнов" w:date="2023-05-25T13:48:00Z">
              <w:tcPr>
                <w:tcW w:w="1088" w:type="dxa"/>
              </w:tcPr>
            </w:tcPrChange>
          </w:tcPr>
          <w:p w14:paraId="1B632E6F" w14:textId="77777777" w:rsidR="00FD588A" w:rsidRPr="007F6A26" w:rsidRDefault="00FD588A" w:rsidP="00FD588A">
            <w:pPr>
              <w:pStyle w:val="a0"/>
              <w:ind w:firstLine="0"/>
              <w:rPr>
                <w:ins w:id="8228" w:author="Антон Смирнов" w:date="2023-05-25T13:43:00Z"/>
              </w:rPr>
            </w:pPr>
            <w:ins w:id="8229" w:author="Антон Смирнов" w:date="2023-05-25T13:43:00Z">
              <w:r w:rsidRPr="007F6A26">
                <w:t>0,81</w:t>
              </w:r>
            </w:ins>
          </w:p>
        </w:tc>
        <w:tc>
          <w:tcPr>
            <w:tcW w:w="699" w:type="dxa"/>
            <w:tcPrChange w:id="8230" w:author="Антон Смирнов" w:date="2023-05-25T13:48:00Z">
              <w:tcPr>
                <w:tcW w:w="979" w:type="dxa"/>
              </w:tcPr>
            </w:tcPrChange>
          </w:tcPr>
          <w:p w14:paraId="46F914F1" w14:textId="77777777" w:rsidR="00FD588A" w:rsidRPr="007F6A26" w:rsidRDefault="00FD588A" w:rsidP="00FD588A">
            <w:pPr>
              <w:pStyle w:val="a0"/>
              <w:ind w:firstLine="0"/>
              <w:rPr>
                <w:ins w:id="8231" w:author="Антон Смирнов" w:date="2023-05-25T13:43:00Z"/>
              </w:rPr>
            </w:pPr>
            <w:ins w:id="8232" w:author="Антон Смирнов" w:date="2023-05-25T13:43:00Z">
              <w:r w:rsidRPr="007F6A26">
                <w:t>0,47</w:t>
              </w:r>
            </w:ins>
          </w:p>
        </w:tc>
        <w:tc>
          <w:tcPr>
            <w:tcW w:w="1241" w:type="dxa"/>
            <w:tcPrChange w:id="8233" w:author="Антон Смирнов" w:date="2023-05-25T13:48:00Z">
              <w:tcPr>
                <w:tcW w:w="1606" w:type="dxa"/>
              </w:tcPr>
            </w:tcPrChange>
          </w:tcPr>
          <w:p w14:paraId="5CA5395E" w14:textId="77777777" w:rsidR="00FD588A" w:rsidRPr="007F6A26" w:rsidRDefault="00FD588A" w:rsidP="00FD588A">
            <w:pPr>
              <w:pStyle w:val="a0"/>
              <w:ind w:firstLine="0"/>
              <w:rPr>
                <w:ins w:id="8234" w:author="Антон Смирнов" w:date="2023-05-25T13:43:00Z"/>
              </w:rPr>
            </w:pPr>
            <w:ins w:id="8235" w:author="Антон Смирнов" w:date="2023-05-25T13:43:00Z">
              <w:r w:rsidRPr="007F6A26">
                <w:t>0,7</w:t>
              </w:r>
            </w:ins>
          </w:p>
        </w:tc>
        <w:tc>
          <w:tcPr>
            <w:tcW w:w="1966" w:type="dxa"/>
            <w:tcPrChange w:id="8236" w:author="Антон Смирнов" w:date="2023-05-25T13:48:00Z">
              <w:tcPr>
                <w:tcW w:w="1298" w:type="dxa"/>
              </w:tcPr>
            </w:tcPrChange>
          </w:tcPr>
          <w:p w14:paraId="4996A07E" w14:textId="77777777" w:rsidR="00FD588A" w:rsidRPr="007F6A26" w:rsidRDefault="00FD588A" w:rsidP="00FD588A">
            <w:pPr>
              <w:pStyle w:val="a0"/>
              <w:ind w:firstLine="0"/>
              <w:rPr>
                <w:ins w:id="8237" w:author="Антон Смирнов" w:date="2023-05-25T13:43:00Z"/>
              </w:rPr>
            </w:pPr>
            <w:ins w:id="8238" w:author="Антон Смирнов" w:date="2023-05-25T13:43:00Z">
              <w:r w:rsidRPr="007F6A26">
                <w:t>0,97</w:t>
              </w:r>
            </w:ins>
          </w:p>
        </w:tc>
        <w:tc>
          <w:tcPr>
            <w:tcW w:w="1395" w:type="dxa"/>
            <w:tcPrChange w:id="8239" w:author="Антон Смирнов" w:date="2023-05-25T13:48:00Z">
              <w:tcPr>
                <w:tcW w:w="1279" w:type="dxa"/>
              </w:tcPr>
            </w:tcPrChange>
          </w:tcPr>
          <w:p w14:paraId="3297D758" w14:textId="77777777" w:rsidR="00FD588A" w:rsidRPr="007F6A26" w:rsidRDefault="00FD588A" w:rsidP="00FD588A">
            <w:pPr>
              <w:pStyle w:val="a0"/>
              <w:ind w:firstLine="0"/>
              <w:rPr>
                <w:ins w:id="8240" w:author="Антон Смирнов" w:date="2023-05-25T13:43:00Z"/>
              </w:rPr>
            </w:pPr>
            <w:ins w:id="8241" w:author="Антон Смирнов" w:date="2023-05-25T13:43:00Z">
              <w:r w:rsidRPr="007F6A26">
                <w:t>0,97</w:t>
              </w:r>
            </w:ins>
          </w:p>
        </w:tc>
        <w:tc>
          <w:tcPr>
            <w:tcW w:w="699" w:type="dxa"/>
            <w:tcPrChange w:id="8242" w:author="Антон Смирнов" w:date="2023-05-25T13:48:00Z">
              <w:tcPr>
                <w:tcW w:w="682" w:type="dxa"/>
              </w:tcPr>
            </w:tcPrChange>
          </w:tcPr>
          <w:p w14:paraId="062D0F15" w14:textId="77777777" w:rsidR="00FD588A" w:rsidRPr="007F6A26" w:rsidRDefault="00FD588A" w:rsidP="00FD588A">
            <w:pPr>
              <w:pStyle w:val="a0"/>
              <w:ind w:firstLine="0"/>
              <w:rPr>
                <w:ins w:id="8243" w:author="Антон Смирнов" w:date="2023-05-25T13:43:00Z"/>
              </w:rPr>
            </w:pPr>
            <w:ins w:id="8244" w:author="Антон Смирнов" w:date="2023-05-25T13:43:00Z">
              <w:r w:rsidRPr="007F6A26">
                <w:t>0,83</w:t>
              </w:r>
            </w:ins>
          </w:p>
        </w:tc>
        <w:tc>
          <w:tcPr>
            <w:tcW w:w="699" w:type="dxa"/>
            <w:tcPrChange w:id="8245" w:author="Антон Смирнов" w:date="2023-05-25T13:48:00Z">
              <w:tcPr>
                <w:tcW w:w="682" w:type="dxa"/>
              </w:tcPr>
            </w:tcPrChange>
          </w:tcPr>
          <w:p w14:paraId="09A85061" w14:textId="77777777" w:rsidR="00FD588A" w:rsidRPr="007F6A26" w:rsidRDefault="00FD588A" w:rsidP="00FD588A">
            <w:pPr>
              <w:pStyle w:val="a0"/>
              <w:ind w:firstLine="0"/>
              <w:rPr>
                <w:ins w:id="8246" w:author="Антон Смирнов" w:date="2023-05-25T13:43:00Z"/>
              </w:rPr>
            </w:pPr>
            <w:ins w:id="8247" w:author="Антон Смирнов" w:date="2023-05-25T13:43:00Z">
              <w:r w:rsidRPr="007F6A26">
                <w:t>0</w:t>
              </w:r>
            </w:ins>
          </w:p>
        </w:tc>
        <w:tc>
          <w:tcPr>
            <w:tcW w:w="875" w:type="dxa"/>
            <w:tcPrChange w:id="8248" w:author="Антон Смирнов" w:date="2023-05-25T13:48:00Z">
              <w:tcPr>
                <w:tcW w:w="809" w:type="dxa"/>
              </w:tcPr>
            </w:tcPrChange>
          </w:tcPr>
          <w:p w14:paraId="1920521D" w14:textId="77777777" w:rsidR="00FD588A" w:rsidRPr="007F6A26" w:rsidRDefault="00FD588A" w:rsidP="00FD588A">
            <w:pPr>
              <w:pStyle w:val="a0"/>
              <w:ind w:firstLine="0"/>
              <w:rPr>
                <w:ins w:id="8249" w:author="Антон Смирнов" w:date="2023-05-25T13:43:00Z"/>
              </w:rPr>
            </w:pPr>
            <w:ins w:id="8250" w:author="Антон Смирнов" w:date="2023-05-25T13:43:00Z">
              <w:r w:rsidRPr="007F6A26">
                <w:t>0,01</w:t>
              </w:r>
            </w:ins>
          </w:p>
        </w:tc>
      </w:tr>
      <w:tr w:rsidR="00FD588A" w:rsidRPr="007F6A26" w14:paraId="619AEDA4" w14:textId="77777777" w:rsidTr="00FD588A">
        <w:trPr>
          <w:ins w:id="8251" w:author="Антон Смирнов" w:date="2023-05-25T13:43:00Z"/>
        </w:trPr>
        <w:tc>
          <w:tcPr>
            <w:tcW w:w="1182" w:type="dxa"/>
            <w:tcPrChange w:id="8252" w:author="Антон Смирнов" w:date="2023-05-25T13:48:00Z">
              <w:tcPr>
                <w:tcW w:w="1147" w:type="dxa"/>
              </w:tcPr>
            </w:tcPrChange>
          </w:tcPr>
          <w:p w14:paraId="3C2AABB0" w14:textId="0206C321" w:rsidR="00FD588A" w:rsidRPr="007F6A26" w:rsidRDefault="00FD588A" w:rsidP="00FD588A">
            <w:pPr>
              <w:pStyle w:val="a0"/>
              <w:ind w:firstLine="0"/>
              <w:rPr>
                <w:ins w:id="8253" w:author="Антон Смирнов" w:date="2023-05-25T13:43:00Z"/>
              </w:rPr>
            </w:pPr>
            <w:ins w:id="8254" w:author="Антон Смирнов" w:date="2023-05-25T13:43:00Z">
              <w:r w:rsidRPr="007F6A26">
                <w:t>B*41:04</w:t>
              </w:r>
            </w:ins>
          </w:p>
        </w:tc>
        <w:tc>
          <w:tcPr>
            <w:tcW w:w="814" w:type="dxa"/>
            <w:tcPrChange w:id="8255" w:author="Антон Смирнов" w:date="2023-05-25T13:48:00Z">
              <w:tcPr>
                <w:tcW w:w="1088" w:type="dxa"/>
              </w:tcPr>
            </w:tcPrChange>
          </w:tcPr>
          <w:p w14:paraId="4C0941C6" w14:textId="77777777" w:rsidR="00FD588A" w:rsidRPr="007F6A26" w:rsidRDefault="00FD588A" w:rsidP="00FD588A">
            <w:pPr>
              <w:pStyle w:val="a0"/>
              <w:ind w:firstLine="0"/>
              <w:rPr>
                <w:ins w:id="8256" w:author="Антон Смирнов" w:date="2023-05-25T13:43:00Z"/>
              </w:rPr>
            </w:pPr>
            <w:ins w:id="8257" w:author="Антон Смирнов" w:date="2023-05-25T13:43:00Z">
              <w:r w:rsidRPr="007F6A26">
                <w:t>0,81</w:t>
              </w:r>
            </w:ins>
          </w:p>
        </w:tc>
        <w:tc>
          <w:tcPr>
            <w:tcW w:w="699" w:type="dxa"/>
            <w:tcPrChange w:id="8258" w:author="Антон Смирнов" w:date="2023-05-25T13:48:00Z">
              <w:tcPr>
                <w:tcW w:w="979" w:type="dxa"/>
              </w:tcPr>
            </w:tcPrChange>
          </w:tcPr>
          <w:p w14:paraId="1A2D23AC" w14:textId="77777777" w:rsidR="00FD588A" w:rsidRPr="007F6A26" w:rsidRDefault="00FD588A" w:rsidP="00FD588A">
            <w:pPr>
              <w:pStyle w:val="a0"/>
              <w:ind w:firstLine="0"/>
              <w:rPr>
                <w:ins w:id="8259" w:author="Антон Смирнов" w:date="2023-05-25T13:43:00Z"/>
              </w:rPr>
            </w:pPr>
            <w:ins w:id="8260" w:author="Антон Смирнов" w:date="2023-05-25T13:43:00Z">
              <w:r w:rsidRPr="007F6A26">
                <w:t>0</w:t>
              </w:r>
            </w:ins>
          </w:p>
        </w:tc>
        <w:tc>
          <w:tcPr>
            <w:tcW w:w="1241" w:type="dxa"/>
            <w:tcPrChange w:id="8261" w:author="Антон Смирнов" w:date="2023-05-25T13:48:00Z">
              <w:tcPr>
                <w:tcW w:w="1606" w:type="dxa"/>
              </w:tcPr>
            </w:tcPrChange>
          </w:tcPr>
          <w:p w14:paraId="50BE2FB0" w14:textId="77777777" w:rsidR="00FD588A" w:rsidRPr="007F6A26" w:rsidRDefault="00FD588A" w:rsidP="00FD588A">
            <w:pPr>
              <w:pStyle w:val="a0"/>
              <w:ind w:firstLine="0"/>
              <w:rPr>
                <w:ins w:id="8262" w:author="Антон Смирнов" w:date="2023-05-25T13:43:00Z"/>
              </w:rPr>
            </w:pPr>
            <w:ins w:id="8263" w:author="Антон Смирнов" w:date="2023-05-25T13:43:00Z">
              <w:r w:rsidRPr="007F6A26">
                <w:t>0,79</w:t>
              </w:r>
            </w:ins>
          </w:p>
        </w:tc>
        <w:tc>
          <w:tcPr>
            <w:tcW w:w="1966" w:type="dxa"/>
            <w:tcPrChange w:id="8264" w:author="Антон Смирнов" w:date="2023-05-25T13:48:00Z">
              <w:tcPr>
                <w:tcW w:w="1298" w:type="dxa"/>
              </w:tcPr>
            </w:tcPrChange>
          </w:tcPr>
          <w:p w14:paraId="2B38413D" w14:textId="77777777" w:rsidR="00FD588A" w:rsidRPr="007F6A26" w:rsidRDefault="00FD588A" w:rsidP="00FD588A">
            <w:pPr>
              <w:pStyle w:val="a0"/>
              <w:ind w:firstLine="0"/>
              <w:rPr>
                <w:ins w:id="8265" w:author="Антон Смирнов" w:date="2023-05-25T13:43:00Z"/>
              </w:rPr>
            </w:pPr>
            <w:ins w:id="8266" w:author="Антон Смирнов" w:date="2023-05-25T13:43:00Z">
              <w:r w:rsidRPr="007F6A26">
                <w:t>0,77</w:t>
              </w:r>
            </w:ins>
          </w:p>
        </w:tc>
        <w:tc>
          <w:tcPr>
            <w:tcW w:w="1395" w:type="dxa"/>
            <w:tcPrChange w:id="8267" w:author="Антон Смирнов" w:date="2023-05-25T13:48:00Z">
              <w:tcPr>
                <w:tcW w:w="1279" w:type="dxa"/>
              </w:tcPr>
            </w:tcPrChange>
          </w:tcPr>
          <w:p w14:paraId="282B93E2" w14:textId="77777777" w:rsidR="00FD588A" w:rsidRPr="007F6A26" w:rsidRDefault="00FD588A" w:rsidP="00FD588A">
            <w:pPr>
              <w:pStyle w:val="a0"/>
              <w:ind w:firstLine="0"/>
              <w:rPr>
                <w:ins w:id="8268" w:author="Антон Смирнов" w:date="2023-05-25T13:43:00Z"/>
              </w:rPr>
            </w:pPr>
            <w:ins w:id="8269" w:author="Антон Смирнов" w:date="2023-05-25T13:43:00Z">
              <w:r w:rsidRPr="007F6A26">
                <w:t>0,77</w:t>
              </w:r>
            </w:ins>
          </w:p>
        </w:tc>
        <w:tc>
          <w:tcPr>
            <w:tcW w:w="699" w:type="dxa"/>
            <w:tcPrChange w:id="8270" w:author="Антон Смирнов" w:date="2023-05-25T13:48:00Z">
              <w:tcPr>
                <w:tcW w:w="682" w:type="dxa"/>
              </w:tcPr>
            </w:tcPrChange>
          </w:tcPr>
          <w:p w14:paraId="2AD50CF6" w14:textId="77777777" w:rsidR="00FD588A" w:rsidRPr="007F6A26" w:rsidRDefault="00FD588A" w:rsidP="00FD588A">
            <w:pPr>
              <w:pStyle w:val="a0"/>
              <w:ind w:firstLine="0"/>
              <w:rPr>
                <w:ins w:id="8271" w:author="Антон Смирнов" w:date="2023-05-25T13:43:00Z"/>
              </w:rPr>
            </w:pPr>
            <w:ins w:id="8272" w:author="Антон Смирнов" w:date="2023-05-25T13:43:00Z">
              <w:r w:rsidRPr="007F6A26">
                <w:t>0,78</w:t>
              </w:r>
            </w:ins>
          </w:p>
        </w:tc>
        <w:tc>
          <w:tcPr>
            <w:tcW w:w="699" w:type="dxa"/>
            <w:tcPrChange w:id="8273" w:author="Антон Смирнов" w:date="2023-05-25T13:48:00Z">
              <w:tcPr>
                <w:tcW w:w="682" w:type="dxa"/>
              </w:tcPr>
            </w:tcPrChange>
          </w:tcPr>
          <w:p w14:paraId="4A5EF443" w14:textId="77777777" w:rsidR="00FD588A" w:rsidRPr="007F6A26" w:rsidRDefault="00FD588A" w:rsidP="00FD588A">
            <w:pPr>
              <w:pStyle w:val="a0"/>
              <w:ind w:firstLine="0"/>
              <w:rPr>
                <w:ins w:id="8274" w:author="Антон Смирнов" w:date="2023-05-25T13:43:00Z"/>
              </w:rPr>
            </w:pPr>
            <w:ins w:id="8275" w:author="Антон Смирнов" w:date="2023-05-25T13:43:00Z">
              <w:r w:rsidRPr="007F6A26">
                <w:t>0</w:t>
              </w:r>
            </w:ins>
          </w:p>
        </w:tc>
        <w:tc>
          <w:tcPr>
            <w:tcW w:w="875" w:type="dxa"/>
            <w:tcPrChange w:id="8276" w:author="Антон Смирнов" w:date="2023-05-25T13:48:00Z">
              <w:tcPr>
                <w:tcW w:w="809" w:type="dxa"/>
              </w:tcPr>
            </w:tcPrChange>
          </w:tcPr>
          <w:p w14:paraId="37CD7F57" w14:textId="77777777" w:rsidR="00FD588A" w:rsidRPr="007F6A26" w:rsidRDefault="00FD588A" w:rsidP="00FD588A">
            <w:pPr>
              <w:pStyle w:val="a0"/>
              <w:ind w:firstLine="0"/>
              <w:rPr>
                <w:ins w:id="8277" w:author="Антон Смирнов" w:date="2023-05-25T13:43:00Z"/>
              </w:rPr>
            </w:pPr>
            <w:ins w:id="8278" w:author="Антон Смирнов" w:date="2023-05-25T13:43:00Z">
              <w:r w:rsidRPr="007F6A26">
                <w:t>0,01</w:t>
              </w:r>
            </w:ins>
          </w:p>
        </w:tc>
      </w:tr>
      <w:tr w:rsidR="00FD588A" w:rsidRPr="007F6A26" w14:paraId="2EA31090" w14:textId="77777777" w:rsidTr="00FD588A">
        <w:trPr>
          <w:ins w:id="8279" w:author="Антон Смирнов" w:date="2023-05-25T13:43:00Z"/>
        </w:trPr>
        <w:tc>
          <w:tcPr>
            <w:tcW w:w="1182" w:type="dxa"/>
            <w:tcPrChange w:id="8280" w:author="Антон Смирнов" w:date="2023-05-25T13:48:00Z">
              <w:tcPr>
                <w:tcW w:w="1147" w:type="dxa"/>
              </w:tcPr>
            </w:tcPrChange>
          </w:tcPr>
          <w:p w14:paraId="0F9B9FE5" w14:textId="58788B00" w:rsidR="00FD588A" w:rsidRPr="007F6A26" w:rsidRDefault="00FD588A" w:rsidP="00FD588A">
            <w:pPr>
              <w:pStyle w:val="a0"/>
              <w:ind w:firstLine="0"/>
              <w:rPr>
                <w:ins w:id="8281" w:author="Антон Смирнов" w:date="2023-05-25T13:43:00Z"/>
              </w:rPr>
            </w:pPr>
            <w:ins w:id="8282" w:author="Антон Смирнов" w:date="2023-05-25T13:43:00Z">
              <w:r w:rsidRPr="007F6A26">
                <w:t>C*06:02</w:t>
              </w:r>
            </w:ins>
          </w:p>
        </w:tc>
        <w:tc>
          <w:tcPr>
            <w:tcW w:w="814" w:type="dxa"/>
            <w:tcPrChange w:id="8283" w:author="Антон Смирнов" w:date="2023-05-25T13:48:00Z">
              <w:tcPr>
                <w:tcW w:w="1088" w:type="dxa"/>
              </w:tcPr>
            </w:tcPrChange>
          </w:tcPr>
          <w:p w14:paraId="6051DC92" w14:textId="77777777" w:rsidR="00FD588A" w:rsidRPr="007F6A26" w:rsidRDefault="00FD588A" w:rsidP="00FD588A">
            <w:pPr>
              <w:pStyle w:val="a0"/>
              <w:ind w:firstLine="0"/>
              <w:rPr>
                <w:ins w:id="8284" w:author="Антон Смирнов" w:date="2023-05-25T13:43:00Z"/>
              </w:rPr>
            </w:pPr>
            <w:ins w:id="8285" w:author="Антон Смирнов" w:date="2023-05-25T13:43:00Z">
              <w:r w:rsidRPr="007F6A26">
                <w:t>0,81</w:t>
              </w:r>
            </w:ins>
          </w:p>
        </w:tc>
        <w:tc>
          <w:tcPr>
            <w:tcW w:w="699" w:type="dxa"/>
            <w:tcPrChange w:id="8286" w:author="Антон Смирнов" w:date="2023-05-25T13:48:00Z">
              <w:tcPr>
                <w:tcW w:w="979" w:type="dxa"/>
              </w:tcPr>
            </w:tcPrChange>
          </w:tcPr>
          <w:p w14:paraId="3F87B8B6" w14:textId="77777777" w:rsidR="00FD588A" w:rsidRPr="007F6A26" w:rsidRDefault="00FD588A" w:rsidP="00FD588A">
            <w:pPr>
              <w:pStyle w:val="a0"/>
              <w:ind w:firstLine="0"/>
              <w:rPr>
                <w:ins w:id="8287" w:author="Антон Смирнов" w:date="2023-05-25T13:43:00Z"/>
              </w:rPr>
            </w:pPr>
            <w:ins w:id="8288" w:author="Антон Смирнов" w:date="2023-05-25T13:43:00Z">
              <w:r w:rsidRPr="007F6A26">
                <w:t>0,15</w:t>
              </w:r>
            </w:ins>
          </w:p>
        </w:tc>
        <w:tc>
          <w:tcPr>
            <w:tcW w:w="1241" w:type="dxa"/>
            <w:tcPrChange w:id="8289" w:author="Антон Смирнов" w:date="2023-05-25T13:48:00Z">
              <w:tcPr>
                <w:tcW w:w="1606" w:type="dxa"/>
              </w:tcPr>
            </w:tcPrChange>
          </w:tcPr>
          <w:p w14:paraId="54C5F8A1" w14:textId="77777777" w:rsidR="00FD588A" w:rsidRPr="007F6A26" w:rsidRDefault="00FD588A" w:rsidP="00FD588A">
            <w:pPr>
              <w:pStyle w:val="a0"/>
              <w:ind w:firstLine="0"/>
              <w:rPr>
                <w:ins w:id="8290" w:author="Антон Смирнов" w:date="2023-05-25T13:43:00Z"/>
              </w:rPr>
            </w:pPr>
            <w:ins w:id="8291" w:author="Антон Смирнов" w:date="2023-05-25T13:43:00Z">
              <w:r w:rsidRPr="007F6A26">
                <w:t>0,7</w:t>
              </w:r>
            </w:ins>
          </w:p>
        </w:tc>
        <w:tc>
          <w:tcPr>
            <w:tcW w:w="1966" w:type="dxa"/>
            <w:tcPrChange w:id="8292" w:author="Антон Смирнов" w:date="2023-05-25T13:48:00Z">
              <w:tcPr>
                <w:tcW w:w="1298" w:type="dxa"/>
              </w:tcPr>
            </w:tcPrChange>
          </w:tcPr>
          <w:p w14:paraId="49E02283" w14:textId="77777777" w:rsidR="00FD588A" w:rsidRPr="007F6A26" w:rsidRDefault="00FD588A" w:rsidP="00FD588A">
            <w:pPr>
              <w:pStyle w:val="a0"/>
              <w:ind w:firstLine="0"/>
              <w:rPr>
                <w:ins w:id="8293" w:author="Антон Смирнов" w:date="2023-05-25T13:43:00Z"/>
              </w:rPr>
            </w:pPr>
            <w:ins w:id="8294" w:author="Антон Смирнов" w:date="2023-05-25T13:43:00Z">
              <w:r w:rsidRPr="007F6A26">
                <w:t>0,83</w:t>
              </w:r>
            </w:ins>
          </w:p>
        </w:tc>
        <w:tc>
          <w:tcPr>
            <w:tcW w:w="1395" w:type="dxa"/>
            <w:tcPrChange w:id="8295" w:author="Антон Смирнов" w:date="2023-05-25T13:48:00Z">
              <w:tcPr>
                <w:tcW w:w="1279" w:type="dxa"/>
              </w:tcPr>
            </w:tcPrChange>
          </w:tcPr>
          <w:p w14:paraId="3698D641" w14:textId="77777777" w:rsidR="00FD588A" w:rsidRPr="007F6A26" w:rsidRDefault="00FD588A" w:rsidP="00FD588A">
            <w:pPr>
              <w:pStyle w:val="a0"/>
              <w:ind w:firstLine="0"/>
              <w:rPr>
                <w:ins w:id="8296" w:author="Антон Смирнов" w:date="2023-05-25T13:43:00Z"/>
              </w:rPr>
            </w:pPr>
            <w:ins w:id="8297" w:author="Антон Смирнов" w:date="2023-05-25T13:43:00Z">
              <w:r w:rsidRPr="007F6A26">
                <w:t>0,83</w:t>
              </w:r>
            </w:ins>
          </w:p>
        </w:tc>
        <w:tc>
          <w:tcPr>
            <w:tcW w:w="699" w:type="dxa"/>
            <w:tcPrChange w:id="8298" w:author="Антон Смирнов" w:date="2023-05-25T13:48:00Z">
              <w:tcPr>
                <w:tcW w:w="682" w:type="dxa"/>
              </w:tcPr>
            </w:tcPrChange>
          </w:tcPr>
          <w:p w14:paraId="20604D36" w14:textId="77777777" w:rsidR="00FD588A" w:rsidRPr="007F6A26" w:rsidRDefault="00FD588A" w:rsidP="00FD588A">
            <w:pPr>
              <w:pStyle w:val="a0"/>
              <w:ind w:firstLine="0"/>
              <w:rPr>
                <w:ins w:id="8299" w:author="Антон Смирнов" w:date="2023-05-25T13:43:00Z"/>
              </w:rPr>
            </w:pPr>
            <w:ins w:id="8300" w:author="Антон Смирнов" w:date="2023-05-25T13:43:00Z">
              <w:r w:rsidRPr="007F6A26">
                <w:t>0,77</w:t>
              </w:r>
            </w:ins>
          </w:p>
        </w:tc>
        <w:tc>
          <w:tcPr>
            <w:tcW w:w="699" w:type="dxa"/>
            <w:tcPrChange w:id="8301" w:author="Антон Смирнов" w:date="2023-05-25T13:48:00Z">
              <w:tcPr>
                <w:tcW w:w="682" w:type="dxa"/>
              </w:tcPr>
            </w:tcPrChange>
          </w:tcPr>
          <w:p w14:paraId="297EE30A" w14:textId="77777777" w:rsidR="00FD588A" w:rsidRPr="007F6A26" w:rsidRDefault="00FD588A" w:rsidP="00FD588A">
            <w:pPr>
              <w:pStyle w:val="a0"/>
              <w:ind w:firstLine="0"/>
              <w:rPr>
                <w:ins w:id="8302" w:author="Антон Смирнов" w:date="2023-05-25T13:43:00Z"/>
              </w:rPr>
            </w:pPr>
            <w:ins w:id="8303" w:author="Антон Смирнов" w:date="2023-05-25T13:43:00Z">
              <w:r w:rsidRPr="007F6A26">
                <w:t>0,08</w:t>
              </w:r>
            </w:ins>
          </w:p>
        </w:tc>
        <w:tc>
          <w:tcPr>
            <w:tcW w:w="875" w:type="dxa"/>
            <w:tcPrChange w:id="8304" w:author="Антон Смирнов" w:date="2023-05-25T13:48:00Z">
              <w:tcPr>
                <w:tcW w:w="809" w:type="dxa"/>
              </w:tcPr>
            </w:tcPrChange>
          </w:tcPr>
          <w:p w14:paraId="03D8C8FC" w14:textId="77777777" w:rsidR="00FD588A" w:rsidRPr="007F6A26" w:rsidRDefault="00FD588A" w:rsidP="00FD588A">
            <w:pPr>
              <w:pStyle w:val="a0"/>
              <w:ind w:firstLine="0"/>
              <w:rPr>
                <w:ins w:id="8305" w:author="Антон Смирнов" w:date="2023-05-25T13:43:00Z"/>
              </w:rPr>
            </w:pPr>
            <w:ins w:id="8306" w:author="Антон Смирнов" w:date="2023-05-25T13:43:00Z">
              <w:r w:rsidRPr="007F6A26">
                <w:t>0,12</w:t>
              </w:r>
            </w:ins>
          </w:p>
        </w:tc>
      </w:tr>
      <w:tr w:rsidR="00FD588A" w:rsidRPr="007F6A26" w14:paraId="02F0BF44" w14:textId="77777777" w:rsidTr="00FD588A">
        <w:trPr>
          <w:ins w:id="8307" w:author="Антон Смирнов" w:date="2023-05-25T13:43:00Z"/>
        </w:trPr>
        <w:tc>
          <w:tcPr>
            <w:tcW w:w="1182" w:type="dxa"/>
            <w:tcPrChange w:id="8308" w:author="Антон Смирнов" w:date="2023-05-25T13:48:00Z">
              <w:tcPr>
                <w:tcW w:w="1147" w:type="dxa"/>
              </w:tcPr>
            </w:tcPrChange>
          </w:tcPr>
          <w:p w14:paraId="40BF33D0" w14:textId="237959D1" w:rsidR="00FD588A" w:rsidRPr="007F6A26" w:rsidRDefault="00FD588A" w:rsidP="00FD588A">
            <w:pPr>
              <w:pStyle w:val="a0"/>
              <w:ind w:firstLine="0"/>
              <w:rPr>
                <w:ins w:id="8309" w:author="Антон Смирнов" w:date="2023-05-25T13:43:00Z"/>
              </w:rPr>
            </w:pPr>
            <w:ins w:id="8310" w:author="Антон Смирнов" w:date="2023-05-25T13:43:00Z">
              <w:r w:rsidRPr="007F6A26">
                <w:t>B*07:06</w:t>
              </w:r>
            </w:ins>
          </w:p>
        </w:tc>
        <w:tc>
          <w:tcPr>
            <w:tcW w:w="814" w:type="dxa"/>
            <w:tcPrChange w:id="8311" w:author="Антон Смирнов" w:date="2023-05-25T13:48:00Z">
              <w:tcPr>
                <w:tcW w:w="1088" w:type="dxa"/>
              </w:tcPr>
            </w:tcPrChange>
          </w:tcPr>
          <w:p w14:paraId="023381B1" w14:textId="77777777" w:rsidR="00FD588A" w:rsidRPr="007F6A26" w:rsidRDefault="00FD588A" w:rsidP="00FD588A">
            <w:pPr>
              <w:pStyle w:val="a0"/>
              <w:ind w:firstLine="0"/>
              <w:rPr>
                <w:ins w:id="8312" w:author="Антон Смирнов" w:date="2023-05-25T13:43:00Z"/>
              </w:rPr>
            </w:pPr>
            <w:ins w:id="8313" w:author="Антон Смирнов" w:date="2023-05-25T13:43:00Z">
              <w:r w:rsidRPr="007F6A26">
                <w:t>0,79</w:t>
              </w:r>
            </w:ins>
          </w:p>
        </w:tc>
        <w:tc>
          <w:tcPr>
            <w:tcW w:w="699" w:type="dxa"/>
            <w:tcPrChange w:id="8314" w:author="Антон Смирнов" w:date="2023-05-25T13:48:00Z">
              <w:tcPr>
                <w:tcW w:w="979" w:type="dxa"/>
              </w:tcPr>
            </w:tcPrChange>
          </w:tcPr>
          <w:p w14:paraId="0D030F96" w14:textId="77777777" w:rsidR="00FD588A" w:rsidRPr="007F6A26" w:rsidRDefault="00FD588A" w:rsidP="00FD588A">
            <w:pPr>
              <w:pStyle w:val="a0"/>
              <w:ind w:firstLine="0"/>
              <w:rPr>
                <w:ins w:id="8315" w:author="Антон Смирнов" w:date="2023-05-25T13:43:00Z"/>
              </w:rPr>
            </w:pPr>
            <w:ins w:id="8316" w:author="Антон Смирнов" w:date="2023-05-25T13:43:00Z">
              <w:r w:rsidRPr="007F6A26">
                <w:t>0,07</w:t>
              </w:r>
            </w:ins>
          </w:p>
        </w:tc>
        <w:tc>
          <w:tcPr>
            <w:tcW w:w="1241" w:type="dxa"/>
            <w:tcPrChange w:id="8317" w:author="Антон Смирнов" w:date="2023-05-25T13:48:00Z">
              <w:tcPr>
                <w:tcW w:w="1606" w:type="dxa"/>
              </w:tcPr>
            </w:tcPrChange>
          </w:tcPr>
          <w:p w14:paraId="4979AE62" w14:textId="77777777" w:rsidR="00FD588A" w:rsidRPr="007F6A26" w:rsidRDefault="00FD588A" w:rsidP="00FD588A">
            <w:pPr>
              <w:pStyle w:val="a0"/>
              <w:ind w:firstLine="0"/>
              <w:rPr>
                <w:ins w:id="8318" w:author="Антон Смирнов" w:date="2023-05-25T13:43:00Z"/>
              </w:rPr>
            </w:pPr>
            <w:ins w:id="8319" w:author="Антон Смирнов" w:date="2023-05-25T13:43:00Z">
              <w:r w:rsidRPr="007F6A26">
                <w:t>0,73</w:t>
              </w:r>
            </w:ins>
          </w:p>
        </w:tc>
        <w:tc>
          <w:tcPr>
            <w:tcW w:w="1966" w:type="dxa"/>
            <w:tcPrChange w:id="8320" w:author="Антон Смирнов" w:date="2023-05-25T13:48:00Z">
              <w:tcPr>
                <w:tcW w:w="1298" w:type="dxa"/>
              </w:tcPr>
            </w:tcPrChange>
          </w:tcPr>
          <w:p w14:paraId="5C23BB9C" w14:textId="77777777" w:rsidR="00FD588A" w:rsidRPr="007F6A26" w:rsidRDefault="00FD588A" w:rsidP="00FD588A">
            <w:pPr>
              <w:pStyle w:val="a0"/>
              <w:ind w:firstLine="0"/>
              <w:rPr>
                <w:ins w:id="8321" w:author="Антон Смирнов" w:date="2023-05-25T13:43:00Z"/>
              </w:rPr>
            </w:pPr>
            <w:ins w:id="8322" w:author="Антон Смирнов" w:date="2023-05-25T13:43:00Z">
              <w:r w:rsidRPr="007F6A26">
                <w:t>0,82</w:t>
              </w:r>
            </w:ins>
          </w:p>
        </w:tc>
        <w:tc>
          <w:tcPr>
            <w:tcW w:w="1395" w:type="dxa"/>
            <w:tcPrChange w:id="8323" w:author="Антон Смирнов" w:date="2023-05-25T13:48:00Z">
              <w:tcPr>
                <w:tcW w:w="1279" w:type="dxa"/>
              </w:tcPr>
            </w:tcPrChange>
          </w:tcPr>
          <w:p w14:paraId="61E12E4E" w14:textId="77777777" w:rsidR="00FD588A" w:rsidRPr="007F6A26" w:rsidRDefault="00FD588A" w:rsidP="00FD588A">
            <w:pPr>
              <w:pStyle w:val="a0"/>
              <w:ind w:firstLine="0"/>
              <w:rPr>
                <w:ins w:id="8324" w:author="Антон Смирнов" w:date="2023-05-25T13:43:00Z"/>
              </w:rPr>
            </w:pPr>
            <w:ins w:id="8325" w:author="Антон Смирнов" w:date="2023-05-25T13:43:00Z">
              <w:r w:rsidRPr="007F6A26">
                <w:t>0,82</w:t>
              </w:r>
            </w:ins>
          </w:p>
        </w:tc>
        <w:tc>
          <w:tcPr>
            <w:tcW w:w="699" w:type="dxa"/>
            <w:tcPrChange w:id="8326" w:author="Антон Смирнов" w:date="2023-05-25T13:48:00Z">
              <w:tcPr>
                <w:tcW w:w="682" w:type="dxa"/>
              </w:tcPr>
            </w:tcPrChange>
          </w:tcPr>
          <w:p w14:paraId="16BA4FFD" w14:textId="77777777" w:rsidR="00FD588A" w:rsidRPr="007F6A26" w:rsidRDefault="00FD588A" w:rsidP="00FD588A">
            <w:pPr>
              <w:pStyle w:val="a0"/>
              <w:ind w:firstLine="0"/>
              <w:rPr>
                <w:ins w:id="8327" w:author="Антон Смирнов" w:date="2023-05-25T13:43:00Z"/>
              </w:rPr>
            </w:pPr>
            <w:ins w:id="8328" w:author="Антон Смирнов" w:date="2023-05-25T13:43:00Z">
              <w:r w:rsidRPr="007F6A26">
                <w:t>0,78</w:t>
              </w:r>
            </w:ins>
          </w:p>
        </w:tc>
        <w:tc>
          <w:tcPr>
            <w:tcW w:w="699" w:type="dxa"/>
            <w:tcPrChange w:id="8329" w:author="Антон Смирнов" w:date="2023-05-25T13:48:00Z">
              <w:tcPr>
                <w:tcW w:w="682" w:type="dxa"/>
              </w:tcPr>
            </w:tcPrChange>
          </w:tcPr>
          <w:p w14:paraId="049B54BC" w14:textId="77777777" w:rsidR="00FD588A" w:rsidRPr="007F6A26" w:rsidRDefault="00FD588A" w:rsidP="00FD588A">
            <w:pPr>
              <w:pStyle w:val="a0"/>
              <w:ind w:firstLine="0"/>
              <w:rPr>
                <w:ins w:id="8330" w:author="Антон Смирнов" w:date="2023-05-25T13:43:00Z"/>
              </w:rPr>
            </w:pPr>
            <w:ins w:id="8331" w:author="Антон Смирнов" w:date="2023-05-25T13:43:00Z">
              <w:r w:rsidRPr="007F6A26">
                <w:t>0,01</w:t>
              </w:r>
            </w:ins>
          </w:p>
        </w:tc>
        <w:tc>
          <w:tcPr>
            <w:tcW w:w="875" w:type="dxa"/>
            <w:tcPrChange w:id="8332" w:author="Антон Смирнов" w:date="2023-05-25T13:48:00Z">
              <w:tcPr>
                <w:tcW w:w="809" w:type="dxa"/>
              </w:tcPr>
            </w:tcPrChange>
          </w:tcPr>
          <w:p w14:paraId="560E7022" w14:textId="77777777" w:rsidR="00FD588A" w:rsidRPr="007F6A26" w:rsidRDefault="00FD588A" w:rsidP="00FD588A">
            <w:pPr>
              <w:pStyle w:val="a0"/>
              <w:ind w:firstLine="0"/>
              <w:rPr>
                <w:ins w:id="8333" w:author="Антон Смирнов" w:date="2023-05-25T13:43:00Z"/>
              </w:rPr>
            </w:pPr>
            <w:ins w:id="8334" w:author="Антон Смирнов" w:date="2023-05-25T13:43:00Z">
              <w:r w:rsidRPr="007F6A26">
                <w:t>0,01</w:t>
              </w:r>
            </w:ins>
          </w:p>
        </w:tc>
      </w:tr>
      <w:tr w:rsidR="00FD588A" w:rsidRPr="007F6A26" w14:paraId="3D01B0B7" w14:textId="77777777" w:rsidTr="00FD588A">
        <w:trPr>
          <w:ins w:id="8335" w:author="Антон Смирнов" w:date="2023-05-25T13:43:00Z"/>
        </w:trPr>
        <w:tc>
          <w:tcPr>
            <w:tcW w:w="1182" w:type="dxa"/>
            <w:tcPrChange w:id="8336" w:author="Антон Смирнов" w:date="2023-05-25T13:48:00Z">
              <w:tcPr>
                <w:tcW w:w="1147" w:type="dxa"/>
              </w:tcPr>
            </w:tcPrChange>
          </w:tcPr>
          <w:p w14:paraId="68E6514B" w14:textId="0177771A" w:rsidR="00FD588A" w:rsidRPr="007F6A26" w:rsidRDefault="00FD588A" w:rsidP="00FD588A">
            <w:pPr>
              <w:pStyle w:val="a0"/>
              <w:ind w:firstLine="0"/>
              <w:rPr>
                <w:ins w:id="8337" w:author="Антон Смирнов" w:date="2023-05-25T13:43:00Z"/>
              </w:rPr>
            </w:pPr>
            <w:ins w:id="8338" w:author="Антон Смирнов" w:date="2023-05-25T13:43:00Z">
              <w:r w:rsidRPr="007F6A26">
                <w:lastRenderedPageBreak/>
                <w:t>A*03:19</w:t>
              </w:r>
            </w:ins>
          </w:p>
        </w:tc>
        <w:tc>
          <w:tcPr>
            <w:tcW w:w="814" w:type="dxa"/>
            <w:tcPrChange w:id="8339" w:author="Антон Смирнов" w:date="2023-05-25T13:48:00Z">
              <w:tcPr>
                <w:tcW w:w="1088" w:type="dxa"/>
              </w:tcPr>
            </w:tcPrChange>
          </w:tcPr>
          <w:p w14:paraId="66C98FED" w14:textId="77777777" w:rsidR="00FD588A" w:rsidRPr="007F6A26" w:rsidRDefault="00FD588A" w:rsidP="00FD588A">
            <w:pPr>
              <w:pStyle w:val="a0"/>
              <w:ind w:firstLine="0"/>
              <w:rPr>
                <w:ins w:id="8340" w:author="Антон Смирнов" w:date="2023-05-25T13:43:00Z"/>
              </w:rPr>
            </w:pPr>
            <w:ins w:id="8341" w:author="Антон Смирнов" w:date="2023-05-25T13:43:00Z">
              <w:r w:rsidRPr="007F6A26">
                <w:t>0,79</w:t>
              </w:r>
            </w:ins>
          </w:p>
        </w:tc>
        <w:tc>
          <w:tcPr>
            <w:tcW w:w="699" w:type="dxa"/>
            <w:tcPrChange w:id="8342" w:author="Антон Смирнов" w:date="2023-05-25T13:48:00Z">
              <w:tcPr>
                <w:tcW w:w="979" w:type="dxa"/>
              </w:tcPr>
            </w:tcPrChange>
          </w:tcPr>
          <w:p w14:paraId="5DA3543B" w14:textId="77777777" w:rsidR="00FD588A" w:rsidRPr="007F6A26" w:rsidRDefault="00FD588A" w:rsidP="00FD588A">
            <w:pPr>
              <w:pStyle w:val="a0"/>
              <w:ind w:firstLine="0"/>
              <w:rPr>
                <w:ins w:id="8343" w:author="Антон Смирнов" w:date="2023-05-25T13:43:00Z"/>
              </w:rPr>
            </w:pPr>
            <w:ins w:id="8344" w:author="Антон Смирнов" w:date="2023-05-25T13:43:00Z">
              <w:r w:rsidRPr="007F6A26">
                <w:t>0,16</w:t>
              </w:r>
            </w:ins>
          </w:p>
        </w:tc>
        <w:tc>
          <w:tcPr>
            <w:tcW w:w="1241" w:type="dxa"/>
            <w:tcPrChange w:id="8345" w:author="Антон Смирнов" w:date="2023-05-25T13:48:00Z">
              <w:tcPr>
                <w:tcW w:w="1606" w:type="dxa"/>
              </w:tcPr>
            </w:tcPrChange>
          </w:tcPr>
          <w:p w14:paraId="5DE3532B" w14:textId="77777777" w:rsidR="00FD588A" w:rsidRPr="007F6A26" w:rsidRDefault="00FD588A" w:rsidP="00FD588A">
            <w:pPr>
              <w:pStyle w:val="a0"/>
              <w:ind w:firstLine="0"/>
              <w:rPr>
                <w:ins w:id="8346" w:author="Антон Смирнов" w:date="2023-05-25T13:43:00Z"/>
              </w:rPr>
            </w:pPr>
            <w:ins w:id="8347" w:author="Антон Смирнов" w:date="2023-05-25T13:43:00Z">
              <w:r w:rsidRPr="007F6A26">
                <w:t>0,71</w:t>
              </w:r>
            </w:ins>
          </w:p>
        </w:tc>
        <w:tc>
          <w:tcPr>
            <w:tcW w:w="1966" w:type="dxa"/>
            <w:tcPrChange w:id="8348" w:author="Антон Смирнов" w:date="2023-05-25T13:48:00Z">
              <w:tcPr>
                <w:tcW w:w="1298" w:type="dxa"/>
              </w:tcPr>
            </w:tcPrChange>
          </w:tcPr>
          <w:p w14:paraId="74FA7C7F" w14:textId="77777777" w:rsidR="00FD588A" w:rsidRPr="007F6A26" w:rsidRDefault="00FD588A" w:rsidP="00FD588A">
            <w:pPr>
              <w:pStyle w:val="a0"/>
              <w:ind w:firstLine="0"/>
              <w:rPr>
                <w:ins w:id="8349" w:author="Антон Смирнов" w:date="2023-05-25T13:43:00Z"/>
              </w:rPr>
            </w:pPr>
            <w:ins w:id="8350" w:author="Антон Смирнов" w:date="2023-05-25T13:43:00Z">
              <w:r w:rsidRPr="007F6A26">
                <w:t>0,83</w:t>
              </w:r>
            </w:ins>
          </w:p>
        </w:tc>
        <w:tc>
          <w:tcPr>
            <w:tcW w:w="1395" w:type="dxa"/>
            <w:tcPrChange w:id="8351" w:author="Антон Смирнов" w:date="2023-05-25T13:48:00Z">
              <w:tcPr>
                <w:tcW w:w="1279" w:type="dxa"/>
              </w:tcPr>
            </w:tcPrChange>
          </w:tcPr>
          <w:p w14:paraId="48871936" w14:textId="77777777" w:rsidR="00FD588A" w:rsidRPr="007F6A26" w:rsidRDefault="00FD588A" w:rsidP="00FD588A">
            <w:pPr>
              <w:pStyle w:val="a0"/>
              <w:ind w:firstLine="0"/>
              <w:rPr>
                <w:ins w:id="8352" w:author="Антон Смирнов" w:date="2023-05-25T13:43:00Z"/>
              </w:rPr>
            </w:pPr>
            <w:ins w:id="8353" w:author="Антон Смирнов" w:date="2023-05-25T13:43:00Z">
              <w:r w:rsidRPr="007F6A26">
                <w:t>0,83</w:t>
              </w:r>
            </w:ins>
          </w:p>
        </w:tc>
        <w:tc>
          <w:tcPr>
            <w:tcW w:w="699" w:type="dxa"/>
            <w:tcPrChange w:id="8354" w:author="Антон Смирнов" w:date="2023-05-25T13:48:00Z">
              <w:tcPr>
                <w:tcW w:w="682" w:type="dxa"/>
              </w:tcPr>
            </w:tcPrChange>
          </w:tcPr>
          <w:p w14:paraId="01DEF6E0" w14:textId="77777777" w:rsidR="00FD588A" w:rsidRPr="007F6A26" w:rsidRDefault="00FD588A" w:rsidP="00FD588A">
            <w:pPr>
              <w:pStyle w:val="a0"/>
              <w:ind w:firstLine="0"/>
              <w:rPr>
                <w:ins w:id="8355" w:author="Антон Смирнов" w:date="2023-05-25T13:43:00Z"/>
              </w:rPr>
            </w:pPr>
            <w:ins w:id="8356" w:author="Антон Смирнов" w:date="2023-05-25T13:43:00Z">
              <w:r w:rsidRPr="007F6A26">
                <w:t>0,77</w:t>
              </w:r>
            </w:ins>
          </w:p>
        </w:tc>
        <w:tc>
          <w:tcPr>
            <w:tcW w:w="699" w:type="dxa"/>
            <w:tcPrChange w:id="8357" w:author="Антон Смирнов" w:date="2023-05-25T13:48:00Z">
              <w:tcPr>
                <w:tcW w:w="682" w:type="dxa"/>
              </w:tcPr>
            </w:tcPrChange>
          </w:tcPr>
          <w:p w14:paraId="61B1A313" w14:textId="77777777" w:rsidR="00FD588A" w:rsidRPr="007F6A26" w:rsidRDefault="00FD588A" w:rsidP="00FD588A">
            <w:pPr>
              <w:pStyle w:val="a0"/>
              <w:ind w:firstLine="0"/>
              <w:rPr>
                <w:ins w:id="8358" w:author="Антон Смирнов" w:date="2023-05-25T13:43:00Z"/>
              </w:rPr>
            </w:pPr>
            <w:ins w:id="8359" w:author="Антон Смирнов" w:date="2023-05-25T13:43:00Z">
              <w:r w:rsidRPr="007F6A26">
                <w:t>0</w:t>
              </w:r>
            </w:ins>
          </w:p>
        </w:tc>
        <w:tc>
          <w:tcPr>
            <w:tcW w:w="875" w:type="dxa"/>
            <w:tcPrChange w:id="8360" w:author="Антон Смирнов" w:date="2023-05-25T13:48:00Z">
              <w:tcPr>
                <w:tcW w:w="809" w:type="dxa"/>
              </w:tcPr>
            </w:tcPrChange>
          </w:tcPr>
          <w:p w14:paraId="76C9F67A" w14:textId="77777777" w:rsidR="00FD588A" w:rsidRPr="007F6A26" w:rsidRDefault="00FD588A" w:rsidP="00FD588A">
            <w:pPr>
              <w:pStyle w:val="a0"/>
              <w:ind w:firstLine="0"/>
              <w:rPr>
                <w:ins w:id="8361" w:author="Антон Смирнов" w:date="2023-05-25T13:43:00Z"/>
              </w:rPr>
            </w:pPr>
            <w:ins w:id="8362" w:author="Антон Смирнов" w:date="2023-05-25T13:43:00Z">
              <w:r w:rsidRPr="007F6A26">
                <w:t>0,01</w:t>
              </w:r>
            </w:ins>
          </w:p>
        </w:tc>
      </w:tr>
      <w:tr w:rsidR="00FD588A" w:rsidRPr="007F6A26" w14:paraId="025E28E0" w14:textId="77777777" w:rsidTr="00FD588A">
        <w:trPr>
          <w:ins w:id="8363" w:author="Антон Смирнов" w:date="2023-05-25T13:43:00Z"/>
        </w:trPr>
        <w:tc>
          <w:tcPr>
            <w:tcW w:w="1182" w:type="dxa"/>
            <w:tcPrChange w:id="8364" w:author="Антон Смирнов" w:date="2023-05-25T13:48:00Z">
              <w:tcPr>
                <w:tcW w:w="1147" w:type="dxa"/>
              </w:tcPr>
            </w:tcPrChange>
          </w:tcPr>
          <w:p w14:paraId="04E522D8" w14:textId="5F20E18E" w:rsidR="00FD588A" w:rsidRPr="007F6A26" w:rsidRDefault="00FD588A" w:rsidP="00FD588A">
            <w:pPr>
              <w:pStyle w:val="a0"/>
              <w:ind w:firstLine="0"/>
              <w:rPr>
                <w:ins w:id="8365" w:author="Антон Смирнов" w:date="2023-05-25T13:43:00Z"/>
              </w:rPr>
            </w:pPr>
            <w:ins w:id="8366" w:author="Антон Смирнов" w:date="2023-05-25T13:43:00Z">
              <w:r w:rsidRPr="007F6A26">
                <w:t>A*30:03</w:t>
              </w:r>
            </w:ins>
          </w:p>
        </w:tc>
        <w:tc>
          <w:tcPr>
            <w:tcW w:w="814" w:type="dxa"/>
            <w:tcPrChange w:id="8367" w:author="Антон Смирнов" w:date="2023-05-25T13:48:00Z">
              <w:tcPr>
                <w:tcW w:w="1088" w:type="dxa"/>
              </w:tcPr>
            </w:tcPrChange>
          </w:tcPr>
          <w:p w14:paraId="65765B15" w14:textId="77777777" w:rsidR="00FD588A" w:rsidRPr="007F6A26" w:rsidRDefault="00FD588A" w:rsidP="00FD588A">
            <w:pPr>
              <w:pStyle w:val="a0"/>
              <w:ind w:firstLine="0"/>
              <w:rPr>
                <w:ins w:id="8368" w:author="Антон Смирнов" w:date="2023-05-25T13:43:00Z"/>
              </w:rPr>
            </w:pPr>
            <w:ins w:id="8369" w:author="Антон Смирнов" w:date="2023-05-25T13:43:00Z">
              <w:r w:rsidRPr="007F6A26">
                <w:t>0,78</w:t>
              </w:r>
            </w:ins>
          </w:p>
        </w:tc>
        <w:tc>
          <w:tcPr>
            <w:tcW w:w="699" w:type="dxa"/>
            <w:tcPrChange w:id="8370" w:author="Антон Смирнов" w:date="2023-05-25T13:48:00Z">
              <w:tcPr>
                <w:tcW w:w="979" w:type="dxa"/>
              </w:tcPr>
            </w:tcPrChange>
          </w:tcPr>
          <w:p w14:paraId="089131B0" w14:textId="77777777" w:rsidR="00FD588A" w:rsidRPr="007F6A26" w:rsidRDefault="00FD588A" w:rsidP="00FD588A">
            <w:pPr>
              <w:pStyle w:val="a0"/>
              <w:ind w:firstLine="0"/>
              <w:rPr>
                <w:ins w:id="8371" w:author="Антон Смирнов" w:date="2023-05-25T13:43:00Z"/>
              </w:rPr>
            </w:pPr>
            <w:ins w:id="8372" w:author="Антон Смирнов" w:date="2023-05-25T13:43:00Z">
              <w:r w:rsidRPr="007F6A26">
                <w:t>0,77</w:t>
              </w:r>
            </w:ins>
          </w:p>
        </w:tc>
        <w:tc>
          <w:tcPr>
            <w:tcW w:w="1241" w:type="dxa"/>
            <w:tcPrChange w:id="8373" w:author="Антон Смирнов" w:date="2023-05-25T13:48:00Z">
              <w:tcPr>
                <w:tcW w:w="1606" w:type="dxa"/>
              </w:tcPr>
            </w:tcPrChange>
          </w:tcPr>
          <w:p w14:paraId="452BE67C" w14:textId="77777777" w:rsidR="00FD588A" w:rsidRPr="007F6A26" w:rsidRDefault="00FD588A" w:rsidP="00FD588A">
            <w:pPr>
              <w:pStyle w:val="a0"/>
              <w:ind w:firstLine="0"/>
              <w:rPr>
                <w:ins w:id="8374" w:author="Антон Смирнов" w:date="2023-05-25T13:43:00Z"/>
              </w:rPr>
            </w:pPr>
            <w:ins w:id="8375" w:author="Антон Смирнов" w:date="2023-05-25T13:43:00Z">
              <w:r w:rsidRPr="007F6A26">
                <w:t>0,5</w:t>
              </w:r>
            </w:ins>
          </w:p>
        </w:tc>
        <w:tc>
          <w:tcPr>
            <w:tcW w:w="1966" w:type="dxa"/>
            <w:tcPrChange w:id="8376" w:author="Антон Смирнов" w:date="2023-05-25T13:48:00Z">
              <w:tcPr>
                <w:tcW w:w="1298" w:type="dxa"/>
              </w:tcPr>
            </w:tcPrChange>
          </w:tcPr>
          <w:p w14:paraId="4035E9B4" w14:textId="77777777" w:rsidR="00FD588A" w:rsidRPr="007F6A26" w:rsidRDefault="00FD588A" w:rsidP="00FD588A">
            <w:pPr>
              <w:pStyle w:val="a0"/>
              <w:ind w:firstLine="0"/>
              <w:rPr>
                <w:ins w:id="8377" w:author="Антон Смирнов" w:date="2023-05-25T13:43:00Z"/>
              </w:rPr>
            </w:pPr>
            <w:ins w:id="8378" w:author="Антон Смирнов" w:date="2023-05-25T13:43:00Z">
              <w:r w:rsidRPr="007F6A26">
                <w:t>1</w:t>
              </w:r>
            </w:ins>
          </w:p>
        </w:tc>
        <w:tc>
          <w:tcPr>
            <w:tcW w:w="1395" w:type="dxa"/>
            <w:tcPrChange w:id="8379" w:author="Антон Смирнов" w:date="2023-05-25T13:48:00Z">
              <w:tcPr>
                <w:tcW w:w="1279" w:type="dxa"/>
              </w:tcPr>
            </w:tcPrChange>
          </w:tcPr>
          <w:p w14:paraId="6F53833E" w14:textId="77777777" w:rsidR="00FD588A" w:rsidRPr="007F6A26" w:rsidRDefault="00FD588A" w:rsidP="00FD588A">
            <w:pPr>
              <w:pStyle w:val="a0"/>
              <w:ind w:firstLine="0"/>
              <w:rPr>
                <w:ins w:id="8380" w:author="Антон Смирнов" w:date="2023-05-25T13:43:00Z"/>
              </w:rPr>
            </w:pPr>
            <w:ins w:id="8381" w:author="Антон Смирнов" w:date="2023-05-25T13:43:00Z">
              <w:r w:rsidRPr="007F6A26">
                <w:t>1</w:t>
              </w:r>
            </w:ins>
          </w:p>
        </w:tc>
        <w:tc>
          <w:tcPr>
            <w:tcW w:w="699" w:type="dxa"/>
            <w:tcPrChange w:id="8382" w:author="Антон Смирнов" w:date="2023-05-25T13:48:00Z">
              <w:tcPr>
                <w:tcW w:w="682" w:type="dxa"/>
              </w:tcPr>
            </w:tcPrChange>
          </w:tcPr>
          <w:p w14:paraId="71DECE18" w14:textId="77777777" w:rsidR="00FD588A" w:rsidRPr="007F6A26" w:rsidRDefault="00FD588A" w:rsidP="00FD588A">
            <w:pPr>
              <w:pStyle w:val="a0"/>
              <w:ind w:firstLine="0"/>
              <w:rPr>
                <w:ins w:id="8383" w:author="Антон Смирнов" w:date="2023-05-25T13:43:00Z"/>
              </w:rPr>
            </w:pPr>
            <w:ins w:id="8384" w:author="Антон Смирнов" w:date="2023-05-25T13:43:00Z">
              <w:r w:rsidRPr="007F6A26">
                <w:t>0,75</w:t>
              </w:r>
            </w:ins>
          </w:p>
        </w:tc>
        <w:tc>
          <w:tcPr>
            <w:tcW w:w="699" w:type="dxa"/>
            <w:tcPrChange w:id="8385" w:author="Антон Смирнов" w:date="2023-05-25T13:48:00Z">
              <w:tcPr>
                <w:tcW w:w="682" w:type="dxa"/>
              </w:tcPr>
            </w:tcPrChange>
          </w:tcPr>
          <w:p w14:paraId="0B955034" w14:textId="77777777" w:rsidR="00FD588A" w:rsidRPr="007F6A26" w:rsidRDefault="00FD588A" w:rsidP="00FD588A">
            <w:pPr>
              <w:pStyle w:val="a0"/>
              <w:ind w:firstLine="0"/>
              <w:rPr>
                <w:ins w:id="8386" w:author="Антон Смирнов" w:date="2023-05-25T13:43:00Z"/>
              </w:rPr>
            </w:pPr>
            <w:ins w:id="8387" w:author="Антон Смирнов" w:date="2023-05-25T13:43:00Z">
              <w:r w:rsidRPr="007F6A26">
                <w:t>0,14</w:t>
              </w:r>
            </w:ins>
          </w:p>
        </w:tc>
        <w:tc>
          <w:tcPr>
            <w:tcW w:w="875" w:type="dxa"/>
            <w:tcPrChange w:id="8388" w:author="Антон Смирнов" w:date="2023-05-25T13:48:00Z">
              <w:tcPr>
                <w:tcW w:w="809" w:type="dxa"/>
              </w:tcPr>
            </w:tcPrChange>
          </w:tcPr>
          <w:p w14:paraId="7A329A80" w14:textId="77777777" w:rsidR="00FD588A" w:rsidRPr="007F6A26" w:rsidRDefault="00FD588A" w:rsidP="00FD588A">
            <w:pPr>
              <w:pStyle w:val="a0"/>
              <w:ind w:firstLine="0"/>
              <w:rPr>
                <w:ins w:id="8389" w:author="Антон Смирнов" w:date="2023-05-25T13:43:00Z"/>
              </w:rPr>
            </w:pPr>
            <w:ins w:id="8390" w:author="Антон Смирнов" w:date="2023-05-25T13:43:00Z">
              <w:r w:rsidRPr="007F6A26">
                <w:t>0,38</w:t>
              </w:r>
            </w:ins>
          </w:p>
        </w:tc>
      </w:tr>
      <w:tr w:rsidR="00FD588A" w:rsidRPr="007F6A26" w14:paraId="44E282BA" w14:textId="77777777" w:rsidTr="00FD588A">
        <w:trPr>
          <w:ins w:id="8391" w:author="Антон Смирнов" w:date="2023-05-25T13:43:00Z"/>
        </w:trPr>
        <w:tc>
          <w:tcPr>
            <w:tcW w:w="1182" w:type="dxa"/>
            <w:tcPrChange w:id="8392" w:author="Антон Смирнов" w:date="2023-05-25T13:48:00Z">
              <w:tcPr>
                <w:tcW w:w="1147" w:type="dxa"/>
              </w:tcPr>
            </w:tcPrChange>
          </w:tcPr>
          <w:p w14:paraId="7152BCF7" w14:textId="0B79FEE0" w:rsidR="00FD588A" w:rsidRPr="007F6A26" w:rsidRDefault="00FD588A" w:rsidP="00FD588A">
            <w:pPr>
              <w:pStyle w:val="a0"/>
              <w:ind w:firstLine="0"/>
              <w:rPr>
                <w:ins w:id="8393" w:author="Антон Смирнов" w:date="2023-05-25T13:43:00Z"/>
              </w:rPr>
            </w:pPr>
            <w:ins w:id="8394" w:author="Антон Смирнов" w:date="2023-05-25T13:43:00Z">
              <w:r w:rsidRPr="007F6A26">
                <w:t>B*51:02</w:t>
              </w:r>
            </w:ins>
          </w:p>
        </w:tc>
        <w:tc>
          <w:tcPr>
            <w:tcW w:w="814" w:type="dxa"/>
            <w:tcPrChange w:id="8395" w:author="Антон Смирнов" w:date="2023-05-25T13:48:00Z">
              <w:tcPr>
                <w:tcW w:w="1088" w:type="dxa"/>
              </w:tcPr>
            </w:tcPrChange>
          </w:tcPr>
          <w:p w14:paraId="0E28344A" w14:textId="77777777" w:rsidR="00FD588A" w:rsidRPr="007F6A26" w:rsidRDefault="00FD588A" w:rsidP="00FD588A">
            <w:pPr>
              <w:pStyle w:val="a0"/>
              <w:ind w:firstLine="0"/>
              <w:rPr>
                <w:ins w:id="8396" w:author="Антон Смирнов" w:date="2023-05-25T13:43:00Z"/>
              </w:rPr>
            </w:pPr>
            <w:ins w:id="8397" w:author="Антон Смирнов" w:date="2023-05-25T13:43:00Z">
              <w:r w:rsidRPr="007F6A26">
                <w:t>0,78</w:t>
              </w:r>
            </w:ins>
          </w:p>
        </w:tc>
        <w:tc>
          <w:tcPr>
            <w:tcW w:w="699" w:type="dxa"/>
            <w:tcPrChange w:id="8398" w:author="Антон Смирнов" w:date="2023-05-25T13:48:00Z">
              <w:tcPr>
                <w:tcW w:w="979" w:type="dxa"/>
              </w:tcPr>
            </w:tcPrChange>
          </w:tcPr>
          <w:p w14:paraId="376ABC4C" w14:textId="77777777" w:rsidR="00FD588A" w:rsidRPr="007F6A26" w:rsidRDefault="00FD588A" w:rsidP="00FD588A">
            <w:pPr>
              <w:pStyle w:val="a0"/>
              <w:ind w:firstLine="0"/>
              <w:rPr>
                <w:ins w:id="8399" w:author="Антон Смирнов" w:date="2023-05-25T13:43:00Z"/>
              </w:rPr>
            </w:pPr>
            <w:ins w:id="8400" w:author="Антон Смирнов" w:date="2023-05-25T13:43:00Z">
              <w:r w:rsidRPr="007F6A26">
                <w:t>0,03</w:t>
              </w:r>
            </w:ins>
          </w:p>
        </w:tc>
        <w:tc>
          <w:tcPr>
            <w:tcW w:w="1241" w:type="dxa"/>
            <w:tcPrChange w:id="8401" w:author="Антон Смирнов" w:date="2023-05-25T13:48:00Z">
              <w:tcPr>
                <w:tcW w:w="1606" w:type="dxa"/>
              </w:tcPr>
            </w:tcPrChange>
          </w:tcPr>
          <w:p w14:paraId="14C6790B" w14:textId="77777777" w:rsidR="00FD588A" w:rsidRPr="007F6A26" w:rsidRDefault="00FD588A" w:rsidP="00FD588A">
            <w:pPr>
              <w:pStyle w:val="a0"/>
              <w:ind w:firstLine="0"/>
              <w:rPr>
                <w:ins w:id="8402" w:author="Антон Смирнов" w:date="2023-05-25T13:43:00Z"/>
              </w:rPr>
            </w:pPr>
            <w:ins w:id="8403" w:author="Антон Смирнов" w:date="2023-05-25T13:43:00Z">
              <w:r w:rsidRPr="007F6A26">
                <w:t>0,71</w:t>
              </w:r>
            </w:ins>
          </w:p>
        </w:tc>
        <w:tc>
          <w:tcPr>
            <w:tcW w:w="1966" w:type="dxa"/>
            <w:tcPrChange w:id="8404" w:author="Антон Смирнов" w:date="2023-05-25T13:48:00Z">
              <w:tcPr>
                <w:tcW w:w="1298" w:type="dxa"/>
              </w:tcPr>
            </w:tcPrChange>
          </w:tcPr>
          <w:p w14:paraId="1D1E4EC6" w14:textId="77777777" w:rsidR="00FD588A" w:rsidRPr="007F6A26" w:rsidRDefault="00FD588A" w:rsidP="00FD588A">
            <w:pPr>
              <w:pStyle w:val="a0"/>
              <w:ind w:firstLine="0"/>
              <w:rPr>
                <w:ins w:id="8405" w:author="Антон Смирнов" w:date="2023-05-25T13:43:00Z"/>
              </w:rPr>
            </w:pPr>
            <w:ins w:id="8406" w:author="Антон Смирнов" w:date="2023-05-25T13:43:00Z">
              <w:r w:rsidRPr="007F6A26">
                <w:t>0,82</w:t>
              </w:r>
            </w:ins>
          </w:p>
        </w:tc>
        <w:tc>
          <w:tcPr>
            <w:tcW w:w="1395" w:type="dxa"/>
            <w:tcPrChange w:id="8407" w:author="Антон Смирнов" w:date="2023-05-25T13:48:00Z">
              <w:tcPr>
                <w:tcW w:w="1279" w:type="dxa"/>
              </w:tcPr>
            </w:tcPrChange>
          </w:tcPr>
          <w:p w14:paraId="2EC0C91D" w14:textId="77777777" w:rsidR="00FD588A" w:rsidRPr="007F6A26" w:rsidRDefault="00FD588A" w:rsidP="00FD588A">
            <w:pPr>
              <w:pStyle w:val="a0"/>
              <w:ind w:firstLine="0"/>
              <w:rPr>
                <w:ins w:id="8408" w:author="Антон Смирнов" w:date="2023-05-25T13:43:00Z"/>
              </w:rPr>
            </w:pPr>
            <w:ins w:id="8409" w:author="Антон Смирнов" w:date="2023-05-25T13:43:00Z">
              <w:r w:rsidRPr="007F6A26">
                <w:t>0,82</w:t>
              </w:r>
            </w:ins>
          </w:p>
        </w:tc>
        <w:tc>
          <w:tcPr>
            <w:tcW w:w="699" w:type="dxa"/>
            <w:tcPrChange w:id="8410" w:author="Антон Смирнов" w:date="2023-05-25T13:48:00Z">
              <w:tcPr>
                <w:tcW w:w="682" w:type="dxa"/>
              </w:tcPr>
            </w:tcPrChange>
          </w:tcPr>
          <w:p w14:paraId="34F02671" w14:textId="77777777" w:rsidR="00FD588A" w:rsidRPr="007F6A26" w:rsidRDefault="00FD588A" w:rsidP="00FD588A">
            <w:pPr>
              <w:pStyle w:val="a0"/>
              <w:ind w:firstLine="0"/>
              <w:rPr>
                <w:ins w:id="8411" w:author="Антон Смирнов" w:date="2023-05-25T13:43:00Z"/>
              </w:rPr>
            </w:pPr>
            <w:ins w:id="8412" w:author="Антон Смирнов" w:date="2023-05-25T13:43:00Z">
              <w:r w:rsidRPr="007F6A26">
                <w:t>0,77</w:t>
              </w:r>
            </w:ins>
          </w:p>
        </w:tc>
        <w:tc>
          <w:tcPr>
            <w:tcW w:w="699" w:type="dxa"/>
            <w:tcPrChange w:id="8413" w:author="Антон Смирнов" w:date="2023-05-25T13:48:00Z">
              <w:tcPr>
                <w:tcW w:w="682" w:type="dxa"/>
              </w:tcPr>
            </w:tcPrChange>
          </w:tcPr>
          <w:p w14:paraId="7BFF8CC5" w14:textId="77777777" w:rsidR="00FD588A" w:rsidRPr="007F6A26" w:rsidRDefault="00FD588A" w:rsidP="00FD588A">
            <w:pPr>
              <w:pStyle w:val="a0"/>
              <w:ind w:firstLine="0"/>
              <w:rPr>
                <w:ins w:id="8414" w:author="Антон Смирнов" w:date="2023-05-25T13:43:00Z"/>
              </w:rPr>
            </w:pPr>
            <w:ins w:id="8415" w:author="Антон Смирнов" w:date="2023-05-25T13:43:00Z">
              <w:r w:rsidRPr="007F6A26">
                <w:t>0,01</w:t>
              </w:r>
            </w:ins>
          </w:p>
        </w:tc>
        <w:tc>
          <w:tcPr>
            <w:tcW w:w="875" w:type="dxa"/>
            <w:tcPrChange w:id="8416" w:author="Антон Смирнов" w:date="2023-05-25T13:48:00Z">
              <w:tcPr>
                <w:tcW w:w="809" w:type="dxa"/>
              </w:tcPr>
            </w:tcPrChange>
          </w:tcPr>
          <w:p w14:paraId="15C86BF6" w14:textId="77777777" w:rsidR="00FD588A" w:rsidRPr="007F6A26" w:rsidRDefault="00FD588A" w:rsidP="00FD588A">
            <w:pPr>
              <w:pStyle w:val="a0"/>
              <w:ind w:firstLine="0"/>
              <w:rPr>
                <w:ins w:id="8417" w:author="Антон Смирнов" w:date="2023-05-25T13:43:00Z"/>
              </w:rPr>
            </w:pPr>
            <w:ins w:id="8418" w:author="Антон Смирнов" w:date="2023-05-25T13:43:00Z">
              <w:r w:rsidRPr="007F6A26">
                <w:t>0</w:t>
              </w:r>
            </w:ins>
          </w:p>
        </w:tc>
      </w:tr>
      <w:tr w:rsidR="00FD588A" w:rsidRPr="007F6A26" w14:paraId="7478CFFA" w14:textId="77777777" w:rsidTr="00FD588A">
        <w:trPr>
          <w:ins w:id="8419" w:author="Антон Смирнов" w:date="2023-05-25T13:43:00Z"/>
        </w:trPr>
        <w:tc>
          <w:tcPr>
            <w:tcW w:w="1182" w:type="dxa"/>
            <w:tcPrChange w:id="8420" w:author="Антон Смирнов" w:date="2023-05-25T13:48:00Z">
              <w:tcPr>
                <w:tcW w:w="1147" w:type="dxa"/>
              </w:tcPr>
            </w:tcPrChange>
          </w:tcPr>
          <w:p w14:paraId="40BDE28D" w14:textId="623380BC" w:rsidR="00FD588A" w:rsidRPr="007F6A26" w:rsidRDefault="00FD588A" w:rsidP="00FD588A">
            <w:pPr>
              <w:pStyle w:val="a0"/>
              <w:ind w:firstLine="0"/>
              <w:rPr>
                <w:ins w:id="8421" w:author="Антон Смирнов" w:date="2023-05-25T13:43:00Z"/>
              </w:rPr>
            </w:pPr>
            <w:ins w:id="8422" w:author="Антон Смирнов" w:date="2023-05-25T13:43:00Z">
              <w:r w:rsidRPr="007F6A26">
                <w:t>B*42:02</w:t>
              </w:r>
            </w:ins>
          </w:p>
        </w:tc>
        <w:tc>
          <w:tcPr>
            <w:tcW w:w="814" w:type="dxa"/>
            <w:tcPrChange w:id="8423" w:author="Антон Смирнов" w:date="2023-05-25T13:48:00Z">
              <w:tcPr>
                <w:tcW w:w="1088" w:type="dxa"/>
              </w:tcPr>
            </w:tcPrChange>
          </w:tcPr>
          <w:p w14:paraId="4FA911EA" w14:textId="77777777" w:rsidR="00FD588A" w:rsidRPr="007F6A26" w:rsidRDefault="00FD588A" w:rsidP="00FD588A">
            <w:pPr>
              <w:pStyle w:val="a0"/>
              <w:ind w:firstLine="0"/>
              <w:rPr>
                <w:ins w:id="8424" w:author="Антон Смирнов" w:date="2023-05-25T13:43:00Z"/>
              </w:rPr>
            </w:pPr>
            <w:ins w:id="8425" w:author="Антон Смирнов" w:date="2023-05-25T13:43:00Z">
              <w:r w:rsidRPr="007F6A26">
                <w:t>0,78</w:t>
              </w:r>
            </w:ins>
          </w:p>
        </w:tc>
        <w:tc>
          <w:tcPr>
            <w:tcW w:w="699" w:type="dxa"/>
            <w:tcPrChange w:id="8426" w:author="Антон Смирнов" w:date="2023-05-25T13:48:00Z">
              <w:tcPr>
                <w:tcW w:w="979" w:type="dxa"/>
              </w:tcPr>
            </w:tcPrChange>
          </w:tcPr>
          <w:p w14:paraId="24211DEB" w14:textId="77777777" w:rsidR="00FD588A" w:rsidRPr="007F6A26" w:rsidRDefault="00FD588A" w:rsidP="00FD588A">
            <w:pPr>
              <w:pStyle w:val="a0"/>
              <w:ind w:firstLine="0"/>
              <w:rPr>
                <w:ins w:id="8427" w:author="Антон Смирнов" w:date="2023-05-25T13:43:00Z"/>
              </w:rPr>
            </w:pPr>
            <w:ins w:id="8428" w:author="Антон Смирнов" w:date="2023-05-25T13:43:00Z">
              <w:r w:rsidRPr="007F6A26">
                <w:t>0,3</w:t>
              </w:r>
            </w:ins>
          </w:p>
        </w:tc>
        <w:tc>
          <w:tcPr>
            <w:tcW w:w="1241" w:type="dxa"/>
            <w:tcPrChange w:id="8429" w:author="Антон Смирнов" w:date="2023-05-25T13:48:00Z">
              <w:tcPr>
                <w:tcW w:w="1606" w:type="dxa"/>
              </w:tcPr>
            </w:tcPrChange>
          </w:tcPr>
          <w:p w14:paraId="25858708" w14:textId="77777777" w:rsidR="00FD588A" w:rsidRPr="007F6A26" w:rsidRDefault="00FD588A" w:rsidP="00FD588A">
            <w:pPr>
              <w:pStyle w:val="a0"/>
              <w:ind w:firstLine="0"/>
              <w:rPr>
                <w:ins w:id="8430" w:author="Антон Смирнов" w:date="2023-05-25T13:43:00Z"/>
              </w:rPr>
            </w:pPr>
            <w:ins w:id="8431" w:author="Антон Смирнов" w:date="2023-05-25T13:43:00Z">
              <w:r w:rsidRPr="007F6A26">
                <w:t>0,6</w:t>
              </w:r>
            </w:ins>
          </w:p>
        </w:tc>
        <w:tc>
          <w:tcPr>
            <w:tcW w:w="1966" w:type="dxa"/>
            <w:tcPrChange w:id="8432" w:author="Антон Смирнов" w:date="2023-05-25T13:48:00Z">
              <w:tcPr>
                <w:tcW w:w="1298" w:type="dxa"/>
              </w:tcPr>
            </w:tcPrChange>
          </w:tcPr>
          <w:p w14:paraId="0E99FC66" w14:textId="77777777" w:rsidR="00FD588A" w:rsidRPr="007F6A26" w:rsidRDefault="00FD588A" w:rsidP="00FD588A">
            <w:pPr>
              <w:pStyle w:val="a0"/>
              <w:ind w:firstLine="0"/>
              <w:rPr>
                <w:ins w:id="8433" w:author="Антон Смирнов" w:date="2023-05-25T13:43:00Z"/>
              </w:rPr>
            </w:pPr>
            <w:ins w:id="8434" w:author="Антон Смирнов" w:date="2023-05-25T13:43:00Z">
              <w:r w:rsidRPr="007F6A26">
                <w:t>0,93</w:t>
              </w:r>
            </w:ins>
          </w:p>
        </w:tc>
        <w:tc>
          <w:tcPr>
            <w:tcW w:w="1395" w:type="dxa"/>
            <w:tcPrChange w:id="8435" w:author="Антон Смирнов" w:date="2023-05-25T13:48:00Z">
              <w:tcPr>
                <w:tcW w:w="1279" w:type="dxa"/>
              </w:tcPr>
            </w:tcPrChange>
          </w:tcPr>
          <w:p w14:paraId="44749B43" w14:textId="77777777" w:rsidR="00FD588A" w:rsidRPr="007F6A26" w:rsidRDefault="00FD588A" w:rsidP="00FD588A">
            <w:pPr>
              <w:pStyle w:val="a0"/>
              <w:ind w:firstLine="0"/>
              <w:rPr>
                <w:ins w:id="8436" w:author="Антон Смирнов" w:date="2023-05-25T13:43:00Z"/>
              </w:rPr>
            </w:pPr>
            <w:ins w:id="8437" w:author="Антон Смирнов" w:date="2023-05-25T13:43:00Z">
              <w:r w:rsidRPr="007F6A26">
                <w:t>0,93</w:t>
              </w:r>
            </w:ins>
          </w:p>
        </w:tc>
        <w:tc>
          <w:tcPr>
            <w:tcW w:w="699" w:type="dxa"/>
            <w:tcPrChange w:id="8438" w:author="Антон Смирнов" w:date="2023-05-25T13:48:00Z">
              <w:tcPr>
                <w:tcW w:w="682" w:type="dxa"/>
              </w:tcPr>
            </w:tcPrChange>
          </w:tcPr>
          <w:p w14:paraId="48753ABF" w14:textId="77777777" w:rsidR="00FD588A" w:rsidRPr="007F6A26" w:rsidRDefault="00FD588A" w:rsidP="00FD588A">
            <w:pPr>
              <w:pStyle w:val="a0"/>
              <w:ind w:firstLine="0"/>
              <w:rPr>
                <w:ins w:id="8439" w:author="Антон Смирнов" w:date="2023-05-25T13:43:00Z"/>
              </w:rPr>
            </w:pPr>
            <w:ins w:id="8440" w:author="Антон Смирнов" w:date="2023-05-25T13:43:00Z">
              <w:r w:rsidRPr="007F6A26">
                <w:t>0,77</w:t>
              </w:r>
            </w:ins>
          </w:p>
        </w:tc>
        <w:tc>
          <w:tcPr>
            <w:tcW w:w="699" w:type="dxa"/>
            <w:tcPrChange w:id="8441" w:author="Антон Смирнов" w:date="2023-05-25T13:48:00Z">
              <w:tcPr>
                <w:tcW w:w="682" w:type="dxa"/>
              </w:tcPr>
            </w:tcPrChange>
          </w:tcPr>
          <w:p w14:paraId="545B9052" w14:textId="77777777" w:rsidR="00FD588A" w:rsidRPr="007F6A26" w:rsidRDefault="00FD588A" w:rsidP="00FD588A">
            <w:pPr>
              <w:pStyle w:val="a0"/>
              <w:ind w:firstLine="0"/>
              <w:rPr>
                <w:ins w:id="8442" w:author="Антон Смирнов" w:date="2023-05-25T13:43:00Z"/>
              </w:rPr>
            </w:pPr>
            <w:ins w:id="8443" w:author="Антон Смирнов" w:date="2023-05-25T13:43:00Z">
              <w:r w:rsidRPr="007F6A26">
                <w:t>0,01</w:t>
              </w:r>
            </w:ins>
          </w:p>
        </w:tc>
        <w:tc>
          <w:tcPr>
            <w:tcW w:w="875" w:type="dxa"/>
            <w:tcPrChange w:id="8444" w:author="Антон Смирнов" w:date="2023-05-25T13:48:00Z">
              <w:tcPr>
                <w:tcW w:w="809" w:type="dxa"/>
              </w:tcPr>
            </w:tcPrChange>
          </w:tcPr>
          <w:p w14:paraId="57BC78F2" w14:textId="77777777" w:rsidR="00FD588A" w:rsidRPr="007F6A26" w:rsidRDefault="00FD588A" w:rsidP="00FD588A">
            <w:pPr>
              <w:pStyle w:val="a0"/>
              <w:ind w:firstLine="0"/>
              <w:rPr>
                <w:ins w:id="8445" w:author="Антон Смирнов" w:date="2023-05-25T13:43:00Z"/>
              </w:rPr>
            </w:pPr>
            <w:ins w:id="8446" w:author="Антон Смирнов" w:date="2023-05-25T13:43:00Z">
              <w:r w:rsidRPr="007F6A26">
                <w:t>0,01</w:t>
              </w:r>
            </w:ins>
          </w:p>
        </w:tc>
      </w:tr>
      <w:tr w:rsidR="00FD588A" w:rsidRPr="007F6A26" w14:paraId="3077BA26" w14:textId="77777777" w:rsidTr="00FD588A">
        <w:trPr>
          <w:ins w:id="8447" w:author="Антон Смирнов" w:date="2023-05-25T13:43:00Z"/>
        </w:trPr>
        <w:tc>
          <w:tcPr>
            <w:tcW w:w="1182" w:type="dxa"/>
            <w:tcPrChange w:id="8448" w:author="Антон Смирнов" w:date="2023-05-25T13:48:00Z">
              <w:tcPr>
                <w:tcW w:w="1147" w:type="dxa"/>
              </w:tcPr>
            </w:tcPrChange>
          </w:tcPr>
          <w:p w14:paraId="59CF9185" w14:textId="6CDE9053" w:rsidR="00FD588A" w:rsidRPr="007F6A26" w:rsidRDefault="00FD588A" w:rsidP="00FD588A">
            <w:pPr>
              <w:pStyle w:val="a0"/>
              <w:ind w:firstLine="0"/>
              <w:rPr>
                <w:ins w:id="8449" w:author="Антон Смирнов" w:date="2023-05-25T13:43:00Z"/>
              </w:rPr>
            </w:pPr>
            <w:ins w:id="8450" w:author="Антон Смирнов" w:date="2023-05-25T13:43:00Z">
              <w:r w:rsidRPr="007F6A26">
                <w:t>B*14:03</w:t>
              </w:r>
            </w:ins>
          </w:p>
        </w:tc>
        <w:tc>
          <w:tcPr>
            <w:tcW w:w="814" w:type="dxa"/>
            <w:tcPrChange w:id="8451" w:author="Антон Смирнов" w:date="2023-05-25T13:48:00Z">
              <w:tcPr>
                <w:tcW w:w="1088" w:type="dxa"/>
              </w:tcPr>
            </w:tcPrChange>
          </w:tcPr>
          <w:p w14:paraId="0B0E8425" w14:textId="77777777" w:rsidR="00FD588A" w:rsidRPr="007F6A26" w:rsidRDefault="00FD588A" w:rsidP="00FD588A">
            <w:pPr>
              <w:pStyle w:val="a0"/>
              <w:ind w:firstLine="0"/>
              <w:rPr>
                <w:ins w:id="8452" w:author="Антон Смирнов" w:date="2023-05-25T13:43:00Z"/>
              </w:rPr>
            </w:pPr>
            <w:ins w:id="8453" w:author="Антон Смирнов" w:date="2023-05-25T13:43:00Z">
              <w:r w:rsidRPr="007F6A26">
                <w:t>0,78</w:t>
              </w:r>
            </w:ins>
          </w:p>
        </w:tc>
        <w:tc>
          <w:tcPr>
            <w:tcW w:w="699" w:type="dxa"/>
            <w:tcPrChange w:id="8454" w:author="Антон Смирнов" w:date="2023-05-25T13:48:00Z">
              <w:tcPr>
                <w:tcW w:w="979" w:type="dxa"/>
              </w:tcPr>
            </w:tcPrChange>
          </w:tcPr>
          <w:p w14:paraId="46F03756" w14:textId="77777777" w:rsidR="00FD588A" w:rsidRPr="007F6A26" w:rsidRDefault="00FD588A" w:rsidP="00FD588A">
            <w:pPr>
              <w:pStyle w:val="a0"/>
              <w:ind w:firstLine="0"/>
              <w:rPr>
                <w:ins w:id="8455" w:author="Антон Смирнов" w:date="2023-05-25T13:43:00Z"/>
              </w:rPr>
            </w:pPr>
            <w:ins w:id="8456" w:author="Антон Смирнов" w:date="2023-05-25T13:43:00Z">
              <w:r w:rsidRPr="007F6A26">
                <w:t>0,41</w:t>
              </w:r>
            </w:ins>
          </w:p>
        </w:tc>
        <w:tc>
          <w:tcPr>
            <w:tcW w:w="1241" w:type="dxa"/>
            <w:tcPrChange w:id="8457" w:author="Антон Смирнов" w:date="2023-05-25T13:48:00Z">
              <w:tcPr>
                <w:tcW w:w="1606" w:type="dxa"/>
              </w:tcPr>
            </w:tcPrChange>
          </w:tcPr>
          <w:p w14:paraId="0887CB6B" w14:textId="77777777" w:rsidR="00FD588A" w:rsidRPr="007F6A26" w:rsidRDefault="00FD588A" w:rsidP="00FD588A">
            <w:pPr>
              <w:pStyle w:val="a0"/>
              <w:ind w:firstLine="0"/>
              <w:rPr>
                <w:ins w:id="8458" w:author="Антон Смирнов" w:date="2023-05-25T13:43:00Z"/>
              </w:rPr>
            </w:pPr>
            <w:ins w:id="8459" w:author="Антон Смирнов" w:date="2023-05-25T13:43:00Z">
              <w:r w:rsidRPr="007F6A26">
                <w:t>0,62</w:t>
              </w:r>
            </w:ins>
          </w:p>
        </w:tc>
        <w:tc>
          <w:tcPr>
            <w:tcW w:w="1966" w:type="dxa"/>
            <w:tcPrChange w:id="8460" w:author="Антон Смирнов" w:date="2023-05-25T13:48:00Z">
              <w:tcPr>
                <w:tcW w:w="1298" w:type="dxa"/>
              </w:tcPr>
            </w:tcPrChange>
          </w:tcPr>
          <w:p w14:paraId="5C936DEF" w14:textId="77777777" w:rsidR="00FD588A" w:rsidRPr="007F6A26" w:rsidRDefault="00FD588A" w:rsidP="00FD588A">
            <w:pPr>
              <w:pStyle w:val="a0"/>
              <w:ind w:firstLine="0"/>
              <w:rPr>
                <w:ins w:id="8461" w:author="Антон Смирнов" w:date="2023-05-25T13:43:00Z"/>
              </w:rPr>
            </w:pPr>
            <w:ins w:id="8462" w:author="Антон Смирнов" w:date="2023-05-25T13:43:00Z">
              <w:r w:rsidRPr="007F6A26">
                <w:t>0,91</w:t>
              </w:r>
            </w:ins>
          </w:p>
        </w:tc>
        <w:tc>
          <w:tcPr>
            <w:tcW w:w="1395" w:type="dxa"/>
            <w:tcPrChange w:id="8463" w:author="Антон Смирнов" w:date="2023-05-25T13:48:00Z">
              <w:tcPr>
                <w:tcW w:w="1279" w:type="dxa"/>
              </w:tcPr>
            </w:tcPrChange>
          </w:tcPr>
          <w:p w14:paraId="1EED4E28" w14:textId="77777777" w:rsidR="00FD588A" w:rsidRPr="007F6A26" w:rsidRDefault="00FD588A" w:rsidP="00FD588A">
            <w:pPr>
              <w:pStyle w:val="a0"/>
              <w:ind w:firstLine="0"/>
              <w:rPr>
                <w:ins w:id="8464" w:author="Антон Смирнов" w:date="2023-05-25T13:43:00Z"/>
              </w:rPr>
            </w:pPr>
            <w:ins w:id="8465" w:author="Антон Смирнов" w:date="2023-05-25T13:43:00Z">
              <w:r w:rsidRPr="007F6A26">
                <w:t>0,91</w:t>
              </w:r>
            </w:ins>
          </w:p>
        </w:tc>
        <w:tc>
          <w:tcPr>
            <w:tcW w:w="699" w:type="dxa"/>
            <w:tcPrChange w:id="8466" w:author="Антон Смирнов" w:date="2023-05-25T13:48:00Z">
              <w:tcPr>
                <w:tcW w:w="682" w:type="dxa"/>
              </w:tcPr>
            </w:tcPrChange>
          </w:tcPr>
          <w:p w14:paraId="10DC1054" w14:textId="77777777" w:rsidR="00FD588A" w:rsidRPr="007F6A26" w:rsidRDefault="00FD588A" w:rsidP="00FD588A">
            <w:pPr>
              <w:pStyle w:val="a0"/>
              <w:ind w:firstLine="0"/>
              <w:rPr>
                <w:ins w:id="8467" w:author="Антон Смирнов" w:date="2023-05-25T13:43:00Z"/>
              </w:rPr>
            </w:pPr>
            <w:ins w:id="8468" w:author="Антон Смирнов" w:date="2023-05-25T13:43:00Z">
              <w:r w:rsidRPr="007F6A26">
                <w:t>0,76</w:t>
              </w:r>
            </w:ins>
          </w:p>
        </w:tc>
        <w:tc>
          <w:tcPr>
            <w:tcW w:w="699" w:type="dxa"/>
            <w:tcPrChange w:id="8469" w:author="Антон Смирнов" w:date="2023-05-25T13:48:00Z">
              <w:tcPr>
                <w:tcW w:w="682" w:type="dxa"/>
              </w:tcPr>
            </w:tcPrChange>
          </w:tcPr>
          <w:p w14:paraId="656B180B" w14:textId="77777777" w:rsidR="00FD588A" w:rsidRPr="007F6A26" w:rsidRDefault="00FD588A" w:rsidP="00FD588A">
            <w:pPr>
              <w:pStyle w:val="a0"/>
              <w:ind w:firstLine="0"/>
              <w:rPr>
                <w:ins w:id="8470" w:author="Антон Смирнов" w:date="2023-05-25T13:43:00Z"/>
              </w:rPr>
            </w:pPr>
            <w:ins w:id="8471" w:author="Антон Смирнов" w:date="2023-05-25T13:43:00Z">
              <w:r w:rsidRPr="007F6A26">
                <w:t>0</w:t>
              </w:r>
            </w:ins>
          </w:p>
        </w:tc>
        <w:tc>
          <w:tcPr>
            <w:tcW w:w="875" w:type="dxa"/>
            <w:tcPrChange w:id="8472" w:author="Антон Смирнов" w:date="2023-05-25T13:48:00Z">
              <w:tcPr>
                <w:tcW w:w="809" w:type="dxa"/>
              </w:tcPr>
            </w:tcPrChange>
          </w:tcPr>
          <w:p w14:paraId="58863A4E" w14:textId="77777777" w:rsidR="00FD588A" w:rsidRPr="007F6A26" w:rsidRDefault="00FD588A" w:rsidP="00FD588A">
            <w:pPr>
              <w:pStyle w:val="a0"/>
              <w:ind w:firstLine="0"/>
              <w:rPr>
                <w:ins w:id="8473" w:author="Антон Смирнов" w:date="2023-05-25T13:43:00Z"/>
              </w:rPr>
            </w:pPr>
            <w:ins w:id="8474" w:author="Антон Смирнов" w:date="2023-05-25T13:43:00Z">
              <w:r w:rsidRPr="007F6A26">
                <w:t>0,01</w:t>
              </w:r>
            </w:ins>
          </w:p>
        </w:tc>
      </w:tr>
      <w:tr w:rsidR="00FD588A" w:rsidRPr="007F6A26" w14:paraId="29591BD2" w14:textId="77777777" w:rsidTr="00FD588A">
        <w:trPr>
          <w:ins w:id="8475" w:author="Антон Смирнов" w:date="2023-05-25T13:43:00Z"/>
        </w:trPr>
        <w:tc>
          <w:tcPr>
            <w:tcW w:w="1182" w:type="dxa"/>
            <w:tcPrChange w:id="8476" w:author="Антон Смирнов" w:date="2023-05-25T13:48:00Z">
              <w:tcPr>
                <w:tcW w:w="1147" w:type="dxa"/>
              </w:tcPr>
            </w:tcPrChange>
          </w:tcPr>
          <w:p w14:paraId="7C2D0849" w14:textId="3153ACCD" w:rsidR="00FD588A" w:rsidRPr="007F6A26" w:rsidRDefault="00FD588A" w:rsidP="00FD588A">
            <w:pPr>
              <w:pStyle w:val="a0"/>
              <w:ind w:firstLine="0"/>
              <w:rPr>
                <w:ins w:id="8477" w:author="Антон Смирнов" w:date="2023-05-25T13:43:00Z"/>
              </w:rPr>
            </w:pPr>
            <w:ins w:id="8478" w:author="Антон Смирнов" w:date="2023-05-25T13:43:00Z">
              <w:r w:rsidRPr="007F6A26">
                <w:t>B*41:03</w:t>
              </w:r>
            </w:ins>
          </w:p>
        </w:tc>
        <w:tc>
          <w:tcPr>
            <w:tcW w:w="814" w:type="dxa"/>
            <w:tcPrChange w:id="8479" w:author="Антон Смирнов" w:date="2023-05-25T13:48:00Z">
              <w:tcPr>
                <w:tcW w:w="1088" w:type="dxa"/>
              </w:tcPr>
            </w:tcPrChange>
          </w:tcPr>
          <w:p w14:paraId="66A3D978" w14:textId="77777777" w:rsidR="00FD588A" w:rsidRPr="007F6A26" w:rsidRDefault="00FD588A" w:rsidP="00FD588A">
            <w:pPr>
              <w:pStyle w:val="a0"/>
              <w:ind w:firstLine="0"/>
              <w:rPr>
                <w:ins w:id="8480" w:author="Антон Смирнов" w:date="2023-05-25T13:43:00Z"/>
              </w:rPr>
            </w:pPr>
            <w:ins w:id="8481" w:author="Антон Смирнов" w:date="2023-05-25T13:43:00Z">
              <w:r w:rsidRPr="007F6A26">
                <w:t>0,76</w:t>
              </w:r>
            </w:ins>
          </w:p>
        </w:tc>
        <w:tc>
          <w:tcPr>
            <w:tcW w:w="699" w:type="dxa"/>
            <w:tcPrChange w:id="8482" w:author="Антон Смирнов" w:date="2023-05-25T13:48:00Z">
              <w:tcPr>
                <w:tcW w:w="979" w:type="dxa"/>
              </w:tcPr>
            </w:tcPrChange>
          </w:tcPr>
          <w:p w14:paraId="36DAC1A9" w14:textId="77777777" w:rsidR="00FD588A" w:rsidRPr="007F6A26" w:rsidRDefault="00FD588A" w:rsidP="00FD588A">
            <w:pPr>
              <w:pStyle w:val="a0"/>
              <w:ind w:firstLine="0"/>
              <w:rPr>
                <w:ins w:id="8483" w:author="Антон Смирнов" w:date="2023-05-25T13:43:00Z"/>
              </w:rPr>
            </w:pPr>
            <w:ins w:id="8484" w:author="Антон Смирнов" w:date="2023-05-25T13:43:00Z">
              <w:r w:rsidRPr="007F6A26">
                <w:t>0,06</w:t>
              </w:r>
            </w:ins>
          </w:p>
        </w:tc>
        <w:tc>
          <w:tcPr>
            <w:tcW w:w="1241" w:type="dxa"/>
            <w:tcPrChange w:id="8485" w:author="Антон Смирнов" w:date="2023-05-25T13:48:00Z">
              <w:tcPr>
                <w:tcW w:w="1606" w:type="dxa"/>
              </w:tcPr>
            </w:tcPrChange>
          </w:tcPr>
          <w:p w14:paraId="01444DE9" w14:textId="77777777" w:rsidR="00FD588A" w:rsidRPr="007F6A26" w:rsidRDefault="00FD588A" w:rsidP="00FD588A">
            <w:pPr>
              <w:pStyle w:val="a0"/>
              <w:ind w:firstLine="0"/>
              <w:rPr>
                <w:ins w:id="8486" w:author="Антон Смирнов" w:date="2023-05-25T13:43:00Z"/>
              </w:rPr>
            </w:pPr>
            <w:ins w:id="8487" w:author="Антон Смирнов" w:date="2023-05-25T13:43:00Z">
              <w:r w:rsidRPr="007F6A26">
                <w:t>0,69</w:t>
              </w:r>
            </w:ins>
          </w:p>
        </w:tc>
        <w:tc>
          <w:tcPr>
            <w:tcW w:w="1966" w:type="dxa"/>
            <w:tcPrChange w:id="8488" w:author="Антон Смирнов" w:date="2023-05-25T13:48:00Z">
              <w:tcPr>
                <w:tcW w:w="1298" w:type="dxa"/>
              </w:tcPr>
            </w:tcPrChange>
          </w:tcPr>
          <w:p w14:paraId="346D8B22" w14:textId="77777777" w:rsidR="00FD588A" w:rsidRPr="007F6A26" w:rsidRDefault="00FD588A" w:rsidP="00FD588A">
            <w:pPr>
              <w:pStyle w:val="a0"/>
              <w:ind w:firstLine="0"/>
              <w:rPr>
                <w:ins w:id="8489" w:author="Антон Смирнов" w:date="2023-05-25T13:43:00Z"/>
              </w:rPr>
            </w:pPr>
            <w:ins w:id="8490" w:author="Антон Смирнов" w:date="2023-05-25T13:43:00Z">
              <w:r w:rsidRPr="007F6A26">
                <w:t>0,77</w:t>
              </w:r>
            </w:ins>
          </w:p>
        </w:tc>
        <w:tc>
          <w:tcPr>
            <w:tcW w:w="1395" w:type="dxa"/>
            <w:tcPrChange w:id="8491" w:author="Антон Смирнов" w:date="2023-05-25T13:48:00Z">
              <w:tcPr>
                <w:tcW w:w="1279" w:type="dxa"/>
              </w:tcPr>
            </w:tcPrChange>
          </w:tcPr>
          <w:p w14:paraId="697F66A0" w14:textId="77777777" w:rsidR="00FD588A" w:rsidRPr="007F6A26" w:rsidRDefault="00FD588A" w:rsidP="00FD588A">
            <w:pPr>
              <w:pStyle w:val="a0"/>
              <w:ind w:firstLine="0"/>
              <w:rPr>
                <w:ins w:id="8492" w:author="Антон Смирнов" w:date="2023-05-25T13:43:00Z"/>
              </w:rPr>
            </w:pPr>
            <w:ins w:id="8493" w:author="Антон Смирнов" w:date="2023-05-25T13:43:00Z">
              <w:r w:rsidRPr="007F6A26">
                <w:t>0,77</w:t>
              </w:r>
            </w:ins>
          </w:p>
        </w:tc>
        <w:tc>
          <w:tcPr>
            <w:tcW w:w="699" w:type="dxa"/>
            <w:tcPrChange w:id="8494" w:author="Антон Смирнов" w:date="2023-05-25T13:48:00Z">
              <w:tcPr>
                <w:tcW w:w="682" w:type="dxa"/>
              </w:tcPr>
            </w:tcPrChange>
          </w:tcPr>
          <w:p w14:paraId="5790F435" w14:textId="77777777" w:rsidR="00FD588A" w:rsidRPr="007F6A26" w:rsidRDefault="00FD588A" w:rsidP="00FD588A">
            <w:pPr>
              <w:pStyle w:val="a0"/>
              <w:ind w:firstLine="0"/>
              <w:rPr>
                <w:ins w:id="8495" w:author="Антон Смирнов" w:date="2023-05-25T13:43:00Z"/>
              </w:rPr>
            </w:pPr>
            <w:ins w:id="8496" w:author="Антон Смирнов" w:date="2023-05-25T13:43:00Z">
              <w:r w:rsidRPr="007F6A26">
                <w:t>0,73</w:t>
              </w:r>
            </w:ins>
          </w:p>
        </w:tc>
        <w:tc>
          <w:tcPr>
            <w:tcW w:w="699" w:type="dxa"/>
            <w:tcPrChange w:id="8497" w:author="Антон Смирнов" w:date="2023-05-25T13:48:00Z">
              <w:tcPr>
                <w:tcW w:w="682" w:type="dxa"/>
              </w:tcPr>
            </w:tcPrChange>
          </w:tcPr>
          <w:p w14:paraId="6EF582F2" w14:textId="77777777" w:rsidR="00FD588A" w:rsidRPr="007F6A26" w:rsidRDefault="00FD588A" w:rsidP="00FD588A">
            <w:pPr>
              <w:pStyle w:val="a0"/>
              <w:ind w:firstLine="0"/>
              <w:rPr>
                <w:ins w:id="8498" w:author="Антон Смирнов" w:date="2023-05-25T13:43:00Z"/>
              </w:rPr>
            </w:pPr>
            <w:ins w:id="8499" w:author="Антон Смирнов" w:date="2023-05-25T13:43:00Z">
              <w:r w:rsidRPr="007F6A26">
                <w:t>0</w:t>
              </w:r>
            </w:ins>
          </w:p>
        </w:tc>
        <w:tc>
          <w:tcPr>
            <w:tcW w:w="875" w:type="dxa"/>
            <w:tcPrChange w:id="8500" w:author="Антон Смирнов" w:date="2023-05-25T13:48:00Z">
              <w:tcPr>
                <w:tcW w:w="809" w:type="dxa"/>
              </w:tcPr>
            </w:tcPrChange>
          </w:tcPr>
          <w:p w14:paraId="5BAD7B1E" w14:textId="77777777" w:rsidR="00FD588A" w:rsidRPr="007F6A26" w:rsidRDefault="00FD588A" w:rsidP="00FD588A">
            <w:pPr>
              <w:pStyle w:val="a0"/>
              <w:ind w:firstLine="0"/>
              <w:rPr>
                <w:ins w:id="8501" w:author="Антон Смирнов" w:date="2023-05-25T13:43:00Z"/>
              </w:rPr>
            </w:pPr>
            <w:ins w:id="8502" w:author="Антон Смирнов" w:date="2023-05-25T13:43:00Z">
              <w:r w:rsidRPr="007F6A26">
                <w:t>0,01</w:t>
              </w:r>
            </w:ins>
          </w:p>
        </w:tc>
      </w:tr>
      <w:tr w:rsidR="00FD588A" w:rsidRPr="007F6A26" w14:paraId="117BEBE0" w14:textId="77777777" w:rsidTr="00FD588A">
        <w:trPr>
          <w:ins w:id="8503" w:author="Антон Смирнов" w:date="2023-05-25T13:43:00Z"/>
        </w:trPr>
        <w:tc>
          <w:tcPr>
            <w:tcW w:w="1182" w:type="dxa"/>
            <w:tcPrChange w:id="8504" w:author="Антон Смирнов" w:date="2023-05-25T13:48:00Z">
              <w:tcPr>
                <w:tcW w:w="1147" w:type="dxa"/>
              </w:tcPr>
            </w:tcPrChange>
          </w:tcPr>
          <w:p w14:paraId="5A8D0CAC" w14:textId="7218F6A2" w:rsidR="00FD588A" w:rsidRPr="007F6A26" w:rsidRDefault="00FD588A" w:rsidP="00FD588A">
            <w:pPr>
              <w:pStyle w:val="a0"/>
              <w:ind w:firstLine="0"/>
              <w:rPr>
                <w:ins w:id="8505" w:author="Антон Смирнов" w:date="2023-05-25T13:43:00Z"/>
              </w:rPr>
            </w:pPr>
            <w:ins w:id="8506" w:author="Антон Смирнов" w:date="2023-05-25T13:43:00Z">
              <w:r w:rsidRPr="007F6A26">
                <w:t>A*11:10</w:t>
              </w:r>
            </w:ins>
          </w:p>
        </w:tc>
        <w:tc>
          <w:tcPr>
            <w:tcW w:w="814" w:type="dxa"/>
            <w:tcPrChange w:id="8507" w:author="Антон Смирнов" w:date="2023-05-25T13:48:00Z">
              <w:tcPr>
                <w:tcW w:w="1088" w:type="dxa"/>
              </w:tcPr>
            </w:tcPrChange>
          </w:tcPr>
          <w:p w14:paraId="702C03F7" w14:textId="77777777" w:rsidR="00FD588A" w:rsidRPr="007F6A26" w:rsidRDefault="00FD588A" w:rsidP="00FD588A">
            <w:pPr>
              <w:pStyle w:val="a0"/>
              <w:ind w:firstLine="0"/>
              <w:rPr>
                <w:ins w:id="8508" w:author="Антон Смирнов" w:date="2023-05-25T13:43:00Z"/>
              </w:rPr>
            </w:pPr>
            <w:ins w:id="8509" w:author="Антон Смирнов" w:date="2023-05-25T13:43:00Z">
              <w:r w:rsidRPr="007F6A26">
                <w:t>0,75</w:t>
              </w:r>
            </w:ins>
          </w:p>
        </w:tc>
        <w:tc>
          <w:tcPr>
            <w:tcW w:w="699" w:type="dxa"/>
            <w:tcPrChange w:id="8510" w:author="Антон Смирнов" w:date="2023-05-25T13:48:00Z">
              <w:tcPr>
                <w:tcW w:w="979" w:type="dxa"/>
              </w:tcPr>
            </w:tcPrChange>
          </w:tcPr>
          <w:p w14:paraId="63A100A2" w14:textId="77777777" w:rsidR="00FD588A" w:rsidRPr="007F6A26" w:rsidRDefault="00FD588A" w:rsidP="00FD588A">
            <w:pPr>
              <w:pStyle w:val="a0"/>
              <w:ind w:firstLine="0"/>
              <w:rPr>
                <w:ins w:id="8511" w:author="Антон Смирнов" w:date="2023-05-25T13:43:00Z"/>
              </w:rPr>
            </w:pPr>
            <w:ins w:id="8512" w:author="Антон Смирнов" w:date="2023-05-25T13:43:00Z">
              <w:r w:rsidRPr="007F6A26">
                <w:t>0,07</w:t>
              </w:r>
            </w:ins>
          </w:p>
        </w:tc>
        <w:tc>
          <w:tcPr>
            <w:tcW w:w="1241" w:type="dxa"/>
            <w:tcPrChange w:id="8513" w:author="Антон Смирнов" w:date="2023-05-25T13:48:00Z">
              <w:tcPr>
                <w:tcW w:w="1606" w:type="dxa"/>
              </w:tcPr>
            </w:tcPrChange>
          </w:tcPr>
          <w:p w14:paraId="32A221E4" w14:textId="77777777" w:rsidR="00FD588A" w:rsidRPr="007F6A26" w:rsidRDefault="00FD588A" w:rsidP="00FD588A">
            <w:pPr>
              <w:pStyle w:val="a0"/>
              <w:ind w:firstLine="0"/>
              <w:rPr>
                <w:ins w:id="8514" w:author="Антон Смирнов" w:date="2023-05-25T13:43:00Z"/>
              </w:rPr>
            </w:pPr>
            <w:ins w:id="8515" w:author="Антон Смирнов" w:date="2023-05-25T13:43:00Z">
              <w:r w:rsidRPr="007F6A26">
                <w:t>0,75</w:t>
              </w:r>
            </w:ins>
          </w:p>
        </w:tc>
        <w:tc>
          <w:tcPr>
            <w:tcW w:w="1966" w:type="dxa"/>
            <w:tcPrChange w:id="8516" w:author="Антон Смирнов" w:date="2023-05-25T13:48:00Z">
              <w:tcPr>
                <w:tcW w:w="1298" w:type="dxa"/>
              </w:tcPr>
            </w:tcPrChange>
          </w:tcPr>
          <w:p w14:paraId="10FAF5E8" w14:textId="77777777" w:rsidR="00FD588A" w:rsidRPr="007F6A26" w:rsidRDefault="00FD588A" w:rsidP="00FD588A">
            <w:pPr>
              <w:pStyle w:val="a0"/>
              <w:ind w:firstLine="0"/>
              <w:rPr>
                <w:ins w:id="8517" w:author="Антон Смирнов" w:date="2023-05-25T13:43:00Z"/>
              </w:rPr>
            </w:pPr>
            <w:ins w:id="8518" w:author="Антон Смирнов" w:date="2023-05-25T13:43:00Z">
              <w:r w:rsidRPr="007F6A26">
                <w:t>0,82</w:t>
              </w:r>
            </w:ins>
          </w:p>
        </w:tc>
        <w:tc>
          <w:tcPr>
            <w:tcW w:w="1395" w:type="dxa"/>
            <w:tcPrChange w:id="8519" w:author="Антон Смирнов" w:date="2023-05-25T13:48:00Z">
              <w:tcPr>
                <w:tcW w:w="1279" w:type="dxa"/>
              </w:tcPr>
            </w:tcPrChange>
          </w:tcPr>
          <w:p w14:paraId="06B8831A" w14:textId="77777777" w:rsidR="00FD588A" w:rsidRPr="007F6A26" w:rsidRDefault="00FD588A" w:rsidP="00FD588A">
            <w:pPr>
              <w:pStyle w:val="a0"/>
              <w:ind w:firstLine="0"/>
              <w:rPr>
                <w:ins w:id="8520" w:author="Антон Смирнов" w:date="2023-05-25T13:43:00Z"/>
              </w:rPr>
            </w:pPr>
            <w:ins w:id="8521" w:author="Антон Смирнов" w:date="2023-05-25T13:43:00Z">
              <w:r w:rsidRPr="007F6A26">
                <w:t>0,82</w:t>
              </w:r>
            </w:ins>
          </w:p>
        </w:tc>
        <w:tc>
          <w:tcPr>
            <w:tcW w:w="699" w:type="dxa"/>
            <w:tcPrChange w:id="8522" w:author="Антон Смирнов" w:date="2023-05-25T13:48:00Z">
              <w:tcPr>
                <w:tcW w:w="682" w:type="dxa"/>
              </w:tcPr>
            </w:tcPrChange>
          </w:tcPr>
          <w:p w14:paraId="6F8A2A4D" w14:textId="77777777" w:rsidR="00FD588A" w:rsidRPr="007F6A26" w:rsidRDefault="00FD588A" w:rsidP="00FD588A">
            <w:pPr>
              <w:pStyle w:val="a0"/>
              <w:ind w:firstLine="0"/>
              <w:rPr>
                <w:ins w:id="8523" w:author="Антон Смирнов" w:date="2023-05-25T13:43:00Z"/>
              </w:rPr>
            </w:pPr>
            <w:ins w:id="8524" w:author="Антон Смирнов" w:date="2023-05-25T13:43:00Z">
              <w:r w:rsidRPr="007F6A26">
                <w:t>0,79</w:t>
              </w:r>
            </w:ins>
          </w:p>
        </w:tc>
        <w:tc>
          <w:tcPr>
            <w:tcW w:w="699" w:type="dxa"/>
            <w:tcPrChange w:id="8525" w:author="Антон Смирнов" w:date="2023-05-25T13:48:00Z">
              <w:tcPr>
                <w:tcW w:w="682" w:type="dxa"/>
              </w:tcPr>
            </w:tcPrChange>
          </w:tcPr>
          <w:p w14:paraId="2285AC1C" w14:textId="77777777" w:rsidR="00FD588A" w:rsidRPr="007F6A26" w:rsidRDefault="00FD588A" w:rsidP="00FD588A">
            <w:pPr>
              <w:pStyle w:val="a0"/>
              <w:ind w:firstLine="0"/>
              <w:rPr>
                <w:ins w:id="8526" w:author="Антон Смирнов" w:date="2023-05-25T13:43:00Z"/>
              </w:rPr>
            </w:pPr>
            <w:ins w:id="8527" w:author="Антон Смирнов" w:date="2023-05-25T13:43:00Z">
              <w:r w:rsidRPr="007F6A26">
                <w:t>0</w:t>
              </w:r>
            </w:ins>
          </w:p>
        </w:tc>
        <w:tc>
          <w:tcPr>
            <w:tcW w:w="875" w:type="dxa"/>
            <w:tcPrChange w:id="8528" w:author="Антон Смирнов" w:date="2023-05-25T13:48:00Z">
              <w:tcPr>
                <w:tcW w:w="809" w:type="dxa"/>
              </w:tcPr>
            </w:tcPrChange>
          </w:tcPr>
          <w:p w14:paraId="7D286371" w14:textId="77777777" w:rsidR="00FD588A" w:rsidRPr="007F6A26" w:rsidRDefault="00FD588A" w:rsidP="00FD588A">
            <w:pPr>
              <w:pStyle w:val="a0"/>
              <w:ind w:firstLine="0"/>
              <w:rPr>
                <w:ins w:id="8529" w:author="Антон Смирнов" w:date="2023-05-25T13:43:00Z"/>
              </w:rPr>
            </w:pPr>
            <w:ins w:id="8530" w:author="Антон Смирнов" w:date="2023-05-25T13:43:00Z">
              <w:r w:rsidRPr="007F6A26">
                <w:t>0</w:t>
              </w:r>
            </w:ins>
          </w:p>
        </w:tc>
      </w:tr>
      <w:tr w:rsidR="00FD588A" w:rsidRPr="007F6A26" w14:paraId="155F31EA" w14:textId="77777777" w:rsidTr="00FD588A">
        <w:trPr>
          <w:ins w:id="8531" w:author="Антон Смирнов" w:date="2023-05-25T13:43:00Z"/>
        </w:trPr>
        <w:tc>
          <w:tcPr>
            <w:tcW w:w="1182" w:type="dxa"/>
            <w:tcPrChange w:id="8532" w:author="Антон Смирнов" w:date="2023-05-25T13:48:00Z">
              <w:tcPr>
                <w:tcW w:w="1147" w:type="dxa"/>
              </w:tcPr>
            </w:tcPrChange>
          </w:tcPr>
          <w:p w14:paraId="5A14B3BC" w14:textId="42BA8D9A" w:rsidR="00FD588A" w:rsidRPr="007F6A26" w:rsidRDefault="00FD588A" w:rsidP="00FD588A">
            <w:pPr>
              <w:pStyle w:val="a0"/>
              <w:ind w:firstLine="0"/>
              <w:rPr>
                <w:ins w:id="8533" w:author="Антон Смирнов" w:date="2023-05-25T13:43:00Z"/>
              </w:rPr>
            </w:pPr>
            <w:ins w:id="8534" w:author="Антон Смирнов" w:date="2023-05-25T13:43:00Z">
              <w:r w:rsidRPr="007F6A26">
                <w:t>C*03:01</w:t>
              </w:r>
            </w:ins>
          </w:p>
        </w:tc>
        <w:tc>
          <w:tcPr>
            <w:tcW w:w="814" w:type="dxa"/>
            <w:tcPrChange w:id="8535" w:author="Антон Смирнов" w:date="2023-05-25T13:48:00Z">
              <w:tcPr>
                <w:tcW w:w="1088" w:type="dxa"/>
              </w:tcPr>
            </w:tcPrChange>
          </w:tcPr>
          <w:p w14:paraId="67401873" w14:textId="77777777" w:rsidR="00FD588A" w:rsidRPr="007F6A26" w:rsidRDefault="00FD588A" w:rsidP="00FD588A">
            <w:pPr>
              <w:pStyle w:val="a0"/>
              <w:ind w:firstLine="0"/>
              <w:rPr>
                <w:ins w:id="8536" w:author="Антон Смирнов" w:date="2023-05-25T13:43:00Z"/>
              </w:rPr>
            </w:pPr>
            <w:ins w:id="8537" w:author="Антон Смирнов" w:date="2023-05-25T13:43:00Z">
              <w:r w:rsidRPr="007F6A26">
                <w:t>0,75</w:t>
              </w:r>
            </w:ins>
          </w:p>
        </w:tc>
        <w:tc>
          <w:tcPr>
            <w:tcW w:w="699" w:type="dxa"/>
            <w:tcPrChange w:id="8538" w:author="Антон Смирнов" w:date="2023-05-25T13:48:00Z">
              <w:tcPr>
                <w:tcW w:w="979" w:type="dxa"/>
              </w:tcPr>
            </w:tcPrChange>
          </w:tcPr>
          <w:p w14:paraId="20F6D5DC" w14:textId="77777777" w:rsidR="00FD588A" w:rsidRPr="007F6A26" w:rsidRDefault="00FD588A" w:rsidP="00FD588A">
            <w:pPr>
              <w:pStyle w:val="a0"/>
              <w:ind w:firstLine="0"/>
              <w:rPr>
                <w:ins w:id="8539" w:author="Антон Смирнов" w:date="2023-05-25T13:43:00Z"/>
              </w:rPr>
            </w:pPr>
            <w:ins w:id="8540" w:author="Антон Смирнов" w:date="2023-05-25T13:43:00Z">
              <w:r w:rsidRPr="007F6A26">
                <w:t>0,04</w:t>
              </w:r>
            </w:ins>
          </w:p>
        </w:tc>
        <w:tc>
          <w:tcPr>
            <w:tcW w:w="1241" w:type="dxa"/>
            <w:tcPrChange w:id="8541" w:author="Антон Смирнов" w:date="2023-05-25T13:48:00Z">
              <w:tcPr>
                <w:tcW w:w="1606" w:type="dxa"/>
              </w:tcPr>
            </w:tcPrChange>
          </w:tcPr>
          <w:p w14:paraId="387729D8" w14:textId="77777777" w:rsidR="00FD588A" w:rsidRPr="007F6A26" w:rsidRDefault="00FD588A" w:rsidP="00FD588A">
            <w:pPr>
              <w:pStyle w:val="a0"/>
              <w:ind w:firstLine="0"/>
              <w:rPr>
                <w:ins w:id="8542" w:author="Антон Смирнов" w:date="2023-05-25T13:43:00Z"/>
              </w:rPr>
            </w:pPr>
            <w:ins w:id="8543" w:author="Антон Смирнов" w:date="2023-05-25T13:43:00Z">
              <w:r w:rsidRPr="007F6A26">
                <w:t>0,69</w:t>
              </w:r>
            </w:ins>
          </w:p>
        </w:tc>
        <w:tc>
          <w:tcPr>
            <w:tcW w:w="1966" w:type="dxa"/>
            <w:tcPrChange w:id="8544" w:author="Антон Смирнов" w:date="2023-05-25T13:48:00Z">
              <w:tcPr>
                <w:tcW w:w="1298" w:type="dxa"/>
              </w:tcPr>
            </w:tcPrChange>
          </w:tcPr>
          <w:p w14:paraId="4E8D23E7" w14:textId="77777777" w:rsidR="00FD588A" w:rsidRPr="007F6A26" w:rsidRDefault="00FD588A" w:rsidP="00FD588A">
            <w:pPr>
              <w:pStyle w:val="a0"/>
              <w:ind w:firstLine="0"/>
              <w:rPr>
                <w:ins w:id="8545" w:author="Антон Смирнов" w:date="2023-05-25T13:43:00Z"/>
              </w:rPr>
            </w:pPr>
            <w:ins w:id="8546" w:author="Антон Смирнов" w:date="2023-05-25T13:43:00Z">
              <w:r w:rsidRPr="007F6A26">
                <w:t>0,74</w:t>
              </w:r>
            </w:ins>
          </w:p>
        </w:tc>
        <w:tc>
          <w:tcPr>
            <w:tcW w:w="1395" w:type="dxa"/>
            <w:tcPrChange w:id="8547" w:author="Антон Смирнов" w:date="2023-05-25T13:48:00Z">
              <w:tcPr>
                <w:tcW w:w="1279" w:type="dxa"/>
              </w:tcPr>
            </w:tcPrChange>
          </w:tcPr>
          <w:p w14:paraId="17A725FE" w14:textId="77777777" w:rsidR="00FD588A" w:rsidRPr="007F6A26" w:rsidRDefault="00FD588A" w:rsidP="00FD588A">
            <w:pPr>
              <w:pStyle w:val="a0"/>
              <w:ind w:firstLine="0"/>
              <w:rPr>
                <w:ins w:id="8548" w:author="Антон Смирнов" w:date="2023-05-25T13:43:00Z"/>
              </w:rPr>
            </w:pPr>
            <w:ins w:id="8549" w:author="Антон Смирнов" w:date="2023-05-25T13:43:00Z">
              <w:r w:rsidRPr="007F6A26">
                <w:t>0,74</w:t>
              </w:r>
            </w:ins>
          </w:p>
        </w:tc>
        <w:tc>
          <w:tcPr>
            <w:tcW w:w="699" w:type="dxa"/>
            <w:tcPrChange w:id="8550" w:author="Антон Смирнов" w:date="2023-05-25T13:48:00Z">
              <w:tcPr>
                <w:tcW w:w="682" w:type="dxa"/>
              </w:tcPr>
            </w:tcPrChange>
          </w:tcPr>
          <w:p w14:paraId="02694949" w14:textId="77777777" w:rsidR="00FD588A" w:rsidRPr="007F6A26" w:rsidRDefault="00FD588A" w:rsidP="00FD588A">
            <w:pPr>
              <w:pStyle w:val="a0"/>
              <w:ind w:firstLine="0"/>
              <w:rPr>
                <w:ins w:id="8551" w:author="Антон Смирнов" w:date="2023-05-25T13:43:00Z"/>
              </w:rPr>
            </w:pPr>
            <w:ins w:id="8552" w:author="Антон Смирнов" w:date="2023-05-25T13:43:00Z">
              <w:r w:rsidRPr="007F6A26">
                <w:t>0,72</w:t>
              </w:r>
            </w:ins>
          </w:p>
        </w:tc>
        <w:tc>
          <w:tcPr>
            <w:tcW w:w="699" w:type="dxa"/>
            <w:tcPrChange w:id="8553" w:author="Антон Смирнов" w:date="2023-05-25T13:48:00Z">
              <w:tcPr>
                <w:tcW w:w="682" w:type="dxa"/>
              </w:tcPr>
            </w:tcPrChange>
          </w:tcPr>
          <w:p w14:paraId="1C2D17FD" w14:textId="77777777" w:rsidR="00FD588A" w:rsidRPr="007F6A26" w:rsidRDefault="00FD588A" w:rsidP="00FD588A">
            <w:pPr>
              <w:pStyle w:val="a0"/>
              <w:ind w:firstLine="0"/>
              <w:rPr>
                <w:ins w:id="8554" w:author="Антон Смирнов" w:date="2023-05-25T13:43:00Z"/>
              </w:rPr>
            </w:pPr>
            <w:ins w:id="8555" w:author="Антон Смирнов" w:date="2023-05-25T13:43:00Z">
              <w:r w:rsidRPr="007F6A26">
                <w:t>0</w:t>
              </w:r>
            </w:ins>
          </w:p>
        </w:tc>
        <w:tc>
          <w:tcPr>
            <w:tcW w:w="875" w:type="dxa"/>
            <w:tcPrChange w:id="8556" w:author="Антон Смирнов" w:date="2023-05-25T13:48:00Z">
              <w:tcPr>
                <w:tcW w:w="809" w:type="dxa"/>
              </w:tcPr>
            </w:tcPrChange>
          </w:tcPr>
          <w:p w14:paraId="08FE0DAC" w14:textId="77777777" w:rsidR="00FD588A" w:rsidRPr="007F6A26" w:rsidRDefault="00FD588A" w:rsidP="00FD588A">
            <w:pPr>
              <w:pStyle w:val="a0"/>
              <w:ind w:firstLine="0"/>
              <w:rPr>
                <w:ins w:id="8557" w:author="Антон Смирнов" w:date="2023-05-25T13:43:00Z"/>
              </w:rPr>
            </w:pPr>
            <w:ins w:id="8558" w:author="Антон Смирнов" w:date="2023-05-25T13:43:00Z">
              <w:r w:rsidRPr="007F6A26">
                <w:t>0,01</w:t>
              </w:r>
            </w:ins>
          </w:p>
        </w:tc>
      </w:tr>
      <w:tr w:rsidR="00FD588A" w:rsidRPr="007F6A26" w14:paraId="45178C09" w14:textId="77777777" w:rsidTr="00FD588A">
        <w:trPr>
          <w:ins w:id="8559" w:author="Антон Смирнов" w:date="2023-05-25T13:43:00Z"/>
        </w:trPr>
        <w:tc>
          <w:tcPr>
            <w:tcW w:w="1182" w:type="dxa"/>
            <w:tcPrChange w:id="8560" w:author="Антон Смирнов" w:date="2023-05-25T13:48:00Z">
              <w:tcPr>
                <w:tcW w:w="1147" w:type="dxa"/>
              </w:tcPr>
            </w:tcPrChange>
          </w:tcPr>
          <w:p w14:paraId="000A9ADB" w14:textId="09D72464" w:rsidR="00FD588A" w:rsidRPr="007F6A26" w:rsidRDefault="00FD588A" w:rsidP="00FD588A">
            <w:pPr>
              <w:pStyle w:val="a0"/>
              <w:ind w:firstLine="0"/>
              <w:rPr>
                <w:ins w:id="8561" w:author="Антон Смирнов" w:date="2023-05-25T13:43:00Z"/>
              </w:rPr>
            </w:pPr>
            <w:ins w:id="8562" w:author="Антон Смирнов" w:date="2023-05-25T13:43:00Z">
              <w:r w:rsidRPr="007F6A26">
                <w:t>B*15:16</w:t>
              </w:r>
            </w:ins>
          </w:p>
        </w:tc>
        <w:tc>
          <w:tcPr>
            <w:tcW w:w="814" w:type="dxa"/>
            <w:tcPrChange w:id="8563" w:author="Антон Смирнов" w:date="2023-05-25T13:48:00Z">
              <w:tcPr>
                <w:tcW w:w="1088" w:type="dxa"/>
              </w:tcPr>
            </w:tcPrChange>
          </w:tcPr>
          <w:p w14:paraId="31E3638E" w14:textId="77777777" w:rsidR="00FD588A" w:rsidRPr="007F6A26" w:rsidRDefault="00FD588A" w:rsidP="00FD588A">
            <w:pPr>
              <w:pStyle w:val="a0"/>
              <w:ind w:firstLine="0"/>
              <w:rPr>
                <w:ins w:id="8564" w:author="Антон Смирнов" w:date="2023-05-25T13:43:00Z"/>
              </w:rPr>
            </w:pPr>
            <w:ins w:id="8565" w:author="Антон Смирнов" w:date="2023-05-25T13:43:00Z">
              <w:r w:rsidRPr="007F6A26">
                <w:t>0,75</w:t>
              </w:r>
            </w:ins>
          </w:p>
        </w:tc>
        <w:tc>
          <w:tcPr>
            <w:tcW w:w="699" w:type="dxa"/>
            <w:tcPrChange w:id="8566" w:author="Антон Смирнов" w:date="2023-05-25T13:48:00Z">
              <w:tcPr>
                <w:tcW w:w="979" w:type="dxa"/>
              </w:tcPr>
            </w:tcPrChange>
          </w:tcPr>
          <w:p w14:paraId="7B6F0790" w14:textId="77777777" w:rsidR="00FD588A" w:rsidRPr="007F6A26" w:rsidRDefault="00FD588A" w:rsidP="00FD588A">
            <w:pPr>
              <w:pStyle w:val="a0"/>
              <w:ind w:firstLine="0"/>
              <w:rPr>
                <w:ins w:id="8567" w:author="Антон Смирнов" w:date="2023-05-25T13:43:00Z"/>
              </w:rPr>
            </w:pPr>
            <w:ins w:id="8568" w:author="Антон Смирнов" w:date="2023-05-25T13:43:00Z">
              <w:r w:rsidRPr="007F6A26">
                <w:t>0,43</w:t>
              </w:r>
            </w:ins>
          </w:p>
        </w:tc>
        <w:tc>
          <w:tcPr>
            <w:tcW w:w="1241" w:type="dxa"/>
            <w:tcPrChange w:id="8569" w:author="Антон Смирнов" w:date="2023-05-25T13:48:00Z">
              <w:tcPr>
                <w:tcW w:w="1606" w:type="dxa"/>
              </w:tcPr>
            </w:tcPrChange>
          </w:tcPr>
          <w:p w14:paraId="6D822A01" w14:textId="77777777" w:rsidR="00FD588A" w:rsidRPr="007F6A26" w:rsidRDefault="00FD588A" w:rsidP="00FD588A">
            <w:pPr>
              <w:pStyle w:val="a0"/>
              <w:ind w:firstLine="0"/>
              <w:rPr>
                <w:ins w:id="8570" w:author="Антон Смирнов" w:date="2023-05-25T13:43:00Z"/>
              </w:rPr>
            </w:pPr>
            <w:ins w:id="8571" w:author="Антон Смирнов" w:date="2023-05-25T13:43:00Z">
              <w:r w:rsidRPr="007F6A26">
                <w:t>0,53</w:t>
              </w:r>
            </w:ins>
          </w:p>
        </w:tc>
        <w:tc>
          <w:tcPr>
            <w:tcW w:w="1966" w:type="dxa"/>
            <w:tcPrChange w:id="8572" w:author="Антон Смирнов" w:date="2023-05-25T13:48:00Z">
              <w:tcPr>
                <w:tcW w:w="1298" w:type="dxa"/>
              </w:tcPr>
            </w:tcPrChange>
          </w:tcPr>
          <w:p w14:paraId="35924A98" w14:textId="77777777" w:rsidR="00FD588A" w:rsidRPr="007F6A26" w:rsidRDefault="00FD588A" w:rsidP="00FD588A">
            <w:pPr>
              <w:pStyle w:val="a0"/>
              <w:ind w:firstLine="0"/>
              <w:rPr>
                <w:ins w:id="8573" w:author="Антон Смирнов" w:date="2023-05-25T13:43:00Z"/>
              </w:rPr>
            </w:pPr>
            <w:ins w:id="8574" w:author="Антон Смирнов" w:date="2023-05-25T13:43:00Z">
              <w:r w:rsidRPr="007F6A26">
                <w:t>0,92</w:t>
              </w:r>
            </w:ins>
          </w:p>
        </w:tc>
        <w:tc>
          <w:tcPr>
            <w:tcW w:w="1395" w:type="dxa"/>
            <w:tcPrChange w:id="8575" w:author="Антон Смирнов" w:date="2023-05-25T13:48:00Z">
              <w:tcPr>
                <w:tcW w:w="1279" w:type="dxa"/>
              </w:tcPr>
            </w:tcPrChange>
          </w:tcPr>
          <w:p w14:paraId="48448827" w14:textId="77777777" w:rsidR="00FD588A" w:rsidRPr="007F6A26" w:rsidRDefault="00FD588A" w:rsidP="00FD588A">
            <w:pPr>
              <w:pStyle w:val="a0"/>
              <w:ind w:firstLine="0"/>
              <w:rPr>
                <w:ins w:id="8576" w:author="Антон Смирнов" w:date="2023-05-25T13:43:00Z"/>
              </w:rPr>
            </w:pPr>
            <w:ins w:id="8577" w:author="Антон Смирнов" w:date="2023-05-25T13:43:00Z">
              <w:r w:rsidRPr="007F6A26">
                <w:t>0,92</w:t>
              </w:r>
            </w:ins>
          </w:p>
        </w:tc>
        <w:tc>
          <w:tcPr>
            <w:tcW w:w="699" w:type="dxa"/>
            <w:tcPrChange w:id="8578" w:author="Антон Смирнов" w:date="2023-05-25T13:48:00Z">
              <w:tcPr>
                <w:tcW w:w="682" w:type="dxa"/>
              </w:tcPr>
            </w:tcPrChange>
          </w:tcPr>
          <w:p w14:paraId="08281F55" w14:textId="77777777" w:rsidR="00FD588A" w:rsidRPr="007F6A26" w:rsidRDefault="00FD588A" w:rsidP="00FD588A">
            <w:pPr>
              <w:pStyle w:val="a0"/>
              <w:ind w:firstLine="0"/>
              <w:rPr>
                <w:ins w:id="8579" w:author="Антон Смирнов" w:date="2023-05-25T13:43:00Z"/>
              </w:rPr>
            </w:pPr>
            <w:ins w:id="8580" w:author="Антон Смирнов" w:date="2023-05-25T13:43:00Z">
              <w:r w:rsidRPr="007F6A26">
                <w:t>0,72</w:t>
              </w:r>
            </w:ins>
          </w:p>
        </w:tc>
        <w:tc>
          <w:tcPr>
            <w:tcW w:w="699" w:type="dxa"/>
            <w:tcPrChange w:id="8581" w:author="Антон Смирнов" w:date="2023-05-25T13:48:00Z">
              <w:tcPr>
                <w:tcW w:w="682" w:type="dxa"/>
              </w:tcPr>
            </w:tcPrChange>
          </w:tcPr>
          <w:p w14:paraId="0646A738" w14:textId="77777777" w:rsidR="00FD588A" w:rsidRPr="007F6A26" w:rsidRDefault="00FD588A" w:rsidP="00FD588A">
            <w:pPr>
              <w:pStyle w:val="a0"/>
              <w:ind w:firstLine="0"/>
              <w:rPr>
                <w:ins w:id="8582" w:author="Антон Смирнов" w:date="2023-05-25T13:43:00Z"/>
              </w:rPr>
            </w:pPr>
            <w:ins w:id="8583" w:author="Антон Смирнов" w:date="2023-05-25T13:43:00Z">
              <w:r w:rsidRPr="007F6A26">
                <w:t>0</w:t>
              </w:r>
            </w:ins>
          </w:p>
        </w:tc>
        <w:tc>
          <w:tcPr>
            <w:tcW w:w="875" w:type="dxa"/>
            <w:tcPrChange w:id="8584" w:author="Антон Смирнов" w:date="2023-05-25T13:48:00Z">
              <w:tcPr>
                <w:tcW w:w="809" w:type="dxa"/>
              </w:tcPr>
            </w:tcPrChange>
          </w:tcPr>
          <w:p w14:paraId="5F89D0AE" w14:textId="77777777" w:rsidR="00FD588A" w:rsidRPr="007F6A26" w:rsidRDefault="00FD588A" w:rsidP="00FD588A">
            <w:pPr>
              <w:pStyle w:val="a0"/>
              <w:ind w:firstLine="0"/>
              <w:rPr>
                <w:ins w:id="8585" w:author="Антон Смирнов" w:date="2023-05-25T13:43:00Z"/>
              </w:rPr>
            </w:pPr>
            <w:ins w:id="8586" w:author="Антон Смирнов" w:date="2023-05-25T13:43:00Z">
              <w:r w:rsidRPr="007F6A26">
                <w:t>0,01</w:t>
              </w:r>
            </w:ins>
          </w:p>
        </w:tc>
      </w:tr>
      <w:tr w:rsidR="00FD588A" w:rsidRPr="007F6A26" w14:paraId="1B612F7E" w14:textId="77777777" w:rsidTr="00FD588A">
        <w:trPr>
          <w:ins w:id="8587" w:author="Антон Смирнов" w:date="2023-05-25T13:43:00Z"/>
        </w:trPr>
        <w:tc>
          <w:tcPr>
            <w:tcW w:w="1182" w:type="dxa"/>
            <w:tcPrChange w:id="8588" w:author="Антон Смирнов" w:date="2023-05-25T13:48:00Z">
              <w:tcPr>
                <w:tcW w:w="1147" w:type="dxa"/>
              </w:tcPr>
            </w:tcPrChange>
          </w:tcPr>
          <w:p w14:paraId="33641388" w14:textId="1D9BC2D5" w:rsidR="00FD588A" w:rsidRPr="007F6A26" w:rsidRDefault="00FD588A" w:rsidP="00FD588A">
            <w:pPr>
              <w:pStyle w:val="a0"/>
              <w:ind w:firstLine="0"/>
              <w:rPr>
                <w:ins w:id="8589" w:author="Антон Смирнов" w:date="2023-05-25T13:43:00Z"/>
              </w:rPr>
            </w:pPr>
            <w:ins w:id="8590" w:author="Антон Смирнов" w:date="2023-05-25T13:43:00Z">
              <w:r w:rsidRPr="007F6A26">
                <w:t>B*41:02</w:t>
              </w:r>
            </w:ins>
          </w:p>
        </w:tc>
        <w:tc>
          <w:tcPr>
            <w:tcW w:w="814" w:type="dxa"/>
            <w:tcPrChange w:id="8591" w:author="Антон Смирнов" w:date="2023-05-25T13:48:00Z">
              <w:tcPr>
                <w:tcW w:w="1088" w:type="dxa"/>
              </w:tcPr>
            </w:tcPrChange>
          </w:tcPr>
          <w:p w14:paraId="214E0F37" w14:textId="77777777" w:rsidR="00FD588A" w:rsidRPr="007F6A26" w:rsidRDefault="00FD588A" w:rsidP="00FD588A">
            <w:pPr>
              <w:pStyle w:val="a0"/>
              <w:ind w:firstLine="0"/>
              <w:rPr>
                <w:ins w:id="8592" w:author="Антон Смирнов" w:date="2023-05-25T13:43:00Z"/>
              </w:rPr>
            </w:pPr>
            <w:ins w:id="8593" w:author="Антон Смирнов" w:date="2023-05-25T13:43:00Z">
              <w:r w:rsidRPr="007F6A26">
                <w:t>0,73</w:t>
              </w:r>
            </w:ins>
          </w:p>
        </w:tc>
        <w:tc>
          <w:tcPr>
            <w:tcW w:w="699" w:type="dxa"/>
            <w:tcPrChange w:id="8594" w:author="Антон Смирнов" w:date="2023-05-25T13:48:00Z">
              <w:tcPr>
                <w:tcW w:w="979" w:type="dxa"/>
              </w:tcPr>
            </w:tcPrChange>
          </w:tcPr>
          <w:p w14:paraId="4AAA7D68" w14:textId="77777777" w:rsidR="00FD588A" w:rsidRPr="007F6A26" w:rsidRDefault="00FD588A" w:rsidP="00FD588A">
            <w:pPr>
              <w:pStyle w:val="a0"/>
              <w:ind w:firstLine="0"/>
              <w:rPr>
                <w:ins w:id="8595" w:author="Антон Смирнов" w:date="2023-05-25T13:43:00Z"/>
              </w:rPr>
            </w:pPr>
            <w:ins w:id="8596" w:author="Антон Смирнов" w:date="2023-05-25T13:43:00Z">
              <w:r w:rsidRPr="007F6A26">
                <w:t>0,47</w:t>
              </w:r>
            </w:ins>
          </w:p>
        </w:tc>
        <w:tc>
          <w:tcPr>
            <w:tcW w:w="1241" w:type="dxa"/>
            <w:tcPrChange w:id="8597" w:author="Антон Смирнов" w:date="2023-05-25T13:48:00Z">
              <w:tcPr>
                <w:tcW w:w="1606" w:type="dxa"/>
              </w:tcPr>
            </w:tcPrChange>
          </w:tcPr>
          <w:p w14:paraId="0999E31D" w14:textId="77777777" w:rsidR="00FD588A" w:rsidRPr="007F6A26" w:rsidRDefault="00FD588A" w:rsidP="00FD588A">
            <w:pPr>
              <w:pStyle w:val="a0"/>
              <w:ind w:firstLine="0"/>
              <w:rPr>
                <w:ins w:id="8598" w:author="Антон Смирнов" w:date="2023-05-25T13:43:00Z"/>
              </w:rPr>
            </w:pPr>
            <w:ins w:id="8599" w:author="Антон Смирнов" w:date="2023-05-25T13:43:00Z">
              <w:r w:rsidRPr="007F6A26">
                <w:t>0,52</w:t>
              </w:r>
            </w:ins>
          </w:p>
        </w:tc>
        <w:tc>
          <w:tcPr>
            <w:tcW w:w="1966" w:type="dxa"/>
            <w:tcPrChange w:id="8600" w:author="Антон Смирнов" w:date="2023-05-25T13:48:00Z">
              <w:tcPr>
                <w:tcW w:w="1298" w:type="dxa"/>
              </w:tcPr>
            </w:tcPrChange>
          </w:tcPr>
          <w:p w14:paraId="6FAA8B53" w14:textId="77777777" w:rsidR="00FD588A" w:rsidRPr="007F6A26" w:rsidRDefault="00FD588A" w:rsidP="00FD588A">
            <w:pPr>
              <w:pStyle w:val="a0"/>
              <w:ind w:firstLine="0"/>
              <w:rPr>
                <w:ins w:id="8601" w:author="Антон Смирнов" w:date="2023-05-25T13:43:00Z"/>
              </w:rPr>
            </w:pPr>
            <w:ins w:id="8602" w:author="Антон Смирнов" w:date="2023-05-25T13:43:00Z">
              <w:r w:rsidRPr="007F6A26">
                <w:t>0,89</w:t>
              </w:r>
            </w:ins>
          </w:p>
        </w:tc>
        <w:tc>
          <w:tcPr>
            <w:tcW w:w="1395" w:type="dxa"/>
            <w:tcPrChange w:id="8603" w:author="Антон Смирнов" w:date="2023-05-25T13:48:00Z">
              <w:tcPr>
                <w:tcW w:w="1279" w:type="dxa"/>
              </w:tcPr>
            </w:tcPrChange>
          </w:tcPr>
          <w:p w14:paraId="7CAFED67" w14:textId="77777777" w:rsidR="00FD588A" w:rsidRPr="007F6A26" w:rsidRDefault="00FD588A" w:rsidP="00FD588A">
            <w:pPr>
              <w:pStyle w:val="a0"/>
              <w:ind w:firstLine="0"/>
              <w:rPr>
                <w:ins w:id="8604" w:author="Антон Смирнов" w:date="2023-05-25T13:43:00Z"/>
              </w:rPr>
            </w:pPr>
            <w:ins w:id="8605" w:author="Антон Смирнов" w:date="2023-05-25T13:43:00Z">
              <w:r w:rsidRPr="007F6A26">
                <w:t>0,89</w:t>
              </w:r>
            </w:ins>
          </w:p>
        </w:tc>
        <w:tc>
          <w:tcPr>
            <w:tcW w:w="699" w:type="dxa"/>
            <w:tcPrChange w:id="8606" w:author="Антон Смирнов" w:date="2023-05-25T13:48:00Z">
              <w:tcPr>
                <w:tcW w:w="682" w:type="dxa"/>
              </w:tcPr>
            </w:tcPrChange>
          </w:tcPr>
          <w:p w14:paraId="04338B2C" w14:textId="77777777" w:rsidR="00FD588A" w:rsidRPr="007F6A26" w:rsidRDefault="00FD588A" w:rsidP="00FD588A">
            <w:pPr>
              <w:pStyle w:val="a0"/>
              <w:ind w:firstLine="0"/>
              <w:rPr>
                <w:ins w:id="8607" w:author="Антон Смирнов" w:date="2023-05-25T13:43:00Z"/>
              </w:rPr>
            </w:pPr>
            <w:ins w:id="8608" w:author="Антон Смирнов" w:date="2023-05-25T13:43:00Z">
              <w:r w:rsidRPr="007F6A26">
                <w:t>0,71</w:t>
              </w:r>
            </w:ins>
          </w:p>
        </w:tc>
        <w:tc>
          <w:tcPr>
            <w:tcW w:w="699" w:type="dxa"/>
            <w:tcPrChange w:id="8609" w:author="Антон Смирнов" w:date="2023-05-25T13:48:00Z">
              <w:tcPr>
                <w:tcW w:w="682" w:type="dxa"/>
              </w:tcPr>
            </w:tcPrChange>
          </w:tcPr>
          <w:p w14:paraId="486EC91C" w14:textId="77777777" w:rsidR="00FD588A" w:rsidRPr="007F6A26" w:rsidRDefault="00FD588A" w:rsidP="00FD588A">
            <w:pPr>
              <w:pStyle w:val="a0"/>
              <w:ind w:firstLine="0"/>
              <w:rPr>
                <w:ins w:id="8610" w:author="Антон Смирнов" w:date="2023-05-25T13:43:00Z"/>
              </w:rPr>
            </w:pPr>
            <w:ins w:id="8611" w:author="Антон Смирнов" w:date="2023-05-25T13:43:00Z">
              <w:r w:rsidRPr="007F6A26">
                <w:t>0</w:t>
              </w:r>
            </w:ins>
          </w:p>
        </w:tc>
        <w:tc>
          <w:tcPr>
            <w:tcW w:w="875" w:type="dxa"/>
            <w:tcPrChange w:id="8612" w:author="Антон Смирнов" w:date="2023-05-25T13:48:00Z">
              <w:tcPr>
                <w:tcW w:w="809" w:type="dxa"/>
              </w:tcPr>
            </w:tcPrChange>
          </w:tcPr>
          <w:p w14:paraId="5D2624DE" w14:textId="77777777" w:rsidR="00FD588A" w:rsidRPr="007F6A26" w:rsidRDefault="00FD588A" w:rsidP="00FD588A">
            <w:pPr>
              <w:pStyle w:val="a0"/>
              <w:ind w:firstLine="0"/>
              <w:rPr>
                <w:ins w:id="8613" w:author="Антон Смирнов" w:date="2023-05-25T13:43:00Z"/>
              </w:rPr>
            </w:pPr>
            <w:ins w:id="8614" w:author="Антон Смирнов" w:date="2023-05-25T13:43:00Z">
              <w:r w:rsidRPr="007F6A26">
                <w:t>0,01</w:t>
              </w:r>
            </w:ins>
          </w:p>
        </w:tc>
      </w:tr>
      <w:tr w:rsidR="00FD588A" w:rsidRPr="007F6A26" w14:paraId="55C42BF0" w14:textId="77777777" w:rsidTr="00FD588A">
        <w:trPr>
          <w:ins w:id="8615" w:author="Антон Смирнов" w:date="2023-05-25T13:43:00Z"/>
        </w:trPr>
        <w:tc>
          <w:tcPr>
            <w:tcW w:w="1182" w:type="dxa"/>
            <w:tcPrChange w:id="8616" w:author="Антон Смирнов" w:date="2023-05-25T13:48:00Z">
              <w:tcPr>
                <w:tcW w:w="1147" w:type="dxa"/>
              </w:tcPr>
            </w:tcPrChange>
          </w:tcPr>
          <w:p w14:paraId="7A67BC40" w14:textId="7B8E2930" w:rsidR="00FD588A" w:rsidRPr="007F6A26" w:rsidRDefault="00FD588A" w:rsidP="00FD588A">
            <w:pPr>
              <w:pStyle w:val="a0"/>
              <w:ind w:firstLine="0"/>
              <w:rPr>
                <w:ins w:id="8617" w:author="Антон Смирнов" w:date="2023-05-25T13:43:00Z"/>
              </w:rPr>
            </w:pPr>
            <w:ins w:id="8618" w:author="Антон Смирнов" w:date="2023-05-25T13:43:00Z">
              <w:r w:rsidRPr="007F6A26">
                <w:t>B*39:09</w:t>
              </w:r>
            </w:ins>
          </w:p>
        </w:tc>
        <w:tc>
          <w:tcPr>
            <w:tcW w:w="814" w:type="dxa"/>
            <w:tcPrChange w:id="8619" w:author="Антон Смирнов" w:date="2023-05-25T13:48:00Z">
              <w:tcPr>
                <w:tcW w:w="1088" w:type="dxa"/>
              </w:tcPr>
            </w:tcPrChange>
          </w:tcPr>
          <w:p w14:paraId="78ADEE64" w14:textId="77777777" w:rsidR="00FD588A" w:rsidRPr="007F6A26" w:rsidRDefault="00FD588A" w:rsidP="00FD588A">
            <w:pPr>
              <w:pStyle w:val="a0"/>
              <w:ind w:firstLine="0"/>
              <w:rPr>
                <w:ins w:id="8620" w:author="Антон Смирнов" w:date="2023-05-25T13:43:00Z"/>
              </w:rPr>
            </w:pPr>
            <w:ins w:id="8621" w:author="Антон Смирнов" w:date="2023-05-25T13:43:00Z">
              <w:r w:rsidRPr="007F6A26">
                <w:t>0,71</w:t>
              </w:r>
            </w:ins>
          </w:p>
        </w:tc>
        <w:tc>
          <w:tcPr>
            <w:tcW w:w="699" w:type="dxa"/>
            <w:tcPrChange w:id="8622" w:author="Антон Смирнов" w:date="2023-05-25T13:48:00Z">
              <w:tcPr>
                <w:tcW w:w="979" w:type="dxa"/>
              </w:tcPr>
            </w:tcPrChange>
          </w:tcPr>
          <w:p w14:paraId="439F5802" w14:textId="77777777" w:rsidR="00FD588A" w:rsidRPr="007F6A26" w:rsidRDefault="00FD588A" w:rsidP="00FD588A">
            <w:pPr>
              <w:pStyle w:val="a0"/>
              <w:ind w:firstLine="0"/>
              <w:rPr>
                <w:ins w:id="8623" w:author="Антон Смирнов" w:date="2023-05-25T13:43:00Z"/>
              </w:rPr>
            </w:pPr>
            <w:ins w:id="8624" w:author="Антон Смирнов" w:date="2023-05-25T13:43:00Z">
              <w:r w:rsidRPr="007F6A26">
                <w:t>0,46</w:t>
              </w:r>
            </w:ins>
          </w:p>
        </w:tc>
        <w:tc>
          <w:tcPr>
            <w:tcW w:w="1241" w:type="dxa"/>
            <w:tcPrChange w:id="8625" w:author="Антон Смирнов" w:date="2023-05-25T13:48:00Z">
              <w:tcPr>
                <w:tcW w:w="1606" w:type="dxa"/>
              </w:tcPr>
            </w:tcPrChange>
          </w:tcPr>
          <w:p w14:paraId="53000AEF" w14:textId="77777777" w:rsidR="00FD588A" w:rsidRPr="007F6A26" w:rsidRDefault="00FD588A" w:rsidP="00FD588A">
            <w:pPr>
              <w:pStyle w:val="a0"/>
              <w:ind w:firstLine="0"/>
              <w:rPr>
                <w:ins w:id="8626" w:author="Антон Смирнов" w:date="2023-05-25T13:43:00Z"/>
              </w:rPr>
            </w:pPr>
            <w:ins w:id="8627" w:author="Антон Смирнов" w:date="2023-05-25T13:43:00Z">
              <w:r w:rsidRPr="007F6A26">
                <w:t>0,48</w:t>
              </w:r>
            </w:ins>
          </w:p>
        </w:tc>
        <w:tc>
          <w:tcPr>
            <w:tcW w:w="1966" w:type="dxa"/>
            <w:tcPrChange w:id="8628" w:author="Антон Смирнов" w:date="2023-05-25T13:48:00Z">
              <w:tcPr>
                <w:tcW w:w="1298" w:type="dxa"/>
              </w:tcPr>
            </w:tcPrChange>
          </w:tcPr>
          <w:p w14:paraId="43B0543B" w14:textId="77777777" w:rsidR="00FD588A" w:rsidRPr="007F6A26" w:rsidRDefault="00FD588A" w:rsidP="00FD588A">
            <w:pPr>
              <w:pStyle w:val="a0"/>
              <w:ind w:firstLine="0"/>
              <w:rPr>
                <w:ins w:id="8629" w:author="Антон Смирнов" w:date="2023-05-25T13:43:00Z"/>
              </w:rPr>
            </w:pPr>
            <w:ins w:id="8630" w:author="Антон Смирнов" w:date="2023-05-25T13:43:00Z">
              <w:r w:rsidRPr="007F6A26">
                <w:t>0,94</w:t>
              </w:r>
            </w:ins>
          </w:p>
        </w:tc>
        <w:tc>
          <w:tcPr>
            <w:tcW w:w="1395" w:type="dxa"/>
            <w:tcPrChange w:id="8631" w:author="Антон Смирнов" w:date="2023-05-25T13:48:00Z">
              <w:tcPr>
                <w:tcW w:w="1279" w:type="dxa"/>
              </w:tcPr>
            </w:tcPrChange>
          </w:tcPr>
          <w:p w14:paraId="5E9C3A5E" w14:textId="77777777" w:rsidR="00FD588A" w:rsidRPr="007F6A26" w:rsidRDefault="00FD588A" w:rsidP="00FD588A">
            <w:pPr>
              <w:pStyle w:val="a0"/>
              <w:ind w:firstLine="0"/>
              <w:rPr>
                <w:ins w:id="8632" w:author="Антон Смирнов" w:date="2023-05-25T13:43:00Z"/>
              </w:rPr>
            </w:pPr>
            <w:ins w:id="8633" w:author="Антон Смирнов" w:date="2023-05-25T13:43:00Z">
              <w:r w:rsidRPr="007F6A26">
                <w:t>0,94</w:t>
              </w:r>
            </w:ins>
          </w:p>
        </w:tc>
        <w:tc>
          <w:tcPr>
            <w:tcW w:w="699" w:type="dxa"/>
            <w:tcPrChange w:id="8634" w:author="Антон Смирнов" w:date="2023-05-25T13:48:00Z">
              <w:tcPr>
                <w:tcW w:w="682" w:type="dxa"/>
              </w:tcPr>
            </w:tcPrChange>
          </w:tcPr>
          <w:p w14:paraId="2A78074F" w14:textId="77777777" w:rsidR="00FD588A" w:rsidRPr="007F6A26" w:rsidRDefault="00FD588A" w:rsidP="00FD588A">
            <w:pPr>
              <w:pStyle w:val="a0"/>
              <w:ind w:firstLine="0"/>
              <w:rPr>
                <w:ins w:id="8635" w:author="Антон Смирнов" w:date="2023-05-25T13:43:00Z"/>
              </w:rPr>
            </w:pPr>
            <w:ins w:id="8636" w:author="Антон Смирнов" w:date="2023-05-25T13:43:00Z">
              <w:r w:rsidRPr="007F6A26">
                <w:t>0,71</w:t>
              </w:r>
            </w:ins>
          </w:p>
        </w:tc>
        <w:tc>
          <w:tcPr>
            <w:tcW w:w="699" w:type="dxa"/>
            <w:tcPrChange w:id="8637" w:author="Антон Смирнов" w:date="2023-05-25T13:48:00Z">
              <w:tcPr>
                <w:tcW w:w="682" w:type="dxa"/>
              </w:tcPr>
            </w:tcPrChange>
          </w:tcPr>
          <w:p w14:paraId="59BD2F66" w14:textId="77777777" w:rsidR="00FD588A" w:rsidRPr="007F6A26" w:rsidRDefault="00FD588A" w:rsidP="00FD588A">
            <w:pPr>
              <w:pStyle w:val="a0"/>
              <w:ind w:firstLine="0"/>
              <w:rPr>
                <w:ins w:id="8638" w:author="Антон Смирнов" w:date="2023-05-25T13:43:00Z"/>
              </w:rPr>
            </w:pPr>
            <w:ins w:id="8639" w:author="Антон Смирнов" w:date="2023-05-25T13:43:00Z">
              <w:r w:rsidRPr="007F6A26">
                <w:t>0</w:t>
              </w:r>
            </w:ins>
          </w:p>
        </w:tc>
        <w:tc>
          <w:tcPr>
            <w:tcW w:w="875" w:type="dxa"/>
            <w:tcPrChange w:id="8640" w:author="Антон Смирнов" w:date="2023-05-25T13:48:00Z">
              <w:tcPr>
                <w:tcW w:w="809" w:type="dxa"/>
              </w:tcPr>
            </w:tcPrChange>
          </w:tcPr>
          <w:p w14:paraId="49D043C1" w14:textId="77777777" w:rsidR="00FD588A" w:rsidRPr="007F6A26" w:rsidRDefault="00FD588A" w:rsidP="00FD588A">
            <w:pPr>
              <w:pStyle w:val="a0"/>
              <w:ind w:firstLine="0"/>
              <w:rPr>
                <w:ins w:id="8641" w:author="Антон Смирнов" w:date="2023-05-25T13:43:00Z"/>
              </w:rPr>
            </w:pPr>
            <w:ins w:id="8642" w:author="Антон Смирнов" w:date="2023-05-25T13:43:00Z">
              <w:r w:rsidRPr="007F6A26">
                <w:t>0,01</w:t>
              </w:r>
            </w:ins>
          </w:p>
        </w:tc>
      </w:tr>
    </w:tbl>
    <w:p w14:paraId="62A431E0" w14:textId="6AE3C6B9" w:rsidR="00BD40C0" w:rsidRPr="00BD40C0" w:rsidRDefault="00BD40C0" w:rsidP="00FD588A">
      <w:pPr>
        <w:pStyle w:val="a0"/>
        <w:ind w:firstLine="0"/>
        <w:rPr>
          <w:rPrChange w:id="8643" w:author="Антон Смирнов" w:date="2023-05-25T13:39:00Z">
            <w:rPr>
              <w:lang w:val="ru-RU"/>
            </w:rPr>
          </w:rPrChange>
        </w:rPr>
        <w:pPrChange w:id="8644" w:author="Антон Смирнов" w:date="2023-05-25T13:43:00Z">
          <w:pPr>
            <w:pStyle w:val="af8"/>
          </w:pPr>
        </w:pPrChange>
      </w:pPr>
    </w:p>
    <w:sectPr w:rsidR="00BD40C0" w:rsidRPr="00BD40C0" w:rsidSect="002F01F3">
      <w:pgSz w:w="11906" w:h="16838" w:code="9"/>
      <w:pgMar w:top="1134" w:right="851" w:bottom="1134" w:left="1701" w:header="709" w:footer="709" w:gutter="0"/>
      <w:cols w:space="1701"/>
      <w:docGrid w:linePitch="360"/>
      <w:sectPrChange w:id="8645" w:author="Антон Смирнов" w:date="2023-05-25T12:48:00Z">
        <w:sectPr w:rsidR="00BD40C0" w:rsidRPr="00BD40C0" w:rsidSect="002F01F3">
          <w:pgSz w:code="0"/>
          <w:pgMar w:top="1134" w:right="850" w:bottom="1134"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2" w:author="Антон Смирнов" w:date="2023-05-23T11:49:00Z" w:initials="АС">
    <w:p w14:paraId="6DAF4649" w14:textId="1A8DACAE" w:rsidR="00FD6ED4" w:rsidRPr="00A54B59" w:rsidRDefault="00FD6ED4">
      <w:pPr>
        <w:pStyle w:val="aff3"/>
        <w:rPr>
          <w:lang w:val="ru-RU"/>
        </w:rPr>
      </w:pPr>
      <w:r>
        <w:rPr>
          <w:rStyle w:val="aff2"/>
        </w:rPr>
        <w:annotationRef/>
      </w:r>
      <w:r>
        <w:rPr>
          <w:lang w:val="ru-RU"/>
        </w:rPr>
        <w:t>Здесь необходимо вставить ссылку?</w:t>
      </w:r>
    </w:p>
  </w:comment>
  <w:comment w:id="343" w:author="User" w:date="2023-04-14T11:40:00Z" w:initials="U">
    <w:p w14:paraId="78BD66E6" w14:textId="41EA1717" w:rsidR="00FD6ED4" w:rsidRPr="00DA1734" w:rsidRDefault="00FD6ED4">
      <w:pPr>
        <w:pStyle w:val="aff3"/>
        <w:rPr>
          <w:lang w:val="ru-RU"/>
        </w:rPr>
      </w:pPr>
      <w:r>
        <w:rPr>
          <w:rStyle w:val="aff2"/>
        </w:rPr>
        <w:annotationRef/>
      </w:r>
      <w:r>
        <w:rPr>
          <w:lang w:val="ru-RU"/>
        </w:rPr>
        <w:t>Нужно четко написать цель в одно предложение</w:t>
      </w:r>
    </w:p>
  </w:comment>
  <w:comment w:id="344" w:author="Антон Смирнов" w:date="2023-05-23T12:20:00Z" w:initials="АС">
    <w:p w14:paraId="2E67D430" w14:textId="63F5A73A" w:rsidR="00FD6ED4" w:rsidRPr="006B357D" w:rsidRDefault="00FD6ED4">
      <w:pPr>
        <w:pStyle w:val="aff3"/>
        <w:rPr>
          <w:lang w:val="ru-RU"/>
        </w:rPr>
      </w:pPr>
      <w:r>
        <w:rPr>
          <w:rStyle w:val="aff2"/>
        </w:rPr>
        <w:annotationRef/>
      </w:r>
      <w:r>
        <w:rPr>
          <w:lang w:val="ru-RU"/>
        </w:rPr>
        <w:t>Сделано</w:t>
      </w:r>
    </w:p>
  </w:comment>
  <w:comment w:id="345" w:author="User" w:date="2023-04-14T11:57:00Z" w:initials="U">
    <w:p w14:paraId="4C9358DF" w14:textId="6B62AA58" w:rsidR="00FD6ED4" w:rsidRPr="008F474C" w:rsidRDefault="00FD6ED4">
      <w:pPr>
        <w:pStyle w:val="aff3"/>
        <w:rPr>
          <w:lang w:val="ru-RU"/>
        </w:rPr>
      </w:pPr>
      <w:r>
        <w:rPr>
          <w:rStyle w:val="aff2"/>
        </w:rPr>
        <w:annotationRef/>
      </w:r>
      <w:r>
        <w:rPr>
          <w:lang w:val="ru-RU"/>
        </w:rPr>
        <w:t>Луше подробнее написать какие данные и модели</w:t>
      </w:r>
    </w:p>
  </w:comment>
  <w:comment w:id="346" w:author="Антон Смирнов" w:date="2023-05-23T12:20:00Z" w:initials="АС">
    <w:p w14:paraId="621D43D8" w14:textId="1D730D92" w:rsidR="00FD6ED4" w:rsidRPr="006B357D" w:rsidRDefault="00FD6ED4">
      <w:pPr>
        <w:pStyle w:val="aff3"/>
        <w:rPr>
          <w:lang w:val="ru-RU"/>
        </w:rPr>
      </w:pPr>
      <w:r>
        <w:rPr>
          <w:rStyle w:val="aff2"/>
        </w:rPr>
        <w:annotationRef/>
      </w:r>
      <w:r>
        <w:rPr>
          <w:lang w:val="ru-RU"/>
        </w:rPr>
        <w:t>Сделано</w:t>
      </w:r>
    </w:p>
  </w:comment>
  <w:comment w:id="350" w:author="Антон Смирнов" w:date="2023-05-23T13:25:00Z" w:initials="АС">
    <w:p w14:paraId="6D09F1FE" w14:textId="6B57852A" w:rsidR="00FD6ED4" w:rsidRPr="00394FC6" w:rsidRDefault="00FD6ED4">
      <w:pPr>
        <w:pStyle w:val="aff3"/>
        <w:rPr>
          <w:lang w:val="ru-RU"/>
        </w:rPr>
      </w:pPr>
      <w:r>
        <w:rPr>
          <w:rStyle w:val="aff2"/>
        </w:rPr>
        <w:annotationRef/>
      </w:r>
      <w:r>
        <w:rPr>
          <w:lang w:val="ru-RU"/>
        </w:rPr>
        <w:t>Перефразировано</w:t>
      </w:r>
    </w:p>
  </w:comment>
  <w:comment w:id="351" w:author="User" w:date="2023-04-14T12:02:00Z" w:initials="U">
    <w:p w14:paraId="216E0BC1" w14:textId="5992B654" w:rsidR="00FD6ED4" w:rsidRPr="008F474C" w:rsidRDefault="00FD6ED4">
      <w:pPr>
        <w:pStyle w:val="aff3"/>
        <w:rPr>
          <w:lang w:val="ru-RU"/>
        </w:rPr>
      </w:pPr>
      <w:r>
        <w:rPr>
          <w:rStyle w:val="aff2"/>
        </w:rPr>
        <w:annotationRef/>
      </w:r>
      <w:r>
        <w:rPr>
          <w:lang w:val="ru-RU"/>
        </w:rPr>
        <w:t>Какое-то не удачное слово. И смысл этого предложения не очевиден.</w:t>
      </w:r>
    </w:p>
  </w:comment>
  <w:comment w:id="352" w:author="User" w:date="2023-04-14T12:05:00Z" w:initials="U">
    <w:p w14:paraId="1635FC15" w14:textId="30146182" w:rsidR="00FD6ED4" w:rsidRPr="00960AF7" w:rsidRDefault="00FD6ED4">
      <w:pPr>
        <w:pStyle w:val="aff3"/>
        <w:rPr>
          <w:lang w:val="ru-RU"/>
        </w:rPr>
      </w:pPr>
      <w:r>
        <w:rPr>
          <w:rStyle w:val="aff2"/>
        </w:rPr>
        <w:annotationRef/>
      </w:r>
    </w:p>
  </w:comment>
  <w:comment w:id="353" w:author="Антон Смирнов" w:date="2023-05-23T13:25:00Z" w:initials="АС">
    <w:p w14:paraId="179C9EB6" w14:textId="14CC13C4" w:rsidR="00FD6ED4" w:rsidRPr="00394FC6" w:rsidRDefault="00FD6ED4">
      <w:pPr>
        <w:pStyle w:val="aff3"/>
        <w:rPr>
          <w:lang w:val="ru-RU"/>
        </w:rPr>
      </w:pPr>
      <w:r>
        <w:rPr>
          <w:rStyle w:val="aff2"/>
        </w:rPr>
        <w:annotationRef/>
      </w:r>
      <w:r>
        <w:rPr>
          <w:lang w:val="ru-RU"/>
        </w:rPr>
        <w:t>Фраза взята из лекции по иммунологии кафедры иммунологии МБФ</w:t>
      </w:r>
    </w:p>
  </w:comment>
  <w:comment w:id="385" w:author="Антон Смирнов" w:date="2023-05-23T17:02:00Z" w:initials="АС">
    <w:p w14:paraId="5E51DDEA" w14:textId="5347C4AC" w:rsidR="00FD6ED4" w:rsidRPr="005516A5" w:rsidRDefault="00FD6ED4">
      <w:pPr>
        <w:pStyle w:val="aff3"/>
        <w:rPr>
          <w:lang w:val="ru-RU"/>
        </w:rPr>
      </w:pPr>
      <w:r>
        <w:rPr>
          <w:rStyle w:val="aff2"/>
        </w:rPr>
        <w:annotationRef/>
      </w:r>
      <w:r>
        <w:rPr>
          <w:lang w:val="ru-RU"/>
        </w:rPr>
        <w:t xml:space="preserve">Необходимо переформулировать. Дело в том, что в протеасоме нельзя объединять </w:t>
      </w:r>
      <w:r>
        <w:t>in</w:t>
      </w:r>
      <w:r w:rsidRPr="005516A5">
        <w:rPr>
          <w:lang w:val="ru-RU"/>
        </w:rPr>
        <w:t xml:space="preserve"> </w:t>
      </w:r>
      <w:r>
        <w:t>vivo</w:t>
      </w:r>
      <w:r w:rsidRPr="005516A5">
        <w:rPr>
          <w:lang w:val="ru-RU"/>
        </w:rPr>
        <w:t xml:space="preserve"> </w:t>
      </w:r>
      <w:r>
        <w:rPr>
          <w:lang w:val="ru-RU"/>
        </w:rPr>
        <w:t xml:space="preserve">с </w:t>
      </w:r>
      <w:r>
        <w:t>in</w:t>
      </w:r>
      <w:r w:rsidRPr="005516A5">
        <w:rPr>
          <w:lang w:val="ru-RU"/>
        </w:rPr>
        <w:t xml:space="preserve"> </w:t>
      </w:r>
      <w:r>
        <w:t>vitro</w:t>
      </w:r>
      <w:r>
        <w:rPr>
          <w:lang w:val="ru-RU"/>
        </w:rPr>
        <w:t xml:space="preserve">, так как сайты </w:t>
      </w:r>
      <w:r>
        <w:t>in</w:t>
      </w:r>
      <w:r w:rsidRPr="005516A5">
        <w:rPr>
          <w:lang w:val="ru-RU"/>
        </w:rPr>
        <w:t xml:space="preserve"> </w:t>
      </w:r>
      <w:r>
        <w:t>vivo</w:t>
      </w:r>
      <w:r w:rsidRPr="005516A5">
        <w:rPr>
          <w:lang w:val="ru-RU"/>
        </w:rPr>
        <w:t xml:space="preserve"> </w:t>
      </w:r>
      <w:r>
        <w:rPr>
          <w:lang w:val="ru-RU"/>
        </w:rPr>
        <w:t xml:space="preserve">мы определяем по тому, что представлено на </w:t>
      </w:r>
      <w:r>
        <w:t>MHC</w:t>
      </w:r>
      <w:r w:rsidRPr="005516A5">
        <w:rPr>
          <w:lang w:val="ru-RU"/>
        </w:rPr>
        <w:t xml:space="preserve">. </w:t>
      </w:r>
      <w:r>
        <w:rPr>
          <w:lang w:val="ru-RU"/>
        </w:rPr>
        <w:t>Здесь же мы и</w:t>
      </w:r>
      <w:r w:rsidRPr="005516A5">
        <w:rPr>
          <w:lang w:val="ru-RU"/>
        </w:rPr>
        <w:t xml:space="preserve"> </w:t>
      </w:r>
      <w:r>
        <w:t>in</w:t>
      </w:r>
      <w:r w:rsidRPr="005516A5">
        <w:rPr>
          <w:lang w:val="ru-RU"/>
        </w:rPr>
        <w:t xml:space="preserve"> </w:t>
      </w:r>
      <w:r>
        <w:t>vitro</w:t>
      </w:r>
      <w:r w:rsidRPr="005516A5">
        <w:rPr>
          <w:lang w:val="ru-RU"/>
        </w:rPr>
        <w:t xml:space="preserve"> </w:t>
      </w:r>
      <w:r>
        <w:rPr>
          <w:lang w:val="ru-RU"/>
        </w:rPr>
        <w:t xml:space="preserve">и </w:t>
      </w:r>
      <w:r>
        <w:t>in</w:t>
      </w:r>
      <w:r w:rsidRPr="005516A5">
        <w:rPr>
          <w:lang w:val="ru-RU"/>
        </w:rPr>
        <w:t xml:space="preserve"> </w:t>
      </w:r>
      <w:r>
        <w:t>vivo</w:t>
      </w:r>
      <w:r w:rsidRPr="005516A5">
        <w:rPr>
          <w:lang w:val="ru-RU"/>
        </w:rPr>
        <w:t xml:space="preserve"> </w:t>
      </w:r>
      <w:r>
        <w:rPr>
          <w:lang w:val="ru-RU"/>
        </w:rPr>
        <w:t xml:space="preserve">непосредственно определяем связывание, просто разными методами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AF4649" w15:done="0"/>
  <w15:commentEx w15:paraId="78BD66E6" w15:done="0"/>
  <w15:commentEx w15:paraId="2E67D430" w15:paraIdParent="78BD66E6" w15:done="0"/>
  <w15:commentEx w15:paraId="4C9358DF" w15:done="0"/>
  <w15:commentEx w15:paraId="621D43D8" w15:paraIdParent="4C9358DF" w15:done="0"/>
  <w15:commentEx w15:paraId="6D09F1FE" w15:done="0"/>
  <w15:commentEx w15:paraId="216E0BC1" w15:done="0"/>
  <w15:commentEx w15:paraId="1635FC15" w15:done="0"/>
  <w15:commentEx w15:paraId="179C9EB6" w15:paraIdParent="1635FC15" w15:done="0"/>
  <w15:commentEx w15:paraId="5E51D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1726AC" w16cex:dateUtc="2023-05-23T08:49:00Z"/>
  <w16cex:commentExtensible w16cex:durableId="28172E1A" w16cex:dateUtc="2023-05-23T09:20:00Z"/>
  <w16cex:commentExtensible w16cex:durableId="28172E23" w16cex:dateUtc="2023-05-23T09:20:00Z"/>
  <w16cex:commentExtensible w16cex:durableId="28173D42" w16cex:dateUtc="2023-05-23T10:25:00Z"/>
  <w16cex:commentExtensible w16cex:durableId="28173D5F" w16cex:dateUtc="2023-05-23T10:25:00Z"/>
  <w16cex:commentExtensible w16cex:durableId="2817703B" w16cex:dateUtc="2023-05-23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AF4649" w16cid:durableId="281726AC"/>
  <w16cid:commentId w16cid:paraId="78BD66E6" w16cid:durableId="28172178"/>
  <w16cid:commentId w16cid:paraId="2E67D430" w16cid:durableId="28172E1A"/>
  <w16cid:commentId w16cid:paraId="4C9358DF" w16cid:durableId="2817217A"/>
  <w16cid:commentId w16cid:paraId="621D43D8" w16cid:durableId="28172E23"/>
  <w16cid:commentId w16cid:paraId="6D09F1FE" w16cid:durableId="28173D42"/>
  <w16cid:commentId w16cid:paraId="216E0BC1" w16cid:durableId="2817217B"/>
  <w16cid:commentId w16cid:paraId="1635FC15" w16cid:durableId="2817217C"/>
  <w16cid:commentId w16cid:paraId="179C9EB6" w16cid:durableId="28173D5F"/>
  <w16cid:commentId w16cid:paraId="5E51DDEA" w16cid:durableId="281770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75088" w14:textId="77777777" w:rsidR="006C5767" w:rsidRDefault="006C5767">
      <w:pPr>
        <w:spacing w:after="0"/>
      </w:pPr>
      <w:r>
        <w:separator/>
      </w:r>
    </w:p>
  </w:endnote>
  <w:endnote w:type="continuationSeparator" w:id="0">
    <w:p w14:paraId="225CE0F8" w14:textId="77777777" w:rsidR="006C5767" w:rsidRDefault="006C57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182637"/>
      <w:docPartObj>
        <w:docPartGallery w:val="Page Numbers (Bottom of Page)"/>
        <w:docPartUnique/>
      </w:docPartObj>
    </w:sdtPr>
    <w:sdtContent>
      <w:p w14:paraId="0A7BACFA" w14:textId="4DE82928" w:rsidR="00FD6ED4" w:rsidDel="006A327A" w:rsidRDefault="00FD6ED4">
        <w:pPr>
          <w:pStyle w:val="ae"/>
          <w:jc w:val="center"/>
          <w:rPr>
            <w:del w:id="1090" w:author="Антон Смирнов" w:date="2023-05-25T14:06:00Z"/>
          </w:rPr>
        </w:pPr>
        <w:r>
          <w:fldChar w:fldCharType="begin"/>
        </w:r>
        <w:r>
          <w:instrText>PAGE   \* MERGEFORMAT</w:instrText>
        </w:r>
        <w:r>
          <w:fldChar w:fldCharType="separate"/>
        </w:r>
        <w:r w:rsidRPr="006D3EF5">
          <w:rPr>
            <w:noProof/>
            <w:lang w:val="ru-RU"/>
          </w:rPr>
          <w:t>32</w:t>
        </w:r>
        <w:r>
          <w:fldChar w:fldCharType="end"/>
        </w:r>
      </w:p>
    </w:sdtContent>
  </w:sdt>
  <w:p w14:paraId="00F7C8DF" w14:textId="77777777" w:rsidR="00FD6ED4" w:rsidRDefault="00FD6ED4" w:rsidP="006A327A">
    <w:pPr>
      <w:pStyle w:val="ae"/>
      <w:jc w:val="center"/>
      <w:pPrChange w:id="1091" w:author="Антон Смирнов" w:date="2023-05-25T14:06:00Z">
        <w:pPr>
          <w:pStyle w:val="ae"/>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391E8" w14:textId="77777777" w:rsidR="006C5767" w:rsidRDefault="006C5767">
      <w:r>
        <w:separator/>
      </w:r>
    </w:p>
  </w:footnote>
  <w:footnote w:type="continuationSeparator" w:id="0">
    <w:p w14:paraId="191FB3EC" w14:textId="77777777" w:rsidR="006C5767" w:rsidRDefault="006C57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60F85E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EBEEDB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1806B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B3230DA"/>
    <w:multiLevelType w:val="hybridMultilevel"/>
    <w:tmpl w:val="C0A88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5F00B4"/>
    <w:multiLevelType w:val="hybridMultilevel"/>
    <w:tmpl w:val="56FC961E"/>
    <w:lvl w:ilvl="0" w:tplc="80D02864">
      <w:start w:val="1"/>
      <w:numFmt w:val="bullet"/>
      <w:lvlText w:val=" "/>
      <w:lvlJc w:val="left"/>
      <w:pPr>
        <w:tabs>
          <w:tab w:val="num" w:pos="0"/>
        </w:tabs>
        <w:ind w:left="480" w:hanging="480"/>
      </w:pPr>
    </w:lvl>
    <w:lvl w:ilvl="1" w:tplc="F77880AE">
      <w:start w:val="1"/>
      <w:numFmt w:val="bullet"/>
      <w:lvlText w:val=" "/>
      <w:lvlJc w:val="left"/>
      <w:pPr>
        <w:tabs>
          <w:tab w:val="num" w:pos="720"/>
        </w:tabs>
        <w:ind w:left="1200" w:hanging="480"/>
      </w:pPr>
    </w:lvl>
    <w:lvl w:ilvl="2" w:tplc="2F88C80C">
      <w:start w:val="1"/>
      <w:numFmt w:val="bullet"/>
      <w:lvlText w:val=" "/>
      <w:lvlJc w:val="left"/>
      <w:pPr>
        <w:tabs>
          <w:tab w:val="num" w:pos="1440"/>
        </w:tabs>
        <w:ind w:left="1920" w:hanging="480"/>
      </w:pPr>
    </w:lvl>
    <w:lvl w:ilvl="3" w:tplc="F92234F8">
      <w:start w:val="1"/>
      <w:numFmt w:val="bullet"/>
      <w:lvlText w:val=" "/>
      <w:lvlJc w:val="left"/>
      <w:pPr>
        <w:tabs>
          <w:tab w:val="num" w:pos="2160"/>
        </w:tabs>
        <w:ind w:left="2640" w:hanging="480"/>
      </w:pPr>
    </w:lvl>
    <w:lvl w:ilvl="4" w:tplc="93B2BBE0">
      <w:start w:val="1"/>
      <w:numFmt w:val="bullet"/>
      <w:lvlText w:val=" "/>
      <w:lvlJc w:val="left"/>
      <w:pPr>
        <w:tabs>
          <w:tab w:val="num" w:pos="2880"/>
        </w:tabs>
        <w:ind w:left="3360" w:hanging="480"/>
      </w:pPr>
    </w:lvl>
    <w:lvl w:ilvl="5" w:tplc="F530D6F6">
      <w:start w:val="1"/>
      <w:numFmt w:val="bullet"/>
      <w:lvlText w:val=" "/>
      <w:lvlJc w:val="left"/>
      <w:pPr>
        <w:tabs>
          <w:tab w:val="num" w:pos="3600"/>
        </w:tabs>
        <w:ind w:left="4080" w:hanging="480"/>
      </w:pPr>
    </w:lvl>
    <w:lvl w:ilvl="6" w:tplc="5CA82682">
      <w:start w:val="1"/>
      <w:numFmt w:val="bullet"/>
      <w:lvlText w:val=" "/>
      <w:lvlJc w:val="left"/>
      <w:pPr>
        <w:tabs>
          <w:tab w:val="num" w:pos="4320"/>
        </w:tabs>
        <w:ind w:left="4800" w:hanging="480"/>
      </w:pPr>
    </w:lvl>
    <w:lvl w:ilvl="7" w:tplc="977E427A">
      <w:start w:val="1"/>
      <w:numFmt w:val="bullet"/>
      <w:lvlText w:val=" "/>
      <w:lvlJc w:val="left"/>
      <w:pPr>
        <w:tabs>
          <w:tab w:val="num" w:pos="5040"/>
        </w:tabs>
        <w:ind w:left="5520" w:hanging="480"/>
      </w:pPr>
    </w:lvl>
    <w:lvl w:ilvl="8" w:tplc="9A74D1A8">
      <w:start w:val="1"/>
      <w:numFmt w:val="bullet"/>
      <w:lvlText w:val=" "/>
      <w:lvlJc w:val="left"/>
      <w:pPr>
        <w:tabs>
          <w:tab w:val="num" w:pos="5760"/>
        </w:tabs>
        <w:ind w:left="6240" w:hanging="480"/>
      </w:pPr>
    </w:lvl>
  </w:abstractNum>
  <w:abstractNum w:abstractNumId="5" w15:restartNumberingAfterBreak="0">
    <w:nsid w:val="53FB1BE1"/>
    <w:multiLevelType w:val="hybridMultilevel"/>
    <w:tmpl w:val="6F76620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676F539B"/>
    <w:multiLevelType w:val="hybridMultilevel"/>
    <w:tmpl w:val="60865F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E61517B"/>
    <w:multiLevelType w:val="hybridMultilevel"/>
    <w:tmpl w:val="CEFE5B1C"/>
    <w:lvl w:ilvl="0" w:tplc="A9B4CCF2">
      <w:start w:val="1"/>
      <w:numFmt w:val="decimal"/>
      <w:lvlText w:val="%1."/>
      <w:lvlJc w:val="left"/>
      <w:pPr>
        <w:ind w:left="1429" w:hanging="360"/>
      </w:pPr>
      <w:rPr>
        <w:i w:val="0"/>
        <w:i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num>
  <w:num w:numId="10">
    <w:abstractNumId w:val="7"/>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Антон Смирнов">
    <w15:presenceInfo w15:providerId="Windows Live" w15:userId="3d614e2cbc313700"/>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AD5"/>
    <w:rsid w:val="000014D1"/>
    <w:rsid w:val="00005FA4"/>
    <w:rsid w:val="0002028E"/>
    <w:rsid w:val="00033E83"/>
    <w:rsid w:val="00035766"/>
    <w:rsid w:val="00041B27"/>
    <w:rsid w:val="00050457"/>
    <w:rsid w:val="00053659"/>
    <w:rsid w:val="00055456"/>
    <w:rsid w:val="00056D77"/>
    <w:rsid w:val="00074BB8"/>
    <w:rsid w:val="00085258"/>
    <w:rsid w:val="000907AC"/>
    <w:rsid w:val="000B0A03"/>
    <w:rsid w:val="000B2D18"/>
    <w:rsid w:val="000B7CEC"/>
    <w:rsid w:val="000D0CED"/>
    <w:rsid w:val="000D3DB5"/>
    <w:rsid w:val="000D5D1C"/>
    <w:rsid w:val="000F47EE"/>
    <w:rsid w:val="00104B86"/>
    <w:rsid w:val="00106985"/>
    <w:rsid w:val="00153E6A"/>
    <w:rsid w:val="00155230"/>
    <w:rsid w:val="00165C32"/>
    <w:rsid w:val="00170CCF"/>
    <w:rsid w:val="00171E8E"/>
    <w:rsid w:val="001720CC"/>
    <w:rsid w:val="00184AA9"/>
    <w:rsid w:val="001954B7"/>
    <w:rsid w:val="001B5324"/>
    <w:rsid w:val="001C04F0"/>
    <w:rsid w:val="001D5427"/>
    <w:rsid w:val="001D58CF"/>
    <w:rsid w:val="001F356C"/>
    <w:rsid w:val="00200583"/>
    <w:rsid w:val="0020414D"/>
    <w:rsid w:val="00230943"/>
    <w:rsid w:val="002339B3"/>
    <w:rsid w:val="00236796"/>
    <w:rsid w:val="002400E7"/>
    <w:rsid w:val="002533E0"/>
    <w:rsid w:val="00270346"/>
    <w:rsid w:val="00281DA5"/>
    <w:rsid w:val="00285211"/>
    <w:rsid w:val="00294F02"/>
    <w:rsid w:val="00297BAA"/>
    <w:rsid w:val="002B7277"/>
    <w:rsid w:val="002C6EF1"/>
    <w:rsid w:val="002F01F3"/>
    <w:rsid w:val="0030389C"/>
    <w:rsid w:val="0031793F"/>
    <w:rsid w:val="00320304"/>
    <w:rsid w:val="00322DC6"/>
    <w:rsid w:val="00335E8B"/>
    <w:rsid w:val="00350A0C"/>
    <w:rsid w:val="00352641"/>
    <w:rsid w:val="00372ABB"/>
    <w:rsid w:val="00375B73"/>
    <w:rsid w:val="0038638C"/>
    <w:rsid w:val="00387ECF"/>
    <w:rsid w:val="00394FC6"/>
    <w:rsid w:val="003A0AF2"/>
    <w:rsid w:val="003D1F70"/>
    <w:rsid w:val="003D5777"/>
    <w:rsid w:val="003E4ABE"/>
    <w:rsid w:val="003F3EBD"/>
    <w:rsid w:val="00400561"/>
    <w:rsid w:val="004046B8"/>
    <w:rsid w:val="0041036B"/>
    <w:rsid w:val="00410C2A"/>
    <w:rsid w:val="00422344"/>
    <w:rsid w:val="004227FE"/>
    <w:rsid w:val="00434C26"/>
    <w:rsid w:val="004354E3"/>
    <w:rsid w:val="00446B25"/>
    <w:rsid w:val="0046767B"/>
    <w:rsid w:val="0048056C"/>
    <w:rsid w:val="00480802"/>
    <w:rsid w:val="00482DFD"/>
    <w:rsid w:val="004923B4"/>
    <w:rsid w:val="004961D5"/>
    <w:rsid w:val="004A5B9B"/>
    <w:rsid w:val="004C1F0C"/>
    <w:rsid w:val="004C7AE4"/>
    <w:rsid w:val="004D0785"/>
    <w:rsid w:val="004E4E14"/>
    <w:rsid w:val="00502A4E"/>
    <w:rsid w:val="0050737B"/>
    <w:rsid w:val="0051333C"/>
    <w:rsid w:val="00534DB5"/>
    <w:rsid w:val="005412F0"/>
    <w:rsid w:val="005516A5"/>
    <w:rsid w:val="0055673C"/>
    <w:rsid w:val="00560E42"/>
    <w:rsid w:val="00562520"/>
    <w:rsid w:val="00565535"/>
    <w:rsid w:val="005860B8"/>
    <w:rsid w:val="005A12C5"/>
    <w:rsid w:val="005A6BE6"/>
    <w:rsid w:val="005B1BD6"/>
    <w:rsid w:val="005B6E19"/>
    <w:rsid w:val="005B6E25"/>
    <w:rsid w:val="005C4AD5"/>
    <w:rsid w:val="005D40A1"/>
    <w:rsid w:val="005E2C91"/>
    <w:rsid w:val="005E4C21"/>
    <w:rsid w:val="00600916"/>
    <w:rsid w:val="00611FDB"/>
    <w:rsid w:val="00631E48"/>
    <w:rsid w:val="00647406"/>
    <w:rsid w:val="00654B3B"/>
    <w:rsid w:val="00666376"/>
    <w:rsid w:val="006904D6"/>
    <w:rsid w:val="006A327A"/>
    <w:rsid w:val="006A69AF"/>
    <w:rsid w:val="006B357D"/>
    <w:rsid w:val="006C5767"/>
    <w:rsid w:val="006D3EF5"/>
    <w:rsid w:val="007050C1"/>
    <w:rsid w:val="0072465A"/>
    <w:rsid w:val="00744043"/>
    <w:rsid w:val="007454E1"/>
    <w:rsid w:val="0075779D"/>
    <w:rsid w:val="00782B92"/>
    <w:rsid w:val="007855FD"/>
    <w:rsid w:val="00791D7E"/>
    <w:rsid w:val="007A0009"/>
    <w:rsid w:val="007A5832"/>
    <w:rsid w:val="007A630F"/>
    <w:rsid w:val="007B4050"/>
    <w:rsid w:val="007D28F4"/>
    <w:rsid w:val="007D6005"/>
    <w:rsid w:val="007D6CB5"/>
    <w:rsid w:val="007E001C"/>
    <w:rsid w:val="007F2068"/>
    <w:rsid w:val="008517BA"/>
    <w:rsid w:val="00853050"/>
    <w:rsid w:val="00873970"/>
    <w:rsid w:val="00875C19"/>
    <w:rsid w:val="008836A4"/>
    <w:rsid w:val="00885C4E"/>
    <w:rsid w:val="008903DD"/>
    <w:rsid w:val="008941CB"/>
    <w:rsid w:val="008C1E98"/>
    <w:rsid w:val="008D1348"/>
    <w:rsid w:val="008D6BD1"/>
    <w:rsid w:val="008F474C"/>
    <w:rsid w:val="008F74E2"/>
    <w:rsid w:val="00906D61"/>
    <w:rsid w:val="00931689"/>
    <w:rsid w:val="00940E3F"/>
    <w:rsid w:val="009508F2"/>
    <w:rsid w:val="00960AF7"/>
    <w:rsid w:val="009671C5"/>
    <w:rsid w:val="00972DB9"/>
    <w:rsid w:val="009B1E85"/>
    <w:rsid w:val="009B5EC2"/>
    <w:rsid w:val="009C1349"/>
    <w:rsid w:val="009C4524"/>
    <w:rsid w:val="009D0048"/>
    <w:rsid w:val="009D7D67"/>
    <w:rsid w:val="009E036F"/>
    <w:rsid w:val="009E7ACD"/>
    <w:rsid w:val="009E7CAD"/>
    <w:rsid w:val="009F2324"/>
    <w:rsid w:val="009F7750"/>
    <w:rsid w:val="00A07FED"/>
    <w:rsid w:val="00A21C46"/>
    <w:rsid w:val="00A47698"/>
    <w:rsid w:val="00A536D2"/>
    <w:rsid w:val="00A54B59"/>
    <w:rsid w:val="00A564A1"/>
    <w:rsid w:val="00A825F7"/>
    <w:rsid w:val="00A84A4B"/>
    <w:rsid w:val="00A96354"/>
    <w:rsid w:val="00A97629"/>
    <w:rsid w:val="00AA3239"/>
    <w:rsid w:val="00AB2F85"/>
    <w:rsid w:val="00AC4F44"/>
    <w:rsid w:val="00AD0539"/>
    <w:rsid w:val="00AD1EDF"/>
    <w:rsid w:val="00AE72CE"/>
    <w:rsid w:val="00AF0B2E"/>
    <w:rsid w:val="00B11A75"/>
    <w:rsid w:val="00B50096"/>
    <w:rsid w:val="00B51F40"/>
    <w:rsid w:val="00B60ECA"/>
    <w:rsid w:val="00B6302E"/>
    <w:rsid w:val="00B65990"/>
    <w:rsid w:val="00B82D89"/>
    <w:rsid w:val="00B9146F"/>
    <w:rsid w:val="00B9579E"/>
    <w:rsid w:val="00BA0357"/>
    <w:rsid w:val="00BA77E2"/>
    <w:rsid w:val="00BC58AA"/>
    <w:rsid w:val="00BC7CF9"/>
    <w:rsid w:val="00BD3CBF"/>
    <w:rsid w:val="00BD40C0"/>
    <w:rsid w:val="00BE0A15"/>
    <w:rsid w:val="00BE756D"/>
    <w:rsid w:val="00BF5734"/>
    <w:rsid w:val="00C173E4"/>
    <w:rsid w:val="00C2389A"/>
    <w:rsid w:val="00C445AB"/>
    <w:rsid w:val="00C5708F"/>
    <w:rsid w:val="00C6573C"/>
    <w:rsid w:val="00C75407"/>
    <w:rsid w:val="00C802FF"/>
    <w:rsid w:val="00C820CA"/>
    <w:rsid w:val="00CB4BCE"/>
    <w:rsid w:val="00CC4CD2"/>
    <w:rsid w:val="00CE1711"/>
    <w:rsid w:val="00CF0A6A"/>
    <w:rsid w:val="00CF5712"/>
    <w:rsid w:val="00D14DCF"/>
    <w:rsid w:val="00D3406F"/>
    <w:rsid w:val="00D772E4"/>
    <w:rsid w:val="00D8041C"/>
    <w:rsid w:val="00D834C1"/>
    <w:rsid w:val="00D942AB"/>
    <w:rsid w:val="00DA1734"/>
    <w:rsid w:val="00DB612D"/>
    <w:rsid w:val="00DB6E54"/>
    <w:rsid w:val="00DD6DE3"/>
    <w:rsid w:val="00E04957"/>
    <w:rsid w:val="00E11DF9"/>
    <w:rsid w:val="00E159B8"/>
    <w:rsid w:val="00E20512"/>
    <w:rsid w:val="00E24135"/>
    <w:rsid w:val="00E241F3"/>
    <w:rsid w:val="00E36F22"/>
    <w:rsid w:val="00E41D11"/>
    <w:rsid w:val="00E441B8"/>
    <w:rsid w:val="00E53751"/>
    <w:rsid w:val="00E57B48"/>
    <w:rsid w:val="00E608AF"/>
    <w:rsid w:val="00E63C19"/>
    <w:rsid w:val="00E66A88"/>
    <w:rsid w:val="00E67701"/>
    <w:rsid w:val="00E703E0"/>
    <w:rsid w:val="00E71309"/>
    <w:rsid w:val="00E75D60"/>
    <w:rsid w:val="00E830AB"/>
    <w:rsid w:val="00EA3D12"/>
    <w:rsid w:val="00EA60B1"/>
    <w:rsid w:val="00EB0DE1"/>
    <w:rsid w:val="00EC4C62"/>
    <w:rsid w:val="00ED7CE7"/>
    <w:rsid w:val="00EE6340"/>
    <w:rsid w:val="00F0155F"/>
    <w:rsid w:val="00F13542"/>
    <w:rsid w:val="00F2580F"/>
    <w:rsid w:val="00F45658"/>
    <w:rsid w:val="00F67648"/>
    <w:rsid w:val="00FB004F"/>
    <w:rsid w:val="00FB2F48"/>
    <w:rsid w:val="00FD0554"/>
    <w:rsid w:val="00FD588A"/>
    <w:rsid w:val="00FD6ED4"/>
    <w:rsid w:val="00FE3DB4"/>
    <w:rsid w:val="00FF1B5D"/>
    <w:rsid w:val="00FF5BD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35CCF"/>
  <w15:docId w15:val="{924C9286-2D88-42E8-A32D-27BBAADC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0"/>
    <w:link w:val="10"/>
    <w:uiPriority w:val="9"/>
    <w:qFormat/>
    <w:rsid w:val="00DB38A4"/>
    <w:pPr>
      <w:keepNext/>
      <w:keepLines/>
      <w:spacing w:before="480" w:after="0" w:line="480" w:lineRule="auto"/>
      <w:jc w:val="center"/>
      <w:outlineLvl w:val="0"/>
    </w:pPr>
    <w:rPr>
      <w:rFonts w:ascii="Times New Roman" w:eastAsiaTheme="majorEastAsia" w:hAnsi="Times New Roman" w:cstheme="majorBidi"/>
      <w:b/>
      <w:bCs/>
      <w:color w:val="000000" w:themeColor="text1"/>
      <w:sz w:val="32"/>
      <w:szCs w:val="32"/>
    </w:rPr>
  </w:style>
  <w:style w:type="paragraph" w:styleId="2">
    <w:name w:val="heading 2"/>
    <w:basedOn w:val="a"/>
    <w:next w:val="a0"/>
    <w:link w:val="20"/>
    <w:uiPriority w:val="9"/>
    <w:unhideWhenUsed/>
    <w:qFormat/>
    <w:rsid w:val="00DB38A4"/>
    <w:pPr>
      <w:keepNext/>
      <w:keepLines/>
      <w:spacing w:before="200" w:after="0" w:line="480" w:lineRule="auto"/>
      <w:jc w:val="center"/>
      <w:outlineLvl w:val="1"/>
    </w:pPr>
    <w:rPr>
      <w:rFonts w:ascii="Times New Roman" w:eastAsiaTheme="majorEastAsia" w:hAnsi="Times New Roman" w:cstheme="majorBidi"/>
      <w:b/>
      <w:bCs/>
      <w:color w:val="000000" w:themeColor="text1"/>
      <w:sz w:val="28"/>
      <w:szCs w:val="28"/>
    </w:rPr>
  </w:style>
  <w:style w:type="paragraph" w:styleId="3">
    <w:name w:val="heading 3"/>
    <w:basedOn w:val="a"/>
    <w:next w:val="a0"/>
    <w:link w:val="30"/>
    <w:uiPriority w:val="9"/>
    <w:unhideWhenUsed/>
    <w:qFormat/>
    <w:rsid w:val="00DB38A4"/>
    <w:pPr>
      <w:keepNext/>
      <w:keepLines/>
      <w:spacing w:before="200" w:after="0" w:line="480" w:lineRule="auto"/>
      <w:jc w:val="center"/>
      <w:outlineLvl w:val="2"/>
    </w:pPr>
    <w:rPr>
      <w:rFonts w:ascii="Times New Roman" w:eastAsiaTheme="majorEastAsia" w:hAnsi="Times New Roman" w:cstheme="majorBidi"/>
      <w:b/>
      <w:bCs/>
      <w:color w:val="000000" w:themeColor="tex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link w:val="7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link w:val="8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link w:val="9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B38A4"/>
    <w:rPr>
      <w:rFonts w:ascii="Times New Roman" w:eastAsiaTheme="majorEastAsia" w:hAnsi="Times New Roman" w:cstheme="majorBidi"/>
      <w:b/>
      <w:bCs/>
      <w:color w:val="000000" w:themeColor="text1"/>
      <w:sz w:val="32"/>
      <w:szCs w:val="32"/>
    </w:rPr>
  </w:style>
  <w:style w:type="character" w:customStyle="1" w:styleId="20">
    <w:name w:val="Заголовок 2 Знак"/>
    <w:basedOn w:val="a1"/>
    <w:link w:val="2"/>
    <w:uiPriority w:val="9"/>
    <w:rsid w:val="00DB38A4"/>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1"/>
    <w:link w:val="3"/>
    <w:uiPriority w:val="9"/>
    <w:rsid w:val="00DB38A4"/>
    <w:rPr>
      <w:rFonts w:ascii="Times New Roman" w:eastAsiaTheme="majorEastAsia" w:hAnsi="Times New Roman" w:cstheme="majorBidi"/>
      <w:b/>
      <w:bCs/>
      <w:color w:val="000000" w:themeColor="text1"/>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List Paragraph"/>
    <w:basedOn w:val="a"/>
    <w:uiPriority w:val="34"/>
    <w:qFormat/>
    <w:pPr>
      <w:ind w:left="720"/>
      <w:contextualSpacing/>
    </w:pPr>
  </w:style>
  <w:style w:type="paragraph" w:styleId="a5">
    <w:name w:val="No Spacing"/>
    <w:uiPriority w:val="1"/>
    <w:qFormat/>
    <w:pPr>
      <w:spacing w:after="0"/>
    </w:pPr>
  </w:style>
  <w:style w:type="character" w:customStyle="1" w:styleId="a6">
    <w:name w:val="Заголовок Знак"/>
    <w:basedOn w:val="a1"/>
    <w:link w:val="a7"/>
    <w:rsid w:val="00F611C3"/>
    <w:rPr>
      <w:rFonts w:ascii="Times New Roman" w:eastAsiaTheme="majorEastAsia" w:hAnsi="Times New Roman" w:cstheme="majorBidi"/>
      <w:b/>
      <w:bCs/>
      <w:color w:val="000000" w:themeColor="text1"/>
      <w:sz w:val="28"/>
      <w:szCs w:val="36"/>
    </w:rPr>
  </w:style>
  <w:style w:type="character" w:customStyle="1" w:styleId="a8">
    <w:name w:val="Подзаголовок Знак"/>
    <w:basedOn w:val="a1"/>
    <w:link w:val="a9"/>
    <w:rsid w:val="00DB38A4"/>
    <w:rPr>
      <w:rFonts w:ascii="Times New Roman" w:eastAsiaTheme="majorEastAsia" w:hAnsi="Times New Roman" w:cstheme="majorBidi"/>
      <w:b/>
      <w:bCs/>
      <w:color w:val="000000" w:themeColor="text1"/>
      <w:sz w:val="28"/>
      <w:szCs w:val="30"/>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a">
    <w:name w:val="Intense Quote"/>
    <w:basedOn w:val="a"/>
    <w:next w:val="a"/>
    <w:link w:val="ab"/>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b">
    <w:name w:val="Выделенная цитата Знак"/>
    <w:link w:val="aa"/>
    <w:uiPriority w:val="30"/>
    <w:rPr>
      <w:i/>
    </w:rPr>
  </w:style>
  <w:style w:type="paragraph" w:styleId="ac">
    <w:name w:val="header"/>
    <w:basedOn w:val="a"/>
    <w:link w:val="ad"/>
    <w:uiPriority w:val="99"/>
    <w:unhideWhenUsed/>
    <w:pPr>
      <w:tabs>
        <w:tab w:val="center" w:pos="7143"/>
        <w:tab w:val="right" w:pos="14287"/>
      </w:tabs>
      <w:spacing w:after="0"/>
    </w:pPr>
  </w:style>
  <w:style w:type="character" w:customStyle="1" w:styleId="ad">
    <w:name w:val="Верхний колонтитул Знак"/>
    <w:basedOn w:val="a1"/>
    <w:link w:val="ac"/>
    <w:uiPriority w:val="99"/>
  </w:style>
  <w:style w:type="paragraph" w:styleId="ae">
    <w:name w:val="footer"/>
    <w:basedOn w:val="a"/>
    <w:link w:val="af"/>
    <w:uiPriority w:val="99"/>
    <w:unhideWhenUsed/>
    <w:pPr>
      <w:tabs>
        <w:tab w:val="center" w:pos="7143"/>
        <w:tab w:val="right" w:pos="14287"/>
      </w:tabs>
      <w:spacing w:after="0"/>
    </w:pPr>
  </w:style>
  <w:style w:type="character" w:customStyle="1" w:styleId="FooterChar">
    <w:name w:val="Footer Char"/>
    <w:basedOn w:val="a1"/>
    <w:uiPriority w:val="99"/>
  </w:style>
  <w:style w:type="character" w:customStyle="1" w:styleId="af">
    <w:name w:val="Нижний колонтитул Знак"/>
    <w:link w:val="ae"/>
    <w:uiPriority w:val="99"/>
  </w:style>
  <w:style w:type="table" w:styleId="af0">
    <w:name w:val="Table Grid"/>
    <w:basedOn w:val="a2"/>
    <w:uiPriority w:val="59"/>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2"/>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2"/>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2"/>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2"/>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2"/>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2"/>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2"/>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2"/>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2"/>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2"/>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2"/>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2"/>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2"/>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2"/>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2"/>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2"/>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2"/>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2"/>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2"/>
    <w:uiPriority w:val="59"/>
    <w:pPr>
      <w:spacing w:after="0"/>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2"/>
    <w:uiPriority w:val="5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2"/>
    <w:uiPriority w:val="5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2"/>
    <w:uiPriority w:val="5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2"/>
    <w:uiPriority w:val="5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2"/>
    <w:uiPriority w:val="5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2"/>
    <w:uiPriority w:val="99"/>
    <w:pPr>
      <w:spacing w:after="0"/>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2"/>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2"/>
    <w:uiPriority w:val="99"/>
    <w:pPr>
      <w:spacing w:after="0"/>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2"/>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2"/>
    <w:uiPriority w:val="99"/>
    <w:pPr>
      <w:spacing w:after="0"/>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2"/>
    <w:uiPriority w:val="99"/>
    <w:pPr>
      <w:spacing w:after="0"/>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2"/>
    <w:uiPriority w:val="99"/>
    <w:pPr>
      <w:spacing w:after="0"/>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2"/>
    <w:uiPriority w:val="99"/>
    <w:pPr>
      <w:spacing w:after="0"/>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2"/>
    <w:uiPriority w:val="99"/>
    <w:pPr>
      <w:spacing w:after="0"/>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2"/>
    <w:uiPriority w:val="99"/>
    <w:pPr>
      <w:spacing w:after="0"/>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2"/>
    <w:uiPriority w:val="99"/>
    <w:pPr>
      <w:spacing w:after="0"/>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2"/>
    <w:uiPriority w:val="99"/>
    <w:pPr>
      <w:spacing w:after="0"/>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2"/>
    <w:uiPriority w:val="99"/>
    <w:pPr>
      <w:spacing w:after="0"/>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2"/>
    <w:uiPriority w:val="99"/>
    <w:pPr>
      <w:spacing w:after="0"/>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2"/>
    <w:uiPriority w:val="99"/>
    <w:pPr>
      <w:spacing w:after="0"/>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2"/>
    <w:uiPriority w:val="99"/>
    <w:pPr>
      <w:spacing w:after="0"/>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2"/>
    <w:uiPriority w:val="99"/>
    <w:pPr>
      <w:spacing w:after="0"/>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2"/>
    <w:uiPriority w:val="99"/>
    <w:pPr>
      <w:spacing w:after="0"/>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2"/>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2"/>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2"/>
    <w:uiPriority w:val="99"/>
    <w:pPr>
      <w:spacing w:after="0"/>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2"/>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2"/>
    <w:uiPriority w:val="99"/>
    <w:pPr>
      <w:spacing w:after="0"/>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2"/>
    <w:uiPriority w:val="99"/>
    <w:pPr>
      <w:spacing w:after="0"/>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2"/>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2"/>
    <w:uiPriority w:val="9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2"/>
    <w:uiPriority w:val="9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2"/>
    <w:uiPriority w:val="9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2"/>
    <w:uiPriority w:val="9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2"/>
    <w:uiPriority w:val="9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2"/>
    <w:uiPriority w:val="99"/>
    <w:pPr>
      <w:spacing w:after="0"/>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2"/>
    <w:uiPriority w:val="99"/>
    <w:pPr>
      <w:spacing w:after="0"/>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2"/>
    <w:uiPriority w:val="99"/>
    <w:pPr>
      <w:spacing w:after="0"/>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2"/>
    <w:uiPriority w:val="99"/>
    <w:pPr>
      <w:spacing w:after="0"/>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2"/>
    <w:uiPriority w:val="99"/>
    <w:pPr>
      <w:spacing w:after="0"/>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2"/>
    <w:uiPriority w:val="99"/>
    <w:pPr>
      <w:spacing w:after="0"/>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2"/>
    <w:uiPriority w:val="9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2"/>
    <w:uiPriority w:val="99"/>
    <w:pPr>
      <w:spacing w:after="0"/>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2"/>
    <w:uiPriority w:val="99"/>
    <w:pPr>
      <w:spacing w:after="0"/>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2"/>
    <w:uiPriority w:val="99"/>
    <w:pPr>
      <w:spacing w:after="0"/>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2"/>
    <w:uiPriority w:val="99"/>
    <w:pPr>
      <w:spacing w:after="0"/>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2"/>
    <w:uiPriority w:val="99"/>
    <w:pPr>
      <w:spacing w:after="0"/>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2"/>
    <w:uiPriority w:val="99"/>
    <w:pPr>
      <w:spacing w:after="0"/>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2"/>
    <w:uiPriority w:val="99"/>
    <w:pPr>
      <w:spacing w:after="0"/>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2"/>
    <w:uiPriority w:val="99"/>
    <w:pPr>
      <w:spacing w:after="0"/>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2"/>
    <w:uiPriority w:val="99"/>
    <w:pPr>
      <w:spacing w:after="0"/>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2"/>
    <w:uiPriority w:val="99"/>
    <w:pPr>
      <w:spacing w:after="0"/>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2"/>
    <w:uiPriority w:val="99"/>
    <w:pPr>
      <w:spacing w:after="0"/>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2"/>
    <w:uiPriority w:val="99"/>
    <w:pPr>
      <w:spacing w:after="0"/>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pPr>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2"/>
    <w:uiPriority w:val="99"/>
    <w:pPr>
      <w:spacing w:after="0"/>
    </w:pPr>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2"/>
    <w:uiPriority w:val="99"/>
    <w:pPr>
      <w:spacing w:after="0"/>
    </w:pPr>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2"/>
    <w:uiPriority w:val="99"/>
    <w:pPr>
      <w:spacing w:after="0"/>
    </w:pPr>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2"/>
    <w:uiPriority w:val="99"/>
    <w:pPr>
      <w:spacing w:after="0"/>
    </w:pPr>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2"/>
    <w:uiPriority w:val="99"/>
    <w:pPr>
      <w:spacing w:after="0"/>
    </w:pPr>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2"/>
    <w:uiPriority w:val="99"/>
    <w:pPr>
      <w:spacing w:after="0"/>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2"/>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2"/>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2"/>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2"/>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2"/>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af1">
    <w:name w:val="Текст сноски Знак"/>
    <w:link w:val="af2"/>
    <w:uiPriority w:val="9"/>
    <w:rsid w:val="006D1A3D"/>
    <w:rPr>
      <w:rFonts w:ascii="Times New Roman" w:hAnsi="Times New Roman"/>
    </w:rPr>
  </w:style>
  <w:style w:type="paragraph" w:styleId="af3">
    <w:name w:val="endnote text"/>
    <w:basedOn w:val="a"/>
    <w:link w:val="af4"/>
    <w:uiPriority w:val="99"/>
    <w:semiHidden/>
    <w:unhideWhenUsed/>
    <w:pPr>
      <w:spacing w:after="0"/>
    </w:pPr>
    <w:rPr>
      <w:sz w:val="20"/>
    </w:rPr>
  </w:style>
  <w:style w:type="character" w:customStyle="1" w:styleId="af4">
    <w:name w:val="Текст концевой сноски Знак"/>
    <w:link w:val="af3"/>
    <w:uiPriority w:val="99"/>
    <w:rPr>
      <w:sz w:val="20"/>
    </w:rPr>
  </w:style>
  <w:style w:type="character" w:styleId="af5">
    <w:name w:val="endnote reference"/>
    <w:basedOn w:val="a1"/>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able of figures"/>
    <w:basedOn w:val="a"/>
    <w:next w:val="a"/>
    <w:uiPriority w:val="99"/>
    <w:unhideWhenUsed/>
    <w:pPr>
      <w:spacing w:after="0"/>
    </w:pPr>
  </w:style>
  <w:style w:type="paragraph" w:styleId="a0">
    <w:name w:val="Body Text"/>
    <w:basedOn w:val="a"/>
    <w:qFormat/>
    <w:rsid w:val="009D35A2"/>
    <w:pPr>
      <w:spacing w:before="180" w:after="180" w:line="360" w:lineRule="auto"/>
      <w:ind w:firstLine="709"/>
      <w:jc w:val="both"/>
    </w:pPr>
    <w:rPr>
      <w:rFonts w:ascii="Times New Roman" w:hAnsi="Times New Roman"/>
      <w:sz w:val="28"/>
    </w:rPr>
  </w:style>
  <w:style w:type="paragraph" w:customStyle="1" w:styleId="FirstParagraph">
    <w:name w:val="First Paragraph"/>
    <w:basedOn w:val="a0"/>
    <w:next w:val="a0"/>
    <w:qFormat/>
    <w:rsid w:val="009D35A2"/>
  </w:style>
  <w:style w:type="paragraph" w:customStyle="1" w:styleId="Compact">
    <w:name w:val="Compact"/>
    <w:basedOn w:val="a0"/>
    <w:qFormat/>
    <w:pPr>
      <w:spacing w:before="36" w:after="36"/>
    </w:pPr>
  </w:style>
  <w:style w:type="paragraph" w:styleId="a7">
    <w:name w:val="Title"/>
    <w:basedOn w:val="a"/>
    <w:next w:val="a0"/>
    <w:link w:val="a6"/>
    <w:qFormat/>
    <w:rsid w:val="00F611C3"/>
    <w:pPr>
      <w:keepNext/>
      <w:keepLines/>
      <w:spacing w:before="480" w:after="240" w:line="360" w:lineRule="auto"/>
      <w:jc w:val="center"/>
    </w:pPr>
    <w:rPr>
      <w:rFonts w:ascii="Times New Roman" w:eastAsiaTheme="majorEastAsia" w:hAnsi="Times New Roman" w:cstheme="majorBidi"/>
      <w:b/>
      <w:bCs/>
      <w:color w:val="000000" w:themeColor="text1"/>
      <w:sz w:val="28"/>
      <w:szCs w:val="36"/>
    </w:rPr>
  </w:style>
  <w:style w:type="paragraph" w:styleId="a9">
    <w:name w:val="Subtitle"/>
    <w:basedOn w:val="a7"/>
    <w:next w:val="a0"/>
    <w:link w:val="a8"/>
    <w:qFormat/>
    <w:rsid w:val="00DB38A4"/>
    <w:pPr>
      <w:spacing w:before="240"/>
    </w:pPr>
    <w:rPr>
      <w:szCs w:val="30"/>
    </w:rPr>
  </w:style>
  <w:style w:type="paragraph" w:customStyle="1" w:styleId="Author">
    <w:name w:val="Author"/>
    <w:next w:val="a0"/>
    <w:qFormat/>
    <w:rsid w:val="00DB38A4"/>
    <w:pPr>
      <w:keepNext/>
      <w:keepLines/>
      <w:spacing w:line="360" w:lineRule="auto"/>
      <w:jc w:val="center"/>
    </w:pPr>
    <w:rPr>
      <w:rFonts w:ascii="Times New Roman" w:hAnsi="Times New Roman"/>
      <w:sz w:val="28"/>
    </w:rPr>
  </w:style>
  <w:style w:type="paragraph" w:styleId="af7">
    <w:name w:val="Date"/>
    <w:next w:val="a0"/>
    <w:qFormat/>
    <w:rsid w:val="00DB38A4"/>
    <w:pPr>
      <w:keepNext/>
      <w:keepLines/>
      <w:spacing w:line="360" w:lineRule="auto"/>
      <w:jc w:val="center"/>
    </w:pPr>
    <w:rPr>
      <w:rFonts w:ascii="Times New Roman" w:hAnsi="Times New Roman"/>
      <w:sz w:val="28"/>
    </w:rPr>
  </w:style>
  <w:style w:type="paragraph" w:customStyle="1" w:styleId="Abstract">
    <w:name w:val="Abstract"/>
    <w:basedOn w:val="a"/>
    <w:next w:val="a0"/>
    <w:qFormat/>
    <w:pPr>
      <w:keepNext/>
      <w:keepLines/>
      <w:spacing w:before="300" w:after="300"/>
    </w:pPr>
    <w:rPr>
      <w:sz w:val="20"/>
      <w:szCs w:val="20"/>
    </w:rPr>
  </w:style>
  <w:style w:type="paragraph" w:styleId="af8">
    <w:name w:val="Bibliography"/>
    <w:basedOn w:val="a"/>
    <w:qFormat/>
    <w:pPr>
      <w:spacing w:after="240"/>
    </w:pPr>
  </w:style>
  <w:style w:type="paragraph" w:styleId="af9">
    <w:name w:val="Block Text"/>
    <w:basedOn w:val="a0"/>
    <w:next w:val="a0"/>
    <w:uiPriority w:val="9"/>
    <w:unhideWhenUsed/>
    <w:qFormat/>
    <w:rsid w:val="009D35A2"/>
    <w:pPr>
      <w:spacing w:before="100" w:after="100"/>
    </w:pPr>
  </w:style>
  <w:style w:type="paragraph" w:styleId="af2">
    <w:name w:val="footnote text"/>
    <w:basedOn w:val="a"/>
    <w:link w:val="af1"/>
    <w:uiPriority w:val="9"/>
    <w:unhideWhenUsed/>
    <w:qFormat/>
    <w:rsid w:val="006D1A3D"/>
    <w:pPr>
      <w:jc w:val="both"/>
    </w:pPr>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4" w:space="0" w:color="000000"/>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a">
    <w:name w:val="caption"/>
    <w:basedOn w:val="a"/>
    <w:link w:val="afb"/>
    <w:pPr>
      <w:spacing w:after="120"/>
    </w:pPr>
    <w:rPr>
      <w:i/>
    </w:rPr>
  </w:style>
  <w:style w:type="paragraph" w:customStyle="1" w:styleId="TableCaption">
    <w:name w:val="Table Caption"/>
    <w:basedOn w:val="afa"/>
    <w:pPr>
      <w:keepNext/>
    </w:pPr>
  </w:style>
  <w:style w:type="paragraph" w:customStyle="1" w:styleId="ImageCaption">
    <w:name w:val="Image Caption"/>
    <w:basedOn w:val="afa"/>
  </w:style>
  <w:style w:type="paragraph" w:customStyle="1" w:styleId="Figure">
    <w:name w:val="Figure"/>
    <w:basedOn w:val="a"/>
  </w:style>
  <w:style w:type="paragraph" w:customStyle="1" w:styleId="CaptionedFigure">
    <w:name w:val="Captioned Figure"/>
    <w:basedOn w:val="Figure"/>
    <w:pPr>
      <w:keepNext/>
    </w:pPr>
  </w:style>
  <w:style w:type="character" w:customStyle="1" w:styleId="afb">
    <w:name w:val="Название объекта Знак"/>
    <w:basedOn w:val="a1"/>
    <w:link w:val="afa"/>
  </w:style>
  <w:style w:type="character" w:customStyle="1" w:styleId="VerbatimChar">
    <w:name w:val="Verbatim Char"/>
    <w:basedOn w:val="afb"/>
    <w:link w:val="SourceCode"/>
    <w:rPr>
      <w:rFonts w:ascii="Consolas" w:hAnsi="Consolas"/>
      <w:sz w:val="22"/>
    </w:rPr>
  </w:style>
  <w:style w:type="character" w:customStyle="1" w:styleId="SectionNumber">
    <w:name w:val="Section Number"/>
    <w:basedOn w:val="afb"/>
  </w:style>
  <w:style w:type="character" w:styleId="afc">
    <w:name w:val="footnote reference"/>
    <w:basedOn w:val="afb"/>
    <w:rPr>
      <w:vertAlign w:val="superscript"/>
    </w:rPr>
  </w:style>
  <w:style w:type="character" w:styleId="afd">
    <w:name w:val="Hyperlink"/>
    <w:basedOn w:val="afb"/>
    <w:uiPriority w:val="99"/>
    <w:rPr>
      <w:color w:val="4F81BD" w:themeColor="accent1"/>
    </w:rPr>
  </w:style>
  <w:style w:type="paragraph" w:styleId="afe">
    <w:name w:val="TOC Heading"/>
    <w:basedOn w:val="1"/>
    <w:next w:val="a0"/>
    <w:uiPriority w:val="39"/>
    <w:unhideWhenUsed/>
    <w:qFormat/>
    <w:rsid w:val="006D1A3D"/>
    <w:pPr>
      <w:spacing w:before="240"/>
      <w:outlineLvl w:val="9"/>
    </w:pPr>
  </w:style>
  <w:style w:type="paragraph" w:customStyle="1" w:styleId="SourceCode">
    <w:name w:val="Source Code"/>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customStyle="1" w:styleId="Usual">
    <w:name w:val="Usual"/>
    <w:basedOn w:val="a"/>
    <w:link w:val="Usual0"/>
    <w:qFormat/>
    <w:rsid w:val="007A630F"/>
    <w:pPr>
      <w:spacing w:after="160" w:line="360" w:lineRule="auto"/>
      <w:jc w:val="both"/>
    </w:pPr>
    <w:rPr>
      <w:rFonts w:ascii="Times New Roman" w:hAnsi="Times New Roman"/>
      <w:sz w:val="28"/>
      <w:szCs w:val="22"/>
      <w:lang w:val="ru-RU"/>
    </w:rPr>
  </w:style>
  <w:style w:type="paragraph" w:customStyle="1" w:styleId="13">
    <w:name w:val="Заголовок1"/>
    <w:basedOn w:val="Usual"/>
    <w:link w:val="Title"/>
    <w:qFormat/>
    <w:rsid w:val="007A630F"/>
    <w:pPr>
      <w:spacing w:line="240" w:lineRule="auto"/>
      <w:jc w:val="center"/>
    </w:pPr>
    <w:rPr>
      <w:b/>
      <w:bCs/>
      <w:caps/>
      <w:lang w:eastAsia="ru-RU"/>
    </w:rPr>
  </w:style>
  <w:style w:type="character" w:customStyle="1" w:styleId="Usual0">
    <w:name w:val="Usual Знак"/>
    <w:basedOn w:val="a1"/>
    <w:link w:val="Usual"/>
    <w:rsid w:val="007A630F"/>
    <w:rPr>
      <w:rFonts w:ascii="Times New Roman" w:hAnsi="Times New Roman"/>
      <w:sz w:val="28"/>
      <w:szCs w:val="22"/>
      <w:lang w:val="ru-RU"/>
    </w:rPr>
  </w:style>
  <w:style w:type="character" w:customStyle="1" w:styleId="Title">
    <w:name w:val="Title Знак"/>
    <w:basedOn w:val="Usual0"/>
    <w:link w:val="13"/>
    <w:rsid w:val="007A630F"/>
    <w:rPr>
      <w:rFonts w:ascii="Times New Roman" w:hAnsi="Times New Roman"/>
      <w:b/>
      <w:bCs/>
      <w:caps/>
      <w:sz w:val="28"/>
      <w:szCs w:val="22"/>
      <w:lang w:val="ru-RU" w:eastAsia="ru-RU"/>
    </w:rPr>
  </w:style>
  <w:style w:type="character" w:styleId="aff">
    <w:name w:val="FollowedHyperlink"/>
    <w:basedOn w:val="a1"/>
    <w:uiPriority w:val="99"/>
    <w:semiHidden/>
    <w:unhideWhenUsed/>
    <w:rsid w:val="000B7CEC"/>
    <w:rPr>
      <w:color w:val="800080" w:themeColor="followedHyperlink"/>
      <w:u w:val="single"/>
    </w:rPr>
  </w:style>
  <w:style w:type="paragraph" w:styleId="aff0">
    <w:name w:val="Balloon Text"/>
    <w:basedOn w:val="a"/>
    <w:link w:val="aff1"/>
    <w:uiPriority w:val="99"/>
    <w:semiHidden/>
    <w:unhideWhenUsed/>
    <w:rsid w:val="009F2324"/>
    <w:pPr>
      <w:spacing w:after="0"/>
    </w:pPr>
    <w:rPr>
      <w:rFonts w:ascii="Segoe UI" w:hAnsi="Segoe UI" w:cs="Segoe UI"/>
      <w:sz w:val="18"/>
      <w:szCs w:val="18"/>
    </w:rPr>
  </w:style>
  <w:style w:type="character" w:customStyle="1" w:styleId="aff1">
    <w:name w:val="Текст выноски Знак"/>
    <w:basedOn w:val="a1"/>
    <w:link w:val="aff0"/>
    <w:uiPriority w:val="99"/>
    <w:semiHidden/>
    <w:rsid w:val="009F2324"/>
    <w:rPr>
      <w:rFonts w:ascii="Segoe UI" w:hAnsi="Segoe UI" w:cs="Segoe UI"/>
      <w:sz w:val="18"/>
      <w:szCs w:val="18"/>
    </w:rPr>
  </w:style>
  <w:style w:type="character" w:styleId="aff2">
    <w:name w:val="annotation reference"/>
    <w:basedOn w:val="a1"/>
    <w:uiPriority w:val="99"/>
    <w:semiHidden/>
    <w:unhideWhenUsed/>
    <w:rsid w:val="00DA1734"/>
    <w:rPr>
      <w:sz w:val="16"/>
      <w:szCs w:val="16"/>
    </w:rPr>
  </w:style>
  <w:style w:type="paragraph" w:styleId="aff3">
    <w:name w:val="annotation text"/>
    <w:basedOn w:val="a"/>
    <w:link w:val="aff4"/>
    <w:uiPriority w:val="99"/>
    <w:semiHidden/>
    <w:unhideWhenUsed/>
    <w:rsid w:val="00DA1734"/>
    <w:rPr>
      <w:sz w:val="20"/>
      <w:szCs w:val="20"/>
    </w:rPr>
  </w:style>
  <w:style w:type="character" w:customStyle="1" w:styleId="aff4">
    <w:name w:val="Текст примечания Знак"/>
    <w:basedOn w:val="a1"/>
    <w:link w:val="aff3"/>
    <w:uiPriority w:val="99"/>
    <w:semiHidden/>
    <w:rsid w:val="00DA1734"/>
    <w:rPr>
      <w:sz w:val="20"/>
      <w:szCs w:val="20"/>
    </w:rPr>
  </w:style>
  <w:style w:type="paragraph" w:styleId="aff5">
    <w:name w:val="annotation subject"/>
    <w:basedOn w:val="aff3"/>
    <w:next w:val="aff3"/>
    <w:link w:val="aff6"/>
    <w:uiPriority w:val="99"/>
    <w:semiHidden/>
    <w:unhideWhenUsed/>
    <w:rsid w:val="00DA1734"/>
    <w:rPr>
      <w:b/>
      <w:bCs/>
    </w:rPr>
  </w:style>
  <w:style w:type="character" w:customStyle="1" w:styleId="aff6">
    <w:name w:val="Тема примечания Знак"/>
    <w:basedOn w:val="aff4"/>
    <w:link w:val="aff5"/>
    <w:uiPriority w:val="99"/>
    <w:semiHidden/>
    <w:rsid w:val="00DA1734"/>
    <w:rPr>
      <w:b/>
      <w:bCs/>
      <w:sz w:val="20"/>
      <w:szCs w:val="20"/>
    </w:rPr>
  </w:style>
  <w:style w:type="paragraph" w:styleId="aff7">
    <w:name w:val="Revision"/>
    <w:hidden/>
    <w:uiPriority w:val="99"/>
    <w:semiHidden/>
    <w:rsid w:val="006D3EF5"/>
    <w:pPr>
      <w:spacing w:after="0"/>
    </w:pPr>
  </w:style>
  <w:style w:type="character" w:styleId="aff8">
    <w:name w:val="Placeholder Text"/>
    <w:basedOn w:val="a1"/>
    <w:uiPriority w:val="99"/>
    <w:semiHidden/>
    <w:rsid w:val="005860B8"/>
    <w:rPr>
      <w:color w:val="808080"/>
    </w:rPr>
  </w:style>
  <w:style w:type="paragraph" w:customStyle="1" w:styleId="msonormal0">
    <w:name w:val="msonormal"/>
    <w:basedOn w:val="a"/>
    <w:rsid w:val="00BD40C0"/>
    <w:pPr>
      <w:spacing w:before="100" w:beforeAutospacing="1" w:after="100" w:afterAutospacing="1"/>
    </w:pPr>
    <w:rPr>
      <w:rFonts w:ascii="Times New Roman" w:eastAsia="Times New Roman" w:hAnsi="Times New Roman" w:cs="Times New Roman"/>
      <w:lang w:val="ru-RU" w:eastAsia="ru-RU"/>
    </w:rPr>
  </w:style>
  <w:style w:type="paragraph" w:customStyle="1" w:styleId="xl65">
    <w:name w:val="xl65"/>
    <w:basedOn w:val="a"/>
    <w:rsid w:val="00BD40C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b/>
      <w:bCs/>
      <w:lang w:val="ru-RU" w:eastAsia="ru-RU"/>
    </w:rPr>
  </w:style>
  <w:style w:type="character" w:styleId="aff9">
    <w:name w:val="Unresolved Mention"/>
    <w:basedOn w:val="a1"/>
    <w:uiPriority w:val="99"/>
    <w:semiHidden/>
    <w:unhideWhenUsed/>
    <w:rsid w:val="00A82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736014">
      <w:bodyDiv w:val="1"/>
      <w:marLeft w:val="0"/>
      <w:marRight w:val="0"/>
      <w:marTop w:val="0"/>
      <w:marBottom w:val="0"/>
      <w:divBdr>
        <w:top w:val="none" w:sz="0" w:space="0" w:color="auto"/>
        <w:left w:val="none" w:sz="0" w:space="0" w:color="auto"/>
        <w:bottom w:val="none" w:sz="0" w:space="0" w:color="auto"/>
        <w:right w:val="none" w:sz="0" w:space="0" w:color="auto"/>
      </w:divBdr>
    </w:div>
    <w:div w:id="474680980">
      <w:bodyDiv w:val="1"/>
      <w:marLeft w:val="0"/>
      <w:marRight w:val="0"/>
      <w:marTop w:val="0"/>
      <w:marBottom w:val="0"/>
      <w:divBdr>
        <w:top w:val="none" w:sz="0" w:space="0" w:color="auto"/>
        <w:left w:val="none" w:sz="0" w:space="0" w:color="auto"/>
        <w:bottom w:val="none" w:sz="0" w:space="0" w:color="auto"/>
        <w:right w:val="none" w:sz="0" w:space="0" w:color="auto"/>
      </w:divBdr>
    </w:div>
    <w:div w:id="1344821897">
      <w:bodyDiv w:val="1"/>
      <w:marLeft w:val="0"/>
      <w:marRight w:val="0"/>
      <w:marTop w:val="0"/>
      <w:marBottom w:val="0"/>
      <w:divBdr>
        <w:top w:val="none" w:sz="0" w:space="0" w:color="auto"/>
        <w:left w:val="none" w:sz="0" w:space="0" w:color="auto"/>
        <w:bottom w:val="none" w:sz="0" w:space="0" w:color="auto"/>
        <w:right w:val="none" w:sz="0" w:space="0" w:color="auto"/>
      </w:divBdr>
    </w:div>
    <w:div w:id="1363895209">
      <w:bodyDiv w:val="1"/>
      <w:marLeft w:val="0"/>
      <w:marRight w:val="0"/>
      <w:marTop w:val="0"/>
      <w:marBottom w:val="0"/>
      <w:divBdr>
        <w:top w:val="none" w:sz="0" w:space="0" w:color="auto"/>
        <w:left w:val="none" w:sz="0" w:space="0" w:color="auto"/>
        <w:bottom w:val="none" w:sz="0" w:space="0" w:color="auto"/>
        <w:right w:val="none" w:sz="0" w:space="0" w:color="auto"/>
      </w:divBdr>
    </w:div>
    <w:div w:id="150897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ED47-9571-4FAA-B0B2-CCAC9070C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TotalTime>
  <Pages>97</Pages>
  <Words>50717</Words>
  <Characters>289089</Characters>
  <Application>Microsoft Office Word</Application>
  <DocSecurity>0</DocSecurity>
  <Lines>2409</Lines>
  <Paragraphs>678</Paragraphs>
  <ScaleCrop>false</ScaleCrop>
  <HeadingPairs>
    <vt:vector size="2" baseType="variant">
      <vt:variant>
        <vt:lpstr>Название</vt:lpstr>
      </vt:variant>
      <vt:variant>
        <vt:i4>1</vt:i4>
      </vt:variant>
    </vt:vector>
  </HeadingPairs>
  <TitlesOfParts>
    <vt:vector size="1" baseType="lpstr">
      <vt:lpstr>Предсказание антигенов по последовательностям белка</vt:lpstr>
    </vt:vector>
  </TitlesOfParts>
  <Company/>
  <LinksUpToDate>false</LinksUpToDate>
  <CharactersWithSpaces>339128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Предсказание антигенов по последовательностям белка</dc:title>
  <dc:creator>Смирнов Антон Сергеевич</dc:creator>
  <cp:keywords/>
  <cp:lastModifiedBy>Антон Смирнов</cp:lastModifiedBy>
  <cp:revision>144</cp:revision>
  <dcterms:created xsi:type="dcterms:W3CDTF">2023-04-14T08:16:00Z</dcterms:created>
  <dcterms:modified xsi:type="dcterms:W3CDTF">2023-05-25T22:16:00Z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gost-num-appear.csl</vt:lpwstr>
  </property>
  <property fmtid="{D5CDD505-2E9C-101B-9397-08002B2CF9AE}" pid="9" name="date">
    <vt:lpwstr>Apr 11, 2023</vt:lpwstr>
  </property>
  <property fmtid="{D5CDD505-2E9C-101B-9397-08002B2CF9AE}" pid="10" name="date-format">
    <vt:lpwstr>MMM D, YYYY</vt:lpwstr>
  </property>
  <property fmtid="{D5CDD505-2E9C-101B-9397-08002B2CF9AE}" pid="11" name="editor">
    <vt:lpwstr>visual</vt:lpwstr>
  </property>
  <property fmtid="{D5CDD505-2E9C-101B-9397-08002B2CF9AE}" pid="12" name="fontsize">
    <vt:lpwstr>14pt</vt:lpwstr>
  </property>
  <property fmtid="{D5CDD505-2E9C-101B-9397-08002B2CF9AE}" pid="13" name="geometry">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nestretch">
    <vt:lpwstr>1.5</vt:lpwstr>
  </property>
  <property fmtid="{D5CDD505-2E9C-101B-9397-08002B2CF9AE}" pid="19" name="mainfont">
    <vt:lpwstr>Times New Roman</vt:lpwstr>
  </property>
  <property fmtid="{D5CDD505-2E9C-101B-9397-08002B2CF9AE}" pid="20" name="monofont">
    <vt:lpwstr>Times New Roman</vt:lpwstr>
  </property>
  <property fmtid="{D5CDD505-2E9C-101B-9397-08002B2CF9AE}" pid="21" name="sansfont">
    <vt:lpwstr>Times New Roman</vt:lpwstr>
  </property>
  <property fmtid="{D5CDD505-2E9C-101B-9397-08002B2CF9AE}" pid="22" name="toc-title">
    <vt:lpwstr>Оглавление</vt:lpwstr>
  </property>
  <property fmtid="{D5CDD505-2E9C-101B-9397-08002B2CF9AE}" pid="23" name="ZOTERO_PREF_1">
    <vt:lpwstr>&lt;data data-version="3" zotero-version="6.0.26"&gt;&lt;session id="SCdTCeVT"/&gt;&lt;style id="http://www.zotero.org/styles/russian-gost-r-7011-2011-numeric-citations-with-appear-sorting" locale="ru-RU" hasBibliography="1" bibliographyStyleHasBeenSet="1"/&gt;&lt;prefs&gt;&lt;pref</vt:lpwstr>
  </property>
  <property fmtid="{D5CDD505-2E9C-101B-9397-08002B2CF9AE}" pid="24" name="ZOTERO_PREF_2">
    <vt:lpwstr> name="fieldType" value="Field"/&gt;&lt;/prefs&gt;&lt;/data&gt;</vt:lpwstr>
  </property>
</Properties>
</file>