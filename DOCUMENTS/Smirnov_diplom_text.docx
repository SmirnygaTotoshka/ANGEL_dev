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D1BD8" w14:textId="21DCB690" w:rsidR="007A630F" w:rsidRDefault="007A630F" w:rsidP="007A630F">
      <w:pPr>
        <w:pStyle w:val="Usual"/>
        <w:spacing w:line="240" w:lineRule="auto"/>
        <w:jc w:val="center"/>
        <w:rPr>
          <w:sz w:val="24"/>
          <w:szCs w:val="20"/>
          <w:lang w:eastAsia="ru-RU"/>
        </w:rPr>
      </w:pPr>
      <w:r w:rsidRPr="007C4FBC">
        <w:rPr>
          <w:sz w:val="24"/>
          <w:szCs w:val="20"/>
          <w:lang w:eastAsia="ru-RU"/>
        </w:rPr>
        <w:t xml:space="preserve">Федеральное государственное </w:t>
      </w:r>
      <w:r>
        <w:rPr>
          <w:sz w:val="24"/>
          <w:szCs w:val="20"/>
          <w:lang w:eastAsia="ru-RU"/>
        </w:rPr>
        <w:t>автономное</w:t>
      </w:r>
      <w:r w:rsidRPr="007C4FBC">
        <w:rPr>
          <w:sz w:val="24"/>
          <w:szCs w:val="20"/>
          <w:lang w:eastAsia="ru-RU"/>
        </w:rPr>
        <w:t xml:space="preserve"> образовательное учреждение </w:t>
      </w:r>
      <w:r>
        <w:rPr>
          <w:sz w:val="24"/>
          <w:szCs w:val="20"/>
          <w:lang w:eastAsia="ru-RU"/>
        </w:rPr>
        <w:br/>
      </w:r>
      <w:r w:rsidRPr="007C4FBC">
        <w:rPr>
          <w:sz w:val="24"/>
          <w:szCs w:val="20"/>
          <w:lang w:eastAsia="ru-RU"/>
        </w:rPr>
        <w:t>высшего образования</w:t>
      </w:r>
      <w:r>
        <w:rPr>
          <w:sz w:val="24"/>
          <w:szCs w:val="20"/>
          <w:lang w:eastAsia="ru-RU"/>
        </w:rPr>
        <w:t xml:space="preserve"> </w:t>
      </w:r>
      <w:r>
        <w:rPr>
          <w:sz w:val="24"/>
          <w:szCs w:val="20"/>
          <w:lang w:eastAsia="ru-RU"/>
        </w:rPr>
        <w:br/>
      </w:r>
      <w:r w:rsidRPr="007C4FBC">
        <w:rPr>
          <w:sz w:val="24"/>
          <w:szCs w:val="20"/>
          <w:lang w:eastAsia="ru-RU"/>
        </w:rPr>
        <w:t>«Российский национальный исследовательский медицинский университет имени Н.И. Пирогова»</w:t>
      </w:r>
      <w:r>
        <w:rPr>
          <w:sz w:val="24"/>
          <w:szCs w:val="20"/>
          <w:lang w:eastAsia="ru-RU"/>
        </w:rPr>
        <w:t xml:space="preserve"> </w:t>
      </w:r>
      <w:r>
        <w:rPr>
          <w:sz w:val="24"/>
          <w:szCs w:val="20"/>
          <w:lang w:eastAsia="ru-RU"/>
        </w:rPr>
        <w:br/>
      </w:r>
      <w:r w:rsidRPr="007C4FBC">
        <w:rPr>
          <w:sz w:val="24"/>
          <w:szCs w:val="20"/>
          <w:lang w:eastAsia="ru-RU"/>
        </w:rPr>
        <w:t>Министерства здравоохранения Российской Федерации</w:t>
      </w:r>
      <w:r>
        <w:rPr>
          <w:sz w:val="24"/>
          <w:szCs w:val="20"/>
          <w:lang w:eastAsia="ru-RU"/>
        </w:rPr>
        <w:t xml:space="preserve"> </w:t>
      </w:r>
      <w:r>
        <w:rPr>
          <w:sz w:val="24"/>
          <w:szCs w:val="20"/>
          <w:lang w:eastAsia="ru-RU"/>
        </w:rPr>
        <w:br/>
      </w:r>
      <w:r w:rsidRPr="007C4FBC">
        <w:rPr>
          <w:sz w:val="24"/>
          <w:szCs w:val="20"/>
          <w:lang w:eastAsia="ru-RU"/>
        </w:rPr>
        <w:t>(ФГБОУ ВО РНИМУ им. Н.И. Пирогова Минздрава России)</w:t>
      </w:r>
    </w:p>
    <w:p w14:paraId="1791E225" w14:textId="77777777" w:rsidR="007A630F" w:rsidRDefault="007A630F" w:rsidP="007A630F">
      <w:pPr>
        <w:pStyle w:val="Usual"/>
        <w:spacing w:line="240" w:lineRule="auto"/>
        <w:jc w:val="center"/>
        <w:rPr>
          <w:sz w:val="24"/>
          <w:szCs w:val="20"/>
          <w:lang w:eastAsia="ru-RU"/>
        </w:rPr>
      </w:pPr>
    </w:p>
    <w:p w14:paraId="529D7385" w14:textId="10BDB3C1" w:rsidR="007A630F" w:rsidRDefault="007A630F" w:rsidP="007A630F">
      <w:pPr>
        <w:pStyle w:val="Usual"/>
        <w:spacing w:line="240" w:lineRule="auto"/>
        <w:jc w:val="center"/>
        <w:rPr>
          <w:u w:val="single"/>
          <w:lang w:eastAsia="ru-RU"/>
        </w:rPr>
      </w:pPr>
      <w:r w:rsidRPr="007C4FBC">
        <w:rPr>
          <w:u w:val="single"/>
          <w:lang w:eastAsia="ru-RU"/>
        </w:rPr>
        <w:t>Медико-биологический факультет</w:t>
      </w:r>
      <w:r>
        <w:rPr>
          <w:u w:val="single"/>
          <w:lang w:eastAsia="ru-RU"/>
        </w:rPr>
        <w:br/>
      </w:r>
      <w:r w:rsidRPr="007C4FBC">
        <w:rPr>
          <w:sz w:val="24"/>
          <w:szCs w:val="20"/>
          <w:u w:val="single"/>
          <w:lang w:eastAsia="ru-RU"/>
        </w:rPr>
        <w:t>Кафедра медицинской кибернетики и информатики</w:t>
      </w:r>
      <w:r w:rsidR="00AB2F85">
        <w:rPr>
          <w:sz w:val="24"/>
          <w:szCs w:val="20"/>
          <w:u w:val="single"/>
          <w:lang w:eastAsia="ru-RU"/>
        </w:rPr>
        <w:t xml:space="preserve"> им. С.А. </w:t>
      </w:r>
      <w:proofErr w:type="spellStart"/>
      <w:r w:rsidR="00AB2F85">
        <w:rPr>
          <w:sz w:val="24"/>
          <w:szCs w:val="20"/>
          <w:u w:val="single"/>
          <w:lang w:eastAsia="ru-RU"/>
        </w:rPr>
        <w:t>Гаспаряна</w:t>
      </w:r>
      <w:proofErr w:type="spellEnd"/>
    </w:p>
    <w:p w14:paraId="7D658A22" w14:textId="77777777" w:rsidR="007A630F" w:rsidRDefault="007A630F" w:rsidP="007A630F">
      <w:pPr>
        <w:pStyle w:val="Usual"/>
        <w:spacing w:line="240" w:lineRule="auto"/>
        <w:jc w:val="center"/>
        <w:rPr>
          <w:u w:val="single"/>
          <w:lang w:eastAsia="ru-RU"/>
        </w:rPr>
      </w:pPr>
    </w:p>
    <w:p w14:paraId="3B712BDE" w14:textId="77777777" w:rsidR="007A630F" w:rsidRDefault="007A630F" w:rsidP="007A630F">
      <w:pPr>
        <w:pStyle w:val="Usual"/>
        <w:spacing w:line="240" w:lineRule="auto"/>
        <w:jc w:val="center"/>
        <w:rPr>
          <w:sz w:val="24"/>
          <w:szCs w:val="20"/>
          <w:u w:val="single"/>
          <w:lang w:eastAsia="ru-RU"/>
        </w:rPr>
      </w:pPr>
      <w:r>
        <w:rPr>
          <w:sz w:val="24"/>
          <w:szCs w:val="20"/>
          <w:u w:val="single"/>
          <w:lang w:eastAsia="ru-RU"/>
        </w:rPr>
        <w:t>Дипломная работа</w:t>
      </w:r>
      <w:r>
        <w:rPr>
          <w:sz w:val="24"/>
          <w:szCs w:val="20"/>
          <w:u w:val="single"/>
          <w:lang w:eastAsia="ru-RU"/>
        </w:rPr>
        <w:br/>
        <w:t>по специальности 30.05.03 «Медицинская кибернетика»</w:t>
      </w:r>
    </w:p>
    <w:p w14:paraId="7FACC4AD" w14:textId="77777777" w:rsidR="007A630F" w:rsidRDefault="007A630F" w:rsidP="007A630F">
      <w:pPr>
        <w:pStyle w:val="Usual"/>
        <w:spacing w:line="240" w:lineRule="auto"/>
        <w:jc w:val="center"/>
        <w:rPr>
          <w:sz w:val="24"/>
          <w:szCs w:val="20"/>
          <w:u w:val="single"/>
          <w:lang w:eastAsia="ru-RU"/>
        </w:rPr>
      </w:pPr>
    </w:p>
    <w:p w14:paraId="220229AB" w14:textId="77777777" w:rsidR="007A630F" w:rsidRDefault="007A630F" w:rsidP="007A630F">
      <w:pPr>
        <w:pStyle w:val="Usual"/>
        <w:spacing w:line="240" w:lineRule="auto"/>
        <w:jc w:val="center"/>
        <w:rPr>
          <w:lang w:eastAsia="ru-RU"/>
        </w:rPr>
      </w:pPr>
      <w:r>
        <w:rPr>
          <w:lang w:eastAsia="ru-RU"/>
        </w:rPr>
        <w:t>Смирнов Антон Сергеевич</w:t>
      </w:r>
    </w:p>
    <w:p w14:paraId="727A221B" w14:textId="77777777" w:rsidR="000D0CED" w:rsidRDefault="007A630F" w:rsidP="007A630F">
      <w:pPr>
        <w:pStyle w:val="13"/>
      </w:pPr>
      <w:r w:rsidRPr="00BE191A">
        <w:rPr>
          <w:rStyle w:val="Usual0"/>
        </w:rPr>
        <w:t>Т</w:t>
      </w:r>
      <w:r w:rsidRPr="00BE191A">
        <w:rPr>
          <w:rStyle w:val="Usual0"/>
          <w:caps w:val="0"/>
        </w:rPr>
        <w:t>ема</w:t>
      </w:r>
      <w:r w:rsidRPr="007C4FBC">
        <w:t>:</w:t>
      </w:r>
      <w:r w:rsidRPr="007A630F">
        <w:t xml:space="preserve"> Предсказание антигенов по </w:t>
      </w:r>
    </w:p>
    <w:p w14:paraId="480552AC" w14:textId="201C2312" w:rsidR="007A630F" w:rsidRPr="007C4FBC" w:rsidRDefault="007A630F" w:rsidP="007A630F">
      <w:pPr>
        <w:pStyle w:val="13"/>
      </w:pPr>
      <w:r w:rsidRPr="007A630F">
        <w:t>последовательностям белка</w:t>
      </w:r>
    </w:p>
    <w:p w14:paraId="0F416A40" w14:textId="77777777" w:rsidR="007A630F" w:rsidRDefault="007A630F" w:rsidP="007A630F">
      <w:pPr>
        <w:pStyle w:val="Usual"/>
        <w:ind w:firstLine="709"/>
      </w:pPr>
    </w:p>
    <w:p w14:paraId="5B95E3F4" w14:textId="77777777" w:rsidR="007A630F" w:rsidRDefault="007A630F" w:rsidP="007A630F">
      <w:pPr>
        <w:pStyle w:val="Usual"/>
        <w:ind w:firstLine="709"/>
      </w:pPr>
    </w:p>
    <w:p w14:paraId="2056E527" w14:textId="77777777" w:rsidR="007A630F" w:rsidRDefault="007A630F" w:rsidP="007A630F">
      <w:pPr>
        <w:pStyle w:val="Usual"/>
        <w:ind w:firstLine="709"/>
      </w:pPr>
    </w:p>
    <w:p w14:paraId="40A1D705" w14:textId="77777777" w:rsidR="007A630F" w:rsidRDefault="007A630F" w:rsidP="007A630F">
      <w:pPr>
        <w:pStyle w:val="Usual"/>
        <w:ind w:firstLine="709"/>
      </w:pPr>
    </w:p>
    <w:p w14:paraId="1BC2AA18" w14:textId="77777777" w:rsidR="007A630F" w:rsidRDefault="007A630F" w:rsidP="007A630F">
      <w:pPr>
        <w:pStyle w:val="Usual"/>
        <w:ind w:firstLine="709"/>
      </w:pPr>
    </w:p>
    <w:p w14:paraId="160414F1" w14:textId="77777777" w:rsidR="007A630F" w:rsidRDefault="007A630F" w:rsidP="007A630F">
      <w:pPr>
        <w:pStyle w:val="Usual"/>
        <w:spacing w:line="240" w:lineRule="auto"/>
        <w:ind w:firstLine="709"/>
        <w:jc w:val="right"/>
      </w:pPr>
      <w:r>
        <w:rPr>
          <w:b/>
          <w:bCs/>
        </w:rPr>
        <w:t>Работа выполнена:</w:t>
      </w:r>
      <w:r>
        <w:rPr>
          <w:b/>
          <w:bCs/>
        </w:rPr>
        <w:br/>
      </w:r>
      <w:r>
        <w:t>на кафедре биоинформатики МБФ</w:t>
      </w:r>
      <w:r>
        <w:br/>
        <w:t xml:space="preserve">ФГАОУ ВО РНИМУ </w:t>
      </w:r>
      <w:r>
        <w:br/>
        <w:t>им. Н.И. Пирогова</w:t>
      </w:r>
    </w:p>
    <w:p w14:paraId="35A41A33" w14:textId="77777777" w:rsidR="007A630F" w:rsidRDefault="007A630F" w:rsidP="007A630F">
      <w:pPr>
        <w:pStyle w:val="Usual"/>
        <w:spacing w:line="240" w:lineRule="auto"/>
        <w:ind w:firstLine="709"/>
        <w:jc w:val="right"/>
      </w:pPr>
      <w:r>
        <w:rPr>
          <w:b/>
          <w:bCs/>
        </w:rPr>
        <w:t>Научный руководитель:</w:t>
      </w:r>
      <w:r>
        <w:rPr>
          <w:b/>
          <w:bCs/>
        </w:rPr>
        <w:br/>
      </w:r>
      <w:r>
        <w:t>Лагунин А.А., д.б.н., профессор РАН,</w:t>
      </w:r>
      <w:r>
        <w:br/>
        <w:t>зав. кафедрой биоинформатики МБФ</w:t>
      </w:r>
    </w:p>
    <w:p w14:paraId="738DD64A" w14:textId="77777777" w:rsidR="007A630F" w:rsidRDefault="007A630F" w:rsidP="007A630F">
      <w:pPr>
        <w:pStyle w:val="Usual"/>
        <w:spacing w:line="240" w:lineRule="auto"/>
        <w:ind w:firstLine="709"/>
        <w:jc w:val="center"/>
      </w:pPr>
    </w:p>
    <w:p w14:paraId="2362C4D4" w14:textId="77777777" w:rsidR="007A630F" w:rsidRDefault="007A630F" w:rsidP="007A630F">
      <w:pPr>
        <w:pStyle w:val="Usual"/>
        <w:spacing w:line="240" w:lineRule="auto"/>
        <w:ind w:firstLine="709"/>
        <w:jc w:val="center"/>
      </w:pPr>
    </w:p>
    <w:p w14:paraId="1F25BAE1" w14:textId="77777777" w:rsidR="007A630F" w:rsidRDefault="007A630F" w:rsidP="007A630F">
      <w:pPr>
        <w:pStyle w:val="Usual"/>
        <w:spacing w:line="240" w:lineRule="auto"/>
        <w:ind w:firstLine="709"/>
        <w:jc w:val="center"/>
      </w:pPr>
    </w:p>
    <w:p w14:paraId="057F169E" w14:textId="77777777" w:rsidR="007A630F" w:rsidRDefault="007A630F" w:rsidP="007A630F">
      <w:pPr>
        <w:pStyle w:val="Usual"/>
        <w:spacing w:line="240" w:lineRule="auto"/>
        <w:ind w:firstLine="709"/>
        <w:jc w:val="center"/>
      </w:pPr>
    </w:p>
    <w:p w14:paraId="584B63B8" w14:textId="77777777" w:rsidR="007A630F" w:rsidRDefault="007A630F" w:rsidP="007A630F">
      <w:pPr>
        <w:pStyle w:val="Usual"/>
        <w:spacing w:line="240" w:lineRule="auto"/>
        <w:ind w:firstLine="709"/>
        <w:jc w:val="center"/>
      </w:pPr>
      <w:r>
        <w:t>Москва, 2023 г.</w:t>
      </w:r>
    </w:p>
    <w:p w14:paraId="03244EE2" w14:textId="77777777" w:rsidR="007C25CE" w:rsidRDefault="007C25CE" w:rsidP="007C25CE">
      <w:pPr>
        <w:rPr>
          <w:b/>
          <w:bCs/>
        </w:rPr>
      </w:pPr>
    </w:p>
    <w:sdt>
      <w:sdtPr>
        <w:rPr>
          <w:rFonts w:ascii="Times New Roman" w:hAnsi="Times New Roman" w:cs="Times New Roman"/>
          <w:b/>
          <w:bCs/>
          <w:sz w:val="28"/>
          <w:szCs w:val="28"/>
        </w:rPr>
        <w:id w:val="-1559011047"/>
        <w:docPartObj>
          <w:docPartGallery w:val="Table of Contents"/>
          <w:docPartUnique/>
        </w:docPartObj>
      </w:sdtPr>
      <w:sdtEndPr>
        <w:rPr>
          <w:rFonts w:asciiTheme="minorHAnsi" w:hAnsiTheme="minorHAnsi" w:cstheme="minorBidi"/>
          <w:b w:val="0"/>
          <w:bCs w:val="0"/>
          <w:sz w:val="24"/>
          <w:szCs w:val="24"/>
        </w:rPr>
      </w:sdtEndPr>
      <w:sdtContent>
        <w:p w14:paraId="3DFAACC2" w14:textId="6AA2D077" w:rsidR="005C4AD5" w:rsidRPr="00C01E44" w:rsidRDefault="00BF5734" w:rsidP="00C01E44">
          <w:pPr>
            <w:jc w:val="center"/>
            <w:rPr>
              <w:rFonts w:ascii="Times New Roman" w:hAnsi="Times New Roman" w:cs="Times New Roman"/>
              <w:b/>
              <w:bCs/>
              <w:sz w:val="28"/>
              <w:szCs w:val="28"/>
            </w:rPr>
          </w:pPr>
          <w:proofErr w:type="spellStart"/>
          <w:r w:rsidRPr="00C01E44">
            <w:rPr>
              <w:rFonts w:ascii="Times New Roman" w:hAnsi="Times New Roman" w:cs="Times New Roman"/>
              <w:b/>
              <w:bCs/>
              <w:sz w:val="28"/>
              <w:szCs w:val="28"/>
            </w:rPr>
            <w:t>Оглавление</w:t>
          </w:r>
          <w:proofErr w:type="spellEnd"/>
        </w:p>
        <w:p w14:paraId="09B0E50F" w14:textId="4AA44031" w:rsidR="000A5874" w:rsidRDefault="00BF5734">
          <w:pPr>
            <w:pStyle w:val="12"/>
            <w:tabs>
              <w:tab w:val="right" w:leader="dot" w:pos="9345"/>
            </w:tabs>
            <w:rPr>
              <w:ins w:id="0" w:author="Антон Смирнов" w:date="2023-05-29T02:27:00Z"/>
              <w:rFonts w:eastAsiaTheme="minorEastAsia"/>
              <w:noProof/>
              <w:sz w:val="22"/>
              <w:szCs w:val="22"/>
              <w:lang w:val="ru-RU" w:eastAsia="ru-RU"/>
            </w:rPr>
          </w:pPr>
          <w:r w:rsidRPr="00C01E44">
            <w:rPr>
              <w:rFonts w:ascii="Times New Roman" w:hAnsi="Times New Roman" w:cs="Times New Roman"/>
              <w:sz w:val="28"/>
              <w:szCs w:val="28"/>
            </w:rPr>
            <w:fldChar w:fldCharType="begin"/>
          </w:r>
          <w:r w:rsidRPr="00C01E44">
            <w:rPr>
              <w:rFonts w:ascii="Times New Roman" w:hAnsi="Times New Roman" w:cs="Times New Roman"/>
              <w:sz w:val="28"/>
              <w:szCs w:val="28"/>
            </w:rPr>
            <w:instrText>TOC \o "1-3" \h \z \u</w:instrText>
          </w:r>
          <w:r w:rsidRPr="00C01E44">
            <w:rPr>
              <w:rFonts w:ascii="Times New Roman" w:hAnsi="Times New Roman" w:cs="Times New Roman"/>
              <w:sz w:val="28"/>
              <w:szCs w:val="28"/>
            </w:rPr>
            <w:fldChar w:fldCharType="separate"/>
          </w:r>
          <w:ins w:id="1" w:author="Антон Смирнов" w:date="2023-05-29T02:27:00Z">
            <w:r w:rsidR="000A5874" w:rsidRPr="002D7A70">
              <w:rPr>
                <w:rStyle w:val="afd"/>
                <w:noProof/>
              </w:rPr>
              <w:fldChar w:fldCharType="begin"/>
            </w:r>
            <w:r w:rsidR="000A5874" w:rsidRPr="002D7A70">
              <w:rPr>
                <w:rStyle w:val="afd"/>
                <w:noProof/>
              </w:rPr>
              <w:instrText xml:space="preserve"> </w:instrText>
            </w:r>
            <w:r w:rsidR="000A5874">
              <w:rPr>
                <w:noProof/>
              </w:rPr>
              <w:instrText>HYPERLINK \l "_Toc136219684"</w:instrText>
            </w:r>
            <w:r w:rsidR="000A5874" w:rsidRPr="002D7A70">
              <w:rPr>
                <w:rStyle w:val="afd"/>
                <w:noProof/>
              </w:rPr>
              <w:instrText xml:space="preserve"> </w:instrText>
            </w:r>
            <w:r w:rsidR="000A5874" w:rsidRPr="002D7A70">
              <w:rPr>
                <w:rStyle w:val="afd"/>
                <w:noProof/>
              </w:rPr>
            </w:r>
            <w:r w:rsidR="000A5874" w:rsidRPr="002D7A70">
              <w:rPr>
                <w:rStyle w:val="afd"/>
                <w:noProof/>
              </w:rPr>
              <w:fldChar w:fldCharType="separate"/>
            </w:r>
            <w:r w:rsidR="000A5874" w:rsidRPr="002D7A70">
              <w:rPr>
                <w:rStyle w:val="afd"/>
                <w:noProof/>
                <w:lang w:val="ru-RU"/>
              </w:rPr>
              <w:t>Список</w:t>
            </w:r>
            <w:r w:rsidR="000A5874" w:rsidRPr="002D7A70">
              <w:rPr>
                <w:rStyle w:val="afd"/>
                <w:noProof/>
              </w:rPr>
              <w:t xml:space="preserve"> </w:t>
            </w:r>
            <w:r w:rsidR="000A5874" w:rsidRPr="002D7A70">
              <w:rPr>
                <w:rStyle w:val="afd"/>
                <w:noProof/>
                <w:lang w:val="ru-RU"/>
              </w:rPr>
              <w:t>сокращений</w:t>
            </w:r>
            <w:r w:rsidR="000A5874">
              <w:rPr>
                <w:noProof/>
                <w:webHidden/>
              </w:rPr>
              <w:tab/>
            </w:r>
            <w:r w:rsidR="000A5874">
              <w:rPr>
                <w:noProof/>
                <w:webHidden/>
              </w:rPr>
              <w:fldChar w:fldCharType="begin"/>
            </w:r>
            <w:r w:rsidR="000A5874">
              <w:rPr>
                <w:noProof/>
                <w:webHidden/>
              </w:rPr>
              <w:instrText xml:space="preserve"> PAGEREF _Toc136219684 \h </w:instrText>
            </w:r>
            <w:r w:rsidR="000A5874">
              <w:rPr>
                <w:noProof/>
                <w:webHidden/>
              </w:rPr>
            </w:r>
          </w:ins>
          <w:r w:rsidR="000A5874">
            <w:rPr>
              <w:noProof/>
              <w:webHidden/>
            </w:rPr>
            <w:fldChar w:fldCharType="separate"/>
          </w:r>
          <w:ins w:id="2" w:author="Антон Смирнов" w:date="2023-05-29T02:27:00Z">
            <w:r w:rsidR="000A5874">
              <w:rPr>
                <w:noProof/>
                <w:webHidden/>
              </w:rPr>
              <w:t>3</w:t>
            </w:r>
            <w:r w:rsidR="000A5874">
              <w:rPr>
                <w:noProof/>
                <w:webHidden/>
              </w:rPr>
              <w:fldChar w:fldCharType="end"/>
            </w:r>
            <w:r w:rsidR="000A5874" w:rsidRPr="002D7A70">
              <w:rPr>
                <w:rStyle w:val="afd"/>
                <w:noProof/>
              </w:rPr>
              <w:fldChar w:fldCharType="end"/>
            </w:r>
          </w:ins>
        </w:p>
        <w:p w14:paraId="62503562" w14:textId="0FF939A2" w:rsidR="000A5874" w:rsidRDefault="000A5874">
          <w:pPr>
            <w:pStyle w:val="12"/>
            <w:tabs>
              <w:tab w:val="right" w:leader="dot" w:pos="9345"/>
            </w:tabs>
            <w:rPr>
              <w:ins w:id="3" w:author="Антон Смирнов" w:date="2023-05-29T02:27:00Z"/>
              <w:rFonts w:eastAsiaTheme="minorEastAsia"/>
              <w:noProof/>
              <w:sz w:val="22"/>
              <w:szCs w:val="22"/>
              <w:lang w:val="ru-RU" w:eastAsia="ru-RU"/>
            </w:rPr>
          </w:pPr>
          <w:ins w:id="4"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"_Toc136219685"</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Введение</w:t>
            </w:r>
            <w:r>
              <w:rPr>
                <w:noProof/>
                <w:webHidden/>
              </w:rPr>
              <w:tab/>
            </w:r>
            <w:r>
              <w:rPr>
                <w:noProof/>
                <w:webHidden/>
              </w:rPr>
              <w:fldChar w:fldCharType="begin"/>
            </w:r>
            <w:r>
              <w:rPr>
                <w:noProof/>
                <w:webHidden/>
              </w:rPr>
              <w:instrText xml:space="preserve"> PAGEREF _Toc136219685 \h </w:instrText>
            </w:r>
            <w:r>
              <w:rPr>
                <w:noProof/>
                <w:webHidden/>
              </w:rPr>
            </w:r>
          </w:ins>
          <w:r>
            <w:rPr>
              <w:noProof/>
              <w:webHidden/>
            </w:rPr>
            <w:fldChar w:fldCharType="separate"/>
          </w:r>
          <w:ins w:id="5" w:author="Антон Смирнов" w:date="2023-05-29T02:27:00Z">
            <w:r>
              <w:rPr>
                <w:noProof/>
                <w:webHidden/>
              </w:rPr>
              <w:t>5</w:t>
            </w:r>
            <w:r>
              <w:rPr>
                <w:noProof/>
                <w:webHidden/>
              </w:rPr>
              <w:fldChar w:fldCharType="end"/>
            </w:r>
            <w:r w:rsidRPr="002D7A70">
              <w:rPr>
                <w:rStyle w:val="afd"/>
                <w:noProof/>
              </w:rPr>
              <w:fldChar w:fldCharType="end"/>
            </w:r>
          </w:ins>
        </w:p>
        <w:p w14:paraId="3A1CCEA3" w14:textId="3F48F550" w:rsidR="000A5874" w:rsidRDefault="000A5874">
          <w:pPr>
            <w:pStyle w:val="12"/>
            <w:tabs>
              <w:tab w:val="right" w:leader="dot" w:pos="9345"/>
            </w:tabs>
            <w:rPr>
              <w:ins w:id="6" w:author="Антон Смирнов" w:date="2023-05-29T02:27:00Z"/>
              <w:rFonts w:eastAsiaTheme="minorEastAsia"/>
              <w:noProof/>
              <w:sz w:val="22"/>
              <w:szCs w:val="22"/>
              <w:lang w:val="ru-RU" w:eastAsia="ru-RU"/>
            </w:rPr>
          </w:pPr>
          <w:ins w:id="7"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"_Toc136219686"</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Глава 1. Литературный обзор</w:t>
            </w:r>
            <w:r>
              <w:rPr>
                <w:noProof/>
                <w:webHidden/>
              </w:rPr>
              <w:tab/>
            </w:r>
            <w:r>
              <w:rPr>
                <w:noProof/>
                <w:webHidden/>
              </w:rPr>
              <w:fldChar w:fldCharType="begin"/>
            </w:r>
            <w:r>
              <w:rPr>
                <w:noProof/>
                <w:webHidden/>
              </w:rPr>
              <w:instrText xml:space="preserve"> PAGEREF _Toc136219686 \h </w:instrText>
            </w:r>
            <w:r>
              <w:rPr>
                <w:noProof/>
                <w:webHidden/>
              </w:rPr>
            </w:r>
          </w:ins>
          <w:r>
            <w:rPr>
              <w:noProof/>
              <w:webHidden/>
            </w:rPr>
            <w:fldChar w:fldCharType="separate"/>
          </w:r>
          <w:ins w:id="8" w:author="Антон Смирнов" w:date="2023-05-29T02:27:00Z">
            <w:r>
              <w:rPr>
                <w:noProof/>
                <w:webHidden/>
              </w:rPr>
              <w:t>9</w:t>
            </w:r>
            <w:r>
              <w:rPr>
                <w:noProof/>
                <w:webHidden/>
              </w:rPr>
              <w:fldChar w:fldCharType="end"/>
            </w:r>
            <w:r w:rsidRPr="002D7A70">
              <w:rPr>
                <w:rStyle w:val="afd"/>
                <w:noProof/>
              </w:rPr>
              <w:fldChar w:fldCharType="end"/>
            </w:r>
          </w:ins>
        </w:p>
        <w:p w14:paraId="7E301B7A" w14:textId="0D9BEE33" w:rsidR="000A5874" w:rsidRDefault="000A5874">
          <w:pPr>
            <w:pStyle w:val="24"/>
            <w:tabs>
              <w:tab w:val="right" w:leader="dot" w:pos="9345"/>
            </w:tabs>
            <w:rPr>
              <w:ins w:id="9" w:author="Антон Смирнов" w:date="2023-05-29T02:27:00Z"/>
              <w:rFonts w:eastAsiaTheme="minorEastAsia"/>
              <w:noProof/>
              <w:sz w:val="22"/>
              <w:szCs w:val="22"/>
              <w:lang w:val="ru-RU" w:eastAsia="ru-RU"/>
            </w:rPr>
          </w:pPr>
          <w:ins w:id="10"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"_Toc136219687"</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1.1. Главный комплекс гистосовместимости</w:t>
            </w:r>
            <w:r>
              <w:rPr>
                <w:noProof/>
                <w:webHidden/>
              </w:rPr>
              <w:tab/>
            </w:r>
            <w:r>
              <w:rPr>
                <w:noProof/>
                <w:webHidden/>
              </w:rPr>
              <w:fldChar w:fldCharType="begin"/>
            </w:r>
            <w:r>
              <w:rPr>
                <w:noProof/>
                <w:webHidden/>
              </w:rPr>
              <w:instrText xml:space="preserve"> PAGEREF _Toc136219687 \h </w:instrText>
            </w:r>
            <w:r>
              <w:rPr>
                <w:noProof/>
                <w:webHidden/>
              </w:rPr>
            </w:r>
          </w:ins>
          <w:r>
            <w:rPr>
              <w:noProof/>
              <w:webHidden/>
            </w:rPr>
            <w:fldChar w:fldCharType="separate"/>
          </w:r>
          <w:ins w:id="11" w:author="Антон Смирнов" w:date="2023-05-29T02:27:00Z">
            <w:r>
              <w:rPr>
                <w:noProof/>
                <w:webHidden/>
              </w:rPr>
              <w:t>9</w:t>
            </w:r>
            <w:r>
              <w:rPr>
                <w:noProof/>
                <w:webHidden/>
              </w:rPr>
              <w:fldChar w:fldCharType="end"/>
            </w:r>
            <w:r w:rsidRPr="002D7A70">
              <w:rPr>
                <w:rStyle w:val="afd"/>
                <w:noProof/>
              </w:rPr>
              <w:fldChar w:fldCharType="end"/>
            </w:r>
          </w:ins>
        </w:p>
        <w:p w14:paraId="169B167A" w14:textId="4998870A" w:rsidR="000A5874" w:rsidRDefault="000A5874">
          <w:pPr>
            <w:pStyle w:val="24"/>
            <w:tabs>
              <w:tab w:val="right" w:leader="dot" w:pos="9345"/>
            </w:tabs>
            <w:rPr>
              <w:ins w:id="12" w:author="Антон Смирнов" w:date="2023-05-29T02:27:00Z"/>
              <w:rFonts w:eastAsiaTheme="minorEastAsia"/>
              <w:noProof/>
              <w:sz w:val="22"/>
              <w:szCs w:val="22"/>
              <w:lang w:val="ru-RU" w:eastAsia="ru-RU"/>
            </w:rPr>
          </w:pPr>
          <w:ins w:id="13"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"_Toc136219688"</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 xml:space="preserve">1.2. Процессинг антигенов для </w:t>
            </w:r>
            <w:r w:rsidRPr="002D7A70">
              <w:rPr>
                <w:rStyle w:val="afd"/>
                <w:noProof/>
              </w:rPr>
              <w:t>MHC</w:t>
            </w:r>
            <w:r w:rsidRPr="002D7A70">
              <w:rPr>
                <w:rStyle w:val="afd"/>
                <w:noProof/>
                <w:lang w:val="ru-RU"/>
              </w:rPr>
              <w:t xml:space="preserve"> </w:t>
            </w:r>
            <w:r w:rsidRPr="002D7A70">
              <w:rPr>
                <w:rStyle w:val="afd"/>
                <w:noProof/>
              </w:rPr>
              <w:t>I</w:t>
            </w:r>
            <w:r>
              <w:rPr>
                <w:noProof/>
                <w:webHidden/>
              </w:rPr>
              <w:tab/>
            </w:r>
            <w:r>
              <w:rPr>
                <w:noProof/>
                <w:webHidden/>
              </w:rPr>
              <w:fldChar w:fldCharType="begin"/>
            </w:r>
            <w:r>
              <w:rPr>
                <w:noProof/>
                <w:webHidden/>
              </w:rPr>
              <w:instrText xml:space="preserve"> PAGEREF _Toc136219688 \h </w:instrText>
            </w:r>
            <w:r>
              <w:rPr>
                <w:noProof/>
                <w:webHidden/>
              </w:rPr>
            </w:r>
          </w:ins>
          <w:r>
            <w:rPr>
              <w:noProof/>
              <w:webHidden/>
            </w:rPr>
            <w:fldChar w:fldCharType="separate"/>
          </w:r>
          <w:ins w:id="14" w:author="Антон Смирнов" w:date="2023-05-29T02:27:00Z">
            <w:r>
              <w:rPr>
                <w:noProof/>
                <w:webHidden/>
              </w:rPr>
              <w:t>13</w:t>
            </w:r>
            <w:r>
              <w:rPr>
                <w:noProof/>
                <w:webHidden/>
              </w:rPr>
              <w:fldChar w:fldCharType="end"/>
            </w:r>
            <w:r w:rsidRPr="002D7A70">
              <w:rPr>
                <w:rStyle w:val="afd"/>
                <w:noProof/>
              </w:rPr>
              <w:fldChar w:fldCharType="end"/>
            </w:r>
          </w:ins>
        </w:p>
        <w:p w14:paraId="56BA033C" w14:textId="43CEBB27" w:rsidR="000A5874" w:rsidRDefault="000A5874">
          <w:pPr>
            <w:pStyle w:val="24"/>
            <w:tabs>
              <w:tab w:val="right" w:leader="dot" w:pos="9345"/>
            </w:tabs>
            <w:rPr>
              <w:ins w:id="15" w:author="Антон Смирнов" w:date="2023-05-29T02:27:00Z"/>
              <w:rFonts w:eastAsiaTheme="minorEastAsia"/>
              <w:noProof/>
              <w:sz w:val="22"/>
              <w:szCs w:val="22"/>
              <w:lang w:val="ru-RU" w:eastAsia="ru-RU"/>
            </w:rPr>
          </w:pPr>
          <w:ins w:id="16"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"_Toc136219689"</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1.3. Программы и сервисы для предсказания Т-клеточных эпитопов</w:t>
            </w:r>
            <w:r>
              <w:rPr>
                <w:noProof/>
                <w:webHidden/>
              </w:rPr>
              <w:tab/>
            </w:r>
            <w:r>
              <w:rPr>
                <w:noProof/>
                <w:webHidden/>
              </w:rPr>
              <w:fldChar w:fldCharType="begin"/>
            </w:r>
            <w:r>
              <w:rPr>
                <w:noProof/>
                <w:webHidden/>
              </w:rPr>
              <w:instrText xml:space="preserve"> PAGEREF _Toc136219689 \h </w:instrText>
            </w:r>
            <w:r>
              <w:rPr>
                <w:noProof/>
                <w:webHidden/>
              </w:rPr>
            </w:r>
          </w:ins>
          <w:r>
            <w:rPr>
              <w:noProof/>
              <w:webHidden/>
            </w:rPr>
            <w:fldChar w:fldCharType="separate"/>
          </w:r>
          <w:ins w:id="17" w:author="Антон Смирнов" w:date="2023-05-29T02:27:00Z">
            <w:r>
              <w:rPr>
                <w:noProof/>
                <w:webHidden/>
              </w:rPr>
              <w:t>20</w:t>
            </w:r>
            <w:r>
              <w:rPr>
                <w:noProof/>
                <w:webHidden/>
              </w:rPr>
              <w:fldChar w:fldCharType="end"/>
            </w:r>
            <w:r w:rsidRPr="002D7A70">
              <w:rPr>
                <w:rStyle w:val="afd"/>
                <w:noProof/>
              </w:rPr>
              <w:fldChar w:fldCharType="end"/>
            </w:r>
          </w:ins>
        </w:p>
        <w:p w14:paraId="391B087D" w14:textId="61A742C0" w:rsidR="000A5874" w:rsidRDefault="000A5874">
          <w:pPr>
            <w:pStyle w:val="12"/>
            <w:tabs>
              <w:tab w:val="right" w:leader="dot" w:pos="9345"/>
            </w:tabs>
            <w:rPr>
              <w:ins w:id="18" w:author="Антон Смирнов" w:date="2023-05-29T02:27:00Z"/>
              <w:rFonts w:eastAsiaTheme="minorEastAsia"/>
              <w:noProof/>
              <w:sz w:val="22"/>
              <w:szCs w:val="22"/>
              <w:lang w:val="ru-RU" w:eastAsia="ru-RU"/>
            </w:rPr>
          </w:pPr>
          <w:ins w:id="19"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"_Toc136219690"</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Глава 2. Материалы и методы</w:t>
            </w:r>
            <w:r>
              <w:rPr>
                <w:noProof/>
                <w:webHidden/>
              </w:rPr>
              <w:tab/>
            </w:r>
            <w:r>
              <w:rPr>
                <w:noProof/>
                <w:webHidden/>
              </w:rPr>
              <w:fldChar w:fldCharType="begin"/>
            </w:r>
            <w:r>
              <w:rPr>
                <w:noProof/>
                <w:webHidden/>
              </w:rPr>
              <w:instrText xml:space="preserve"> PAGEREF _Toc136219690 \h </w:instrText>
            </w:r>
            <w:r>
              <w:rPr>
                <w:noProof/>
                <w:webHidden/>
              </w:rPr>
            </w:r>
          </w:ins>
          <w:r>
            <w:rPr>
              <w:noProof/>
              <w:webHidden/>
            </w:rPr>
            <w:fldChar w:fldCharType="separate"/>
          </w:r>
          <w:ins w:id="20" w:author="Антон Смирнов" w:date="2023-05-29T02:27:00Z">
            <w:r>
              <w:rPr>
                <w:noProof/>
                <w:webHidden/>
              </w:rPr>
              <w:t>24</w:t>
            </w:r>
            <w:r>
              <w:rPr>
                <w:noProof/>
                <w:webHidden/>
              </w:rPr>
              <w:fldChar w:fldCharType="end"/>
            </w:r>
            <w:r w:rsidRPr="002D7A70">
              <w:rPr>
                <w:rStyle w:val="afd"/>
                <w:noProof/>
              </w:rPr>
              <w:fldChar w:fldCharType="end"/>
            </w:r>
          </w:ins>
        </w:p>
        <w:p w14:paraId="5D216845" w14:textId="5C82BA02" w:rsidR="000A5874" w:rsidRDefault="000A5874">
          <w:pPr>
            <w:pStyle w:val="24"/>
            <w:tabs>
              <w:tab w:val="right" w:leader="dot" w:pos="9345"/>
            </w:tabs>
            <w:rPr>
              <w:ins w:id="21" w:author="Антон Смирнов" w:date="2023-05-29T02:27:00Z"/>
              <w:rFonts w:eastAsiaTheme="minorEastAsia"/>
              <w:noProof/>
              <w:sz w:val="22"/>
              <w:szCs w:val="22"/>
              <w:lang w:val="ru-RU" w:eastAsia="ru-RU"/>
            </w:rPr>
          </w:pPr>
          <w:ins w:id="22"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"_Toc136219691"</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2.1 Источники данных для моделирования</w:t>
            </w:r>
            <w:r>
              <w:rPr>
                <w:noProof/>
                <w:webHidden/>
              </w:rPr>
              <w:tab/>
            </w:r>
            <w:r>
              <w:rPr>
                <w:noProof/>
                <w:webHidden/>
              </w:rPr>
              <w:fldChar w:fldCharType="begin"/>
            </w:r>
            <w:r>
              <w:rPr>
                <w:noProof/>
                <w:webHidden/>
              </w:rPr>
              <w:instrText xml:space="preserve"> PAGEREF _Toc136219691 \h </w:instrText>
            </w:r>
            <w:r>
              <w:rPr>
                <w:noProof/>
                <w:webHidden/>
              </w:rPr>
            </w:r>
          </w:ins>
          <w:r>
            <w:rPr>
              <w:noProof/>
              <w:webHidden/>
            </w:rPr>
            <w:fldChar w:fldCharType="separate"/>
          </w:r>
          <w:ins w:id="23" w:author="Антон Смирнов" w:date="2023-05-29T02:27:00Z">
            <w:r>
              <w:rPr>
                <w:noProof/>
                <w:webHidden/>
              </w:rPr>
              <w:t>24</w:t>
            </w:r>
            <w:r>
              <w:rPr>
                <w:noProof/>
                <w:webHidden/>
              </w:rPr>
              <w:fldChar w:fldCharType="end"/>
            </w:r>
            <w:r w:rsidRPr="002D7A70">
              <w:rPr>
                <w:rStyle w:val="afd"/>
                <w:noProof/>
              </w:rPr>
              <w:fldChar w:fldCharType="end"/>
            </w:r>
          </w:ins>
        </w:p>
        <w:p w14:paraId="65A9F622" w14:textId="02AEDF7C" w:rsidR="000A5874" w:rsidRDefault="000A5874">
          <w:pPr>
            <w:pStyle w:val="32"/>
            <w:tabs>
              <w:tab w:val="right" w:leader="dot" w:pos="9345"/>
            </w:tabs>
            <w:rPr>
              <w:ins w:id="24" w:author="Антон Смирнов" w:date="2023-05-29T02:27:00Z"/>
              <w:rFonts w:eastAsiaTheme="minorEastAsia"/>
              <w:noProof/>
              <w:sz w:val="22"/>
              <w:szCs w:val="22"/>
              <w:lang w:val="ru-RU" w:eastAsia="ru-RU"/>
            </w:rPr>
          </w:pPr>
          <w:ins w:id="25"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"_Toc136219692"</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2.1.1. Модель прогноза сайтов расщепления протеасомой</w:t>
            </w:r>
            <w:r>
              <w:rPr>
                <w:noProof/>
                <w:webHidden/>
              </w:rPr>
              <w:tab/>
            </w:r>
            <w:r>
              <w:rPr>
                <w:noProof/>
                <w:webHidden/>
              </w:rPr>
              <w:fldChar w:fldCharType="begin"/>
            </w:r>
            <w:r>
              <w:rPr>
                <w:noProof/>
                <w:webHidden/>
              </w:rPr>
              <w:instrText xml:space="preserve"> PAGEREF _Toc136219692 \h </w:instrText>
            </w:r>
            <w:r>
              <w:rPr>
                <w:noProof/>
                <w:webHidden/>
              </w:rPr>
            </w:r>
          </w:ins>
          <w:r>
            <w:rPr>
              <w:noProof/>
              <w:webHidden/>
            </w:rPr>
            <w:fldChar w:fldCharType="separate"/>
          </w:r>
          <w:ins w:id="26" w:author="Антон Смирнов" w:date="2023-05-29T02:27:00Z">
            <w:r>
              <w:rPr>
                <w:noProof/>
                <w:webHidden/>
              </w:rPr>
              <w:t>24</w:t>
            </w:r>
            <w:r>
              <w:rPr>
                <w:noProof/>
                <w:webHidden/>
              </w:rPr>
              <w:fldChar w:fldCharType="end"/>
            </w:r>
            <w:r w:rsidRPr="002D7A70">
              <w:rPr>
                <w:rStyle w:val="afd"/>
                <w:noProof/>
              </w:rPr>
              <w:fldChar w:fldCharType="end"/>
            </w:r>
          </w:ins>
        </w:p>
        <w:p w14:paraId="445452BD" w14:textId="69FF030B" w:rsidR="000A5874" w:rsidRDefault="000A5874">
          <w:pPr>
            <w:pStyle w:val="32"/>
            <w:tabs>
              <w:tab w:val="right" w:leader="dot" w:pos="9345"/>
            </w:tabs>
            <w:rPr>
              <w:ins w:id="27" w:author="Антон Смирнов" w:date="2023-05-29T02:27:00Z"/>
              <w:rFonts w:eastAsiaTheme="minorEastAsia"/>
              <w:noProof/>
              <w:sz w:val="22"/>
              <w:szCs w:val="22"/>
              <w:lang w:val="ru-RU" w:eastAsia="ru-RU"/>
            </w:rPr>
          </w:pPr>
          <w:ins w:id="28"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"_Toc136219693"</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2.1.2 Модель прогноза активности к ТАР</w:t>
            </w:r>
            <w:r>
              <w:rPr>
                <w:noProof/>
                <w:webHidden/>
              </w:rPr>
              <w:tab/>
            </w:r>
            <w:r>
              <w:rPr>
                <w:noProof/>
                <w:webHidden/>
              </w:rPr>
              <w:fldChar w:fldCharType="begin"/>
            </w:r>
            <w:r>
              <w:rPr>
                <w:noProof/>
                <w:webHidden/>
              </w:rPr>
              <w:instrText xml:space="preserve"> PAGEREF _Toc136219693 \h </w:instrText>
            </w:r>
            <w:r>
              <w:rPr>
                <w:noProof/>
                <w:webHidden/>
              </w:rPr>
            </w:r>
          </w:ins>
          <w:r>
            <w:rPr>
              <w:noProof/>
              <w:webHidden/>
            </w:rPr>
            <w:fldChar w:fldCharType="separate"/>
          </w:r>
          <w:ins w:id="29" w:author="Антон Смирнов" w:date="2023-05-29T02:27:00Z">
            <w:r>
              <w:rPr>
                <w:noProof/>
                <w:webHidden/>
              </w:rPr>
              <w:t>25</w:t>
            </w:r>
            <w:r>
              <w:rPr>
                <w:noProof/>
                <w:webHidden/>
              </w:rPr>
              <w:fldChar w:fldCharType="end"/>
            </w:r>
            <w:r w:rsidRPr="002D7A70">
              <w:rPr>
                <w:rStyle w:val="afd"/>
                <w:noProof/>
              </w:rPr>
              <w:fldChar w:fldCharType="end"/>
            </w:r>
          </w:ins>
        </w:p>
        <w:p w14:paraId="71F6F513" w14:textId="28DC2062" w:rsidR="000A5874" w:rsidRDefault="000A5874">
          <w:pPr>
            <w:pStyle w:val="32"/>
            <w:tabs>
              <w:tab w:val="right" w:leader="dot" w:pos="9345"/>
            </w:tabs>
            <w:rPr>
              <w:ins w:id="30" w:author="Антон Смирнов" w:date="2023-05-29T02:27:00Z"/>
              <w:rFonts w:eastAsiaTheme="minorEastAsia"/>
              <w:noProof/>
              <w:sz w:val="22"/>
              <w:szCs w:val="22"/>
              <w:lang w:val="ru-RU" w:eastAsia="ru-RU"/>
            </w:rPr>
          </w:pPr>
          <w:ins w:id="31"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"_Toc136219694"</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 xml:space="preserve">2.1.3 Модель прогноза связывания с </w:t>
            </w:r>
            <w:r w:rsidRPr="002D7A70">
              <w:rPr>
                <w:rStyle w:val="afd"/>
                <w:noProof/>
              </w:rPr>
              <w:t>HLA</w:t>
            </w:r>
            <w:r>
              <w:rPr>
                <w:noProof/>
                <w:webHidden/>
              </w:rPr>
              <w:tab/>
            </w:r>
            <w:r>
              <w:rPr>
                <w:noProof/>
                <w:webHidden/>
              </w:rPr>
              <w:fldChar w:fldCharType="begin"/>
            </w:r>
            <w:r>
              <w:rPr>
                <w:noProof/>
                <w:webHidden/>
              </w:rPr>
              <w:instrText xml:space="preserve"> PAGEREF _Toc136219694 \h </w:instrText>
            </w:r>
            <w:r>
              <w:rPr>
                <w:noProof/>
                <w:webHidden/>
              </w:rPr>
            </w:r>
          </w:ins>
          <w:r>
            <w:rPr>
              <w:noProof/>
              <w:webHidden/>
            </w:rPr>
            <w:fldChar w:fldCharType="separate"/>
          </w:r>
          <w:ins w:id="32" w:author="Антон Смирнов" w:date="2023-05-29T02:27:00Z">
            <w:r>
              <w:rPr>
                <w:noProof/>
                <w:webHidden/>
              </w:rPr>
              <w:t>26</w:t>
            </w:r>
            <w:r>
              <w:rPr>
                <w:noProof/>
                <w:webHidden/>
              </w:rPr>
              <w:fldChar w:fldCharType="end"/>
            </w:r>
            <w:r w:rsidRPr="002D7A70">
              <w:rPr>
                <w:rStyle w:val="afd"/>
                <w:noProof/>
              </w:rPr>
              <w:fldChar w:fldCharType="end"/>
            </w:r>
          </w:ins>
        </w:p>
        <w:p w14:paraId="2A24C0A1" w14:textId="27E713E4" w:rsidR="000A5874" w:rsidRDefault="000A5874">
          <w:pPr>
            <w:pStyle w:val="24"/>
            <w:tabs>
              <w:tab w:val="right" w:leader="dot" w:pos="9345"/>
            </w:tabs>
            <w:rPr>
              <w:ins w:id="33" w:author="Антон Смирнов" w:date="2023-05-29T02:27:00Z"/>
              <w:rFonts w:eastAsiaTheme="minorEastAsia"/>
              <w:noProof/>
              <w:sz w:val="22"/>
              <w:szCs w:val="22"/>
              <w:lang w:val="ru-RU" w:eastAsia="ru-RU"/>
            </w:rPr>
          </w:pPr>
          <w:ins w:id="34"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"_Toc136219695"</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 xml:space="preserve">2.2. Программа </w:t>
            </w:r>
            <w:r w:rsidRPr="002D7A70">
              <w:rPr>
                <w:rStyle w:val="afd"/>
                <w:noProof/>
              </w:rPr>
              <w:t>MultiPASS</w:t>
            </w:r>
            <w:r>
              <w:rPr>
                <w:noProof/>
                <w:webHidden/>
              </w:rPr>
              <w:tab/>
            </w:r>
            <w:r>
              <w:rPr>
                <w:noProof/>
                <w:webHidden/>
              </w:rPr>
              <w:fldChar w:fldCharType="begin"/>
            </w:r>
            <w:r>
              <w:rPr>
                <w:noProof/>
                <w:webHidden/>
              </w:rPr>
              <w:instrText xml:space="preserve"> PAGEREF _Toc136219695 \h </w:instrText>
            </w:r>
            <w:r>
              <w:rPr>
                <w:noProof/>
                <w:webHidden/>
              </w:rPr>
            </w:r>
          </w:ins>
          <w:r>
            <w:rPr>
              <w:noProof/>
              <w:webHidden/>
            </w:rPr>
            <w:fldChar w:fldCharType="separate"/>
          </w:r>
          <w:ins w:id="35" w:author="Антон Смирнов" w:date="2023-05-29T02:27:00Z">
            <w:r>
              <w:rPr>
                <w:noProof/>
                <w:webHidden/>
              </w:rPr>
              <w:t>26</w:t>
            </w:r>
            <w:r>
              <w:rPr>
                <w:noProof/>
                <w:webHidden/>
              </w:rPr>
              <w:fldChar w:fldCharType="end"/>
            </w:r>
            <w:r w:rsidRPr="002D7A70">
              <w:rPr>
                <w:rStyle w:val="afd"/>
                <w:noProof/>
              </w:rPr>
              <w:fldChar w:fldCharType="end"/>
            </w:r>
          </w:ins>
        </w:p>
        <w:p w14:paraId="5EFEBB86" w14:textId="6A29A576" w:rsidR="000A5874" w:rsidRDefault="000A5874">
          <w:pPr>
            <w:pStyle w:val="24"/>
            <w:tabs>
              <w:tab w:val="right" w:leader="dot" w:pos="9345"/>
            </w:tabs>
            <w:rPr>
              <w:ins w:id="36" w:author="Антон Смирнов" w:date="2023-05-29T02:27:00Z"/>
              <w:rFonts w:eastAsiaTheme="minorEastAsia"/>
              <w:noProof/>
              <w:sz w:val="22"/>
              <w:szCs w:val="22"/>
              <w:lang w:val="ru-RU" w:eastAsia="ru-RU"/>
            </w:rPr>
          </w:pPr>
          <w:ins w:id="37"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"_Toc136219696"</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2.3. Построение моделей «структура-активность»</w:t>
            </w:r>
            <w:r>
              <w:rPr>
                <w:noProof/>
                <w:webHidden/>
              </w:rPr>
              <w:tab/>
            </w:r>
            <w:r>
              <w:rPr>
                <w:noProof/>
                <w:webHidden/>
              </w:rPr>
              <w:fldChar w:fldCharType="begin"/>
            </w:r>
            <w:r>
              <w:rPr>
                <w:noProof/>
                <w:webHidden/>
              </w:rPr>
              <w:instrText xml:space="preserve"> PAGEREF _Toc136219696 \h </w:instrText>
            </w:r>
            <w:r>
              <w:rPr>
                <w:noProof/>
                <w:webHidden/>
              </w:rPr>
            </w:r>
          </w:ins>
          <w:r>
            <w:rPr>
              <w:noProof/>
              <w:webHidden/>
            </w:rPr>
            <w:fldChar w:fldCharType="separate"/>
          </w:r>
          <w:ins w:id="38" w:author="Антон Смирнов" w:date="2023-05-29T02:27:00Z">
            <w:r>
              <w:rPr>
                <w:noProof/>
                <w:webHidden/>
              </w:rPr>
              <w:t>29</w:t>
            </w:r>
            <w:r>
              <w:rPr>
                <w:noProof/>
                <w:webHidden/>
              </w:rPr>
              <w:fldChar w:fldCharType="end"/>
            </w:r>
            <w:r w:rsidRPr="002D7A70">
              <w:rPr>
                <w:rStyle w:val="afd"/>
                <w:noProof/>
              </w:rPr>
              <w:fldChar w:fldCharType="end"/>
            </w:r>
          </w:ins>
        </w:p>
        <w:p w14:paraId="6D6CF81E" w14:textId="352A641A" w:rsidR="000A5874" w:rsidRDefault="000A5874">
          <w:pPr>
            <w:pStyle w:val="24"/>
            <w:tabs>
              <w:tab w:val="right" w:leader="dot" w:pos="9345"/>
            </w:tabs>
            <w:rPr>
              <w:ins w:id="39" w:author="Антон Смирнов" w:date="2023-05-29T02:27:00Z"/>
              <w:rFonts w:eastAsiaTheme="minorEastAsia"/>
              <w:noProof/>
              <w:sz w:val="22"/>
              <w:szCs w:val="22"/>
              <w:lang w:val="ru-RU" w:eastAsia="ru-RU"/>
            </w:rPr>
          </w:pPr>
          <w:ins w:id="40"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"_Toc136219697"</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2.4. Оценка качества моделей</w:t>
            </w:r>
            <w:r>
              <w:rPr>
                <w:noProof/>
                <w:webHidden/>
              </w:rPr>
              <w:tab/>
            </w:r>
            <w:r>
              <w:rPr>
                <w:noProof/>
                <w:webHidden/>
              </w:rPr>
              <w:fldChar w:fldCharType="begin"/>
            </w:r>
            <w:r>
              <w:rPr>
                <w:noProof/>
                <w:webHidden/>
              </w:rPr>
              <w:instrText xml:space="preserve"> PAGEREF _Toc136219697 \h </w:instrText>
            </w:r>
            <w:r>
              <w:rPr>
                <w:noProof/>
                <w:webHidden/>
              </w:rPr>
            </w:r>
          </w:ins>
          <w:r>
            <w:rPr>
              <w:noProof/>
              <w:webHidden/>
            </w:rPr>
            <w:fldChar w:fldCharType="separate"/>
          </w:r>
          <w:ins w:id="41" w:author="Антон Смирнов" w:date="2023-05-29T02:27:00Z">
            <w:r>
              <w:rPr>
                <w:noProof/>
                <w:webHidden/>
              </w:rPr>
              <w:t>30</w:t>
            </w:r>
            <w:r>
              <w:rPr>
                <w:noProof/>
                <w:webHidden/>
              </w:rPr>
              <w:fldChar w:fldCharType="end"/>
            </w:r>
            <w:r w:rsidRPr="002D7A70">
              <w:rPr>
                <w:rStyle w:val="afd"/>
                <w:noProof/>
              </w:rPr>
              <w:fldChar w:fldCharType="end"/>
            </w:r>
          </w:ins>
        </w:p>
        <w:p w14:paraId="08777B15" w14:textId="2890A3F9" w:rsidR="000A5874" w:rsidRDefault="000A5874">
          <w:pPr>
            <w:pStyle w:val="24"/>
            <w:tabs>
              <w:tab w:val="right" w:leader="dot" w:pos="9345"/>
            </w:tabs>
            <w:rPr>
              <w:ins w:id="42" w:author="Антон Смирнов" w:date="2023-05-29T02:27:00Z"/>
              <w:rFonts w:eastAsiaTheme="minorEastAsia"/>
              <w:noProof/>
              <w:sz w:val="22"/>
              <w:szCs w:val="22"/>
              <w:lang w:val="ru-RU" w:eastAsia="ru-RU"/>
            </w:rPr>
          </w:pPr>
          <w:ins w:id="43"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"_Toc136219698"</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2.5. Веб-сервис</w:t>
            </w:r>
            <w:r>
              <w:rPr>
                <w:noProof/>
                <w:webHidden/>
              </w:rPr>
              <w:tab/>
            </w:r>
            <w:r>
              <w:rPr>
                <w:noProof/>
                <w:webHidden/>
              </w:rPr>
              <w:fldChar w:fldCharType="begin"/>
            </w:r>
            <w:r>
              <w:rPr>
                <w:noProof/>
                <w:webHidden/>
              </w:rPr>
              <w:instrText xml:space="preserve"> PAGEREF _Toc136219698 \h </w:instrText>
            </w:r>
            <w:r>
              <w:rPr>
                <w:noProof/>
                <w:webHidden/>
              </w:rPr>
            </w:r>
          </w:ins>
          <w:r>
            <w:rPr>
              <w:noProof/>
              <w:webHidden/>
            </w:rPr>
            <w:fldChar w:fldCharType="separate"/>
          </w:r>
          <w:ins w:id="44" w:author="Антон Смирнов" w:date="2023-05-29T02:27:00Z">
            <w:r>
              <w:rPr>
                <w:noProof/>
                <w:webHidden/>
              </w:rPr>
              <w:t>32</w:t>
            </w:r>
            <w:r>
              <w:rPr>
                <w:noProof/>
                <w:webHidden/>
              </w:rPr>
              <w:fldChar w:fldCharType="end"/>
            </w:r>
            <w:r w:rsidRPr="002D7A70">
              <w:rPr>
                <w:rStyle w:val="afd"/>
                <w:noProof/>
              </w:rPr>
              <w:fldChar w:fldCharType="end"/>
            </w:r>
          </w:ins>
        </w:p>
        <w:p w14:paraId="6AB9828F" w14:textId="64FD91D1" w:rsidR="000A5874" w:rsidRDefault="000A5874">
          <w:pPr>
            <w:pStyle w:val="24"/>
            <w:tabs>
              <w:tab w:val="right" w:leader="dot" w:pos="9345"/>
            </w:tabs>
            <w:rPr>
              <w:ins w:id="45" w:author="Антон Смирнов" w:date="2023-05-29T02:27:00Z"/>
              <w:rFonts w:eastAsiaTheme="minorEastAsia"/>
              <w:noProof/>
              <w:sz w:val="22"/>
              <w:szCs w:val="22"/>
              <w:lang w:val="ru-RU" w:eastAsia="ru-RU"/>
            </w:rPr>
          </w:pPr>
          <w:ins w:id="46"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"_Toc136219699"</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2.6. Программное обеспечение для разработки</w:t>
            </w:r>
            <w:r>
              <w:rPr>
                <w:noProof/>
                <w:webHidden/>
              </w:rPr>
              <w:tab/>
            </w:r>
            <w:r>
              <w:rPr>
                <w:noProof/>
                <w:webHidden/>
              </w:rPr>
              <w:fldChar w:fldCharType="begin"/>
            </w:r>
            <w:r>
              <w:rPr>
                <w:noProof/>
                <w:webHidden/>
              </w:rPr>
              <w:instrText xml:space="preserve"> PAGEREF _Toc136219699 \h </w:instrText>
            </w:r>
            <w:r>
              <w:rPr>
                <w:noProof/>
                <w:webHidden/>
              </w:rPr>
            </w:r>
          </w:ins>
          <w:r>
            <w:rPr>
              <w:noProof/>
              <w:webHidden/>
            </w:rPr>
            <w:fldChar w:fldCharType="separate"/>
          </w:r>
          <w:ins w:id="47" w:author="Антон Смирнов" w:date="2023-05-29T02:27:00Z">
            <w:r>
              <w:rPr>
                <w:noProof/>
                <w:webHidden/>
              </w:rPr>
              <w:t>33</w:t>
            </w:r>
            <w:r>
              <w:rPr>
                <w:noProof/>
                <w:webHidden/>
              </w:rPr>
              <w:fldChar w:fldCharType="end"/>
            </w:r>
            <w:r w:rsidRPr="002D7A70">
              <w:rPr>
                <w:rStyle w:val="afd"/>
                <w:noProof/>
              </w:rPr>
              <w:fldChar w:fldCharType="end"/>
            </w:r>
          </w:ins>
        </w:p>
        <w:p w14:paraId="69D28F0C" w14:textId="291E785D" w:rsidR="000A5874" w:rsidRDefault="000A5874">
          <w:pPr>
            <w:pStyle w:val="12"/>
            <w:tabs>
              <w:tab w:val="right" w:leader="dot" w:pos="9345"/>
            </w:tabs>
            <w:rPr>
              <w:ins w:id="48" w:author="Антон Смирнов" w:date="2023-05-29T02:27:00Z"/>
              <w:rFonts w:eastAsiaTheme="minorEastAsia"/>
              <w:noProof/>
              <w:sz w:val="22"/>
              <w:szCs w:val="22"/>
              <w:lang w:val="ru-RU" w:eastAsia="ru-RU"/>
            </w:rPr>
          </w:pPr>
          <w:ins w:id="49"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"_Toc136219700"</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Глава 3. Результаты</w:t>
            </w:r>
            <w:r>
              <w:rPr>
                <w:noProof/>
                <w:webHidden/>
              </w:rPr>
              <w:tab/>
            </w:r>
            <w:r>
              <w:rPr>
                <w:noProof/>
                <w:webHidden/>
              </w:rPr>
              <w:fldChar w:fldCharType="begin"/>
            </w:r>
            <w:r>
              <w:rPr>
                <w:noProof/>
                <w:webHidden/>
              </w:rPr>
              <w:instrText xml:space="preserve"> PAGEREF _Toc136219700 \h </w:instrText>
            </w:r>
            <w:r>
              <w:rPr>
                <w:noProof/>
                <w:webHidden/>
              </w:rPr>
            </w:r>
          </w:ins>
          <w:r>
            <w:rPr>
              <w:noProof/>
              <w:webHidden/>
            </w:rPr>
            <w:fldChar w:fldCharType="separate"/>
          </w:r>
          <w:ins w:id="50" w:author="Антон Смирнов" w:date="2023-05-29T02:27:00Z">
            <w:r>
              <w:rPr>
                <w:noProof/>
                <w:webHidden/>
              </w:rPr>
              <w:t>34</w:t>
            </w:r>
            <w:r>
              <w:rPr>
                <w:noProof/>
                <w:webHidden/>
              </w:rPr>
              <w:fldChar w:fldCharType="end"/>
            </w:r>
            <w:r w:rsidRPr="002D7A70">
              <w:rPr>
                <w:rStyle w:val="afd"/>
                <w:noProof/>
              </w:rPr>
              <w:fldChar w:fldCharType="end"/>
            </w:r>
          </w:ins>
        </w:p>
        <w:p w14:paraId="4DC6BD2A" w14:textId="2C979E29" w:rsidR="000A5874" w:rsidRDefault="000A5874">
          <w:pPr>
            <w:pStyle w:val="24"/>
            <w:tabs>
              <w:tab w:val="right" w:leader="dot" w:pos="9345"/>
            </w:tabs>
            <w:rPr>
              <w:ins w:id="51" w:author="Антон Смирнов" w:date="2023-05-29T02:27:00Z"/>
              <w:rFonts w:eastAsiaTheme="minorEastAsia"/>
              <w:noProof/>
              <w:sz w:val="22"/>
              <w:szCs w:val="22"/>
              <w:lang w:val="ru-RU" w:eastAsia="ru-RU"/>
            </w:rPr>
          </w:pPr>
          <w:ins w:id="52"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"_Toc136219701"</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3.1. Моделирование протеасомы</w:t>
            </w:r>
            <w:r>
              <w:rPr>
                <w:noProof/>
                <w:webHidden/>
              </w:rPr>
              <w:tab/>
            </w:r>
            <w:r>
              <w:rPr>
                <w:noProof/>
                <w:webHidden/>
              </w:rPr>
              <w:fldChar w:fldCharType="begin"/>
            </w:r>
            <w:r>
              <w:rPr>
                <w:noProof/>
                <w:webHidden/>
              </w:rPr>
              <w:instrText xml:space="preserve"> PAGEREF _Toc136219701 \h </w:instrText>
            </w:r>
            <w:r>
              <w:rPr>
                <w:noProof/>
                <w:webHidden/>
              </w:rPr>
            </w:r>
          </w:ins>
          <w:r>
            <w:rPr>
              <w:noProof/>
              <w:webHidden/>
            </w:rPr>
            <w:fldChar w:fldCharType="separate"/>
          </w:r>
          <w:ins w:id="53" w:author="Антон Смирнов" w:date="2023-05-29T02:27:00Z">
            <w:r>
              <w:rPr>
                <w:noProof/>
                <w:webHidden/>
              </w:rPr>
              <w:t>35</w:t>
            </w:r>
            <w:r>
              <w:rPr>
                <w:noProof/>
                <w:webHidden/>
              </w:rPr>
              <w:fldChar w:fldCharType="end"/>
            </w:r>
            <w:r w:rsidRPr="002D7A70">
              <w:rPr>
                <w:rStyle w:val="afd"/>
                <w:noProof/>
              </w:rPr>
              <w:fldChar w:fldCharType="end"/>
            </w:r>
          </w:ins>
        </w:p>
        <w:p w14:paraId="5C53CD1F" w14:textId="717E5C4F" w:rsidR="000A5874" w:rsidRDefault="000A5874">
          <w:pPr>
            <w:pStyle w:val="24"/>
            <w:tabs>
              <w:tab w:val="right" w:leader="dot" w:pos="9345"/>
            </w:tabs>
            <w:rPr>
              <w:ins w:id="54" w:author="Антон Смирнов" w:date="2023-05-29T02:27:00Z"/>
              <w:rFonts w:eastAsiaTheme="minorEastAsia"/>
              <w:noProof/>
              <w:sz w:val="22"/>
              <w:szCs w:val="22"/>
              <w:lang w:val="ru-RU" w:eastAsia="ru-RU"/>
            </w:rPr>
          </w:pPr>
          <w:ins w:id="55"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"_Toc136219702"</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 xml:space="preserve">3.2 Моделирование </w:t>
            </w:r>
            <w:r w:rsidRPr="002D7A70">
              <w:rPr>
                <w:rStyle w:val="afd"/>
                <w:noProof/>
              </w:rPr>
              <w:t>TAP</w:t>
            </w:r>
            <w:r>
              <w:rPr>
                <w:noProof/>
                <w:webHidden/>
              </w:rPr>
              <w:tab/>
            </w:r>
            <w:r>
              <w:rPr>
                <w:noProof/>
                <w:webHidden/>
              </w:rPr>
              <w:fldChar w:fldCharType="begin"/>
            </w:r>
            <w:r>
              <w:rPr>
                <w:noProof/>
                <w:webHidden/>
              </w:rPr>
              <w:instrText xml:space="preserve"> PAGEREF _Toc136219702 \h </w:instrText>
            </w:r>
            <w:r>
              <w:rPr>
                <w:noProof/>
                <w:webHidden/>
              </w:rPr>
            </w:r>
          </w:ins>
          <w:r>
            <w:rPr>
              <w:noProof/>
              <w:webHidden/>
            </w:rPr>
            <w:fldChar w:fldCharType="separate"/>
          </w:r>
          <w:ins w:id="56" w:author="Антон Смирнов" w:date="2023-05-29T02:27:00Z">
            <w:r>
              <w:rPr>
                <w:noProof/>
                <w:webHidden/>
              </w:rPr>
              <w:t>49</w:t>
            </w:r>
            <w:r>
              <w:rPr>
                <w:noProof/>
                <w:webHidden/>
              </w:rPr>
              <w:fldChar w:fldCharType="end"/>
            </w:r>
            <w:r w:rsidRPr="002D7A70">
              <w:rPr>
                <w:rStyle w:val="afd"/>
                <w:noProof/>
              </w:rPr>
              <w:fldChar w:fldCharType="end"/>
            </w:r>
          </w:ins>
        </w:p>
        <w:p w14:paraId="15F10870" w14:textId="13290DEA" w:rsidR="000A5874" w:rsidRDefault="000A5874">
          <w:pPr>
            <w:pStyle w:val="24"/>
            <w:tabs>
              <w:tab w:val="right" w:leader="dot" w:pos="9345"/>
            </w:tabs>
            <w:rPr>
              <w:ins w:id="57" w:author="Антон Смирнов" w:date="2023-05-29T02:27:00Z"/>
              <w:rFonts w:eastAsiaTheme="minorEastAsia"/>
              <w:noProof/>
              <w:sz w:val="22"/>
              <w:szCs w:val="22"/>
              <w:lang w:val="ru-RU" w:eastAsia="ru-RU"/>
            </w:rPr>
          </w:pPr>
          <w:ins w:id="58"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"_Toc136219703"</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 xml:space="preserve">3.3 Моделирование взаимодействия с </w:t>
            </w:r>
            <w:r w:rsidRPr="002D7A70">
              <w:rPr>
                <w:rStyle w:val="afd"/>
                <w:noProof/>
              </w:rPr>
              <w:t>HLA</w:t>
            </w:r>
            <w:r w:rsidRPr="002D7A70">
              <w:rPr>
                <w:rStyle w:val="afd"/>
                <w:noProof/>
                <w:lang w:val="ru-RU"/>
              </w:rPr>
              <w:t xml:space="preserve"> </w:t>
            </w:r>
            <w:r w:rsidRPr="002D7A70">
              <w:rPr>
                <w:rStyle w:val="afd"/>
                <w:noProof/>
              </w:rPr>
              <w:t>I</w:t>
            </w:r>
            <w:r>
              <w:rPr>
                <w:noProof/>
                <w:webHidden/>
              </w:rPr>
              <w:tab/>
            </w:r>
            <w:r>
              <w:rPr>
                <w:noProof/>
                <w:webHidden/>
              </w:rPr>
              <w:fldChar w:fldCharType="begin"/>
            </w:r>
            <w:r>
              <w:rPr>
                <w:noProof/>
                <w:webHidden/>
              </w:rPr>
              <w:instrText xml:space="preserve"> PAGEREF _Toc136219703 \h </w:instrText>
            </w:r>
            <w:r>
              <w:rPr>
                <w:noProof/>
                <w:webHidden/>
              </w:rPr>
            </w:r>
          </w:ins>
          <w:r>
            <w:rPr>
              <w:noProof/>
              <w:webHidden/>
            </w:rPr>
            <w:fldChar w:fldCharType="separate"/>
          </w:r>
          <w:ins w:id="59" w:author="Антон Смирнов" w:date="2023-05-29T02:27:00Z">
            <w:r>
              <w:rPr>
                <w:noProof/>
                <w:webHidden/>
              </w:rPr>
              <w:t>52</w:t>
            </w:r>
            <w:r>
              <w:rPr>
                <w:noProof/>
                <w:webHidden/>
              </w:rPr>
              <w:fldChar w:fldCharType="end"/>
            </w:r>
            <w:r w:rsidRPr="002D7A70">
              <w:rPr>
                <w:rStyle w:val="afd"/>
                <w:noProof/>
              </w:rPr>
              <w:fldChar w:fldCharType="end"/>
            </w:r>
          </w:ins>
        </w:p>
        <w:p w14:paraId="5ADD72EC" w14:textId="5C53B91F" w:rsidR="000A5874" w:rsidRDefault="000A5874">
          <w:pPr>
            <w:pStyle w:val="24"/>
            <w:tabs>
              <w:tab w:val="right" w:leader="dot" w:pos="9345"/>
            </w:tabs>
            <w:rPr>
              <w:ins w:id="60" w:author="Антон Смирнов" w:date="2023-05-29T02:27:00Z"/>
              <w:rFonts w:eastAsiaTheme="minorEastAsia"/>
              <w:noProof/>
              <w:sz w:val="22"/>
              <w:szCs w:val="22"/>
              <w:lang w:val="ru-RU" w:eastAsia="ru-RU"/>
            </w:rPr>
          </w:pPr>
          <w:ins w:id="61"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"_Toc136219704"</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3.4. Веб-сервис</w:t>
            </w:r>
            <w:r>
              <w:rPr>
                <w:noProof/>
                <w:webHidden/>
              </w:rPr>
              <w:tab/>
            </w:r>
            <w:r>
              <w:rPr>
                <w:noProof/>
                <w:webHidden/>
              </w:rPr>
              <w:fldChar w:fldCharType="begin"/>
            </w:r>
            <w:r>
              <w:rPr>
                <w:noProof/>
                <w:webHidden/>
              </w:rPr>
              <w:instrText xml:space="preserve"> PAGEREF _Toc136219704 \h </w:instrText>
            </w:r>
            <w:r>
              <w:rPr>
                <w:noProof/>
                <w:webHidden/>
              </w:rPr>
            </w:r>
          </w:ins>
          <w:r>
            <w:rPr>
              <w:noProof/>
              <w:webHidden/>
            </w:rPr>
            <w:fldChar w:fldCharType="separate"/>
          </w:r>
          <w:ins w:id="62" w:author="Антон Смирнов" w:date="2023-05-29T02:27:00Z">
            <w:r>
              <w:rPr>
                <w:noProof/>
                <w:webHidden/>
              </w:rPr>
              <w:t>55</w:t>
            </w:r>
            <w:r>
              <w:rPr>
                <w:noProof/>
                <w:webHidden/>
              </w:rPr>
              <w:fldChar w:fldCharType="end"/>
            </w:r>
            <w:r w:rsidRPr="002D7A70">
              <w:rPr>
                <w:rStyle w:val="afd"/>
                <w:noProof/>
              </w:rPr>
              <w:fldChar w:fldCharType="end"/>
            </w:r>
          </w:ins>
        </w:p>
        <w:p w14:paraId="7C8EB773" w14:textId="4B22AB02" w:rsidR="000A5874" w:rsidRDefault="000A5874">
          <w:pPr>
            <w:pStyle w:val="24"/>
            <w:tabs>
              <w:tab w:val="right" w:leader="dot" w:pos="9345"/>
            </w:tabs>
            <w:rPr>
              <w:ins w:id="63" w:author="Антон Смирнов" w:date="2023-05-29T02:27:00Z"/>
              <w:rFonts w:eastAsiaTheme="minorEastAsia"/>
              <w:noProof/>
              <w:sz w:val="22"/>
              <w:szCs w:val="22"/>
              <w:lang w:val="ru-RU" w:eastAsia="ru-RU"/>
            </w:rPr>
          </w:pPr>
          <w:ins w:id="64"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"_Toc136219705"</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3.5. Обсуждение</w:t>
            </w:r>
            <w:r>
              <w:rPr>
                <w:noProof/>
                <w:webHidden/>
              </w:rPr>
              <w:tab/>
            </w:r>
            <w:r>
              <w:rPr>
                <w:noProof/>
                <w:webHidden/>
              </w:rPr>
              <w:fldChar w:fldCharType="begin"/>
            </w:r>
            <w:r>
              <w:rPr>
                <w:noProof/>
                <w:webHidden/>
              </w:rPr>
              <w:instrText xml:space="preserve"> PAGEREF _Toc136219705 \h </w:instrText>
            </w:r>
            <w:r>
              <w:rPr>
                <w:noProof/>
                <w:webHidden/>
              </w:rPr>
            </w:r>
          </w:ins>
          <w:r>
            <w:rPr>
              <w:noProof/>
              <w:webHidden/>
            </w:rPr>
            <w:fldChar w:fldCharType="separate"/>
          </w:r>
          <w:ins w:id="65" w:author="Антон Смирнов" w:date="2023-05-29T02:27:00Z">
            <w:r>
              <w:rPr>
                <w:noProof/>
                <w:webHidden/>
              </w:rPr>
              <w:t>59</w:t>
            </w:r>
            <w:r>
              <w:rPr>
                <w:noProof/>
                <w:webHidden/>
              </w:rPr>
              <w:fldChar w:fldCharType="end"/>
            </w:r>
            <w:r w:rsidRPr="002D7A70">
              <w:rPr>
                <w:rStyle w:val="afd"/>
                <w:noProof/>
              </w:rPr>
              <w:fldChar w:fldCharType="end"/>
            </w:r>
          </w:ins>
        </w:p>
        <w:p w14:paraId="0A20B051" w14:textId="4BDF9278" w:rsidR="000A5874" w:rsidRDefault="000A5874">
          <w:pPr>
            <w:pStyle w:val="12"/>
            <w:tabs>
              <w:tab w:val="right" w:leader="dot" w:pos="9345"/>
            </w:tabs>
            <w:rPr>
              <w:ins w:id="66" w:author="Антон Смирнов" w:date="2023-05-29T02:27:00Z"/>
              <w:rFonts w:eastAsiaTheme="minorEastAsia"/>
              <w:noProof/>
              <w:sz w:val="22"/>
              <w:szCs w:val="22"/>
              <w:lang w:val="ru-RU" w:eastAsia="ru-RU"/>
            </w:rPr>
          </w:pPr>
          <w:ins w:id="67"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"_Toc136219706"</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Глава 4. Заключение</w:t>
            </w:r>
            <w:r>
              <w:rPr>
                <w:noProof/>
                <w:webHidden/>
              </w:rPr>
              <w:tab/>
            </w:r>
            <w:r>
              <w:rPr>
                <w:noProof/>
                <w:webHidden/>
              </w:rPr>
              <w:fldChar w:fldCharType="begin"/>
            </w:r>
            <w:r>
              <w:rPr>
                <w:noProof/>
                <w:webHidden/>
              </w:rPr>
              <w:instrText xml:space="preserve"> PAGEREF _Toc136219706 \h </w:instrText>
            </w:r>
            <w:r>
              <w:rPr>
                <w:noProof/>
                <w:webHidden/>
              </w:rPr>
            </w:r>
          </w:ins>
          <w:r>
            <w:rPr>
              <w:noProof/>
              <w:webHidden/>
            </w:rPr>
            <w:fldChar w:fldCharType="separate"/>
          </w:r>
          <w:ins w:id="68" w:author="Антон Смирнов" w:date="2023-05-29T02:27:00Z">
            <w:r>
              <w:rPr>
                <w:noProof/>
                <w:webHidden/>
              </w:rPr>
              <w:t>62</w:t>
            </w:r>
            <w:r>
              <w:rPr>
                <w:noProof/>
                <w:webHidden/>
              </w:rPr>
              <w:fldChar w:fldCharType="end"/>
            </w:r>
            <w:r w:rsidRPr="002D7A70">
              <w:rPr>
                <w:rStyle w:val="afd"/>
                <w:noProof/>
              </w:rPr>
              <w:fldChar w:fldCharType="end"/>
            </w:r>
          </w:ins>
        </w:p>
        <w:p w14:paraId="2318B884" w14:textId="79FEE7EB" w:rsidR="000A5874" w:rsidRDefault="000A5874">
          <w:pPr>
            <w:pStyle w:val="12"/>
            <w:tabs>
              <w:tab w:val="right" w:leader="dot" w:pos="9345"/>
            </w:tabs>
            <w:rPr>
              <w:ins w:id="69" w:author="Антон Смирнов" w:date="2023-05-29T02:27:00Z"/>
              <w:rFonts w:eastAsiaTheme="minorEastAsia"/>
              <w:noProof/>
              <w:sz w:val="22"/>
              <w:szCs w:val="22"/>
              <w:lang w:val="ru-RU" w:eastAsia="ru-RU"/>
            </w:rPr>
          </w:pPr>
          <w:ins w:id="70"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"_Toc136219707"</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Глава 5. Выводы</w:t>
            </w:r>
            <w:r>
              <w:rPr>
                <w:noProof/>
                <w:webHidden/>
              </w:rPr>
              <w:tab/>
            </w:r>
            <w:r>
              <w:rPr>
                <w:noProof/>
                <w:webHidden/>
              </w:rPr>
              <w:fldChar w:fldCharType="begin"/>
            </w:r>
            <w:r>
              <w:rPr>
                <w:noProof/>
                <w:webHidden/>
              </w:rPr>
              <w:instrText xml:space="preserve"> PAGEREF _Toc136219707 \h </w:instrText>
            </w:r>
            <w:r>
              <w:rPr>
                <w:noProof/>
                <w:webHidden/>
              </w:rPr>
            </w:r>
          </w:ins>
          <w:r>
            <w:rPr>
              <w:noProof/>
              <w:webHidden/>
            </w:rPr>
            <w:fldChar w:fldCharType="separate"/>
          </w:r>
          <w:ins w:id="71" w:author="Антон Смирнов" w:date="2023-05-29T02:27:00Z">
            <w:r>
              <w:rPr>
                <w:noProof/>
                <w:webHidden/>
              </w:rPr>
              <w:t>64</w:t>
            </w:r>
            <w:r>
              <w:rPr>
                <w:noProof/>
                <w:webHidden/>
              </w:rPr>
              <w:fldChar w:fldCharType="end"/>
            </w:r>
            <w:r w:rsidRPr="002D7A70">
              <w:rPr>
                <w:rStyle w:val="afd"/>
                <w:noProof/>
              </w:rPr>
              <w:fldChar w:fldCharType="end"/>
            </w:r>
          </w:ins>
        </w:p>
        <w:p w14:paraId="066B766D" w14:textId="4C486F26" w:rsidR="000A5874" w:rsidRDefault="000A5874">
          <w:pPr>
            <w:pStyle w:val="12"/>
            <w:tabs>
              <w:tab w:val="right" w:leader="dot" w:pos="9345"/>
            </w:tabs>
            <w:rPr>
              <w:ins w:id="72" w:author="Антон Смирнов" w:date="2023-05-29T02:27:00Z"/>
              <w:rFonts w:eastAsiaTheme="minorEastAsia"/>
              <w:noProof/>
              <w:sz w:val="22"/>
              <w:szCs w:val="22"/>
              <w:lang w:val="ru-RU" w:eastAsia="ru-RU"/>
            </w:rPr>
          </w:pPr>
          <w:ins w:id="73"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"_Toc136219708"</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Список литературы</w:t>
            </w:r>
            <w:r>
              <w:rPr>
                <w:noProof/>
                <w:webHidden/>
              </w:rPr>
              <w:tab/>
            </w:r>
            <w:r>
              <w:rPr>
                <w:noProof/>
                <w:webHidden/>
              </w:rPr>
              <w:fldChar w:fldCharType="begin"/>
            </w:r>
            <w:r>
              <w:rPr>
                <w:noProof/>
                <w:webHidden/>
              </w:rPr>
              <w:instrText xml:space="preserve"> PAGEREF _Toc136219708 \h </w:instrText>
            </w:r>
            <w:r>
              <w:rPr>
                <w:noProof/>
                <w:webHidden/>
              </w:rPr>
            </w:r>
          </w:ins>
          <w:r>
            <w:rPr>
              <w:noProof/>
              <w:webHidden/>
            </w:rPr>
            <w:fldChar w:fldCharType="separate"/>
          </w:r>
          <w:ins w:id="74" w:author="Антон Смирнов" w:date="2023-05-29T02:27:00Z">
            <w:r>
              <w:rPr>
                <w:noProof/>
                <w:webHidden/>
              </w:rPr>
              <w:t>65</w:t>
            </w:r>
            <w:r>
              <w:rPr>
                <w:noProof/>
                <w:webHidden/>
              </w:rPr>
              <w:fldChar w:fldCharType="end"/>
            </w:r>
            <w:r w:rsidRPr="002D7A70">
              <w:rPr>
                <w:rStyle w:val="afd"/>
                <w:noProof/>
              </w:rPr>
              <w:fldChar w:fldCharType="end"/>
            </w:r>
          </w:ins>
        </w:p>
        <w:p w14:paraId="63AAD83C" w14:textId="23C66577" w:rsidR="000A5874" w:rsidRDefault="000A5874">
          <w:pPr>
            <w:pStyle w:val="12"/>
            <w:tabs>
              <w:tab w:val="right" w:leader="dot" w:pos="9345"/>
            </w:tabs>
            <w:rPr>
              <w:ins w:id="75" w:author="Антон Смирнов" w:date="2023-05-29T02:27:00Z"/>
              <w:rFonts w:eastAsiaTheme="minorEastAsia"/>
              <w:noProof/>
              <w:sz w:val="22"/>
              <w:szCs w:val="22"/>
              <w:lang w:val="ru-RU" w:eastAsia="ru-RU"/>
            </w:rPr>
          </w:pPr>
          <w:ins w:id="76"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"_Toc136219709"</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Приложение 1</w:t>
            </w:r>
            <w:r>
              <w:rPr>
                <w:noProof/>
                <w:webHidden/>
              </w:rPr>
              <w:tab/>
            </w:r>
            <w:r>
              <w:rPr>
                <w:noProof/>
                <w:webHidden/>
              </w:rPr>
              <w:fldChar w:fldCharType="begin"/>
            </w:r>
            <w:r>
              <w:rPr>
                <w:noProof/>
                <w:webHidden/>
              </w:rPr>
              <w:instrText xml:space="preserve"> PAGEREF _Toc136219709 \h </w:instrText>
            </w:r>
            <w:r>
              <w:rPr>
                <w:noProof/>
                <w:webHidden/>
              </w:rPr>
            </w:r>
          </w:ins>
          <w:r>
            <w:rPr>
              <w:noProof/>
              <w:webHidden/>
            </w:rPr>
            <w:fldChar w:fldCharType="separate"/>
          </w:r>
          <w:ins w:id="77" w:author="Антон Смирнов" w:date="2023-05-29T02:27:00Z">
            <w:r>
              <w:rPr>
                <w:noProof/>
                <w:webHidden/>
              </w:rPr>
              <w:t>74</w:t>
            </w:r>
            <w:r>
              <w:rPr>
                <w:noProof/>
                <w:webHidden/>
              </w:rPr>
              <w:fldChar w:fldCharType="end"/>
            </w:r>
            <w:r w:rsidRPr="002D7A70">
              <w:rPr>
                <w:rStyle w:val="afd"/>
                <w:noProof/>
              </w:rPr>
              <w:fldChar w:fldCharType="end"/>
            </w:r>
          </w:ins>
        </w:p>
        <w:p w14:paraId="2C366F2F" w14:textId="2DE36F92" w:rsidR="000A5874" w:rsidRDefault="000A5874">
          <w:pPr>
            <w:pStyle w:val="12"/>
            <w:tabs>
              <w:tab w:val="right" w:leader="dot" w:pos="9345"/>
            </w:tabs>
            <w:rPr>
              <w:ins w:id="78" w:author="Антон Смирнов" w:date="2023-05-29T02:27:00Z"/>
              <w:rFonts w:eastAsiaTheme="minorEastAsia"/>
              <w:noProof/>
              <w:sz w:val="22"/>
              <w:szCs w:val="22"/>
              <w:lang w:val="ru-RU" w:eastAsia="ru-RU"/>
            </w:rPr>
          </w:pPr>
          <w:ins w:id="79" w:author="Антон Смирнов" w:date="2023-05-29T02:27:00Z">
            <w:r w:rsidRPr="002D7A70">
              <w:rPr>
                <w:rStyle w:val="afd"/>
                <w:noProof/>
              </w:rPr>
              <w:fldChar w:fldCharType="begin"/>
            </w:r>
            <w:r w:rsidRPr="002D7A70">
              <w:rPr>
                <w:rStyle w:val="afd"/>
                <w:noProof/>
              </w:rPr>
              <w:instrText xml:space="preserve"> </w:instrText>
            </w:r>
            <w:r>
              <w:rPr>
                <w:noProof/>
              </w:rPr>
              <w:instrText>HYPERLINK \l "_Toc136219710"</w:instrText>
            </w:r>
            <w:r w:rsidRPr="002D7A70">
              <w:rPr>
                <w:rStyle w:val="afd"/>
                <w:noProof/>
              </w:rPr>
              <w:instrText xml:space="preserve"> </w:instrText>
            </w:r>
            <w:r w:rsidRPr="002D7A70">
              <w:rPr>
                <w:rStyle w:val="afd"/>
                <w:noProof/>
              </w:rPr>
            </w:r>
            <w:r w:rsidRPr="002D7A70">
              <w:rPr>
                <w:rStyle w:val="afd"/>
                <w:noProof/>
              </w:rPr>
              <w:fldChar w:fldCharType="separate"/>
            </w:r>
            <w:r w:rsidRPr="002D7A70">
              <w:rPr>
                <w:rStyle w:val="afd"/>
                <w:noProof/>
                <w:lang w:val="ru-RU"/>
              </w:rPr>
              <w:t>Приложение 2</w:t>
            </w:r>
            <w:r>
              <w:rPr>
                <w:noProof/>
                <w:webHidden/>
              </w:rPr>
              <w:tab/>
            </w:r>
            <w:r>
              <w:rPr>
                <w:noProof/>
                <w:webHidden/>
              </w:rPr>
              <w:fldChar w:fldCharType="begin"/>
            </w:r>
            <w:r>
              <w:rPr>
                <w:noProof/>
                <w:webHidden/>
              </w:rPr>
              <w:instrText xml:space="preserve"> PAGEREF _Toc136219710 \h </w:instrText>
            </w:r>
            <w:r>
              <w:rPr>
                <w:noProof/>
                <w:webHidden/>
              </w:rPr>
            </w:r>
          </w:ins>
          <w:r>
            <w:rPr>
              <w:noProof/>
              <w:webHidden/>
            </w:rPr>
            <w:fldChar w:fldCharType="separate"/>
          </w:r>
          <w:ins w:id="80" w:author="Антон Смирнов" w:date="2023-05-29T02:27:00Z">
            <w:r>
              <w:rPr>
                <w:noProof/>
                <w:webHidden/>
              </w:rPr>
              <w:t>76</w:t>
            </w:r>
            <w:r>
              <w:rPr>
                <w:noProof/>
                <w:webHidden/>
              </w:rPr>
              <w:fldChar w:fldCharType="end"/>
            </w:r>
            <w:r w:rsidRPr="002D7A70">
              <w:rPr>
                <w:rStyle w:val="afd"/>
                <w:noProof/>
              </w:rPr>
              <w:fldChar w:fldCharType="end"/>
            </w:r>
          </w:ins>
        </w:p>
        <w:p w14:paraId="21B90B50" w14:textId="5F69085C" w:rsidR="007C25CE" w:rsidRPr="00C01E44" w:rsidDel="000A5874" w:rsidRDefault="009025EF">
          <w:pPr>
            <w:pStyle w:val="12"/>
            <w:tabs>
              <w:tab w:val="right" w:leader="dot" w:pos="9345"/>
            </w:tabs>
            <w:rPr>
              <w:del w:id="81" w:author="Антон Смирнов" w:date="2023-05-29T02:27:00Z"/>
              <w:rFonts w:ascii="Times New Roman" w:eastAsiaTheme="minorEastAsia" w:hAnsi="Times New Roman" w:cs="Times New Roman"/>
              <w:noProof/>
              <w:sz w:val="28"/>
              <w:szCs w:val="28"/>
              <w:lang w:val="ru-RU" w:eastAsia="ru-RU"/>
            </w:rPr>
          </w:pPr>
          <w:del w:id="82" w:author="Антон Смирнов" w:date="2023-05-29T02:27:00Z">
            <w:r w:rsidDel="000A5874">
              <w:rPr>
                <w:noProof/>
              </w:rPr>
              <w:fldChar w:fldCharType="begin"/>
            </w:r>
            <w:r w:rsidDel="000A5874">
              <w:rPr>
                <w:noProof/>
              </w:rPr>
              <w:delInstrText xml:space="preserve"> HYPERLINK \l "_Toc136092819" </w:delInstrText>
            </w:r>
            <w:r w:rsidDel="000A5874">
              <w:rPr>
                <w:noProof/>
              </w:rPr>
              <w:fldChar w:fldCharType="separate"/>
            </w:r>
          </w:del>
          <w:ins w:id="83" w:author="Антон Смирнов" w:date="2023-05-29T02:27:00Z">
            <w:r w:rsidR="000A5874">
              <w:rPr>
                <w:b/>
                <w:bCs/>
                <w:noProof/>
                <w:lang w:val="ru-RU"/>
              </w:rPr>
              <w:t>Ошибка! Недопустимый объект гиперссылки.</w:t>
            </w:r>
          </w:ins>
          <w:del w:id="84" w:author="Антон Смирнов" w:date="2023-05-29T02:27:00Z">
            <w:r w:rsidR="007C25CE" w:rsidRPr="00C01E44" w:rsidDel="000A5874">
              <w:rPr>
                <w:rStyle w:val="afd"/>
                <w:rFonts w:ascii="Times New Roman" w:hAnsi="Times New Roman" w:cs="Times New Roman"/>
                <w:noProof/>
                <w:sz w:val="28"/>
                <w:szCs w:val="28"/>
                <w:lang w:val="ru-RU"/>
              </w:rPr>
              <w:delText>Список</w:delText>
            </w:r>
            <w:r w:rsidR="007C25CE" w:rsidRPr="00C01E44" w:rsidDel="000A5874">
              <w:rPr>
                <w:rStyle w:val="afd"/>
                <w:rFonts w:ascii="Times New Roman" w:hAnsi="Times New Roman" w:cs="Times New Roman"/>
                <w:noProof/>
                <w:sz w:val="28"/>
                <w:szCs w:val="28"/>
              </w:rPr>
              <w:delText xml:space="preserve"> </w:delText>
            </w:r>
            <w:r w:rsidR="007C25CE" w:rsidRPr="00C01E44" w:rsidDel="000A5874">
              <w:rPr>
                <w:rStyle w:val="afd"/>
                <w:rFonts w:ascii="Times New Roman" w:hAnsi="Times New Roman" w:cs="Times New Roman"/>
                <w:noProof/>
                <w:sz w:val="28"/>
                <w:szCs w:val="28"/>
                <w:lang w:val="ru-RU"/>
              </w:rPr>
              <w:delText>сокращений</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_Toc136092819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3</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52F3CD5C" w14:textId="53EDDFAB" w:rsidR="007C25CE" w:rsidRPr="00C01E44" w:rsidDel="000A5874" w:rsidRDefault="009025EF">
          <w:pPr>
            <w:pStyle w:val="12"/>
            <w:tabs>
              <w:tab w:val="right" w:leader="dot" w:pos="9345"/>
            </w:tabs>
            <w:rPr>
              <w:del w:id="85" w:author="Антон Смирнов" w:date="2023-05-29T02:27:00Z"/>
              <w:rFonts w:ascii="Times New Roman" w:eastAsiaTheme="minorEastAsia" w:hAnsi="Times New Roman" w:cs="Times New Roman"/>
              <w:noProof/>
              <w:sz w:val="28"/>
              <w:szCs w:val="28"/>
              <w:lang w:val="ru-RU" w:eastAsia="ru-RU"/>
            </w:rPr>
          </w:pPr>
          <w:del w:id="86" w:author="Антон Смирнов" w:date="2023-05-29T02:27:00Z">
            <w:r w:rsidDel="000A5874">
              <w:rPr>
                <w:noProof/>
              </w:rPr>
              <w:fldChar w:fldCharType="begin"/>
            </w:r>
            <w:r w:rsidDel="000A5874">
              <w:rPr>
                <w:noProof/>
              </w:rPr>
              <w:delInstrText xml:space="preserve"> HYPERLINK \l "_Toc136092820" </w:delInstrText>
            </w:r>
            <w:r w:rsidDel="000A5874">
              <w:rPr>
                <w:noProof/>
              </w:rPr>
              <w:fldChar w:fldCharType="separate"/>
            </w:r>
          </w:del>
          <w:ins w:id="87" w:author="Антон Смирнов" w:date="2023-05-29T02:27:00Z">
            <w:r w:rsidR="000A5874">
              <w:rPr>
                <w:b/>
                <w:bCs/>
                <w:noProof/>
                <w:lang w:val="ru-RU"/>
              </w:rPr>
              <w:t>Ошибка! Недопустимый объект гиперссылки.</w:t>
            </w:r>
          </w:ins>
          <w:del w:id="88" w:author="Антон Смирнов" w:date="2023-05-29T02:27:00Z">
            <w:r w:rsidR="007C25CE" w:rsidRPr="00C01E44" w:rsidDel="000A5874">
              <w:rPr>
                <w:rStyle w:val="afd"/>
                <w:rFonts w:ascii="Times New Roman" w:hAnsi="Times New Roman" w:cs="Times New Roman"/>
                <w:noProof/>
                <w:sz w:val="28"/>
                <w:szCs w:val="28"/>
                <w:lang w:val="ru-RU"/>
              </w:rPr>
              <w:delText>Введение</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_Toc136092820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4</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6E1A1F55" w14:textId="11B4049D" w:rsidR="007C25CE" w:rsidRPr="00C01E44" w:rsidDel="000A5874" w:rsidRDefault="009025EF">
          <w:pPr>
            <w:pStyle w:val="12"/>
            <w:tabs>
              <w:tab w:val="right" w:leader="dot" w:pos="9345"/>
            </w:tabs>
            <w:rPr>
              <w:del w:id="89" w:author="Антон Смирнов" w:date="2023-05-29T02:27:00Z"/>
              <w:rFonts w:ascii="Times New Roman" w:eastAsiaTheme="minorEastAsia" w:hAnsi="Times New Roman" w:cs="Times New Roman"/>
              <w:noProof/>
              <w:sz w:val="28"/>
              <w:szCs w:val="28"/>
              <w:lang w:val="ru-RU" w:eastAsia="ru-RU"/>
            </w:rPr>
          </w:pPr>
          <w:del w:id="90" w:author="Антон Смирнов" w:date="2023-05-29T02:27:00Z">
            <w:r w:rsidDel="000A5874">
              <w:rPr>
                <w:noProof/>
              </w:rPr>
              <w:fldChar w:fldCharType="begin"/>
            </w:r>
            <w:r w:rsidDel="000A5874">
              <w:rPr>
                <w:noProof/>
              </w:rPr>
              <w:delInstrText xml:space="preserve"> HYPERLINK \l "_Toc136092821" </w:delInstrText>
            </w:r>
            <w:r w:rsidDel="000A5874">
              <w:rPr>
                <w:noProof/>
              </w:rPr>
              <w:fldChar w:fldCharType="separate"/>
            </w:r>
          </w:del>
          <w:ins w:id="91" w:author="Антон Смирнов" w:date="2023-05-29T02:27:00Z">
            <w:r w:rsidR="000A5874">
              <w:rPr>
                <w:b/>
                <w:bCs/>
                <w:noProof/>
                <w:lang w:val="ru-RU"/>
              </w:rPr>
              <w:t>Ошибка! Недопустимый объект гиперссылки.</w:t>
            </w:r>
          </w:ins>
          <w:del w:id="92" w:author="Антон Смирнов" w:date="2023-05-29T02:27:00Z">
            <w:r w:rsidR="007C25CE" w:rsidRPr="00C01E44" w:rsidDel="000A5874">
              <w:rPr>
                <w:rStyle w:val="afd"/>
                <w:rFonts w:ascii="Times New Roman" w:hAnsi="Times New Roman" w:cs="Times New Roman"/>
                <w:noProof/>
                <w:sz w:val="28"/>
                <w:szCs w:val="28"/>
                <w:lang w:val="ru-RU"/>
              </w:rPr>
              <w:delText>Глава 1. Литературный обзор</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_Toc136092821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9</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7B30E2B5" w14:textId="20D4AD67" w:rsidR="007C25CE" w:rsidRPr="00C01E44" w:rsidDel="000A5874" w:rsidRDefault="009025EF">
          <w:pPr>
            <w:pStyle w:val="24"/>
            <w:tabs>
              <w:tab w:val="right" w:leader="dot" w:pos="9345"/>
            </w:tabs>
            <w:rPr>
              <w:del w:id="93" w:author="Антон Смирнов" w:date="2023-05-29T02:27:00Z"/>
              <w:rFonts w:ascii="Times New Roman" w:eastAsiaTheme="minorEastAsia" w:hAnsi="Times New Roman" w:cs="Times New Roman"/>
              <w:noProof/>
              <w:sz w:val="28"/>
              <w:szCs w:val="28"/>
              <w:lang w:val="ru-RU" w:eastAsia="ru-RU"/>
            </w:rPr>
          </w:pPr>
          <w:del w:id="94" w:author="Антон Смирнов" w:date="2023-05-29T02:27:00Z">
            <w:r w:rsidDel="000A5874">
              <w:rPr>
                <w:noProof/>
              </w:rPr>
              <w:fldChar w:fldCharType="begin"/>
            </w:r>
            <w:r w:rsidDel="000A5874">
              <w:rPr>
                <w:noProof/>
              </w:rPr>
              <w:delInstrText xml:space="preserve"> HYPERLINK \l "_Toc136092822" </w:delInstrText>
            </w:r>
            <w:r w:rsidDel="000A5874">
              <w:rPr>
                <w:noProof/>
              </w:rPr>
              <w:fldChar w:fldCharType="separate"/>
            </w:r>
          </w:del>
          <w:ins w:id="95" w:author="Антон Смирнов" w:date="2023-05-29T02:27:00Z">
            <w:r w:rsidR="000A5874">
              <w:rPr>
                <w:b/>
                <w:bCs/>
                <w:noProof/>
                <w:lang w:val="ru-RU"/>
              </w:rPr>
              <w:t>Ошибка! Недопустимый объект гиперссылки.</w:t>
            </w:r>
          </w:ins>
          <w:del w:id="96" w:author="Антон Смирнов" w:date="2023-05-29T02:27:00Z">
            <w:r w:rsidR="007C25CE" w:rsidRPr="00C01E44" w:rsidDel="000A5874">
              <w:rPr>
                <w:rStyle w:val="afd"/>
                <w:rFonts w:ascii="Times New Roman" w:hAnsi="Times New Roman" w:cs="Times New Roman"/>
                <w:noProof/>
                <w:sz w:val="28"/>
                <w:szCs w:val="28"/>
                <w:lang w:val="ru-RU"/>
              </w:rPr>
              <w:delText>1.1. Главный комплекс гистосовместимости</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_Toc136092822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9</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1D762A13" w14:textId="019AF5AD" w:rsidR="007C25CE" w:rsidRPr="00C01E44" w:rsidDel="000A5874" w:rsidRDefault="009025EF">
          <w:pPr>
            <w:pStyle w:val="24"/>
            <w:tabs>
              <w:tab w:val="right" w:leader="dot" w:pos="9345"/>
            </w:tabs>
            <w:rPr>
              <w:del w:id="97" w:author="Антон Смирнов" w:date="2023-05-29T02:27:00Z"/>
              <w:rFonts w:ascii="Times New Roman" w:eastAsiaTheme="minorEastAsia" w:hAnsi="Times New Roman" w:cs="Times New Roman"/>
              <w:noProof/>
              <w:sz w:val="28"/>
              <w:szCs w:val="28"/>
              <w:lang w:val="ru-RU" w:eastAsia="ru-RU"/>
            </w:rPr>
          </w:pPr>
          <w:del w:id="98" w:author="Антон Смирнов" w:date="2023-05-29T02:27:00Z">
            <w:r w:rsidDel="000A5874">
              <w:rPr>
                <w:noProof/>
              </w:rPr>
              <w:fldChar w:fldCharType="begin"/>
            </w:r>
            <w:r w:rsidDel="000A5874">
              <w:rPr>
                <w:noProof/>
              </w:rPr>
              <w:delInstrText xml:space="preserve"> HYPERLINK \l "_Toc136092823" </w:delInstrText>
            </w:r>
            <w:r w:rsidDel="000A5874">
              <w:rPr>
                <w:noProof/>
              </w:rPr>
              <w:fldChar w:fldCharType="separate"/>
            </w:r>
          </w:del>
          <w:ins w:id="99" w:author="Антон Смирнов" w:date="2023-05-29T02:27:00Z">
            <w:r w:rsidR="000A5874">
              <w:rPr>
                <w:b/>
                <w:bCs/>
                <w:noProof/>
                <w:lang w:val="ru-RU"/>
              </w:rPr>
              <w:t>Ошибка! Недопустимый объект гиперссылки.</w:t>
            </w:r>
          </w:ins>
          <w:del w:id="100" w:author="Антон Смирнов" w:date="2023-05-29T02:27:00Z">
            <w:r w:rsidR="007C25CE" w:rsidRPr="00C01E44" w:rsidDel="000A5874">
              <w:rPr>
                <w:rStyle w:val="afd"/>
                <w:rFonts w:ascii="Times New Roman" w:hAnsi="Times New Roman" w:cs="Times New Roman"/>
                <w:noProof/>
                <w:sz w:val="28"/>
                <w:szCs w:val="28"/>
                <w:lang w:val="ru-RU"/>
              </w:rPr>
              <w:delText xml:space="preserve">1.2. Процессинг антигенов для </w:delText>
            </w:r>
            <w:r w:rsidR="007C25CE" w:rsidRPr="00C01E44" w:rsidDel="000A5874">
              <w:rPr>
                <w:rStyle w:val="afd"/>
                <w:rFonts w:ascii="Times New Roman" w:hAnsi="Times New Roman" w:cs="Times New Roman"/>
                <w:noProof/>
                <w:sz w:val="28"/>
                <w:szCs w:val="28"/>
              </w:rPr>
              <w:delText>MHC</w:delText>
            </w:r>
            <w:r w:rsidR="007C25CE" w:rsidRPr="00C01E44" w:rsidDel="000A5874">
              <w:rPr>
                <w:rStyle w:val="afd"/>
                <w:rFonts w:ascii="Times New Roman" w:hAnsi="Times New Roman" w:cs="Times New Roman"/>
                <w:noProof/>
                <w:sz w:val="28"/>
                <w:szCs w:val="28"/>
                <w:lang w:val="ru-RU"/>
              </w:rPr>
              <w:delText xml:space="preserve"> </w:delText>
            </w:r>
            <w:r w:rsidR="007C25CE" w:rsidRPr="00C01E44" w:rsidDel="000A5874">
              <w:rPr>
                <w:rStyle w:val="afd"/>
                <w:rFonts w:ascii="Times New Roman" w:hAnsi="Times New Roman" w:cs="Times New Roman"/>
                <w:noProof/>
                <w:sz w:val="28"/>
                <w:szCs w:val="28"/>
              </w:rPr>
              <w:delText>I</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_Toc136092823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13</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5938D92B" w14:textId="25F45B47" w:rsidR="007C25CE" w:rsidRPr="00C01E44" w:rsidDel="000A5874" w:rsidRDefault="009025EF">
          <w:pPr>
            <w:pStyle w:val="24"/>
            <w:tabs>
              <w:tab w:val="right" w:leader="dot" w:pos="9345"/>
            </w:tabs>
            <w:rPr>
              <w:del w:id="101" w:author="Антон Смирнов" w:date="2023-05-29T02:27:00Z"/>
              <w:rFonts w:ascii="Times New Roman" w:eastAsiaTheme="minorEastAsia" w:hAnsi="Times New Roman" w:cs="Times New Roman"/>
              <w:noProof/>
              <w:sz w:val="28"/>
              <w:szCs w:val="28"/>
              <w:lang w:val="ru-RU" w:eastAsia="ru-RU"/>
            </w:rPr>
          </w:pPr>
          <w:del w:id="102" w:author="Антон Смирнов" w:date="2023-05-29T02:27:00Z">
            <w:r w:rsidDel="000A5874">
              <w:rPr>
                <w:noProof/>
              </w:rPr>
              <w:fldChar w:fldCharType="begin"/>
            </w:r>
            <w:r w:rsidDel="000A5874">
              <w:rPr>
                <w:noProof/>
              </w:rPr>
              <w:delInstrText xml:space="preserve"> HYPERLINK \l "_Toc136092824" </w:delInstrText>
            </w:r>
            <w:r w:rsidDel="000A5874">
              <w:rPr>
                <w:noProof/>
              </w:rPr>
              <w:fldChar w:fldCharType="separate"/>
            </w:r>
          </w:del>
          <w:ins w:id="103" w:author="Антон Смирнов" w:date="2023-05-29T02:27:00Z">
            <w:r w:rsidR="000A5874">
              <w:rPr>
                <w:b/>
                <w:bCs/>
                <w:noProof/>
                <w:lang w:val="ru-RU"/>
              </w:rPr>
              <w:t>Ошибка! Недопустимый объект гиперссылки.</w:t>
            </w:r>
          </w:ins>
          <w:del w:id="104" w:author="Антон Смирнов" w:date="2023-05-29T02:27:00Z">
            <w:r w:rsidR="007C25CE" w:rsidRPr="00C01E44" w:rsidDel="000A5874">
              <w:rPr>
                <w:rStyle w:val="afd"/>
                <w:rFonts w:ascii="Times New Roman" w:hAnsi="Times New Roman" w:cs="Times New Roman"/>
                <w:noProof/>
                <w:sz w:val="28"/>
                <w:szCs w:val="28"/>
                <w:lang w:val="ru-RU"/>
              </w:rPr>
              <w:delText>1.3. Программы и сервисы для предсказания Т-клеточных эпитопов</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_Toc136092824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20</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74F01E49" w14:textId="07D189C4" w:rsidR="007C25CE" w:rsidRPr="00C01E44" w:rsidDel="000A5874" w:rsidRDefault="009025EF">
          <w:pPr>
            <w:pStyle w:val="12"/>
            <w:tabs>
              <w:tab w:val="right" w:leader="dot" w:pos="9345"/>
            </w:tabs>
            <w:rPr>
              <w:del w:id="105" w:author="Антон Смирнов" w:date="2023-05-29T02:27:00Z"/>
              <w:rFonts w:ascii="Times New Roman" w:eastAsiaTheme="minorEastAsia" w:hAnsi="Times New Roman" w:cs="Times New Roman"/>
              <w:noProof/>
              <w:sz w:val="28"/>
              <w:szCs w:val="28"/>
              <w:lang w:val="ru-RU" w:eastAsia="ru-RU"/>
            </w:rPr>
          </w:pPr>
          <w:del w:id="106" w:author="Антон Смирнов" w:date="2023-05-29T02:27:00Z">
            <w:r w:rsidDel="000A5874">
              <w:rPr>
                <w:noProof/>
              </w:rPr>
              <w:fldChar w:fldCharType="begin"/>
            </w:r>
            <w:r w:rsidDel="000A5874">
              <w:rPr>
                <w:noProof/>
              </w:rPr>
              <w:delInstrText xml:space="preserve"> HYPERLINK \l "_Toc136092825" </w:delInstrText>
            </w:r>
            <w:r w:rsidDel="000A5874">
              <w:rPr>
                <w:noProof/>
              </w:rPr>
              <w:fldChar w:fldCharType="separate"/>
            </w:r>
          </w:del>
          <w:ins w:id="107" w:author="Антон Смирнов" w:date="2023-05-29T02:27:00Z">
            <w:r w:rsidR="000A5874">
              <w:rPr>
                <w:b/>
                <w:bCs/>
                <w:noProof/>
                <w:lang w:val="ru-RU"/>
              </w:rPr>
              <w:t>Ошибка! Недопустимый объект гиперссылки.</w:t>
            </w:r>
          </w:ins>
          <w:del w:id="108" w:author="Антон Смирнов" w:date="2023-05-29T02:27:00Z">
            <w:r w:rsidR="007C25CE" w:rsidRPr="00C01E44" w:rsidDel="000A5874">
              <w:rPr>
                <w:rStyle w:val="afd"/>
                <w:rFonts w:ascii="Times New Roman" w:hAnsi="Times New Roman" w:cs="Times New Roman"/>
                <w:noProof/>
                <w:sz w:val="28"/>
                <w:szCs w:val="28"/>
                <w:lang w:val="ru-RU"/>
              </w:rPr>
              <w:delText>Глава 2. Материалы и методы</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_Toc136092825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24</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3AC6C44A" w14:textId="43D7DA8D" w:rsidR="007C25CE" w:rsidRPr="00C01E44" w:rsidDel="000A5874" w:rsidRDefault="009025EF">
          <w:pPr>
            <w:pStyle w:val="24"/>
            <w:tabs>
              <w:tab w:val="right" w:leader="dot" w:pos="9345"/>
            </w:tabs>
            <w:rPr>
              <w:del w:id="109" w:author="Антон Смирнов" w:date="2023-05-29T02:27:00Z"/>
              <w:rFonts w:ascii="Times New Roman" w:eastAsiaTheme="minorEastAsia" w:hAnsi="Times New Roman" w:cs="Times New Roman"/>
              <w:noProof/>
              <w:sz w:val="28"/>
              <w:szCs w:val="28"/>
              <w:lang w:val="ru-RU" w:eastAsia="ru-RU"/>
            </w:rPr>
          </w:pPr>
          <w:del w:id="110" w:author="Антон Смирнов" w:date="2023-05-29T02:27:00Z">
            <w:r w:rsidDel="000A5874">
              <w:rPr>
                <w:noProof/>
              </w:rPr>
              <w:fldChar w:fldCharType="begin"/>
            </w:r>
            <w:r w:rsidDel="000A5874">
              <w:rPr>
                <w:noProof/>
              </w:rPr>
              <w:delInstrText xml:space="preserve"> HYPERLINK \l "_Toc136092826" </w:delInstrText>
            </w:r>
            <w:r w:rsidDel="000A5874">
              <w:rPr>
                <w:noProof/>
              </w:rPr>
              <w:fldChar w:fldCharType="separate"/>
            </w:r>
          </w:del>
          <w:ins w:id="111" w:author="Антон Смирнов" w:date="2023-05-29T02:27:00Z">
            <w:r w:rsidR="000A5874">
              <w:rPr>
                <w:b/>
                <w:bCs/>
                <w:noProof/>
                <w:lang w:val="ru-RU"/>
              </w:rPr>
              <w:t>Ошибка! Недопустимый объект гиперссылки.</w:t>
            </w:r>
          </w:ins>
          <w:del w:id="112" w:author="Антон Смирнов" w:date="2023-05-29T02:27:00Z">
            <w:r w:rsidR="007C25CE" w:rsidRPr="00C01E44" w:rsidDel="000A5874">
              <w:rPr>
                <w:rStyle w:val="afd"/>
                <w:rFonts w:ascii="Times New Roman" w:hAnsi="Times New Roman" w:cs="Times New Roman"/>
                <w:noProof/>
                <w:sz w:val="28"/>
                <w:szCs w:val="28"/>
                <w:lang w:val="ru-RU"/>
              </w:rPr>
              <w:delText>2.1 Источники данных для моделирования</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_Toc136092826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24</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766528C4" w14:textId="4A19894F" w:rsidR="007C25CE" w:rsidRPr="00C01E44" w:rsidDel="000A5874" w:rsidRDefault="009025EF">
          <w:pPr>
            <w:pStyle w:val="32"/>
            <w:tabs>
              <w:tab w:val="right" w:leader="dot" w:pos="9345"/>
            </w:tabs>
            <w:rPr>
              <w:del w:id="113" w:author="Антон Смирнов" w:date="2023-05-29T02:27:00Z"/>
              <w:rFonts w:ascii="Times New Roman" w:eastAsiaTheme="minorEastAsia" w:hAnsi="Times New Roman" w:cs="Times New Roman"/>
              <w:noProof/>
              <w:sz w:val="28"/>
              <w:szCs w:val="28"/>
              <w:lang w:val="ru-RU" w:eastAsia="ru-RU"/>
            </w:rPr>
          </w:pPr>
          <w:del w:id="114" w:author="Антон Смирнов" w:date="2023-05-29T02:27:00Z">
            <w:r w:rsidDel="000A5874">
              <w:rPr>
                <w:noProof/>
              </w:rPr>
              <w:fldChar w:fldCharType="begin"/>
            </w:r>
            <w:r w:rsidDel="000A5874">
              <w:rPr>
                <w:noProof/>
              </w:rPr>
              <w:delInstrText xml:space="preserve"> HYPERLINK \l "_Toc136092827" </w:delInstrText>
            </w:r>
            <w:r w:rsidDel="000A5874">
              <w:rPr>
                <w:noProof/>
              </w:rPr>
              <w:fldChar w:fldCharType="separate"/>
            </w:r>
          </w:del>
          <w:ins w:id="115" w:author="Антон Смирнов" w:date="2023-05-29T02:27:00Z">
            <w:r w:rsidR="000A5874">
              <w:rPr>
                <w:b/>
                <w:bCs/>
                <w:noProof/>
                <w:lang w:val="ru-RU"/>
              </w:rPr>
              <w:t>Ошибка! Недопустимый объект гиперссылки.</w:t>
            </w:r>
          </w:ins>
          <w:del w:id="116" w:author="Антон Смирнов" w:date="2023-05-29T02:27:00Z">
            <w:r w:rsidR="007C25CE" w:rsidRPr="00C01E44" w:rsidDel="000A5874">
              <w:rPr>
                <w:rStyle w:val="afd"/>
                <w:rFonts w:ascii="Times New Roman" w:hAnsi="Times New Roman" w:cs="Times New Roman"/>
                <w:noProof/>
                <w:sz w:val="28"/>
                <w:szCs w:val="28"/>
                <w:lang w:val="ru-RU"/>
              </w:rPr>
              <w:delText>2.1.1. Модель прогноза сайтов расщепления протеасомой</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_Toc136092827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24</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21D9D7E6" w14:textId="5B400E41" w:rsidR="007C25CE" w:rsidRPr="00C01E44" w:rsidDel="000A5874" w:rsidRDefault="009025EF">
          <w:pPr>
            <w:pStyle w:val="32"/>
            <w:tabs>
              <w:tab w:val="right" w:leader="dot" w:pos="9345"/>
            </w:tabs>
            <w:rPr>
              <w:del w:id="117" w:author="Антон Смирнов" w:date="2023-05-29T02:27:00Z"/>
              <w:rFonts w:ascii="Times New Roman" w:eastAsiaTheme="minorEastAsia" w:hAnsi="Times New Roman" w:cs="Times New Roman"/>
              <w:noProof/>
              <w:sz w:val="28"/>
              <w:szCs w:val="28"/>
              <w:lang w:val="ru-RU" w:eastAsia="ru-RU"/>
            </w:rPr>
          </w:pPr>
          <w:del w:id="118" w:author="Антон Смирнов" w:date="2023-05-29T02:27:00Z">
            <w:r w:rsidDel="000A5874">
              <w:rPr>
                <w:noProof/>
              </w:rPr>
              <w:fldChar w:fldCharType="begin"/>
            </w:r>
            <w:r w:rsidDel="000A5874">
              <w:rPr>
                <w:noProof/>
              </w:rPr>
              <w:delInstrText xml:space="preserve"> HYPERLINK \l "_Toc136092828" </w:delInstrText>
            </w:r>
            <w:r w:rsidDel="000A5874">
              <w:rPr>
                <w:noProof/>
              </w:rPr>
              <w:fldChar w:fldCharType="separate"/>
            </w:r>
          </w:del>
          <w:ins w:id="119" w:author="Антон Смирнов" w:date="2023-05-29T02:27:00Z">
            <w:r w:rsidR="000A5874">
              <w:rPr>
                <w:b/>
                <w:bCs/>
                <w:noProof/>
                <w:lang w:val="ru-RU"/>
              </w:rPr>
              <w:t>Ошибка! Недопустимый объект гиперссылки.</w:t>
            </w:r>
          </w:ins>
          <w:del w:id="120" w:author="Антон Смирнов" w:date="2023-05-29T02:27:00Z">
            <w:r w:rsidR="007C25CE" w:rsidRPr="00C01E44" w:rsidDel="000A5874">
              <w:rPr>
                <w:rStyle w:val="afd"/>
                <w:rFonts w:ascii="Times New Roman" w:hAnsi="Times New Roman" w:cs="Times New Roman"/>
                <w:noProof/>
                <w:sz w:val="28"/>
                <w:szCs w:val="28"/>
                <w:lang w:val="ru-RU"/>
              </w:rPr>
              <w:delText>2.1.2 Модель прогноза активности к ТАР</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_Toc136092828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25</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3D3C4D39" w14:textId="2F49C236" w:rsidR="007C25CE" w:rsidRPr="00C01E44" w:rsidDel="000A5874" w:rsidRDefault="009025EF">
          <w:pPr>
            <w:pStyle w:val="32"/>
            <w:tabs>
              <w:tab w:val="right" w:leader="dot" w:pos="9345"/>
            </w:tabs>
            <w:rPr>
              <w:del w:id="121" w:author="Антон Смирнов" w:date="2023-05-29T02:27:00Z"/>
              <w:rFonts w:ascii="Times New Roman" w:eastAsiaTheme="minorEastAsia" w:hAnsi="Times New Roman" w:cs="Times New Roman"/>
              <w:noProof/>
              <w:sz w:val="28"/>
              <w:szCs w:val="28"/>
              <w:lang w:val="ru-RU" w:eastAsia="ru-RU"/>
            </w:rPr>
          </w:pPr>
          <w:del w:id="122" w:author="Антон Смирнов" w:date="2023-05-29T02:27:00Z">
            <w:r w:rsidDel="000A5874">
              <w:rPr>
                <w:noProof/>
              </w:rPr>
              <w:fldChar w:fldCharType="begin"/>
            </w:r>
            <w:r w:rsidDel="000A5874">
              <w:rPr>
                <w:noProof/>
              </w:rPr>
              <w:delInstrText xml:space="preserve"> HYPERLINK \l "_Toc136092829" </w:delInstrText>
            </w:r>
            <w:r w:rsidDel="000A5874">
              <w:rPr>
                <w:noProof/>
              </w:rPr>
              <w:fldChar w:fldCharType="separate"/>
            </w:r>
          </w:del>
          <w:ins w:id="123" w:author="Антон Смирнов" w:date="2023-05-29T02:27:00Z">
            <w:r w:rsidR="000A5874">
              <w:rPr>
                <w:b/>
                <w:bCs/>
                <w:noProof/>
                <w:lang w:val="ru-RU"/>
              </w:rPr>
              <w:t>Ошибка! Недопустимый объект гиперссылки.</w:t>
            </w:r>
          </w:ins>
          <w:del w:id="124" w:author="Антон Смирнов" w:date="2023-05-29T02:27:00Z">
            <w:r w:rsidR="007C25CE" w:rsidRPr="00C01E44" w:rsidDel="000A5874">
              <w:rPr>
                <w:rStyle w:val="afd"/>
                <w:rFonts w:ascii="Times New Roman" w:hAnsi="Times New Roman" w:cs="Times New Roman"/>
                <w:noProof/>
                <w:sz w:val="28"/>
                <w:szCs w:val="28"/>
                <w:lang w:val="ru-RU"/>
              </w:rPr>
              <w:delText xml:space="preserve">2.1.3 Модель прогноза связывания с </w:delText>
            </w:r>
            <w:r w:rsidR="007C25CE" w:rsidRPr="00C01E44" w:rsidDel="000A5874">
              <w:rPr>
                <w:rStyle w:val="afd"/>
                <w:rFonts w:ascii="Times New Roman" w:hAnsi="Times New Roman" w:cs="Times New Roman"/>
                <w:noProof/>
                <w:sz w:val="28"/>
                <w:szCs w:val="28"/>
              </w:rPr>
              <w:delText>HLA</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_Toc136092829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26</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4D6B662A" w14:textId="5BEBEF7E" w:rsidR="007C25CE" w:rsidRPr="00C01E44" w:rsidDel="000A5874" w:rsidRDefault="009025EF">
          <w:pPr>
            <w:pStyle w:val="24"/>
            <w:tabs>
              <w:tab w:val="right" w:leader="dot" w:pos="9345"/>
            </w:tabs>
            <w:rPr>
              <w:del w:id="125" w:author="Антон Смирнов" w:date="2023-05-29T02:27:00Z"/>
              <w:rFonts w:ascii="Times New Roman" w:eastAsiaTheme="minorEastAsia" w:hAnsi="Times New Roman" w:cs="Times New Roman"/>
              <w:noProof/>
              <w:sz w:val="28"/>
              <w:szCs w:val="28"/>
              <w:lang w:val="ru-RU" w:eastAsia="ru-RU"/>
            </w:rPr>
          </w:pPr>
          <w:del w:id="126" w:author="Антон Смирнов" w:date="2023-05-29T02:27:00Z">
            <w:r w:rsidDel="000A5874">
              <w:rPr>
                <w:noProof/>
              </w:rPr>
              <w:fldChar w:fldCharType="begin"/>
            </w:r>
            <w:r w:rsidDel="000A5874">
              <w:rPr>
                <w:noProof/>
              </w:rPr>
              <w:delInstrText xml:space="preserve"> HYPERLINK \l "_Toc136092830" </w:delInstrText>
            </w:r>
            <w:r w:rsidDel="000A5874">
              <w:rPr>
                <w:noProof/>
              </w:rPr>
              <w:fldChar w:fldCharType="separate"/>
            </w:r>
          </w:del>
          <w:ins w:id="127" w:author="Антон Смирнов" w:date="2023-05-29T02:27:00Z">
            <w:r w:rsidR="000A5874">
              <w:rPr>
                <w:b/>
                <w:bCs/>
                <w:noProof/>
                <w:lang w:val="ru-RU"/>
              </w:rPr>
              <w:t>Ошибка! Недопустимый объект гиперссылки.</w:t>
            </w:r>
          </w:ins>
          <w:del w:id="128" w:author="Антон Смирнов" w:date="2023-05-29T02:27:00Z">
            <w:r w:rsidR="007C25CE" w:rsidRPr="00C01E44" w:rsidDel="000A5874">
              <w:rPr>
                <w:rStyle w:val="afd"/>
                <w:rFonts w:ascii="Times New Roman" w:hAnsi="Times New Roman" w:cs="Times New Roman"/>
                <w:noProof/>
                <w:sz w:val="28"/>
                <w:szCs w:val="28"/>
                <w:lang w:val="ru-RU"/>
              </w:rPr>
              <w:delText xml:space="preserve">2.2. Программа </w:delText>
            </w:r>
            <w:r w:rsidR="007C25CE" w:rsidRPr="00C01E44" w:rsidDel="000A5874">
              <w:rPr>
                <w:rStyle w:val="afd"/>
                <w:rFonts w:ascii="Times New Roman" w:hAnsi="Times New Roman" w:cs="Times New Roman"/>
                <w:noProof/>
                <w:sz w:val="28"/>
                <w:szCs w:val="28"/>
              </w:rPr>
              <w:delText>MultiPASS</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_Toc136092830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26</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2C3B26A9" w14:textId="58BA27B9" w:rsidR="007C25CE" w:rsidRPr="00C01E44" w:rsidDel="000A5874" w:rsidRDefault="009025EF">
          <w:pPr>
            <w:pStyle w:val="24"/>
            <w:tabs>
              <w:tab w:val="right" w:leader="dot" w:pos="9345"/>
            </w:tabs>
            <w:rPr>
              <w:del w:id="129" w:author="Антон Смирнов" w:date="2023-05-29T02:27:00Z"/>
              <w:rFonts w:ascii="Times New Roman" w:eastAsiaTheme="minorEastAsia" w:hAnsi="Times New Roman" w:cs="Times New Roman"/>
              <w:noProof/>
              <w:sz w:val="28"/>
              <w:szCs w:val="28"/>
              <w:lang w:val="ru-RU" w:eastAsia="ru-RU"/>
            </w:rPr>
          </w:pPr>
          <w:del w:id="130" w:author="Антон Смирнов" w:date="2023-05-29T02:27:00Z">
            <w:r w:rsidDel="000A5874">
              <w:rPr>
                <w:noProof/>
              </w:rPr>
              <w:fldChar w:fldCharType="begin"/>
            </w:r>
            <w:r w:rsidDel="000A5874">
              <w:rPr>
                <w:noProof/>
              </w:rPr>
              <w:delInstrText xml:space="preserve"> HYPERLINK \l "_Toc136092831" </w:delInstrText>
            </w:r>
            <w:r w:rsidDel="000A5874">
              <w:rPr>
                <w:noProof/>
              </w:rPr>
              <w:fldChar w:fldCharType="separate"/>
            </w:r>
          </w:del>
          <w:ins w:id="131" w:author="Антон Смирнов" w:date="2023-05-29T02:27:00Z">
            <w:r w:rsidR="000A5874">
              <w:rPr>
                <w:b/>
                <w:bCs/>
                <w:noProof/>
                <w:lang w:val="ru-RU"/>
              </w:rPr>
              <w:t>Ошибка! Недопустимый объект гиперссылки.</w:t>
            </w:r>
          </w:ins>
          <w:del w:id="132" w:author="Антон Смирнов" w:date="2023-05-29T02:27:00Z">
            <w:r w:rsidR="007C25CE" w:rsidRPr="00C01E44" w:rsidDel="000A5874">
              <w:rPr>
                <w:rStyle w:val="afd"/>
                <w:rFonts w:ascii="Times New Roman" w:hAnsi="Times New Roman" w:cs="Times New Roman"/>
                <w:noProof/>
                <w:sz w:val="28"/>
                <w:szCs w:val="28"/>
                <w:lang w:val="ru-RU"/>
              </w:rPr>
              <w:delText>2.3. Построение моделей «структура-активность»</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_Toc136092831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28</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7446ED38" w14:textId="31A5979E" w:rsidR="007C25CE" w:rsidRPr="00C01E44" w:rsidDel="000A5874" w:rsidRDefault="009025EF">
          <w:pPr>
            <w:pStyle w:val="24"/>
            <w:tabs>
              <w:tab w:val="right" w:leader="dot" w:pos="9345"/>
            </w:tabs>
            <w:rPr>
              <w:del w:id="133" w:author="Антон Смирнов" w:date="2023-05-29T02:27:00Z"/>
              <w:rFonts w:ascii="Times New Roman" w:eastAsiaTheme="minorEastAsia" w:hAnsi="Times New Roman" w:cs="Times New Roman"/>
              <w:noProof/>
              <w:sz w:val="28"/>
              <w:szCs w:val="28"/>
              <w:lang w:val="ru-RU" w:eastAsia="ru-RU"/>
            </w:rPr>
          </w:pPr>
          <w:del w:id="134" w:author="Антон Смирнов" w:date="2023-05-29T02:27:00Z">
            <w:r w:rsidDel="000A5874">
              <w:rPr>
                <w:noProof/>
              </w:rPr>
              <w:fldChar w:fldCharType="begin"/>
            </w:r>
            <w:r w:rsidDel="000A5874">
              <w:rPr>
                <w:noProof/>
              </w:rPr>
              <w:delInstrText xml:space="preserve"> HYPERLINK \l "_Toc136092832" </w:delInstrText>
            </w:r>
            <w:r w:rsidDel="000A5874">
              <w:rPr>
                <w:noProof/>
              </w:rPr>
              <w:fldChar w:fldCharType="separate"/>
            </w:r>
          </w:del>
          <w:ins w:id="135" w:author="Антон Смирнов" w:date="2023-05-29T02:27:00Z">
            <w:r w:rsidR="000A5874">
              <w:rPr>
                <w:b/>
                <w:bCs/>
                <w:noProof/>
                <w:lang w:val="ru-RU"/>
              </w:rPr>
              <w:t>Ошибка! Недопустимый объект гиперссылки.</w:t>
            </w:r>
          </w:ins>
          <w:del w:id="136" w:author="Антон Смирнов" w:date="2023-05-29T02:27:00Z">
            <w:r w:rsidR="007C25CE" w:rsidRPr="00C01E44" w:rsidDel="000A5874">
              <w:rPr>
                <w:rStyle w:val="afd"/>
                <w:rFonts w:ascii="Times New Roman" w:hAnsi="Times New Roman" w:cs="Times New Roman"/>
                <w:noProof/>
                <w:sz w:val="28"/>
                <w:szCs w:val="28"/>
                <w:lang w:val="ru-RU"/>
              </w:rPr>
              <w:delText>2.4. Оценка качества моделей</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_Toc136092832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29</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600776A7" w14:textId="460C250B" w:rsidR="007C25CE" w:rsidRPr="00C01E44" w:rsidDel="000A5874" w:rsidRDefault="009025EF">
          <w:pPr>
            <w:pStyle w:val="24"/>
            <w:tabs>
              <w:tab w:val="right" w:leader="dot" w:pos="9345"/>
            </w:tabs>
            <w:rPr>
              <w:del w:id="137" w:author="Антон Смирнов" w:date="2023-05-29T02:27:00Z"/>
              <w:rFonts w:ascii="Times New Roman" w:eastAsiaTheme="minorEastAsia" w:hAnsi="Times New Roman" w:cs="Times New Roman"/>
              <w:noProof/>
              <w:sz w:val="28"/>
              <w:szCs w:val="28"/>
              <w:lang w:val="ru-RU" w:eastAsia="ru-RU"/>
            </w:rPr>
          </w:pPr>
          <w:del w:id="138" w:author="Антон Смирнов" w:date="2023-05-29T02:27:00Z">
            <w:r w:rsidDel="000A5874">
              <w:rPr>
                <w:noProof/>
              </w:rPr>
              <w:fldChar w:fldCharType="begin"/>
            </w:r>
            <w:r w:rsidDel="000A5874">
              <w:rPr>
                <w:noProof/>
              </w:rPr>
              <w:delInstrText xml:space="preserve"> HYPERLINK \l "_Toc136092833" </w:delInstrText>
            </w:r>
            <w:r w:rsidDel="000A5874">
              <w:rPr>
                <w:noProof/>
              </w:rPr>
              <w:fldChar w:fldCharType="separate"/>
            </w:r>
          </w:del>
          <w:ins w:id="139" w:author="Антон Смирнов" w:date="2023-05-29T02:27:00Z">
            <w:r w:rsidR="000A5874">
              <w:rPr>
                <w:b/>
                <w:bCs/>
                <w:noProof/>
                <w:lang w:val="ru-RU"/>
              </w:rPr>
              <w:t>Ошибка! Недопустимый объект гиперссылки.</w:t>
            </w:r>
          </w:ins>
          <w:del w:id="140" w:author="Антон Смирнов" w:date="2023-05-29T02:27:00Z">
            <w:r w:rsidR="007C25CE" w:rsidRPr="00C01E44" w:rsidDel="000A5874">
              <w:rPr>
                <w:rStyle w:val="afd"/>
                <w:rFonts w:ascii="Times New Roman" w:hAnsi="Times New Roman" w:cs="Times New Roman"/>
                <w:noProof/>
                <w:sz w:val="28"/>
                <w:szCs w:val="28"/>
                <w:lang w:val="ru-RU"/>
              </w:rPr>
              <w:delText>2.5. Веб-сервис</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_Toc136092833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31</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195FC182" w14:textId="25E06D8A" w:rsidR="007C25CE" w:rsidRPr="00C01E44" w:rsidDel="000A5874" w:rsidRDefault="009025EF">
          <w:pPr>
            <w:pStyle w:val="24"/>
            <w:tabs>
              <w:tab w:val="right" w:leader="dot" w:pos="9345"/>
            </w:tabs>
            <w:rPr>
              <w:del w:id="141" w:author="Антон Смирнов" w:date="2023-05-29T02:27:00Z"/>
              <w:rFonts w:ascii="Times New Roman" w:eastAsiaTheme="minorEastAsia" w:hAnsi="Times New Roman" w:cs="Times New Roman"/>
              <w:noProof/>
              <w:sz w:val="28"/>
              <w:szCs w:val="28"/>
              <w:lang w:val="ru-RU" w:eastAsia="ru-RU"/>
            </w:rPr>
          </w:pPr>
          <w:del w:id="142" w:author="Антон Смирнов" w:date="2023-05-29T02:27:00Z">
            <w:r w:rsidDel="000A5874">
              <w:rPr>
                <w:noProof/>
              </w:rPr>
              <w:fldChar w:fldCharType="begin"/>
            </w:r>
            <w:r w:rsidDel="000A5874">
              <w:rPr>
                <w:noProof/>
              </w:rPr>
              <w:delInstrText xml:space="preserve"> HYPERLINK \l "_Toc136092834" </w:delInstrText>
            </w:r>
            <w:r w:rsidDel="000A5874">
              <w:rPr>
                <w:noProof/>
              </w:rPr>
              <w:fldChar w:fldCharType="separate"/>
            </w:r>
          </w:del>
          <w:ins w:id="143" w:author="Антон Смирнов" w:date="2023-05-29T02:27:00Z">
            <w:r w:rsidR="000A5874">
              <w:rPr>
                <w:b/>
                <w:bCs/>
                <w:noProof/>
                <w:lang w:val="ru-RU"/>
              </w:rPr>
              <w:t>Ошибка! Недопустимый объект гиперссылки.</w:t>
            </w:r>
          </w:ins>
          <w:del w:id="144" w:author="Антон Смирнов" w:date="2023-05-29T02:27:00Z">
            <w:r w:rsidR="007C25CE" w:rsidRPr="00C01E44" w:rsidDel="000A5874">
              <w:rPr>
                <w:rStyle w:val="afd"/>
                <w:rFonts w:ascii="Times New Roman" w:hAnsi="Times New Roman" w:cs="Times New Roman"/>
                <w:noProof/>
                <w:sz w:val="28"/>
                <w:szCs w:val="28"/>
                <w:lang w:val="ru-RU"/>
              </w:rPr>
              <w:delText>2.6. Программное обеспечение для разработки</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_Toc136092834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32</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098F4DBB" w14:textId="2F4CD6D3" w:rsidR="007C25CE" w:rsidRPr="00C01E44" w:rsidDel="000A5874" w:rsidRDefault="009025EF">
          <w:pPr>
            <w:pStyle w:val="12"/>
            <w:tabs>
              <w:tab w:val="right" w:leader="dot" w:pos="9345"/>
            </w:tabs>
            <w:rPr>
              <w:del w:id="145" w:author="Антон Смирнов" w:date="2023-05-29T02:27:00Z"/>
              <w:rFonts w:ascii="Times New Roman" w:eastAsiaTheme="minorEastAsia" w:hAnsi="Times New Roman" w:cs="Times New Roman"/>
              <w:noProof/>
              <w:sz w:val="28"/>
              <w:szCs w:val="28"/>
              <w:lang w:val="ru-RU" w:eastAsia="ru-RU"/>
            </w:rPr>
          </w:pPr>
          <w:del w:id="146" w:author="Антон Смирнов" w:date="2023-05-29T02:27:00Z">
            <w:r w:rsidDel="000A5874">
              <w:rPr>
                <w:noProof/>
              </w:rPr>
              <w:fldChar w:fldCharType="begin"/>
            </w:r>
            <w:r w:rsidDel="000A5874">
              <w:rPr>
                <w:noProof/>
              </w:rPr>
              <w:delInstrText xml:space="preserve"> HYPERLINK \l "_Toc136092835" </w:delInstrText>
            </w:r>
            <w:r w:rsidDel="000A5874">
              <w:rPr>
                <w:noProof/>
              </w:rPr>
              <w:fldChar w:fldCharType="separate"/>
            </w:r>
          </w:del>
          <w:ins w:id="147" w:author="Антон Смирнов" w:date="2023-05-29T02:27:00Z">
            <w:r w:rsidR="000A5874">
              <w:rPr>
                <w:b/>
                <w:bCs/>
                <w:noProof/>
                <w:lang w:val="ru-RU"/>
              </w:rPr>
              <w:t>Ошибка! Недопустимый объект гиперссылки.</w:t>
            </w:r>
          </w:ins>
          <w:del w:id="148" w:author="Антон Смирнов" w:date="2023-05-29T02:27:00Z">
            <w:r w:rsidR="007C25CE" w:rsidRPr="00C01E44" w:rsidDel="000A5874">
              <w:rPr>
                <w:rStyle w:val="afd"/>
                <w:rFonts w:ascii="Times New Roman" w:hAnsi="Times New Roman" w:cs="Times New Roman"/>
                <w:noProof/>
                <w:sz w:val="28"/>
                <w:szCs w:val="28"/>
                <w:lang w:val="ru-RU"/>
              </w:rPr>
              <w:delText>Глава 3. Результаты</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_Toc136092835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33</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59A5A692" w14:textId="16AC4806" w:rsidR="007C25CE" w:rsidRPr="00C01E44" w:rsidDel="000A5874" w:rsidRDefault="009025EF">
          <w:pPr>
            <w:pStyle w:val="24"/>
            <w:tabs>
              <w:tab w:val="right" w:leader="dot" w:pos="9345"/>
            </w:tabs>
            <w:rPr>
              <w:del w:id="149" w:author="Антон Смирнов" w:date="2023-05-29T02:27:00Z"/>
              <w:rFonts w:ascii="Times New Roman" w:eastAsiaTheme="minorEastAsia" w:hAnsi="Times New Roman" w:cs="Times New Roman"/>
              <w:noProof/>
              <w:sz w:val="28"/>
              <w:szCs w:val="28"/>
              <w:lang w:val="ru-RU" w:eastAsia="ru-RU"/>
            </w:rPr>
          </w:pPr>
          <w:del w:id="150" w:author="Антон Смирнов" w:date="2023-05-29T02:27:00Z">
            <w:r w:rsidDel="000A5874">
              <w:rPr>
                <w:noProof/>
              </w:rPr>
              <w:fldChar w:fldCharType="begin"/>
            </w:r>
            <w:r w:rsidDel="000A5874">
              <w:rPr>
                <w:noProof/>
              </w:rPr>
              <w:delInstrText xml:space="preserve"> HYPERLINK \l "_Toc136092836" </w:delInstrText>
            </w:r>
            <w:r w:rsidDel="000A5874">
              <w:rPr>
                <w:noProof/>
              </w:rPr>
              <w:fldChar w:fldCharType="separate"/>
            </w:r>
          </w:del>
          <w:ins w:id="151" w:author="Антон Смирнов" w:date="2023-05-29T02:27:00Z">
            <w:r w:rsidR="000A5874">
              <w:rPr>
                <w:b/>
                <w:bCs/>
                <w:noProof/>
                <w:lang w:val="ru-RU"/>
              </w:rPr>
              <w:t>Ошибка! Недопустимый объект гиперссылки.</w:t>
            </w:r>
          </w:ins>
          <w:del w:id="152" w:author="Антон Смирнов" w:date="2023-05-29T02:27:00Z">
            <w:r w:rsidR="007C25CE" w:rsidRPr="00C01E44" w:rsidDel="000A5874">
              <w:rPr>
                <w:rStyle w:val="afd"/>
                <w:rFonts w:ascii="Times New Roman" w:hAnsi="Times New Roman" w:cs="Times New Roman"/>
                <w:noProof/>
                <w:sz w:val="28"/>
                <w:szCs w:val="28"/>
                <w:lang w:val="ru-RU"/>
              </w:rPr>
              <w:delText>3.1. Моделирование протеасомы</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_Toc136092836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33</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42F40C40" w14:textId="2C10867F" w:rsidR="007C25CE" w:rsidRPr="00C01E44" w:rsidDel="000A5874" w:rsidRDefault="009025EF">
          <w:pPr>
            <w:pStyle w:val="24"/>
            <w:tabs>
              <w:tab w:val="right" w:leader="dot" w:pos="9345"/>
            </w:tabs>
            <w:rPr>
              <w:del w:id="153" w:author="Антон Смирнов" w:date="2023-05-29T02:27:00Z"/>
              <w:rFonts w:ascii="Times New Roman" w:eastAsiaTheme="minorEastAsia" w:hAnsi="Times New Roman" w:cs="Times New Roman"/>
              <w:noProof/>
              <w:sz w:val="28"/>
              <w:szCs w:val="28"/>
              <w:lang w:val="ru-RU" w:eastAsia="ru-RU"/>
            </w:rPr>
          </w:pPr>
          <w:del w:id="154" w:author="Антон Смирнов" w:date="2023-05-29T02:27:00Z">
            <w:r w:rsidDel="000A5874">
              <w:rPr>
                <w:noProof/>
              </w:rPr>
              <w:fldChar w:fldCharType="begin"/>
            </w:r>
            <w:r w:rsidDel="000A5874">
              <w:rPr>
                <w:noProof/>
              </w:rPr>
              <w:delInstrText xml:space="preserve"> HYPERLINK \l "_Toc136092837" </w:delInstrText>
            </w:r>
            <w:r w:rsidDel="000A5874">
              <w:rPr>
                <w:noProof/>
              </w:rPr>
              <w:fldChar w:fldCharType="separate"/>
            </w:r>
          </w:del>
          <w:ins w:id="155" w:author="Антон Смирнов" w:date="2023-05-29T02:27:00Z">
            <w:r w:rsidR="000A5874">
              <w:rPr>
                <w:b/>
                <w:bCs/>
                <w:noProof/>
                <w:lang w:val="ru-RU"/>
              </w:rPr>
              <w:t>Ошибка! Недопустимый объект гиперссылки.</w:t>
            </w:r>
          </w:ins>
          <w:del w:id="156" w:author="Антон Смирнов" w:date="2023-05-29T02:27:00Z">
            <w:r w:rsidR="007C25CE" w:rsidRPr="00C01E44" w:rsidDel="000A5874">
              <w:rPr>
                <w:rStyle w:val="afd"/>
                <w:rFonts w:ascii="Times New Roman" w:hAnsi="Times New Roman" w:cs="Times New Roman"/>
                <w:noProof/>
                <w:sz w:val="28"/>
                <w:szCs w:val="28"/>
                <w:lang w:val="ru-RU"/>
              </w:rPr>
              <w:delText xml:space="preserve">3.2 Моделирование </w:delText>
            </w:r>
            <w:r w:rsidR="007C25CE" w:rsidRPr="00C01E44" w:rsidDel="000A5874">
              <w:rPr>
                <w:rStyle w:val="afd"/>
                <w:rFonts w:ascii="Times New Roman" w:hAnsi="Times New Roman" w:cs="Times New Roman"/>
                <w:noProof/>
                <w:sz w:val="28"/>
                <w:szCs w:val="28"/>
              </w:rPr>
              <w:delText>TAP</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_Toc136092837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46</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2786CB98" w14:textId="7376A522" w:rsidR="007C25CE" w:rsidRPr="00C01E44" w:rsidDel="000A5874" w:rsidRDefault="009025EF">
          <w:pPr>
            <w:pStyle w:val="24"/>
            <w:tabs>
              <w:tab w:val="right" w:leader="dot" w:pos="9345"/>
            </w:tabs>
            <w:rPr>
              <w:del w:id="157" w:author="Антон Смирнов" w:date="2023-05-29T02:27:00Z"/>
              <w:rFonts w:ascii="Times New Roman" w:eastAsiaTheme="minorEastAsia" w:hAnsi="Times New Roman" w:cs="Times New Roman"/>
              <w:noProof/>
              <w:sz w:val="28"/>
              <w:szCs w:val="28"/>
              <w:lang w:val="ru-RU" w:eastAsia="ru-RU"/>
            </w:rPr>
          </w:pPr>
          <w:del w:id="158" w:author="Антон Смирнов" w:date="2023-05-29T02:27:00Z">
            <w:r w:rsidDel="000A5874">
              <w:rPr>
                <w:noProof/>
              </w:rPr>
              <w:fldChar w:fldCharType="begin"/>
            </w:r>
            <w:r w:rsidDel="000A5874">
              <w:rPr>
                <w:noProof/>
              </w:rPr>
              <w:delInstrText xml:space="preserve"> HYPERLINK \l "_Toc136092838" </w:delInstrText>
            </w:r>
            <w:r w:rsidDel="000A5874">
              <w:rPr>
                <w:noProof/>
              </w:rPr>
              <w:fldChar w:fldCharType="separate"/>
            </w:r>
          </w:del>
          <w:ins w:id="159" w:author="Антон Смирнов" w:date="2023-05-29T02:27:00Z">
            <w:r w:rsidR="000A5874">
              <w:rPr>
                <w:b/>
                <w:bCs/>
                <w:noProof/>
                <w:lang w:val="ru-RU"/>
              </w:rPr>
              <w:t>Ошибка! Недопустимый объект гиперссылки.</w:t>
            </w:r>
          </w:ins>
          <w:del w:id="160" w:author="Антон Смирнов" w:date="2023-05-29T02:27:00Z">
            <w:r w:rsidR="007C25CE" w:rsidRPr="00C01E44" w:rsidDel="000A5874">
              <w:rPr>
                <w:rStyle w:val="afd"/>
                <w:rFonts w:ascii="Times New Roman" w:hAnsi="Times New Roman" w:cs="Times New Roman"/>
                <w:noProof/>
                <w:sz w:val="28"/>
                <w:szCs w:val="28"/>
                <w:lang w:val="ru-RU"/>
              </w:rPr>
              <w:delText xml:space="preserve">3.3 Моделирование взаимодействия с </w:delText>
            </w:r>
            <w:r w:rsidR="007C25CE" w:rsidRPr="00C01E44" w:rsidDel="000A5874">
              <w:rPr>
                <w:rStyle w:val="afd"/>
                <w:rFonts w:ascii="Times New Roman" w:hAnsi="Times New Roman" w:cs="Times New Roman"/>
                <w:noProof/>
                <w:sz w:val="28"/>
                <w:szCs w:val="28"/>
              </w:rPr>
              <w:delText>HLA</w:delText>
            </w:r>
            <w:r w:rsidR="007C25CE" w:rsidRPr="00C01E44" w:rsidDel="000A5874">
              <w:rPr>
                <w:rStyle w:val="afd"/>
                <w:rFonts w:ascii="Times New Roman" w:hAnsi="Times New Roman" w:cs="Times New Roman"/>
                <w:noProof/>
                <w:sz w:val="28"/>
                <w:szCs w:val="28"/>
                <w:lang w:val="ru-RU"/>
              </w:rPr>
              <w:delText xml:space="preserve"> </w:delText>
            </w:r>
            <w:r w:rsidR="007C25CE" w:rsidRPr="00C01E44" w:rsidDel="000A5874">
              <w:rPr>
                <w:rStyle w:val="afd"/>
                <w:rFonts w:ascii="Times New Roman" w:hAnsi="Times New Roman" w:cs="Times New Roman"/>
                <w:noProof/>
                <w:sz w:val="28"/>
                <w:szCs w:val="28"/>
              </w:rPr>
              <w:delText>I</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_Toc136092838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48</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793D3F9C" w14:textId="78D07A44" w:rsidR="007C25CE" w:rsidRPr="00C01E44" w:rsidDel="000A5874" w:rsidRDefault="009025EF">
          <w:pPr>
            <w:pStyle w:val="24"/>
            <w:tabs>
              <w:tab w:val="right" w:leader="dot" w:pos="9345"/>
            </w:tabs>
            <w:rPr>
              <w:del w:id="161" w:author="Антон Смирнов" w:date="2023-05-29T02:27:00Z"/>
              <w:rFonts w:ascii="Times New Roman" w:eastAsiaTheme="minorEastAsia" w:hAnsi="Times New Roman" w:cs="Times New Roman"/>
              <w:noProof/>
              <w:sz w:val="28"/>
              <w:szCs w:val="28"/>
              <w:lang w:val="ru-RU" w:eastAsia="ru-RU"/>
            </w:rPr>
          </w:pPr>
          <w:del w:id="162" w:author="Антон Смирнов" w:date="2023-05-29T02:27:00Z">
            <w:r w:rsidDel="000A5874">
              <w:rPr>
                <w:noProof/>
              </w:rPr>
              <w:fldChar w:fldCharType="begin"/>
            </w:r>
            <w:r w:rsidDel="000A5874">
              <w:rPr>
                <w:noProof/>
              </w:rPr>
              <w:delInstrText xml:space="preserve"> HYPERLINK \l "_Toc136092839" </w:delInstrText>
            </w:r>
            <w:r w:rsidDel="000A5874">
              <w:rPr>
                <w:noProof/>
              </w:rPr>
              <w:fldChar w:fldCharType="separate"/>
            </w:r>
          </w:del>
          <w:ins w:id="163" w:author="Антон Смирнов" w:date="2023-05-29T02:27:00Z">
            <w:r w:rsidR="000A5874">
              <w:rPr>
                <w:b/>
                <w:bCs/>
                <w:noProof/>
                <w:lang w:val="ru-RU"/>
              </w:rPr>
              <w:t>Ошибка! Недопустимый объект гиперссылки.</w:t>
            </w:r>
          </w:ins>
          <w:del w:id="164" w:author="Антон Смирнов" w:date="2023-05-29T02:27:00Z">
            <w:r w:rsidR="007C25CE" w:rsidRPr="00C01E44" w:rsidDel="000A5874">
              <w:rPr>
                <w:rStyle w:val="afd"/>
                <w:rFonts w:ascii="Times New Roman" w:hAnsi="Times New Roman" w:cs="Times New Roman"/>
                <w:noProof/>
                <w:sz w:val="28"/>
                <w:szCs w:val="28"/>
                <w:lang w:val="ru-RU"/>
              </w:rPr>
              <w:delText>3.4. Веб-сервис</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_Toc136092839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51</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3DBE491F" w14:textId="2BE3199E" w:rsidR="007C25CE" w:rsidRPr="00C01E44" w:rsidDel="000A5874" w:rsidRDefault="009025EF">
          <w:pPr>
            <w:pStyle w:val="24"/>
            <w:tabs>
              <w:tab w:val="right" w:leader="dot" w:pos="9345"/>
            </w:tabs>
            <w:rPr>
              <w:del w:id="165" w:author="Антон Смирнов" w:date="2023-05-29T02:27:00Z"/>
              <w:rFonts w:ascii="Times New Roman" w:eastAsiaTheme="minorEastAsia" w:hAnsi="Times New Roman" w:cs="Times New Roman"/>
              <w:noProof/>
              <w:sz w:val="28"/>
              <w:szCs w:val="28"/>
              <w:lang w:val="ru-RU" w:eastAsia="ru-RU"/>
            </w:rPr>
          </w:pPr>
          <w:del w:id="166" w:author="Антон Смирнов" w:date="2023-05-29T02:27:00Z">
            <w:r w:rsidDel="000A5874">
              <w:rPr>
                <w:noProof/>
              </w:rPr>
              <w:fldChar w:fldCharType="begin"/>
            </w:r>
            <w:r w:rsidDel="000A5874">
              <w:rPr>
                <w:noProof/>
              </w:rPr>
              <w:delInstrText xml:space="preserve"> HYPERLINK \l "_Toc136092840" </w:delInstrText>
            </w:r>
            <w:r w:rsidDel="000A5874">
              <w:rPr>
                <w:noProof/>
              </w:rPr>
              <w:fldChar w:fldCharType="separate"/>
            </w:r>
          </w:del>
          <w:ins w:id="167" w:author="Антон Смирнов" w:date="2023-05-29T02:27:00Z">
            <w:r w:rsidR="000A5874">
              <w:rPr>
                <w:b/>
                <w:bCs/>
                <w:noProof/>
                <w:lang w:val="ru-RU"/>
              </w:rPr>
              <w:t>Ошибка! Недопустимый объект гиперссылки.</w:t>
            </w:r>
          </w:ins>
          <w:del w:id="168" w:author="Антон Смирнов" w:date="2023-05-29T02:27:00Z">
            <w:r w:rsidR="007C25CE" w:rsidRPr="00C01E44" w:rsidDel="000A5874">
              <w:rPr>
                <w:rStyle w:val="afd"/>
                <w:rFonts w:ascii="Times New Roman" w:hAnsi="Times New Roman" w:cs="Times New Roman"/>
                <w:noProof/>
                <w:sz w:val="28"/>
                <w:szCs w:val="28"/>
                <w:lang w:val="ru-RU"/>
              </w:rPr>
              <w:delText>3.5. Обсуждение</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_Toc136092840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54</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4807F112" w14:textId="28372CB2" w:rsidR="007C25CE" w:rsidRPr="00C01E44" w:rsidDel="000A5874" w:rsidRDefault="009025EF">
          <w:pPr>
            <w:pStyle w:val="12"/>
            <w:tabs>
              <w:tab w:val="right" w:leader="dot" w:pos="9345"/>
            </w:tabs>
            <w:rPr>
              <w:del w:id="169" w:author="Антон Смирнов" w:date="2023-05-29T02:27:00Z"/>
              <w:rFonts w:ascii="Times New Roman" w:eastAsiaTheme="minorEastAsia" w:hAnsi="Times New Roman" w:cs="Times New Roman"/>
              <w:noProof/>
              <w:sz w:val="28"/>
              <w:szCs w:val="28"/>
              <w:lang w:val="ru-RU" w:eastAsia="ru-RU"/>
            </w:rPr>
          </w:pPr>
          <w:del w:id="170" w:author="Антон Смирнов" w:date="2023-05-29T02:27:00Z">
            <w:r w:rsidDel="000A5874">
              <w:rPr>
                <w:noProof/>
              </w:rPr>
              <w:fldChar w:fldCharType="begin"/>
            </w:r>
            <w:r w:rsidDel="000A5874">
              <w:rPr>
                <w:noProof/>
              </w:rPr>
              <w:delInstrText xml:space="preserve"> HYPERLINK \l "_Toc136092841" </w:delInstrText>
            </w:r>
            <w:r w:rsidDel="000A5874">
              <w:rPr>
                <w:noProof/>
              </w:rPr>
              <w:fldChar w:fldCharType="separate"/>
            </w:r>
          </w:del>
          <w:ins w:id="171" w:author="Антон Смирнов" w:date="2023-05-29T02:27:00Z">
            <w:r w:rsidR="000A5874">
              <w:rPr>
                <w:b/>
                <w:bCs/>
                <w:noProof/>
                <w:lang w:val="ru-RU"/>
              </w:rPr>
              <w:t>Ошибка! Недопустимый объект гиперссылки.</w:t>
            </w:r>
          </w:ins>
          <w:del w:id="172" w:author="Антон Смирнов" w:date="2023-05-29T02:27:00Z">
            <w:r w:rsidR="007C25CE" w:rsidRPr="00C01E44" w:rsidDel="000A5874">
              <w:rPr>
                <w:rStyle w:val="afd"/>
                <w:rFonts w:ascii="Times New Roman" w:hAnsi="Times New Roman" w:cs="Times New Roman"/>
                <w:noProof/>
                <w:sz w:val="28"/>
                <w:szCs w:val="28"/>
                <w:lang w:val="ru-RU"/>
              </w:rPr>
              <w:delText>Глава 4. Заключение</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_Toc136092841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57</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73B80BF7" w14:textId="793E9FC2" w:rsidR="007C25CE" w:rsidRPr="00C01E44" w:rsidDel="000A5874" w:rsidRDefault="009025EF">
          <w:pPr>
            <w:pStyle w:val="12"/>
            <w:tabs>
              <w:tab w:val="right" w:leader="dot" w:pos="9345"/>
            </w:tabs>
            <w:rPr>
              <w:del w:id="173" w:author="Антон Смирнов" w:date="2023-05-29T02:27:00Z"/>
              <w:rFonts w:ascii="Times New Roman" w:eastAsiaTheme="minorEastAsia" w:hAnsi="Times New Roman" w:cs="Times New Roman"/>
              <w:noProof/>
              <w:sz w:val="28"/>
              <w:szCs w:val="28"/>
              <w:lang w:val="ru-RU" w:eastAsia="ru-RU"/>
            </w:rPr>
          </w:pPr>
          <w:del w:id="174" w:author="Антон Смирнов" w:date="2023-05-29T02:27:00Z">
            <w:r w:rsidDel="000A5874">
              <w:rPr>
                <w:noProof/>
              </w:rPr>
              <w:fldChar w:fldCharType="begin"/>
            </w:r>
            <w:r w:rsidDel="000A5874">
              <w:rPr>
                <w:noProof/>
              </w:rPr>
              <w:delInstrText xml:space="preserve"> HYPERLINK \l "_Toc136092842" </w:delInstrText>
            </w:r>
            <w:r w:rsidDel="000A5874">
              <w:rPr>
                <w:noProof/>
              </w:rPr>
              <w:fldChar w:fldCharType="separate"/>
            </w:r>
          </w:del>
          <w:ins w:id="175" w:author="Антон Смирнов" w:date="2023-05-29T02:27:00Z">
            <w:r w:rsidR="000A5874">
              <w:rPr>
                <w:b/>
                <w:bCs/>
                <w:noProof/>
                <w:lang w:val="ru-RU"/>
              </w:rPr>
              <w:t>Ошибка! Недопустимый объект гиперссылки.</w:t>
            </w:r>
          </w:ins>
          <w:del w:id="176" w:author="Антон Смирнов" w:date="2023-05-29T02:27:00Z">
            <w:r w:rsidR="007C25CE" w:rsidRPr="00C01E44" w:rsidDel="000A5874">
              <w:rPr>
                <w:rStyle w:val="afd"/>
                <w:rFonts w:ascii="Times New Roman" w:hAnsi="Times New Roman" w:cs="Times New Roman"/>
                <w:noProof/>
                <w:sz w:val="28"/>
                <w:szCs w:val="28"/>
                <w:lang w:val="ru-RU"/>
              </w:rPr>
              <w:delText>Глава 5. Выводы</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_Toc136092842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59</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76AFE70E" w14:textId="42E37169" w:rsidR="007C25CE" w:rsidRPr="00C01E44" w:rsidDel="000A5874" w:rsidRDefault="009025EF">
          <w:pPr>
            <w:pStyle w:val="12"/>
            <w:tabs>
              <w:tab w:val="right" w:leader="dot" w:pos="9345"/>
            </w:tabs>
            <w:rPr>
              <w:del w:id="177" w:author="Антон Смирнов" w:date="2023-05-29T02:27:00Z"/>
              <w:rFonts w:ascii="Times New Roman" w:eastAsiaTheme="minorEastAsia" w:hAnsi="Times New Roman" w:cs="Times New Roman"/>
              <w:noProof/>
              <w:sz w:val="28"/>
              <w:szCs w:val="28"/>
              <w:lang w:val="ru-RU" w:eastAsia="ru-RU"/>
            </w:rPr>
          </w:pPr>
          <w:del w:id="178" w:author="Антон Смирнов" w:date="2023-05-29T02:27:00Z">
            <w:r w:rsidDel="000A5874">
              <w:rPr>
                <w:noProof/>
              </w:rPr>
              <w:fldChar w:fldCharType="begin"/>
            </w:r>
            <w:r w:rsidDel="000A5874">
              <w:rPr>
                <w:noProof/>
              </w:rPr>
              <w:delInstrText xml:space="preserve"> HYPERLINK \l "_Toc136092843" </w:delInstrText>
            </w:r>
            <w:r w:rsidDel="000A5874">
              <w:rPr>
                <w:noProof/>
              </w:rPr>
              <w:fldChar w:fldCharType="separate"/>
            </w:r>
          </w:del>
          <w:ins w:id="179" w:author="Антон Смирнов" w:date="2023-05-29T02:27:00Z">
            <w:r w:rsidR="000A5874">
              <w:rPr>
                <w:b/>
                <w:bCs/>
                <w:noProof/>
                <w:lang w:val="ru-RU"/>
              </w:rPr>
              <w:t>Ошибка! Недопустимый объект гиперссылки.</w:t>
            </w:r>
          </w:ins>
          <w:del w:id="180" w:author="Антон Смирнов" w:date="2023-05-29T02:27:00Z">
            <w:r w:rsidR="007C25CE" w:rsidRPr="00C01E44" w:rsidDel="000A5874">
              <w:rPr>
                <w:rStyle w:val="afd"/>
                <w:rFonts w:ascii="Times New Roman" w:hAnsi="Times New Roman" w:cs="Times New Roman"/>
                <w:noProof/>
                <w:sz w:val="28"/>
                <w:szCs w:val="28"/>
                <w:lang w:val="ru-RU"/>
              </w:rPr>
              <w:delText>Список литературы</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_Toc136092843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60</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55400CAE" w14:textId="723A5DA1" w:rsidR="007C25CE" w:rsidRPr="00C01E44" w:rsidDel="000A5874" w:rsidRDefault="009025EF">
          <w:pPr>
            <w:pStyle w:val="12"/>
            <w:tabs>
              <w:tab w:val="right" w:leader="dot" w:pos="9345"/>
            </w:tabs>
            <w:rPr>
              <w:del w:id="181" w:author="Антон Смирнов" w:date="2023-05-29T02:27:00Z"/>
              <w:rFonts w:ascii="Times New Roman" w:eastAsiaTheme="minorEastAsia" w:hAnsi="Times New Roman" w:cs="Times New Roman"/>
              <w:noProof/>
              <w:sz w:val="28"/>
              <w:szCs w:val="28"/>
              <w:lang w:val="ru-RU" w:eastAsia="ru-RU"/>
            </w:rPr>
          </w:pPr>
          <w:del w:id="182" w:author="Антон Смирнов" w:date="2023-05-29T02:27:00Z">
            <w:r w:rsidDel="000A5874">
              <w:rPr>
                <w:noProof/>
              </w:rPr>
              <w:fldChar w:fldCharType="begin"/>
            </w:r>
            <w:r w:rsidDel="000A5874">
              <w:rPr>
                <w:noProof/>
              </w:rPr>
              <w:delInstrText xml:space="preserve"> HYPERLINK \l "_Toc136092844" </w:delInstrText>
            </w:r>
            <w:r w:rsidDel="000A5874">
              <w:rPr>
                <w:noProof/>
              </w:rPr>
              <w:fldChar w:fldCharType="separate"/>
            </w:r>
          </w:del>
          <w:ins w:id="183" w:author="Антон Смирнов" w:date="2023-05-29T02:27:00Z">
            <w:r w:rsidR="000A5874">
              <w:rPr>
                <w:b/>
                <w:bCs/>
                <w:noProof/>
                <w:lang w:val="ru-RU"/>
              </w:rPr>
              <w:t>Ошибка! Недопустимый объект гиперссылки.</w:t>
            </w:r>
          </w:ins>
          <w:del w:id="184" w:author="Антон Смирнов" w:date="2023-05-29T02:27:00Z">
            <w:r w:rsidR="007C25CE" w:rsidRPr="00C01E44" w:rsidDel="000A5874">
              <w:rPr>
                <w:rStyle w:val="afd"/>
                <w:rFonts w:ascii="Times New Roman" w:hAnsi="Times New Roman" w:cs="Times New Roman"/>
                <w:noProof/>
                <w:sz w:val="28"/>
                <w:szCs w:val="28"/>
                <w:lang w:val="ru-RU"/>
              </w:rPr>
              <w:delText>Приложение 1</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_Toc136092844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69</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15334E26" w14:textId="204DE62D" w:rsidR="007C25CE" w:rsidRPr="00C01E44" w:rsidDel="000A5874" w:rsidRDefault="009025EF">
          <w:pPr>
            <w:pStyle w:val="12"/>
            <w:tabs>
              <w:tab w:val="right" w:leader="dot" w:pos="9345"/>
            </w:tabs>
            <w:rPr>
              <w:del w:id="185" w:author="Антон Смирнов" w:date="2023-05-29T02:27:00Z"/>
              <w:rFonts w:ascii="Times New Roman" w:eastAsiaTheme="minorEastAsia" w:hAnsi="Times New Roman" w:cs="Times New Roman"/>
              <w:noProof/>
              <w:sz w:val="28"/>
              <w:szCs w:val="28"/>
              <w:lang w:val="ru-RU" w:eastAsia="ru-RU"/>
            </w:rPr>
          </w:pPr>
          <w:del w:id="186" w:author="Антон Смирнов" w:date="2023-05-29T02:27:00Z">
            <w:r w:rsidDel="000A5874">
              <w:rPr>
                <w:noProof/>
              </w:rPr>
              <w:fldChar w:fldCharType="begin"/>
            </w:r>
            <w:r w:rsidDel="000A5874">
              <w:rPr>
                <w:noProof/>
              </w:rPr>
              <w:delInstrText xml:space="preserve"> HYPERLINK \l "_Toc136092845" </w:delInstrText>
            </w:r>
            <w:r w:rsidDel="000A5874">
              <w:rPr>
                <w:noProof/>
              </w:rPr>
              <w:fldChar w:fldCharType="separate"/>
            </w:r>
          </w:del>
          <w:ins w:id="187" w:author="Антон Смирнов" w:date="2023-05-29T02:27:00Z">
            <w:r w:rsidR="000A5874">
              <w:rPr>
                <w:b/>
                <w:bCs/>
                <w:noProof/>
                <w:lang w:val="ru-RU"/>
              </w:rPr>
              <w:t>Ошибка! Недопустимый объект гиперссылки.</w:t>
            </w:r>
          </w:ins>
          <w:del w:id="188" w:author="Антон Смирнов" w:date="2023-05-29T02:27:00Z">
            <w:r w:rsidR="007C25CE" w:rsidRPr="00C01E44" w:rsidDel="000A5874">
              <w:rPr>
                <w:rStyle w:val="afd"/>
                <w:rFonts w:ascii="Times New Roman" w:hAnsi="Times New Roman" w:cs="Times New Roman"/>
                <w:noProof/>
                <w:sz w:val="28"/>
                <w:szCs w:val="28"/>
                <w:lang w:val="ru-RU"/>
              </w:rPr>
              <w:delText>Приложение 2</w:delText>
            </w:r>
            <w:r w:rsidR="007C25CE" w:rsidRPr="00C01E44" w:rsidDel="000A5874">
              <w:rPr>
                <w:rFonts w:ascii="Times New Roman" w:hAnsi="Times New Roman" w:cs="Times New Roman"/>
                <w:noProof/>
                <w:webHidden/>
                <w:sz w:val="28"/>
                <w:szCs w:val="28"/>
              </w:rPr>
              <w:tab/>
            </w:r>
            <w:r w:rsidR="007C25CE" w:rsidRPr="00C01E44" w:rsidDel="000A5874">
              <w:rPr>
                <w:rFonts w:ascii="Times New Roman" w:hAnsi="Times New Roman" w:cs="Times New Roman"/>
                <w:noProof/>
                <w:webHidden/>
                <w:sz w:val="28"/>
                <w:szCs w:val="28"/>
              </w:rPr>
              <w:fldChar w:fldCharType="begin"/>
            </w:r>
            <w:r w:rsidR="007C25CE" w:rsidRPr="00C01E44" w:rsidDel="000A5874">
              <w:rPr>
                <w:rFonts w:ascii="Times New Roman" w:hAnsi="Times New Roman" w:cs="Times New Roman"/>
                <w:noProof/>
                <w:webHidden/>
                <w:sz w:val="28"/>
                <w:szCs w:val="28"/>
              </w:rPr>
              <w:delInstrText xml:space="preserve"> PAGEREF _Toc136092845 \h </w:delInstrText>
            </w:r>
            <w:r w:rsidR="007C25CE" w:rsidRPr="00C01E44" w:rsidDel="000A5874">
              <w:rPr>
                <w:rFonts w:ascii="Times New Roman" w:hAnsi="Times New Roman" w:cs="Times New Roman"/>
                <w:noProof/>
                <w:webHidden/>
                <w:sz w:val="28"/>
                <w:szCs w:val="28"/>
              </w:rPr>
            </w:r>
            <w:r w:rsidR="007C25CE" w:rsidRPr="00C01E44" w:rsidDel="000A5874">
              <w:rPr>
                <w:rFonts w:ascii="Times New Roman" w:hAnsi="Times New Roman" w:cs="Times New Roman"/>
                <w:noProof/>
                <w:webHidden/>
                <w:sz w:val="28"/>
                <w:szCs w:val="28"/>
              </w:rPr>
              <w:fldChar w:fldCharType="separate"/>
            </w:r>
            <w:r w:rsidR="007C25CE" w:rsidRPr="00C01E44" w:rsidDel="000A5874">
              <w:rPr>
                <w:rFonts w:ascii="Times New Roman" w:hAnsi="Times New Roman" w:cs="Times New Roman"/>
                <w:noProof/>
                <w:webHidden/>
                <w:sz w:val="28"/>
                <w:szCs w:val="28"/>
              </w:rPr>
              <w:delText>71</w:delText>
            </w:r>
            <w:r w:rsidR="007C25CE" w:rsidRPr="00C01E44" w:rsidDel="000A5874">
              <w:rPr>
                <w:rFonts w:ascii="Times New Roman" w:hAnsi="Times New Roman" w:cs="Times New Roman"/>
                <w:noProof/>
                <w:webHidden/>
                <w:sz w:val="28"/>
                <w:szCs w:val="28"/>
              </w:rPr>
              <w:fldChar w:fldCharType="end"/>
            </w:r>
            <w:r w:rsidDel="000A5874">
              <w:rPr>
                <w:rFonts w:ascii="Times New Roman" w:hAnsi="Times New Roman" w:cs="Times New Roman"/>
                <w:noProof/>
                <w:sz w:val="28"/>
                <w:szCs w:val="28"/>
              </w:rPr>
              <w:fldChar w:fldCharType="end"/>
            </w:r>
          </w:del>
        </w:p>
        <w:p w14:paraId="43501AD9" w14:textId="699B87EF" w:rsidR="005C4AD5" w:rsidRDefault="00BF5734">
          <w:r w:rsidRPr="00C01E44">
            <w:rPr>
              <w:rFonts w:ascii="Times New Roman" w:hAnsi="Times New Roman" w:cs="Times New Roman"/>
              <w:sz w:val="28"/>
              <w:szCs w:val="28"/>
            </w:rPr>
            <w:fldChar w:fldCharType="end"/>
          </w:r>
        </w:p>
      </w:sdtContent>
    </w:sdt>
    <w:p w14:paraId="77215AF4" w14:textId="77777777" w:rsidR="007A630F" w:rsidRDefault="007A630F">
      <w:pPr>
        <w:rPr>
          <w:rFonts w:ascii="Times New Roman" w:eastAsiaTheme="majorEastAsia" w:hAnsi="Times New Roman" w:cstheme="majorBidi"/>
          <w:b/>
          <w:bCs/>
          <w:color w:val="000000" w:themeColor="text1"/>
          <w:sz w:val="32"/>
          <w:szCs w:val="32"/>
        </w:rPr>
      </w:pPr>
      <w:bookmarkStart w:id="189" w:name="список-сокращений"/>
      <w:r>
        <w:br w:type="page"/>
      </w:r>
    </w:p>
    <w:p w14:paraId="23AAAFD4" w14:textId="03A6C30A" w:rsidR="007C25CE" w:rsidRPr="00C01E44" w:rsidRDefault="007C25CE" w:rsidP="00C01E44">
      <w:pPr>
        <w:pStyle w:val="1"/>
        <w:rPr>
          <w:rFonts w:cs="Times New Roman"/>
          <w:sz w:val="28"/>
          <w:szCs w:val="28"/>
        </w:rPr>
      </w:pPr>
      <w:bookmarkStart w:id="190" w:name="_Toc136219684"/>
      <w:r w:rsidRPr="00C01E44">
        <w:rPr>
          <w:lang w:val="ru-RU"/>
        </w:rPr>
        <w:lastRenderedPageBreak/>
        <w:t>Список</w:t>
      </w:r>
      <w:r w:rsidRPr="00C01E44">
        <w:t xml:space="preserve"> </w:t>
      </w:r>
      <w:r w:rsidRPr="00C01E44">
        <w:rPr>
          <w:lang w:val="ru-RU"/>
        </w:rPr>
        <w:t>сокращений</w:t>
      </w:r>
      <w:bookmarkEnd w:id="190"/>
    </w:p>
    <w:p w14:paraId="04687881"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ANN – artificial neural network – </w:t>
      </w:r>
      <w:r w:rsidRPr="00C01E44">
        <w:rPr>
          <w:rFonts w:ascii="Times New Roman" w:hAnsi="Times New Roman" w:cs="Times New Roman"/>
          <w:sz w:val="28"/>
          <w:szCs w:val="28"/>
          <w:lang w:val="ru-RU"/>
        </w:rPr>
        <w:t>искусственная</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нейронная</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сеть</w:t>
      </w:r>
    </w:p>
    <w:p w14:paraId="386D81D1"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AUROC (AUC) – Area Under Receiver Operation Curve – </w:t>
      </w:r>
      <w:r w:rsidRPr="00C01E44">
        <w:rPr>
          <w:rFonts w:ascii="Times New Roman" w:hAnsi="Times New Roman" w:cs="Times New Roman"/>
          <w:sz w:val="28"/>
          <w:szCs w:val="28"/>
          <w:lang w:val="ru-RU"/>
        </w:rPr>
        <w:t>площадь</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под</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операционной</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кривой</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приемника</w:t>
      </w:r>
    </w:p>
    <w:p w14:paraId="669E6F9A" w14:textId="77777777" w:rsidR="007C25CE" w:rsidRPr="00C01E44" w:rsidRDefault="00EF24F8" w:rsidP="00C01E44">
      <w:pPr>
        <w:pStyle w:val="a4"/>
        <w:numPr>
          <w:ilvl w:val="0"/>
          <w:numId w:val="12"/>
        </w:numPr>
        <w:spacing w:line="360" w:lineRule="auto"/>
        <w:rPr>
          <w:rFonts w:ascii="Times New Roman" w:hAnsi="Times New Roman" w:cs="Times New Roman"/>
          <w:b/>
          <w:bCs/>
          <w:sz w:val="28"/>
          <w:szCs w:val="28"/>
        </w:rPr>
      </w:pPr>
      <w:r w:rsidRPr="00C01E44">
        <w:rPr>
          <w:rFonts w:ascii="Times New Roman" w:hAnsi="Times New Roman" w:cs="Times New Roman"/>
          <w:sz w:val="28"/>
          <w:szCs w:val="28"/>
        </w:rPr>
        <w:t xml:space="preserve">CD - cluster of </w:t>
      </w:r>
      <w:proofErr w:type="spellStart"/>
      <w:r w:rsidRPr="00C01E44">
        <w:rPr>
          <w:rFonts w:ascii="Times New Roman" w:hAnsi="Times New Roman" w:cs="Times New Roman"/>
          <w:sz w:val="28"/>
          <w:szCs w:val="28"/>
        </w:rPr>
        <w:t>differntation</w:t>
      </w:r>
      <w:proofErr w:type="spellEnd"/>
      <w:r w:rsidRPr="00C01E44">
        <w:rPr>
          <w:rFonts w:ascii="Times New Roman" w:hAnsi="Times New Roman" w:cs="Times New Roman"/>
          <w:sz w:val="28"/>
          <w:szCs w:val="28"/>
        </w:rPr>
        <w:t xml:space="preserve"> - </w:t>
      </w:r>
      <w:r w:rsidRPr="00C01E44">
        <w:rPr>
          <w:rFonts w:ascii="Times New Roman" w:hAnsi="Times New Roman" w:cs="Times New Roman"/>
          <w:sz w:val="28"/>
          <w:szCs w:val="28"/>
          <w:lang w:val="ru-RU"/>
        </w:rPr>
        <w:t>кластер</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дифференцировки</w:t>
      </w:r>
    </w:p>
    <w:p w14:paraId="59E02CC1"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CDR - complementarity determining region - </w:t>
      </w:r>
      <w:r w:rsidRPr="00C01E44">
        <w:rPr>
          <w:rFonts w:ascii="Times New Roman" w:hAnsi="Times New Roman" w:cs="Times New Roman"/>
          <w:sz w:val="28"/>
          <w:szCs w:val="28"/>
          <w:lang w:val="ru-RU"/>
        </w:rPr>
        <w:t>регион</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определяющий</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комплементарность</w:t>
      </w:r>
    </w:p>
    <w:p w14:paraId="3A77ADBB"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CV</w:t>
      </w:r>
      <w:r w:rsidRPr="00C01E44">
        <w:rPr>
          <w:rFonts w:ascii="Times New Roman" w:hAnsi="Times New Roman" w:cs="Times New Roman"/>
          <w:sz w:val="28"/>
          <w:szCs w:val="28"/>
          <w:lang w:val="ru-RU"/>
        </w:rPr>
        <w:t xml:space="preserve"> – </w:t>
      </w:r>
      <w:r w:rsidRPr="00C01E44">
        <w:rPr>
          <w:rFonts w:ascii="Times New Roman" w:hAnsi="Times New Roman" w:cs="Times New Roman"/>
          <w:sz w:val="28"/>
          <w:szCs w:val="28"/>
        </w:rPr>
        <w:t>cross</w:t>
      </w:r>
      <w:r w:rsidRPr="00C01E44">
        <w:rPr>
          <w:rFonts w:ascii="Times New Roman" w:hAnsi="Times New Roman" w:cs="Times New Roman"/>
          <w:sz w:val="28"/>
          <w:szCs w:val="28"/>
          <w:lang w:val="ru-RU"/>
        </w:rPr>
        <w:t>-</w:t>
      </w:r>
      <w:r w:rsidRPr="00C01E44">
        <w:rPr>
          <w:rFonts w:ascii="Times New Roman" w:hAnsi="Times New Roman" w:cs="Times New Roman"/>
          <w:sz w:val="28"/>
          <w:szCs w:val="28"/>
        </w:rPr>
        <w:t>validation</w:t>
      </w:r>
      <w:r w:rsidRPr="00C01E44">
        <w:rPr>
          <w:rFonts w:ascii="Times New Roman" w:hAnsi="Times New Roman" w:cs="Times New Roman"/>
          <w:sz w:val="28"/>
          <w:szCs w:val="28"/>
          <w:lang w:val="ru-RU"/>
        </w:rPr>
        <w:t xml:space="preserve"> – кросс-валидация</w:t>
      </w:r>
    </w:p>
    <w:p w14:paraId="08B3DE9F"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proofErr w:type="spellStart"/>
      <w:r w:rsidRPr="00C01E44">
        <w:rPr>
          <w:rFonts w:ascii="Times New Roman" w:hAnsi="Times New Roman" w:cs="Times New Roman"/>
          <w:sz w:val="28"/>
          <w:szCs w:val="28"/>
        </w:rPr>
        <w:t>DRiP</w:t>
      </w:r>
      <w:proofErr w:type="spellEnd"/>
      <w:r w:rsidRPr="00C01E44">
        <w:rPr>
          <w:rFonts w:ascii="Times New Roman" w:hAnsi="Times New Roman" w:cs="Times New Roman"/>
          <w:sz w:val="28"/>
          <w:szCs w:val="28"/>
          <w:lang w:val="ru-RU"/>
        </w:rPr>
        <w:t xml:space="preserve"> - </w:t>
      </w:r>
      <w:r w:rsidRPr="00C01E44">
        <w:rPr>
          <w:rFonts w:ascii="Times New Roman" w:hAnsi="Times New Roman" w:cs="Times New Roman"/>
          <w:sz w:val="28"/>
          <w:szCs w:val="28"/>
        </w:rPr>
        <w:t>defective</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ribosomal</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products</w:t>
      </w:r>
      <w:r w:rsidRPr="00C01E44">
        <w:rPr>
          <w:rFonts w:ascii="Times New Roman" w:hAnsi="Times New Roman" w:cs="Times New Roman"/>
          <w:sz w:val="28"/>
          <w:szCs w:val="28"/>
          <w:lang w:val="ru-RU"/>
        </w:rPr>
        <w:t xml:space="preserve"> - дефективные </w:t>
      </w:r>
      <w:proofErr w:type="spellStart"/>
      <w:r w:rsidRPr="00C01E44">
        <w:rPr>
          <w:rFonts w:ascii="Times New Roman" w:hAnsi="Times New Roman" w:cs="Times New Roman"/>
          <w:sz w:val="28"/>
          <w:szCs w:val="28"/>
          <w:lang w:val="ru-RU"/>
        </w:rPr>
        <w:t>рибосомальные</w:t>
      </w:r>
      <w:proofErr w:type="spellEnd"/>
      <w:r w:rsidRPr="00C01E44">
        <w:rPr>
          <w:rFonts w:ascii="Times New Roman" w:hAnsi="Times New Roman" w:cs="Times New Roman"/>
          <w:sz w:val="28"/>
          <w:szCs w:val="28"/>
          <w:lang w:val="ru-RU"/>
        </w:rPr>
        <w:t xml:space="preserve"> продукты</w:t>
      </w:r>
    </w:p>
    <w:p w14:paraId="55F14F34"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ERAAP</w:t>
      </w:r>
      <w:r w:rsidRPr="00C01E44">
        <w:rPr>
          <w:rFonts w:ascii="Times New Roman" w:hAnsi="Times New Roman" w:cs="Times New Roman"/>
          <w:sz w:val="28"/>
          <w:szCs w:val="28"/>
          <w:lang w:val="ru-RU"/>
        </w:rPr>
        <w:t xml:space="preserve"> </w:t>
      </w:r>
      <w:proofErr w:type="gramStart"/>
      <w:r w:rsidRPr="00C01E44">
        <w:rPr>
          <w:rFonts w:ascii="Times New Roman" w:hAnsi="Times New Roman" w:cs="Times New Roman"/>
          <w:sz w:val="28"/>
          <w:szCs w:val="28"/>
          <w:lang w:val="ru-RU"/>
        </w:rPr>
        <w:t xml:space="preserve">-  </w:t>
      </w:r>
      <w:proofErr w:type="spellStart"/>
      <w:r w:rsidRPr="00C01E44">
        <w:rPr>
          <w:rFonts w:ascii="Times New Roman" w:hAnsi="Times New Roman" w:cs="Times New Roman"/>
          <w:sz w:val="28"/>
          <w:szCs w:val="28"/>
        </w:rPr>
        <w:t>endoplasmatic</w:t>
      </w:r>
      <w:proofErr w:type="spellEnd"/>
      <w:proofErr w:type="gramEnd"/>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reticulum</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aminopeptidase</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associated</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with</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antigen</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processing</w:t>
      </w:r>
      <w:r w:rsidRPr="00C01E44">
        <w:rPr>
          <w:rFonts w:ascii="Times New Roman" w:hAnsi="Times New Roman" w:cs="Times New Roman"/>
          <w:sz w:val="28"/>
          <w:szCs w:val="28"/>
          <w:lang w:val="ru-RU"/>
        </w:rPr>
        <w:t xml:space="preserve"> - </w:t>
      </w:r>
      <w:proofErr w:type="spellStart"/>
      <w:r w:rsidRPr="00C01E44">
        <w:rPr>
          <w:rFonts w:ascii="Times New Roman" w:hAnsi="Times New Roman" w:cs="Times New Roman"/>
          <w:sz w:val="28"/>
          <w:szCs w:val="28"/>
          <w:lang w:val="ru-RU"/>
        </w:rPr>
        <w:t>аминопептидазы</w:t>
      </w:r>
      <w:proofErr w:type="spellEnd"/>
      <w:r w:rsidRPr="00C01E44">
        <w:rPr>
          <w:rFonts w:ascii="Times New Roman" w:hAnsi="Times New Roman" w:cs="Times New Roman"/>
          <w:sz w:val="28"/>
          <w:szCs w:val="28"/>
          <w:lang w:val="ru-RU"/>
        </w:rPr>
        <w:t>, ассоциированные с антигенным процессингом</w:t>
      </w:r>
    </w:p>
    <w:p w14:paraId="4F2EDE47"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FTP – File Transfer Protocol – </w:t>
      </w:r>
      <w:r w:rsidRPr="00C01E44">
        <w:rPr>
          <w:rFonts w:ascii="Times New Roman" w:hAnsi="Times New Roman" w:cs="Times New Roman"/>
          <w:sz w:val="28"/>
          <w:szCs w:val="28"/>
          <w:lang w:val="ru-RU"/>
        </w:rPr>
        <w:t>протокол</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передачи</w:t>
      </w:r>
      <w:r w:rsidRPr="00C01E44">
        <w:rPr>
          <w:rFonts w:ascii="Times New Roman" w:hAnsi="Times New Roman" w:cs="Times New Roman"/>
          <w:sz w:val="28"/>
          <w:szCs w:val="28"/>
        </w:rPr>
        <w:t xml:space="preserve"> </w:t>
      </w:r>
      <w:r w:rsidR="007C25CE" w:rsidRPr="00C01E44">
        <w:rPr>
          <w:rFonts w:ascii="Times New Roman" w:hAnsi="Times New Roman" w:cs="Times New Roman"/>
          <w:sz w:val="28"/>
          <w:szCs w:val="28"/>
          <w:lang w:val="ru-RU"/>
        </w:rPr>
        <w:t>файлов</w:t>
      </w:r>
    </w:p>
    <w:p w14:paraId="377DE6E9"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HLA</w:t>
      </w:r>
      <w:r w:rsidRPr="00C01E44">
        <w:rPr>
          <w:rFonts w:ascii="Times New Roman" w:hAnsi="Times New Roman" w:cs="Times New Roman"/>
          <w:sz w:val="28"/>
          <w:szCs w:val="28"/>
          <w:lang w:val="ru-RU"/>
        </w:rPr>
        <w:t xml:space="preserve"> - </w:t>
      </w:r>
      <w:r w:rsidRPr="00C01E44">
        <w:rPr>
          <w:rFonts w:ascii="Times New Roman" w:hAnsi="Times New Roman" w:cs="Times New Roman"/>
          <w:sz w:val="28"/>
          <w:szCs w:val="28"/>
        </w:rPr>
        <w:t>Human</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Leukocytes</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Antigen</w:t>
      </w:r>
      <w:r w:rsidRPr="00C01E44">
        <w:rPr>
          <w:rFonts w:ascii="Times New Roman" w:hAnsi="Times New Roman" w:cs="Times New Roman"/>
          <w:sz w:val="28"/>
          <w:szCs w:val="28"/>
          <w:lang w:val="ru-RU"/>
        </w:rPr>
        <w:t xml:space="preserve"> - человеческий лейкоцитарный антиген, название человеческих генов МНС.</w:t>
      </w:r>
    </w:p>
    <w:p w14:paraId="6A7A6479"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HMM</w:t>
      </w:r>
      <w:r w:rsidRPr="00C01E44">
        <w:rPr>
          <w:rFonts w:ascii="Times New Roman" w:hAnsi="Times New Roman" w:cs="Times New Roman"/>
          <w:sz w:val="28"/>
          <w:szCs w:val="28"/>
          <w:lang w:val="ru-RU"/>
        </w:rPr>
        <w:t xml:space="preserve"> – </w:t>
      </w:r>
      <w:r w:rsidRPr="00C01E44">
        <w:rPr>
          <w:rFonts w:ascii="Times New Roman" w:hAnsi="Times New Roman" w:cs="Times New Roman"/>
          <w:sz w:val="28"/>
          <w:szCs w:val="28"/>
        </w:rPr>
        <w:t>hidden</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Markov</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models</w:t>
      </w:r>
      <w:r w:rsidRPr="00C01E44">
        <w:rPr>
          <w:rFonts w:ascii="Times New Roman" w:hAnsi="Times New Roman" w:cs="Times New Roman"/>
          <w:sz w:val="28"/>
          <w:szCs w:val="28"/>
          <w:lang w:val="ru-RU"/>
        </w:rPr>
        <w:t xml:space="preserve"> – скрытые Марковские модели</w:t>
      </w:r>
    </w:p>
    <w:p w14:paraId="0F7963C9"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HTTPS</w:t>
      </w:r>
      <w:r w:rsidRPr="00C01E44">
        <w:rPr>
          <w:rFonts w:ascii="Times New Roman" w:hAnsi="Times New Roman" w:cs="Times New Roman"/>
          <w:sz w:val="28"/>
          <w:szCs w:val="28"/>
          <w:lang w:val="ru-RU"/>
        </w:rPr>
        <w:t xml:space="preserve"> – </w:t>
      </w:r>
      <w:r w:rsidRPr="00C01E44">
        <w:rPr>
          <w:rFonts w:ascii="Times New Roman" w:hAnsi="Times New Roman" w:cs="Times New Roman"/>
          <w:sz w:val="28"/>
          <w:szCs w:val="28"/>
        </w:rPr>
        <w:t>Hyper</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Text</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Transfer</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Protocol</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Secure</w:t>
      </w:r>
      <w:r w:rsidRPr="00C01E44">
        <w:rPr>
          <w:rFonts w:ascii="Times New Roman" w:hAnsi="Times New Roman" w:cs="Times New Roman"/>
          <w:sz w:val="28"/>
          <w:szCs w:val="28"/>
          <w:lang w:val="ru-RU"/>
        </w:rPr>
        <w:t xml:space="preserve"> – защищенный протокол передачи гипертекстовых документов</w:t>
      </w:r>
    </w:p>
    <w:p w14:paraId="07A4D992"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IAP – Invariant Accuracy of Prediction – </w:t>
      </w:r>
      <w:r w:rsidRPr="00C01E44">
        <w:rPr>
          <w:rFonts w:ascii="Times New Roman" w:hAnsi="Times New Roman" w:cs="Times New Roman"/>
          <w:sz w:val="28"/>
          <w:szCs w:val="28"/>
          <w:lang w:val="ru-RU"/>
        </w:rPr>
        <w:t>Инвариантная</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точность</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предсказания</w:t>
      </w:r>
    </w:p>
    <w:p w14:paraId="1B78F566"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IC50 - </w:t>
      </w:r>
      <w:r w:rsidRPr="00C01E44">
        <w:rPr>
          <w:rFonts w:ascii="Times New Roman" w:hAnsi="Times New Roman" w:cs="Times New Roman"/>
          <w:sz w:val="28"/>
          <w:szCs w:val="28"/>
          <w:lang w:val="ru-RU"/>
        </w:rPr>
        <w:t>концентрации</w:t>
      </w:r>
      <w:r w:rsidRPr="00C01E44">
        <w:rPr>
          <w:rFonts w:ascii="Times New Roman" w:hAnsi="Times New Roman" w:cs="Times New Roman"/>
          <w:sz w:val="28"/>
          <w:szCs w:val="28"/>
        </w:rPr>
        <w:t xml:space="preserve"> </w:t>
      </w:r>
      <w:proofErr w:type="spellStart"/>
      <w:r w:rsidRPr="00C01E44">
        <w:rPr>
          <w:rFonts w:ascii="Times New Roman" w:hAnsi="Times New Roman" w:cs="Times New Roman"/>
          <w:sz w:val="28"/>
          <w:szCs w:val="28"/>
          <w:lang w:val="ru-RU"/>
        </w:rPr>
        <w:t>полумаксимального</w:t>
      </w:r>
      <w:proofErr w:type="spellEnd"/>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ингибирования</w:t>
      </w:r>
    </w:p>
    <w:p w14:paraId="4D11AAFE"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IFN-</w:t>
      </w:r>
      <w:r w:rsidRPr="00C01E44">
        <w:rPr>
          <w:rFonts w:ascii="Times New Roman" w:hAnsi="Times New Roman" w:cs="Times New Roman"/>
          <w:sz w:val="28"/>
          <w:szCs w:val="28"/>
          <w:lang w:val="ru-RU"/>
        </w:rPr>
        <w:t>γ</w:t>
      </w:r>
      <w:r w:rsidRPr="00C01E44">
        <w:rPr>
          <w:rFonts w:ascii="Times New Roman" w:hAnsi="Times New Roman" w:cs="Times New Roman"/>
          <w:sz w:val="28"/>
          <w:szCs w:val="28"/>
        </w:rPr>
        <w:t xml:space="preserve"> – </w:t>
      </w:r>
      <w:r w:rsidRPr="00C01E44">
        <w:rPr>
          <w:rFonts w:ascii="Times New Roman" w:hAnsi="Times New Roman" w:cs="Times New Roman"/>
          <w:sz w:val="28"/>
          <w:szCs w:val="28"/>
          <w:lang w:val="ru-RU"/>
        </w:rPr>
        <w:t>Интерферон</w:t>
      </w:r>
      <w:r w:rsidRPr="00C01E44">
        <w:rPr>
          <w:rFonts w:ascii="Times New Roman" w:hAnsi="Times New Roman" w:cs="Times New Roman"/>
          <w:sz w:val="28"/>
          <w:szCs w:val="28"/>
        </w:rPr>
        <w:t>-</w:t>
      </w:r>
      <w:r w:rsidRPr="00C01E44">
        <w:rPr>
          <w:rFonts w:ascii="Times New Roman" w:hAnsi="Times New Roman" w:cs="Times New Roman"/>
          <w:sz w:val="28"/>
          <w:szCs w:val="28"/>
          <w:lang w:val="ru-RU"/>
        </w:rPr>
        <w:t>гамма</w:t>
      </w:r>
    </w:p>
    <w:p w14:paraId="7C18AB3D"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proofErr w:type="spellStart"/>
      <w:r w:rsidRPr="00C01E44">
        <w:rPr>
          <w:rFonts w:ascii="Times New Roman" w:hAnsi="Times New Roman" w:cs="Times New Roman"/>
          <w:sz w:val="28"/>
          <w:szCs w:val="28"/>
        </w:rPr>
        <w:t>IPv</w:t>
      </w:r>
      <w:proofErr w:type="spellEnd"/>
      <w:r w:rsidRPr="00C01E44">
        <w:rPr>
          <w:rFonts w:ascii="Times New Roman" w:hAnsi="Times New Roman" w:cs="Times New Roman"/>
          <w:sz w:val="28"/>
          <w:szCs w:val="28"/>
          <w:lang w:val="ru-RU"/>
        </w:rPr>
        <w:t xml:space="preserve">4 – </w:t>
      </w:r>
      <w:r w:rsidRPr="00C01E44">
        <w:rPr>
          <w:rFonts w:ascii="Times New Roman" w:hAnsi="Times New Roman" w:cs="Times New Roman"/>
          <w:sz w:val="28"/>
          <w:szCs w:val="28"/>
        </w:rPr>
        <w:t>Internet</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Protocol</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version</w:t>
      </w:r>
      <w:r w:rsidRPr="00C01E44">
        <w:rPr>
          <w:rFonts w:ascii="Times New Roman" w:hAnsi="Times New Roman" w:cs="Times New Roman"/>
          <w:sz w:val="28"/>
          <w:szCs w:val="28"/>
          <w:lang w:val="ru-RU"/>
        </w:rPr>
        <w:t xml:space="preserve"> 4 – интернет-протокол четвертой версии</w:t>
      </w:r>
    </w:p>
    <w:p w14:paraId="5F9F5B91"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MCC – </w:t>
      </w:r>
      <w:proofErr w:type="spellStart"/>
      <w:r w:rsidRPr="00C01E44">
        <w:rPr>
          <w:rFonts w:ascii="Times New Roman" w:hAnsi="Times New Roman" w:cs="Times New Roman"/>
          <w:sz w:val="28"/>
          <w:szCs w:val="28"/>
        </w:rPr>
        <w:t>Mattew</w:t>
      </w:r>
      <w:proofErr w:type="spellEnd"/>
      <w:r w:rsidRPr="00C01E44">
        <w:rPr>
          <w:rFonts w:ascii="Times New Roman" w:hAnsi="Times New Roman" w:cs="Times New Roman"/>
          <w:sz w:val="28"/>
          <w:szCs w:val="28"/>
        </w:rPr>
        <w:t xml:space="preserve"> correlation coefficient – </w:t>
      </w:r>
      <w:r w:rsidRPr="00C01E44">
        <w:rPr>
          <w:rFonts w:ascii="Times New Roman" w:hAnsi="Times New Roman" w:cs="Times New Roman"/>
          <w:sz w:val="28"/>
          <w:szCs w:val="28"/>
          <w:lang w:val="ru-RU"/>
        </w:rPr>
        <w:t>коэффициент</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корреляции</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Мэтью</w:t>
      </w:r>
    </w:p>
    <w:p w14:paraId="2D069B7C" w14:textId="77777777" w:rsidR="007C25CE" w:rsidRPr="00C01E44" w:rsidRDefault="007C25CE"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lang w:val="ru-RU"/>
        </w:rPr>
        <w:t>МНС</w:t>
      </w:r>
      <w:r w:rsidRPr="00C01E44">
        <w:rPr>
          <w:rFonts w:ascii="Times New Roman" w:hAnsi="Times New Roman" w:cs="Times New Roman"/>
          <w:sz w:val="28"/>
          <w:szCs w:val="28"/>
        </w:rPr>
        <w:t xml:space="preserve"> - Major histocompatibility complex - </w:t>
      </w:r>
      <w:r w:rsidRPr="00C01E44">
        <w:rPr>
          <w:rFonts w:ascii="Times New Roman" w:hAnsi="Times New Roman" w:cs="Times New Roman"/>
          <w:sz w:val="28"/>
          <w:szCs w:val="28"/>
          <w:lang w:val="ru-RU"/>
        </w:rPr>
        <w:t>главный</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комплекс</w:t>
      </w:r>
      <w:r w:rsidRPr="00C01E44">
        <w:rPr>
          <w:rFonts w:ascii="Times New Roman" w:hAnsi="Times New Roman" w:cs="Times New Roman"/>
          <w:sz w:val="28"/>
          <w:szCs w:val="28"/>
        </w:rPr>
        <w:t xml:space="preserve"> </w:t>
      </w:r>
      <w:proofErr w:type="spellStart"/>
      <w:r w:rsidRPr="00C01E44">
        <w:rPr>
          <w:rFonts w:ascii="Times New Roman" w:hAnsi="Times New Roman" w:cs="Times New Roman"/>
          <w:sz w:val="28"/>
          <w:szCs w:val="28"/>
          <w:lang w:val="ru-RU"/>
        </w:rPr>
        <w:t>гистосовместимости</w:t>
      </w:r>
      <w:proofErr w:type="spellEnd"/>
    </w:p>
    <w:p w14:paraId="505F94D7"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MNA - Multilevel Neighborhoods of Atoms – </w:t>
      </w:r>
      <w:r w:rsidRPr="00C01E44">
        <w:rPr>
          <w:rFonts w:ascii="Times New Roman" w:hAnsi="Times New Roman" w:cs="Times New Roman"/>
          <w:sz w:val="28"/>
          <w:szCs w:val="28"/>
          <w:lang w:val="ru-RU"/>
        </w:rPr>
        <w:t>многоуровневые</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атомные</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окрестности</w:t>
      </w:r>
    </w:p>
    <w:p w14:paraId="3F460EEC"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lastRenderedPageBreak/>
        <w:t xml:space="preserve">PCPS - </w:t>
      </w:r>
      <w:proofErr w:type="spellStart"/>
      <w:r w:rsidRPr="00C01E44">
        <w:rPr>
          <w:rFonts w:ascii="Times New Roman" w:hAnsi="Times New Roman" w:cs="Times New Roman"/>
          <w:sz w:val="28"/>
          <w:szCs w:val="28"/>
        </w:rPr>
        <w:t>proteosome</w:t>
      </w:r>
      <w:proofErr w:type="spellEnd"/>
      <w:r w:rsidRPr="00C01E44">
        <w:rPr>
          <w:rFonts w:ascii="Times New Roman" w:hAnsi="Times New Roman" w:cs="Times New Roman"/>
          <w:sz w:val="28"/>
          <w:szCs w:val="28"/>
        </w:rPr>
        <w:t xml:space="preserve">-catalyzed peptide splicing - </w:t>
      </w:r>
      <w:r w:rsidRPr="00C01E44">
        <w:rPr>
          <w:rFonts w:ascii="Times New Roman" w:hAnsi="Times New Roman" w:cs="Times New Roman"/>
          <w:sz w:val="28"/>
          <w:szCs w:val="28"/>
          <w:lang w:val="ru-RU"/>
        </w:rPr>
        <w:t>пептидный</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сплайсинг</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катализируемый</w:t>
      </w:r>
      <w:r w:rsidRPr="00C01E44">
        <w:rPr>
          <w:rFonts w:ascii="Times New Roman" w:hAnsi="Times New Roman" w:cs="Times New Roman"/>
          <w:sz w:val="28"/>
          <w:szCs w:val="28"/>
        </w:rPr>
        <w:t xml:space="preserve"> </w:t>
      </w:r>
      <w:proofErr w:type="spellStart"/>
      <w:r w:rsidRPr="00C01E44">
        <w:rPr>
          <w:rFonts w:ascii="Times New Roman" w:hAnsi="Times New Roman" w:cs="Times New Roman"/>
          <w:sz w:val="28"/>
          <w:szCs w:val="28"/>
          <w:lang w:val="ru-RU"/>
        </w:rPr>
        <w:t>протеосомой</w:t>
      </w:r>
      <w:proofErr w:type="spellEnd"/>
    </w:p>
    <w:p w14:paraId="0D37A07A"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PLC – peptide-loading complex – </w:t>
      </w:r>
      <w:r w:rsidRPr="00C01E44">
        <w:rPr>
          <w:rFonts w:ascii="Times New Roman" w:hAnsi="Times New Roman" w:cs="Times New Roman"/>
          <w:sz w:val="28"/>
          <w:szCs w:val="28"/>
          <w:lang w:val="ru-RU"/>
        </w:rPr>
        <w:t>пептид</w:t>
      </w:r>
      <w:r w:rsidRPr="00C01E44">
        <w:rPr>
          <w:rFonts w:ascii="Times New Roman" w:hAnsi="Times New Roman" w:cs="Times New Roman"/>
          <w:sz w:val="28"/>
          <w:szCs w:val="28"/>
        </w:rPr>
        <w:t>-</w:t>
      </w:r>
      <w:r w:rsidRPr="00C01E44">
        <w:rPr>
          <w:rFonts w:ascii="Times New Roman" w:hAnsi="Times New Roman" w:cs="Times New Roman"/>
          <w:sz w:val="28"/>
          <w:szCs w:val="28"/>
          <w:lang w:val="ru-RU"/>
        </w:rPr>
        <w:t>загружающий</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комплекс</w:t>
      </w:r>
    </w:p>
    <w:p w14:paraId="5FFBBD41"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SDF</w:t>
      </w:r>
      <w:r w:rsidRPr="00C01E44">
        <w:rPr>
          <w:rFonts w:ascii="Times New Roman" w:hAnsi="Times New Roman" w:cs="Times New Roman"/>
          <w:sz w:val="28"/>
          <w:szCs w:val="28"/>
          <w:lang w:val="ru-RU"/>
        </w:rPr>
        <w:t xml:space="preserve"> – </w:t>
      </w:r>
      <w:r w:rsidRPr="00C01E44">
        <w:rPr>
          <w:rFonts w:ascii="Times New Roman" w:hAnsi="Times New Roman" w:cs="Times New Roman"/>
          <w:sz w:val="28"/>
          <w:szCs w:val="28"/>
        </w:rPr>
        <w:t>Structure</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Data</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File</w:t>
      </w:r>
      <w:r w:rsidRPr="00C01E44">
        <w:rPr>
          <w:rFonts w:ascii="Times New Roman" w:hAnsi="Times New Roman" w:cs="Times New Roman"/>
          <w:sz w:val="28"/>
          <w:szCs w:val="28"/>
          <w:lang w:val="ru-RU"/>
        </w:rPr>
        <w:t xml:space="preserve"> – формат описания свойств химических соединений</w:t>
      </w:r>
    </w:p>
    <w:p w14:paraId="698CCD03"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SSH</w:t>
      </w:r>
      <w:r w:rsidRPr="00C01E44">
        <w:rPr>
          <w:rFonts w:ascii="Times New Roman" w:hAnsi="Times New Roman" w:cs="Times New Roman"/>
          <w:sz w:val="28"/>
          <w:szCs w:val="28"/>
          <w:lang w:val="ru-RU"/>
        </w:rPr>
        <w:t xml:space="preserve"> – </w:t>
      </w:r>
      <w:r w:rsidRPr="00C01E44">
        <w:rPr>
          <w:rFonts w:ascii="Times New Roman" w:hAnsi="Times New Roman" w:cs="Times New Roman"/>
          <w:sz w:val="28"/>
          <w:szCs w:val="28"/>
        </w:rPr>
        <w:t>Secure</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Shell</w:t>
      </w:r>
      <w:r w:rsidRPr="00C01E44">
        <w:rPr>
          <w:rFonts w:ascii="Times New Roman" w:hAnsi="Times New Roman" w:cs="Times New Roman"/>
          <w:sz w:val="28"/>
          <w:szCs w:val="28"/>
          <w:lang w:val="ru-RU"/>
        </w:rPr>
        <w:t xml:space="preserve"> – протокол безопасной среды выполнения </w:t>
      </w:r>
    </w:p>
    <w:p w14:paraId="43AA3AF1"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SVM – support vector machine – </w:t>
      </w:r>
      <w:r w:rsidRPr="00C01E44">
        <w:rPr>
          <w:rFonts w:ascii="Times New Roman" w:hAnsi="Times New Roman" w:cs="Times New Roman"/>
          <w:sz w:val="28"/>
          <w:szCs w:val="28"/>
          <w:lang w:val="ru-RU"/>
        </w:rPr>
        <w:t>метод</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опорных</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векторов</w:t>
      </w:r>
    </w:p>
    <w:p w14:paraId="0CA61C5D"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TAP – Transporter associated with Antigen Processing – </w:t>
      </w:r>
      <w:r w:rsidRPr="00C01E44">
        <w:rPr>
          <w:rFonts w:ascii="Times New Roman" w:hAnsi="Times New Roman" w:cs="Times New Roman"/>
          <w:sz w:val="28"/>
          <w:szCs w:val="28"/>
          <w:lang w:val="ru-RU"/>
        </w:rPr>
        <w:t>транспортер</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ассоциированный</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с</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антигенным</w:t>
      </w:r>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процессингом</w:t>
      </w:r>
    </w:p>
    <w:p w14:paraId="14EA1DB8"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rPr>
      </w:pPr>
      <w:r w:rsidRPr="00C01E44">
        <w:rPr>
          <w:rFonts w:ascii="Times New Roman" w:hAnsi="Times New Roman" w:cs="Times New Roman"/>
          <w:sz w:val="28"/>
          <w:szCs w:val="28"/>
        </w:rPr>
        <w:t xml:space="preserve">UPS - ubiquitin-proteasomal system - </w:t>
      </w:r>
      <w:r w:rsidRPr="00C01E44">
        <w:rPr>
          <w:rFonts w:ascii="Times New Roman" w:hAnsi="Times New Roman" w:cs="Times New Roman"/>
          <w:sz w:val="28"/>
          <w:szCs w:val="28"/>
          <w:lang w:val="ru-RU"/>
        </w:rPr>
        <w:t>убиквитин</w:t>
      </w:r>
      <w:r w:rsidRPr="00C01E44">
        <w:rPr>
          <w:rFonts w:ascii="Times New Roman" w:hAnsi="Times New Roman" w:cs="Times New Roman"/>
          <w:sz w:val="28"/>
          <w:szCs w:val="28"/>
        </w:rPr>
        <w:t>-</w:t>
      </w:r>
      <w:proofErr w:type="spellStart"/>
      <w:r w:rsidRPr="00C01E44">
        <w:rPr>
          <w:rFonts w:ascii="Times New Roman" w:hAnsi="Times New Roman" w:cs="Times New Roman"/>
          <w:sz w:val="28"/>
          <w:szCs w:val="28"/>
          <w:lang w:val="ru-RU"/>
        </w:rPr>
        <w:t>проте</w:t>
      </w:r>
      <w:r w:rsidR="007C25CE" w:rsidRPr="00C01E44">
        <w:rPr>
          <w:rFonts w:ascii="Times New Roman" w:hAnsi="Times New Roman" w:cs="Times New Roman"/>
          <w:sz w:val="28"/>
          <w:szCs w:val="28"/>
          <w:lang w:val="ru-RU"/>
        </w:rPr>
        <w:t>а</w:t>
      </w:r>
      <w:r w:rsidRPr="00C01E44">
        <w:rPr>
          <w:rFonts w:ascii="Times New Roman" w:hAnsi="Times New Roman" w:cs="Times New Roman"/>
          <w:sz w:val="28"/>
          <w:szCs w:val="28"/>
          <w:lang w:val="ru-RU"/>
        </w:rPr>
        <w:t>сомальная</w:t>
      </w:r>
      <w:proofErr w:type="spellEnd"/>
      <w:r w:rsidRPr="00C01E44">
        <w:rPr>
          <w:rFonts w:ascii="Times New Roman" w:hAnsi="Times New Roman" w:cs="Times New Roman"/>
          <w:sz w:val="28"/>
          <w:szCs w:val="28"/>
        </w:rPr>
        <w:t xml:space="preserve"> </w:t>
      </w:r>
      <w:r w:rsidRPr="00C01E44">
        <w:rPr>
          <w:rFonts w:ascii="Times New Roman" w:hAnsi="Times New Roman" w:cs="Times New Roman"/>
          <w:sz w:val="28"/>
          <w:szCs w:val="28"/>
          <w:lang w:val="ru-RU"/>
        </w:rPr>
        <w:t>система</w:t>
      </w:r>
    </w:p>
    <w:p w14:paraId="52C9988A"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VPN</w:t>
      </w:r>
      <w:r w:rsidRPr="00C01E44">
        <w:rPr>
          <w:rFonts w:ascii="Times New Roman" w:hAnsi="Times New Roman" w:cs="Times New Roman"/>
          <w:sz w:val="28"/>
          <w:szCs w:val="28"/>
          <w:lang w:val="ru-RU"/>
        </w:rPr>
        <w:t xml:space="preserve"> – </w:t>
      </w:r>
      <w:r w:rsidRPr="00C01E44">
        <w:rPr>
          <w:rFonts w:ascii="Times New Roman" w:hAnsi="Times New Roman" w:cs="Times New Roman"/>
          <w:sz w:val="28"/>
          <w:szCs w:val="28"/>
        </w:rPr>
        <w:t>Virtual</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Private</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Network</w:t>
      </w:r>
      <w:r w:rsidRPr="00C01E44">
        <w:rPr>
          <w:rFonts w:ascii="Times New Roman" w:hAnsi="Times New Roman" w:cs="Times New Roman"/>
          <w:sz w:val="28"/>
          <w:szCs w:val="28"/>
          <w:lang w:val="ru-RU"/>
        </w:rPr>
        <w:t xml:space="preserve"> – виртуальная частная сеть</w:t>
      </w:r>
    </w:p>
    <w:p w14:paraId="1CEF019D"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rPr>
        <w:t>VPS</w:t>
      </w:r>
      <w:r w:rsidRPr="00C01E44">
        <w:rPr>
          <w:rFonts w:ascii="Times New Roman" w:hAnsi="Times New Roman" w:cs="Times New Roman"/>
          <w:sz w:val="28"/>
          <w:szCs w:val="28"/>
          <w:lang w:val="ru-RU"/>
        </w:rPr>
        <w:t xml:space="preserve"> – </w:t>
      </w:r>
      <w:r w:rsidRPr="00C01E44">
        <w:rPr>
          <w:rFonts w:ascii="Times New Roman" w:hAnsi="Times New Roman" w:cs="Times New Roman"/>
          <w:sz w:val="28"/>
          <w:szCs w:val="28"/>
        </w:rPr>
        <w:t>Virtual</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Private</w:t>
      </w:r>
      <w:r w:rsidRPr="00C01E44">
        <w:rPr>
          <w:rFonts w:ascii="Times New Roman" w:hAnsi="Times New Roman" w:cs="Times New Roman"/>
          <w:sz w:val="28"/>
          <w:szCs w:val="28"/>
          <w:lang w:val="ru-RU"/>
        </w:rPr>
        <w:t xml:space="preserve"> </w:t>
      </w:r>
      <w:r w:rsidRPr="00C01E44">
        <w:rPr>
          <w:rFonts w:ascii="Times New Roman" w:hAnsi="Times New Roman" w:cs="Times New Roman"/>
          <w:sz w:val="28"/>
          <w:szCs w:val="28"/>
        </w:rPr>
        <w:t>Server</w:t>
      </w:r>
      <w:r w:rsidRPr="00C01E44">
        <w:rPr>
          <w:rFonts w:ascii="Times New Roman" w:hAnsi="Times New Roman" w:cs="Times New Roman"/>
          <w:sz w:val="28"/>
          <w:szCs w:val="28"/>
          <w:lang w:val="ru-RU"/>
        </w:rPr>
        <w:t xml:space="preserve"> – виртуальный частный сервер</w:t>
      </w:r>
    </w:p>
    <w:p w14:paraId="137B5EDF"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lang w:val="ru-RU"/>
        </w:rPr>
        <w:t xml:space="preserve">АПК - </w:t>
      </w:r>
      <w:proofErr w:type="spellStart"/>
      <w:r w:rsidRPr="00C01E44">
        <w:rPr>
          <w:rFonts w:ascii="Times New Roman" w:hAnsi="Times New Roman" w:cs="Times New Roman"/>
          <w:sz w:val="28"/>
          <w:szCs w:val="28"/>
          <w:lang w:val="ru-RU"/>
        </w:rPr>
        <w:t>антигенпрезентирующая</w:t>
      </w:r>
      <w:proofErr w:type="spellEnd"/>
      <w:r w:rsidRPr="00C01E44">
        <w:rPr>
          <w:rFonts w:ascii="Times New Roman" w:hAnsi="Times New Roman" w:cs="Times New Roman"/>
          <w:sz w:val="28"/>
          <w:szCs w:val="28"/>
          <w:lang w:val="ru-RU"/>
        </w:rPr>
        <w:t xml:space="preserve"> клетка</w:t>
      </w:r>
    </w:p>
    <w:p w14:paraId="06A5E0AF"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lang w:val="ru-RU"/>
        </w:rPr>
        <w:t>БД – база данных</w:t>
      </w:r>
    </w:p>
    <w:p w14:paraId="6B94C6C3"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lang w:val="ru-RU"/>
        </w:rPr>
        <w:t>мРНК - матричная рибонуклеиновая кислота</w:t>
      </w:r>
    </w:p>
    <w:p w14:paraId="0DFC66AF"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proofErr w:type="spellStart"/>
      <w:r w:rsidRPr="00C01E44">
        <w:rPr>
          <w:rFonts w:ascii="Times New Roman" w:hAnsi="Times New Roman" w:cs="Times New Roman"/>
          <w:sz w:val="28"/>
          <w:szCs w:val="28"/>
          <w:lang w:val="ru-RU"/>
        </w:rPr>
        <w:t>нМ</w:t>
      </w:r>
      <w:proofErr w:type="spellEnd"/>
      <w:r w:rsidRPr="00C01E44">
        <w:rPr>
          <w:rFonts w:ascii="Times New Roman" w:hAnsi="Times New Roman" w:cs="Times New Roman"/>
          <w:sz w:val="28"/>
          <w:szCs w:val="28"/>
          <w:lang w:val="ru-RU"/>
        </w:rPr>
        <w:t xml:space="preserve"> – </w:t>
      </w:r>
      <w:proofErr w:type="spellStart"/>
      <w:r w:rsidRPr="00C01E44">
        <w:rPr>
          <w:rFonts w:ascii="Times New Roman" w:hAnsi="Times New Roman" w:cs="Times New Roman"/>
          <w:sz w:val="28"/>
          <w:szCs w:val="28"/>
          <w:lang w:val="ru-RU"/>
        </w:rPr>
        <w:t>наномоль</w:t>
      </w:r>
      <w:proofErr w:type="spellEnd"/>
      <w:r w:rsidRPr="00C01E44">
        <w:rPr>
          <w:rFonts w:ascii="Times New Roman" w:hAnsi="Times New Roman" w:cs="Times New Roman"/>
          <w:sz w:val="28"/>
          <w:szCs w:val="28"/>
          <w:lang w:val="ru-RU"/>
        </w:rPr>
        <w:t>/литр</w:t>
      </w:r>
    </w:p>
    <w:p w14:paraId="5EA9869B" w14:textId="77777777" w:rsidR="007C25CE"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lang w:val="ru-RU"/>
        </w:rPr>
        <w:t>СУБД – система управления базой данных</w:t>
      </w:r>
    </w:p>
    <w:p w14:paraId="44B8A9CB" w14:textId="74E081F4" w:rsidR="00C01E44" w:rsidRPr="00C01E44" w:rsidRDefault="00EF24F8" w:rsidP="00C01E44">
      <w:pPr>
        <w:pStyle w:val="a4"/>
        <w:numPr>
          <w:ilvl w:val="0"/>
          <w:numId w:val="12"/>
        </w:numPr>
        <w:spacing w:line="360" w:lineRule="auto"/>
        <w:rPr>
          <w:rFonts w:ascii="Times New Roman" w:hAnsi="Times New Roman" w:cs="Times New Roman"/>
          <w:sz w:val="28"/>
          <w:szCs w:val="28"/>
          <w:lang w:val="ru-RU"/>
        </w:rPr>
      </w:pPr>
      <w:r w:rsidRPr="00C01E44">
        <w:rPr>
          <w:rFonts w:ascii="Times New Roman" w:hAnsi="Times New Roman" w:cs="Times New Roman"/>
          <w:sz w:val="28"/>
          <w:szCs w:val="28"/>
          <w:lang w:val="ru-RU"/>
        </w:rPr>
        <w:t>ТКР - Т-клеточный рецептор</w:t>
      </w:r>
    </w:p>
    <w:p w14:paraId="1ADDC782" w14:textId="63E65244" w:rsidR="00C01E44" w:rsidRPr="00A91834" w:rsidRDefault="00EF24F8" w:rsidP="00C01E44">
      <w:pPr>
        <w:pStyle w:val="a4"/>
        <w:numPr>
          <w:ilvl w:val="0"/>
          <w:numId w:val="12"/>
        </w:numPr>
        <w:spacing w:line="360" w:lineRule="auto"/>
        <w:rPr>
          <w:rFonts w:ascii="Times New Roman" w:hAnsi="Times New Roman" w:cs="Times New Roman"/>
          <w:sz w:val="28"/>
          <w:szCs w:val="28"/>
          <w:lang w:val="ru-RU"/>
        </w:rPr>
      </w:pPr>
      <w:r w:rsidRPr="00A91834">
        <w:rPr>
          <w:rFonts w:ascii="Times New Roman" w:hAnsi="Times New Roman" w:cs="Times New Roman"/>
          <w:sz w:val="28"/>
          <w:szCs w:val="28"/>
          <w:lang w:val="ru-RU"/>
        </w:rPr>
        <w:t>ЦПМ - цитоплазматическая мембран</w:t>
      </w:r>
    </w:p>
    <w:p w14:paraId="6ECC5DD9" w14:textId="310334A4" w:rsidR="00C01E44" w:rsidRDefault="00EF24F8" w:rsidP="00C01E44">
      <w:pPr>
        <w:pStyle w:val="a4"/>
        <w:numPr>
          <w:ilvl w:val="0"/>
          <w:numId w:val="12"/>
        </w:numPr>
        <w:spacing w:line="360" w:lineRule="auto"/>
        <w:rPr>
          <w:rFonts w:ascii="Times New Roman" w:hAnsi="Times New Roman" w:cs="Times New Roman"/>
          <w:sz w:val="28"/>
          <w:szCs w:val="28"/>
        </w:rPr>
      </w:pPr>
      <w:r w:rsidRPr="00A91834">
        <w:rPr>
          <w:rFonts w:ascii="Times New Roman" w:hAnsi="Times New Roman" w:cs="Times New Roman"/>
          <w:sz w:val="28"/>
          <w:szCs w:val="28"/>
        </w:rPr>
        <w:t xml:space="preserve">ЭПР - </w:t>
      </w:r>
      <w:proofErr w:type="spellStart"/>
      <w:r w:rsidRPr="00A91834">
        <w:rPr>
          <w:rFonts w:ascii="Times New Roman" w:hAnsi="Times New Roman" w:cs="Times New Roman"/>
          <w:sz w:val="28"/>
          <w:szCs w:val="28"/>
        </w:rPr>
        <w:t>эндоплазматический</w:t>
      </w:r>
      <w:proofErr w:type="spellEnd"/>
      <w:r w:rsidRPr="00A91834">
        <w:rPr>
          <w:rFonts w:ascii="Times New Roman" w:hAnsi="Times New Roman" w:cs="Times New Roman"/>
          <w:sz w:val="28"/>
          <w:szCs w:val="28"/>
        </w:rPr>
        <w:t xml:space="preserve"> </w:t>
      </w:r>
      <w:proofErr w:type="spellStart"/>
      <w:r w:rsidRPr="00A91834">
        <w:rPr>
          <w:rFonts w:ascii="Times New Roman" w:hAnsi="Times New Roman" w:cs="Times New Roman"/>
          <w:sz w:val="28"/>
          <w:szCs w:val="28"/>
        </w:rPr>
        <w:t>ретикулюм</w:t>
      </w:r>
      <w:proofErr w:type="spellEnd"/>
    </w:p>
    <w:p w14:paraId="505D93FD" w14:textId="33C0466B" w:rsidR="00AD1EDF" w:rsidRPr="00A91834" w:rsidRDefault="00C01E44" w:rsidP="00A91834">
      <w:pPr>
        <w:rPr>
          <w:rFonts w:ascii="Times New Roman" w:hAnsi="Times New Roman" w:cs="Times New Roman"/>
          <w:sz w:val="28"/>
          <w:szCs w:val="28"/>
        </w:rPr>
      </w:pPr>
      <w:r>
        <w:rPr>
          <w:rFonts w:ascii="Times New Roman" w:hAnsi="Times New Roman" w:cs="Times New Roman"/>
          <w:sz w:val="28"/>
          <w:szCs w:val="28"/>
        </w:rPr>
        <w:br w:type="page"/>
      </w:r>
    </w:p>
    <w:p w14:paraId="71347530" w14:textId="3C03BDF7" w:rsidR="005C4AD5" w:rsidRPr="007A630F" w:rsidRDefault="00BF5734" w:rsidP="00C01E44">
      <w:pPr>
        <w:pStyle w:val="1"/>
        <w:rPr>
          <w:lang w:val="ru-RU"/>
        </w:rPr>
      </w:pPr>
      <w:bookmarkStart w:id="191" w:name="введение"/>
      <w:bookmarkStart w:id="192" w:name="_Toc136219685"/>
      <w:bookmarkEnd w:id="189"/>
      <w:r w:rsidRPr="007A630F">
        <w:rPr>
          <w:lang w:val="ru-RU"/>
        </w:rPr>
        <w:lastRenderedPageBreak/>
        <w:t>Введение</w:t>
      </w:r>
      <w:bookmarkEnd w:id="192"/>
    </w:p>
    <w:p w14:paraId="0480B2CB" w14:textId="5EEE7F7A" w:rsidR="005C4AD5" w:rsidRPr="007A630F" w:rsidRDefault="00BF5734">
      <w:pPr>
        <w:pStyle w:val="FirstParagraph"/>
        <w:rPr>
          <w:lang w:val="ru-RU"/>
        </w:rPr>
      </w:pPr>
      <w:r w:rsidRPr="007A630F">
        <w:rPr>
          <w:lang w:val="ru-RU"/>
        </w:rPr>
        <w:t>Каждый живой организм на нашей планете стремится передать свой генетический материал потомкам. Для осуществления этой цели у каждого вида организмов должны быть механизмы защиты от конкурентов. Эти механизмы эволюционируют вместе с организмами. Примерно 500 миллионов лет назад, у хордовых возник ароморфоз: адаптивная иммунная система</w:t>
      </w:r>
      <w:r w:rsidR="007A630F">
        <w:rPr>
          <w:lang w:val="ru-RU"/>
        </w:rPr>
        <w:t xml:space="preserve"> </w:t>
      </w:r>
      <w:r w:rsidR="00236796">
        <w:rPr>
          <w:lang w:val="ru-RU"/>
        </w:rPr>
        <w:fldChar w:fldCharType="begin"/>
      </w:r>
      <w:r w:rsidR="00236796">
        <w:rPr>
          <w:lang w:val="ru-RU"/>
        </w:rPr>
        <w:instrText xml:space="preserve"> ADDIN ZOTERO_ITEM CSL_CITATION {"citationID":"rUq8wnbW","properties":{"formattedCitation":"[1]","plainCitation":"[1]","noteIndex":0},"citationItems":[{"id":412,"uris":["http://zotero.org/users/10071278/items/Z3JCGB4M"],"itemData":{"id":412,"type":"book","event-place":"Москва","ISBN":"978-5-9704-1319-7","number-of-pages":"752","publisher":"ГЭОТАР-Медиа","publisher-place":"Москва","title":"Иммунология","author":[{"family":"Ярилин","given":"А.А."}],"issued":{"date-parts":[["2010"]]}}}],"schema":"https://github.com/citation-style-language/schema/raw/master/csl-citation.json"} </w:instrText>
      </w:r>
      <w:r w:rsidR="00236796">
        <w:rPr>
          <w:lang w:val="ru-RU"/>
        </w:rPr>
        <w:fldChar w:fldCharType="separate"/>
      </w:r>
      <w:r w:rsidR="00236796" w:rsidRPr="0075779D">
        <w:rPr>
          <w:rFonts w:cs="Times New Roman"/>
          <w:lang w:val="ru-RU"/>
        </w:rPr>
        <w:t>[1]</w:t>
      </w:r>
      <w:r w:rsidR="00236796">
        <w:rPr>
          <w:lang w:val="ru-RU"/>
        </w:rPr>
        <w:fldChar w:fldCharType="end"/>
      </w:r>
      <w:r w:rsidRPr="007A630F">
        <w:rPr>
          <w:lang w:val="ru-RU"/>
        </w:rPr>
        <w:t>. Иммунная система - специализированная система органов и тканей, обеспечивающих иммунитет</w:t>
      </w:r>
      <w:r w:rsidR="007A630F">
        <w:rPr>
          <w:lang w:val="ru-RU"/>
        </w:rPr>
        <w:t xml:space="preserve"> </w:t>
      </w:r>
      <w:r w:rsidR="00236796">
        <w:rPr>
          <w:lang w:val="ru-RU"/>
        </w:rPr>
        <w:fldChar w:fldCharType="begin"/>
      </w:r>
      <w:r w:rsidR="00236796">
        <w:rPr>
          <w:lang w:val="ru-RU"/>
        </w:rPr>
        <w:instrText xml:space="preserve"> ADDIN ZOTERO_ITEM CSL_CITATION {"citationID":"UYvQ3QIA","properties":{"formattedCitation":"[2]","plainCitation":"[2]","noteIndex":0},"citationItems":[{"id":411,"uris":["http://zotero.org/users/10071278/items/V8KUK7UQ"],"itemData":{"id":411,"type":"book","abstract":"В учебном пособии подробно освещены основы общей иммунологии: структурa и функции иммунной системы, формирование иммунного ответа в норме и при патологии, врожденный и приобретенный иммунитет. Отдельные главы посвящены характеристике клеток иммунной системы, описанию различных антигенов, маркеров и рецепторов, процессам дифференцировки Т- и В-лимфоцитов, механизмам клеточной цитотоксичности, структуре и функциям антител, системе цитокинов. Рассматриваются строение и функции главного комплекса гистосовместимости человека. В пособии приведены перечень вопросов для самоконтроля, тестовые задания. Предложенная структура пособия поможет студентам выделить принципиальные аспекты изучаемых процессов, организовать и конкретизировать изучение дисциплины. Учебное пособие «Основы общей иммунологии», подготовлено по дисциплине «Иммунология» в соответствии с Федеральным государственным образовательным стандартом высшего профессионального образования и предназначено для студентов, обучающихся по специальностям Лечебное дело, Педиатрия и Стоматология.","event-place":"Москва","ISBN":"978-5-906332-39-4","publisher":"ПедиатрЪ","publisher-place":"Москва","title":"Основы общей иммунологии. Учебно-методическое пособие для студентов медицинских вузов","author":[{"family":"Ганковская","given":"Л.В."},{"family":"Намазова-Баранова","given":"Л.С."},{"family":"Мешкова","given":"Р.Я."}],"issued":{"date-parts":[["2014"]]}}}],"schema":"https://github.com/citation-style-language/schema/raw/master/csl-citation.json"} </w:instrText>
      </w:r>
      <w:r w:rsidR="00236796">
        <w:rPr>
          <w:lang w:val="ru-RU"/>
        </w:rPr>
        <w:fldChar w:fldCharType="separate"/>
      </w:r>
      <w:r w:rsidR="00236796" w:rsidRPr="0075779D">
        <w:rPr>
          <w:rFonts w:cs="Times New Roman"/>
          <w:lang w:val="ru-RU"/>
        </w:rPr>
        <w:t>[2]</w:t>
      </w:r>
      <w:r w:rsidR="00236796">
        <w:rPr>
          <w:lang w:val="ru-RU"/>
        </w:rPr>
        <w:fldChar w:fldCharType="end"/>
      </w:r>
      <w:r w:rsidRPr="007A630F">
        <w:rPr>
          <w:lang w:val="ru-RU"/>
        </w:rPr>
        <w:t>. Иммунитет - способ защиты организма от живых тел и веществ, несущих признаки чужеродной информации</w:t>
      </w:r>
      <w:r w:rsidR="00236796">
        <w:rPr>
          <w:lang w:val="ru-RU"/>
        </w:rPr>
        <w:t xml:space="preserve"> </w:t>
      </w:r>
      <w:r w:rsidR="00236796">
        <w:rPr>
          <w:lang w:val="ru-RU"/>
        </w:rPr>
        <w:fldChar w:fldCharType="begin"/>
      </w:r>
      <w:r w:rsidR="00236796">
        <w:rPr>
          <w:lang w:val="ru-RU"/>
        </w:rPr>
        <w:instrText xml:space="preserve"> ADDIN ZOTERO_ITEM CSL_CITATION {"citationID":"lVfmj7Kk","properties":{"formattedCitation":"[2]","plainCitation":"[2]","noteIndex":0},"citationItems":[{"id":411,"uris":["http://zotero.org/users/10071278/items/V8KUK7UQ"],"itemData":{"id":411,"type":"book","abstract":"В учебном пособии подробно освещены основы общей иммунологии: структурa и функции иммунной системы, формирование иммунного ответа в норме и при патологии, врожденный и приобретенный иммунитет. Отдельные главы посвящены характеристике клеток иммунной системы, описанию различных антигенов, маркеров и рецепторов, процессам дифференцировки Т- и В-лимфоцитов, механизмам клеточной цитотоксичности, структуре и функциям антител, системе цитокинов. Рассматриваются строение и функции главного комплекса гистосовместимости человека. В пособии приведены перечень вопросов для самоконтроля, тестовые задания. Предложенная структура пособия поможет студентам выделить принципиальные аспекты изучаемых процессов, организовать и конкретизировать изучение дисциплины. Учебное пособие «Основы общей иммунологии», подготовлено по дисциплине «Иммунология» в соответствии с Федеральным государственным образовательным стандартом высшего профессионального образования и предназначено для студентов, обучающихся по специальностям Лечебное дело, Педиатрия и Стоматология.","event-place":"Москва","ISBN":"978-5-906332-39-4","publisher":"ПедиатрЪ","publisher-place":"Москва","title":"Основы общей иммунологии. Учебно-методическое пособие для студентов медицинских вузов","author":[{"family":"Ганковская","given":"Л.В."},{"family":"Намазова-Баранова","given":"Л.С."},{"family":"Мешкова","given":"Р.Я."}],"issued":{"date-parts":[["2014"]]}}}],"schema":"https://github.com/citation-style-language/schema/raw/master/csl-citation.json"} </w:instrText>
      </w:r>
      <w:r w:rsidR="00236796">
        <w:rPr>
          <w:lang w:val="ru-RU"/>
        </w:rPr>
        <w:fldChar w:fldCharType="separate"/>
      </w:r>
      <w:r w:rsidR="00236796" w:rsidRPr="0075779D">
        <w:rPr>
          <w:rFonts w:cs="Times New Roman"/>
          <w:lang w:val="ru-RU"/>
        </w:rPr>
        <w:t>[2]</w:t>
      </w:r>
      <w:r w:rsidR="00236796">
        <w:rPr>
          <w:lang w:val="ru-RU"/>
        </w:rPr>
        <w:fldChar w:fldCharType="end"/>
      </w:r>
      <w:r w:rsidRPr="007A630F">
        <w:rPr>
          <w:lang w:val="ru-RU"/>
        </w:rPr>
        <w:t>. Вещества, которые несут такие признаки называются антигенами.</w:t>
      </w:r>
    </w:p>
    <w:p w14:paraId="5857CF11" w14:textId="7E9D63F4" w:rsidR="005C4AD5" w:rsidRPr="007A630F" w:rsidRDefault="00BF5734">
      <w:pPr>
        <w:pStyle w:val="a0"/>
        <w:rPr>
          <w:lang w:val="ru-RU"/>
        </w:rPr>
      </w:pPr>
      <w:r w:rsidRPr="007A630F">
        <w:rPr>
          <w:lang w:val="ru-RU"/>
        </w:rPr>
        <w:t>Адаптивная иммунная система названа так потому, что спектр антигенов, против которых защищает адаптивная иммунная система, не наследуется, а формируется в процессе жизни организма и определяется антигенами, встреченными организмом на протяжении жизни. То есть иммунная система организма адаптируется к своему окружению. Т- и В-лимфоциты, основ</w:t>
      </w:r>
      <w:r w:rsidR="007A630F">
        <w:rPr>
          <w:lang w:val="ru-RU"/>
        </w:rPr>
        <w:t>н</w:t>
      </w:r>
      <w:r w:rsidRPr="007A630F">
        <w:rPr>
          <w:lang w:val="ru-RU"/>
        </w:rPr>
        <w:t>ые составляющие адаптивной иммунной систем</w:t>
      </w:r>
      <w:r w:rsidR="007A5832">
        <w:rPr>
          <w:lang w:val="ru-RU"/>
        </w:rPr>
        <w:t>ы</w:t>
      </w:r>
      <w:r w:rsidRPr="007A630F">
        <w:rPr>
          <w:lang w:val="ru-RU"/>
        </w:rPr>
        <w:t>, распознают участок молекулы антигена, которые называется эпитоп (антигенная детерминанта) с помощью специализированных молекул-рецепторов на своих цитоплазматических мембранах.</w:t>
      </w:r>
    </w:p>
    <w:p w14:paraId="3BAF974B" w14:textId="4D022034" w:rsidR="005C4AD5" w:rsidRPr="007A630F" w:rsidRDefault="00BF5734">
      <w:pPr>
        <w:pStyle w:val="a0"/>
        <w:rPr>
          <w:lang w:val="ru-RU"/>
        </w:rPr>
      </w:pPr>
      <w:r w:rsidRPr="007A630F">
        <w:rPr>
          <w:lang w:val="ru-RU"/>
        </w:rPr>
        <w:t>Существуют разница в том, как и с помощью каких молекул распознается антиген Т- и В-</w:t>
      </w:r>
      <w:r w:rsidR="00E66A88" w:rsidRPr="007A630F">
        <w:rPr>
          <w:lang w:val="ru-RU"/>
        </w:rPr>
        <w:t>лимфоцитами</w:t>
      </w:r>
      <w:r w:rsidRPr="007A630F">
        <w:rPr>
          <w:lang w:val="ru-RU"/>
        </w:rPr>
        <w:t xml:space="preserve">. </w:t>
      </w:r>
      <w:r>
        <w:t>B</w:t>
      </w:r>
      <w:r w:rsidRPr="007A630F">
        <w:rPr>
          <w:lang w:val="ru-RU"/>
        </w:rPr>
        <w:t xml:space="preserve">-лимфоциты способны распознавать </w:t>
      </w:r>
      <w:proofErr w:type="spellStart"/>
      <w:r w:rsidRPr="007A630F">
        <w:rPr>
          <w:lang w:val="ru-RU"/>
        </w:rPr>
        <w:t>нативный</w:t>
      </w:r>
      <w:proofErr w:type="spellEnd"/>
      <w:r w:rsidRPr="007A630F">
        <w:rPr>
          <w:lang w:val="ru-RU"/>
        </w:rPr>
        <w:t xml:space="preserve"> антиген с помощью своего В-клеточного рецептора. Т-лимфоциты способны распознавать только антигены, </w:t>
      </w:r>
      <w:proofErr w:type="spellStart"/>
      <w:r w:rsidRPr="007A630F">
        <w:rPr>
          <w:lang w:val="ru-RU"/>
        </w:rPr>
        <w:t>презентированные</w:t>
      </w:r>
      <w:proofErr w:type="spellEnd"/>
      <w:r w:rsidRPr="007A630F">
        <w:rPr>
          <w:lang w:val="ru-RU"/>
        </w:rPr>
        <w:t xml:space="preserve"> на главном комплексе </w:t>
      </w:r>
      <w:proofErr w:type="spellStart"/>
      <w:r w:rsidRPr="007A630F">
        <w:rPr>
          <w:lang w:val="ru-RU"/>
        </w:rPr>
        <w:t>гистосовместимости</w:t>
      </w:r>
      <w:proofErr w:type="spellEnd"/>
      <w:r w:rsidRPr="007A630F">
        <w:rPr>
          <w:lang w:val="ru-RU"/>
        </w:rPr>
        <w:t xml:space="preserve"> (МНС), с помощью своих Т-клеточных рецепторов (ТКР). Такое ограничение называют в иммунологии МНС-рестрикцией. МНС представляет своеобразную систему “свой-чужой”, в состав которой входят не только молекулы, отвечающие за процессинг и </w:t>
      </w:r>
      <w:r w:rsidRPr="007A630F">
        <w:rPr>
          <w:lang w:val="ru-RU"/>
        </w:rPr>
        <w:lastRenderedPageBreak/>
        <w:t xml:space="preserve">презентацию антигенов, но и помогающие в реализации иммунного ответа. Для развития эффективного иммунного ответа, как правило, необходимо, чтобы Т-хелперы или Т-киллеры с помощью своих ТКР распознали антиген и передали сигнал о наличии чужеродного антигена. В данной работе будет рассмотрено, как организм </w:t>
      </w:r>
      <w:r w:rsidR="00E66A88" w:rsidRPr="007A630F">
        <w:rPr>
          <w:lang w:val="ru-RU"/>
        </w:rPr>
        <w:t>подготавливает</w:t>
      </w:r>
      <w:r w:rsidRPr="007A630F">
        <w:rPr>
          <w:lang w:val="ru-RU"/>
        </w:rPr>
        <w:t xml:space="preserve"> антигены для распознавания Т-лимфоцитами и как этот процесс можно предсказывать, и будет предложен новый подход к предсказанию результата этого процесса.</w:t>
      </w:r>
    </w:p>
    <w:p w14:paraId="5A4BE319" w14:textId="69B05296" w:rsidR="005C4AD5" w:rsidRPr="007A630F" w:rsidRDefault="00BF5734">
      <w:pPr>
        <w:pStyle w:val="a0"/>
        <w:rPr>
          <w:lang w:val="ru-RU"/>
        </w:rPr>
      </w:pPr>
      <w:r w:rsidRPr="007A630F">
        <w:rPr>
          <w:lang w:val="ru-RU"/>
        </w:rPr>
        <w:t xml:space="preserve">Математическая оценка возможного количества </w:t>
      </w:r>
      <m:oMath>
        <m:r>
          <w:rPr>
            <w:rFonts w:ascii="Cambria Math" w:hAnsi="Cambria Math"/>
          </w:rPr>
          <m:t>β</m:t>
        </m:r>
      </m:oMath>
      <w:r w:rsidRPr="007A630F">
        <w:rPr>
          <w:lang w:val="ru-RU"/>
        </w:rPr>
        <w:t xml:space="preserve">-цепей ТКР равно </w:t>
      </w:r>
      <m:oMath>
        <m:sSup>
          <m:sSupPr>
            <m:ctrlPr>
              <w:rPr>
                <w:rFonts w:ascii="Cambria Math" w:hAnsi="Cambria Math"/>
              </w:rPr>
            </m:ctrlPr>
          </m:sSupPr>
          <m:e>
            <m:r>
              <w:rPr>
                <w:rFonts w:ascii="Cambria Math" w:hAnsi="Cambria Math"/>
                <w:lang w:val="ru-RU"/>
              </w:rPr>
              <m:t>10</m:t>
            </m:r>
          </m:e>
          <m:sup>
            <m:r>
              <w:rPr>
                <w:rFonts w:ascii="Cambria Math" w:hAnsi="Cambria Math"/>
                <w:lang w:val="ru-RU"/>
              </w:rPr>
              <m:t>14</m:t>
            </m:r>
          </m:sup>
        </m:sSup>
      </m:oMath>
      <w:r w:rsidR="00236796" w:rsidRPr="00236796">
        <w:rPr>
          <w:lang w:val="ru-RU"/>
        </w:rPr>
        <w:t xml:space="preserve"> </w:t>
      </w:r>
      <w:r w:rsidR="00236796">
        <w:rPr>
          <w:lang w:val="ru-RU"/>
        </w:rPr>
        <w:fldChar w:fldCharType="begin"/>
      </w:r>
      <w:r w:rsidR="00236796">
        <w:rPr>
          <w:lang w:val="ru-RU"/>
        </w:rPr>
        <w:instrText xml:space="preserve"> ADDIN ZOTERO_ITEM CSL_CITATION {"citationID":"4wn6OyNq","properties":{"formattedCitation":"[3]","plainCitation":"[3]","noteIndex":0},"citationItems":[{"id":491,"uris":["http://zotero.org/users/10071278/items/37RE2STP"],"itemData":{"id":491,"type":"article-journal","container-title":"Proceedings of the National Academy of Sciences","DOI":"10.1073/pnas.1212755109","issue":"40","page":"16161–16166","title":"Statistical inference of the generation probability of T-cell receptors from sequence repertoires","volume":"109","author":[{"family":"Murugan","given":"Anand"},{"family":"Mora","given":"Thierry"},{"family":"Walczak","given":"Aleksandra M."},{"family":"Callan","given":"Curtis G."}],"issued":{"date-parts":[["2012",9,17]]}}}],"schema":"https://github.com/citation-style-language/schema/raw/master/csl-citation.json"} </w:instrText>
      </w:r>
      <w:r w:rsidR="00236796">
        <w:rPr>
          <w:lang w:val="ru-RU"/>
        </w:rPr>
        <w:fldChar w:fldCharType="separate"/>
      </w:r>
      <w:r w:rsidR="00236796" w:rsidRPr="00236796">
        <w:rPr>
          <w:rFonts w:cs="Times New Roman"/>
          <w:lang w:val="ru-RU"/>
        </w:rPr>
        <w:t>[3]</w:t>
      </w:r>
      <w:r w:rsidR="00236796">
        <w:rPr>
          <w:lang w:val="ru-RU"/>
        </w:rPr>
        <w:fldChar w:fldCharType="end"/>
      </w:r>
      <w:r w:rsidRPr="007A630F">
        <w:rPr>
          <w:lang w:val="ru-RU"/>
        </w:rPr>
        <w:t xml:space="preserve">. Количество возможных белков длины </w:t>
      </w:r>
      <w:r>
        <w:t>n</w:t>
      </w:r>
      <w:r w:rsidRPr="007A630F">
        <w:rPr>
          <w:lang w:val="ru-RU"/>
        </w:rPr>
        <w:t xml:space="preserve"> из 20 основных </w:t>
      </w:r>
      <w:proofErr w:type="spellStart"/>
      <w:r w:rsidRPr="007A630F">
        <w:rPr>
          <w:lang w:val="ru-RU"/>
        </w:rPr>
        <w:t>протеиногенных</w:t>
      </w:r>
      <w:proofErr w:type="spellEnd"/>
      <w:r w:rsidRPr="007A630F">
        <w:rPr>
          <w:lang w:val="ru-RU"/>
        </w:rPr>
        <w:t xml:space="preserve"> аминокислот равняется </w:t>
      </w:r>
      <m:oMath>
        <m:sSup>
          <m:sSupPr>
            <m:ctrlPr>
              <w:rPr>
                <w:rFonts w:ascii="Cambria Math" w:hAnsi="Cambria Math"/>
              </w:rPr>
            </m:ctrlPr>
          </m:sSupPr>
          <m:e>
            <m:r>
              <w:rPr>
                <w:rFonts w:ascii="Cambria Math" w:hAnsi="Cambria Math"/>
                <w:lang w:val="ru-RU"/>
              </w:rPr>
              <m:t>20</m:t>
            </m:r>
          </m:e>
          <m:sup>
            <m:r>
              <w:rPr>
                <w:rFonts w:ascii="Cambria Math" w:hAnsi="Cambria Math"/>
              </w:rPr>
              <m:t>n</m:t>
            </m:r>
          </m:sup>
        </m:sSup>
      </m:oMath>
      <w:r w:rsidRPr="007A630F">
        <w:rPr>
          <w:lang w:val="ru-RU"/>
        </w:rPr>
        <w:t xml:space="preserve"> и из этого разнообразия возможно появление ещё большего числа пептидов, которые могут быть эпитопами. Невозможно и нецелесообразно проверять все сочетания этого ра</w:t>
      </w:r>
      <w:proofErr w:type="spellStart"/>
      <w:r w:rsidRPr="007A630F">
        <w:rPr>
          <w:lang w:val="ru-RU"/>
        </w:rPr>
        <w:t>знообразия</w:t>
      </w:r>
      <w:proofErr w:type="spellEnd"/>
      <w:r w:rsidRPr="007A630F">
        <w:rPr>
          <w:lang w:val="ru-RU"/>
        </w:rPr>
        <w:t xml:space="preserve"> на предмет наличия или отсутствия взаимодействия экспериментально. Однако за 50 лет активной работы был накоплен огромный массив данных о процессах подготовки антигенов, их презентации и распознавания целевыми молекулами, в нашем случае ТКР. Эти данные аккумулированы в различные базы данных и базы знаний, которые позволяют учёным строить математические модели для предсказания результатов разных этапов процессинга антигенов, наличия или отсутствия иммуногенности и аллергенности эпитопов.</w:t>
      </w:r>
    </w:p>
    <w:p w14:paraId="76131B62" w14:textId="7FF06827" w:rsidR="009F2324" w:rsidRDefault="00BF5734">
      <w:pPr>
        <w:pStyle w:val="a0"/>
        <w:rPr>
          <w:lang w:val="ru-RU"/>
        </w:rPr>
      </w:pPr>
      <w:r w:rsidRPr="007A630F">
        <w:rPr>
          <w:lang w:val="ru-RU"/>
        </w:rPr>
        <w:t xml:space="preserve">Над </w:t>
      </w:r>
      <w:r w:rsidR="007A5832">
        <w:rPr>
          <w:lang w:val="ru-RU"/>
        </w:rPr>
        <w:t>созданием</w:t>
      </w:r>
      <w:r w:rsidR="007A5832" w:rsidRPr="007A630F">
        <w:rPr>
          <w:lang w:val="ru-RU"/>
        </w:rPr>
        <w:t xml:space="preserve"> </w:t>
      </w:r>
      <w:r w:rsidRPr="007A630F">
        <w:rPr>
          <w:lang w:val="ru-RU"/>
        </w:rPr>
        <w:t xml:space="preserve">математических моделей </w:t>
      </w:r>
      <w:r w:rsidR="007A5832">
        <w:rPr>
          <w:lang w:val="ru-RU"/>
        </w:rPr>
        <w:t xml:space="preserve">прогноза эпитопов </w:t>
      </w:r>
      <w:r w:rsidRPr="007A630F">
        <w:rPr>
          <w:lang w:val="ru-RU"/>
        </w:rPr>
        <w:t xml:space="preserve">работает большое количество ученых уже больше двадцати лет: первые программы начали появляться в начале нулевых годов этого века. Данные модели крайне полезны в </w:t>
      </w:r>
      <w:proofErr w:type="spellStart"/>
      <w:r w:rsidRPr="007A630F">
        <w:rPr>
          <w:lang w:val="ru-RU"/>
        </w:rPr>
        <w:t>вакцинологии</w:t>
      </w:r>
      <w:proofErr w:type="spellEnd"/>
      <w:r w:rsidRPr="007A630F">
        <w:rPr>
          <w:lang w:val="ru-RU"/>
        </w:rPr>
        <w:t xml:space="preserve"> и онкологии. В </w:t>
      </w:r>
      <w:proofErr w:type="spellStart"/>
      <w:r w:rsidRPr="007A630F">
        <w:rPr>
          <w:lang w:val="ru-RU"/>
        </w:rPr>
        <w:t>вакцинологии</w:t>
      </w:r>
      <w:proofErr w:type="spellEnd"/>
      <w:r w:rsidRPr="007A630F">
        <w:rPr>
          <w:lang w:val="ru-RU"/>
        </w:rPr>
        <w:t xml:space="preserve"> они используются для проектирования вакцин от различных заболеваний, в частности от лихорадки Эбола и </w:t>
      </w:r>
      <w:r>
        <w:t>COVID</w:t>
      </w:r>
      <w:r w:rsidRPr="007A630F">
        <w:rPr>
          <w:lang w:val="ru-RU"/>
        </w:rPr>
        <w:t>-19</w:t>
      </w:r>
      <w:r w:rsidR="009F2324">
        <w:rPr>
          <w:lang w:val="ru-RU"/>
        </w:rPr>
        <w:t xml:space="preserve"> </w:t>
      </w:r>
      <w:r w:rsidR="00236796">
        <w:rPr>
          <w:lang w:val="ru-RU"/>
        </w:rPr>
        <w:fldChar w:fldCharType="begin"/>
      </w:r>
      <w:r w:rsidR="00236796">
        <w:rPr>
          <w:lang w:val="ru-RU"/>
        </w:rPr>
        <w:instrText xml:space="preserve"> ADDIN ZOTERO_ITEM CSL_CITATION {"citationID":"iYaTVwKf","properties":{"formattedCitation":"[4, 5]","plainCitation":"[4, 5]","noteIndex":0},"citationItems":[{"id":395,"uris":["http://zotero.org/users/10071278/items/G5Y3GJMR"],"itemData":{"id":395,"type":"article-journal","container-title":"Advances and Applications in Bioinformatics and Chemistry","DOI":"10.2147/AABC.S115859","ISSN":"1178-6949","journalAbbreviation":"AABC","language":"en","page":"11-28","source":"DOI.org (Crossref)","title":"In silico-based vaccine design against Ebola virus glycoprotein","volume":"Volume 10","author":[{"family":"Dash","given":"Raju"},{"family":"Das","given":"Rasel"},{"family":"Junaid","given":"Md"},{"family":"Akash","given":"Md Forhad Chowdhury"},{"family":"Islam","given":"Ashekul"},{"family":"Hosen","given":"SM Zahid"}],"issued":{"date-parts":[["2017",3]]}}},{"id":396,"uris":["http://zotero.org/users/10071278/items/LZTAQ38U"],"itemData":{"id":396,"type":"article-journal","container-title":"Human Vaccines &amp; Immunotherapeutics","DOI":"10.1080/21645515.2021.1974288","ISSN":"2164-5515, 2164-554X","issue":"11","journalAbbreviation":"Human Vaccines &amp; Immunotherapeutics","language":"en","page":"3855-3870","source":"DOI.org (Crossref)","title":"Development of synthetic antigen vaccines for COVID-19","volume":"17","author":[{"family":"Viana Invenção","given":"Maria da Conceição"},{"family":"Melo","given":"Alanne Rayssa da Silva"},{"family":"Macêdo","given":"Larissa Silva","non-dropping-particle":"de"},{"family":"Costa Neves","given":"Thaís Souto Paula","non-dropping-particle":"da"},{"family":"Melo","given":"Cristiane Moutinho Lagos","non-dropping-particle":"de"},{"family":"Cordeiro","given":"Marcelo Nazário"},{"family":"Aragão Batista","given":"Marcus Vinicius","non-dropping-particle":"de"},{"family":"Freitas","given":"Antonio Carlos","non-dropping-particle":"de"}],"issued":{"date-parts":[["2021",11,2]]}}}],"schema":"https://github.com/citation-style-language/schema/raw/master/csl-citation.json"} </w:instrText>
      </w:r>
      <w:r w:rsidR="00236796">
        <w:rPr>
          <w:lang w:val="ru-RU"/>
        </w:rPr>
        <w:fldChar w:fldCharType="separate"/>
      </w:r>
      <w:r w:rsidR="00236796" w:rsidRPr="0075779D">
        <w:rPr>
          <w:rFonts w:cs="Times New Roman"/>
          <w:lang w:val="ru-RU"/>
        </w:rPr>
        <w:t>[4, 5]</w:t>
      </w:r>
      <w:r w:rsidR="00236796">
        <w:rPr>
          <w:lang w:val="ru-RU"/>
        </w:rPr>
        <w:fldChar w:fldCharType="end"/>
      </w:r>
      <w:r w:rsidRPr="007A630F">
        <w:rPr>
          <w:lang w:val="ru-RU"/>
        </w:rPr>
        <w:t xml:space="preserve">. Методология разработки вакцин, когда сначала ведут компьютерный поиск антигенов, предсказывают их </w:t>
      </w:r>
      <w:proofErr w:type="spellStart"/>
      <w:r w:rsidRPr="007A630F">
        <w:rPr>
          <w:lang w:val="ru-RU"/>
        </w:rPr>
        <w:t>иммунногенность</w:t>
      </w:r>
      <w:proofErr w:type="spellEnd"/>
      <w:r w:rsidRPr="007A630F">
        <w:rPr>
          <w:lang w:val="ru-RU"/>
        </w:rPr>
        <w:t xml:space="preserve">, а потом проверяют экспериментально, называется обратной </w:t>
      </w:r>
      <w:proofErr w:type="spellStart"/>
      <w:r w:rsidRPr="007A630F">
        <w:rPr>
          <w:lang w:val="ru-RU"/>
        </w:rPr>
        <w:t>вакцинологией</w:t>
      </w:r>
      <w:proofErr w:type="spellEnd"/>
      <w:r w:rsidRPr="007A630F">
        <w:rPr>
          <w:lang w:val="ru-RU"/>
        </w:rPr>
        <w:t xml:space="preserve"> (</w:t>
      </w:r>
      <w:r>
        <w:t>reverse</w:t>
      </w:r>
      <w:r w:rsidRPr="007A630F">
        <w:rPr>
          <w:lang w:val="ru-RU"/>
        </w:rPr>
        <w:t xml:space="preserve"> </w:t>
      </w:r>
      <w:r>
        <w:t>vaccinology</w:t>
      </w:r>
      <w:r w:rsidRPr="007A630F">
        <w:rPr>
          <w:lang w:val="ru-RU"/>
        </w:rPr>
        <w:t xml:space="preserve">). В онкологии они используются для предсказания </w:t>
      </w:r>
      <w:proofErr w:type="spellStart"/>
      <w:r w:rsidRPr="007A630F">
        <w:rPr>
          <w:lang w:val="ru-RU"/>
        </w:rPr>
        <w:lastRenderedPageBreak/>
        <w:t>неоантигенов</w:t>
      </w:r>
      <w:proofErr w:type="spellEnd"/>
      <w:r w:rsidRPr="007A630F">
        <w:rPr>
          <w:lang w:val="ru-RU"/>
        </w:rPr>
        <w:t xml:space="preserve">. </w:t>
      </w:r>
      <w:proofErr w:type="spellStart"/>
      <w:r w:rsidRPr="007A630F">
        <w:rPr>
          <w:lang w:val="ru-RU"/>
        </w:rPr>
        <w:t>Неоантигены</w:t>
      </w:r>
      <w:proofErr w:type="spellEnd"/>
      <w:r w:rsidRPr="007A630F">
        <w:rPr>
          <w:lang w:val="ru-RU"/>
        </w:rPr>
        <w:t xml:space="preserve"> - новые антигены, которых нет в здоровых клетках и которые появились в раковых в процессе накопления новых генетических вариантов в сравнении с исходными, </w:t>
      </w:r>
      <w:proofErr w:type="spellStart"/>
      <w:r w:rsidRPr="007A630F">
        <w:rPr>
          <w:lang w:val="ru-RU"/>
        </w:rPr>
        <w:t>герминальными</w:t>
      </w:r>
      <w:proofErr w:type="spellEnd"/>
      <w:r w:rsidRPr="007A630F">
        <w:rPr>
          <w:lang w:val="ru-RU"/>
        </w:rPr>
        <w:t xml:space="preserve"> клетками. Точное предсказание антигенов и </w:t>
      </w:r>
      <w:proofErr w:type="spellStart"/>
      <w:r w:rsidRPr="007A630F">
        <w:rPr>
          <w:lang w:val="ru-RU"/>
        </w:rPr>
        <w:t>неоантигенов</w:t>
      </w:r>
      <w:proofErr w:type="spellEnd"/>
      <w:r w:rsidRPr="007A630F">
        <w:rPr>
          <w:lang w:val="ru-RU"/>
        </w:rPr>
        <w:t xml:space="preserve"> открывает новые возможности в персонализированной иммунотерапии опухолей</w:t>
      </w:r>
      <w:r w:rsidR="000B7CEC">
        <w:rPr>
          <w:lang w:val="ru-RU"/>
        </w:rPr>
        <w:t xml:space="preserve"> </w:t>
      </w:r>
      <w:r w:rsidR="009C4524">
        <w:rPr>
          <w:lang w:val="ru-RU"/>
        </w:rPr>
        <w:fldChar w:fldCharType="begin"/>
      </w:r>
      <w:r w:rsidR="009C4524">
        <w:rPr>
          <w:lang w:val="ru-RU"/>
        </w:rPr>
        <w:instrText xml:space="preserve"> ADDIN ZOTERO_ITEM CSL_CITATION {"citationID":"VKeiXdBU","properties":{"formattedCitation":"[6]","plainCitation":"[6]","noteIndex":0},"citationItems":[{"id":392,"uris":["http://zotero.org/users/10071278/items/DXNUJLTZ"],"itemData":{"id":392,"type":"article-journal","abstract":"CD8+ T cell recognition of peptide epitopes plays a central role in immune responses against pathogens and tumors. However, the rules that govern which peptides are truly recognized by existing T cell receptors (TCRs) remain poorly understood, precluding accurate predictions of neo-epitopes for cancer immunotherapy. Here, we capitalize on recent (neo-)epitope data to train a predictor of immunogenic epitopes (PRIME), which captures molecular properties of both antigen presentation and TCR recognition. PRIME not only improves prioritization of neo-epitopes but also correlates with T cell potency and unravels biophysical determinants of TCR recognition that we experimentally validate. Analysis of cancer genomics data reveals that recurrent mutations tend to be less frequent in patients where they are predicted to be immunogenic, providing further evidence for immunoediting in human cancer. PRIME will facilitate identiﬁcation of pathogen epitopes in infectious diseases and neo-epitopes in cancer immunotherapy.","container-title":"Cell Reports Medicine","DOI":"10.1016/j.xcrm.2021.100194","ISSN":"26663791","issue":"2","journalAbbreviation":"Cell Reports Medicine","language":"en","page":"100194","source":"DOI.org (Crossref)","title":"Prediction of neo-epitope immunogenicity reveals TCR recognition determinants and provides insight into immunoediting","volume":"2","author":[{"family":"Schmidt","given":"Julien"},{"family":"Smith","given":"Angela R."},{"family":"Magnin","given":"Morgane"},{"family":"Racle","given":"Julien"},{"family":"Devlin","given":"Jason R."},{"family":"Bobisse","given":"Sara"},{"family":"Cesbron","given":"Julien"},{"family":"Bonnet","given":"Victor"},{"family":"Carmona","given":"Santiago J."},{"family":"Huber","given":"Florian"},{"family":"Ciriello","given":"Giovanni"},{"family":"Speiser","given":"Daniel E."},{"family":"Bassani-Sternberg","given":"Michal"},{"family":"Coukos","given":"George"},{"family":"Baker","given":"Brian M."},{"family":"Harari","given":"Alexandre"},{"family":"Gfeller","given":"David"}],"issued":{"date-parts":[["2021",2]]}}}],"schema":"https://github.com/citation-style-language/schema/raw/master/csl-citation.json"} </w:instrText>
      </w:r>
      <w:r w:rsidR="009C4524">
        <w:rPr>
          <w:lang w:val="ru-RU"/>
        </w:rPr>
        <w:fldChar w:fldCharType="separate"/>
      </w:r>
      <w:r w:rsidR="009C4524" w:rsidRPr="00387ECF">
        <w:rPr>
          <w:rFonts w:cs="Times New Roman"/>
          <w:lang w:val="ru-RU"/>
        </w:rPr>
        <w:t>[6]</w:t>
      </w:r>
      <w:r w:rsidR="009C4524">
        <w:rPr>
          <w:lang w:val="ru-RU"/>
        </w:rPr>
        <w:fldChar w:fldCharType="end"/>
      </w:r>
      <w:r w:rsidRPr="007A630F">
        <w:rPr>
          <w:lang w:val="ru-RU"/>
        </w:rPr>
        <w:t xml:space="preserve">. С течением времени качество моделей заметно росло и современные модели показывают хорошие результаты, но они ограничены небольшой выборкой людей, к которым они применимы. Существующие аналоги, как правило, позволяют предсказывать результат одного из этапов процессинга и работают на алгоритмах, требующих </w:t>
      </w:r>
      <w:proofErr w:type="spellStart"/>
      <w:r w:rsidRPr="007A630F">
        <w:rPr>
          <w:lang w:val="ru-RU"/>
        </w:rPr>
        <w:t>эмбеддинга</w:t>
      </w:r>
      <w:proofErr w:type="spellEnd"/>
      <w:r w:rsidRPr="007A630F">
        <w:rPr>
          <w:lang w:val="ru-RU"/>
        </w:rPr>
        <w:t xml:space="preserve">, то есть представления последовательности белка в виде числовых </w:t>
      </w:r>
      <w:commentRangeStart w:id="193"/>
      <w:r w:rsidRPr="007A630F">
        <w:rPr>
          <w:lang w:val="ru-RU"/>
        </w:rPr>
        <w:t xml:space="preserve">векторов. </w:t>
      </w:r>
      <w:commentRangeEnd w:id="193"/>
      <w:r w:rsidR="00A54B59">
        <w:rPr>
          <w:rStyle w:val="aff2"/>
          <w:rFonts w:asciiTheme="minorHAnsi" w:hAnsiTheme="minorHAnsi"/>
        </w:rPr>
        <w:commentReference w:id="193"/>
      </w:r>
      <w:r w:rsidRPr="007A630F">
        <w:rPr>
          <w:lang w:val="ru-RU"/>
        </w:rPr>
        <w:t>Самые современные программы работают на нейрон</w:t>
      </w:r>
      <w:r w:rsidR="00E241F3">
        <w:rPr>
          <w:lang w:val="ru-RU"/>
        </w:rPr>
        <w:t>н</w:t>
      </w:r>
      <w:r w:rsidRPr="007A630F">
        <w:rPr>
          <w:lang w:val="ru-RU"/>
        </w:rPr>
        <w:t xml:space="preserve">ых сетях различных архитектур. Их главная проблема в том, что крайне трудно определить, почему программа пришла к такому выводу. </w:t>
      </w:r>
    </w:p>
    <w:p w14:paraId="38CA0F07" w14:textId="04FB8887" w:rsidR="00DA1734" w:rsidRPr="00EA3D12" w:rsidRDefault="00BF5734">
      <w:pPr>
        <w:pStyle w:val="a0"/>
        <w:rPr>
          <w:lang w:val="ru-RU"/>
        </w:rPr>
      </w:pPr>
      <w:commentRangeStart w:id="194"/>
      <w:commentRangeStart w:id="195"/>
      <w:r w:rsidRPr="0075779D">
        <w:rPr>
          <w:b/>
          <w:bCs/>
          <w:lang w:val="ru-RU"/>
        </w:rPr>
        <w:t>Цель</w:t>
      </w:r>
      <w:r w:rsidRPr="007A630F">
        <w:rPr>
          <w:lang w:val="ru-RU"/>
        </w:rPr>
        <w:t xml:space="preserve"> работы </w:t>
      </w:r>
      <w:r w:rsidR="009F2324">
        <w:rPr>
          <w:lang w:val="ru-RU"/>
        </w:rPr>
        <w:t>–</w:t>
      </w:r>
      <w:r w:rsidRPr="007A630F">
        <w:rPr>
          <w:lang w:val="ru-RU"/>
        </w:rPr>
        <w:t xml:space="preserve"> </w:t>
      </w:r>
      <w:r w:rsidR="009F2324">
        <w:rPr>
          <w:lang w:val="ru-RU"/>
        </w:rPr>
        <w:t xml:space="preserve">создать подход на основе </w:t>
      </w:r>
      <w:r w:rsidRPr="007A630F">
        <w:rPr>
          <w:lang w:val="ru-RU"/>
        </w:rPr>
        <w:t>модел</w:t>
      </w:r>
      <w:r w:rsidR="009F2324">
        <w:rPr>
          <w:lang w:val="ru-RU"/>
        </w:rPr>
        <w:t>ей</w:t>
      </w:r>
      <w:r w:rsidRPr="007A630F">
        <w:rPr>
          <w:lang w:val="ru-RU"/>
        </w:rPr>
        <w:t xml:space="preserve"> </w:t>
      </w:r>
      <w:r w:rsidR="009F2324">
        <w:rPr>
          <w:lang w:val="ru-RU"/>
        </w:rPr>
        <w:t xml:space="preserve">связи </w:t>
      </w:r>
      <w:r w:rsidRPr="007A630F">
        <w:rPr>
          <w:lang w:val="ru-RU"/>
        </w:rPr>
        <w:t>“структура-активность” процессинга антигенов для МНС первого класса у человека (</w:t>
      </w:r>
      <w:r>
        <w:t>Homo</w:t>
      </w:r>
      <w:r w:rsidRPr="007A630F">
        <w:rPr>
          <w:lang w:val="ru-RU"/>
        </w:rPr>
        <w:t xml:space="preserve"> </w:t>
      </w:r>
      <w:r>
        <w:t>sapiens</w:t>
      </w:r>
      <w:r w:rsidRPr="007A630F">
        <w:rPr>
          <w:lang w:val="ru-RU"/>
        </w:rPr>
        <w:t>)</w:t>
      </w:r>
      <w:r w:rsidR="00E241F3">
        <w:rPr>
          <w:lang w:val="ru-RU"/>
        </w:rPr>
        <w:t xml:space="preserve"> на основе структурных формул</w:t>
      </w:r>
      <w:r w:rsidR="00906D61">
        <w:rPr>
          <w:lang w:val="ru-RU"/>
        </w:rPr>
        <w:t xml:space="preserve"> белков и их фрагментов</w:t>
      </w:r>
      <w:r w:rsidRPr="007A630F">
        <w:rPr>
          <w:lang w:val="ru-RU"/>
        </w:rPr>
        <w:t xml:space="preserve">. </w:t>
      </w:r>
      <w:r w:rsidR="00A54B59" w:rsidRPr="0075779D">
        <w:rPr>
          <w:b/>
          <w:bCs/>
          <w:lang w:val="ru-RU"/>
        </w:rPr>
        <w:t>Новизна</w:t>
      </w:r>
      <w:r w:rsidR="00A54B59">
        <w:rPr>
          <w:lang w:val="ru-RU"/>
        </w:rPr>
        <w:t xml:space="preserve"> настоящей работы заключается в использовании представления белков в виде совокупности молекулярных фрагментов, а не числовых векторов.</w:t>
      </w:r>
      <w:commentRangeEnd w:id="194"/>
      <w:r w:rsidR="00DA1734">
        <w:rPr>
          <w:rStyle w:val="aff2"/>
          <w:rFonts w:asciiTheme="minorHAnsi" w:hAnsiTheme="minorHAnsi"/>
        </w:rPr>
        <w:commentReference w:id="194"/>
      </w:r>
      <w:commentRangeEnd w:id="195"/>
      <w:r w:rsidR="006B357D">
        <w:rPr>
          <w:rStyle w:val="aff2"/>
          <w:rFonts w:asciiTheme="minorHAnsi" w:hAnsiTheme="minorHAnsi"/>
        </w:rPr>
        <w:commentReference w:id="195"/>
      </w:r>
      <w:r w:rsidRPr="007A630F">
        <w:rPr>
          <w:lang w:val="ru-RU"/>
        </w:rPr>
        <w:t xml:space="preserve"> </w:t>
      </w:r>
      <w:r w:rsidR="0094578A">
        <w:rPr>
          <w:lang w:val="ru-RU"/>
        </w:rPr>
        <w:t xml:space="preserve">Кроме того, для построения некоторых моделей используются </w:t>
      </w:r>
      <w:proofErr w:type="spellStart"/>
      <w:r w:rsidR="0094578A">
        <w:rPr>
          <w:lang w:val="ru-RU"/>
        </w:rPr>
        <w:t>свежеопубликованные</w:t>
      </w:r>
      <w:proofErr w:type="spellEnd"/>
      <w:r w:rsidR="0094578A">
        <w:rPr>
          <w:lang w:val="ru-RU"/>
        </w:rPr>
        <w:t xml:space="preserve"> данные.</w:t>
      </w:r>
    </w:p>
    <w:p w14:paraId="2C542188" w14:textId="3AAF4C32" w:rsidR="005C4AD5" w:rsidRPr="0075779D" w:rsidRDefault="00BF5734">
      <w:pPr>
        <w:pStyle w:val="a0"/>
        <w:rPr>
          <w:lang w:val="ru-RU"/>
        </w:rPr>
      </w:pPr>
      <w:r w:rsidRPr="0075779D">
        <w:rPr>
          <w:lang w:val="ru-RU"/>
        </w:rPr>
        <w:t xml:space="preserve">Для выполнения цели данной работы необходимо решить следующие </w:t>
      </w:r>
      <w:r w:rsidRPr="0075779D">
        <w:rPr>
          <w:b/>
          <w:bCs/>
          <w:lang w:val="ru-RU"/>
        </w:rPr>
        <w:t>задачи</w:t>
      </w:r>
      <w:r w:rsidRPr="0075779D">
        <w:rPr>
          <w:lang w:val="ru-RU"/>
        </w:rPr>
        <w:t>:</w:t>
      </w:r>
    </w:p>
    <w:p w14:paraId="6B4D7D79" w14:textId="044473F0" w:rsidR="005C4AD5" w:rsidRPr="007A630F" w:rsidRDefault="00BF5734" w:rsidP="007A630F">
      <w:pPr>
        <w:numPr>
          <w:ilvl w:val="0"/>
          <w:numId w:val="4"/>
        </w:numPr>
        <w:spacing w:line="360" w:lineRule="auto"/>
        <w:rPr>
          <w:rFonts w:ascii="Times New Roman" w:hAnsi="Times New Roman" w:cs="Times New Roman"/>
          <w:sz w:val="28"/>
          <w:szCs w:val="28"/>
          <w:lang w:val="ru-RU"/>
        </w:rPr>
      </w:pPr>
      <w:commentRangeStart w:id="196"/>
      <w:commentRangeStart w:id="197"/>
      <w:r w:rsidRPr="007A630F">
        <w:rPr>
          <w:rFonts w:ascii="Times New Roman" w:hAnsi="Times New Roman" w:cs="Times New Roman"/>
          <w:sz w:val="28"/>
          <w:szCs w:val="28"/>
          <w:lang w:val="ru-RU"/>
        </w:rPr>
        <w:t xml:space="preserve">Подготовить выборки для обучения и валидации </w:t>
      </w:r>
      <w:r w:rsidR="00E66A88">
        <w:rPr>
          <w:rFonts w:ascii="Times New Roman" w:hAnsi="Times New Roman" w:cs="Times New Roman"/>
          <w:sz w:val="28"/>
          <w:szCs w:val="28"/>
          <w:lang w:val="ru-RU"/>
        </w:rPr>
        <w:t xml:space="preserve">моделей прогноза сайтов расщепления белков протеасомой, активности белковых фрагментов по отношению к ТАР транспортеру, связывания белковых фрагментов с конкретными аллелями </w:t>
      </w:r>
      <w:r w:rsidR="00E66A88">
        <w:rPr>
          <w:rFonts w:ascii="Times New Roman" w:hAnsi="Times New Roman" w:cs="Times New Roman"/>
          <w:sz w:val="28"/>
          <w:szCs w:val="28"/>
        </w:rPr>
        <w:t>MHC</w:t>
      </w:r>
      <w:r w:rsidR="00E66A88" w:rsidRPr="0075779D">
        <w:rPr>
          <w:rFonts w:ascii="Times New Roman" w:hAnsi="Times New Roman" w:cs="Times New Roman"/>
          <w:sz w:val="28"/>
          <w:szCs w:val="28"/>
          <w:lang w:val="ru-RU"/>
        </w:rPr>
        <w:t xml:space="preserve"> </w:t>
      </w:r>
      <w:r w:rsidR="00E66A88">
        <w:rPr>
          <w:rFonts w:ascii="Times New Roman" w:hAnsi="Times New Roman" w:cs="Times New Roman"/>
          <w:sz w:val="28"/>
          <w:szCs w:val="28"/>
        </w:rPr>
        <w:t>I</w:t>
      </w:r>
      <w:r w:rsidRPr="007A630F">
        <w:rPr>
          <w:rFonts w:ascii="Times New Roman" w:hAnsi="Times New Roman" w:cs="Times New Roman"/>
          <w:sz w:val="28"/>
          <w:szCs w:val="28"/>
          <w:lang w:val="ru-RU"/>
        </w:rPr>
        <w:t>;</w:t>
      </w:r>
    </w:p>
    <w:p w14:paraId="16D38ADD" w14:textId="6502F4F0" w:rsidR="005C4AD5" w:rsidRDefault="00E66A88" w:rsidP="007A630F">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Используя подготовленные выборки п</w:t>
      </w:r>
      <w:r w:rsidR="00BF5734" w:rsidRPr="007A630F">
        <w:rPr>
          <w:rFonts w:ascii="Times New Roman" w:hAnsi="Times New Roman" w:cs="Times New Roman"/>
          <w:sz w:val="28"/>
          <w:szCs w:val="28"/>
          <w:lang w:val="ru-RU"/>
        </w:rPr>
        <w:t>остроить модели</w:t>
      </w:r>
      <w:r w:rsidR="00C445AB">
        <w:rPr>
          <w:rFonts w:ascii="Times New Roman" w:hAnsi="Times New Roman" w:cs="Times New Roman"/>
          <w:sz w:val="28"/>
          <w:szCs w:val="28"/>
          <w:lang w:val="ru-RU"/>
        </w:rPr>
        <w:t xml:space="preserve"> связи структура-активность</w:t>
      </w:r>
      <w:r w:rsidR="00A54B59">
        <w:rPr>
          <w:rFonts w:ascii="Times New Roman" w:hAnsi="Times New Roman" w:cs="Times New Roman"/>
          <w:sz w:val="28"/>
          <w:szCs w:val="28"/>
          <w:lang w:val="ru-RU"/>
        </w:rPr>
        <w:t xml:space="preserve"> для </w:t>
      </w:r>
      <w:r>
        <w:rPr>
          <w:rFonts w:ascii="Times New Roman" w:hAnsi="Times New Roman" w:cs="Times New Roman"/>
          <w:sz w:val="28"/>
          <w:szCs w:val="28"/>
          <w:lang w:val="ru-RU"/>
        </w:rPr>
        <w:t xml:space="preserve">прогноза сайтов расщепления белков протеасомой, активности белковых фрагментов по отношению к ТАР транспортеру, связывания белковых фрагментов с конкретными аллелями </w:t>
      </w:r>
      <w:r>
        <w:rPr>
          <w:rFonts w:ascii="Times New Roman" w:hAnsi="Times New Roman" w:cs="Times New Roman"/>
          <w:sz w:val="28"/>
          <w:szCs w:val="28"/>
        </w:rPr>
        <w:t>MHC</w:t>
      </w:r>
      <w:r w:rsidRPr="00BB51BC">
        <w:rPr>
          <w:rFonts w:ascii="Times New Roman" w:hAnsi="Times New Roman" w:cs="Times New Roman"/>
          <w:sz w:val="28"/>
          <w:szCs w:val="28"/>
          <w:lang w:val="ru-RU"/>
        </w:rPr>
        <w:t xml:space="preserve"> </w:t>
      </w:r>
      <w:r>
        <w:rPr>
          <w:rFonts w:ascii="Times New Roman" w:hAnsi="Times New Roman" w:cs="Times New Roman"/>
          <w:sz w:val="28"/>
          <w:szCs w:val="28"/>
        </w:rPr>
        <w:t>I</w:t>
      </w:r>
      <w:r w:rsidRPr="0075779D">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00BF5734" w:rsidRPr="007A630F">
        <w:rPr>
          <w:rFonts w:ascii="Times New Roman" w:hAnsi="Times New Roman" w:cs="Times New Roman"/>
          <w:sz w:val="28"/>
          <w:szCs w:val="28"/>
          <w:lang w:val="ru-RU"/>
        </w:rPr>
        <w:t xml:space="preserve"> оценить их качество;</w:t>
      </w:r>
      <w:commentRangeEnd w:id="196"/>
      <w:r w:rsidR="008F474C">
        <w:rPr>
          <w:rStyle w:val="aff2"/>
        </w:rPr>
        <w:commentReference w:id="196"/>
      </w:r>
      <w:commentRangeEnd w:id="197"/>
      <w:r w:rsidR="006B357D">
        <w:rPr>
          <w:rStyle w:val="aff2"/>
        </w:rPr>
        <w:commentReference w:id="197"/>
      </w:r>
    </w:p>
    <w:p w14:paraId="4F158C5F" w14:textId="3D00BE85" w:rsidR="00EA3D12" w:rsidRPr="007A630F" w:rsidRDefault="00EA3D12" w:rsidP="007A630F">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Объединить построенные модели в единую систему для прогноза эпитопов, </w:t>
      </w:r>
      <w:proofErr w:type="spellStart"/>
      <w:r>
        <w:rPr>
          <w:rFonts w:ascii="Times New Roman" w:hAnsi="Times New Roman" w:cs="Times New Roman"/>
          <w:sz w:val="28"/>
          <w:szCs w:val="28"/>
          <w:lang w:val="ru-RU"/>
        </w:rPr>
        <w:t>презентируемых</w:t>
      </w:r>
      <w:proofErr w:type="spellEnd"/>
      <w:r>
        <w:rPr>
          <w:rFonts w:ascii="Times New Roman" w:hAnsi="Times New Roman" w:cs="Times New Roman"/>
          <w:sz w:val="28"/>
          <w:szCs w:val="28"/>
          <w:lang w:val="ru-RU"/>
        </w:rPr>
        <w:t xml:space="preserve"> на МНС </w:t>
      </w:r>
      <w:r>
        <w:rPr>
          <w:rFonts w:ascii="Times New Roman" w:hAnsi="Times New Roman" w:cs="Times New Roman"/>
          <w:sz w:val="28"/>
          <w:szCs w:val="28"/>
        </w:rPr>
        <w:t>I</w:t>
      </w:r>
    </w:p>
    <w:p w14:paraId="4C82F628" w14:textId="40906D54" w:rsidR="005C4AD5" w:rsidRPr="007A630F" w:rsidRDefault="00BF5734" w:rsidP="007A630F">
      <w:pPr>
        <w:numPr>
          <w:ilvl w:val="0"/>
          <w:numId w:val="4"/>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Разработать</w:t>
      </w:r>
      <w:r w:rsidR="00C407CA">
        <w:rPr>
          <w:rFonts w:ascii="Times New Roman" w:hAnsi="Times New Roman" w:cs="Times New Roman"/>
          <w:sz w:val="28"/>
          <w:szCs w:val="28"/>
          <w:lang w:val="ru-RU"/>
        </w:rPr>
        <w:t xml:space="preserve"> прототип</w:t>
      </w:r>
      <w:r w:rsidRPr="007A630F">
        <w:rPr>
          <w:rFonts w:ascii="Times New Roman" w:hAnsi="Times New Roman" w:cs="Times New Roman"/>
          <w:sz w:val="28"/>
          <w:szCs w:val="28"/>
          <w:lang w:val="ru-RU"/>
        </w:rPr>
        <w:t xml:space="preserve"> веб-сервис</w:t>
      </w:r>
      <w:r w:rsidR="00C407CA">
        <w:rPr>
          <w:rFonts w:ascii="Times New Roman" w:hAnsi="Times New Roman" w:cs="Times New Roman"/>
          <w:sz w:val="28"/>
          <w:szCs w:val="28"/>
          <w:lang w:val="ru-RU"/>
        </w:rPr>
        <w:t>а</w:t>
      </w:r>
      <w:r w:rsidRPr="007A630F">
        <w:rPr>
          <w:rFonts w:ascii="Times New Roman" w:hAnsi="Times New Roman" w:cs="Times New Roman"/>
          <w:sz w:val="28"/>
          <w:szCs w:val="28"/>
          <w:lang w:val="ru-RU"/>
        </w:rPr>
        <w:t xml:space="preserve"> </w:t>
      </w:r>
      <w:r w:rsidR="00E66A88">
        <w:rPr>
          <w:rFonts w:ascii="Times New Roman" w:hAnsi="Times New Roman" w:cs="Times New Roman"/>
          <w:sz w:val="28"/>
          <w:szCs w:val="28"/>
          <w:lang w:val="ru-RU"/>
        </w:rPr>
        <w:t>для свободного доступа к разработанной системе.</w:t>
      </w:r>
      <w:r w:rsidR="00E24135">
        <w:rPr>
          <w:rFonts w:ascii="Times New Roman" w:hAnsi="Times New Roman" w:cs="Times New Roman"/>
          <w:sz w:val="28"/>
          <w:szCs w:val="28"/>
          <w:lang w:val="ru-RU"/>
        </w:rPr>
        <w:t xml:space="preserve"> </w:t>
      </w:r>
      <w:r w:rsidR="00E24135" w:rsidRPr="00E24135">
        <w:rPr>
          <w:rFonts w:ascii="Times New Roman" w:hAnsi="Times New Roman" w:cs="Times New Roman"/>
          <w:sz w:val="28"/>
          <w:szCs w:val="28"/>
          <w:lang w:val="ru-RU"/>
        </w:rPr>
        <w:t>Целевая аудитория</w:t>
      </w:r>
      <w:r w:rsidR="00E24135">
        <w:rPr>
          <w:rFonts w:ascii="Times New Roman" w:hAnsi="Times New Roman" w:cs="Times New Roman"/>
          <w:sz w:val="28"/>
          <w:szCs w:val="28"/>
          <w:lang w:val="ru-RU"/>
        </w:rPr>
        <w:t xml:space="preserve"> разработанного сервиса</w:t>
      </w:r>
      <w:r w:rsidR="00E24135" w:rsidRPr="00E24135">
        <w:rPr>
          <w:rFonts w:ascii="Times New Roman" w:hAnsi="Times New Roman" w:cs="Times New Roman"/>
          <w:sz w:val="28"/>
          <w:szCs w:val="28"/>
          <w:lang w:val="ru-RU"/>
        </w:rPr>
        <w:t xml:space="preserve"> – ученые-иммунологи, разработчики вакцин и препараты для иммунотерапии.</w:t>
      </w:r>
    </w:p>
    <w:p w14:paraId="572A4D5F" w14:textId="1DBE2674" w:rsidR="005C4AD5" w:rsidRPr="007A630F" w:rsidRDefault="005C4AD5">
      <w:pPr>
        <w:pStyle w:val="FirstParagraph"/>
        <w:rPr>
          <w:lang w:val="ru-RU"/>
        </w:rPr>
      </w:pPr>
    </w:p>
    <w:p w14:paraId="331ADA60" w14:textId="77777777" w:rsidR="007A630F" w:rsidRDefault="007A630F">
      <w:pPr>
        <w:rPr>
          <w:rFonts w:ascii="Times New Roman" w:eastAsiaTheme="majorEastAsia" w:hAnsi="Times New Roman" w:cstheme="majorBidi"/>
          <w:b/>
          <w:bCs/>
          <w:color w:val="000000" w:themeColor="text1"/>
          <w:sz w:val="32"/>
          <w:szCs w:val="32"/>
          <w:lang w:val="ru-RU"/>
        </w:rPr>
      </w:pPr>
      <w:bookmarkStart w:id="198" w:name="главный-комплекс-гистосовместимости"/>
      <w:bookmarkEnd w:id="191"/>
      <w:r>
        <w:rPr>
          <w:lang w:val="ru-RU"/>
        </w:rPr>
        <w:br w:type="page"/>
      </w:r>
    </w:p>
    <w:p w14:paraId="62A4852F" w14:textId="4F01E417" w:rsidR="008F474C" w:rsidRDefault="004C7AE4">
      <w:pPr>
        <w:pStyle w:val="1"/>
        <w:rPr>
          <w:lang w:val="ru-RU"/>
        </w:rPr>
      </w:pPr>
      <w:bookmarkStart w:id="199" w:name="_Toc136219686"/>
      <w:r>
        <w:rPr>
          <w:lang w:val="ru-RU"/>
        </w:rPr>
        <w:lastRenderedPageBreak/>
        <w:t xml:space="preserve">Глава </w:t>
      </w:r>
      <w:r w:rsidR="008F474C">
        <w:rPr>
          <w:lang w:val="ru-RU"/>
        </w:rPr>
        <w:t>1. Литературный обзор</w:t>
      </w:r>
      <w:bookmarkEnd w:id="199"/>
    </w:p>
    <w:p w14:paraId="0CE7247C" w14:textId="22D5DF1F" w:rsidR="005C4AD5" w:rsidRPr="007A630F" w:rsidRDefault="008F474C" w:rsidP="0075779D">
      <w:pPr>
        <w:pStyle w:val="2"/>
        <w:rPr>
          <w:lang w:val="ru-RU"/>
        </w:rPr>
      </w:pPr>
      <w:bookmarkStart w:id="200" w:name="_Toc136219687"/>
      <w:r>
        <w:rPr>
          <w:lang w:val="ru-RU"/>
        </w:rPr>
        <w:t>1.1</w:t>
      </w:r>
      <w:r w:rsidR="00BF5734" w:rsidRPr="007A630F">
        <w:rPr>
          <w:lang w:val="ru-RU"/>
        </w:rPr>
        <w:t xml:space="preserve">. Главный комплекс </w:t>
      </w:r>
      <w:proofErr w:type="spellStart"/>
      <w:r w:rsidR="00BF5734" w:rsidRPr="007A630F">
        <w:rPr>
          <w:lang w:val="ru-RU"/>
        </w:rPr>
        <w:t>гистосовместимости</w:t>
      </w:r>
      <w:bookmarkEnd w:id="200"/>
      <w:proofErr w:type="spellEnd"/>
    </w:p>
    <w:p w14:paraId="1A6F5CE6" w14:textId="300FEC93" w:rsidR="005C4AD5" w:rsidRPr="007A630F" w:rsidRDefault="00BF5734">
      <w:pPr>
        <w:pStyle w:val="FirstParagraph"/>
        <w:rPr>
          <w:lang w:val="ru-RU"/>
        </w:rPr>
      </w:pPr>
      <w:r w:rsidRPr="007A630F">
        <w:rPr>
          <w:lang w:val="ru-RU"/>
        </w:rPr>
        <w:t xml:space="preserve">Главный комплекс </w:t>
      </w:r>
      <w:proofErr w:type="spellStart"/>
      <w:r w:rsidRPr="007A630F">
        <w:rPr>
          <w:lang w:val="ru-RU"/>
        </w:rPr>
        <w:t>гистосовместимости</w:t>
      </w:r>
      <w:proofErr w:type="spellEnd"/>
      <w:r w:rsidRPr="007A630F">
        <w:rPr>
          <w:lang w:val="ru-RU"/>
        </w:rPr>
        <w:t xml:space="preserve"> - комплекс тесно связанных генетических локусов, расположенных на коротком плече 6-ой хромосомы (6р), а также их белковых продуктов, отвечающих за развитие иммунного ответа и синтез трансплантационных антигенов. Этот комплекс содержит больше 200 генов</w:t>
      </w:r>
      <w:r w:rsidR="008F474C">
        <w:rPr>
          <w:lang w:val="ru-RU"/>
        </w:rPr>
        <w:t xml:space="preserve"> </w:t>
      </w:r>
      <w:r w:rsidR="009C4524">
        <w:rPr>
          <w:lang w:val="ru-RU"/>
        </w:rPr>
        <w:fldChar w:fldCharType="begin"/>
      </w:r>
      <w:r w:rsidR="009C4524">
        <w:rPr>
          <w:lang w:val="ru-RU"/>
        </w:rPr>
        <w:instrText xml:space="preserve"> ADDIN ZOTERO_ITEM CSL_CITATION {"citationID":"NEar9ub8","properties":{"formattedCitation":"[7]","plainCitation":"[7]","noteIndex":0},"citationItems":[{"id":492,"uris":["http://zotero.org/users/10071278/items/DWAPLVB8"],"itemData":{"id":492,"type":"article-journal","container-title":"Nature","DOI":"10.1038/44853","issue":"6756","page":"921–923","title":"Complete sequence and gene map of a human major histocompatibility complex","volume":"401","author":[{"family":"consortium","given":"MHC","dropping-particle":"sequencing"}],"issued":{"date-parts":[["1999",10]]}}}],"schema":"https://github.com/citation-style-language/schema/raw/master/csl-citation.json"} </w:instrText>
      </w:r>
      <w:r w:rsidR="009C4524">
        <w:rPr>
          <w:lang w:val="ru-RU"/>
        </w:rPr>
        <w:fldChar w:fldCharType="separate"/>
      </w:r>
      <w:r w:rsidR="009C4524" w:rsidRPr="0075779D">
        <w:rPr>
          <w:rFonts w:cs="Times New Roman"/>
          <w:lang w:val="ru-RU"/>
        </w:rPr>
        <w:t>[7]</w:t>
      </w:r>
      <w:r w:rsidR="009C4524">
        <w:rPr>
          <w:lang w:val="ru-RU"/>
        </w:rPr>
        <w:fldChar w:fldCharType="end"/>
      </w:r>
      <w:r w:rsidRPr="007A630F">
        <w:rPr>
          <w:lang w:val="ru-RU"/>
        </w:rPr>
        <w:t xml:space="preserve">. Эти гены отличаются высокой </w:t>
      </w:r>
      <w:proofErr w:type="spellStart"/>
      <w:r w:rsidRPr="007A630F">
        <w:rPr>
          <w:lang w:val="ru-RU"/>
        </w:rPr>
        <w:t>полиморфностью</w:t>
      </w:r>
      <w:proofErr w:type="spellEnd"/>
      <w:r w:rsidRPr="007A630F">
        <w:rPr>
          <w:lang w:val="ru-RU"/>
        </w:rPr>
        <w:t xml:space="preserve">, </w:t>
      </w:r>
      <w:proofErr w:type="spellStart"/>
      <w:r w:rsidRPr="007A630F">
        <w:rPr>
          <w:lang w:val="ru-RU"/>
        </w:rPr>
        <w:t>кодоминантностью</w:t>
      </w:r>
      <w:proofErr w:type="spellEnd"/>
      <w:r>
        <w:rPr>
          <w:lang w:val="ru-RU"/>
        </w:rPr>
        <w:t xml:space="preserve"> </w:t>
      </w:r>
      <w:r w:rsidR="009C4524">
        <w:rPr>
          <w:lang w:val="ru-RU"/>
        </w:rPr>
        <w:fldChar w:fldCharType="begin"/>
      </w:r>
      <w:r w:rsidR="009C4524">
        <w:rPr>
          <w:lang w:val="ru-RU"/>
        </w:rPr>
        <w:instrText xml:space="preserve"> ADDIN ZOTERO_ITEM CSL_CITATION {"citationID":"yIjlS5Co","properties":{"formattedCitation":"[8]","plainCitation":"[8]","noteIndex":0},"citationItems":[{"id":494,"uris":["http://zotero.org/users/10071278/items/DASTUIFH"],"itemData":{"id":494,"type":"article-journal","container-title":"Nucleic Acids Research","DOI":"10.1093/nar/gkz950","title":"IPD-IMGT/HLA Database","URL":"http://dx.doi.org/10.1093/nar/gkz950","author":[{"family":"Robinson","given":"James"},{"family":"Barker","given":"Dominic J"},{"family":"Georgiou","given":"Xenia"},{"family":"Cooper","given":"Michael A"},{"family":"Flicek","given":"Paul"},{"family":"Marsh","given":"Steven G E"}],"issued":{"date-parts":[["2019",10,31]]}}}],"schema":"https://github.com/citation-style-language/schema/raw/master/csl-citation.json"} </w:instrText>
      </w:r>
      <w:r w:rsidR="009C4524">
        <w:rPr>
          <w:lang w:val="ru-RU"/>
        </w:rPr>
        <w:fldChar w:fldCharType="separate"/>
      </w:r>
      <w:r w:rsidR="009C4524" w:rsidRPr="0075779D">
        <w:rPr>
          <w:rFonts w:cs="Times New Roman"/>
          <w:lang w:val="ru-RU"/>
        </w:rPr>
        <w:t>[8]</w:t>
      </w:r>
      <w:r w:rsidR="009C4524">
        <w:rPr>
          <w:lang w:val="ru-RU"/>
        </w:rPr>
        <w:fldChar w:fldCharType="end"/>
      </w:r>
      <w:r w:rsidRPr="007A630F">
        <w:rPr>
          <w:lang w:val="ru-RU"/>
        </w:rPr>
        <w:t xml:space="preserve">. В базе данных </w:t>
      </w:r>
      <w:r>
        <w:t>IPD</w:t>
      </w:r>
      <w:r w:rsidRPr="007A630F">
        <w:rPr>
          <w:lang w:val="ru-RU"/>
        </w:rPr>
        <w:t>-</w:t>
      </w:r>
      <w:r>
        <w:t>IMGT</w:t>
      </w:r>
      <w:r w:rsidRPr="007A630F">
        <w:rPr>
          <w:lang w:val="ru-RU"/>
        </w:rPr>
        <w:t>/</w:t>
      </w:r>
      <w:r>
        <w:t>HLA</w:t>
      </w:r>
      <w:r w:rsidRPr="007A630F">
        <w:rPr>
          <w:lang w:val="ru-RU"/>
        </w:rPr>
        <w:t xml:space="preserve"> на 27 февраля 2023 года содержится информация о 35820 человеческих аллелях </w:t>
      </w:r>
      <w:r>
        <w:t>HLA</w:t>
      </w:r>
      <w:r w:rsidR="009C4524" w:rsidRPr="0075779D">
        <w:rPr>
          <w:lang w:val="ru-RU"/>
        </w:rPr>
        <w:t xml:space="preserve"> </w:t>
      </w:r>
      <w:r w:rsidR="009C4524">
        <w:rPr>
          <w:lang w:val="ru-RU"/>
        </w:rPr>
        <w:fldChar w:fldCharType="begin"/>
      </w:r>
      <w:r w:rsidR="009C4524">
        <w:rPr>
          <w:lang w:val="ru-RU"/>
        </w:rPr>
        <w:instrText xml:space="preserve"> ADDIN ZOTERO_ITEM CSL_CITATION {"citationID":"kZvGRPnj","properties":{"formattedCitation":"[9]","plainCitation":"[9]","noteIndex":0},"citationItems":[{"id":410,"uris":["http://zotero.org/users/10071278/items/PRKRB6VS"],"itemData":{"id":410,"type":"webpage","title":"IPD-IMGT/HLA Database Statistics","URL":"https://www.ebi.ac.uk/ipd/imgt/hla/about/statistics/","accessed":{"date-parts":[["2023",2,27]]}}}],"schema":"https://github.com/citation-style-language/schema/raw/master/csl-citation.json"} </w:instrText>
      </w:r>
      <w:r w:rsidR="009C4524">
        <w:rPr>
          <w:lang w:val="ru-RU"/>
        </w:rPr>
        <w:fldChar w:fldCharType="separate"/>
      </w:r>
      <w:r w:rsidR="009C4524" w:rsidRPr="009C4524">
        <w:rPr>
          <w:rFonts w:cs="Times New Roman"/>
          <w:lang w:val="ru-RU"/>
        </w:rPr>
        <w:t>[9]</w:t>
      </w:r>
      <w:r w:rsidR="009C4524">
        <w:rPr>
          <w:lang w:val="ru-RU"/>
        </w:rPr>
        <w:fldChar w:fldCharType="end"/>
      </w:r>
      <w:r w:rsidRPr="007A630F">
        <w:rPr>
          <w:lang w:val="ru-RU"/>
        </w:rPr>
        <w:t>.</w:t>
      </w:r>
      <w:commentRangeStart w:id="201"/>
      <w:r w:rsidRPr="007A630F">
        <w:rPr>
          <w:lang w:val="ru-RU"/>
        </w:rPr>
        <w:t xml:space="preserve"> </w:t>
      </w:r>
      <w:r w:rsidR="009C4524">
        <w:rPr>
          <w:lang w:val="ru-RU"/>
        </w:rPr>
        <w:t>В п</w:t>
      </w:r>
      <w:r w:rsidRPr="007A630F">
        <w:rPr>
          <w:lang w:val="ru-RU"/>
        </w:rPr>
        <w:t>опуляци</w:t>
      </w:r>
      <w:r w:rsidR="009C4524">
        <w:rPr>
          <w:lang w:val="ru-RU"/>
        </w:rPr>
        <w:t>ях</w:t>
      </w:r>
      <w:r w:rsidRPr="007A630F">
        <w:rPr>
          <w:lang w:val="ru-RU"/>
        </w:rPr>
        <w:t xml:space="preserve"> по генам МНС </w:t>
      </w:r>
      <w:r w:rsidR="00394FC6">
        <w:rPr>
          <w:lang w:val="ru-RU"/>
        </w:rPr>
        <w:t>наблюдается</w:t>
      </w:r>
      <w:r w:rsidR="00394FC6" w:rsidRPr="007A630F">
        <w:rPr>
          <w:lang w:val="ru-RU"/>
        </w:rPr>
        <w:t xml:space="preserve"> </w:t>
      </w:r>
      <w:r w:rsidRPr="007A630F">
        <w:rPr>
          <w:lang w:val="ru-RU"/>
        </w:rPr>
        <w:t>большой процент гетерозигот</w:t>
      </w:r>
      <w:commentRangeEnd w:id="201"/>
      <w:r w:rsidR="00394FC6">
        <w:rPr>
          <w:rStyle w:val="aff2"/>
          <w:rFonts w:asciiTheme="minorHAnsi" w:hAnsiTheme="minorHAnsi"/>
        </w:rPr>
        <w:commentReference w:id="201"/>
      </w:r>
      <w:r w:rsidR="00394FC6">
        <w:rPr>
          <w:lang w:val="ru-RU"/>
        </w:rPr>
        <w:t xml:space="preserve"> </w:t>
      </w:r>
      <w:r w:rsidR="00394FC6">
        <w:rPr>
          <w:lang w:val="ru-RU"/>
        </w:rPr>
        <w:fldChar w:fldCharType="begin"/>
      </w:r>
      <w:r w:rsidR="00394FC6">
        <w:rPr>
          <w:lang w:val="ru-RU"/>
        </w:rPr>
        <w:instrText xml:space="preserve"> ADDIN ZOTERO_ITEM CSL_CITATION {"citationID":"yCNYDOIU","properties":{"formattedCitation":"[10]","plainCitation":"[10]","noteIndex":0},"citationItems":[{"id":495,"uris":["http://zotero.org/users/10071278/items/EA28VWEM"],"itemData":{"id":495,"type":"article-journal","container-title":"Human Immunology","DOI":"10.1016/s0198-8859(01)00298-1","issue":"9","page":"1009–1030","title":"Analysis of the frequencies of HLA-A, B, and C alleles and haplotypes in the five major ethnic groups of the United States reveals high levels of diversity in these loci and contrasting distribution patterns in these populations","volume":"62","author":[{"family":"Cao","given":"Kai"},{"family":"Hollenbach","given":"Jill"},{"family":"Shi","given":"Xuejiang"},{"family":"Shi","given":"Wenxia"},{"family":"Chopek","given":"Michael"},{"family":"Fernández-Viña","given":"Marcelo A"}],"issued":{"date-parts":[["2001",9]]}}}],"schema":"https://github.com/citation-style-language/schema/raw/master/csl-citation.json"} </w:instrText>
      </w:r>
      <w:r w:rsidR="00394FC6">
        <w:rPr>
          <w:lang w:val="ru-RU"/>
        </w:rPr>
        <w:fldChar w:fldCharType="separate"/>
      </w:r>
      <w:r w:rsidR="00394FC6" w:rsidRPr="0075779D">
        <w:rPr>
          <w:rFonts w:cs="Times New Roman"/>
          <w:lang w:val="ru-RU"/>
        </w:rPr>
        <w:t>[10]</w:t>
      </w:r>
      <w:r w:rsidR="00394FC6">
        <w:rPr>
          <w:lang w:val="ru-RU"/>
        </w:rPr>
        <w:fldChar w:fldCharType="end"/>
      </w:r>
      <w:commentRangeStart w:id="202"/>
      <w:commentRangeEnd w:id="202"/>
      <w:r w:rsidR="008F474C">
        <w:rPr>
          <w:rStyle w:val="aff2"/>
          <w:rFonts w:asciiTheme="minorHAnsi" w:hAnsiTheme="minorHAnsi"/>
        </w:rPr>
        <w:commentReference w:id="202"/>
      </w:r>
      <w:r w:rsidRPr="007A630F">
        <w:rPr>
          <w:lang w:val="ru-RU"/>
        </w:rPr>
        <w:t>. Сцепленные группы генов МНС называются гаплотипами. Функции генов МНС заключается в следующем (жирным выделены функции, обозначающие цель существования такой системы):</w:t>
      </w:r>
    </w:p>
    <w:p w14:paraId="3D4BB1B5"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b/>
          <w:bCs/>
          <w:sz w:val="28"/>
          <w:szCs w:val="28"/>
          <w:lang w:val="ru-RU"/>
        </w:rPr>
        <w:t>Обеспечение процессинга и презентации антигенных пептидов - индукторов и мишеней иммунного ответа;</w:t>
      </w:r>
    </w:p>
    <w:p w14:paraId="1BED318A" w14:textId="2975A000" w:rsidR="005C4AD5" w:rsidRPr="007A630F" w:rsidRDefault="00BF5734" w:rsidP="007A630F">
      <w:pPr>
        <w:numPr>
          <w:ilvl w:val="0"/>
          <w:numId w:val="5"/>
        </w:numPr>
        <w:spacing w:line="360" w:lineRule="auto"/>
        <w:rPr>
          <w:rFonts w:ascii="Times New Roman" w:hAnsi="Times New Roman" w:cs="Times New Roman"/>
          <w:sz w:val="28"/>
          <w:szCs w:val="28"/>
        </w:rPr>
      </w:pPr>
      <w:proofErr w:type="spellStart"/>
      <w:r w:rsidRPr="007A630F">
        <w:rPr>
          <w:rFonts w:ascii="Times New Roman" w:hAnsi="Times New Roman" w:cs="Times New Roman"/>
          <w:sz w:val="28"/>
          <w:szCs w:val="28"/>
        </w:rPr>
        <w:t>Обеспечение</w:t>
      </w:r>
      <w:proofErr w:type="spellEnd"/>
      <w:r w:rsidRPr="007A630F">
        <w:rPr>
          <w:rFonts w:ascii="Times New Roman" w:hAnsi="Times New Roman" w:cs="Times New Roman"/>
          <w:sz w:val="28"/>
          <w:szCs w:val="28"/>
        </w:rPr>
        <w:t xml:space="preserve"> </w:t>
      </w:r>
      <w:proofErr w:type="spellStart"/>
      <w:r w:rsidRPr="007A630F">
        <w:rPr>
          <w:rFonts w:ascii="Times New Roman" w:hAnsi="Times New Roman" w:cs="Times New Roman"/>
          <w:sz w:val="28"/>
          <w:szCs w:val="28"/>
        </w:rPr>
        <w:t>взаимодействия</w:t>
      </w:r>
      <w:proofErr w:type="spellEnd"/>
      <w:r w:rsidRPr="007A630F">
        <w:rPr>
          <w:rFonts w:ascii="Times New Roman" w:hAnsi="Times New Roman" w:cs="Times New Roman"/>
          <w:sz w:val="28"/>
          <w:szCs w:val="28"/>
        </w:rPr>
        <w:t xml:space="preserve"> </w:t>
      </w:r>
      <w:proofErr w:type="spellStart"/>
      <w:r w:rsidRPr="007A630F">
        <w:rPr>
          <w:rFonts w:ascii="Times New Roman" w:hAnsi="Times New Roman" w:cs="Times New Roman"/>
          <w:sz w:val="28"/>
          <w:szCs w:val="28"/>
        </w:rPr>
        <w:t>клеток</w:t>
      </w:r>
      <w:proofErr w:type="spellEnd"/>
      <w:r w:rsidR="008F474C">
        <w:rPr>
          <w:rFonts w:ascii="Times New Roman" w:hAnsi="Times New Roman" w:cs="Times New Roman"/>
          <w:sz w:val="28"/>
          <w:szCs w:val="28"/>
          <w:lang w:val="ru-RU"/>
        </w:rPr>
        <w:t>;</w:t>
      </w:r>
    </w:p>
    <w:p w14:paraId="75924B3A" w14:textId="2087D653"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Распознавание собственных, измененных собственных и чужеродных клеток; запуск и реализация иммун</w:t>
      </w:r>
      <w:r w:rsidR="008F474C">
        <w:rPr>
          <w:rFonts w:ascii="Times New Roman" w:hAnsi="Times New Roman" w:cs="Times New Roman"/>
          <w:sz w:val="28"/>
          <w:szCs w:val="28"/>
          <w:lang w:val="ru-RU"/>
        </w:rPr>
        <w:t>н</w:t>
      </w:r>
      <w:r w:rsidRPr="007A630F">
        <w:rPr>
          <w:rFonts w:ascii="Times New Roman" w:hAnsi="Times New Roman" w:cs="Times New Roman"/>
          <w:sz w:val="28"/>
          <w:szCs w:val="28"/>
          <w:lang w:val="ru-RU"/>
        </w:rPr>
        <w:t>ого ответа против носителей генетической информации</w:t>
      </w:r>
      <w:r w:rsidR="008F474C">
        <w:rPr>
          <w:rFonts w:ascii="Times New Roman" w:hAnsi="Times New Roman" w:cs="Times New Roman"/>
          <w:sz w:val="28"/>
          <w:szCs w:val="28"/>
          <w:lang w:val="ru-RU"/>
        </w:rPr>
        <w:t>;</w:t>
      </w:r>
    </w:p>
    <w:p w14:paraId="085CF6F2"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Поддержание иммунологической толерантности (в том числе во время беременности);</w:t>
      </w:r>
    </w:p>
    <w:p w14:paraId="717A5397"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Участие в селекции Т-лимфоцитов;</w:t>
      </w:r>
    </w:p>
    <w:p w14:paraId="7CE5B21A"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commentRangeStart w:id="203"/>
      <w:commentRangeStart w:id="204"/>
      <w:r w:rsidRPr="007A630F">
        <w:rPr>
          <w:rFonts w:ascii="Times New Roman" w:hAnsi="Times New Roman" w:cs="Times New Roman"/>
          <w:b/>
          <w:bCs/>
          <w:sz w:val="28"/>
          <w:szCs w:val="28"/>
          <w:lang w:val="ru-RU"/>
        </w:rPr>
        <w:t xml:space="preserve">Создание генетического разнообразия </w:t>
      </w:r>
      <w:commentRangeEnd w:id="203"/>
      <w:r w:rsidR="008F474C">
        <w:rPr>
          <w:rStyle w:val="aff2"/>
        </w:rPr>
        <w:commentReference w:id="203"/>
      </w:r>
      <w:commentRangeEnd w:id="204"/>
      <w:r w:rsidR="00394FC6">
        <w:rPr>
          <w:rStyle w:val="aff2"/>
        </w:rPr>
        <w:commentReference w:id="204"/>
      </w:r>
      <w:r w:rsidRPr="007A630F">
        <w:rPr>
          <w:rFonts w:ascii="Times New Roman" w:hAnsi="Times New Roman" w:cs="Times New Roman"/>
          <w:b/>
          <w:bCs/>
          <w:sz w:val="28"/>
          <w:szCs w:val="28"/>
          <w:lang w:val="ru-RU"/>
        </w:rPr>
        <w:t>и обеспечение выживаемости вида.</w:t>
      </w:r>
    </w:p>
    <w:p w14:paraId="12EE7F2B" w14:textId="6DF395AC" w:rsidR="005C4AD5" w:rsidRPr="007A630F" w:rsidRDefault="00BF5734">
      <w:pPr>
        <w:pStyle w:val="FirstParagraph"/>
        <w:rPr>
          <w:lang w:val="ru-RU"/>
        </w:rPr>
      </w:pPr>
      <w:r w:rsidRPr="007A630F">
        <w:rPr>
          <w:lang w:val="ru-RU"/>
        </w:rPr>
        <w:t xml:space="preserve">Все гены локуса МНС поделены на три класса: первый, второй и третий. На </w:t>
      </w:r>
      <w:hyperlink w:anchor="fig-hlamap">
        <w:r w:rsidR="000B7CEC" w:rsidRPr="000B7CEC">
          <w:rPr>
            <w:rStyle w:val="afd"/>
            <w:color w:val="000000" w:themeColor="text1"/>
            <w:u w:val="single"/>
            <w:lang w:val="ru-RU"/>
          </w:rPr>
          <w:t xml:space="preserve">рисунке </w:t>
        </w:r>
        <w:r w:rsidRPr="000B7CEC">
          <w:rPr>
            <w:rStyle w:val="afd"/>
            <w:color w:val="000000" w:themeColor="text1"/>
            <w:u w:val="single"/>
            <w:lang w:val="ru-RU"/>
          </w:rPr>
          <w:t>1</w:t>
        </w:r>
      </w:hyperlink>
      <w:r w:rsidRPr="007A630F">
        <w:rPr>
          <w:lang w:val="ru-RU"/>
        </w:rPr>
        <w:t xml:space="preserve"> представлена генетическая карта генов МНС</w:t>
      </w:r>
      <w:r w:rsidR="007A630F">
        <w:rPr>
          <w:lang w:val="ru-RU"/>
        </w:rPr>
        <w:t xml:space="preserve"> </w:t>
      </w:r>
      <w:r w:rsidR="00394FC6">
        <w:rPr>
          <w:lang w:val="ru-RU"/>
        </w:rPr>
        <w:fldChar w:fldCharType="begin"/>
      </w:r>
      <w:r w:rsidR="00394FC6">
        <w:rPr>
          <w:lang w:val="ru-RU"/>
        </w:rPr>
        <w:instrText xml:space="preserve"> ADDIN ZOTERO_ITEM CSL_CITATION {"citationID":"tfeIgpem","properties":{"formattedCitation":"[11]","plainCitation":"[11]","noteIndex":0},"citationItems":[{"id":409,"uris":["http://zotero.org/users/10071278/items/K3LCQVEF"],"itemData":{"id":409,"type":"book","abstract":"This book attempts to organize the knowledge collected by those who have extensively studied autoimmune diseases (ADs) into a comprehensive overview of how the immune system, governed by its own complex yet limited pathways, turns against self targeting distinct tissues in different conditions according to a balance determined by the genetic predisposition of the host, its gender, environmental circumstances and other co-factors that modify the outcomes of a similar pathological process (…).","call-number":"NBK459447","event-place":"Bogota (Colombia)","ISBN":"978-958-738-366-9","language":"eng","license":"© 2013 Universidad del Rosario.","note":"PMID: 29087650","publisher":"El Rosario University Press","publisher-place":"Bogota (Colombia)","source":"PubMed","title":"Autoimmunity: From Bench to Bedside","title-short":"Autoimmunity","URL":"http://www.ncbi.nlm.nih.gov/books/NBK459447/","editor":[{"family":"Anaya","given":"Juan-Manuel"},{"family":"Shoenfeld","given":"Yehuda"},{"family":"Rojas-Villarraga","given":"Adriana"},{"family":"Levy","given":"Roger A."},{"family":"Cervera","given":"Ricard"}],"accessed":{"date-parts":[["2023",2,27]]},"issued":{"date-parts":[["2013"]]}}}],"schema":"https://github.com/citation-style-language/schema/raw/master/csl-citation.json"} </w:instrText>
      </w:r>
      <w:r w:rsidR="00394FC6">
        <w:rPr>
          <w:lang w:val="ru-RU"/>
        </w:rPr>
        <w:fldChar w:fldCharType="separate"/>
      </w:r>
      <w:r w:rsidR="00394FC6" w:rsidRPr="00394FC6">
        <w:rPr>
          <w:rFonts w:cs="Times New Roman"/>
        </w:rPr>
        <w:t>[11]</w:t>
      </w:r>
      <w:r w:rsidR="00394FC6">
        <w:rPr>
          <w:lang w:val="ru-RU"/>
        </w:rPr>
        <w:fldChar w:fldCharType="end"/>
      </w:r>
      <w:r w:rsidRPr="007A630F">
        <w:rPr>
          <w:lang w:val="ru-RU"/>
        </w:rPr>
        <w:t>.</w:t>
      </w:r>
    </w:p>
    <w:tbl>
      <w:tblPr>
        <w:tblStyle w:val="Table"/>
        <w:tblW w:w="5000" w:type="pct"/>
        <w:tblLook w:val="0000" w:firstRow="0" w:lastRow="0" w:firstColumn="0" w:lastColumn="0" w:noHBand="0" w:noVBand="0"/>
      </w:tblPr>
      <w:tblGrid>
        <w:gridCol w:w="9571"/>
      </w:tblGrid>
      <w:tr w:rsidR="005C4AD5" w:rsidRPr="00A91834" w14:paraId="5B93371F" w14:textId="77777777">
        <w:tc>
          <w:tcPr>
            <w:tcW w:w="0" w:type="auto"/>
          </w:tcPr>
          <w:p w14:paraId="0539CA9C" w14:textId="77777777" w:rsidR="00230943" w:rsidRPr="00387ECF" w:rsidRDefault="00BF5734" w:rsidP="00387ECF">
            <w:pPr>
              <w:keepNext/>
              <w:jc w:val="center"/>
              <w:rPr>
                <w:lang w:val="ru-RU"/>
              </w:rPr>
            </w:pPr>
            <w:bookmarkStart w:id="205" w:name="fig-hlamap"/>
            <w:r>
              <w:rPr>
                <w:noProof/>
                <w:lang w:val="ru-RU" w:eastAsia="ru-RU"/>
              </w:rPr>
              <w:lastRenderedPageBreak/>
              <w:drawing>
                <wp:anchor distT="0" distB="0" distL="114300" distR="114300" simplePos="0" relativeHeight="251658752" behindDoc="0" locked="0" layoutInCell="1" allowOverlap="1" wp14:anchorId="4DB53B02" wp14:editId="1B7B9508">
                  <wp:simplePos x="0" y="0"/>
                  <wp:positionH relativeFrom="column">
                    <wp:posOffset>481965</wp:posOffset>
                  </wp:positionH>
                  <wp:positionV relativeFrom="paragraph">
                    <wp:posOffset>0</wp:posOffset>
                  </wp:positionV>
                  <wp:extent cx="4981575" cy="4763135"/>
                  <wp:effectExtent l="0" t="0" r="0" b="0"/>
                  <wp:wrapTopAndBottom/>
                  <wp:docPr id="23" name="Picture"/>
                  <wp:cNvGraphicFramePr/>
                  <a:graphic xmlns:a="http://schemas.openxmlformats.org/drawingml/2006/main">
                    <a:graphicData uri="http://schemas.openxmlformats.org/drawingml/2006/picture">
                      <pic:pic xmlns:pic="http://schemas.openxmlformats.org/drawingml/2006/picture">
                        <pic:nvPicPr>
                          <pic:cNvPr id="24" name="Picture" descr="img/mhc_genetic_map.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81575" cy="47631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98AC422" w14:textId="1E5FC0F3" w:rsidR="005C4AD5" w:rsidRPr="004046B8" w:rsidRDefault="00230943" w:rsidP="00387ECF">
            <w:pPr>
              <w:pStyle w:val="afa"/>
              <w:rPr>
                <w:lang w:val="ru-RU"/>
              </w:rPr>
            </w:pPr>
            <w:r w:rsidRPr="00387ECF">
              <w:rPr>
                <w:rFonts w:ascii="Times New Roman" w:hAnsi="Times New Roman" w:cs="Times New Roman"/>
                <w:b/>
                <w:bCs/>
                <w:iCs/>
                <w:sz w:val="28"/>
                <w:szCs w:val="28"/>
                <w:lang w:val="ru-RU"/>
              </w:rPr>
              <w:t xml:space="preserve">Рисунок </w:t>
            </w:r>
            <w:r w:rsidRPr="00387ECF">
              <w:rPr>
                <w:rFonts w:ascii="Times New Roman" w:hAnsi="Times New Roman" w:cs="Times New Roman"/>
                <w:b/>
                <w:bCs/>
                <w:iCs/>
                <w:sz w:val="28"/>
                <w:szCs w:val="28"/>
              </w:rPr>
              <w:fldChar w:fldCharType="begin"/>
            </w:r>
            <w:r w:rsidRPr="00387ECF">
              <w:rPr>
                <w:rFonts w:ascii="Times New Roman" w:hAnsi="Times New Roman" w:cs="Times New Roman"/>
                <w:b/>
                <w:bCs/>
                <w:iCs/>
                <w:sz w:val="28"/>
                <w:szCs w:val="28"/>
                <w:lang w:val="ru-RU"/>
              </w:rPr>
              <w:instrText xml:space="preserve"> </w:instrText>
            </w:r>
            <w:r w:rsidRPr="00387ECF">
              <w:rPr>
                <w:rFonts w:ascii="Times New Roman" w:hAnsi="Times New Roman" w:cs="Times New Roman"/>
                <w:b/>
                <w:bCs/>
                <w:iCs/>
                <w:sz w:val="28"/>
                <w:szCs w:val="28"/>
              </w:rPr>
              <w:instrText>SEQ</w:instrText>
            </w:r>
            <w:r w:rsidRPr="00387ECF">
              <w:rPr>
                <w:rFonts w:ascii="Times New Roman" w:hAnsi="Times New Roman" w:cs="Times New Roman"/>
                <w:b/>
                <w:bCs/>
                <w:iCs/>
                <w:sz w:val="28"/>
                <w:szCs w:val="28"/>
                <w:lang w:val="ru-RU"/>
              </w:rPr>
              <w:instrText xml:space="preserve"> Рисунок \* </w:instrText>
            </w:r>
            <w:r w:rsidRPr="00387ECF">
              <w:rPr>
                <w:rFonts w:ascii="Times New Roman" w:hAnsi="Times New Roman" w:cs="Times New Roman"/>
                <w:b/>
                <w:bCs/>
                <w:iCs/>
                <w:sz w:val="28"/>
                <w:szCs w:val="28"/>
              </w:rPr>
              <w:instrText>ARABIC</w:instrText>
            </w:r>
            <w:r w:rsidRPr="00387ECF">
              <w:rPr>
                <w:rFonts w:ascii="Times New Roman" w:hAnsi="Times New Roman" w:cs="Times New Roman"/>
                <w:b/>
                <w:bCs/>
                <w:iCs/>
                <w:sz w:val="28"/>
                <w:szCs w:val="28"/>
                <w:lang w:val="ru-RU"/>
              </w:rPr>
              <w:instrText xml:space="preserve"> </w:instrText>
            </w:r>
            <w:r w:rsidRPr="00387ECF">
              <w:rPr>
                <w:rFonts w:ascii="Times New Roman" w:hAnsi="Times New Roman" w:cs="Times New Roman"/>
                <w:b/>
                <w:bCs/>
                <w:iCs/>
                <w:sz w:val="28"/>
                <w:szCs w:val="28"/>
              </w:rPr>
              <w:fldChar w:fldCharType="separate"/>
            </w:r>
            <w:ins w:id="206" w:author="Антон Смирнов" w:date="2023-05-29T02:18:00Z">
              <w:r w:rsidR="00D52F11">
                <w:rPr>
                  <w:rFonts w:ascii="Times New Roman" w:hAnsi="Times New Roman" w:cs="Times New Roman"/>
                  <w:b/>
                  <w:bCs/>
                  <w:iCs/>
                  <w:noProof/>
                  <w:sz w:val="28"/>
                  <w:szCs w:val="28"/>
                </w:rPr>
                <w:t>1</w:t>
              </w:r>
            </w:ins>
            <w:del w:id="207" w:author="Антон Смирнов" w:date="2023-05-29T00:09:00Z">
              <w:r w:rsidR="00A803B9" w:rsidRPr="00765029" w:rsidDel="00DA08C5">
                <w:rPr>
                  <w:rFonts w:ascii="Times New Roman" w:hAnsi="Times New Roman" w:cs="Times New Roman"/>
                  <w:b/>
                  <w:bCs/>
                  <w:iCs/>
                  <w:noProof/>
                  <w:sz w:val="28"/>
                  <w:szCs w:val="28"/>
                  <w:lang w:val="ru-RU"/>
                </w:rPr>
                <w:delText>1</w:delText>
              </w:r>
            </w:del>
            <w:r w:rsidRPr="00387ECF">
              <w:rPr>
                <w:rFonts w:ascii="Times New Roman" w:hAnsi="Times New Roman" w:cs="Times New Roman"/>
                <w:b/>
                <w:bCs/>
                <w:iCs/>
                <w:sz w:val="28"/>
                <w:szCs w:val="28"/>
              </w:rPr>
              <w:fldChar w:fldCharType="end"/>
            </w:r>
            <w:r w:rsidRPr="00387ECF">
              <w:rPr>
                <w:rFonts w:ascii="Times New Roman" w:hAnsi="Times New Roman" w:cs="Times New Roman"/>
                <w:iCs/>
                <w:sz w:val="28"/>
                <w:szCs w:val="28"/>
                <w:lang w:val="ru-RU"/>
              </w:rPr>
              <w:t>. Генетическая карта генов HLA.</w:t>
            </w:r>
          </w:p>
        </w:tc>
        <w:bookmarkEnd w:id="205"/>
      </w:tr>
    </w:tbl>
    <w:p w14:paraId="39B69A52" w14:textId="2BE90EFE" w:rsidR="005C4AD5" w:rsidRPr="007A630F" w:rsidRDefault="00BF5734">
      <w:pPr>
        <w:pStyle w:val="a0"/>
        <w:rPr>
          <w:lang w:val="ru-RU"/>
        </w:rPr>
      </w:pPr>
      <w:r w:rsidRPr="007A630F">
        <w:rPr>
          <w:lang w:val="ru-RU"/>
        </w:rPr>
        <w:t xml:space="preserve">К классическим генам относят три пары генов, кодирующих </w:t>
      </w:r>
      <m:oMath>
        <m:r>
          <w:rPr>
            <w:rFonts w:ascii="Cambria Math" w:hAnsi="Cambria Math"/>
          </w:rPr>
          <m:t>α</m:t>
        </m:r>
      </m:oMath>
      <w:r w:rsidRPr="007A630F">
        <w:rPr>
          <w:lang w:val="ru-RU"/>
        </w:rPr>
        <w:t xml:space="preserve">- и </w:t>
      </w:r>
      <m:oMath>
        <m:r>
          <w:rPr>
            <w:rFonts w:ascii="Cambria Math" w:hAnsi="Cambria Math"/>
          </w:rPr>
          <m:t>β</m:t>
        </m:r>
      </m:oMath>
      <w:r w:rsidRPr="007A630F">
        <w:rPr>
          <w:lang w:val="ru-RU"/>
        </w:rPr>
        <w:t xml:space="preserve">- цепи МНС второго класса: </w:t>
      </w:r>
      <w:r>
        <w:t>HLA</w:t>
      </w:r>
      <w:r w:rsidRPr="007A630F">
        <w:rPr>
          <w:lang w:val="ru-RU"/>
        </w:rPr>
        <w:t>-</w:t>
      </w:r>
      <w:r>
        <w:t>DR</w:t>
      </w:r>
      <w:r w:rsidRPr="007A630F">
        <w:rPr>
          <w:lang w:val="ru-RU"/>
        </w:rPr>
        <w:t xml:space="preserve">, </w:t>
      </w:r>
      <w:r>
        <w:t>HLA</w:t>
      </w:r>
      <w:r w:rsidRPr="007A630F">
        <w:rPr>
          <w:lang w:val="ru-RU"/>
        </w:rPr>
        <w:t>-</w:t>
      </w:r>
      <w:r>
        <w:t>DP</w:t>
      </w:r>
      <w:r w:rsidRPr="007A630F">
        <w:rPr>
          <w:lang w:val="ru-RU"/>
        </w:rPr>
        <w:t xml:space="preserve"> и </w:t>
      </w:r>
      <w:r>
        <w:t>HLA</w:t>
      </w:r>
      <w:r w:rsidRPr="007A630F">
        <w:rPr>
          <w:lang w:val="ru-RU"/>
        </w:rPr>
        <w:t>-</w:t>
      </w:r>
      <w:r>
        <w:t>DQ</w:t>
      </w:r>
      <w:r w:rsidRPr="007A630F">
        <w:rPr>
          <w:lang w:val="ru-RU"/>
        </w:rPr>
        <w:t xml:space="preserve"> - и три гена кодирующие </w:t>
      </w:r>
      <m:oMath>
        <m:r>
          <w:rPr>
            <w:rFonts w:ascii="Cambria Math" w:hAnsi="Cambria Math"/>
          </w:rPr>
          <m:t>α</m:t>
        </m:r>
      </m:oMath>
      <w:r w:rsidRPr="007A630F">
        <w:rPr>
          <w:lang w:val="ru-RU"/>
        </w:rPr>
        <w:t xml:space="preserve">-цепь МНС первого класса: </w:t>
      </w:r>
      <w:r>
        <w:t>HLA</w:t>
      </w:r>
      <w:r w:rsidRPr="007A630F">
        <w:rPr>
          <w:lang w:val="ru-RU"/>
        </w:rPr>
        <w:t>-</w:t>
      </w:r>
      <w:r>
        <w:t>A</w:t>
      </w:r>
      <w:r w:rsidRPr="007A630F">
        <w:rPr>
          <w:lang w:val="ru-RU"/>
        </w:rPr>
        <w:t xml:space="preserve">, </w:t>
      </w:r>
      <w:r>
        <w:t>HLA</w:t>
      </w:r>
      <w:r w:rsidRPr="007A630F">
        <w:rPr>
          <w:lang w:val="ru-RU"/>
        </w:rPr>
        <w:t>-</w:t>
      </w:r>
      <w:r>
        <w:t>B</w:t>
      </w:r>
      <w:r w:rsidRPr="007A630F">
        <w:rPr>
          <w:lang w:val="ru-RU"/>
        </w:rPr>
        <w:t xml:space="preserve">, </w:t>
      </w:r>
      <w:r>
        <w:t>HLA</w:t>
      </w:r>
      <w:r w:rsidRPr="007A630F">
        <w:rPr>
          <w:lang w:val="ru-RU"/>
        </w:rPr>
        <w:t>-</w:t>
      </w:r>
      <w:r>
        <w:t>C</w:t>
      </w:r>
      <w:r w:rsidRPr="007A630F">
        <w:rPr>
          <w:lang w:val="ru-RU"/>
        </w:rPr>
        <w:t xml:space="preserve">. Зрелые продукты этих генов располагаются на цитоплазматической мембране и непосредственно участвуют в презентации антигенов. У многих людей кластер </w:t>
      </w:r>
      <w:r>
        <w:t>HLA</w:t>
      </w:r>
      <w:r w:rsidRPr="007A630F">
        <w:rPr>
          <w:lang w:val="ru-RU"/>
        </w:rPr>
        <w:t>-</w:t>
      </w:r>
      <w:r>
        <w:t>DR</w:t>
      </w:r>
      <w:r w:rsidRPr="007A630F">
        <w:rPr>
          <w:lang w:val="ru-RU"/>
        </w:rPr>
        <w:t xml:space="preserve"> содержит дополнительный ген </w:t>
      </w:r>
      <m:oMath>
        <m:r>
          <w:rPr>
            <w:rFonts w:ascii="Cambria Math" w:hAnsi="Cambria Math"/>
          </w:rPr>
          <m:t>β</m:t>
        </m:r>
      </m:oMath>
      <w:r w:rsidRPr="007A630F">
        <w:rPr>
          <w:lang w:val="ru-RU"/>
        </w:rPr>
        <w:t xml:space="preserve">-цепи, который может соединяться с </w:t>
      </w:r>
      <w:r>
        <w:t>DR</w:t>
      </w:r>
      <m:oMath>
        <m:r>
          <w:rPr>
            <w:rFonts w:ascii="Cambria Math" w:hAnsi="Cambria Math"/>
          </w:rPr>
          <m:t>α</m:t>
        </m:r>
      </m:oMath>
      <w:r w:rsidRPr="007A630F">
        <w:rPr>
          <w:lang w:val="ru-RU"/>
        </w:rPr>
        <w:t>-цепью</w:t>
      </w:r>
      <w:r w:rsidR="004046B8">
        <w:rPr>
          <w:lang w:val="ru-RU"/>
        </w:rPr>
        <w:t xml:space="preserve"> </w:t>
      </w:r>
      <w:r w:rsidR="00394FC6">
        <w:rPr>
          <w:lang w:val="ru-RU"/>
        </w:rPr>
        <w:fldChar w:fldCharType="begin"/>
      </w:r>
      <w:r w:rsidR="00394FC6">
        <w:rPr>
          <w:lang w:val="ru-RU"/>
        </w:rPr>
        <w:instrText xml:space="preserve"> ADDIN ZOTERO_ITEM CSL_CITATION {"citationID":"DYWIUuQJ","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394FC6">
        <w:rPr>
          <w:lang w:val="ru-RU"/>
        </w:rPr>
        <w:fldChar w:fldCharType="separate"/>
      </w:r>
      <w:r w:rsidR="00394FC6" w:rsidRPr="0075779D">
        <w:rPr>
          <w:rFonts w:cs="Times New Roman"/>
          <w:lang w:val="ru-RU"/>
        </w:rPr>
        <w:t>[12]</w:t>
      </w:r>
      <w:r w:rsidR="00394FC6">
        <w:rPr>
          <w:lang w:val="ru-RU"/>
        </w:rPr>
        <w:fldChar w:fldCharType="end"/>
      </w:r>
      <w:r w:rsidRPr="007A630F">
        <w:rPr>
          <w:lang w:val="ru-RU"/>
        </w:rPr>
        <w:t xml:space="preserve">. Помимо этого существует большое количество генов “неклассических” МНС, которые по структуре напоминают гены МНС, но их продукты не </w:t>
      </w:r>
      <w:proofErr w:type="spellStart"/>
      <w:r w:rsidRPr="007A630F">
        <w:rPr>
          <w:lang w:val="ru-RU"/>
        </w:rPr>
        <w:t>презентируют</w:t>
      </w:r>
      <w:proofErr w:type="spellEnd"/>
      <w:r w:rsidRPr="007A630F">
        <w:rPr>
          <w:lang w:val="ru-RU"/>
        </w:rPr>
        <w:t xml:space="preserve"> пептиды обычным </w:t>
      </w:r>
      <m:oMath>
        <m:r>
          <w:rPr>
            <w:rFonts w:ascii="Cambria Math" w:hAnsi="Cambria Math"/>
          </w:rPr>
          <m:t>αβ</m:t>
        </m:r>
      </m:oMath>
      <w:r w:rsidRPr="007A630F">
        <w:rPr>
          <w:lang w:val="ru-RU"/>
        </w:rPr>
        <w:t>Т-лимфоцитам, но выполняют ряд других функций в клетке</w:t>
      </w:r>
      <w:r w:rsidR="00394FC6">
        <w:rPr>
          <w:lang w:val="ru-RU"/>
        </w:rPr>
        <w:t xml:space="preserve"> </w:t>
      </w:r>
      <w:r w:rsidR="00394FC6">
        <w:rPr>
          <w:lang w:val="ru-RU"/>
        </w:rPr>
        <w:fldChar w:fldCharType="begin"/>
      </w:r>
      <w:r w:rsidR="00394FC6">
        <w:rPr>
          <w:lang w:val="ru-RU"/>
        </w:rPr>
        <w:instrText xml:space="preserve"> ADDIN ZOTERO_ITEM CSL_CITATION {"citationID":"KfnSAIir","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394FC6">
        <w:rPr>
          <w:lang w:val="ru-RU"/>
        </w:rPr>
        <w:fldChar w:fldCharType="separate"/>
      </w:r>
      <w:r w:rsidR="00394FC6" w:rsidRPr="0075779D">
        <w:rPr>
          <w:rFonts w:cs="Times New Roman"/>
          <w:lang w:val="ru-RU"/>
        </w:rPr>
        <w:t>[12]</w:t>
      </w:r>
      <w:r w:rsidR="00394FC6">
        <w:rPr>
          <w:lang w:val="ru-RU"/>
        </w:rPr>
        <w:fldChar w:fldCharType="end"/>
      </w:r>
      <w:r w:rsidRPr="007A630F">
        <w:rPr>
          <w:lang w:val="ru-RU"/>
        </w:rPr>
        <w:t xml:space="preserve">. Например, </w:t>
      </w:r>
      <w:r>
        <w:t>MIC</w:t>
      </w:r>
      <w:r w:rsidRPr="007A630F">
        <w:rPr>
          <w:lang w:val="ru-RU"/>
        </w:rPr>
        <w:t xml:space="preserve"> </w:t>
      </w:r>
      <w:r>
        <w:t>A</w:t>
      </w:r>
      <w:r w:rsidRPr="007A630F">
        <w:rPr>
          <w:lang w:val="ru-RU"/>
        </w:rPr>
        <w:t xml:space="preserve">, </w:t>
      </w:r>
      <w:r>
        <w:t>MIC</w:t>
      </w:r>
      <w:r w:rsidRPr="007A630F">
        <w:rPr>
          <w:lang w:val="ru-RU"/>
        </w:rPr>
        <w:t xml:space="preserve"> </w:t>
      </w:r>
      <w:r>
        <w:t>B</w:t>
      </w:r>
      <w:r w:rsidRPr="007A630F">
        <w:rPr>
          <w:lang w:val="ru-RU"/>
        </w:rPr>
        <w:t xml:space="preserve"> ответственны за обеспечение контакта с </w:t>
      </w:r>
      <w:r>
        <w:t>NK</w:t>
      </w:r>
      <w:r w:rsidRPr="007A630F">
        <w:rPr>
          <w:lang w:val="ru-RU"/>
        </w:rPr>
        <w:t xml:space="preserve">-клетками, </w:t>
      </w:r>
      <m:oMath>
        <m:r>
          <w:rPr>
            <w:rFonts w:ascii="Cambria Math" w:hAnsi="Cambria Math"/>
          </w:rPr>
          <m:t>γδ</m:t>
        </m:r>
      </m:oMath>
      <w:r w:rsidRPr="007A630F">
        <w:rPr>
          <w:lang w:val="ru-RU"/>
        </w:rPr>
        <w:t xml:space="preserve">Т-лимфоцитами, </w:t>
      </w:r>
      <w:r>
        <w:t>HLA</w:t>
      </w:r>
      <w:r w:rsidRPr="007A630F">
        <w:rPr>
          <w:lang w:val="ru-RU"/>
        </w:rPr>
        <w:t>-</w:t>
      </w:r>
      <w:r>
        <w:t>DM</w:t>
      </w:r>
      <w:r w:rsidRPr="007A630F">
        <w:rPr>
          <w:lang w:val="ru-RU"/>
        </w:rPr>
        <w:t xml:space="preserve"> и </w:t>
      </w:r>
      <w:r>
        <w:t>HLA</w:t>
      </w:r>
      <w:r w:rsidRPr="007A630F">
        <w:rPr>
          <w:lang w:val="ru-RU"/>
        </w:rPr>
        <w:t>-</w:t>
      </w:r>
      <w:r>
        <w:t>DO</w:t>
      </w:r>
      <w:r w:rsidRPr="007A630F">
        <w:rPr>
          <w:lang w:val="ru-RU"/>
        </w:rPr>
        <w:t xml:space="preserve"> участвуют в процессинге антигенов для </w:t>
      </w:r>
      <w:r>
        <w:lastRenderedPageBreak/>
        <w:t>HLA</w:t>
      </w:r>
      <w:r w:rsidRPr="007A630F">
        <w:rPr>
          <w:lang w:val="ru-RU"/>
        </w:rPr>
        <w:t xml:space="preserve"> второго класса</w:t>
      </w:r>
      <w:r w:rsidR="00394FC6">
        <w:rPr>
          <w:lang w:val="ru-RU"/>
        </w:rPr>
        <w:t xml:space="preserve"> </w:t>
      </w:r>
      <w:r w:rsidR="00394FC6">
        <w:rPr>
          <w:lang w:val="ru-RU"/>
        </w:rPr>
        <w:fldChar w:fldCharType="begin"/>
      </w:r>
      <w:r w:rsidR="00394FC6">
        <w:rPr>
          <w:lang w:val="ru-RU"/>
        </w:rPr>
        <w:instrText xml:space="preserve"> ADDIN ZOTERO_ITEM CSL_CITATION {"citationID":"KzJZVx4o","properties":{"formattedCitation":"[13, 14]","plainCitation":"[13, 14]","noteIndex":0},"citationItems":[{"id":405,"uris":["http://zotero.org/users/10071278/items/F33FTYKJ"],"itemData":{"id":405,"type":"article-journal","abstract":"▪ Abstract  The integrated processing of signals transduced by activating and inhibitory cell surface receptors regulates NK cell effector functions. Here, I review the structure, function, and ligand specificity of the receptors responsible for NK cell recognition.","container-title":"Annual Review of Immunology","DOI":"10.1146/annurev.immunol.23.021704.115526","ISSN":"0732-0582, 1545-3278","issue":"1","journalAbbreviation":"Annu. Rev. Immunol.","language":"en","page":"225-274","source":"DOI.org (Crossref)","title":"NK CELL RECOGNITION","volume":"23","author":[{"family":"Lanier","given":"Lewis L."}],"issued":{"date-parts":[["2005",4,1]]}}},{"id":404,"uris":["http://zotero.org/users/10071278/items/XWCCB8L2"],"itemData":{"id":404,"type":"article-journal","abstract":"Major histocompatibility complex (MHC) class II molecules are cell surface proteins that present peptides to CD4ם T cells. In addition to these wellcharacterized molecules, two other class II–like proteins are produced from the class II region of the MHC, HLA-DM (DM) and HLA-DO (DO) (called H2-M, or H2-DM and H2-O in the mouse). The function of DM is well established; it promotes peptide loading of class II molecules in the endosomal/lysosomal system by catalyzing the release of CLIP peptides (derived from the class II–associated invariant chain) in exchange for more stably binding peptides. While DM is present in all class II–expressing antigen presenting cells, DO is expressed mainly in B cells. In this cell type the majority of DM molecules are not present as free heterodimers but are instead associated with DO in tight heterotetrameric complexes. The association with DM is essential for the intracellular transport of DO, and the two molecules remain associated in the endosomal system. DO can clearly modify the peptide exchange activity of DM both in vitro and in vivo, but the physiological relevance of this interaction is still only partly understood.","container-title":"Annual Review of Immunology","DOI":"10.1146/annurev.immunol.18.1.113","ISSN":"0732-0582, 1545-3278","issue":"1","journalAbbreviation":"Annu. Rev. Immunol.","language":"en","page":"113-142","source":"DOI.org (Crossref)","title":"Nonclassical MHC Class II Molecules","volume":"18","author":[{"family":"Alfonso","given":"Christopher"},{"family":"Karlsson","given":"Lars"}],"issued":{"date-parts":[["2000",4]]}}}],"schema":"https://github.com/citation-style-language/schema/raw/master/csl-citation.json"} </w:instrText>
      </w:r>
      <w:r w:rsidR="00394FC6">
        <w:rPr>
          <w:lang w:val="ru-RU"/>
        </w:rPr>
        <w:fldChar w:fldCharType="separate"/>
      </w:r>
      <w:r w:rsidR="00394FC6" w:rsidRPr="00394FC6">
        <w:rPr>
          <w:rFonts w:cs="Times New Roman"/>
          <w:lang w:val="ru-RU"/>
        </w:rPr>
        <w:t>[13, 14]</w:t>
      </w:r>
      <w:r w:rsidR="00394FC6">
        <w:rPr>
          <w:lang w:val="ru-RU"/>
        </w:rPr>
        <w:fldChar w:fldCharType="end"/>
      </w:r>
      <w:r w:rsidRPr="007A630F">
        <w:rPr>
          <w:lang w:val="ru-RU"/>
        </w:rPr>
        <w:t xml:space="preserve">, </w:t>
      </w:r>
      <w:r>
        <w:t>HLA</w:t>
      </w:r>
      <w:r w:rsidRPr="007A630F">
        <w:rPr>
          <w:lang w:val="ru-RU"/>
        </w:rPr>
        <w:t>-</w:t>
      </w:r>
      <w:r>
        <w:t>G</w:t>
      </w:r>
      <w:r w:rsidRPr="007A630F">
        <w:rPr>
          <w:lang w:val="ru-RU"/>
        </w:rPr>
        <w:t xml:space="preserve"> подавляют способность цитотоксических лимфоцитов секретировать </w:t>
      </w:r>
      <w:r>
        <w:t>IFN</w:t>
      </w:r>
      <w:r w:rsidRPr="007A630F">
        <w:rPr>
          <w:lang w:val="ru-RU"/>
        </w:rPr>
        <w:t>-</w:t>
      </w:r>
      <m:oMath>
        <m:r>
          <w:rPr>
            <w:rFonts w:ascii="Cambria Math" w:hAnsi="Cambria Math"/>
          </w:rPr>
          <m:t>γ</m:t>
        </m:r>
      </m:oMath>
      <w:r w:rsidRPr="007A630F">
        <w:rPr>
          <w:lang w:val="ru-RU"/>
        </w:rPr>
        <w:t xml:space="preserve"> и стимулируют секрецию </w:t>
      </w:r>
      <w:r>
        <w:t>TGF</w:t>
      </w:r>
      <w:r w:rsidRPr="007A630F">
        <w:rPr>
          <w:lang w:val="ru-RU"/>
        </w:rPr>
        <w:t>-</w:t>
      </w:r>
      <m:oMath>
        <m:r>
          <w:rPr>
            <w:rFonts w:ascii="Cambria Math" w:hAnsi="Cambria Math"/>
          </w:rPr>
          <m:t>β</m:t>
        </m:r>
      </m:oMath>
      <w:r w:rsidRPr="007A630F">
        <w:rPr>
          <w:lang w:val="ru-RU"/>
        </w:rPr>
        <w:t>, что играет важную роль в обеспечении толерантности матери к антигенам плода</w:t>
      </w:r>
      <w:r w:rsidR="004046B8">
        <w:rPr>
          <w:lang w:val="ru-RU"/>
        </w:rPr>
        <w:t xml:space="preserve"> </w:t>
      </w:r>
      <w:r w:rsidR="00394FC6">
        <w:rPr>
          <w:lang w:val="ru-RU"/>
        </w:rPr>
        <w:fldChar w:fldCharType="begin"/>
      </w:r>
      <w:r w:rsidR="00394FC6">
        <w:rPr>
          <w:lang w:val="ru-RU"/>
        </w:rPr>
        <w:instrText xml:space="preserve"> ADDIN ZOTERO_ITEM CSL_CITATION {"citationID":"Oq5zEjGb","properties":{"formattedCitation":"[15]","plainCitation":"[15]","noteIndex":0},"citationItems":[{"id":394,"uris":["http://zotero.org/users/10071278/items/53U55Q5R"],"itemData":{"id":394,"type":"article-journal","abstract":"Важную роль в поддержании антигенного гомеостаза организма играет иммунологическая толерантность, под которой понимают состояние ареактивности в отношении того или иного антигена, возникающее в результате предшествующего контакта с этим антигеном. Наиболее важна для человека толерантность к собственным антигенам (аутотолерантность), так как неотвечаемость системы иммунитета на собственные антигены предохраняет организм от аутоагрессии. Механизмы иммунной системы, позволяющие блокировать агрессию против собственных клеток и тканей, условно поделены на центральные и периферические. Центральная толерантность индуцируется в центральных органах иммуногенеза (тимусе и костном мозге) и ограничивает аутореактивность Т- и В-лимфоцитов. В дополнение к центральной существует несколько уровней периферической толерантности (подавление потенциально аутореактивных Т- и B-клеток в периферических тканях). На каждом уровне действуют свои молекулярные и клеточные механизмы.\nОсобый вид толерантности наблюдается у матери к антигенам плода в период его вынашивания.\nАреактивность к чужеродным антигенам (искусственную иммунологическую толерантность) можно индуцировать различными способами. Искусственная толерантность бывает двух видов: высокодозная и низкодозная. Индукция такой толерантности имеет большое практическое значение, она используется для решения многих важных проблем медицины, таких как пересадка органов и тканей, подавление аутоиммунных реакций, лечение аллергических заболеваний.","DOI":"10.48612/AGMU/2022.17.4.31.40","language":"ru","note":"publisher: Астраханский государственный медицинский университет","source":"DOI.org (Datacite)","title":"РОЛЬ ИММУНОЛОГИЧЕСКОЙ ТОЛЕРАНТНОСТИ  В ПОДДЕРЖАНИИ ГОМЕОСТАЗА","URL":"https://www.astmedj.ru/jour/article/view/186","author":[{"family":"Тибирькова","given":"Елена Викторовна"},{"family":"Белан","given":"Элеонора Борисовна"},{"family":"Желтова","given":"Анастасия Александровна"},{"family":"Садчикова","given":"Татьяна Леонтьевна"}],"accessed":{"date-parts":[["2023",4,6]]}}}],"schema":"https://github.com/citation-style-language/schema/raw/master/csl-citation.json"} </w:instrText>
      </w:r>
      <w:r w:rsidR="00394FC6">
        <w:rPr>
          <w:lang w:val="ru-RU"/>
        </w:rPr>
        <w:fldChar w:fldCharType="separate"/>
      </w:r>
      <w:r w:rsidR="00394FC6" w:rsidRPr="00387ECF">
        <w:rPr>
          <w:rFonts w:cs="Times New Roman"/>
          <w:lang w:val="ru-RU"/>
        </w:rPr>
        <w:t>[15]</w:t>
      </w:r>
      <w:r w:rsidR="00394FC6">
        <w:rPr>
          <w:lang w:val="ru-RU"/>
        </w:rPr>
        <w:fldChar w:fldCharType="end"/>
      </w:r>
      <w:r w:rsidRPr="007A630F">
        <w:rPr>
          <w:lang w:val="ru-RU"/>
        </w:rPr>
        <w:t>. В локусе генов МНС содержатся гены, чьи продукты пр</w:t>
      </w:r>
      <w:r w:rsidR="000B7CEC">
        <w:rPr>
          <w:lang w:val="ru-RU"/>
        </w:rPr>
        <w:t>и</w:t>
      </w:r>
      <w:r w:rsidRPr="007A630F">
        <w:rPr>
          <w:lang w:val="ru-RU"/>
        </w:rPr>
        <w:t>нимают участие в процесс</w:t>
      </w:r>
      <w:r w:rsidR="000B7CEC">
        <w:rPr>
          <w:lang w:val="ru-RU"/>
        </w:rPr>
        <w:t>и</w:t>
      </w:r>
      <w:r w:rsidRPr="007A630F">
        <w:rPr>
          <w:lang w:val="ru-RU"/>
        </w:rPr>
        <w:t xml:space="preserve">нге антигенов для </w:t>
      </w:r>
      <w:r>
        <w:t>MHC</w:t>
      </w:r>
      <w:r w:rsidRPr="007A630F">
        <w:rPr>
          <w:lang w:val="ru-RU"/>
        </w:rPr>
        <w:t xml:space="preserve"> первого класса (</w:t>
      </w:r>
      <w:r>
        <w:t>TAPBP</w:t>
      </w:r>
      <w:r w:rsidRPr="007A630F">
        <w:rPr>
          <w:lang w:val="ru-RU"/>
        </w:rPr>
        <w:t xml:space="preserve">, </w:t>
      </w:r>
      <w:r>
        <w:t>TAP</w:t>
      </w:r>
      <w:r w:rsidRPr="007A630F">
        <w:rPr>
          <w:lang w:val="ru-RU"/>
        </w:rPr>
        <w:t>1,</w:t>
      </w:r>
      <w:r w:rsidR="005A6BE6">
        <w:rPr>
          <w:lang w:val="ru-RU"/>
        </w:rPr>
        <w:t xml:space="preserve"> </w:t>
      </w:r>
      <w:r>
        <w:t>TAP</w:t>
      </w:r>
      <w:r w:rsidRPr="007A630F">
        <w:rPr>
          <w:lang w:val="ru-RU"/>
        </w:rPr>
        <w:t xml:space="preserve">2, </w:t>
      </w:r>
      <w:r>
        <w:t>LMP</w:t>
      </w:r>
      <w:r w:rsidRPr="007A630F">
        <w:rPr>
          <w:lang w:val="ru-RU"/>
        </w:rPr>
        <w:t>1,</w:t>
      </w:r>
      <w:r w:rsidR="004046B8">
        <w:rPr>
          <w:lang w:val="ru-RU"/>
        </w:rPr>
        <w:t xml:space="preserve"> </w:t>
      </w:r>
      <w:r>
        <w:t>LMP</w:t>
      </w:r>
      <w:r w:rsidRPr="007A630F">
        <w:rPr>
          <w:lang w:val="ru-RU"/>
        </w:rPr>
        <w:t>2). Выделяют особую группу генов МНС третьего класса, продукты которых не участвуют в презентации антигенов, но играют важную роль в обеспечении иммунитета</w:t>
      </w:r>
      <w:r w:rsidR="004046B8">
        <w:rPr>
          <w:lang w:val="ru-RU"/>
        </w:rPr>
        <w:t xml:space="preserve"> </w:t>
      </w:r>
      <w:r w:rsidR="00394FC6">
        <w:rPr>
          <w:lang w:val="ru-RU"/>
        </w:rPr>
        <w:fldChar w:fldCharType="begin"/>
      </w:r>
      <w:r w:rsidR="00394FC6">
        <w:rPr>
          <w:lang w:val="ru-RU"/>
        </w:rPr>
        <w:instrText xml:space="preserve"> ADDIN ZOTERO_ITEM CSL_CITATION {"citationID":"VNDzROEf","properties":{"formattedCitation":"[16]","plainCitation":"[16]","noteIndex":0},"citationItems":[{"id":391,"uris":["http://zotero.org/users/10071278/items/V9LC7G7M"],"itemData":{"id":391,"type":"article-journal","container-title":"BMC Genomics","DOI":"10.1186/1471-2164-7-281","ISSN":"1471-2164","issue":"1","journalAbbreviation":"BMC Genomics","language":"en","page":"281","source":"DOI.org (Crossref)","title":"Evolution and comparative analysis of the MHC Class III inflammatory region","volume":"7","author":[{"family":"Deakin","given":"Janine E"},{"family":"Papenfuss","given":"Anthony T"},{"family":"Belov","given":"Katherine"},{"family":"Cross","given":"Joseph GR"},{"family":"Coggill","given":"Penny"},{"family":"Palmer","given":"Sophie"},{"family":"Sims","given":"Sarah"},{"family":"Speed","given":"Terence P"},{"family":"Beck","given":"Stephan"},{"family":"Graves","given":"Jennifer A Marshall"}],"issued":{"date-parts":[["2006",12]]}}}],"schema":"https://github.com/citation-style-language/schema/raw/master/csl-citation.json"} </w:instrText>
      </w:r>
      <w:r w:rsidR="00394FC6">
        <w:rPr>
          <w:lang w:val="ru-RU"/>
        </w:rPr>
        <w:fldChar w:fldCharType="separate"/>
      </w:r>
      <w:r w:rsidR="00394FC6" w:rsidRPr="00394FC6">
        <w:rPr>
          <w:rFonts w:cs="Times New Roman"/>
          <w:lang w:val="ru-RU"/>
        </w:rPr>
        <w:t>[16]</w:t>
      </w:r>
      <w:r w:rsidR="00394FC6">
        <w:rPr>
          <w:lang w:val="ru-RU"/>
        </w:rPr>
        <w:fldChar w:fldCharType="end"/>
      </w:r>
      <w:r w:rsidRPr="007A630F">
        <w:rPr>
          <w:lang w:val="ru-RU"/>
        </w:rPr>
        <w:t>. Это компоненты комплемента (С4А, С4В, С2), белки теплового шока (</w:t>
      </w:r>
      <w:r>
        <w:t>HSPA</w:t>
      </w:r>
      <w:r w:rsidRPr="007A630F">
        <w:rPr>
          <w:lang w:val="ru-RU"/>
        </w:rPr>
        <w:t>1</w:t>
      </w:r>
      <w:r>
        <w:t>A</w:t>
      </w:r>
      <w:r w:rsidRPr="007A630F">
        <w:rPr>
          <w:lang w:val="ru-RU"/>
        </w:rPr>
        <w:t xml:space="preserve">, </w:t>
      </w:r>
      <w:r>
        <w:t>HSPA</w:t>
      </w:r>
      <w:r w:rsidRPr="007A630F">
        <w:rPr>
          <w:lang w:val="ru-RU"/>
        </w:rPr>
        <w:t>1</w:t>
      </w:r>
      <w:r>
        <w:t>B</w:t>
      </w:r>
      <w:r w:rsidRPr="007A630F">
        <w:rPr>
          <w:lang w:val="ru-RU"/>
        </w:rPr>
        <w:t>), белки семейства фактора некроза опухоли (</w:t>
      </w:r>
      <w:r>
        <w:t>LTB</w:t>
      </w:r>
      <w:r w:rsidRPr="007A630F">
        <w:rPr>
          <w:lang w:val="ru-RU"/>
        </w:rPr>
        <w:t xml:space="preserve">, </w:t>
      </w:r>
      <w:r>
        <w:t>LTA</w:t>
      </w:r>
      <w:r w:rsidRPr="007A630F">
        <w:rPr>
          <w:lang w:val="ru-RU"/>
        </w:rPr>
        <w:t xml:space="preserve">, </w:t>
      </w:r>
      <w:r>
        <w:t>TNF</w:t>
      </w:r>
      <w:r w:rsidRPr="007A630F">
        <w:rPr>
          <w:lang w:val="ru-RU"/>
        </w:rPr>
        <w:t>-</w:t>
      </w:r>
      <m:oMath>
        <m:r>
          <w:rPr>
            <w:rFonts w:ascii="Cambria Math" w:hAnsi="Cambria Math"/>
          </w:rPr>
          <m:t>α</m:t>
        </m:r>
      </m:oMath>
      <w:r w:rsidRPr="007A630F">
        <w:rPr>
          <w:lang w:val="ru-RU"/>
        </w:rPr>
        <w:t>).</w:t>
      </w:r>
    </w:p>
    <w:p w14:paraId="2D4B1182" w14:textId="04C8DB8C" w:rsidR="005C4AD5" w:rsidRPr="007A630F" w:rsidRDefault="00BF5734">
      <w:pPr>
        <w:pStyle w:val="a0"/>
        <w:rPr>
          <w:lang w:val="ru-RU"/>
        </w:rPr>
      </w:pPr>
      <w:r w:rsidRPr="007A630F">
        <w:rPr>
          <w:lang w:val="ru-RU"/>
        </w:rPr>
        <w:t xml:space="preserve">Рассмотрим строение главных комплексов </w:t>
      </w:r>
      <w:proofErr w:type="spellStart"/>
      <w:r w:rsidRPr="007A630F">
        <w:rPr>
          <w:lang w:val="ru-RU"/>
        </w:rPr>
        <w:t>гистосовместимости</w:t>
      </w:r>
      <w:proofErr w:type="spellEnd"/>
      <w:r w:rsidRPr="007A630F">
        <w:rPr>
          <w:lang w:val="ru-RU"/>
        </w:rPr>
        <w:t xml:space="preserve"> первого и второго класса. МНС первого класса - </w:t>
      </w:r>
      <w:proofErr w:type="spellStart"/>
      <w:r w:rsidRPr="007A630F">
        <w:rPr>
          <w:lang w:val="ru-RU"/>
        </w:rPr>
        <w:t>гетеродимер</w:t>
      </w:r>
      <w:proofErr w:type="spellEnd"/>
      <w:r w:rsidRPr="007A630F">
        <w:rPr>
          <w:lang w:val="ru-RU"/>
        </w:rPr>
        <w:t xml:space="preserve">, состоящий из большой </w:t>
      </w:r>
      <m:oMath>
        <m:r>
          <w:rPr>
            <w:rFonts w:ascii="Cambria Math" w:hAnsi="Cambria Math"/>
          </w:rPr>
          <m:t>α</m:t>
        </m:r>
      </m:oMath>
      <w:r w:rsidRPr="007A630F">
        <w:rPr>
          <w:lang w:val="ru-RU"/>
        </w:rPr>
        <w:t xml:space="preserve">-цепи, которой он заякорен в цитоплазматической мембране, и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7A630F">
        <w:rPr>
          <w:lang w:val="ru-RU"/>
        </w:rPr>
        <w:t xml:space="preserve">-микроглобулина. </w:t>
      </w:r>
      <m:oMath>
        <m:r>
          <w:rPr>
            <w:rFonts w:ascii="Cambria Math" w:hAnsi="Cambria Math"/>
          </w:rPr>
          <m:t>α</m:t>
        </m:r>
      </m:oMath>
      <w:r w:rsidRPr="007A630F">
        <w:rPr>
          <w:lang w:val="ru-RU"/>
        </w:rPr>
        <w:t xml:space="preserve">-цепь имеет 3 домена. </w:t>
      </w:r>
      <m:oMath>
        <m:sSub>
          <m:sSubPr>
            <m:ctrlPr>
              <w:rPr>
                <w:rFonts w:ascii="Cambria Math" w:hAnsi="Cambria Math"/>
              </w:rPr>
            </m:ctrlPr>
          </m:sSubPr>
          <m:e>
            <m:r>
              <w:rPr>
                <w:rFonts w:ascii="Cambria Math" w:hAnsi="Cambria Math"/>
              </w:rPr>
              <m:t>α</m:t>
            </m:r>
          </m:e>
          <m:sub>
            <m:r>
              <w:rPr>
                <w:rFonts w:ascii="Cambria Math" w:hAnsi="Cambria Math"/>
                <w:lang w:val="ru-RU"/>
              </w:rPr>
              <m:t>1</m:t>
            </m:r>
          </m:sub>
        </m:sSub>
      </m:oMath>
      <w:r w:rsidRPr="007A630F">
        <w:rPr>
          <w:lang w:val="ru-RU"/>
        </w:rPr>
        <w:t xml:space="preserve">- и </w:t>
      </w:r>
      <m:oMath>
        <m:sSub>
          <m:sSubPr>
            <m:ctrlPr>
              <w:rPr>
                <w:rFonts w:ascii="Cambria Math" w:hAnsi="Cambria Math"/>
              </w:rPr>
            </m:ctrlPr>
          </m:sSubPr>
          <m:e>
            <m:r>
              <w:rPr>
                <w:rFonts w:ascii="Cambria Math" w:hAnsi="Cambria Math"/>
              </w:rPr>
              <m:t>α</m:t>
            </m:r>
          </m:e>
          <m:sub>
            <m:r>
              <w:rPr>
                <w:rFonts w:ascii="Cambria Math" w:hAnsi="Cambria Math"/>
                <w:lang w:val="ru-RU"/>
              </w:rPr>
              <m:t>2</m:t>
            </m:r>
          </m:sub>
        </m:sSub>
      </m:oMath>
      <w:r w:rsidRPr="007A630F">
        <w:rPr>
          <w:lang w:val="ru-RU"/>
        </w:rPr>
        <w:t xml:space="preserve">-домены формируют особый сайт - пептидсвязывающую бороздку, которую иногда в литературе называют в честь учёной, впервые описавшей структуру МНС </w:t>
      </w:r>
      <w:r>
        <w:t>I</w:t>
      </w:r>
      <w:r w:rsidRPr="007A630F">
        <w:rPr>
          <w:lang w:val="ru-RU"/>
        </w:rPr>
        <w:t xml:space="preserve"> и МНС </w:t>
      </w:r>
      <w:r>
        <w:t>II</w:t>
      </w:r>
      <w:r w:rsidRPr="007A630F">
        <w:rPr>
          <w:lang w:val="ru-RU"/>
        </w:rPr>
        <w:t xml:space="preserve">, по фамилии </w:t>
      </w:r>
      <w:proofErr w:type="spellStart"/>
      <w:r w:rsidRPr="007A630F">
        <w:rPr>
          <w:lang w:val="ru-RU"/>
        </w:rPr>
        <w:t>Бьоркман</w:t>
      </w:r>
      <w:proofErr w:type="spellEnd"/>
      <w:r w:rsidR="004046B8">
        <w:rPr>
          <w:lang w:val="ru-RU"/>
        </w:rPr>
        <w:t xml:space="preserve"> </w:t>
      </w:r>
      <w:r w:rsidR="008836A4">
        <w:rPr>
          <w:lang w:val="ru-RU"/>
        </w:rPr>
        <w:fldChar w:fldCharType="begin"/>
      </w:r>
      <w:r w:rsidR="008836A4">
        <w:rPr>
          <w:lang w:val="ru-RU"/>
        </w:rPr>
        <w:instrText xml:space="preserve"> ADDIN ZOTERO_ITEM CSL_CITATION {"citationID":"HsuMLDWn","properties":{"formattedCitation":"[17]","plainCitation":"[17]","noteIndex":0},"citationItems":[{"id":397,"uris":["http://zotero.org/users/10071278/items/8JU7STZ5"],"itemData":{"id":397,"type":"article-journal","container-title":"Nature","DOI":"10.1038/329512a0","ISSN":"0028-0836, 1476-4687","issue":"6139","journalAbbreviation":"Nature","language":"en","page":"512-518","source":"DOI.org (Crossref)","title":"The foreign antigen binding site and T cell recognition regions of class I histocompatibility antigens","volume":"329","author":[{"family":"Bjorkman","given":"P. J."},{"family":"Saper","given":"M. A."},{"family":"Samraoui","given":"B."},{"family":"Bennett","given":"W. S."},{"family":"Strominger","given":"J. L."},{"family":"Wiley","given":"D. C."}],"issued":{"date-parts":[["1987",10]]}}}],"schema":"https://github.com/citation-style-language/schema/raw/master/csl-citation.json"} </w:instrText>
      </w:r>
      <w:r w:rsidR="008836A4">
        <w:rPr>
          <w:lang w:val="ru-RU"/>
        </w:rPr>
        <w:fldChar w:fldCharType="separate"/>
      </w:r>
      <w:r w:rsidR="008836A4" w:rsidRPr="0075779D">
        <w:rPr>
          <w:rFonts w:cs="Times New Roman"/>
          <w:lang w:val="ru-RU"/>
        </w:rPr>
        <w:t>[17]</w:t>
      </w:r>
      <w:r w:rsidR="008836A4">
        <w:rPr>
          <w:lang w:val="ru-RU"/>
        </w:rPr>
        <w:fldChar w:fldCharType="end"/>
      </w:r>
      <w:r w:rsidRPr="007A630F">
        <w:rPr>
          <w:lang w:val="ru-RU"/>
        </w:rPr>
        <w:t xml:space="preserve">. Ген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7A630F">
        <w:rPr>
          <w:lang w:val="ru-RU"/>
        </w:rPr>
        <w:t xml:space="preserve">-микроглобулина не относится к генам МНС и расположен на 15 хромосоме.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7A630F">
        <w:rPr>
          <w:lang w:val="ru-RU"/>
        </w:rPr>
        <w:t xml:space="preserve">-цепь связана с </w:t>
      </w:r>
      <m:oMath>
        <m:r>
          <w:rPr>
            <w:rFonts w:ascii="Cambria Math" w:hAnsi="Cambria Math"/>
          </w:rPr>
          <m:t>α</m:t>
        </m:r>
      </m:oMath>
      <w:r w:rsidRPr="007A630F">
        <w:rPr>
          <w:lang w:val="ru-RU"/>
        </w:rPr>
        <w:t xml:space="preserve">-цепью нековалентными взаимодействиями. Этот комплекс нестабилен, пока в </w:t>
      </w:r>
      <w:proofErr w:type="spellStart"/>
      <w:r w:rsidRPr="007A630F">
        <w:rPr>
          <w:lang w:val="ru-RU"/>
        </w:rPr>
        <w:t>пептидсвязывающей</w:t>
      </w:r>
      <w:proofErr w:type="spellEnd"/>
      <w:r w:rsidRPr="007A630F">
        <w:rPr>
          <w:lang w:val="ru-RU"/>
        </w:rPr>
        <w:t xml:space="preserve"> бороздке нет пептида. В </w:t>
      </w:r>
      <w:r w:rsidR="004046B8">
        <w:rPr>
          <w:lang w:val="ru-RU"/>
        </w:rPr>
        <w:t xml:space="preserve">эндоплазматическом </w:t>
      </w:r>
      <w:proofErr w:type="spellStart"/>
      <w:r w:rsidR="004046B8">
        <w:rPr>
          <w:lang w:val="ru-RU"/>
        </w:rPr>
        <w:t>ретикулуме</w:t>
      </w:r>
      <w:proofErr w:type="spellEnd"/>
      <w:r w:rsidR="004046B8">
        <w:rPr>
          <w:lang w:val="ru-RU"/>
        </w:rPr>
        <w:t xml:space="preserve"> (</w:t>
      </w:r>
      <w:r w:rsidRPr="007A630F">
        <w:rPr>
          <w:lang w:val="ru-RU"/>
        </w:rPr>
        <w:t>Э</w:t>
      </w:r>
      <w:r w:rsidR="00A07FED">
        <w:rPr>
          <w:lang w:val="ru-RU"/>
        </w:rPr>
        <w:t>П</w:t>
      </w:r>
      <w:r w:rsidRPr="007A630F">
        <w:rPr>
          <w:lang w:val="ru-RU"/>
        </w:rPr>
        <w:t>Р</w:t>
      </w:r>
      <w:r w:rsidR="004046B8">
        <w:rPr>
          <w:lang w:val="ru-RU"/>
        </w:rPr>
        <w:t>)</w:t>
      </w:r>
      <w:r w:rsidRPr="007A630F">
        <w:rPr>
          <w:lang w:val="ru-RU"/>
        </w:rPr>
        <w:t xml:space="preserve"> он стабилизируется </w:t>
      </w:r>
      <w:proofErr w:type="spellStart"/>
      <w:r w:rsidRPr="007A630F">
        <w:rPr>
          <w:lang w:val="ru-RU"/>
        </w:rPr>
        <w:t>шапероном</w:t>
      </w:r>
      <w:proofErr w:type="spellEnd"/>
      <w:r w:rsidRPr="007A630F">
        <w:rPr>
          <w:lang w:val="ru-RU"/>
        </w:rPr>
        <w:t xml:space="preserve"> </w:t>
      </w:r>
      <w:proofErr w:type="spellStart"/>
      <w:r w:rsidRPr="007A630F">
        <w:rPr>
          <w:lang w:val="ru-RU"/>
        </w:rPr>
        <w:t>кальнексином</w:t>
      </w:r>
      <w:proofErr w:type="spellEnd"/>
      <w:r w:rsidRPr="007A630F">
        <w:rPr>
          <w:lang w:val="ru-RU"/>
        </w:rPr>
        <w:t xml:space="preserve">. Комплексы, которые </w:t>
      </w:r>
      <w:proofErr w:type="spellStart"/>
      <w:r w:rsidRPr="007A630F">
        <w:rPr>
          <w:lang w:val="ru-RU"/>
        </w:rPr>
        <w:t>презентируют</w:t>
      </w:r>
      <w:proofErr w:type="spellEnd"/>
      <w:r w:rsidRPr="007A630F">
        <w:rPr>
          <w:lang w:val="ru-RU"/>
        </w:rPr>
        <w:t xml:space="preserve"> </w:t>
      </w:r>
      <w:proofErr w:type="spellStart"/>
      <w:r w:rsidRPr="007A630F">
        <w:rPr>
          <w:lang w:val="ru-RU"/>
        </w:rPr>
        <w:t>слабоаффинные</w:t>
      </w:r>
      <w:proofErr w:type="spellEnd"/>
      <w:r w:rsidRPr="007A630F">
        <w:rPr>
          <w:lang w:val="ru-RU"/>
        </w:rPr>
        <w:t xml:space="preserve"> эпитопы, быстро диссоциируют на </w:t>
      </w:r>
      <w:r w:rsidR="00960AF7" w:rsidRPr="0075779D">
        <w:rPr>
          <w:rFonts w:cs="Times New Roman"/>
          <w:szCs w:val="28"/>
          <w:lang w:val="ru-RU"/>
        </w:rPr>
        <w:t>цитоплазматическ</w:t>
      </w:r>
      <w:r w:rsidR="00960AF7">
        <w:rPr>
          <w:rFonts w:cs="Times New Roman"/>
          <w:szCs w:val="28"/>
          <w:lang w:val="ru-RU"/>
        </w:rPr>
        <w:t>ую</w:t>
      </w:r>
      <w:r w:rsidR="00960AF7" w:rsidRPr="0075779D">
        <w:rPr>
          <w:rFonts w:cs="Times New Roman"/>
          <w:szCs w:val="28"/>
          <w:lang w:val="ru-RU"/>
        </w:rPr>
        <w:t xml:space="preserve"> мембран</w:t>
      </w:r>
      <w:r w:rsidR="00960AF7">
        <w:rPr>
          <w:rFonts w:cs="Times New Roman"/>
          <w:szCs w:val="28"/>
          <w:lang w:val="ru-RU"/>
        </w:rPr>
        <w:t>у</w:t>
      </w:r>
      <w:r w:rsidR="00960AF7" w:rsidRPr="007A630F">
        <w:rPr>
          <w:lang w:val="ru-RU"/>
        </w:rPr>
        <w:t xml:space="preserve"> </w:t>
      </w:r>
      <w:r w:rsidR="00960AF7">
        <w:rPr>
          <w:lang w:val="ru-RU"/>
        </w:rPr>
        <w:t>(</w:t>
      </w:r>
      <w:r w:rsidRPr="007A630F">
        <w:rPr>
          <w:lang w:val="ru-RU"/>
        </w:rPr>
        <w:t>ЦПМ</w:t>
      </w:r>
      <w:r w:rsidR="00960AF7">
        <w:rPr>
          <w:lang w:val="ru-RU"/>
        </w:rPr>
        <w:t>)</w:t>
      </w:r>
      <w:r w:rsidRPr="007A630F">
        <w:rPr>
          <w:lang w:val="ru-RU"/>
        </w:rPr>
        <w:t>, и цепи возвращаются обратно в ЭПР благодаря реакциям белкового разрушения, связан</w:t>
      </w:r>
      <w:r w:rsidR="004046B8">
        <w:rPr>
          <w:lang w:val="ru-RU"/>
        </w:rPr>
        <w:t>н</w:t>
      </w:r>
      <w:r w:rsidRPr="007A630F">
        <w:rPr>
          <w:lang w:val="ru-RU"/>
        </w:rPr>
        <w:t>ым с Э</w:t>
      </w:r>
      <w:r w:rsidR="00A07FED">
        <w:rPr>
          <w:lang w:val="ru-RU"/>
        </w:rPr>
        <w:t>П</w:t>
      </w:r>
      <w:r w:rsidRPr="007A630F">
        <w:rPr>
          <w:lang w:val="ru-RU"/>
        </w:rPr>
        <w:t>Р (</w:t>
      </w:r>
      <w:proofErr w:type="spellStart"/>
      <w:r>
        <w:t>endoplasmatic</w:t>
      </w:r>
      <w:proofErr w:type="spellEnd"/>
      <w:r w:rsidRPr="007A630F">
        <w:rPr>
          <w:lang w:val="ru-RU"/>
        </w:rPr>
        <w:t xml:space="preserve"> </w:t>
      </w:r>
      <w:r>
        <w:t>reticulum</w:t>
      </w:r>
      <w:r w:rsidRPr="007A630F">
        <w:rPr>
          <w:lang w:val="ru-RU"/>
        </w:rPr>
        <w:t>-</w:t>
      </w:r>
      <w:r>
        <w:t>associated</w:t>
      </w:r>
      <w:r w:rsidRPr="007A630F">
        <w:rPr>
          <w:lang w:val="ru-RU"/>
        </w:rPr>
        <w:t xml:space="preserve"> </w:t>
      </w:r>
      <w:r>
        <w:t>protein</w:t>
      </w:r>
      <w:r w:rsidRPr="007A630F">
        <w:rPr>
          <w:lang w:val="ru-RU"/>
        </w:rPr>
        <w:t xml:space="preserve"> </w:t>
      </w:r>
      <w:r>
        <w:t>degradation</w:t>
      </w:r>
      <w:r w:rsidRPr="007A630F">
        <w:rPr>
          <w:lang w:val="ru-RU"/>
        </w:rPr>
        <w:t xml:space="preserve">, </w:t>
      </w:r>
      <w:r>
        <w:t>ERAD</w:t>
      </w:r>
      <w:r w:rsidRPr="007A630F">
        <w:rPr>
          <w:lang w:val="ru-RU"/>
        </w:rPr>
        <w:t>)</w:t>
      </w:r>
      <w:r w:rsidR="008836A4" w:rsidRPr="0075779D">
        <w:rPr>
          <w:lang w:val="ru-RU"/>
        </w:rPr>
        <w:t xml:space="preserve"> </w:t>
      </w:r>
      <w:r w:rsidR="008836A4">
        <w:rPr>
          <w:lang w:val="ru-RU"/>
        </w:rPr>
        <w:fldChar w:fldCharType="begin"/>
      </w:r>
      <w:r w:rsidR="008836A4">
        <w:rPr>
          <w:lang w:val="ru-RU"/>
        </w:rPr>
        <w:instrText xml:space="preserve"> ADDIN ZOTERO_ITEM CSL_CITATION {"citationID":"gzsMiG6P","properties":{"formattedCitation":"[18]","plainCitation":"[18]","noteIndex":0},"citationItems":[{"id":342,"uris":["http://zotero.org/users/10071278/items/7RC3V4XS"],"itemData":{"id":342,"type":"article-journal","container-title":"Nature Cell Biology","DOI":"10.1038/ncb0805-766","ISSN":"1465-7392, 1476-4679","issue":"8","journalAbbreviation":"Nat Cell Biol","language":"en","page":"766-772","source":"DOI.org (Crossref)","title":"ERAD: the long road to destruction","title-short":"ERAD","volume":"7","author":[{"family":"Meusser","given":"Birgit"},{"family":"Hirsch","given":"Christian"},{"family":"Jarosch","given":"Ernst"},{"family":"Sommer","given":"Thomas"}],"issued":{"date-parts":[["2005",8]]}}}],"schema":"https://github.com/citation-style-language/schema/raw/master/csl-citation.json"} </w:instrText>
      </w:r>
      <w:r w:rsidR="008836A4">
        <w:rPr>
          <w:lang w:val="ru-RU"/>
        </w:rPr>
        <w:fldChar w:fldCharType="separate"/>
      </w:r>
      <w:r w:rsidR="008836A4" w:rsidRPr="0075779D">
        <w:rPr>
          <w:rFonts w:cs="Times New Roman"/>
          <w:lang w:val="ru-RU"/>
        </w:rPr>
        <w:t>[18]</w:t>
      </w:r>
      <w:r w:rsidR="008836A4">
        <w:rPr>
          <w:lang w:val="ru-RU"/>
        </w:rPr>
        <w:fldChar w:fldCharType="end"/>
      </w:r>
      <w:r w:rsidRPr="007A630F">
        <w:rPr>
          <w:lang w:val="ru-RU"/>
        </w:rPr>
        <w:t xml:space="preserve">. Геометрия бороздки </w:t>
      </w:r>
      <w:proofErr w:type="spellStart"/>
      <w:r w:rsidRPr="007A630F">
        <w:rPr>
          <w:lang w:val="ru-RU"/>
        </w:rPr>
        <w:t>Бьоркман</w:t>
      </w:r>
      <w:proofErr w:type="spellEnd"/>
      <w:r w:rsidRPr="007A630F">
        <w:rPr>
          <w:lang w:val="ru-RU"/>
        </w:rPr>
        <w:t xml:space="preserve"> у МНС первого класса “закрытая”, поэтому в неё помещаются пептиды ограниченного размера, длиной 8-10 аминокислот</w:t>
      </w:r>
      <w:r w:rsidR="004046B8">
        <w:rPr>
          <w:lang w:val="ru-RU"/>
        </w:rPr>
        <w:t xml:space="preserve"> </w:t>
      </w:r>
      <w:r w:rsidR="008836A4">
        <w:rPr>
          <w:lang w:val="ru-RU"/>
        </w:rPr>
        <w:fldChar w:fldCharType="begin"/>
      </w:r>
      <w:r w:rsidR="008836A4">
        <w:rPr>
          <w:lang w:val="ru-RU"/>
        </w:rPr>
        <w:instrText xml:space="preserve"> ADDIN ZOTERO_ITEM CSL_CITATION {"citationID":"wbjPlTtD","properties":{"formattedCitation":"[19]","plainCitation":"[19]","noteIndex":0},"citationItems":[{"id":393,"uris":["http://zotero.org/users/10071278/items/AY6UJNVW"],"itemData":{"id":393,"type":"article-journal","abstract":"Abstract\n            HLA class I–binding predictions are widely used to identify candidate peptide targets of human CD8+ T cell responses. Many such approaches focus exclusively on a limited range of peptide lengths, typically 9 aa and sometimes 9–10 aa, despite multiple examples of dominant epitopes of other lengths. In this study, we examined whether epitope predictions can be improved by incorporating the natural length distribution of HLA class I ligands. We found that, although different HLA alleles have diverse length-binding preferences, the length profiles of ligands that are naturally presented by these alleles are much more homogeneous. We hypothesized that this is due to a defined length profile of peptides available for HLA binding in the endoplasmic reticulum. Based on this, we created a model of HLA allele–specific ligand length profiles and demonstrate how this model, in combination with HLA-binding predictions, greatly improves comprehensive identification of CD8+ T cell epitopes.","container-title":"The Journal of Immunology","DOI":"10.4049/jimmunol.1501721","ISSN":"0022-1767, 1550-6606","issue":"4","language":"en","page":"1480-1487","source":"DOI.org (Crossref)","title":"The Length Distribution of Class I–Restricted T Cell Epitopes Is Determined by Both Peptide Supply and MHC Allele–Specific Binding Preference","volume":"196","author":[{"family":"Trolle","given":"Thomas"},{"family":"McMurtrey","given":"Curtis P."},{"family":"Sidney","given":"John"},{"family":"Bardet","given":"Wilfried"},{"family":"Osborn","given":"Sean C."},{"family":"Kaever","given":"Thomas"},{"family":"Sette","given":"Alessandro"},{"family":"Hildebrand","given":"William H."},{"family":"Nielsen","given":"Morten"},{"family":"Peters","given":"Bjoern"}],"issued":{"date-parts":[["2016",2,15]]}}}],"schema":"https://github.com/citation-style-language/schema/raw/master/csl-citation.json"} </w:instrText>
      </w:r>
      <w:r w:rsidR="008836A4">
        <w:rPr>
          <w:lang w:val="ru-RU"/>
        </w:rPr>
        <w:fldChar w:fldCharType="separate"/>
      </w:r>
      <w:r w:rsidR="008836A4" w:rsidRPr="00387ECF">
        <w:rPr>
          <w:rFonts w:cs="Times New Roman"/>
          <w:lang w:val="ru-RU"/>
        </w:rPr>
        <w:t>[19]</w:t>
      </w:r>
      <w:r w:rsidR="008836A4">
        <w:rPr>
          <w:lang w:val="ru-RU"/>
        </w:rPr>
        <w:fldChar w:fldCharType="end"/>
      </w:r>
      <w:r w:rsidRPr="007A630F">
        <w:rPr>
          <w:lang w:val="ru-RU"/>
        </w:rPr>
        <w:t xml:space="preserve">. МНС второго класса представляет из себя </w:t>
      </w:r>
      <w:proofErr w:type="spellStart"/>
      <w:r w:rsidRPr="007A630F">
        <w:rPr>
          <w:lang w:val="ru-RU"/>
        </w:rPr>
        <w:t>гетеродимер</w:t>
      </w:r>
      <w:proofErr w:type="spellEnd"/>
      <w:r w:rsidRPr="007A630F">
        <w:rPr>
          <w:lang w:val="ru-RU"/>
        </w:rPr>
        <w:t xml:space="preserve">. Обе цепи, </w:t>
      </w:r>
      <m:oMath>
        <m:r>
          <w:rPr>
            <w:rFonts w:ascii="Cambria Math" w:hAnsi="Cambria Math"/>
          </w:rPr>
          <m:t>α</m:t>
        </m:r>
      </m:oMath>
      <w:r w:rsidRPr="007A630F">
        <w:rPr>
          <w:lang w:val="ru-RU"/>
        </w:rPr>
        <w:t xml:space="preserve"> и </w:t>
      </w:r>
      <m:oMath>
        <m:r>
          <w:rPr>
            <w:rFonts w:ascii="Cambria Math" w:hAnsi="Cambria Math"/>
          </w:rPr>
          <m:t>β</m:t>
        </m:r>
      </m:oMath>
      <w:r w:rsidRPr="007A630F">
        <w:rPr>
          <w:lang w:val="ru-RU"/>
        </w:rPr>
        <w:t xml:space="preserve">, имеют по два домена и связаны между собой нековалентными связями. </w:t>
      </w:r>
      <w:proofErr w:type="spellStart"/>
      <w:r w:rsidRPr="007A630F">
        <w:rPr>
          <w:lang w:val="ru-RU"/>
        </w:rPr>
        <w:lastRenderedPageBreak/>
        <w:t>Пептидсвязывающую</w:t>
      </w:r>
      <w:proofErr w:type="spellEnd"/>
      <w:r w:rsidRPr="007A630F">
        <w:rPr>
          <w:lang w:val="ru-RU"/>
        </w:rPr>
        <w:t xml:space="preserve"> бороздку формируют </w:t>
      </w:r>
      <m:oMath>
        <m:sSub>
          <m:sSubPr>
            <m:ctrlPr>
              <w:rPr>
                <w:rFonts w:ascii="Cambria Math" w:hAnsi="Cambria Math"/>
              </w:rPr>
            </m:ctrlPr>
          </m:sSubPr>
          <m:e>
            <m:r>
              <w:rPr>
                <w:rFonts w:ascii="Cambria Math" w:hAnsi="Cambria Math"/>
              </w:rPr>
              <m:t>α</m:t>
            </m:r>
          </m:e>
          <m:sub>
            <m:r>
              <w:rPr>
                <w:rFonts w:ascii="Cambria Math" w:hAnsi="Cambria Math"/>
                <w:lang w:val="ru-RU"/>
              </w:rPr>
              <m:t>1</m:t>
            </m:r>
          </m:sub>
        </m:sSub>
      </m:oMath>
      <w:r w:rsidRPr="007A630F">
        <w:rPr>
          <w:lang w:val="ru-RU"/>
        </w:rPr>
        <w:t xml:space="preserve"> и </w:t>
      </w:r>
      <m:oMath>
        <m:sSub>
          <m:sSubPr>
            <m:ctrlPr>
              <w:rPr>
                <w:rFonts w:ascii="Cambria Math" w:hAnsi="Cambria Math"/>
              </w:rPr>
            </m:ctrlPr>
          </m:sSubPr>
          <m:e>
            <m:r>
              <w:rPr>
                <w:rFonts w:ascii="Cambria Math" w:hAnsi="Cambria Math"/>
              </w:rPr>
              <m:t>β</m:t>
            </m:r>
          </m:e>
          <m:sub>
            <m:r>
              <w:rPr>
                <w:rFonts w:ascii="Cambria Math" w:hAnsi="Cambria Math"/>
                <w:lang w:val="ru-RU"/>
              </w:rPr>
              <m:t>1</m:t>
            </m:r>
          </m:sub>
        </m:sSub>
      </m:oMath>
      <w:r w:rsidRPr="007A630F">
        <w:rPr>
          <w:lang w:val="ru-RU"/>
        </w:rPr>
        <w:t xml:space="preserve"> домены</w:t>
      </w:r>
      <w:r w:rsidR="008836A4" w:rsidRPr="0075779D">
        <w:rPr>
          <w:lang w:val="ru-RU"/>
        </w:rPr>
        <w:t xml:space="preserve"> </w:t>
      </w:r>
      <w:r w:rsidR="008836A4">
        <w:rPr>
          <w:lang w:val="ru-RU"/>
        </w:rPr>
        <w:fldChar w:fldCharType="begin"/>
      </w:r>
      <w:r w:rsidR="008836A4">
        <w:rPr>
          <w:lang w:val="ru-RU"/>
        </w:rPr>
        <w:instrText xml:space="preserve"> ADDIN ZOTERO_ITEM CSL_CITATION {"citationID":"MzSy3Wla","properties":{"formattedCitation":"[20]","plainCitation":"[20]","noteIndex":0},"citationItems":[{"id":408,"uris":["http://zotero.org/users/10071278/items/QAM8G3EJ"],"itemData":{"id":408,"type":"article-journal","container-title":"Current Opinion in Structural Biology","DOI":"10.1016/0959-440X(94)90266-6","ISSN":"0959440X","issue":"6","journalAbbreviation":"Current Opinion in Structural Biology","language":"en","page":"852-856","source":"DOI.org (Crossref)","title":"Structures of two classes of MHC molecules elucidated: crucial differences and similarities","title-short":"Structures of two classes of MHC molecules elucidated","volume":"4","author":[{"family":"Bjorkman","given":"Pamela J."},{"family":"Burmeister","given":"Wilhelm P."}],"issued":{"date-parts":[["1994",1]]}}}],"schema":"https://github.com/citation-style-language/schema/raw/master/csl-citation.json"} </w:instrText>
      </w:r>
      <w:r w:rsidR="008836A4">
        <w:rPr>
          <w:lang w:val="ru-RU"/>
        </w:rPr>
        <w:fldChar w:fldCharType="separate"/>
      </w:r>
      <w:r w:rsidR="008836A4" w:rsidRPr="008836A4">
        <w:rPr>
          <w:rFonts w:cs="Times New Roman"/>
          <w:lang w:val="ru-RU"/>
        </w:rPr>
        <w:t>[20]</w:t>
      </w:r>
      <w:r w:rsidR="008836A4">
        <w:rPr>
          <w:lang w:val="ru-RU"/>
        </w:rPr>
        <w:fldChar w:fldCharType="end"/>
      </w:r>
      <w:r w:rsidRPr="007A630F">
        <w:rPr>
          <w:lang w:val="ru-RU"/>
        </w:rPr>
        <w:t xml:space="preserve">, и она, в отличии от МНС первого класса, “открытая”, поэтому в неё помещаются более длинные пептиды. Обычно длина пептидов, </w:t>
      </w:r>
      <w:proofErr w:type="spellStart"/>
      <w:r w:rsidRPr="007A630F">
        <w:rPr>
          <w:lang w:val="ru-RU"/>
        </w:rPr>
        <w:t>презентируемых</w:t>
      </w:r>
      <w:proofErr w:type="spellEnd"/>
      <w:r w:rsidRPr="007A630F">
        <w:rPr>
          <w:lang w:val="ru-RU"/>
        </w:rPr>
        <w:t xml:space="preserve"> на МНС второго класса, колеблется от 12 до 25 аминокислот</w:t>
      </w:r>
      <w:r w:rsidR="000B7CEC">
        <w:rPr>
          <w:lang w:val="ru-RU"/>
        </w:rPr>
        <w:t xml:space="preserve"> </w:t>
      </w:r>
      <w:r w:rsidR="008836A4">
        <w:rPr>
          <w:lang w:val="ru-RU"/>
        </w:rPr>
        <w:fldChar w:fldCharType="begin"/>
      </w:r>
      <w:r w:rsidR="008836A4">
        <w:rPr>
          <w:lang w:val="ru-RU"/>
        </w:rPr>
        <w:instrText xml:space="preserve"> ADDIN ZOTERO_ITEM CSL_CITATION {"citationID":"VLqaCjkz","properties":{"formattedCitation":"[21]","plainCitation":"[21]","noteIndex":0},"citationItems":[{"id":407,"uris":["http://zotero.org/users/10071278/items/58QGZ55W"],"itemData":{"id":407,"type":"chapter","container-title":"Handbook of Pharmacogenomics and Stratified Medicine","ISBN":"978-0-12-386882-4","language":"en","note":"DOI: 10.1016/B978-0-12-386882-4.00021-9","page":"437-465","publisher":"Elsevier","source":"DOI.org (Crossref)","title":"HLA and the Pharmacogenomics of Drug Hypersensitivity","URL":"https://linkinghub.elsevier.com/retrieve/pii/B9780123868824000219","author":[{"family":"White","given":"Katie D."},{"family":"Gaudieri","given":"Silvana"},{"family":"Phillips","given":"Elizabeth J."}],"accessed":{"date-parts":[["2023",2,27]]},"issued":{"date-parts":[["2014"]]}}}],"schema":"https://github.com/citation-style-language/schema/raw/master/csl-citation.json"} </w:instrText>
      </w:r>
      <w:r w:rsidR="008836A4">
        <w:rPr>
          <w:lang w:val="ru-RU"/>
        </w:rPr>
        <w:fldChar w:fldCharType="separate"/>
      </w:r>
      <w:r w:rsidR="008836A4" w:rsidRPr="008836A4">
        <w:rPr>
          <w:rFonts w:cs="Times New Roman"/>
          <w:lang w:val="ru-RU"/>
        </w:rPr>
        <w:t>[21]</w:t>
      </w:r>
      <w:r w:rsidR="008836A4">
        <w:rPr>
          <w:lang w:val="ru-RU"/>
        </w:rPr>
        <w:fldChar w:fldCharType="end"/>
      </w:r>
      <w:r w:rsidRPr="007A630F">
        <w:rPr>
          <w:lang w:val="ru-RU"/>
        </w:rPr>
        <w:t>. Как и МНС первого класса, МНС второго класса нестабилен без эпитопа.</w:t>
      </w:r>
    </w:p>
    <w:p w14:paraId="33EB7A46" w14:textId="5B6F9E39" w:rsidR="005C4AD5" w:rsidRPr="007A630F" w:rsidRDefault="00BF5734">
      <w:pPr>
        <w:pStyle w:val="a0"/>
        <w:rPr>
          <w:lang w:val="ru-RU"/>
        </w:rPr>
      </w:pPr>
      <w:r w:rsidRPr="007A630F">
        <w:rPr>
          <w:lang w:val="ru-RU"/>
        </w:rPr>
        <w:t xml:space="preserve">Структуру </w:t>
      </w:r>
      <w:proofErr w:type="spellStart"/>
      <w:r w:rsidRPr="007A630F">
        <w:rPr>
          <w:lang w:val="ru-RU"/>
        </w:rPr>
        <w:t>пептидсвязывающей</w:t>
      </w:r>
      <w:proofErr w:type="spellEnd"/>
      <w:r w:rsidRPr="007A630F">
        <w:rPr>
          <w:lang w:val="ru-RU"/>
        </w:rPr>
        <w:t xml:space="preserve"> бороздки у МНС первого класса можно разделить на 6 карманов, причем крайние карманы А и </w:t>
      </w:r>
      <w:r>
        <w:t>F</w:t>
      </w:r>
      <w:r w:rsidRPr="007A630F">
        <w:rPr>
          <w:lang w:val="ru-RU"/>
        </w:rPr>
        <w:t xml:space="preserve"> отличаются консервативностью</w:t>
      </w:r>
      <w:r w:rsidR="00A07FED">
        <w:rPr>
          <w:lang w:val="ru-RU"/>
        </w:rPr>
        <w:t xml:space="preserve"> </w:t>
      </w:r>
      <w:r w:rsidR="008836A4">
        <w:rPr>
          <w:lang w:val="ru-RU"/>
        </w:rPr>
        <w:fldChar w:fldCharType="begin"/>
      </w:r>
      <w:r w:rsidR="008836A4">
        <w:rPr>
          <w:lang w:val="ru-RU"/>
        </w:rPr>
        <w:instrText xml:space="preserve"> ADDIN ZOTERO_ITEM CSL_CITATION {"citationID":"2tcVTqqI","properties":{"formattedCitation":"[22]","plainCitation":"[22]","noteIndex":0},"citationItems":[{"id":390,"uris":["http://zotero.org/users/10071278/items/P53TJWEF"],"itemData":{"id":390,"type":"article-journal","container-title":"Science","DOI":"10.1126/science.1323878","ISSN":"0036-8075, 1095-9203","issue":"5072","journalAbbreviation":"Science","language":"en","page":"927-934","source":"DOI.org (Crossref)","title":"Emerging Principles for the Recognition of Peptide Antigens by MHC Class I Molecules","volume":"257","author":[{"family":"Matsumura","given":"Masazumi"},{"family":"Fremont","given":"Daved H."},{"family":"Peterson","given":"Per A."},{"family":"Wilson","given":"lan A."}],"issued":{"date-parts":[["1992",8,14]]}}}],"schema":"https://github.com/citation-style-language/schema/raw/master/csl-citation.json"} </w:instrText>
      </w:r>
      <w:r w:rsidR="008836A4">
        <w:rPr>
          <w:lang w:val="ru-RU"/>
        </w:rPr>
        <w:fldChar w:fldCharType="separate"/>
      </w:r>
      <w:r w:rsidR="008836A4" w:rsidRPr="00387ECF">
        <w:rPr>
          <w:rFonts w:cs="Times New Roman"/>
          <w:lang w:val="ru-RU"/>
        </w:rPr>
        <w:t>[22]</w:t>
      </w:r>
      <w:r w:rsidR="008836A4">
        <w:rPr>
          <w:lang w:val="ru-RU"/>
        </w:rPr>
        <w:fldChar w:fldCharType="end"/>
      </w:r>
      <w:r w:rsidRPr="007A630F">
        <w:rPr>
          <w:lang w:val="ru-RU"/>
        </w:rPr>
        <w:t xml:space="preserve">. Поэтому для связывания с МНС первого класса важную роль играют </w:t>
      </w:r>
      <w:r>
        <w:t>N</w:t>
      </w:r>
      <w:r w:rsidRPr="007A630F">
        <w:rPr>
          <w:lang w:val="ru-RU"/>
        </w:rPr>
        <w:t xml:space="preserve">-концевые и </w:t>
      </w:r>
      <w:r>
        <w:t>C</w:t>
      </w:r>
      <w:r w:rsidRPr="007A630F">
        <w:rPr>
          <w:lang w:val="ru-RU"/>
        </w:rPr>
        <w:t>-концевые остатки, которые связываются с крайними карманами. От силы</w:t>
      </w:r>
      <w:r w:rsidR="008836A4" w:rsidRPr="0075779D">
        <w:rPr>
          <w:lang w:val="ru-RU"/>
        </w:rPr>
        <w:t xml:space="preserve">, </w:t>
      </w:r>
      <w:r w:rsidR="008836A4">
        <w:rPr>
          <w:lang w:val="ru-RU"/>
        </w:rPr>
        <w:t>характера</w:t>
      </w:r>
      <w:r w:rsidRPr="007A630F">
        <w:rPr>
          <w:lang w:val="ru-RU"/>
        </w:rPr>
        <w:t xml:space="preserve"> </w:t>
      </w:r>
      <w:proofErr w:type="spellStart"/>
      <w:r w:rsidRPr="007A630F">
        <w:rPr>
          <w:lang w:val="ru-RU"/>
        </w:rPr>
        <w:t>нековалентных</w:t>
      </w:r>
      <w:proofErr w:type="spellEnd"/>
      <w:r w:rsidRPr="007A630F">
        <w:rPr>
          <w:lang w:val="ru-RU"/>
        </w:rPr>
        <w:t xml:space="preserve"> взаимодействий этих карманов с некоторыми остатками пептида, которые называют якорными, зависит спектр связываемых эпитопов этим МНС. В зависимости от </w:t>
      </w:r>
      <w:proofErr w:type="spellStart"/>
      <w:r w:rsidRPr="007A630F">
        <w:rPr>
          <w:lang w:val="ru-RU"/>
        </w:rPr>
        <w:t>аллеля</w:t>
      </w:r>
      <w:proofErr w:type="spellEnd"/>
      <w:r w:rsidRPr="007A630F">
        <w:rPr>
          <w:lang w:val="ru-RU"/>
        </w:rPr>
        <w:t xml:space="preserve"> МНС может быть дополнительные первичные якорные остатки. Между ними могут находиться аминокислотные остатки с сильно </w:t>
      </w:r>
      <w:r w:rsidR="00EA60B1">
        <w:rPr>
          <w:lang w:val="ru-RU"/>
        </w:rPr>
        <w:t>различающимися</w:t>
      </w:r>
      <w:r w:rsidRPr="007A630F">
        <w:rPr>
          <w:lang w:val="ru-RU"/>
        </w:rPr>
        <w:t xml:space="preserve"> физико-химическим свойствами. У МНС второго класса якорные остатки могут быть расположены на различном удалении друг от друга</w:t>
      </w:r>
      <w:r w:rsidR="00EA60B1">
        <w:rPr>
          <w:lang w:val="ru-RU"/>
        </w:rPr>
        <w:t>.</w:t>
      </w:r>
      <w:r w:rsidRPr="007A630F">
        <w:rPr>
          <w:lang w:val="ru-RU"/>
        </w:rPr>
        <w:t xml:space="preserve"> </w:t>
      </w:r>
      <w:r w:rsidR="00EA60B1">
        <w:rPr>
          <w:lang w:val="ru-RU"/>
        </w:rPr>
        <w:t>К</w:t>
      </w:r>
      <w:r w:rsidR="00EA60B1" w:rsidRPr="007A630F">
        <w:rPr>
          <w:lang w:val="ru-RU"/>
        </w:rPr>
        <w:t>роме этого,</w:t>
      </w:r>
      <w:r w:rsidRPr="007A630F">
        <w:rPr>
          <w:lang w:val="ru-RU"/>
        </w:rPr>
        <w:t xml:space="preserve"> пептид может выходить за пределы </w:t>
      </w:r>
      <w:proofErr w:type="spellStart"/>
      <w:r w:rsidRPr="007A630F">
        <w:rPr>
          <w:lang w:val="ru-RU"/>
        </w:rPr>
        <w:t>пептидсвязывающей</w:t>
      </w:r>
      <w:proofErr w:type="spellEnd"/>
      <w:r w:rsidRPr="007A630F">
        <w:rPr>
          <w:lang w:val="ru-RU"/>
        </w:rPr>
        <w:t xml:space="preserve"> бороздки, следовательно, в его связывании также участвуют и другие структуры белка</w:t>
      </w:r>
      <w:r w:rsidR="00A07FED">
        <w:rPr>
          <w:lang w:val="ru-RU"/>
        </w:rPr>
        <w:t xml:space="preserve"> </w:t>
      </w:r>
      <w:r w:rsidR="00EA60B1">
        <w:rPr>
          <w:lang w:val="ru-RU"/>
        </w:rPr>
        <w:fldChar w:fldCharType="begin"/>
      </w:r>
      <w:r w:rsidR="00EA60B1">
        <w:rPr>
          <w:lang w:val="ru-RU"/>
        </w:rPr>
        <w:instrText xml:space="preserve"> ADDIN ZOTERO_ITEM CSL_CITATION {"citationID":"JfR5LApM","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EA60B1">
        <w:rPr>
          <w:lang w:val="ru-RU"/>
        </w:rPr>
        <w:fldChar w:fldCharType="separate"/>
      </w:r>
      <w:r w:rsidR="00EA60B1" w:rsidRPr="0075779D">
        <w:rPr>
          <w:rFonts w:cs="Times New Roman"/>
          <w:lang w:val="ru-RU"/>
        </w:rPr>
        <w:t>[12]</w:t>
      </w:r>
      <w:r w:rsidR="00EA60B1">
        <w:rPr>
          <w:lang w:val="ru-RU"/>
        </w:rPr>
        <w:fldChar w:fldCharType="end"/>
      </w:r>
      <w:r w:rsidRPr="007A630F">
        <w:rPr>
          <w:lang w:val="ru-RU"/>
        </w:rPr>
        <w:t>.</w:t>
      </w:r>
    </w:p>
    <w:p w14:paraId="6BBEA54C" w14:textId="23F34699" w:rsidR="005C4AD5" w:rsidRPr="007A630F" w:rsidRDefault="00BF5734">
      <w:pPr>
        <w:pStyle w:val="a0"/>
        <w:rPr>
          <w:lang w:val="ru-RU"/>
        </w:rPr>
      </w:pPr>
      <w:r w:rsidRPr="007A630F">
        <w:rPr>
          <w:lang w:val="ru-RU"/>
        </w:rPr>
        <w:t xml:space="preserve">МНС двух классов </w:t>
      </w:r>
      <w:proofErr w:type="spellStart"/>
      <w:r w:rsidRPr="007A630F">
        <w:rPr>
          <w:lang w:val="ru-RU"/>
        </w:rPr>
        <w:t>презентируют</w:t>
      </w:r>
      <w:proofErr w:type="spellEnd"/>
      <w:r w:rsidRPr="007A630F">
        <w:rPr>
          <w:lang w:val="ru-RU"/>
        </w:rPr>
        <w:t xml:space="preserve"> свой пептид разным клеткам: МНС первого класса </w:t>
      </w:r>
      <w:proofErr w:type="spellStart"/>
      <w:r w:rsidRPr="007A630F">
        <w:rPr>
          <w:lang w:val="ru-RU"/>
        </w:rPr>
        <w:t>презентирует</w:t>
      </w:r>
      <w:proofErr w:type="spellEnd"/>
      <w:r w:rsidRPr="007A630F">
        <w:rPr>
          <w:lang w:val="ru-RU"/>
        </w:rPr>
        <w:t xml:space="preserve"> пептиды, распознаваемые </w:t>
      </w:r>
      <w:r>
        <w:t>CD</w:t>
      </w:r>
      <w:r w:rsidRPr="007A630F">
        <w:rPr>
          <w:lang w:val="ru-RU"/>
        </w:rPr>
        <w:t>8</w:t>
      </w:r>
      <w:r w:rsidRPr="007A630F">
        <w:rPr>
          <w:vertAlign w:val="superscript"/>
          <w:lang w:val="ru-RU"/>
        </w:rPr>
        <w:t>+</w:t>
      </w:r>
      <w:r w:rsidRPr="007A630F">
        <w:rPr>
          <w:lang w:val="ru-RU"/>
        </w:rPr>
        <w:t xml:space="preserve"> лимфоцитами</w:t>
      </w:r>
      <w:r w:rsidR="00EA60B1">
        <w:rPr>
          <w:lang w:val="ru-RU"/>
        </w:rPr>
        <w:t>, известные также как Т-киллеры</w:t>
      </w:r>
      <w:r w:rsidRPr="007A630F">
        <w:rPr>
          <w:lang w:val="ru-RU"/>
        </w:rPr>
        <w:t xml:space="preserve">, а МНС второго класса - </w:t>
      </w:r>
      <w:r>
        <w:t>CD</w:t>
      </w:r>
      <w:r w:rsidRPr="007A630F">
        <w:rPr>
          <w:lang w:val="ru-RU"/>
        </w:rPr>
        <w:t>4</w:t>
      </w:r>
      <w:r w:rsidRPr="007A630F">
        <w:rPr>
          <w:vertAlign w:val="superscript"/>
          <w:lang w:val="ru-RU"/>
        </w:rPr>
        <w:t>+</w:t>
      </w:r>
      <w:r w:rsidRPr="007A630F">
        <w:rPr>
          <w:lang w:val="ru-RU"/>
        </w:rPr>
        <w:t xml:space="preserve"> лимфоцитам</w:t>
      </w:r>
      <w:r w:rsidR="00EA60B1">
        <w:rPr>
          <w:lang w:val="ru-RU"/>
        </w:rPr>
        <w:t xml:space="preserve"> (Т-хелперы)</w:t>
      </w:r>
      <w:r w:rsidR="00A07FED">
        <w:rPr>
          <w:lang w:val="ru-RU"/>
        </w:rPr>
        <w:t xml:space="preserve"> </w:t>
      </w:r>
      <w:r w:rsidR="00EA60B1">
        <w:rPr>
          <w:lang w:val="ru-RU"/>
        </w:rPr>
        <w:fldChar w:fldCharType="begin"/>
      </w:r>
      <w:r w:rsidR="00EA60B1">
        <w:rPr>
          <w:lang w:val="ru-RU"/>
        </w:rPr>
        <w:instrText xml:space="preserve"> ADDIN ZOTERO_ITEM CSL_CITATION {"citationID":"5aNCaEEB","properties":{"formattedCitation":"[23]","plainCitation":"[23]","noteIndex":0},"citationItems":[{"id":510,"uris":["http://zotero.org/users/10071278/items/RCYUDP89"],"itemData":{"id":510,"type":"article-journal","container-title":"Current Opinion in Structural Biology","DOI":"10.1016/0959-440X(94)90266-6","issue":"6","page":"852–856","title":"Structures of two classes of MHC molecules elucidated: crucial differences and similarities","volume":"4","author":[{"family":"Bjorkman","given":"Pamela J."},{"family":"Burmeister","given":"Wilhelm P."}],"issued":{"date-parts":[["1994"]]}}}],"schema":"https://github.com/citation-style-language/schema/raw/master/csl-citation.json"} </w:instrText>
      </w:r>
      <w:r w:rsidR="00EA60B1">
        <w:rPr>
          <w:lang w:val="ru-RU"/>
        </w:rPr>
        <w:fldChar w:fldCharType="separate"/>
      </w:r>
      <w:r w:rsidR="00EA60B1" w:rsidRPr="0075779D">
        <w:rPr>
          <w:rFonts w:cs="Times New Roman"/>
          <w:lang w:val="ru-RU"/>
        </w:rPr>
        <w:t>[23]</w:t>
      </w:r>
      <w:r w:rsidR="00EA60B1">
        <w:rPr>
          <w:lang w:val="ru-RU"/>
        </w:rPr>
        <w:fldChar w:fldCharType="end"/>
      </w:r>
      <w:r w:rsidRPr="007A630F">
        <w:rPr>
          <w:lang w:val="ru-RU"/>
        </w:rPr>
        <w:t>. МНС первого класса эксп</w:t>
      </w:r>
      <w:r w:rsidR="004923B4">
        <w:rPr>
          <w:lang w:val="ru-RU"/>
        </w:rPr>
        <w:t>р</w:t>
      </w:r>
      <w:r w:rsidRPr="007A630F">
        <w:rPr>
          <w:lang w:val="ru-RU"/>
        </w:rPr>
        <w:t>ессир</w:t>
      </w:r>
      <w:r w:rsidR="004923B4">
        <w:rPr>
          <w:lang w:val="ru-RU"/>
        </w:rPr>
        <w:t>уется</w:t>
      </w:r>
      <w:r w:rsidRPr="007A630F">
        <w:rPr>
          <w:lang w:val="ru-RU"/>
        </w:rPr>
        <w:t xml:space="preserve"> практически на всех ядросодержащих клетках организма</w:t>
      </w:r>
      <w:r w:rsidR="00A07FED">
        <w:rPr>
          <w:lang w:val="ru-RU"/>
        </w:rPr>
        <w:t xml:space="preserve"> </w:t>
      </w:r>
      <w:r w:rsidR="00EA60B1">
        <w:rPr>
          <w:lang w:val="ru-RU"/>
        </w:rPr>
        <w:fldChar w:fldCharType="begin"/>
      </w:r>
      <w:r w:rsidR="00EA60B1">
        <w:rPr>
          <w:lang w:val="ru-RU"/>
        </w:rPr>
        <w:instrText xml:space="preserve"> ADDIN ZOTERO_ITEM CSL_CITATION {"citationID":"1syJgp6V","properties":{"formattedCitation":"[24]","plainCitation":"[24]","noteIndex":0},"citationItems":[{"id":385,"uris":["http://zotero.org/users/10071278/items/EGWWZW4N"],"itemData":{"id":385,"type":"article-journal","container-title":"Immunology","DOI":"10.1046/j.1365-2567.2003.01738.x","ISSN":"0019-2805, 1365-2567","issue":"2","journalAbbreviation":"Immunology","language":"en","page":"163-169","source":"DOI.org (Crossref)","title":"The MHC class I antigen presentation pathway: strategies for viral immune evasion","title-short":"The MHC class I antigen presentation pathway","volume":"110","author":[{"family":"Hewitt","given":"Eric W."}],"issued":{"date-parts":[["2003",10]]}}}],"schema":"https://github.com/citation-style-language/schema/raw/master/csl-citation.json"} </w:instrText>
      </w:r>
      <w:r w:rsidR="00EA60B1">
        <w:rPr>
          <w:lang w:val="ru-RU"/>
        </w:rPr>
        <w:fldChar w:fldCharType="separate"/>
      </w:r>
      <w:r w:rsidR="00EA60B1" w:rsidRPr="0075779D">
        <w:rPr>
          <w:rFonts w:cs="Times New Roman"/>
          <w:lang w:val="ru-RU"/>
        </w:rPr>
        <w:t>[24]</w:t>
      </w:r>
      <w:r w:rsidR="00EA60B1">
        <w:rPr>
          <w:lang w:val="ru-RU"/>
        </w:rPr>
        <w:fldChar w:fldCharType="end"/>
      </w:r>
      <w:r w:rsidRPr="007A630F">
        <w:rPr>
          <w:lang w:val="ru-RU"/>
        </w:rPr>
        <w:t xml:space="preserve">. Единственное исключение - клетки ворсинчатого </w:t>
      </w:r>
      <w:proofErr w:type="spellStart"/>
      <w:r w:rsidRPr="007A630F">
        <w:rPr>
          <w:lang w:val="ru-RU"/>
        </w:rPr>
        <w:t>трофобласта</w:t>
      </w:r>
      <w:proofErr w:type="spellEnd"/>
      <w:r w:rsidRPr="007A630F">
        <w:rPr>
          <w:lang w:val="ru-RU"/>
        </w:rPr>
        <w:t xml:space="preserve">. Показано, что экспрессия классических аллелей МНС </w:t>
      </w:r>
      <w:r>
        <w:t>I</w:t>
      </w:r>
      <w:r w:rsidRPr="007A630F">
        <w:rPr>
          <w:lang w:val="ru-RU"/>
        </w:rPr>
        <w:t xml:space="preserve"> на них приводит к </w:t>
      </w:r>
      <w:proofErr w:type="spellStart"/>
      <w:r w:rsidRPr="007A630F">
        <w:rPr>
          <w:lang w:val="ru-RU"/>
        </w:rPr>
        <w:t>иммуноопосредованному</w:t>
      </w:r>
      <w:proofErr w:type="spellEnd"/>
      <w:r w:rsidRPr="007A630F">
        <w:rPr>
          <w:lang w:val="ru-RU"/>
        </w:rPr>
        <w:t xml:space="preserve"> аборту</w:t>
      </w:r>
      <w:r w:rsidR="00A07FED">
        <w:rPr>
          <w:lang w:val="ru-RU"/>
        </w:rPr>
        <w:t xml:space="preserve"> </w:t>
      </w:r>
      <w:r w:rsidR="00EA60B1">
        <w:rPr>
          <w:lang w:val="ru-RU"/>
        </w:rPr>
        <w:fldChar w:fldCharType="begin"/>
      </w:r>
      <w:r w:rsidR="00EA60B1">
        <w:rPr>
          <w:lang w:val="ru-RU"/>
        </w:rPr>
        <w:instrText xml:space="preserve"> ADDIN ZOTERO_ITEM CSL_CITATION {"citationID":"pd5q0a2R","properties":{"formattedCitation":"[25]","plainCitation":"[25]","noteIndex":0},"citationItems":[{"id":384,"uris":["http://zotero.org/users/10071278/items/C7PFFLBA"],"itemData":{"id":384,"type":"article-journal","container-title":"Biology of Reproduction","DOI":"10.1095/biolreprod.115.136523","ISSN":"0006-3363, 1529-7268","issue":"2","journalAbbreviation":"Biology of Reproduction","language":"en","page":"39-39","source":"DOI.org (Crossref)","title":"Trophoblast Major Histocompatibility Complex Class I Expression Is Associated with Immune-Mediated Rejection of Bovine Fetuses Produced by Cloning","volume":"95","author":[{"family":"Rutigliano","given":"H. M."},{"family":"Thomas","given":"A. J."},{"family":"Wilhelm","given":"A."},{"family":"Sessions","given":"B. R."},{"family":"Hicks","given":"B. A."},{"family":"Schlafer","given":"D. H."},{"family":"White","given":"K. L."},{"family":"Davies","given":"C. J."}],"issued":{"date-parts":[["2016",8,18]]}}}],"schema":"https://github.com/citation-style-language/schema/raw/master/csl-citation.json"} </w:instrText>
      </w:r>
      <w:r w:rsidR="00EA60B1">
        <w:rPr>
          <w:lang w:val="ru-RU"/>
        </w:rPr>
        <w:fldChar w:fldCharType="separate"/>
      </w:r>
      <w:r w:rsidR="00EA60B1" w:rsidRPr="00EA60B1">
        <w:rPr>
          <w:rFonts w:cs="Times New Roman"/>
          <w:lang w:val="ru-RU"/>
        </w:rPr>
        <w:t>[25]</w:t>
      </w:r>
      <w:r w:rsidR="00EA60B1">
        <w:rPr>
          <w:lang w:val="ru-RU"/>
        </w:rPr>
        <w:fldChar w:fldCharType="end"/>
      </w:r>
      <w:r w:rsidRPr="007A630F">
        <w:rPr>
          <w:lang w:val="ru-RU"/>
        </w:rPr>
        <w:t xml:space="preserve">. МНС второго класса экспрессируются </w:t>
      </w:r>
      <w:proofErr w:type="spellStart"/>
      <w:r w:rsidRPr="007A630F">
        <w:rPr>
          <w:lang w:val="ru-RU"/>
        </w:rPr>
        <w:t>конституциально</w:t>
      </w:r>
      <w:proofErr w:type="spellEnd"/>
      <w:r w:rsidRPr="007A630F">
        <w:rPr>
          <w:lang w:val="ru-RU"/>
        </w:rPr>
        <w:t xml:space="preserve"> клетками иммунной системы, в особенности </w:t>
      </w:r>
      <w:proofErr w:type="spellStart"/>
      <w:r w:rsidRPr="007A630F">
        <w:rPr>
          <w:lang w:val="ru-RU"/>
        </w:rPr>
        <w:t>антигенпрезентирующими</w:t>
      </w:r>
      <w:proofErr w:type="spellEnd"/>
      <w:r w:rsidRPr="007A630F">
        <w:rPr>
          <w:lang w:val="ru-RU"/>
        </w:rPr>
        <w:t xml:space="preserve"> клетками: дендритными </w:t>
      </w:r>
      <w:r w:rsidRPr="007A630F">
        <w:rPr>
          <w:lang w:val="ru-RU"/>
        </w:rPr>
        <w:lastRenderedPageBreak/>
        <w:t xml:space="preserve">клетками, макрофагами, В-лимфоцитами, эпителиальными клетками тимуса, но их экспрессия может быть индуцирована </w:t>
      </w:r>
      <w:r>
        <w:t>IFN</w:t>
      </w:r>
      <w:r w:rsidRPr="007A630F">
        <w:rPr>
          <w:lang w:val="ru-RU"/>
        </w:rPr>
        <w:t>-</w:t>
      </w:r>
      <m:oMath>
        <m:r>
          <w:rPr>
            <w:rFonts w:ascii="Cambria Math" w:hAnsi="Cambria Math"/>
          </w:rPr>
          <m:t>γ</m:t>
        </m:r>
      </m:oMath>
      <w:r w:rsidRPr="007A630F">
        <w:rPr>
          <w:lang w:val="ru-RU"/>
        </w:rPr>
        <w:t xml:space="preserve"> на остальных клетках</w:t>
      </w:r>
      <w:r w:rsidR="00A07FED">
        <w:rPr>
          <w:lang w:val="ru-RU"/>
        </w:rPr>
        <w:t xml:space="preserve"> </w:t>
      </w:r>
      <w:r w:rsidR="009E036F">
        <w:rPr>
          <w:lang w:val="ru-RU"/>
        </w:rPr>
        <w:fldChar w:fldCharType="begin"/>
      </w:r>
      <w:r w:rsidR="009E036F">
        <w:rPr>
          <w:lang w:val="ru-RU"/>
        </w:rPr>
        <w:instrText xml:space="preserve"> ADDIN ZOTERO_ITEM CSL_CITATION {"citationID":"42HWkVBN","properties":{"formattedCitation":"[26]","plainCitation":"[26]","noteIndex":0},"citationItems":[{"id":387,"uris":["http://zotero.org/users/10071278/items/8T5JEIYC"],"itemData":{"id":387,"type":"article-journal","container-title":"Cell","DOI":"10.1016/S0092-8674(02)00696-7","ISSN":"00928674","issue":"2","journalAbbreviation":"Cell","language":"en","page":"S21-S33","source":"DOI.org (Crossref)","title":"Genetic Control of MHC Class II Expression","volume":"109","author":[{"family":"Ting","given":"Jenny Pan-Yun"},{"family":"Trowsdale","given":"John"}],"issued":{"date-parts":[["2002",4]]}}}],"schema":"https://github.com/citation-style-language/schema/raw/master/csl-citation.json"} </w:instrText>
      </w:r>
      <w:r w:rsidR="009E036F">
        <w:rPr>
          <w:lang w:val="ru-RU"/>
        </w:rPr>
        <w:fldChar w:fldCharType="separate"/>
      </w:r>
      <w:r w:rsidR="009E036F" w:rsidRPr="009E036F">
        <w:rPr>
          <w:rFonts w:cs="Times New Roman"/>
          <w:lang w:val="ru-RU"/>
        </w:rPr>
        <w:t>[26]</w:t>
      </w:r>
      <w:r w:rsidR="009E036F">
        <w:rPr>
          <w:lang w:val="ru-RU"/>
        </w:rPr>
        <w:fldChar w:fldCharType="end"/>
      </w:r>
      <w:r w:rsidRPr="007A630F">
        <w:rPr>
          <w:lang w:val="ru-RU"/>
        </w:rPr>
        <w:t>.</w:t>
      </w:r>
    </w:p>
    <w:p w14:paraId="17A8946E" w14:textId="0F9EBAAA" w:rsidR="00BF5734" w:rsidRDefault="00BF5734" w:rsidP="00387ECF">
      <w:pPr>
        <w:pStyle w:val="a0"/>
        <w:rPr>
          <w:rFonts w:eastAsiaTheme="majorEastAsia" w:cstheme="majorBidi"/>
          <w:color w:val="000000" w:themeColor="text1"/>
          <w:sz w:val="32"/>
          <w:szCs w:val="32"/>
          <w:lang w:val="ru-RU"/>
        </w:rPr>
      </w:pPr>
      <w:r w:rsidRPr="007A630F">
        <w:rPr>
          <w:lang w:val="ru-RU"/>
        </w:rPr>
        <w:t xml:space="preserve">От локализации патогена зависит, на каком МНС будут </w:t>
      </w:r>
      <w:proofErr w:type="spellStart"/>
      <w:r w:rsidRPr="007A630F">
        <w:rPr>
          <w:lang w:val="ru-RU"/>
        </w:rPr>
        <w:t>презентироваться</w:t>
      </w:r>
      <w:proofErr w:type="spellEnd"/>
      <w:r w:rsidRPr="007A630F">
        <w:rPr>
          <w:lang w:val="ru-RU"/>
        </w:rPr>
        <w:t xml:space="preserve"> его антигены. Например, разрушенные белки </w:t>
      </w:r>
      <w:proofErr w:type="spellStart"/>
      <w:r w:rsidRPr="007A630F">
        <w:rPr>
          <w:lang w:val="ru-RU"/>
        </w:rPr>
        <w:t>цитозольных</w:t>
      </w:r>
      <w:proofErr w:type="spellEnd"/>
      <w:r w:rsidRPr="007A630F">
        <w:rPr>
          <w:lang w:val="ru-RU"/>
        </w:rPr>
        <w:t xml:space="preserve"> патогенов - вирусов, некоторых бактерий - транспортируются в ЭПР и там встраиваются в вновь синтезированные МНС первого класса и оттуда готовые комплексы доставляются на цитоплазматическую мембрану</w:t>
      </w:r>
      <w:r w:rsidR="009E036F" w:rsidRPr="0075779D">
        <w:rPr>
          <w:lang w:val="ru-RU"/>
        </w:rPr>
        <w:t xml:space="preserve"> </w:t>
      </w:r>
      <w:r w:rsidR="009E036F">
        <w:rPr>
          <w:lang w:val="ru-RU"/>
        </w:rPr>
        <w:fldChar w:fldCharType="begin"/>
      </w:r>
      <w:r w:rsidR="009E036F">
        <w:rPr>
          <w:lang w:val="ru-RU"/>
        </w:rPr>
        <w:instrText xml:space="preserve"> ADDIN ZOTERO_ITEM CSL_CITATION {"citationID":"NVcPfFvd","properties":{"formattedCitation":"[27]","plainCitation":"[27]","noteIndex":0},"citationItems":[{"id":383,"uris":["http://zotero.org/users/10071278/items/TZZWD3JN"],"itemData":{"id":383,"type":"article-journal","container-title":"Trends in Immunology","DOI":"10.1016/j.it.2016.08.010","ISSN":"14714906","issue":"11","journalAbbreviation":"Trends in Immunology","language":"en","page":"724-737","source":"DOI.org (Crossref)","title":"Present Yourself! By MHC Class I and MHC Class II Molecules","volume":"37","author":[{"family":"Rock","given":"Kenneth L."},{"family":"Reits","given":"Eric"},{"family":"Neefjes","given":"Jacques"}],"issued":{"date-parts":[["2016",11]]}}}],"schema":"https://github.com/citation-style-language/schema/raw/master/csl-citation.json"} </w:instrText>
      </w:r>
      <w:r w:rsidR="009E036F">
        <w:rPr>
          <w:lang w:val="ru-RU"/>
        </w:rPr>
        <w:fldChar w:fldCharType="separate"/>
      </w:r>
      <w:r w:rsidR="009E036F" w:rsidRPr="009E036F">
        <w:rPr>
          <w:rFonts w:cs="Times New Roman"/>
          <w:lang w:val="ru-RU"/>
        </w:rPr>
        <w:t>[27]</w:t>
      </w:r>
      <w:r w:rsidR="009E036F">
        <w:rPr>
          <w:lang w:val="ru-RU"/>
        </w:rPr>
        <w:fldChar w:fldCharType="end"/>
      </w:r>
      <w:r w:rsidRPr="007A630F">
        <w:rPr>
          <w:lang w:val="ru-RU"/>
        </w:rPr>
        <w:t xml:space="preserve">. Такой каскад реакций называют непосредственным </w:t>
      </w:r>
      <w:proofErr w:type="spellStart"/>
      <w:r w:rsidRPr="007A630F">
        <w:rPr>
          <w:lang w:val="ru-RU"/>
        </w:rPr>
        <w:t>презентированием</w:t>
      </w:r>
      <w:proofErr w:type="spellEnd"/>
      <w:r w:rsidRPr="007A630F">
        <w:rPr>
          <w:lang w:val="ru-RU"/>
        </w:rPr>
        <w:t xml:space="preserve">. При непосредственном </w:t>
      </w:r>
      <w:proofErr w:type="spellStart"/>
      <w:r w:rsidRPr="007A630F">
        <w:rPr>
          <w:lang w:val="ru-RU"/>
        </w:rPr>
        <w:t>презентировании</w:t>
      </w:r>
      <w:proofErr w:type="spellEnd"/>
      <w:r w:rsidRPr="007A630F">
        <w:rPr>
          <w:lang w:val="ru-RU"/>
        </w:rPr>
        <w:t xml:space="preserve"> белки разрушаются специальным белковым комплексом - протеасомой. Помимо непосредственного </w:t>
      </w:r>
      <w:proofErr w:type="spellStart"/>
      <w:r w:rsidRPr="007A630F">
        <w:rPr>
          <w:lang w:val="ru-RU"/>
        </w:rPr>
        <w:t>презентирования</w:t>
      </w:r>
      <w:proofErr w:type="spellEnd"/>
      <w:r w:rsidRPr="007A630F">
        <w:rPr>
          <w:lang w:val="ru-RU"/>
        </w:rPr>
        <w:t xml:space="preserve"> существует каскад реакции, когда экзогенные пептиды </w:t>
      </w:r>
      <w:proofErr w:type="spellStart"/>
      <w:r w:rsidRPr="007A630F">
        <w:rPr>
          <w:lang w:val="ru-RU"/>
        </w:rPr>
        <w:t>презентируются</w:t>
      </w:r>
      <w:proofErr w:type="spellEnd"/>
      <w:r w:rsidRPr="007A630F">
        <w:rPr>
          <w:lang w:val="ru-RU"/>
        </w:rPr>
        <w:t xml:space="preserve"> на МНС </w:t>
      </w:r>
      <w:r>
        <w:t>I</w:t>
      </w:r>
      <w:r w:rsidRPr="007A630F">
        <w:rPr>
          <w:lang w:val="ru-RU"/>
        </w:rPr>
        <w:t xml:space="preserve">. Существуют патогены, способные </w:t>
      </w:r>
      <w:r w:rsidR="009E036F" w:rsidRPr="007A630F">
        <w:rPr>
          <w:lang w:val="ru-RU"/>
        </w:rPr>
        <w:t>не напрямую</w:t>
      </w:r>
      <w:r w:rsidRPr="007A630F">
        <w:rPr>
          <w:lang w:val="ru-RU"/>
        </w:rPr>
        <w:t xml:space="preserve"> поражать АПК. Существует специальный тип дендритных клеток, который </w:t>
      </w:r>
      <w:proofErr w:type="spellStart"/>
      <w:r w:rsidRPr="007A630F">
        <w:rPr>
          <w:lang w:val="ru-RU"/>
        </w:rPr>
        <w:t>презентирует</w:t>
      </w:r>
      <w:proofErr w:type="spellEnd"/>
      <w:r w:rsidRPr="007A630F">
        <w:rPr>
          <w:lang w:val="ru-RU"/>
        </w:rPr>
        <w:t xml:space="preserve"> пептиды, полученные </w:t>
      </w:r>
      <w:proofErr w:type="spellStart"/>
      <w:r w:rsidRPr="007A630F">
        <w:rPr>
          <w:lang w:val="ru-RU"/>
        </w:rPr>
        <w:t>фаголизосомальной</w:t>
      </w:r>
      <w:proofErr w:type="spellEnd"/>
      <w:r w:rsidRPr="007A630F">
        <w:rPr>
          <w:lang w:val="ru-RU"/>
        </w:rPr>
        <w:t xml:space="preserve"> системой, на МНС первого, а не второго класса, как это протекает в других АПК</w:t>
      </w:r>
      <w:r w:rsidR="009E036F" w:rsidRPr="0075779D">
        <w:rPr>
          <w:lang w:val="ru-RU"/>
        </w:rPr>
        <w:t xml:space="preserve"> </w:t>
      </w:r>
      <w:r w:rsidR="009E036F">
        <w:rPr>
          <w:lang w:val="ru-RU"/>
        </w:rPr>
        <w:fldChar w:fldCharType="begin"/>
      </w:r>
      <w:r w:rsidR="009E036F">
        <w:rPr>
          <w:lang w:val="ru-RU"/>
        </w:rPr>
        <w:instrText xml:space="preserve"> ADDIN ZOTERO_ITEM CSL_CITATION {"citationID":"ZgCKQpCT","properties":{"formattedCitation":"[28]","plainCitation":"[28]","noteIndex":0},"citationItems":[{"id":382,"uris":["http://zotero.org/users/10071278/items/MZWVLD8M"],"itemData":{"id":382,"type":"article-journal","container-title":"Nature Immunology","DOI":"10.1038/ni0406-363","ISSN":"1529-2908, 1529-2916","issue":"4","journalAbbreviation":"Nat Immunol","language":"en","page":"363-365","source":"DOI.org (Crossref)","title":"Cross-priming","volume":"7","author":[{"family":"Bevan","given":"Michael J"}],"issued":{"date-parts":[["2006",4]]}}}],"schema":"https://github.com/citation-style-language/schema/raw/master/csl-citation.json"} </w:instrText>
      </w:r>
      <w:r w:rsidR="009E036F">
        <w:rPr>
          <w:lang w:val="ru-RU"/>
        </w:rPr>
        <w:fldChar w:fldCharType="separate"/>
      </w:r>
      <w:r w:rsidR="009E036F" w:rsidRPr="009E036F">
        <w:rPr>
          <w:rFonts w:cs="Times New Roman"/>
          <w:lang w:val="ru-RU"/>
        </w:rPr>
        <w:t>[28]</w:t>
      </w:r>
      <w:r w:rsidR="009E036F">
        <w:rPr>
          <w:lang w:val="ru-RU"/>
        </w:rPr>
        <w:fldChar w:fldCharType="end"/>
      </w:r>
      <w:r w:rsidRPr="007A630F">
        <w:rPr>
          <w:lang w:val="ru-RU"/>
        </w:rPr>
        <w:t>. Такой каскад называется перекрестной презентацией, а активацию Т-клеток, с помощью этого каскада - кросс-</w:t>
      </w:r>
      <w:proofErr w:type="spellStart"/>
      <w:r w:rsidRPr="007A630F">
        <w:rPr>
          <w:lang w:val="ru-RU"/>
        </w:rPr>
        <w:t>праймингом</w:t>
      </w:r>
      <w:proofErr w:type="spellEnd"/>
      <w:r w:rsidRPr="007A630F">
        <w:rPr>
          <w:lang w:val="ru-RU"/>
        </w:rPr>
        <w:t xml:space="preserve">. Рассмотрение перекрестного </w:t>
      </w:r>
      <w:proofErr w:type="spellStart"/>
      <w:r w:rsidRPr="007A630F">
        <w:rPr>
          <w:lang w:val="ru-RU"/>
        </w:rPr>
        <w:t>презентирования</w:t>
      </w:r>
      <w:proofErr w:type="spellEnd"/>
      <w:r w:rsidRPr="007A630F">
        <w:rPr>
          <w:lang w:val="ru-RU"/>
        </w:rPr>
        <w:t xml:space="preserve"> и </w:t>
      </w:r>
      <w:proofErr w:type="spellStart"/>
      <w:r w:rsidRPr="007A630F">
        <w:rPr>
          <w:lang w:val="ru-RU"/>
        </w:rPr>
        <w:t>презенитрования</w:t>
      </w:r>
      <w:proofErr w:type="spellEnd"/>
      <w:r w:rsidRPr="007A630F">
        <w:rPr>
          <w:lang w:val="ru-RU"/>
        </w:rPr>
        <w:t xml:space="preserve"> на МНС </w:t>
      </w:r>
      <w:r>
        <w:t>II</w:t>
      </w:r>
      <w:r w:rsidRPr="007A630F">
        <w:rPr>
          <w:lang w:val="ru-RU"/>
        </w:rPr>
        <w:t xml:space="preserve"> выходит за рамки данные работы, поэтому далее речь пойдет о процессах</w:t>
      </w:r>
      <w:r w:rsidR="00B50096">
        <w:rPr>
          <w:lang w:val="ru-RU"/>
        </w:rPr>
        <w:t>,</w:t>
      </w:r>
      <w:r w:rsidRPr="007A630F">
        <w:rPr>
          <w:lang w:val="ru-RU"/>
        </w:rPr>
        <w:t xml:space="preserve"> протекающих при непосредственной презентации антигена.</w:t>
      </w:r>
      <w:bookmarkStart w:id="208" w:name="процессинг-антигенов-для-mhc-i"/>
      <w:bookmarkEnd w:id="198"/>
    </w:p>
    <w:p w14:paraId="006678EC" w14:textId="24F7566F" w:rsidR="005C4AD5" w:rsidRPr="007A630F" w:rsidRDefault="00960AF7" w:rsidP="0075779D">
      <w:pPr>
        <w:pStyle w:val="2"/>
        <w:rPr>
          <w:lang w:val="ru-RU"/>
        </w:rPr>
      </w:pPr>
      <w:bookmarkStart w:id="209" w:name="_Toc136219688"/>
      <w:r w:rsidRPr="0075779D">
        <w:rPr>
          <w:lang w:val="ru-RU"/>
        </w:rPr>
        <w:t>1.2</w:t>
      </w:r>
      <w:r w:rsidR="00BF5734" w:rsidRPr="00960AF7">
        <w:rPr>
          <w:lang w:val="ru-RU"/>
        </w:rPr>
        <w:t xml:space="preserve">. Процессинг антигенов для </w:t>
      </w:r>
      <w:r w:rsidR="00BF5734" w:rsidRPr="00960AF7">
        <w:t>MHC</w:t>
      </w:r>
      <w:r w:rsidR="00BF5734" w:rsidRPr="00960AF7">
        <w:rPr>
          <w:lang w:val="ru-RU"/>
        </w:rPr>
        <w:t xml:space="preserve"> </w:t>
      </w:r>
      <w:r w:rsidR="00BF5734" w:rsidRPr="00960AF7">
        <w:t>I</w:t>
      </w:r>
      <w:bookmarkEnd w:id="209"/>
    </w:p>
    <w:p w14:paraId="7639B712" w14:textId="1E57E0A6" w:rsidR="005C4AD5" w:rsidRPr="007A630F" w:rsidRDefault="00BF5734">
      <w:pPr>
        <w:pStyle w:val="FirstParagraph"/>
        <w:rPr>
          <w:lang w:val="ru-RU"/>
        </w:rPr>
      </w:pPr>
      <w:r w:rsidRPr="007A630F">
        <w:rPr>
          <w:lang w:val="ru-RU"/>
        </w:rPr>
        <w:t>Процессинг антигенов для МНС первого класса проходит в 6 стадий</w:t>
      </w:r>
      <w:r w:rsidR="00E608AF" w:rsidRPr="0075779D">
        <w:rPr>
          <w:lang w:val="ru-RU"/>
        </w:rPr>
        <w:t xml:space="preserve"> </w:t>
      </w:r>
      <w:r w:rsidR="00E608AF">
        <w:rPr>
          <w:lang w:val="ru-RU"/>
        </w:rPr>
        <w:fldChar w:fldCharType="begin"/>
      </w:r>
      <w:r w:rsidR="00E608AF">
        <w:rPr>
          <w:lang w:val="ru-RU"/>
        </w:rPr>
        <w:instrText xml:space="preserve"> ADDIN ZOTERO_ITEM CSL_CITATION {"citationID":"7u7IEDn7","properties":{"formattedCitation":"[29]","plainCitation":"[29]","noteIndex":0},"citationItems":[{"id":371,"uris":["http://zotero.org/users/10071278/items/R8KB9E7Y"],"itemData":{"id":371,"type":"article-journal","abstract":"Antigen processing and presentation are the cornerstones of adaptive immunity. B cells cannot generate high-affinity antibodies without T cell help. CD4+ T cells, which provide such help, use antigen-s pecific receptors that recognize major histocompatibility complex (MHC) molecules in complex with peptide cargo. Similarly, eradication of virus-infected cells often depends on cytotoxic CD8+ T cells, which rely on the recognition of peptide–MHC complexes for their action. The two major classes of glycoproteins entrusted with antigen presentation are the MHC class I and class II molecules, which present antigenic peptides to CD8+ T cells and CD4+ T cells, respectively. This Review describes the essentials of antigen processing and presentation. These pathways are divided into six discrete steps that allow a comparison of the various means by which antigens destined for presentation are acquired and how the source proteins for these antigens are tagged for degradation, destroyed and ultimately displayed as peptides in complex with MHC molecules for T cell recognition.","container-title":"Nature Reviews Immunology","DOI":"10.1038/s41577-022-00707-2","ISSN":"1474-1733, 1474-1741","issue":"12","journalAbbreviation":"Nat Rev Immunol","language":"en","page":"751-764","source":"DOI.org (Crossref)","title":"A guide to antigen processing and presentation","volume":"22","author":[{"family":"Pishesha","given":"Novalia"},{"family":"Harmand","given":"Thibault J."},{"family":"Ploegh","given":"Hidde L."}],"issued":{"date-parts":[["2022",12]]}}}],"schema":"https://github.com/citation-style-language/schema/raw/master/csl-citation.json"} </w:instrText>
      </w:r>
      <w:r w:rsidR="00E608AF">
        <w:rPr>
          <w:lang w:val="ru-RU"/>
        </w:rPr>
        <w:fldChar w:fldCharType="separate"/>
      </w:r>
      <w:r w:rsidR="00E608AF" w:rsidRPr="00E608AF">
        <w:rPr>
          <w:rFonts w:cs="Times New Roman"/>
          <w:lang w:val="ru-RU"/>
        </w:rPr>
        <w:t>[29]</w:t>
      </w:r>
      <w:r w:rsidR="00E608AF">
        <w:rPr>
          <w:lang w:val="ru-RU"/>
        </w:rPr>
        <w:fldChar w:fldCharType="end"/>
      </w:r>
      <w:r w:rsidRPr="007A630F">
        <w:rPr>
          <w:lang w:val="ru-RU"/>
        </w:rPr>
        <w:t>:</w:t>
      </w:r>
    </w:p>
    <w:p w14:paraId="1F31165E" w14:textId="5F1FD685" w:rsidR="005C4AD5" w:rsidRPr="007A630F" w:rsidRDefault="00BF5734">
      <w:pPr>
        <w:pStyle w:val="Compact"/>
        <w:numPr>
          <w:ilvl w:val="0"/>
          <w:numId w:val="6"/>
        </w:numPr>
        <w:rPr>
          <w:lang w:val="ru-RU"/>
        </w:rPr>
      </w:pPr>
      <w:r w:rsidRPr="007A630F">
        <w:rPr>
          <w:lang w:val="ru-RU"/>
        </w:rPr>
        <w:t xml:space="preserve">Получение антигена (фагоцитозом, </w:t>
      </w:r>
      <w:proofErr w:type="spellStart"/>
      <w:r w:rsidRPr="007A630F">
        <w:rPr>
          <w:lang w:val="ru-RU"/>
        </w:rPr>
        <w:t>пиноцитозом</w:t>
      </w:r>
      <w:proofErr w:type="spellEnd"/>
      <w:r w:rsidRPr="007A630F">
        <w:rPr>
          <w:lang w:val="ru-RU"/>
        </w:rPr>
        <w:t xml:space="preserve"> и прочими способами)</w:t>
      </w:r>
      <w:r w:rsidR="00960AF7" w:rsidRPr="00960AF7">
        <w:rPr>
          <w:lang w:val="ru-RU"/>
        </w:rPr>
        <w:t>,</w:t>
      </w:r>
    </w:p>
    <w:p w14:paraId="3933DA82" w14:textId="77777777" w:rsidR="005C4AD5" w:rsidRPr="007A630F" w:rsidRDefault="00BF5734">
      <w:pPr>
        <w:pStyle w:val="Compact"/>
        <w:numPr>
          <w:ilvl w:val="0"/>
          <w:numId w:val="6"/>
        </w:numPr>
        <w:rPr>
          <w:lang w:val="ru-RU"/>
        </w:rPr>
      </w:pPr>
      <w:r w:rsidRPr="007A630F">
        <w:rPr>
          <w:lang w:val="ru-RU"/>
        </w:rPr>
        <w:t>Присоединение метки к белку в цитоплазме,</w:t>
      </w:r>
    </w:p>
    <w:p w14:paraId="15527636" w14:textId="77777777" w:rsidR="005C4AD5" w:rsidRPr="007A630F" w:rsidRDefault="00BF5734">
      <w:pPr>
        <w:pStyle w:val="Compact"/>
        <w:numPr>
          <w:ilvl w:val="0"/>
          <w:numId w:val="6"/>
        </w:numPr>
        <w:rPr>
          <w:lang w:val="ru-RU"/>
        </w:rPr>
      </w:pPr>
      <w:r w:rsidRPr="007A630F">
        <w:rPr>
          <w:lang w:val="ru-RU"/>
        </w:rPr>
        <w:t>Гидролиз меченого белка протеасомой на отдельные пептиды,</w:t>
      </w:r>
    </w:p>
    <w:p w14:paraId="178DA5F3" w14:textId="77777777" w:rsidR="005C4AD5" w:rsidRDefault="00BF5734">
      <w:pPr>
        <w:pStyle w:val="Compact"/>
        <w:numPr>
          <w:ilvl w:val="0"/>
          <w:numId w:val="6"/>
        </w:numPr>
      </w:pPr>
      <w:proofErr w:type="spellStart"/>
      <w:r>
        <w:t>Транспорт</w:t>
      </w:r>
      <w:proofErr w:type="spellEnd"/>
      <w:r>
        <w:t xml:space="preserve"> </w:t>
      </w:r>
      <w:proofErr w:type="spellStart"/>
      <w:r>
        <w:t>пептидов</w:t>
      </w:r>
      <w:proofErr w:type="spellEnd"/>
      <w:r>
        <w:t xml:space="preserve"> в ЭПР,</w:t>
      </w:r>
    </w:p>
    <w:p w14:paraId="302414D3" w14:textId="77777777" w:rsidR="005C4AD5" w:rsidRPr="007A630F" w:rsidRDefault="00BF5734">
      <w:pPr>
        <w:pStyle w:val="Compact"/>
        <w:numPr>
          <w:ilvl w:val="0"/>
          <w:numId w:val="6"/>
        </w:numPr>
        <w:rPr>
          <w:lang w:val="ru-RU"/>
        </w:rPr>
      </w:pPr>
      <w:r w:rsidRPr="007A630F">
        <w:rPr>
          <w:lang w:val="ru-RU"/>
        </w:rPr>
        <w:lastRenderedPageBreak/>
        <w:t>Встраивание пептида в белок МНС первого класса,</w:t>
      </w:r>
    </w:p>
    <w:p w14:paraId="733FA94F" w14:textId="77777777" w:rsidR="005C4AD5" w:rsidRDefault="00BF5734">
      <w:pPr>
        <w:pStyle w:val="Compact"/>
        <w:numPr>
          <w:ilvl w:val="0"/>
          <w:numId w:val="6"/>
        </w:numPr>
      </w:pPr>
      <w:proofErr w:type="spellStart"/>
      <w:r>
        <w:t>Транспорт</w:t>
      </w:r>
      <w:proofErr w:type="spellEnd"/>
      <w:r>
        <w:t xml:space="preserve"> </w:t>
      </w:r>
      <w:proofErr w:type="spellStart"/>
      <w:r>
        <w:t>комплекса</w:t>
      </w:r>
      <w:proofErr w:type="spellEnd"/>
      <w:r>
        <w:t xml:space="preserve"> </w:t>
      </w:r>
      <w:proofErr w:type="spellStart"/>
      <w:r>
        <w:t>на</w:t>
      </w:r>
      <w:proofErr w:type="spellEnd"/>
      <w:r>
        <w:t xml:space="preserve"> ЦПМ.</w:t>
      </w:r>
    </w:p>
    <w:p w14:paraId="6C4F208D" w14:textId="2EB057B5" w:rsidR="005C4AD5" w:rsidRPr="007A630F" w:rsidRDefault="00BF5734">
      <w:pPr>
        <w:pStyle w:val="FirstParagraph"/>
        <w:rPr>
          <w:lang w:val="ru-RU"/>
        </w:rPr>
      </w:pPr>
      <w:r w:rsidRPr="007A630F">
        <w:rPr>
          <w:lang w:val="ru-RU"/>
        </w:rPr>
        <w:t>В качестве метки используется особый небольшой консервативный белок - убиквитин. Мечение осуществляется специальной убиквитин-</w:t>
      </w:r>
      <w:proofErr w:type="spellStart"/>
      <w:r w:rsidRPr="007A630F">
        <w:rPr>
          <w:lang w:val="ru-RU"/>
        </w:rPr>
        <w:t>проте</w:t>
      </w:r>
      <w:r w:rsidR="0072465A">
        <w:rPr>
          <w:lang w:val="ru-RU"/>
        </w:rPr>
        <w:t>а</w:t>
      </w:r>
      <w:r w:rsidRPr="007A630F">
        <w:rPr>
          <w:lang w:val="ru-RU"/>
        </w:rPr>
        <w:t>сомальной</w:t>
      </w:r>
      <w:proofErr w:type="spellEnd"/>
      <w:r w:rsidRPr="007A630F">
        <w:rPr>
          <w:lang w:val="ru-RU"/>
        </w:rPr>
        <w:t xml:space="preserve"> системой (</w:t>
      </w:r>
      <w:r>
        <w:t>Ubiquitin</w:t>
      </w:r>
      <w:r w:rsidRPr="007A630F">
        <w:rPr>
          <w:lang w:val="ru-RU"/>
        </w:rPr>
        <w:t>-</w:t>
      </w:r>
      <w:r>
        <w:t>proteasomal</w:t>
      </w:r>
      <w:r w:rsidRPr="007A630F">
        <w:rPr>
          <w:lang w:val="ru-RU"/>
        </w:rPr>
        <w:t xml:space="preserve"> </w:t>
      </w:r>
      <w:r>
        <w:t>system</w:t>
      </w:r>
      <w:r w:rsidRPr="007A630F">
        <w:rPr>
          <w:lang w:val="ru-RU"/>
        </w:rPr>
        <w:t xml:space="preserve">, </w:t>
      </w:r>
      <w:r>
        <w:t>UPS</w:t>
      </w:r>
      <w:r w:rsidRPr="007A630F">
        <w:rPr>
          <w:lang w:val="ru-RU"/>
        </w:rPr>
        <w:t>). Каскад реакций мечения описан в этой работе</w:t>
      </w:r>
      <w:r w:rsidR="000B7CEC">
        <w:rPr>
          <w:lang w:val="ru-RU"/>
        </w:rPr>
        <w:t xml:space="preserve"> </w:t>
      </w:r>
      <w:r w:rsidR="00E608AF">
        <w:rPr>
          <w:lang w:val="ru-RU"/>
        </w:rPr>
        <w:fldChar w:fldCharType="begin"/>
      </w:r>
      <w:r w:rsidR="00E608AF">
        <w:rPr>
          <w:lang w:val="ru-RU"/>
        </w:rPr>
        <w:instrText xml:space="preserve"> ADDIN ZOTERO_ITEM CSL_CITATION {"citationID":"qSOHbAaq","properties":{"formattedCitation":"[30]","plainCitation":"[30]","noteIndex":0},"citationItems":[{"id":381,"uris":["http://zotero.org/users/10071278/items/Z4QMH5BW"],"itemData":{"id":381,"type":"article-journal","container-title":"Frontiers in Molecular Neuroscience","DOI":"10.3389/fnmol.2016.00004","ISSN":"1662-5099","journalAbbreviation":"Front. Mol. Neurosci.","source":"DOI.org (Crossref)","title":"The Ubiquitin-Proteasome System: Potential Therapeutic Targets for Alzheimer’s Disease and Spinal Cord Injury","title-short":"The Ubiquitin-Proteasome System","URL":"http://journal.frontiersin.org/Article/10.3389/fnmol.2016.00004/abstract","volume":"9","author":[{"family":"Gong","given":"Bing"},{"family":"Radulovic","given":"Miroslav"},{"family":"Figueiredo-Pereira","given":"Maria E."},{"family":"Cardozo","given":"Christopher"}],"accessed":{"date-parts":[["2023",4,6]]},"issued":{"date-parts":[["2016",1,26]]}}}],"schema":"https://github.com/citation-style-language/schema/raw/master/csl-citation.json"} </w:instrText>
      </w:r>
      <w:r w:rsidR="00E608AF">
        <w:rPr>
          <w:lang w:val="ru-RU"/>
        </w:rPr>
        <w:fldChar w:fldCharType="separate"/>
      </w:r>
      <w:r w:rsidR="00E608AF" w:rsidRPr="0075779D">
        <w:rPr>
          <w:rFonts w:cs="Times New Roman"/>
          <w:lang w:val="ru-RU"/>
        </w:rPr>
        <w:t>[30]</w:t>
      </w:r>
      <w:r w:rsidR="00E608AF">
        <w:rPr>
          <w:lang w:val="ru-RU"/>
        </w:rPr>
        <w:fldChar w:fldCharType="end"/>
      </w:r>
      <w:r w:rsidRPr="007A630F">
        <w:rPr>
          <w:lang w:val="ru-RU"/>
        </w:rPr>
        <w:t xml:space="preserve">. Сначала 1 молекула убиквитина ковалентно присоединяется к остатку цистеина убиквитин-активирующего фермента своим С-концевым остатком с затратой АТФ, затем он </w:t>
      </w:r>
      <w:proofErr w:type="spellStart"/>
      <w:r w:rsidRPr="007A630F">
        <w:rPr>
          <w:lang w:val="ru-RU"/>
        </w:rPr>
        <w:t>пересносится</w:t>
      </w:r>
      <w:proofErr w:type="spellEnd"/>
      <w:r w:rsidRPr="007A630F">
        <w:rPr>
          <w:lang w:val="ru-RU"/>
        </w:rPr>
        <w:t xml:space="preserve"> на убиквитин-конъюгирующий фермент. Следующим этапом убиквитин-конъюгирующий фермент формирует комплекс с </w:t>
      </w:r>
      <w:proofErr w:type="spellStart"/>
      <w:r w:rsidRPr="007A630F">
        <w:rPr>
          <w:lang w:val="ru-RU"/>
        </w:rPr>
        <w:t>убиквитинлигазой</w:t>
      </w:r>
      <w:proofErr w:type="spellEnd"/>
      <w:r w:rsidRPr="007A630F">
        <w:rPr>
          <w:lang w:val="ru-RU"/>
        </w:rPr>
        <w:t xml:space="preserve">, с которой связан некоторый белковый субстрат. </w:t>
      </w:r>
      <w:proofErr w:type="spellStart"/>
      <w:r w:rsidRPr="007A630F">
        <w:rPr>
          <w:lang w:val="ru-RU"/>
        </w:rPr>
        <w:t>Убиквитинлигаза</w:t>
      </w:r>
      <w:proofErr w:type="spellEnd"/>
      <w:r w:rsidRPr="007A630F">
        <w:rPr>
          <w:lang w:val="ru-RU"/>
        </w:rPr>
        <w:t xml:space="preserve"> катализирует реакцию ковалентного связывания остатка лизина субстрата с С-концевым остатком глицина молекулы убиквитина. Дальнейший рост метки </w:t>
      </w:r>
      <w:proofErr w:type="spellStart"/>
      <w:r w:rsidRPr="007A630F">
        <w:rPr>
          <w:lang w:val="ru-RU"/>
        </w:rPr>
        <w:t>осуществялется</w:t>
      </w:r>
      <w:proofErr w:type="spellEnd"/>
      <w:r w:rsidRPr="007A630F">
        <w:rPr>
          <w:lang w:val="ru-RU"/>
        </w:rPr>
        <w:t xml:space="preserve"> </w:t>
      </w:r>
      <w:proofErr w:type="spellStart"/>
      <w:r w:rsidRPr="007A630F">
        <w:rPr>
          <w:lang w:val="ru-RU"/>
        </w:rPr>
        <w:t>убиквитинлигазой</w:t>
      </w:r>
      <w:proofErr w:type="spellEnd"/>
      <w:r w:rsidRPr="007A630F">
        <w:rPr>
          <w:lang w:val="ru-RU"/>
        </w:rPr>
        <w:t xml:space="preserve">. Метка состоит из 4 молекул убиквитина, </w:t>
      </w:r>
      <w:r w:rsidR="00960AF7" w:rsidRPr="007A630F">
        <w:rPr>
          <w:lang w:val="ru-RU"/>
        </w:rPr>
        <w:t>соедин</w:t>
      </w:r>
      <w:r w:rsidR="00960AF7">
        <w:rPr>
          <w:lang w:val="ru-RU"/>
        </w:rPr>
        <w:t>ё</w:t>
      </w:r>
      <w:r w:rsidR="00960AF7" w:rsidRPr="007A630F">
        <w:rPr>
          <w:lang w:val="ru-RU"/>
        </w:rPr>
        <w:t xml:space="preserve">нных </w:t>
      </w:r>
      <w:r w:rsidRPr="007A630F">
        <w:rPr>
          <w:lang w:val="ru-RU"/>
        </w:rPr>
        <w:t>между собой ковалентной связью между лизинами в 48 положении одной молекулы и С-концевым остатком глицина другой</w:t>
      </w:r>
      <w:r w:rsidR="00E608AF" w:rsidRPr="0075779D">
        <w:rPr>
          <w:lang w:val="ru-RU"/>
        </w:rPr>
        <w:t xml:space="preserve"> </w:t>
      </w:r>
      <w:r w:rsidR="00E608AF">
        <w:rPr>
          <w:lang w:val="ru-RU"/>
        </w:rPr>
        <w:fldChar w:fldCharType="begin"/>
      </w:r>
      <w:r w:rsidR="00E608AF">
        <w:rPr>
          <w:lang w:val="ru-RU"/>
        </w:rPr>
        <w:instrText xml:space="preserve"> ADDIN ZOTERO_ITEM CSL_CITATION {"citationID":"xAfdBgPC","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E608AF">
        <w:rPr>
          <w:lang w:val="ru-RU"/>
        </w:rPr>
        <w:fldChar w:fldCharType="separate"/>
      </w:r>
      <w:r w:rsidR="00E608AF" w:rsidRPr="0075779D">
        <w:rPr>
          <w:rFonts w:cs="Times New Roman"/>
          <w:lang w:val="ru-RU"/>
        </w:rPr>
        <w:t>[12]</w:t>
      </w:r>
      <w:r w:rsidR="00E608AF">
        <w:rPr>
          <w:lang w:val="ru-RU"/>
        </w:rPr>
        <w:fldChar w:fldCharType="end"/>
      </w:r>
      <w:r w:rsidRPr="007A630F">
        <w:rPr>
          <w:lang w:val="ru-RU"/>
        </w:rPr>
        <w:t>.</w:t>
      </w:r>
    </w:p>
    <w:p w14:paraId="32A0ADF2" w14:textId="59C1E02D" w:rsidR="005C4AD5" w:rsidRPr="007A630F" w:rsidRDefault="00BF5734">
      <w:pPr>
        <w:pStyle w:val="a0"/>
        <w:rPr>
          <w:lang w:val="ru-RU"/>
        </w:rPr>
      </w:pPr>
      <w:r w:rsidRPr="007A630F">
        <w:rPr>
          <w:lang w:val="ru-RU"/>
        </w:rPr>
        <w:t>Меченые белки поступают в особый белковый комплекс - протеасому. Существует множество типов проте</w:t>
      </w:r>
      <w:r w:rsidR="00200583">
        <w:rPr>
          <w:lang w:val="ru-RU"/>
        </w:rPr>
        <w:t>а</w:t>
      </w:r>
      <w:r w:rsidRPr="007A630F">
        <w:rPr>
          <w:lang w:val="ru-RU"/>
        </w:rPr>
        <w:t xml:space="preserve">сом, в зависимости от комбинации составляющих её </w:t>
      </w:r>
      <w:r w:rsidR="00200583">
        <w:rPr>
          <w:lang w:val="ru-RU"/>
        </w:rPr>
        <w:t xml:space="preserve">каталитических субъединиц </w:t>
      </w:r>
      <w:r w:rsidR="00200583">
        <w:rPr>
          <w:lang w:val="ru-RU"/>
        </w:rPr>
        <w:fldChar w:fldCharType="begin"/>
      </w:r>
      <w:r w:rsidR="00200583">
        <w:rPr>
          <w:lang w:val="ru-RU"/>
        </w:rPr>
        <w:instrText xml:space="preserve"> ADDIN ZOTERO_ITEM CSL_CITATION {"citationID":"Rb4qnAh5","properties":{"formattedCitation":"[31]","plainCitation":"[31]","noteIndex":0},"citationItems":[{"id":102,"uris":["http://zotero.org/users/10071278/items/B8QJ2ZBD"],"itemData":{"id":102,"type":"article-journal","abstract":"The proteasome is a highly sophisticated protease complex designed to carry out selective, eﬃcient and processive hydrolysis of client proteins. It is known to collaborate with ubiquitin, which polymerizes to form a marker for regulated proteolysis in eukaryotic cells. The highly organized proteasome plays a prominent role in the control of a diverse array of basic cellular activities by rapidly and unidirectionally catalyzing biological reactions. Studies of the proteasome during the past quarter of a century have provided profound insights into its structure and functions, which has appreciably contributed to our understanding of cellular life. Many questions, however, remain to be elucidated.","container-title":"Proceedings of the Japan Academy, Series B","DOI":"10.2183/pjab.85.12","ISSN":"0386-2208, 1349-2896","issue":"1","journalAbbreviation":"Proc. Jpn. Acad., Ser. B","language":"en","page":"12-36","source":"DOI.org (Crossref)","title":"The proteasome: Overview of structure and functions","title-short":"The proteasome","volume":"85","author":[{"family":"Tanaka","given":"Keiji"}],"issued":{"date-parts":[["2009"]]}}}],"schema":"https://github.com/citation-style-language/schema/raw/master/csl-citation.json"} </w:instrText>
      </w:r>
      <w:r w:rsidR="00200583">
        <w:rPr>
          <w:lang w:val="ru-RU"/>
        </w:rPr>
        <w:fldChar w:fldCharType="separate"/>
      </w:r>
      <w:r w:rsidR="00200583" w:rsidRPr="00200583">
        <w:rPr>
          <w:rFonts w:cs="Times New Roman"/>
          <w:lang w:val="ru-RU"/>
        </w:rPr>
        <w:t>[31]</w:t>
      </w:r>
      <w:r w:rsidR="00200583">
        <w:rPr>
          <w:lang w:val="ru-RU"/>
        </w:rPr>
        <w:fldChar w:fldCharType="end"/>
      </w:r>
      <w:r w:rsidRPr="007A630F">
        <w:rPr>
          <w:lang w:val="ru-RU"/>
        </w:rPr>
        <w:t>. Стандартная человеческая 26</w:t>
      </w:r>
      <w:r>
        <w:t>S</w:t>
      </w:r>
      <w:r w:rsidRPr="007A630F">
        <w:rPr>
          <w:lang w:val="ru-RU"/>
        </w:rPr>
        <w:t xml:space="preserve"> протеасома состоит из 3 частей: активной зоны - 20</w:t>
      </w:r>
      <w:r>
        <w:t>S</w:t>
      </w:r>
      <w:r w:rsidRPr="007A630F">
        <w:rPr>
          <w:lang w:val="ru-RU"/>
        </w:rPr>
        <w:t xml:space="preserve"> “бочонка”, который состоит из 28 субъединиц, которые организованы в стопку из 4 колец: 2 </w:t>
      </w:r>
      <m:oMath>
        <m:r>
          <w:rPr>
            <w:rFonts w:ascii="Cambria Math" w:hAnsi="Cambria Math"/>
          </w:rPr>
          <m:t>β</m:t>
        </m:r>
      </m:oMath>
      <w:r w:rsidRPr="007A630F">
        <w:rPr>
          <w:lang w:val="ru-RU"/>
        </w:rPr>
        <w:t xml:space="preserve">-кольца в центре и 2 </w:t>
      </w:r>
      <m:oMath>
        <m:r>
          <w:rPr>
            <w:rFonts w:ascii="Cambria Math" w:hAnsi="Cambria Math"/>
          </w:rPr>
          <m:t>α</m:t>
        </m:r>
      </m:oMath>
      <w:r w:rsidRPr="007A630F">
        <w:rPr>
          <w:lang w:val="ru-RU"/>
        </w:rPr>
        <w:t>-кольца по краям, - и 2 регуляторных 19</w:t>
      </w:r>
      <w:r>
        <w:t>S</w:t>
      </w:r>
      <w:r w:rsidRPr="007A630F">
        <w:rPr>
          <w:lang w:val="ru-RU"/>
        </w:rPr>
        <w:t xml:space="preserve"> частей, ре</w:t>
      </w:r>
      <w:r w:rsidR="00960AF7">
        <w:rPr>
          <w:lang w:val="ru-RU"/>
        </w:rPr>
        <w:t>г</w:t>
      </w:r>
      <w:r w:rsidRPr="007A630F">
        <w:rPr>
          <w:lang w:val="ru-RU"/>
        </w:rPr>
        <w:t>улирующие доступ внутрь каталитической области, распознающие меченый субстрат</w:t>
      </w:r>
      <w:r w:rsidR="00960AF7">
        <w:rPr>
          <w:lang w:val="ru-RU"/>
        </w:rPr>
        <w:t xml:space="preserve"> </w:t>
      </w:r>
      <w:r w:rsidR="00200583">
        <w:rPr>
          <w:lang w:val="ru-RU"/>
        </w:rPr>
        <w:fldChar w:fldCharType="begin"/>
      </w:r>
      <w:r w:rsidR="00200583">
        <w:rPr>
          <w:lang w:val="ru-RU"/>
        </w:rPr>
        <w:instrText xml:space="preserve"> ADDIN ZOTERO_ITEM CSL_CITATION {"citationID":"FkXsHQrH","properties":{"formattedCitation":"[32]","plainCitation":"[32]","noteIndex":0},"citationItems":[{"id":80,"uris":["http://zotero.org/users/10071278/items/MCWHRNRM"],"itemData":{"id":80,"type":"article-journal","container-title":"Nature Reviews Molecular Cell Biology","DOI":"10.1038/35056572","ISSN":"1471-0072, 1471-0080","issue":"3","journalAbbreviation":"Nat Rev Mol Cell Biol","language":"en","page":"179-188","source":"DOI.org (Crossref)","title":"Antigen processing by the proteasome","volume":"2","author":[{"family":"Kloetzel","given":"Peter-M."}],"issued":{"date-parts":[["2001",3]]}}}],"schema":"https://github.com/citation-style-language/schema/raw/master/csl-citation.json"} </w:instrText>
      </w:r>
      <w:r w:rsidR="00200583">
        <w:rPr>
          <w:lang w:val="ru-RU"/>
        </w:rPr>
        <w:fldChar w:fldCharType="separate"/>
      </w:r>
      <w:r w:rsidR="00200583" w:rsidRPr="00200583">
        <w:rPr>
          <w:rFonts w:cs="Times New Roman"/>
          <w:lang w:val="ru-RU"/>
        </w:rPr>
        <w:t>[32]</w:t>
      </w:r>
      <w:r w:rsidR="00200583">
        <w:rPr>
          <w:lang w:val="ru-RU"/>
        </w:rPr>
        <w:fldChar w:fldCharType="end"/>
      </w:r>
      <w:r w:rsidRPr="007A630F">
        <w:rPr>
          <w:lang w:val="ru-RU"/>
        </w:rPr>
        <w:t xml:space="preserve">. Каталитическими являются лишь 1, 2 и 5 субъединицы </w:t>
      </w:r>
      <m:oMath>
        <m:r>
          <w:rPr>
            <w:rFonts w:ascii="Cambria Math" w:hAnsi="Cambria Math"/>
          </w:rPr>
          <m:t>β</m:t>
        </m:r>
      </m:oMath>
      <w:r w:rsidRPr="007A630F">
        <w:rPr>
          <w:lang w:val="ru-RU"/>
        </w:rPr>
        <w:t xml:space="preserve">-колец. Разные субъединицы обладают разным типом химической активности, но нет определенных правил, позволяющих сказать по какому аминокислотному остатку точно произойдет расщепление в определенной последовательности. Характеристика каталитических </w:t>
      </w:r>
      <w:r w:rsidRPr="007A630F">
        <w:rPr>
          <w:lang w:val="ru-RU"/>
        </w:rPr>
        <w:lastRenderedPageBreak/>
        <w:t xml:space="preserve">субъединиц приведена в </w:t>
      </w:r>
      <w:hyperlink w:anchor="tbl-proteasome">
        <w:r w:rsidR="000B7CEC" w:rsidRPr="000B7CEC">
          <w:rPr>
            <w:rStyle w:val="afd"/>
            <w:color w:val="000000" w:themeColor="text1"/>
            <w:lang w:val="ru-RU"/>
          </w:rPr>
          <w:t xml:space="preserve">таблице </w:t>
        </w:r>
        <w:r w:rsidRPr="000B7CEC">
          <w:rPr>
            <w:rStyle w:val="afd"/>
            <w:color w:val="000000" w:themeColor="text1"/>
            <w:lang w:val="ru-RU"/>
          </w:rPr>
          <w:t>1</w:t>
        </w:r>
      </w:hyperlink>
      <w:r w:rsidRPr="007A630F">
        <w:rPr>
          <w:lang w:val="ru-RU"/>
        </w:rPr>
        <w:t xml:space="preserve">. Существуют специальные каталитические субъединицы, которые экспрессируются при наличии </w:t>
      </w:r>
      <w:r>
        <w:t>IFN</w:t>
      </w:r>
      <w:r w:rsidRPr="007A630F">
        <w:rPr>
          <w:lang w:val="ru-RU"/>
        </w:rPr>
        <w:t>-</w:t>
      </w:r>
      <m:oMath>
        <m:r>
          <w:rPr>
            <w:rFonts w:ascii="Cambria Math" w:hAnsi="Cambria Math"/>
          </w:rPr>
          <m:t>γ</m:t>
        </m:r>
      </m:oMath>
      <w:r w:rsidRPr="007A630F">
        <w:rPr>
          <w:lang w:val="ru-RU"/>
        </w:rPr>
        <w:t>, и они обладают несколько другим профилем активности, чем стан</w:t>
      </w:r>
      <w:proofErr w:type="spellStart"/>
      <w:r w:rsidRPr="007A630F">
        <w:rPr>
          <w:lang w:val="ru-RU"/>
        </w:rPr>
        <w:t>дартные</w:t>
      </w:r>
      <w:proofErr w:type="spellEnd"/>
      <w:r w:rsidRPr="007A630F">
        <w:rPr>
          <w:lang w:val="ru-RU"/>
        </w:rPr>
        <w:t xml:space="preserve"> каталитические субъединицы. Кроме этого, есть специальная пятая субъединица, которая экспрессируется только в кортикальном слое тимуса эпителиальными клетками. По типу входящих в активную зону каталитических субъединиц выделяют конститутивные протеасомы, </w:t>
      </w:r>
      <w:proofErr w:type="spellStart"/>
      <w:r w:rsidR="00446B25" w:rsidRPr="007A630F">
        <w:rPr>
          <w:lang w:val="ru-RU"/>
        </w:rPr>
        <w:t>иммунопроте</w:t>
      </w:r>
      <w:r w:rsidR="00446B25">
        <w:rPr>
          <w:lang w:val="ru-RU"/>
        </w:rPr>
        <w:t>а</w:t>
      </w:r>
      <w:r w:rsidR="00446B25" w:rsidRPr="007A630F">
        <w:rPr>
          <w:lang w:val="ru-RU"/>
        </w:rPr>
        <w:t>сомы</w:t>
      </w:r>
      <w:proofErr w:type="spellEnd"/>
      <w:r w:rsidR="00446B25" w:rsidRPr="007A630F">
        <w:rPr>
          <w:lang w:val="ru-RU"/>
        </w:rPr>
        <w:t xml:space="preserve"> </w:t>
      </w:r>
      <w:r w:rsidRPr="007A630F">
        <w:rPr>
          <w:lang w:val="ru-RU"/>
        </w:rPr>
        <w:t xml:space="preserve">и </w:t>
      </w:r>
      <w:proofErr w:type="spellStart"/>
      <w:r w:rsidR="00446B25" w:rsidRPr="007A630F">
        <w:rPr>
          <w:lang w:val="ru-RU"/>
        </w:rPr>
        <w:t>тимопроте</w:t>
      </w:r>
      <w:r w:rsidR="00446B25">
        <w:rPr>
          <w:lang w:val="ru-RU"/>
        </w:rPr>
        <w:t>а</w:t>
      </w:r>
      <w:r w:rsidR="00446B25" w:rsidRPr="007A630F">
        <w:rPr>
          <w:lang w:val="ru-RU"/>
        </w:rPr>
        <w:t>сомы</w:t>
      </w:r>
      <w:proofErr w:type="spellEnd"/>
      <w:r w:rsidRPr="007A630F">
        <w:rPr>
          <w:lang w:val="ru-RU"/>
        </w:rPr>
        <w:t xml:space="preserve">. Конститутивные протеасомы - те протеасомы, в состав которых входят только конститутивные субъединицы </w:t>
      </w:r>
      <m:oMath>
        <m:r>
          <w:rPr>
            <w:rFonts w:ascii="Cambria Math" w:hAnsi="Cambria Math"/>
          </w:rPr>
          <m:t>β</m:t>
        </m:r>
        <m:r>
          <w:rPr>
            <w:rFonts w:ascii="Cambria Math" w:hAnsi="Cambria Math"/>
            <w:lang w:val="ru-RU"/>
          </w:rPr>
          <m:t>1</m:t>
        </m:r>
      </m:oMath>
      <w:r w:rsidRPr="007A630F">
        <w:rPr>
          <w:lang w:val="ru-RU"/>
        </w:rPr>
        <w:t xml:space="preserve">, </w:t>
      </w:r>
      <m:oMath>
        <m:r>
          <w:rPr>
            <w:rFonts w:ascii="Cambria Math" w:hAnsi="Cambria Math"/>
          </w:rPr>
          <m:t>β</m:t>
        </m:r>
        <m:r>
          <w:rPr>
            <w:rFonts w:ascii="Cambria Math" w:hAnsi="Cambria Math"/>
            <w:lang w:val="ru-RU"/>
          </w:rPr>
          <m:t>2</m:t>
        </m:r>
      </m:oMath>
      <w:r w:rsidRPr="007A630F">
        <w:rPr>
          <w:lang w:val="ru-RU"/>
        </w:rPr>
        <w:t xml:space="preserve"> и </w:t>
      </w:r>
      <m:oMath>
        <m:r>
          <w:rPr>
            <w:rFonts w:ascii="Cambria Math" w:hAnsi="Cambria Math"/>
          </w:rPr>
          <m:t>β</m:t>
        </m:r>
        <m:r>
          <w:rPr>
            <w:rFonts w:ascii="Cambria Math" w:hAnsi="Cambria Math"/>
            <w:lang w:val="ru-RU"/>
          </w:rPr>
          <m:t>5</m:t>
        </m:r>
      </m:oMath>
      <w:r w:rsidRPr="007A630F">
        <w:rPr>
          <w:lang w:val="ru-RU"/>
        </w:rPr>
        <w:t>. Имму</w:t>
      </w:r>
      <w:proofErr w:type="spellStart"/>
      <w:r w:rsidRPr="007A630F">
        <w:rPr>
          <w:lang w:val="ru-RU"/>
        </w:rPr>
        <w:t>нопротеосомами</w:t>
      </w:r>
      <w:proofErr w:type="spellEnd"/>
      <w:r w:rsidRPr="007A630F">
        <w:rPr>
          <w:lang w:val="ru-RU"/>
        </w:rPr>
        <w:t xml:space="preserve"> называют </w:t>
      </w:r>
      <w:proofErr w:type="spellStart"/>
      <w:r w:rsidRPr="007A630F">
        <w:rPr>
          <w:lang w:val="ru-RU"/>
        </w:rPr>
        <w:t>протеосому</w:t>
      </w:r>
      <w:proofErr w:type="spellEnd"/>
      <w:r w:rsidRPr="007A630F">
        <w:rPr>
          <w:lang w:val="ru-RU"/>
        </w:rPr>
        <w:t xml:space="preserve">, в которой есть </w:t>
      </w:r>
      <m:oMath>
        <m:r>
          <w:rPr>
            <w:rFonts w:ascii="Cambria Math" w:hAnsi="Cambria Math"/>
          </w:rPr>
          <m:t>β</m:t>
        </m:r>
        <m:r>
          <w:rPr>
            <w:rFonts w:ascii="Cambria Math" w:hAnsi="Cambria Math"/>
            <w:lang w:val="ru-RU"/>
          </w:rPr>
          <m:t>1</m:t>
        </m:r>
        <m:r>
          <w:rPr>
            <w:rFonts w:ascii="Cambria Math" w:hAnsi="Cambria Math"/>
          </w:rPr>
          <m:t>i</m:t>
        </m:r>
      </m:oMath>
      <w:r w:rsidRPr="007A630F">
        <w:rPr>
          <w:lang w:val="ru-RU"/>
        </w:rPr>
        <w:t xml:space="preserve">, </w:t>
      </w:r>
      <m:oMath>
        <m:r>
          <w:rPr>
            <w:rFonts w:ascii="Cambria Math" w:hAnsi="Cambria Math"/>
          </w:rPr>
          <m:t>β</m:t>
        </m:r>
        <m:r>
          <w:rPr>
            <w:rFonts w:ascii="Cambria Math" w:hAnsi="Cambria Math"/>
            <w:lang w:val="ru-RU"/>
          </w:rPr>
          <m:t>2</m:t>
        </m:r>
        <m:r>
          <w:rPr>
            <w:rFonts w:ascii="Cambria Math" w:hAnsi="Cambria Math"/>
          </w:rPr>
          <m:t>i</m:t>
        </m:r>
      </m:oMath>
      <w:r w:rsidRPr="007A630F">
        <w:rPr>
          <w:lang w:val="ru-RU"/>
        </w:rPr>
        <w:t xml:space="preserve"> и </w:t>
      </w:r>
      <m:oMath>
        <m:r>
          <w:rPr>
            <w:rFonts w:ascii="Cambria Math" w:hAnsi="Cambria Math"/>
          </w:rPr>
          <m:t>β</m:t>
        </m:r>
        <m:r>
          <w:rPr>
            <w:rFonts w:ascii="Cambria Math" w:hAnsi="Cambria Math"/>
            <w:lang w:val="ru-RU"/>
          </w:rPr>
          <m:t>5</m:t>
        </m:r>
        <m:r>
          <w:rPr>
            <w:rFonts w:ascii="Cambria Math" w:hAnsi="Cambria Math"/>
          </w:rPr>
          <m:t>i</m:t>
        </m:r>
      </m:oMath>
      <w:r w:rsidRPr="007A630F">
        <w:rPr>
          <w:lang w:val="ru-RU"/>
        </w:rPr>
        <w:t xml:space="preserve"> субъединицы</w:t>
      </w:r>
      <w:r w:rsidR="00446B25">
        <w:rPr>
          <w:lang w:val="ru-RU"/>
        </w:rPr>
        <w:t xml:space="preserve"> </w:t>
      </w:r>
      <w:r w:rsidR="00446B25">
        <w:rPr>
          <w:lang w:val="ru-RU"/>
        </w:rPr>
        <w:fldChar w:fldCharType="begin"/>
      </w:r>
      <w:r w:rsidR="00446B25">
        <w:rPr>
          <w:lang w:val="ru-RU"/>
        </w:rPr>
        <w:instrText xml:space="preserve"> ADDIN ZOTERO_ITEM CSL_CITATION {"citationID":"SDcSDFMq","properties":{"formattedCitation":"[33]","plainCitation":"[33]","noteIndex":0},"citationItems":[{"id":374,"uris":["http://zotero.org/users/10071278/items/4SIRHUK9"],"itemData":{"id":374,"type":"article-journal","container-title":"Nature Immunology","DOI":"10.1038/s41590-018-0186-z","ISSN":"1529-2908, 1529-2916","issue":"9","journalAbbreviation":"Nat Immunol","language":"en","page":"923-931","source":"DOI.org (Crossref)","title":"The immunoproteasome and thymoproteasome: functions, evolution and human disease","title-short":"The immunoproteasome and thymoproteasome","volume":"19","author":[{"family":"Murata","given":"Shigeo"},{"family":"Takahama","given":"Yousuke"},{"family":"Kasahara","given":"Masanori"},{"family":"Tanaka","given":"Keiji"}],"issued":{"date-parts":[["2018",9]]}}}],"schema":"https://github.com/citation-style-language/schema/raw/master/csl-citation.json"} </w:instrText>
      </w:r>
      <w:r w:rsidR="00446B25">
        <w:rPr>
          <w:lang w:val="ru-RU"/>
        </w:rPr>
        <w:fldChar w:fldCharType="separate"/>
      </w:r>
      <w:r w:rsidR="00446B25" w:rsidRPr="00446B25">
        <w:rPr>
          <w:rFonts w:cs="Times New Roman"/>
          <w:lang w:val="ru-RU"/>
        </w:rPr>
        <w:t>[33]</w:t>
      </w:r>
      <w:r w:rsidR="00446B25">
        <w:rPr>
          <w:lang w:val="ru-RU"/>
        </w:rPr>
        <w:fldChar w:fldCharType="end"/>
      </w:r>
      <w:r w:rsidRPr="007A630F">
        <w:rPr>
          <w:lang w:val="ru-RU"/>
        </w:rPr>
        <w:t xml:space="preserve">. </w:t>
      </w:r>
      <w:proofErr w:type="spellStart"/>
      <w:r w:rsidRPr="007A630F">
        <w:rPr>
          <w:lang w:val="ru-RU"/>
        </w:rPr>
        <w:t>Тимопротеосомой</w:t>
      </w:r>
      <w:proofErr w:type="spellEnd"/>
      <w:r w:rsidRPr="007A630F">
        <w:rPr>
          <w:lang w:val="ru-RU"/>
        </w:rPr>
        <w:t xml:space="preserve"> же называют специфичный для эпителиальных клеток кортикального слоя тимуса белковый комплекс, в состав которого входят </w:t>
      </w:r>
      <m:oMath>
        <m:r>
          <w:rPr>
            <w:rFonts w:ascii="Cambria Math" w:hAnsi="Cambria Math"/>
          </w:rPr>
          <m:t>β</m:t>
        </m:r>
        <m:r>
          <w:rPr>
            <w:rFonts w:ascii="Cambria Math" w:hAnsi="Cambria Math"/>
            <w:lang w:val="ru-RU"/>
          </w:rPr>
          <m:t>1</m:t>
        </m:r>
        <m:r>
          <w:rPr>
            <w:rFonts w:ascii="Cambria Math" w:hAnsi="Cambria Math"/>
          </w:rPr>
          <m:t>i</m:t>
        </m:r>
      </m:oMath>
      <w:r w:rsidRPr="007A630F">
        <w:rPr>
          <w:lang w:val="ru-RU"/>
        </w:rPr>
        <w:t xml:space="preserve">, </w:t>
      </w:r>
      <m:oMath>
        <m:r>
          <w:rPr>
            <w:rFonts w:ascii="Cambria Math" w:hAnsi="Cambria Math"/>
          </w:rPr>
          <m:t>β</m:t>
        </m:r>
        <m:r>
          <w:rPr>
            <w:rFonts w:ascii="Cambria Math" w:hAnsi="Cambria Math"/>
            <w:lang w:val="ru-RU"/>
          </w:rPr>
          <m:t>2</m:t>
        </m:r>
        <m:r>
          <w:rPr>
            <w:rFonts w:ascii="Cambria Math" w:hAnsi="Cambria Math"/>
          </w:rPr>
          <m:t>i</m:t>
        </m:r>
      </m:oMath>
      <w:r w:rsidRPr="007A630F">
        <w:rPr>
          <w:lang w:val="ru-RU"/>
        </w:rPr>
        <w:t xml:space="preserve"> и </w:t>
      </w:r>
      <m:oMath>
        <m:r>
          <w:rPr>
            <w:rFonts w:ascii="Cambria Math" w:hAnsi="Cambria Math"/>
          </w:rPr>
          <m:t>β</m:t>
        </m:r>
        <m:r>
          <w:rPr>
            <w:rFonts w:ascii="Cambria Math" w:hAnsi="Cambria Math"/>
            <w:lang w:val="ru-RU"/>
          </w:rPr>
          <m:t>5</m:t>
        </m:r>
        <m:r>
          <w:rPr>
            <w:rFonts w:ascii="Cambria Math" w:hAnsi="Cambria Math"/>
          </w:rPr>
          <m:t>t</m:t>
        </m:r>
      </m:oMath>
      <w:r w:rsidRPr="007A630F">
        <w:rPr>
          <w:lang w:val="ru-RU"/>
        </w:rPr>
        <w:t xml:space="preserve"> субъедиинцы</w:t>
      </w:r>
      <w:r w:rsidR="00446B25" w:rsidRPr="0075779D">
        <w:rPr>
          <w:lang w:val="ru-RU"/>
        </w:rPr>
        <w:t xml:space="preserve"> </w:t>
      </w:r>
      <w:r w:rsidR="00446B25">
        <w:rPr>
          <w:lang w:val="ru-RU"/>
        </w:rPr>
        <w:fldChar w:fldCharType="begin"/>
      </w:r>
      <w:r w:rsidR="00446B25">
        <w:rPr>
          <w:lang w:val="ru-RU"/>
        </w:rPr>
        <w:instrText xml:space="preserve"> ADDIN ZOTERO_ITEM CSL_CITATION {"citationID":"QKLhQJWz","properties":{"formattedCitation":"[34]","plainCitation":"[34]","noteIndex":0},"citationItems":[{"id":379,"uris":["http://zotero.org/users/10071278/items/X6W2FSS9"],"itemData":{"id":379,"type":"article-journal","abstract":"Proteasomes are responsible for generating peptides presented by the class I major histocompatibility complex (MHC) molecules of the immune system. Here, we report the identification of a previously unrecognized catalytic subunit called β5t. β5t is expressed exclusively in cortical thymic epithelial cells, which are responsible for the positive selection of developing thymocytes. Although the chymotrypsin-like activity of proteasomes is considered to be important for the production of peptides with high affinities for MHC class I clefts, incorporation of β5t into proteasomes in place of β5 or β5i selectively reduces this activity. We also found that β5t-deficient mice displayed defective development of CD8\n              +\n              T cells in the thymus. Our results suggest a key role for β5t in generating the MHC class I–restricted CD8\n              +\n              T cell repertoire during thymic selection.","container-title":"Science","DOI":"10.1126/science.1141915","ISSN":"0036-8075, 1095-9203","issue":"5829","journalAbbreviation":"Science","language":"en","page":"1349-1353","source":"DOI.org (Crossref)","title":"Regulation of CD8 &lt;sup&gt;+&lt;/sup&gt; T Cell Development by Thymus-Specific Proteasomes","volume":"316","author":[{"family":"Murata","given":"Shigeo"},{"family":"Sasaki","given":"Katsuhiro"},{"family":"Kishimoto","given":"Toshihiko"},{"family":"Niwa","given":"Shin-ichiro"},{"family":"Hayashi","given":"Hidemi"},{"family":"Takahama","given":"Yousuke"},{"family":"Tanaka","given":"Keiji"}],"issued":{"date-parts":[["2007",6]]}}}],"schema":"https://github.com/citation-style-language/schema/raw/master/csl-citation.json"} </w:instrText>
      </w:r>
      <w:r w:rsidR="00446B25">
        <w:rPr>
          <w:lang w:val="ru-RU"/>
        </w:rPr>
        <w:fldChar w:fldCharType="separate"/>
      </w:r>
      <w:r w:rsidR="00446B25" w:rsidRPr="00387ECF">
        <w:rPr>
          <w:rFonts w:cs="Times New Roman"/>
          <w:lang w:val="ru-RU"/>
        </w:rPr>
        <w:t>[34]</w:t>
      </w:r>
      <w:r w:rsidR="00446B25">
        <w:rPr>
          <w:lang w:val="ru-RU"/>
        </w:rPr>
        <w:fldChar w:fldCharType="end"/>
      </w:r>
      <w:r w:rsidRPr="007A630F">
        <w:rPr>
          <w:lang w:val="ru-RU"/>
        </w:rPr>
        <w:t xml:space="preserve">. Также существуют промежуточные формы </w:t>
      </w:r>
      <w:proofErr w:type="spellStart"/>
      <w:r w:rsidRPr="007A630F">
        <w:rPr>
          <w:lang w:val="ru-RU"/>
        </w:rPr>
        <w:t>иммунопротеосом</w:t>
      </w:r>
      <w:proofErr w:type="spellEnd"/>
      <w:r w:rsidRPr="007A630F">
        <w:rPr>
          <w:lang w:val="ru-RU"/>
        </w:rPr>
        <w:t>, в которых произошла неполная замена конститутивных субъединиц на индуцированные.</w:t>
      </w:r>
    </w:p>
    <w:p w14:paraId="20643FE2" w14:textId="0535A03A" w:rsidR="00230943" w:rsidRPr="00387ECF" w:rsidRDefault="00230943" w:rsidP="00387ECF">
      <w:pPr>
        <w:pStyle w:val="afa"/>
        <w:keepNext/>
        <w:spacing w:line="360" w:lineRule="auto"/>
        <w:rPr>
          <w:rFonts w:ascii="Times New Roman" w:hAnsi="Times New Roman" w:cs="Times New Roman"/>
          <w:sz w:val="28"/>
          <w:szCs w:val="28"/>
          <w:lang w:val="ru-RU"/>
        </w:rPr>
      </w:pPr>
      <w:bookmarkStart w:id="210" w:name="tbl-proteasome"/>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r w:rsidR="0030389C" w:rsidRPr="00ED0F1D">
        <w:rPr>
          <w:rFonts w:ascii="Times New Roman" w:hAnsi="Times New Roman" w:cs="Times New Roman"/>
          <w:b/>
          <w:bCs/>
          <w:i w:val="0"/>
          <w:iCs/>
          <w:noProof/>
          <w:sz w:val="28"/>
          <w:szCs w:val="28"/>
          <w:lang w:val="ru-RU"/>
        </w:rPr>
        <w:t>1</w:t>
      </w:r>
      <w:r w:rsidRPr="00387ECF">
        <w:rPr>
          <w:rFonts w:ascii="Times New Roman" w:hAnsi="Times New Roman" w:cs="Times New Roman"/>
          <w:b/>
          <w:bCs/>
          <w:i w:val="0"/>
          <w:iCs/>
          <w:sz w:val="28"/>
          <w:szCs w:val="28"/>
        </w:rPr>
        <w:fldChar w:fldCharType="end"/>
      </w:r>
      <w:r w:rsidRPr="00387ECF">
        <w:rPr>
          <w:rFonts w:ascii="Times New Roman" w:hAnsi="Times New Roman" w:cs="Times New Roman"/>
          <w:sz w:val="28"/>
          <w:szCs w:val="28"/>
          <w:lang w:val="ru-RU"/>
        </w:rPr>
        <w:t xml:space="preserve">. </w:t>
      </w:r>
      <w:r w:rsidRPr="00230943">
        <w:rPr>
          <w:rFonts w:ascii="Times New Roman" w:hAnsi="Times New Roman" w:cs="Times New Roman"/>
          <w:i w:val="0"/>
          <w:iCs/>
          <w:sz w:val="28"/>
          <w:szCs w:val="28"/>
          <w:lang w:val="ru-RU"/>
        </w:rPr>
        <w:t xml:space="preserve">Характеристика каталитических субъединиц протеасом. Суффикс </w:t>
      </w:r>
      <w:proofErr w:type="spellStart"/>
      <w:r w:rsidRPr="00230943">
        <w:rPr>
          <w:rFonts w:ascii="Times New Roman" w:hAnsi="Times New Roman" w:cs="Times New Roman"/>
          <w:i w:val="0"/>
          <w:iCs/>
          <w:sz w:val="28"/>
          <w:szCs w:val="28"/>
        </w:rPr>
        <w:t>i</w:t>
      </w:r>
      <w:proofErr w:type="spellEnd"/>
      <w:r w:rsidRPr="00230943">
        <w:rPr>
          <w:rFonts w:ascii="Times New Roman" w:hAnsi="Times New Roman" w:cs="Times New Roman"/>
          <w:i w:val="0"/>
          <w:iCs/>
          <w:sz w:val="28"/>
          <w:szCs w:val="28"/>
          <w:lang w:val="ru-RU"/>
        </w:rPr>
        <w:t xml:space="preserve"> означает индуцированный, суффикс </w:t>
      </w:r>
      <w:r w:rsidRPr="00230943">
        <w:rPr>
          <w:rFonts w:ascii="Times New Roman" w:hAnsi="Times New Roman" w:cs="Times New Roman"/>
          <w:i w:val="0"/>
          <w:iCs/>
          <w:sz w:val="28"/>
          <w:szCs w:val="28"/>
        </w:rPr>
        <w:t>t</w:t>
      </w:r>
      <w:r w:rsidRPr="00230943">
        <w:rPr>
          <w:rFonts w:ascii="Times New Roman" w:hAnsi="Times New Roman" w:cs="Times New Roman"/>
          <w:i w:val="0"/>
          <w:iCs/>
          <w:sz w:val="28"/>
          <w:szCs w:val="28"/>
          <w:lang w:val="ru-RU"/>
        </w:rPr>
        <w:t xml:space="preserve"> - тимус-специфичный. </w:t>
      </w:r>
      <w:proofErr w:type="spellStart"/>
      <w:r w:rsidRPr="00230943">
        <w:rPr>
          <w:rFonts w:ascii="Times New Roman" w:hAnsi="Times New Roman" w:cs="Times New Roman"/>
          <w:i w:val="0"/>
          <w:iCs/>
          <w:sz w:val="28"/>
          <w:szCs w:val="28"/>
          <w:lang w:val="ru-RU"/>
        </w:rPr>
        <w:t>Каспазо</w:t>
      </w:r>
      <w:proofErr w:type="spellEnd"/>
      <w:r w:rsidRPr="00230943">
        <w:rPr>
          <w:rFonts w:ascii="Times New Roman" w:hAnsi="Times New Roman" w:cs="Times New Roman"/>
          <w:i w:val="0"/>
          <w:iCs/>
          <w:sz w:val="28"/>
          <w:szCs w:val="28"/>
          <w:lang w:val="ru-RU"/>
        </w:rPr>
        <w:t xml:space="preserve">-подобная активность означает, что гидролиз пептидной связи предпочтителен после кислотных остатков </w:t>
      </w:r>
      <w:proofErr w:type="spellStart"/>
      <w:r w:rsidRPr="00230943">
        <w:rPr>
          <w:rFonts w:ascii="Times New Roman" w:hAnsi="Times New Roman" w:cs="Times New Roman"/>
          <w:i w:val="0"/>
          <w:iCs/>
          <w:sz w:val="28"/>
          <w:szCs w:val="28"/>
          <w:lang w:val="ru-RU"/>
        </w:rPr>
        <w:t>аспартата</w:t>
      </w:r>
      <w:proofErr w:type="spellEnd"/>
      <w:r w:rsidRPr="00230943">
        <w:rPr>
          <w:rFonts w:ascii="Times New Roman" w:hAnsi="Times New Roman" w:cs="Times New Roman"/>
          <w:i w:val="0"/>
          <w:iCs/>
          <w:sz w:val="28"/>
          <w:szCs w:val="28"/>
          <w:lang w:val="ru-RU"/>
        </w:rPr>
        <w:t xml:space="preserve"> и глутамат, трипсин-подобная активность - после основных остатков лизина и аргинина, химотрипсин-подобная - после гидрофобных остатков лейцина, триптофана, тирозина и фенилаланина.</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0"/>
        <w:gridCol w:w="1989"/>
        <w:gridCol w:w="2165"/>
        <w:gridCol w:w="1169"/>
        <w:gridCol w:w="2458"/>
      </w:tblGrid>
      <w:tr w:rsidR="00033E83" w:rsidRPr="006D3EF5" w14:paraId="0779CEA6" w14:textId="77777777" w:rsidTr="00387ECF">
        <w:trPr>
          <w:cnfStyle w:val="100000000000" w:firstRow="1" w:lastRow="0" w:firstColumn="0" w:lastColumn="0" w:oddVBand="0" w:evenVBand="0" w:oddHBand="0" w:evenHBand="0" w:firstRowFirstColumn="0" w:firstRowLastColumn="0" w:lastRowFirstColumn="0" w:lastRowLastColumn="0"/>
          <w:tblHeader/>
        </w:trPr>
        <w:tc>
          <w:tcPr>
            <w:tcW w:w="935" w:type="pct"/>
            <w:vAlign w:val="top"/>
          </w:tcPr>
          <w:p w14:paraId="36AC38C1" w14:textId="77777777" w:rsidR="005C4AD5" w:rsidRPr="0075779D" w:rsidRDefault="00BF5734" w:rsidP="0075779D">
            <w:pPr>
              <w:pStyle w:val="Compact"/>
              <w:ind w:firstLine="0"/>
              <w:jc w:val="center"/>
              <w:rPr>
                <w:b/>
                <w:szCs w:val="28"/>
              </w:rPr>
            </w:pPr>
            <w:proofErr w:type="spellStart"/>
            <w:r w:rsidRPr="0075779D">
              <w:rPr>
                <w:b/>
                <w:szCs w:val="28"/>
              </w:rPr>
              <w:t>Субъединица</w:t>
            </w:r>
            <w:proofErr w:type="spellEnd"/>
          </w:p>
        </w:tc>
        <w:tc>
          <w:tcPr>
            <w:tcW w:w="1039" w:type="pct"/>
            <w:vAlign w:val="top"/>
          </w:tcPr>
          <w:p w14:paraId="080A1FE7" w14:textId="77777777" w:rsidR="005C4AD5" w:rsidRPr="0075779D" w:rsidRDefault="00BF5734" w:rsidP="0075779D">
            <w:pPr>
              <w:pStyle w:val="Compact"/>
              <w:ind w:firstLine="0"/>
              <w:jc w:val="center"/>
              <w:rPr>
                <w:b/>
                <w:szCs w:val="28"/>
              </w:rPr>
            </w:pPr>
            <w:proofErr w:type="spellStart"/>
            <w:r w:rsidRPr="0075779D">
              <w:rPr>
                <w:b/>
                <w:szCs w:val="28"/>
              </w:rPr>
              <w:t>Общепринятое</w:t>
            </w:r>
            <w:proofErr w:type="spellEnd"/>
            <w:r w:rsidRPr="0075779D">
              <w:rPr>
                <w:b/>
                <w:szCs w:val="28"/>
              </w:rPr>
              <w:t xml:space="preserve"> </w:t>
            </w:r>
            <w:proofErr w:type="spellStart"/>
            <w:r w:rsidRPr="0075779D">
              <w:rPr>
                <w:b/>
                <w:szCs w:val="28"/>
              </w:rPr>
              <w:t>имя</w:t>
            </w:r>
            <w:proofErr w:type="spellEnd"/>
          </w:p>
        </w:tc>
        <w:tc>
          <w:tcPr>
            <w:tcW w:w="1131" w:type="pct"/>
            <w:vAlign w:val="top"/>
          </w:tcPr>
          <w:p w14:paraId="0776A7F4" w14:textId="77777777" w:rsidR="005C4AD5" w:rsidRPr="0075779D" w:rsidRDefault="00BF5734" w:rsidP="0075779D">
            <w:pPr>
              <w:pStyle w:val="Compact"/>
              <w:ind w:firstLine="0"/>
              <w:jc w:val="center"/>
              <w:rPr>
                <w:b/>
                <w:szCs w:val="28"/>
              </w:rPr>
            </w:pPr>
            <w:proofErr w:type="spellStart"/>
            <w:r w:rsidRPr="0075779D">
              <w:rPr>
                <w:b/>
                <w:szCs w:val="28"/>
              </w:rPr>
              <w:t>Альтернативное</w:t>
            </w:r>
            <w:proofErr w:type="spellEnd"/>
            <w:r w:rsidRPr="0075779D">
              <w:rPr>
                <w:b/>
                <w:szCs w:val="28"/>
              </w:rPr>
              <w:t xml:space="preserve"> </w:t>
            </w:r>
            <w:proofErr w:type="spellStart"/>
            <w:r w:rsidRPr="0075779D">
              <w:rPr>
                <w:b/>
                <w:szCs w:val="28"/>
              </w:rPr>
              <w:t>имя</w:t>
            </w:r>
            <w:proofErr w:type="spellEnd"/>
          </w:p>
        </w:tc>
        <w:tc>
          <w:tcPr>
            <w:tcW w:w="611" w:type="pct"/>
            <w:vAlign w:val="top"/>
          </w:tcPr>
          <w:p w14:paraId="6E15F69B" w14:textId="77777777" w:rsidR="005C4AD5" w:rsidRPr="0075779D" w:rsidRDefault="00BF5734" w:rsidP="0075779D">
            <w:pPr>
              <w:pStyle w:val="Compact"/>
              <w:ind w:firstLine="0"/>
              <w:jc w:val="center"/>
              <w:rPr>
                <w:b/>
                <w:szCs w:val="28"/>
              </w:rPr>
            </w:pPr>
            <w:proofErr w:type="spellStart"/>
            <w:r w:rsidRPr="0075779D">
              <w:rPr>
                <w:b/>
                <w:szCs w:val="28"/>
              </w:rPr>
              <w:t>Ген</w:t>
            </w:r>
            <w:proofErr w:type="spellEnd"/>
          </w:p>
        </w:tc>
        <w:tc>
          <w:tcPr>
            <w:tcW w:w="1284" w:type="pct"/>
            <w:vAlign w:val="top"/>
          </w:tcPr>
          <w:p w14:paraId="5BA296A3" w14:textId="77777777" w:rsidR="005C4AD5" w:rsidRPr="0075779D" w:rsidRDefault="00BF5734" w:rsidP="0075779D">
            <w:pPr>
              <w:pStyle w:val="Compact"/>
              <w:ind w:firstLine="0"/>
              <w:jc w:val="center"/>
              <w:rPr>
                <w:b/>
                <w:szCs w:val="28"/>
              </w:rPr>
            </w:pPr>
            <w:proofErr w:type="spellStart"/>
            <w:r w:rsidRPr="0075779D">
              <w:rPr>
                <w:b/>
                <w:szCs w:val="28"/>
              </w:rPr>
              <w:t>Предпочтительная</w:t>
            </w:r>
            <w:proofErr w:type="spellEnd"/>
            <w:r w:rsidRPr="0075779D">
              <w:rPr>
                <w:b/>
                <w:szCs w:val="28"/>
              </w:rPr>
              <w:t xml:space="preserve"> </w:t>
            </w:r>
            <w:proofErr w:type="spellStart"/>
            <w:r w:rsidRPr="0075779D">
              <w:rPr>
                <w:b/>
                <w:szCs w:val="28"/>
              </w:rPr>
              <w:t>активность</w:t>
            </w:r>
            <w:proofErr w:type="spellEnd"/>
          </w:p>
        </w:tc>
      </w:tr>
      <w:tr w:rsidR="00033E83" w:rsidRPr="006D3EF5" w14:paraId="6978BA62" w14:textId="77777777" w:rsidTr="00387ECF">
        <w:tc>
          <w:tcPr>
            <w:tcW w:w="935" w:type="pct"/>
          </w:tcPr>
          <w:p w14:paraId="66F96B34"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тип-6</w:t>
            </w:r>
          </w:p>
        </w:tc>
        <w:tc>
          <w:tcPr>
            <w:tcW w:w="1039" w:type="pct"/>
          </w:tcPr>
          <w:p w14:paraId="09928CE0" w14:textId="77777777" w:rsidR="005C4AD5" w:rsidRPr="0075779D" w:rsidRDefault="00BF5734" w:rsidP="00BF5734">
            <w:pPr>
              <w:pStyle w:val="Compact"/>
              <w:ind w:firstLine="186"/>
              <w:jc w:val="left"/>
              <w:rPr>
                <w:szCs w:val="28"/>
              </w:rPr>
            </w:pPr>
            <m:oMathPara>
              <m:oMath>
                <m:r>
                  <w:rPr>
                    <w:rFonts w:ascii="Cambria Math" w:hAnsi="Cambria Math"/>
                    <w:szCs w:val="28"/>
                  </w:rPr>
                  <m:t>β1</m:t>
                </m:r>
              </m:oMath>
            </m:oMathPara>
          </w:p>
        </w:tc>
        <w:tc>
          <w:tcPr>
            <w:tcW w:w="0" w:type="pct"/>
          </w:tcPr>
          <w:p w14:paraId="56331ED4" w14:textId="77777777" w:rsidR="005C4AD5" w:rsidRPr="0075779D" w:rsidRDefault="00BF5734" w:rsidP="00BF5734">
            <w:pPr>
              <w:pStyle w:val="Compact"/>
              <w:ind w:firstLine="0"/>
              <w:jc w:val="left"/>
              <w:rPr>
                <w:szCs w:val="28"/>
              </w:rPr>
            </w:pPr>
            <w:r w:rsidRPr="0075779D">
              <w:rPr>
                <w:szCs w:val="28"/>
              </w:rPr>
              <w:t>Y, Delta, LMP19, Pre3</w:t>
            </w:r>
          </w:p>
        </w:tc>
        <w:tc>
          <w:tcPr>
            <w:tcW w:w="0" w:type="pct"/>
          </w:tcPr>
          <w:p w14:paraId="0232805D" w14:textId="77777777" w:rsidR="005C4AD5" w:rsidRPr="0075779D" w:rsidRDefault="00BF5734" w:rsidP="00BF5734">
            <w:pPr>
              <w:pStyle w:val="Compact"/>
              <w:ind w:firstLine="0"/>
              <w:jc w:val="left"/>
              <w:rPr>
                <w:szCs w:val="28"/>
              </w:rPr>
            </w:pPr>
            <w:r w:rsidRPr="0075779D">
              <w:rPr>
                <w:szCs w:val="28"/>
              </w:rPr>
              <w:t>PSMB6</w:t>
            </w:r>
          </w:p>
        </w:tc>
        <w:tc>
          <w:tcPr>
            <w:tcW w:w="0" w:type="pct"/>
          </w:tcPr>
          <w:p w14:paraId="66731EFD" w14:textId="77777777" w:rsidR="005C4AD5" w:rsidRPr="0075779D" w:rsidRDefault="00BF5734" w:rsidP="00BF5734">
            <w:pPr>
              <w:pStyle w:val="Compact"/>
              <w:ind w:firstLine="0"/>
              <w:jc w:val="left"/>
              <w:rPr>
                <w:szCs w:val="28"/>
              </w:rPr>
            </w:pPr>
            <w:proofErr w:type="spellStart"/>
            <w:r w:rsidRPr="0075779D">
              <w:rPr>
                <w:szCs w:val="28"/>
              </w:rPr>
              <w:t>Каспазо-подобная</w:t>
            </w:r>
            <w:proofErr w:type="spellEnd"/>
          </w:p>
        </w:tc>
      </w:tr>
      <w:tr w:rsidR="00033E83" w:rsidRPr="006D3EF5" w14:paraId="41E87A90" w14:textId="77777777" w:rsidTr="00387ECF">
        <w:tc>
          <w:tcPr>
            <w:tcW w:w="935" w:type="pct"/>
          </w:tcPr>
          <w:p w14:paraId="579336B7"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тип-9</w:t>
            </w:r>
          </w:p>
        </w:tc>
        <w:tc>
          <w:tcPr>
            <w:tcW w:w="1039" w:type="pct"/>
          </w:tcPr>
          <w:p w14:paraId="45A6E0A6" w14:textId="77777777" w:rsidR="005C4AD5" w:rsidRPr="0075779D" w:rsidRDefault="00BF5734">
            <w:pPr>
              <w:pStyle w:val="Compact"/>
              <w:jc w:val="left"/>
              <w:rPr>
                <w:szCs w:val="28"/>
              </w:rPr>
            </w:pPr>
            <m:oMathPara>
              <m:oMath>
                <m:r>
                  <w:rPr>
                    <w:rFonts w:ascii="Cambria Math" w:hAnsi="Cambria Math"/>
                    <w:szCs w:val="28"/>
                  </w:rPr>
                  <m:t>β1i</m:t>
                </m:r>
              </m:oMath>
            </m:oMathPara>
          </w:p>
        </w:tc>
        <w:tc>
          <w:tcPr>
            <w:tcW w:w="0" w:type="pct"/>
          </w:tcPr>
          <w:p w14:paraId="2E0515CD" w14:textId="77777777" w:rsidR="005C4AD5" w:rsidRPr="0075779D" w:rsidRDefault="00BF5734" w:rsidP="00BF5734">
            <w:pPr>
              <w:pStyle w:val="Compact"/>
              <w:ind w:firstLine="0"/>
              <w:jc w:val="left"/>
              <w:rPr>
                <w:szCs w:val="28"/>
              </w:rPr>
            </w:pPr>
            <w:r w:rsidRPr="0075779D">
              <w:rPr>
                <w:szCs w:val="28"/>
              </w:rPr>
              <w:t xml:space="preserve">Lmp2, RING12, </w:t>
            </w:r>
            <w:r w:rsidRPr="0075779D">
              <w:rPr>
                <w:szCs w:val="28"/>
              </w:rPr>
              <w:lastRenderedPageBreak/>
              <w:t>MC7</w:t>
            </w:r>
          </w:p>
        </w:tc>
        <w:tc>
          <w:tcPr>
            <w:tcW w:w="0" w:type="pct"/>
          </w:tcPr>
          <w:p w14:paraId="1422169E" w14:textId="77777777" w:rsidR="005C4AD5" w:rsidRPr="0075779D" w:rsidRDefault="00BF5734" w:rsidP="00BF5734">
            <w:pPr>
              <w:pStyle w:val="Compact"/>
              <w:ind w:firstLine="0"/>
              <w:jc w:val="left"/>
              <w:rPr>
                <w:szCs w:val="28"/>
              </w:rPr>
            </w:pPr>
            <w:r w:rsidRPr="0075779D">
              <w:rPr>
                <w:szCs w:val="28"/>
              </w:rPr>
              <w:lastRenderedPageBreak/>
              <w:t>PSMB9</w:t>
            </w:r>
          </w:p>
        </w:tc>
        <w:tc>
          <w:tcPr>
            <w:tcW w:w="0" w:type="pct"/>
          </w:tcPr>
          <w:p w14:paraId="7ACA6743" w14:textId="77777777" w:rsidR="005C4AD5" w:rsidRPr="0075779D" w:rsidRDefault="00BF5734" w:rsidP="00BF5734">
            <w:pPr>
              <w:pStyle w:val="Compact"/>
              <w:ind w:firstLine="0"/>
              <w:jc w:val="left"/>
              <w:rPr>
                <w:szCs w:val="28"/>
              </w:rPr>
            </w:pPr>
            <w:proofErr w:type="spellStart"/>
            <w:r w:rsidRPr="0075779D">
              <w:rPr>
                <w:szCs w:val="28"/>
              </w:rPr>
              <w:t>Химотрипсин-</w:t>
            </w:r>
            <w:r w:rsidRPr="0075779D">
              <w:rPr>
                <w:szCs w:val="28"/>
              </w:rPr>
              <w:lastRenderedPageBreak/>
              <w:t>подобная</w:t>
            </w:r>
            <w:proofErr w:type="spellEnd"/>
          </w:p>
        </w:tc>
      </w:tr>
      <w:tr w:rsidR="00033E83" w:rsidRPr="006D3EF5" w14:paraId="05BFACE0" w14:textId="77777777" w:rsidTr="00387ECF">
        <w:tc>
          <w:tcPr>
            <w:tcW w:w="935" w:type="pct"/>
          </w:tcPr>
          <w:p w14:paraId="0EB2BEA8" w14:textId="77777777" w:rsidR="005C4AD5" w:rsidRPr="0075779D" w:rsidRDefault="00BF5734" w:rsidP="00BF5734">
            <w:pPr>
              <w:pStyle w:val="Compact"/>
              <w:ind w:firstLine="0"/>
              <w:jc w:val="left"/>
              <w:rPr>
                <w:szCs w:val="28"/>
              </w:rPr>
            </w:pPr>
            <w:proofErr w:type="spellStart"/>
            <w:r w:rsidRPr="0075779D">
              <w:rPr>
                <w:szCs w:val="28"/>
              </w:rPr>
              <w:lastRenderedPageBreak/>
              <w:t>Бета</w:t>
            </w:r>
            <w:proofErr w:type="spellEnd"/>
            <w:r w:rsidRPr="0075779D">
              <w:rPr>
                <w:szCs w:val="28"/>
              </w:rPr>
              <w:t xml:space="preserve"> тип-7</w:t>
            </w:r>
          </w:p>
        </w:tc>
        <w:tc>
          <w:tcPr>
            <w:tcW w:w="1039" w:type="pct"/>
          </w:tcPr>
          <w:p w14:paraId="7A48EC6C" w14:textId="77777777" w:rsidR="005C4AD5" w:rsidRPr="0075779D" w:rsidRDefault="00BF5734">
            <w:pPr>
              <w:pStyle w:val="Compact"/>
              <w:jc w:val="left"/>
              <w:rPr>
                <w:szCs w:val="28"/>
              </w:rPr>
            </w:pPr>
            <m:oMathPara>
              <m:oMath>
                <m:r>
                  <w:rPr>
                    <w:rFonts w:ascii="Cambria Math" w:hAnsi="Cambria Math"/>
                    <w:szCs w:val="28"/>
                  </w:rPr>
                  <m:t>β2</m:t>
                </m:r>
              </m:oMath>
            </m:oMathPara>
          </w:p>
        </w:tc>
        <w:tc>
          <w:tcPr>
            <w:tcW w:w="0" w:type="pct"/>
          </w:tcPr>
          <w:p w14:paraId="5AA2F0AE" w14:textId="77777777" w:rsidR="005C4AD5" w:rsidRPr="0075779D" w:rsidRDefault="00BF5734" w:rsidP="00BF5734">
            <w:pPr>
              <w:pStyle w:val="Compact"/>
              <w:ind w:firstLine="0"/>
              <w:jc w:val="left"/>
              <w:rPr>
                <w:szCs w:val="28"/>
              </w:rPr>
            </w:pPr>
            <w:r w:rsidRPr="0075779D">
              <w:rPr>
                <w:szCs w:val="28"/>
              </w:rPr>
              <w:t>Z, MC14, Lmp9, Pup1</w:t>
            </w:r>
          </w:p>
        </w:tc>
        <w:tc>
          <w:tcPr>
            <w:tcW w:w="0" w:type="pct"/>
          </w:tcPr>
          <w:p w14:paraId="37F83062" w14:textId="77777777" w:rsidR="005C4AD5" w:rsidRPr="0075779D" w:rsidRDefault="00BF5734" w:rsidP="00BF5734">
            <w:pPr>
              <w:pStyle w:val="Compact"/>
              <w:ind w:firstLine="0"/>
              <w:jc w:val="left"/>
              <w:rPr>
                <w:szCs w:val="28"/>
              </w:rPr>
            </w:pPr>
            <w:r w:rsidRPr="0075779D">
              <w:rPr>
                <w:szCs w:val="28"/>
              </w:rPr>
              <w:t>PSMB7</w:t>
            </w:r>
          </w:p>
        </w:tc>
        <w:tc>
          <w:tcPr>
            <w:tcW w:w="0" w:type="pct"/>
          </w:tcPr>
          <w:p w14:paraId="4764EC07" w14:textId="77777777" w:rsidR="005C4AD5" w:rsidRPr="0075779D" w:rsidRDefault="00BF5734" w:rsidP="00BF5734">
            <w:pPr>
              <w:pStyle w:val="Compact"/>
              <w:ind w:firstLine="0"/>
              <w:jc w:val="left"/>
              <w:rPr>
                <w:szCs w:val="28"/>
              </w:rPr>
            </w:pPr>
            <w:proofErr w:type="spellStart"/>
            <w:r w:rsidRPr="0075779D">
              <w:rPr>
                <w:szCs w:val="28"/>
              </w:rPr>
              <w:t>Трипсин-подобная</w:t>
            </w:r>
            <w:proofErr w:type="spellEnd"/>
          </w:p>
        </w:tc>
      </w:tr>
      <w:tr w:rsidR="00033E83" w:rsidRPr="006D3EF5" w14:paraId="33BC9971" w14:textId="77777777" w:rsidTr="00387ECF">
        <w:tc>
          <w:tcPr>
            <w:tcW w:w="935" w:type="pct"/>
          </w:tcPr>
          <w:p w14:paraId="2557C92B"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тип-10</w:t>
            </w:r>
          </w:p>
        </w:tc>
        <w:tc>
          <w:tcPr>
            <w:tcW w:w="1039" w:type="pct"/>
          </w:tcPr>
          <w:p w14:paraId="33CD4E83" w14:textId="77777777" w:rsidR="005C4AD5" w:rsidRPr="0075779D" w:rsidRDefault="00BF5734">
            <w:pPr>
              <w:pStyle w:val="Compact"/>
              <w:jc w:val="left"/>
              <w:rPr>
                <w:szCs w:val="28"/>
              </w:rPr>
            </w:pPr>
            <m:oMathPara>
              <m:oMath>
                <m:r>
                  <w:rPr>
                    <w:rFonts w:ascii="Cambria Math" w:hAnsi="Cambria Math"/>
                    <w:szCs w:val="28"/>
                  </w:rPr>
                  <m:t>β2i</m:t>
                </m:r>
              </m:oMath>
            </m:oMathPara>
          </w:p>
        </w:tc>
        <w:tc>
          <w:tcPr>
            <w:tcW w:w="0" w:type="pct"/>
          </w:tcPr>
          <w:p w14:paraId="6649D3E6" w14:textId="77777777" w:rsidR="005C4AD5" w:rsidRPr="0075779D" w:rsidRDefault="00BF5734" w:rsidP="00BF5734">
            <w:pPr>
              <w:pStyle w:val="Compact"/>
              <w:ind w:firstLine="0"/>
              <w:jc w:val="left"/>
              <w:rPr>
                <w:szCs w:val="28"/>
              </w:rPr>
            </w:pPr>
            <w:r w:rsidRPr="0075779D">
              <w:rPr>
                <w:szCs w:val="28"/>
              </w:rPr>
              <w:t>MECL-1, Lmp10</w:t>
            </w:r>
          </w:p>
        </w:tc>
        <w:tc>
          <w:tcPr>
            <w:tcW w:w="0" w:type="pct"/>
          </w:tcPr>
          <w:p w14:paraId="3953165E" w14:textId="77777777" w:rsidR="005C4AD5" w:rsidRPr="0075779D" w:rsidRDefault="00BF5734" w:rsidP="00BF5734">
            <w:pPr>
              <w:pStyle w:val="Compact"/>
              <w:ind w:firstLine="0"/>
              <w:jc w:val="left"/>
              <w:rPr>
                <w:szCs w:val="28"/>
              </w:rPr>
            </w:pPr>
            <w:r w:rsidRPr="0075779D">
              <w:rPr>
                <w:szCs w:val="28"/>
              </w:rPr>
              <w:t>PSMB10</w:t>
            </w:r>
          </w:p>
        </w:tc>
        <w:tc>
          <w:tcPr>
            <w:tcW w:w="0" w:type="pct"/>
          </w:tcPr>
          <w:p w14:paraId="438DD8A2" w14:textId="77777777" w:rsidR="005C4AD5" w:rsidRPr="0075779D" w:rsidRDefault="00BF5734" w:rsidP="00BF5734">
            <w:pPr>
              <w:pStyle w:val="Compact"/>
              <w:ind w:firstLine="0"/>
              <w:jc w:val="left"/>
              <w:rPr>
                <w:szCs w:val="28"/>
              </w:rPr>
            </w:pPr>
            <w:proofErr w:type="spellStart"/>
            <w:r w:rsidRPr="0075779D">
              <w:rPr>
                <w:szCs w:val="28"/>
              </w:rPr>
              <w:t>Трипсин-подобная</w:t>
            </w:r>
            <w:proofErr w:type="spellEnd"/>
          </w:p>
        </w:tc>
      </w:tr>
      <w:tr w:rsidR="00033E83" w:rsidRPr="006D3EF5" w14:paraId="241522F3" w14:textId="77777777" w:rsidTr="00387ECF">
        <w:tc>
          <w:tcPr>
            <w:tcW w:w="935" w:type="pct"/>
          </w:tcPr>
          <w:p w14:paraId="65574EAD"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тип-5</w:t>
            </w:r>
          </w:p>
        </w:tc>
        <w:tc>
          <w:tcPr>
            <w:tcW w:w="1039" w:type="pct"/>
          </w:tcPr>
          <w:p w14:paraId="61723FC0" w14:textId="77777777" w:rsidR="005C4AD5" w:rsidRPr="0075779D" w:rsidRDefault="00BF5734">
            <w:pPr>
              <w:pStyle w:val="Compact"/>
              <w:jc w:val="left"/>
              <w:rPr>
                <w:szCs w:val="28"/>
              </w:rPr>
            </w:pPr>
            <m:oMathPara>
              <m:oMath>
                <m:r>
                  <w:rPr>
                    <w:rFonts w:ascii="Cambria Math" w:hAnsi="Cambria Math"/>
                    <w:szCs w:val="28"/>
                  </w:rPr>
                  <m:t>β5</m:t>
                </m:r>
              </m:oMath>
            </m:oMathPara>
          </w:p>
        </w:tc>
        <w:tc>
          <w:tcPr>
            <w:tcW w:w="0" w:type="pct"/>
          </w:tcPr>
          <w:p w14:paraId="7704A115" w14:textId="77777777" w:rsidR="005C4AD5" w:rsidRPr="0075779D" w:rsidRDefault="00BF5734" w:rsidP="00BF5734">
            <w:pPr>
              <w:pStyle w:val="Compact"/>
              <w:ind w:firstLine="0"/>
              <w:jc w:val="left"/>
              <w:rPr>
                <w:szCs w:val="28"/>
              </w:rPr>
            </w:pPr>
            <w:r w:rsidRPr="0075779D">
              <w:rPr>
                <w:szCs w:val="28"/>
              </w:rPr>
              <w:t>X, epsilon, Lmp17, MB1, Pre2, Doa3, Prg1</w:t>
            </w:r>
          </w:p>
        </w:tc>
        <w:tc>
          <w:tcPr>
            <w:tcW w:w="0" w:type="pct"/>
          </w:tcPr>
          <w:p w14:paraId="07A497E5" w14:textId="77777777" w:rsidR="005C4AD5" w:rsidRPr="0075779D" w:rsidRDefault="00BF5734" w:rsidP="00BF5734">
            <w:pPr>
              <w:pStyle w:val="Compact"/>
              <w:ind w:firstLine="0"/>
              <w:jc w:val="left"/>
              <w:rPr>
                <w:szCs w:val="28"/>
              </w:rPr>
            </w:pPr>
            <w:r w:rsidRPr="0075779D">
              <w:rPr>
                <w:szCs w:val="28"/>
              </w:rPr>
              <w:t>PSMB5</w:t>
            </w:r>
          </w:p>
        </w:tc>
        <w:tc>
          <w:tcPr>
            <w:tcW w:w="0" w:type="pct"/>
          </w:tcPr>
          <w:p w14:paraId="5063EA02" w14:textId="77777777" w:rsidR="005C4AD5" w:rsidRPr="0075779D" w:rsidRDefault="00BF5734" w:rsidP="00BF5734">
            <w:pPr>
              <w:pStyle w:val="Compact"/>
              <w:ind w:firstLine="0"/>
              <w:jc w:val="left"/>
              <w:rPr>
                <w:szCs w:val="28"/>
              </w:rPr>
            </w:pPr>
            <w:proofErr w:type="spellStart"/>
            <w:r w:rsidRPr="0075779D">
              <w:rPr>
                <w:szCs w:val="28"/>
              </w:rPr>
              <w:t>Химотрипсин-подобная</w:t>
            </w:r>
            <w:proofErr w:type="spellEnd"/>
          </w:p>
        </w:tc>
      </w:tr>
      <w:tr w:rsidR="00033E83" w:rsidRPr="006D3EF5" w14:paraId="731A82D2" w14:textId="77777777" w:rsidTr="00387ECF">
        <w:tc>
          <w:tcPr>
            <w:tcW w:w="935" w:type="pct"/>
          </w:tcPr>
          <w:p w14:paraId="59EA7E0C"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тип-8</w:t>
            </w:r>
          </w:p>
        </w:tc>
        <w:tc>
          <w:tcPr>
            <w:tcW w:w="1039" w:type="pct"/>
          </w:tcPr>
          <w:p w14:paraId="13F26DED" w14:textId="77777777" w:rsidR="005C4AD5" w:rsidRPr="0075779D" w:rsidRDefault="00BF5734">
            <w:pPr>
              <w:pStyle w:val="Compact"/>
              <w:jc w:val="left"/>
              <w:rPr>
                <w:szCs w:val="28"/>
              </w:rPr>
            </w:pPr>
            <m:oMathPara>
              <m:oMath>
                <m:r>
                  <w:rPr>
                    <w:rFonts w:ascii="Cambria Math" w:hAnsi="Cambria Math"/>
                    <w:szCs w:val="28"/>
                  </w:rPr>
                  <m:t>β5i</m:t>
                </m:r>
              </m:oMath>
            </m:oMathPara>
          </w:p>
        </w:tc>
        <w:tc>
          <w:tcPr>
            <w:tcW w:w="0" w:type="pct"/>
          </w:tcPr>
          <w:p w14:paraId="566FCF39" w14:textId="77777777" w:rsidR="005C4AD5" w:rsidRPr="0075779D" w:rsidRDefault="00BF5734" w:rsidP="00BF5734">
            <w:pPr>
              <w:pStyle w:val="Compact"/>
              <w:ind w:firstLine="0"/>
              <w:jc w:val="left"/>
              <w:rPr>
                <w:szCs w:val="28"/>
              </w:rPr>
            </w:pPr>
            <w:r w:rsidRPr="0075779D">
              <w:rPr>
                <w:szCs w:val="28"/>
              </w:rPr>
              <w:t>Lmp7, RING10, Y2, C13</w:t>
            </w:r>
          </w:p>
        </w:tc>
        <w:tc>
          <w:tcPr>
            <w:tcW w:w="0" w:type="pct"/>
          </w:tcPr>
          <w:p w14:paraId="1A6DAB68" w14:textId="77777777" w:rsidR="005C4AD5" w:rsidRPr="0075779D" w:rsidRDefault="00BF5734" w:rsidP="00BF5734">
            <w:pPr>
              <w:pStyle w:val="Compact"/>
              <w:ind w:firstLine="0"/>
              <w:jc w:val="left"/>
              <w:rPr>
                <w:szCs w:val="28"/>
              </w:rPr>
            </w:pPr>
            <w:r w:rsidRPr="0075779D">
              <w:rPr>
                <w:szCs w:val="28"/>
              </w:rPr>
              <w:t>PSMB8</w:t>
            </w:r>
          </w:p>
        </w:tc>
        <w:tc>
          <w:tcPr>
            <w:tcW w:w="0" w:type="pct"/>
          </w:tcPr>
          <w:p w14:paraId="7C556542" w14:textId="77777777" w:rsidR="005C4AD5" w:rsidRPr="0075779D" w:rsidRDefault="00BF5734" w:rsidP="00BF5734">
            <w:pPr>
              <w:pStyle w:val="Compact"/>
              <w:ind w:firstLine="0"/>
              <w:jc w:val="left"/>
              <w:rPr>
                <w:szCs w:val="28"/>
              </w:rPr>
            </w:pPr>
            <w:proofErr w:type="spellStart"/>
            <w:r w:rsidRPr="0075779D">
              <w:rPr>
                <w:szCs w:val="28"/>
              </w:rPr>
              <w:t>Химотрипсин-подобная</w:t>
            </w:r>
            <w:proofErr w:type="spellEnd"/>
          </w:p>
        </w:tc>
      </w:tr>
      <w:tr w:rsidR="00033E83" w:rsidRPr="006D3EF5" w14:paraId="54A54502" w14:textId="77777777" w:rsidTr="00387ECF">
        <w:tc>
          <w:tcPr>
            <w:tcW w:w="935" w:type="pct"/>
          </w:tcPr>
          <w:p w14:paraId="5B199737"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тип-11</w:t>
            </w:r>
          </w:p>
        </w:tc>
        <w:tc>
          <w:tcPr>
            <w:tcW w:w="1039" w:type="pct"/>
          </w:tcPr>
          <w:p w14:paraId="7FCB0C97" w14:textId="77777777" w:rsidR="005C4AD5" w:rsidRPr="0075779D" w:rsidRDefault="00BF5734">
            <w:pPr>
              <w:pStyle w:val="Compact"/>
              <w:jc w:val="left"/>
              <w:rPr>
                <w:szCs w:val="28"/>
              </w:rPr>
            </w:pPr>
            <m:oMathPara>
              <m:oMath>
                <m:r>
                  <w:rPr>
                    <w:rFonts w:ascii="Cambria Math" w:hAnsi="Cambria Math"/>
                    <w:szCs w:val="28"/>
                  </w:rPr>
                  <m:t>β5t</m:t>
                </m:r>
              </m:oMath>
            </m:oMathPara>
          </w:p>
        </w:tc>
        <w:tc>
          <w:tcPr>
            <w:tcW w:w="0" w:type="pct"/>
          </w:tcPr>
          <w:p w14:paraId="2BAF0779" w14:textId="77777777" w:rsidR="005C4AD5" w:rsidRPr="0075779D" w:rsidRDefault="00BF5734" w:rsidP="00BF5734">
            <w:pPr>
              <w:pStyle w:val="Compact"/>
              <w:ind w:firstLine="0"/>
              <w:jc w:val="left"/>
              <w:rPr>
                <w:szCs w:val="28"/>
              </w:rPr>
            </w:pPr>
            <w:r w:rsidRPr="0075779D">
              <w:rPr>
                <w:szCs w:val="28"/>
              </w:rPr>
              <w:t>Thymus-specific β5</w:t>
            </w:r>
          </w:p>
        </w:tc>
        <w:tc>
          <w:tcPr>
            <w:tcW w:w="0" w:type="pct"/>
          </w:tcPr>
          <w:p w14:paraId="74BE884B" w14:textId="77777777" w:rsidR="005C4AD5" w:rsidRPr="0075779D" w:rsidRDefault="00BF5734" w:rsidP="00BF5734">
            <w:pPr>
              <w:pStyle w:val="Compact"/>
              <w:ind w:firstLine="0"/>
              <w:jc w:val="left"/>
              <w:rPr>
                <w:szCs w:val="28"/>
              </w:rPr>
            </w:pPr>
            <w:r w:rsidRPr="0075779D">
              <w:rPr>
                <w:szCs w:val="28"/>
              </w:rPr>
              <w:t>PSMB11</w:t>
            </w:r>
          </w:p>
        </w:tc>
        <w:tc>
          <w:tcPr>
            <w:tcW w:w="0" w:type="pct"/>
          </w:tcPr>
          <w:p w14:paraId="4C7F8F32" w14:textId="77777777" w:rsidR="005C4AD5" w:rsidRPr="0075779D" w:rsidRDefault="00BF5734" w:rsidP="00BF5734">
            <w:pPr>
              <w:pStyle w:val="Compact"/>
              <w:ind w:firstLine="0"/>
              <w:jc w:val="left"/>
              <w:rPr>
                <w:szCs w:val="28"/>
              </w:rPr>
            </w:pPr>
            <w:proofErr w:type="spellStart"/>
            <w:r w:rsidRPr="0075779D">
              <w:rPr>
                <w:szCs w:val="28"/>
              </w:rPr>
              <w:t>Химотрипсин-подобная</w:t>
            </w:r>
            <w:proofErr w:type="spellEnd"/>
          </w:p>
        </w:tc>
      </w:tr>
    </w:tbl>
    <w:bookmarkEnd w:id="210"/>
    <w:p w14:paraId="63554161" w14:textId="7C07274A" w:rsidR="005C4AD5" w:rsidRPr="007A630F" w:rsidRDefault="00BF5734">
      <w:pPr>
        <w:pStyle w:val="a0"/>
        <w:rPr>
          <w:lang w:val="ru-RU"/>
        </w:rPr>
      </w:pPr>
      <w:r w:rsidRPr="007A630F">
        <w:rPr>
          <w:lang w:val="ru-RU"/>
        </w:rPr>
        <w:t>Анализ субстратной специфичности показывает, что конститутивная протеасома предпочитает выпускать пептиды с гидрофобными или основными остатками на С-конце, но это не означает, что не бывает других аминокислот на С-конце, к тому же у протеасом нет особых предпочтени</w:t>
      </w:r>
      <w:r w:rsidR="007F2068">
        <w:rPr>
          <w:lang w:val="ru-RU"/>
        </w:rPr>
        <w:t>й</w:t>
      </w:r>
      <w:r w:rsidRPr="007A630F">
        <w:rPr>
          <w:lang w:val="ru-RU"/>
        </w:rPr>
        <w:t xml:space="preserve"> по другим позициям в итоговом пептиде, а наблюдаемые частоты аминокислотных остатков зависят от строения регуляторных и каталитических субъединиц используемой протеасомы</w:t>
      </w:r>
      <w:r>
        <w:rPr>
          <w:lang w:val="ru-RU"/>
        </w:rPr>
        <w:t xml:space="preserve"> </w:t>
      </w:r>
      <w:r w:rsidR="00744043">
        <w:rPr>
          <w:lang w:val="ru-RU"/>
        </w:rPr>
        <w:fldChar w:fldCharType="begin"/>
      </w:r>
      <w:r w:rsidR="00744043">
        <w:rPr>
          <w:lang w:val="ru-RU"/>
        </w:rPr>
        <w:instrText xml:space="preserve"> ADDIN ZOTERO_ITEM CSL_CITATION {"citationID":"aWdMwLQP","properties":{"formattedCitation":"[35]","plainCitation":"[35]","noteIndex":0},"citationItems":[{"id":525,"uris":["http://zotero.org/users/10071278/items/KMBMQ9DS"],"itemData":{"id":525,"type":"article-journal","page":"11","title":"Substrate specificity of the human proteasome","author":[{"family":"Harris","given":"Jennifer L"},{"family":"Alper","given":"Phil B"},{"family":"Li","given":"Jun"},{"family":"Rechsteiner","given":"Martin"},{"family":"Backes","given":"Bradley J"}]}}],"schema":"https://github.com/citation-style-language/schema/raw/master/csl-citation.json"} </w:instrText>
      </w:r>
      <w:r w:rsidR="00744043">
        <w:rPr>
          <w:lang w:val="ru-RU"/>
        </w:rPr>
        <w:fldChar w:fldCharType="separate"/>
      </w:r>
      <w:r w:rsidR="00744043" w:rsidRPr="00744043">
        <w:rPr>
          <w:rFonts w:cs="Times New Roman"/>
          <w:lang w:val="ru-RU"/>
        </w:rPr>
        <w:t>[35]</w:t>
      </w:r>
      <w:r w:rsidR="00744043">
        <w:rPr>
          <w:lang w:val="ru-RU"/>
        </w:rPr>
        <w:fldChar w:fldCharType="end"/>
      </w:r>
      <w:r w:rsidRPr="007A630F">
        <w:rPr>
          <w:lang w:val="ru-RU"/>
        </w:rPr>
        <w:t xml:space="preserve">. Индуцированные субъединицы обладают отличающимся профилем каталитической активности: </w:t>
      </w:r>
      <m:oMath>
        <m:r>
          <w:rPr>
            <w:rFonts w:ascii="Cambria Math" w:hAnsi="Cambria Math"/>
          </w:rPr>
          <m:t>β</m:t>
        </m:r>
        <m:r>
          <w:rPr>
            <w:rFonts w:ascii="Cambria Math" w:hAnsi="Cambria Math"/>
            <w:lang w:val="ru-RU"/>
          </w:rPr>
          <m:t>1</m:t>
        </m:r>
        <m:r>
          <w:rPr>
            <w:rFonts w:ascii="Cambria Math" w:hAnsi="Cambria Math"/>
          </w:rPr>
          <m:t>i</m:t>
        </m:r>
      </m:oMath>
      <w:r w:rsidRPr="007A630F">
        <w:rPr>
          <w:lang w:val="ru-RU"/>
        </w:rPr>
        <w:t xml:space="preserve"> субъединица предпочитает гидрофобные остатки с разветвленной цепью, в отличие от </w:t>
      </w:r>
      <m:oMath>
        <m:r>
          <w:rPr>
            <w:rFonts w:ascii="Cambria Math" w:hAnsi="Cambria Math"/>
          </w:rPr>
          <m:t>β</m:t>
        </m:r>
        <m:r>
          <w:rPr>
            <w:rFonts w:ascii="Cambria Math" w:hAnsi="Cambria Math"/>
            <w:lang w:val="ru-RU"/>
          </w:rPr>
          <m:t>1</m:t>
        </m:r>
      </m:oMath>
      <w:r w:rsidRPr="007A630F">
        <w:rPr>
          <w:lang w:val="ru-RU"/>
        </w:rPr>
        <w:t xml:space="preserve">, предпочитающей кислотные остатки, </w:t>
      </w:r>
      <m:oMath>
        <m:r>
          <w:rPr>
            <w:rFonts w:ascii="Cambria Math" w:hAnsi="Cambria Math"/>
          </w:rPr>
          <m:t>β</m:t>
        </m:r>
        <m:r>
          <w:rPr>
            <w:rFonts w:ascii="Cambria Math" w:hAnsi="Cambria Math"/>
            <w:lang w:val="ru-RU"/>
          </w:rPr>
          <m:t>5</m:t>
        </m:r>
        <m:r>
          <w:rPr>
            <w:rFonts w:ascii="Cambria Math" w:hAnsi="Cambria Math"/>
          </w:rPr>
          <m:t>i</m:t>
        </m:r>
      </m:oMath>
      <w:r w:rsidRPr="007A630F">
        <w:rPr>
          <w:lang w:val="ru-RU"/>
        </w:rPr>
        <w:t xml:space="preserve"> обладает ещё большим сродством к гидр</w:t>
      </w:r>
      <w:proofErr w:type="spellStart"/>
      <w:r w:rsidRPr="007A630F">
        <w:rPr>
          <w:lang w:val="ru-RU"/>
        </w:rPr>
        <w:t>офобным</w:t>
      </w:r>
      <w:proofErr w:type="spellEnd"/>
      <w:r w:rsidRPr="007A630F">
        <w:rPr>
          <w:lang w:val="ru-RU"/>
        </w:rPr>
        <w:t xml:space="preserve"> остаткам, чем </w:t>
      </w:r>
      <m:oMath>
        <m:r>
          <w:rPr>
            <w:rFonts w:ascii="Cambria Math" w:hAnsi="Cambria Math"/>
          </w:rPr>
          <m:t>β</m:t>
        </m:r>
        <m:r>
          <w:rPr>
            <w:rFonts w:ascii="Cambria Math" w:hAnsi="Cambria Math"/>
            <w:lang w:val="ru-RU"/>
          </w:rPr>
          <m:t>5</m:t>
        </m:r>
      </m:oMath>
      <w:r w:rsidRPr="007A630F">
        <w:rPr>
          <w:lang w:val="ru-RU"/>
        </w:rPr>
        <w:t xml:space="preserve">, а профиль активности </w:t>
      </w:r>
      <m:oMath>
        <m:r>
          <w:rPr>
            <w:rFonts w:ascii="Cambria Math" w:hAnsi="Cambria Math"/>
          </w:rPr>
          <m:t>β</m:t>
        </m:r>
        <m:r>
          <w:rPr>
            <w:rFonts w:ascii="Cambria Math" w:hAnsi="Cambria Math"/>
            <w:lang w:val="ru-RU"/>
          </w:rPr>
          <m:t>2</m:t>
        </m:r>
      </m:oMath>
      <w:r w:rsidRPr="007A630F">
        <w:rPr>
          <w:lang w:val="ru-RU"/>
        </w:rPr>
        <w:t xml:space="preserve"> и </w:t>
      </w:r>
      <m:oMath>
        <m:r>
          <w:rPr>
            <w:rFonts w:ascii="Cambria Math" w:hAnsi="Cambria Math"/>
          </w:rPr>
          <m:t>β</m:t>
        </m:r>
        <m:r>
          <w:rPr>
            <w:rFonts w:ascii="Cambria Math" w:hAnsi="Cambria Math"/>
            <w:lang w:val="ru-RU"/>
          </w:rPr>
          <m:t>2</m:t>
        </m:r>
        <m:r>
          <w:rPr>
            <w:rFonts w:ascii="Cambria Math" w:hAnsi="Cambria Math"/>
          </w:rPr>
          <m:t>i</m:t>
        </m:r>
      </m:oMath>
      <w:r w:rsidRPr="007A630F">
        <w:rPr>
          <w:lang w:val="ru-RU"/>
        </w:rPr>
        <w:t xml:space="preserve"> идентичен</w:t>
      </w:r>
      <w:r w:rsidR="00744043" w:rsidRPr="0075779D">
        <w:rPr>
          <w:lang w:val="ru-RU"/>
        </w:rPr>
        <w:t xml:space="preserve"> </w:t>
      </w:r>
      <w:r w:rsidR="00744043">
        <w:rPr>
          <w:lang w:val="ru-RU"/>
        </w:rPr>
        <w:fldChar w:fldCharType="begin"/>
      </w:r>
      <w:r w:rsidR="00744043">
        <w:rPr>
          <w:lang w:val="ru-RU"/>
        </w:rPr>
        <w:instrText xml:space="preserve"> ADDIN ZOTERO_ITEM CSL_CITATION {"citationID":"AFxzqvAS","properties":{"formattedCitation":"[33]","plainCitation":"[33]","noteIndex":0},"citationItems":[{"id":374,"uris":["http://zotero.org/users/10071278/items/4SIRHUK9"],"itemData":{"id":374,"type":"article-journal","container-title":"Nature Immunology","DOI":"10.1038/s41590-018-0186-z","ISSN":"1529-2908, 1529-2916","issue":"9","journalAbbreviation":"Nat Immunol","language":"en","page":"923-931","source":"DOI.org (Crossref)","title":"The immunoproteasome and thymoproteasome: functions, evolution and human disease","title-short":"The immunoproteasome and thymoproteasome","volume":"19","author":[{"family":"Murata","given":"Shigeo"},{"family":"Takahama","given":"Yousuke"},{"family":"Kasahara","given":"Masanori"},{"family":"Tanaka","given":"Keiji"}],"issued":{"date-parts":[["2018",9]]}}}],"schema":"https://github.com/citation-style-language/schema/raw/master/csl-citation.json"} </w:instrText>
      </w:r>
      <w:r w:rsidR="00744043">
        <w:rPr>
          <w:lang w:val="ru-RU"/>
        </w:rPr>
        <w:fldChar w:fldCharType="separate"/>
      </w:r>
      <w:r w:rsidR="00744043" w:rsidRPr="0075779D">
        <w:rPr>
          <w:rFonts w:cs="Times New Roman"/>
          <w:lang w:val="ru-RU"/>
        </w:rPr>
        <w:t>[33]</w:t>
      </w:r>
      <w:r w:rsidR="00744043">
        <w:rPr>
          <w:lang w:val="ru-RU"/>
        </w:rPr>
        <w:fldChar w:fldCharType="end"/>
      </w:r>
      <w:r w:rsidR="00744043" w:rsidRPr="0075779D">
        <w:rPr>
          <w:lang w:val="ru-RU"/>
        </w:rPr>
        <w:t>.</w:t>
      </w:r>
      <w:r w:rsidR="00744043" w:rsidRPr="007A630F" w:rsidDel="00744043">
        <w:rPr>
          <w:lang w:val="ru-RU"/>
        </w:rPr>
        <w:t xml:space="preserve"> </w:t>
      </w:r>
      <m:oMath>
        <m:r>
          <w:rPr>
            <w:rFonts w:ascii="Cambria Math" w:hAnsi="Cambria Math"/>
          </w:rPr>
          <m:t>β</m:t>
        </m:r>
        <m:r>
          <w:rPr>
            <w:rFonts w:ascii="Cambria Math" w:hAnsi="Cambria Math"/>
            <w:lang w:val="ru-RU"/>
          </w:rPr>
          <m:t>5</m:t>
        </m:r>
        <m:r>
          <w:rPr>
            <w:rFonts w:ascii="Cambria Math" w:hAnsi="Cambria Math"/>
          </w:rPr>
          <m:t>t</m:t>
        </m:r>
      </m:oMath>
      <w:r w:rsidRPr="007A630F">
        <w:rPr>
          <w:lang w:val="ru-RU"/>
        </w:rPr>
        <w:t xml:space="preserve"> субъединица обладает пониженной химотрипсин-подобной активностью без влияния на </w:t>
      </w:r>
      <w:proofErr w:type="spellStart"/>
      <w:r w:rsidRPr="007A630F">
        <w:rPr>
          <w:lang w:val="ru-RU"/>
        </w:rPr>
        <w:t>каспазо</w:t>
      </w:r>
      <w:proofErr w:type="spellEnd"/>
      <w:r w:rsidRPr="007A630F">
        <w:rPr>
          <w:lang w:val="ru-RU"/>
        </w:rPr>
        <w:t xml:space="preserve">-подобную и трипсин-подобную активности, что </w:t>
      </w:r>
      <w:r w:rsidRPr="007A630F">
        <w:rPr>
          <w:lang w:val="ru-RU"/>
        </w:rPr>
        <w:lastRenderedPageBreak/>
        <w:t>увеличивает долю пептидов с кислотным С-концевым остатком</w:t>
      </w:r>
      <w:r w:rsidR="00744043" w:rsidRPr="0075779D">
        <w:rPr>
          <w:lang w:val="ru-RU"/>
        </w:rPr>
        <w:t xml:space="preserve"> </w:t>
      </w:r>
      <w:r w:rsidR="00744043">
        <w:rPr>
          <w:lang w:val="ru-RU"/>
        </w:rPr>
        <w:fldChar w:fldCharType="begin"/>
      </w:r>
      <w:r w:rsidR="00744043">
        <w:rPr>
          <w:lang w:val="ru-RU"/>
        </w:rPr>
        <w:instrText xml:space="preserve"> ADDIN ZOTERO_ITEM CSL_CITATION {"citationID":"I0DH8X9k","properties":{"formattedCitation":"[36]","plainCitation":"[36]","noteIndex":0},"citationItems":[{"id":530,"uris":["http://zotero.org/users/10071278/items/KB9CNBA6"],"itemData":{"id":530,"type":"article-journal","container-title":"Current Opinion in Immunology","DOI":"10.1016/j.coi.2012.01.006","issue":"1","page":"92–98","title":"β5t-containing thymoproteasome: specific expression in thymic cortical epithelial cells and role in positive selection of CD8+ T cells","volume":"24","author":[{"family":"Takahama","given":"Yousuke"},{"family":"Takada","given":"Kensuke"},{"family":"Murata","given":"Shigeo"},{"family":"Tanaka","given":"Keiji"}],"issued":{"date-parts":[["2012"]]}}}],"schema":"https://github.com/citation-style-language/schema/raw/master/csl-citation.json"} </w:instrText>
      </w:r>
      <w:r w:rsidR="00744043">
        <w:rPr>
          <w:lang w:val="ru-RU"/>
        </w:rPr>
        <w:fldChar w:fldCharType="separate"/>
      </w:r>
      <w:r w:rsidR="00744043" w:rsidRPr="00744043">
        <w:rPr>
          <w:rFonts w:cs="Times New Roman"/>
          <w:lang w:val="ru-RU"/>
        </w:rPr>
        <w:t>[36]</w:t>
      </w:r>
      <w:r w:rsidR="00744043">
        <w:rPr>
          <w:lang w:val="ru-RU"/>
        </w:rPr>
        <w:fldChar w:fldCharType="end"/>
      </w:r>
      <w:r w:rsidRPr="007A630F">
        <w:rPr>
          <w:lang w:val="ru-RU"/>
        </w:rPr>
        <w:t xml:space="preserve">. </w:t>
      </w:r>
      <w:proofErr w:type="spellStart"/>
      <w:r w:rsidRPr="007A630F">
        <w:rPr>
          <w:lang w:val="ru-RU"/>
        </w:rPr>
        <w:t>Тимопроте</w:t>
      </w:r>
      <w:r w:rsidR="00744043">
        <w:rPr>
          <w:lang w:val="ru-RU"/>
        </w:rPr>
        <w:t>а</w:t>
      </w:r>
      <w:r w:rsidRPr="007A630F">
        <w:rPr>
          <w:lang w:val="ru-RU"/>
        </w:rPr>
        <w:t>сома</w:t>
      </w:r>
      <w:proofErr w:type="spellEnd"/>
      <w:r w:rsidRPr="007A630F">
        <w:rPr>
          <w:lang w:val="ru-RU"/>
        </w:rPr>
        <w:t xml:space="preserve"> участвует в положительной селекции </w:t>
      </w:r>
      <w:r>
        <w:t>CD</w:t>
      </w:r>
      <w:r w:rsidRPr="007A630F">
        <w:rPr>
          <w:lang w:val="ru-RU"/>
        </w:rPr>
        <w:t>8</w:t>
      </w:r>
      <w:r w:rsidRPr="007A630F">
        <w:rPr>
          <w:vertAlign w:val="superscript"/>
          <w:lang w:val="ru-RU"/>
        </w:rPr>
        <w:t>+</w:t>
      </w:r>
      <w:r w:rsidRPr="007A630F">
        <w:rPr>
          <w:lang w:val="ru-RU"/>
        </w:rPr>
        <w:t xml:space="preserve">-лимфоцитов </w:t>
      </w:r>
      <w:r w:rsidR="00744043">
        <w:rPr>
          <w:lang w:val="ru-RU"/>
        </w:rPr>
        <w:fldChar w:fldCharType="begin"/>
      </w:r>
      <w:r w:rsidR="00744043">
        <w:rPr>
          <w:lang w:val="ru-RU"/>
        </w:rPr>
        <w:instrText xml:space="preserve"> ADDIN ZOTERO_ITEM CSL_CITATION {"citationID":"2HyQi4wg","properties":{"formattedCitation":"[37]","plainCitation":"[37]","noteIndex":0},"citationItems":[{"id":377,"uris":["http://zotero.org/users/10071278/items/JYJMF8S8"],"itemData":{"id":377,"type":"article-journal","container-title":"Trends in Biochemical Sciences","DOI":"10.1016/j.tibs.2013.10.004","ISSN":"09680004","issue":"1","journalAbbreviation":"Trends in Biochemical Sciences","language":"en","page":"17-24","source":"DOI.org (Crossref)","title":"The unique functions of tissue-specific proteasomes","volume":"39","author":[{"family":"Kniepert","given":"Andrea"},{"family":"Groettrup","given":"Marcus"}],"issued":{"date-parts":[["2014",1]]}}}],"schema":"https://github.com/citation-style-language/schema/raw/master/csl-citation.json"} </w:instrText>
      </w:r>
      <w:r w:rsidR="00744043">
        <w:rPr>
          <w:lang w:val="ru-RU"/>
        </w:rPr>
        <w:fldChar w:fldCharType="separate"/>
      </w:r>
      <w:r w:rsidR="00744043" w:rsidRPr="0075779D">
        <w:rPr>
          <w:rFonts w:cs="Times New Roman"/>
          <w:lang w:val="ru-RU"/>
        </w:rPr>
        <w:t>[37]</w:t>
      </w:r>
      <w:r w:rsidR="00744043">
        <w:rPr>
          <w:lang w:val="ru-RU"/>
        </w:rPr>
        <w:fldChar w:fldCharType="end"/>
      </w:r>
      <w:r w:rsidRPr="007A630F">
        <w:rPr>
          <w:lang w:val="ru-RU"/>
        </w:rPr>
        <w:t xml:space="preserve">. Для положительной селекции лимфоцитов важно, чтобы они распознали комплекс “свой пептид-МНС”, поэтому </w:t>
      </w:r>
      <w:proofErr w:type="spellStart"/>
      <w:r w:rsidRPr="007A630F">
        <w:rPr>
          <w:lang w:val="ru-RU"/>
        </w:rPr>
        <w:t>тимопроте</w:t>
      </w:r>
      <w:r>
        <w:rPr>
          <w:lang w:val="ru-RU"/>
        </w:rPr>
        <w:t>а</w:t>
      </w:r>
      <w:r w:rsidRPr="007A630F">
        <w:rPr>
          <w:lang w:val="ru-RU"/>
        </w:rPr>
        <w:t>сома</w:t>
      </w:r>
      <w:proofErr w:type="spellEnd"/>
      <w:r w:rsidRPr="007A630F">
        <w:rPr>
          <w:lang w:val="ru-RU"/>
        </w:rPr>
        <w:t xml:space="preserve"> генерирует пептиды более похожие на </w:t>
      </w:r>
      <w:r w:rsidR="00744043" w:rsidRPr="007A630F">
        <w:rPr>
          <w:lang w:val="ru-RU"/>
        </w:rPr>
        <w:t>собственные, в то время как</w:t>
      </w:r>
      <w:r w:rsidRPr="007A630F">
        <w:rPr>
          <w:lang w:val="ru-RU"/>
        </w:rPr>
        <w:t xml:space="preserve"> для </w:t>
      </w:r>
      <w:proofErr w:type="spellStart"/>
      <w:r w:rsidRPr="007A630F">
        <w:rPr>
          <w:lang w:val="ru-RU"/>
        </w:rPr>
        <w:t>иммунопроте</w:t>
      </w:r>
      <w:r w:rsidR="00744043">
        <w:rPr>
          <w:lang w:val="ru-RU"/>
        </w:rPr>
        <w:t>а</w:t>
      </w:r>
      <w:r w:rsidRPr="007A630F">
        <w:rPr>
          <w:lang w:val="ru-RU"/>
        </w:rPr>
        <w:t>сомы</w:t>
      </w:r>
      <w:proofErr w:type="spellEnd"/>
      <w:r w:rsidRPr="007A630F">
        <w:rPr>
          <w:lang w:val="ru-RU"/>
        </w:rPr>
        <w:t xml:space="preserve"> важно генерировать пептиды максимально непохожие на собственные для скорейшей реализации иммунного ответа.</w:t>
      </w:r>
    </w:p>
    <w:p w14:paraId="58BA1668" w14:textId="32B722B9" w:rsidR="005C4AD5" w:rsidRPr="007A630F" w:rsidRDefault="00BF5734">
      <w:pPr>
        <w:pStyle w:val="a0"/>
        <w:rPr>
          <w:lang w:val="ru-RU"/>
        </w:rPr>
      </w:pPr>
      <w:r w:rsidRPr="007A630F">
        <w:rPr>
          <w:lang w:val="ru-RU"/>
        </w:rPr>
        <w:t xml:space="preserve">С помощью </w:t>
      </w:r>
      <w:r w:rsidR="007F2068" w:rsidRPr="0075779D">
        <w:rPr>
          <w:rFonts w:cs="Times New Roman"/>
          <w:szCs w:val="28"/>
          <w:lang w:val="ru-RU"/>
        </w:rPr>
        <w:t>убиквитин-</w:t>
      </w:r>
      <w:proofErr w:type="spellStart"/>
      <w:r w:rsidR="007F2068" w:rsidRPr="0075779D">
        <w:rPr>
          <w:rFonts w:cs="Times New Roman"/>
          <w:szCs w:val="28"/>
          <w:lang w:val="ru-RU"/>
        </w:rPr>
        <w:t>проте</w:t>
      </w:r>
      <w:r w:rsidR="00744043">
        <w:rPr>
          <w:rFonts w:cs="Times New Roman"/>
          <w:szCs w:val="28"/>
          <w:lang w:val="ru-RU"/>
        </w:rPr>
        <w:t>а</w:t>
      </w:r>
      <w:r w:rsidR="007F2068" w:rsidRPr="0075779D">
        <w:rPr>
          <w:rFonts w:cs="Times New Roman"/>
          <w:szCs w:val="28"/>
          <w:lang w:val="ru-RU"/>
        </w:rPr>
        <w:t>сомальная</w:t>
      </w:r>
      <w:proofErr w:type="spellEnd"/>
      <w:r w:rsidR="007F2068" w:rsidRPr="0075779D">
        <w:rPr>
          <w:rFonts w:cs="Times New Roman"/>
          <w:szCs w:val="28"/>
          <w:lang w:val="ru-RU"/>
        </w:rPr>
        <w:t xml:space="preserve"> система</w:t>
      </w:r>
      <w:r w:rsidR="007F2068" w:rsidRPr="0075779D">
        <w:rPr>
          <w:lang w:val="ru-RU"/>
        </w:rPr>
        <w:t xml:space="preserve"> </w:t>
      </w:r>
      <w:r w:rsidR="007F2068">
        <w:rPr>
          <w:lang w:val="ru-RU"/>
        </w:rPr>
        <w:t>(</w:t>
      </w:r>
      <w:r w:rsidR="007F2068" w:rsidRPr="00BF5734">
        <w:rPr>
          <w:rFonts w:cs="Times New Roman"/>
          <w:szCs w:val="28"/>
        </w:rPr>
        <w:t>ubiquitin</w:t>
      </w:r>
      <w:r w:rsidR="007F2068" w:rsidRPr="00B85DCC">
        <w:rPr>
          <w:rFonts w:cs="Times New Roman"/>
          <w:szCs w:val="28"/>
          <w:lang w:val="ru-RU"/>
        </w:rPr>
        <w:t>-</w:t>
      </w:r>
      <w:r w:rsidR="007F2068" w:rsidRPr="00BF5734">
        <w:rPr>
          <w:rFonts w:cs="Times New Roman"/>
          <w:szCs w:val="28"/>
        </w:rPr>
        <w:t>proteasomal</w:t>
      </w:r>
      <w:r w:rsidR="007F2068" w:rsidRPr="00B85DCC">
        <w:rPr>
          <w:rFonts w:cs="Times New Roman"/>
          <w:szCs w:val="28"/>
          <w:lang w:val="ru-RU"/>
        </w:rPr>
        <w:t xml:space="preserve"> </w:t>
      </w:r>
      <w:r w:rsidR="007F2068" w:rsidRPr="00BF5734">
        <w:rPr>
          <w:rFonts w:cs="Times New Roman"/>
          <w:szCs w:val="28"/>
        </w:rPr>
        <w:t>system</w:t>
      </w:r>
      <w:r w:rsidR="007F2068" w:rsidRPr="00B85DCC">
        <w:rPr>
          <w:rFonts w:cs="Times New Roman"/>
          <w:szCs w:val="28"/>
          <w:lang w:val="ru-RU"/>
        </w:rPr>
        <w:t xml:space="preserve"> </w:t>
      </w:r>
      <w:r w:rsidR="007F2068">
        <w:rPr>
          <w:rFonts w:cs="Times New Roman"/>
          <w:szCs w:val="28"/>
          <w:lang w:val="ru-RU"/>
        </w:rPr>
        <w:t>–</w:t>
      </w:r>
      <w:r w:rsidR="007F2068" w:rsidRPr="00B85DCC">
        <w:rPr>
          <w:rFonts w:cs="Times New Roman"/>
          <w:szCs w:val="28"/>
          <w:lang w:val="ru-RU"/>
        </w:rPr>
        <w:t xml:space="preserve"> </w:t>
      </w:r>
      <w:r>
        <w:t>UPS</w:t>
      </w:r>
      <w:r w:rsidR="007F2068">
        <w:rPr>
          <w:lang w:val="ru-RU"/>
        </w:rPr>
        <w:t>)</w:t>
      </w:r>
      <w:r w:rsidRPr="007A630F">
        <w:rPr>
          <w:lang w:val="ru-RU"/>
        </w:rPr>
        <w:t xml:space="preserve"> клетка избавляется как от поврежденных или ненужных белков, так и от дефективных </w:t>
      </w:r>
      <w:proofErr w:type="spellStart"/>
      <w:r w:rsidRPr="007A630F">
        <w:rPr>
          <w:lang w:val="ru-RU"/>
        </w:rPr>
        <w:t>рибосомальных</w:t>
      </w:r>
      <w:proofErr w:type="spellEnd"/>
      <w:r w:rsidRPr="007A630F">
        <w:rPr>
          <w:lang w:val="ru-RU"/>
        </w:rPr>
        <w:t xml:space="preserve"> продуктов (</w:t>
      </w:r>
      <w:r>
        <w:t>defective</w:t>
      </w:r>
      <w:r w:rsidRPr="007A630F">
        <w:rPr>
          <w:lang w:val="ru-RU"/>
        </w:rPr>
        <w:t xml:space="preserve"> </w:t>
      </w:r>
      <w:r>
        <w:t>ribosomal</w:t>
      </w:r>
      <w:r w:rsidRPr="007A630F">
        <w:rPr>
          <w:lang w:val="ru-RU"/>
        </w:rPr>
        <w:t xml:space="preserve"> </w:t>
      </w:r>
      <w:r>
        <w:t>products</w:t>
      </w:r>
      <w:r w:rsidRPr="007A630F">
        <w:rPr>
          <w:lang w:val="ru-RU"/>
        </w:rPr>
        <w:t xml:space="preserve">, </w:t>
      </w:r>
      <w:proofErr w:type="spellStart"/>
      <w:r>
        <w:t>DRiP</w:t>
      </w:r>
      <w:proofErr w:type="spellEnd"/>
      <w:r w:rsidRPr="007A630F">
        <w:rPr>
          <w:lang w:val="ru-RU"/>
        </w:rPr>
        <w:t xml:space="preserve">). </w:t>
      </w:r>
      <w:proofErr w:type="spellStart"/>
      <w:r>
        <w:t>DRiP</w:t>
      </w:r>
      <w:proofErr w:type="spellEnd"/>
      <w:r w:rsidRPr="007A630F">
        <w:rPr>
          <w:lang w:val="ru-RU"/>
        </w:rPr>
        <w:t xml:space="preserve"> представляют из себя пептиды, транслированные с интронов на неправильно </w:t>
      </w:r>
      <w:proofErr w:type="spellStart"/>
      <w:r w:rsidRPr="007A630F">
        <w:rPr>
          <w:lang w:val="ru-RU"/>
        </w:rPr>
        <w:t>сплайсированных</w:t>
      </w:r>
      <w:proofErr w:type="spellEnd"/>
      <w:r w:rsidRPr="007A630F">
        <w:rPr>
          <w:lang w:val="ru-RU"/>
        </w:rPr>
        <w:t xml:space="preserve"> мРНК, транслированные с</w:t>
      </w:r>
      <w:r w:rsidR="007F2068">
        <w:rPr>
          <w:lang w:val="ru-RU"/>
        </w:rPr>
        <w:t>о</w:t>
      </w:r>
      <w:r w:rsidRPr="007A630F">
        <w:rPr>
          <w:lang w:val="ru-RU"/>
        </w:rPr>
        <w:t xml:space="preserve"> сдвигом рамки считывания и неправильно уложенные белки, меченные убиквитином для их быстрого разрушения </w:t>
      </w:r>
      <w:proofErr w:type="spellStart"/>
      <w:r w:rsidRPr="007A630F">
        <w:rPr>
          <w:lang w:val="ru-RU"/>
        </w:rPr>
        <w:t>протеосомой</w:t>
      </w:r>
      <w:proofErr w:type="spellEnd"/>
      <w:r>
        <w:rPr>
          <w:lang w:val="ru-RU"/>
        </w:rPr>
        <w:t xml:space="preserve"> </w:t>
      </w:r>
      <w:r w:rsidR="00744043">
        <w:rPr>
          <w:lang w:val="ru-RU"/>
        </w:rPr>
        <w:fldChar w:fldCharType="begin"/>
      </w:r>
      <w:r w:rsidR="00744043">
        <w:rPr>
          <w:lang w:val="ru-RU"/>
        </w:rPr>
        <w:instrText xml:space="preserve"> ADDIN ZOTERO_ITEM CSL_CITATION {"citationID":"obhx7bRp","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744043">
        <w:rPr>
          <w:lang w:val="ru-RU"/>
        </w:rPr>
        <w:fldChar w:fldCharType="separate"/>
      </w:r>
      <w:r w:rsidR="00744043" w:rsidRPr="0075779D">
        <w:rPr>
          <w:rFonts w:cs="Times New Roman"/>
          <w:lang w:val="ru-RU"/>
        </w:rPr>
        <w:t>[12]</w:t>
      </w:r>
      <w:r w:rsidR="00744043">
        <w:rPr>
          <w:lang w:val="ru-RU"/>
        </w:rPr>
        <w:fldChar w:fldCharType="end"/>
      </w:r>
      <w:r w:rsidRPr="007A630F">
        <w:rPr>
          <w:lang w:val="ru-RU"/>
        </w:rPr>
        <w:t xml:space="preserve">. Нарушения утилизации </w:t>
      </w:r>
      <w:proofErr w:type="spellStart"/>
      <w:r>
        <w:t>DRiP</w:t>
      </w:r>
      <w:proofErr w:type="spellEnd"/>
      <w:r w:rsidRPr="007A630F">
        <w:rPr>
          <w:lang w:val="ru-RU"/>
        </w:rPr>
        <w:t xml:space="preserve"> могут приводить к различным заболеваниям</w:t>
      </w:r>
      <w:r>
        <w:rPr>
          <w:lang w:val="ru-RU"/>
        </w:rPr>
        <w:t xml:space="preserve"> </w:t>
      </w:r>
      <w:r w:rsidR="00744043">
        <w:rPr>
          <w:lang w:val="ru-RU"/>
        </w:rPr>
        <w:fldChar w:fldCharType="begin"/>
      </w:r>
      <w:r w:rsidR="00744043">
        <w:rPr>
          <w:lang w:val="ru-RU"/>
        </w:rPr>
        <w:instrText xml:space="preserve"> ADDIN ZOTERO_ITEM CSL_CITATION {"citationID":"qfA9rGps","properties":{"formattedCitation":"[38]","plainCitation":"[38]","noteIndex":0},"citationItems":[{"id":375,"uris":["http://zotero.org/users/10071278/items/PMM3Y687"],"itemData":{"id":375,"type":"article-journal","container-title":"The EMBO Journal","DOI":"10.15252/embj.2018101341","ISSN":"0261-4189, 1460-2075","issue":"15","journalAbbreviation":"EMBO J","language":"en","source":"DOI.org (Crossref)","title":"Defective ribosomal products challenge nuclear function by impairing nuclear condensate dynamics and immobilizing ubiquitin","URL":"https://onlinelibrary.wiley.com/doi/10.15252/embj.2018101341","volume":"38","author":[{"family":"Mediani","given":"Laura"},{"family":"Guillén‐Boixet","given":"Jordina"},{"family":"Vinet","given":"Jonathan"},{"family":"Franzmann","given":"Titus M"},{"family":"Bigi","given":"Ilaria"},{"family":"Mateju","given":"Daniel"},{"family":"Carrà","given":"Arianna D"},{"family":"Morelli","given":"Federica F"},{"family":"Tiago","given":"Tatiana"},{"family":"Poser","given":"Ina"},{"family":"Alberti","given":"Simon"},{"family":"Carra","given":"Serena"}],"accessed":{"date-parts":[["2023",4,7]]},"issued":{"date-parts":[["2019",8]]}}}],"schema":"https://github.com/citation-style-language/schema/raw/master/csl-citation.json"} </w:instrText>
      </w:r>
      <w:r w:rsidR="00744043">
        <w:rPr>
          <w:lang w:val="ru-RU"/>
        </w:rPr>
        <w:fldChar w:fldCharType="separate"/>
      </w:r>
      <w:r w:rsidR="00744043" w:rsidRPr="00744043">
        <w:rPr>
          <w:rFonts w:cs="Times New Roman"/>
          <w:lang w:val="ru-RU"/>
        </w:rPr>
        <w:t>[38]</w:t>
      </w:r>
      <w:r w:rsidR="00744043">
        <w:rPr>
          <w:lang w:val="ru-RU"/>
        </w:rPr>
        <w:fldChar w:fldCharType="end"/>
      </w:r>
      <w:r w:rsidRPr="007A630F">
        <w:rPr>
          <w:lang w:val="ru-RU"/>
        </w:rPr>
        <w:t xml:space="preserve">. </w:t>
      </w:r>
      <w:proofErr w:type="spellStart"/>
      <w:r>
        <w:t>DRiP</w:t>
      </w:r>
      <w:proofErr w:type="spellEnd"/>
      <w:r w:rsidRPr="007A630F">
        <w:rPr>
          <w:lang w:val="ru-RU"/>
        </w:rPr>
        <w:t xml:space="preserve"> также служат важным источником антигенных пептидов для </w:t>
      </w:r>
      <w:proofErr w:type="spellStart"/>
      <w:r w:rsidRPr="007A630F">
        <w:rPr>
          <w:lang w:val="ru-RU"/>
        </w:rPr>
        <w:t>презентирования</w:t>
      </w:r>
      <w:proofErr w:type="spellEnd"/>
      <w:r w:rsidRPr="007A630F">
        <w:rPr>
          <w:lang w:val="ru-RU"/>
        </w:rPr>
        <w:t xml:space="preserve"> на МНС </w:t>
      </w:r>
      <w:r>
        <w:t>I</w:t>
      </w:r>
      <w:r>
        <w:rPr>
          <w:lang w:val="ru-RU"/>
        </w:rPr>
        <w:t xml:space="preserve"> </w:t>
      </w:r>
      <w:r w:rsidR="00744043">
        <w:rPr>
          <w:lang w:val="ru-RU"/>
        </w:rPr>
        <w:fldChar w:fldCharType="begin"/>
      </w:r>
      <w:r w:rsidR="00744043">
        <w:rPr>
          <w:lang w:val="ru-RU"/>
        </w:rPr>
        <w:instrText xml:space="preserve"> ADDIN ZOTERO_ITEM CSL_CITATION {"citationID":"tt1Yz2pV","properties":{"formattedCitation":"[39]","plainCitation":"[39]","noteIndex":0},"citationItems":[{"id":376,"uris":["http://zotero.org/users/10071278/items/H5BHPEGR"],"itemData":{"id":376,"type":"article-journal","abstract":"Abstract\n            The defective ribosomal product (DRiP) hypothesis of endogenous Ag processing posits that rapidly degraded forms of nascent proteins are a major source of peptide ligands for MHC class I molecules. Although there is broad experimental support for the DRiP hypothesis, careful kinetic analysis of the generation of defined peptide class I complexes has been limited to studies of recombinant vaccinia viruses expressing genes derived from other organisms. In this study, we show that insertion of the SIINFEKL peptide into the stalk of influenza A virus neuraminidase (NA) does not detectably modify NA folding, degradation, transport, or sp. act. when expressed in its natural context of influenza A virus infection. Using the 25-D1.16 mAb specific for Kb-SIINFEKL to precisely quantitate cell surface complexes by flow cytometry, we demonstrate that SIINFEKL is generated in complete lockstep with initiation and abrogation of NA biosynthesis in both L-Kb fibroblast cells and DC2.4 dendritic/monocyte cells. SIINFEKL presentation requires active proteasomes and TAP, consistent with its generation from a cytosolic DRiP pool. From the difference in the shutoff kinetics of Kb-SIINFEKL complex expression following protein synthesis versus proteasome inhibition, we estimate that the t1/2 of the biosynthetic source of NA peptide is </w:instrText>
      </w:r>
      <w:r w:rsidR="00744043">
        <w:rPr>
          <w:rFonts w:ascii="Cambria Math" w:hAnsi="Cambria Math" w:cs="Cambria Math"/>
          <w:lang w:val="ru-RU"/>
        </w:rPr>
        <w:instrText>∼</w:instrText>
      </w:r>
      <w:r w:rsidR="00744043">
        <w:rPr>
          <w:lang w:val="ru-RU"/>
        </w:rPr>
        <w:instrText xml:space="preserve">5 min. These observations extend the relevance of the DRiP hypothesis to viral proteins generated in their natural context.","container-title":"The Journal of Immunology","DOI":"10.4049/jimmunol.0901907","ISSN":"0022-1767, 1550-6606","issue":"3","language":"en","page":"1419-1424","source":"DOI.org (Crossref)","title":"Defective Ribosomal Products Are the Major Source of Antigenic Peptides Endogenously Generated from Influenza A Virus Neuraminidase","volume":"184","author":[{"family":"Dolan","given":"Brian P."},{"family":"Li","given":"Lily"},{"family":"Takeda","given":"Kazuyo"},{"family":"Bennink","given":"Jack R."},{"family":"Yewdell","given":"Jonathan W."}],"issued":{"date-parts":[["2010",2,1]]}}}],"schema":"https://github.com/citation-style-language/schema/raw/master/csl-citation.json"} </w:instrText>
      </w:r>
      <w:r w:rsidR="00744043">
        <w:rPr>
          <w:lang w:val="ru-RU"/>
        </w:rPr>
        <w:fldChar w:fldCharType="separate"/>
      </w:r>
      <w:r w:rsidR="00744043" w:rsidRPr="0075779D">
        <w:rPr>
          <w:rFonts w:cs="Times New Roman"/>
          <w:lang w:val="ru-RU"/>
        </w:rPr>
        <w:t>[39]</w:t>
      </w:r>
      <w:r w:rsidR="00744043">
        <w:rPr>
          <w:lang w:val="ru-RU"/>
        </w:rPr>
        <w:fldChar w:fldCharType="end"/>
      </w:r>
      <w:r w:rsidRPr="007A630F">
        <w:rPr>
          <w:lang w:val="ru-RU"/>
        </w:rPr>
        <w:t>.</w:t>
      </w:r>
    </w:p>
    <w:p w14:paraId="75FA6A65" w14:textId="7E7A3FC5" w:rsidR="005C4AD5" w:rsidRPr="007A630F" w:rsidRDefault="00BF5734">
      <w:pPr>
        <w:pStyle w:val="a0"/>
        <w:rPr>
          <w:lang w:val="ru-RU"/>
        </w:rPr>
      </w:pPr>
      <w:r w:rsidRPr="007A630F">
        <w:rPr>
          <w:lang w:val="ru-RU"/>
        </w:rPr>
        <w:t>В цитоплазме с продуктами гидролиза белков проте</w:t>
      </w:r>
      <w:r w:rsidR="00270346">
        <w:rPr>
          <w:lang w:val="ru-RU"/>
        </w:rPr>
        <w:t>а</w:t>
      </w:r>
      <w:r w:rsidRPr="007A630F">
        <w:rPr>
          <w:lang w:val="ru-RU"/>
        </w:rPr>
        <w:t>сомой могут произойти следующие события: утрата пост-трансляционных модификаций</w:t>
      </w:r>
      <w:r w:rsidR="00270346">
        <w:rPr>
          <w:lang w:val="ru-RU"/>
        </w:rPr>
        <w:t xml:space="preserve">, </w:t>
      </w:r>
      <w:r w:rsidRPr="007A630F">
        <w:rPr>
          <w:lang w:val="ru-RU"/>
        </w:rPr>
        <w:t xml:space="preserve">пептидный сплайсинг, катализируемый </w:t>
      </w:r>
      <w:proofErr w:type="spellStart"/>
      <w:r w:rsidRPr="007A630F">
        <w:rPr>
          <w:lang w:val="ru-RU"/>
        </w:rPr>
        <w:t>протеосомой</w:t>
      </w:r>
      <w:proofErr w:type="spellEnd"/>
      <w:r w:rsidRPr="007A630F">
        <w:rPr>
          <w:lang w:val="ru-RU"/>
        </w:rPr>
        <w:t xml:space="preserve"> (</w:t>
      </w:r>
      <w:r w:rsidR="00270346">
        <w:t>proteasome</w:t>
      </w:r>
      <w:r w:rsidRPr="007A630F">
        <w:rPr>
          <w:lang w:val="ru-RU"/>
        </w:rPr>
        <w:t>-</w:t>
      </w:r>
      <w:r>
        <w:t>catalyzed</w:t>
      </w:r>
      <w:r w:rsidRPr="007A630F">
        <w:rPr>
          <w:lang w:val="ru-RU"/>
        </w:rPr>
        <w:t xml:space="preserve"> </w:t>
      </w:r>
      <w:r>
        <w:t>peptide</w:t>
      </w:r>
      <w:r w:rsidRPr="007A630F">
        <w:rPr>
          <w:lang w:val="ru-RU"/>
        </w:rPr>
        <w:t xml:space="preserve"> </w:t>
      </w:r>
      <w:r>
        <w:t>splicing</w:t>
      </w:r>
      <w:r w:rsidRPr="007A630F">
        <w:rPr>
          <w:lang w:val="ru-RU"/>
        </w:rPr>
        <w:t xml:space="preserve">, </w:t>
      </w:r>
      <w:r>
        <w:t>PCPS</w:t>
      </w:r>
      <w:r w:rsidRPr="007A630F">
        <w:rPr>
          <w:lang w:val="ru-RU"/>
        </w:rPr>
        <w:t xml:space="preserve">), дальнейший гидролиз с </w:t>
      </w:r>
      <w:r>
        <w:t>N</w:t>
      </w:r>
      <w:r w:rsidRPr="007A630F">
        <w:rPr>
          <w:lang w:val="ru-RU"/>
        </w:rPr>
        <w:t xml:space="preserve">-конца </w:t>
      </w:r>
      <w:proofErr w:type="spellStart"/>
      <w:r w:rsidRPr="007A630F">
        <w:rPr>
          <w:lang w:val="ru-RU"/>
        </w:rPr>
        <w:t>цитозольными</w:t>
      </w:r>
      <w:proofErr w:type="spellEnd"/>
      <w:r w:rsidRPr="007A630F">
        <w:rPr>
          <w:lang w:val="ru-RU"/>
        </w:rPr>
        <w:t xml:space="preserve"> протеазами. Например, гликопротеины теряют </w:t>
      </w:r>
      <w:r>
        <w:t>N</w:t>
      </w:r>
      <w:r w:rsidRPr="007A630F">
        <w:rPr>
          <w:lang w:val="ru-RU"/>
        </w:rPr>
        <w:t xml:space="preserve">-связанные </w:t>
      </w:r>
      <w:proofErr w:type="spellStart"/>
      <w:r w:rsidRPr="007A630F">
        <w:rPr>
          <w:lang w:val="ru-RU"/>
        </w:rPr>
        <w:t>гликаны</w:t>
      </w:r>
      <w:proofErr w:type="spellEnd"/>
      <w:r w:rsidR="00270346">
        <w:rPr>
          <w:lang w:val="ru-RU"/>
        </w:rPr>
        <w:t xml:space="preserve"> </w:t>
      </w:r>
      <w:r w:rsidR="00270346">
        <w:rPr>
          <w:lang w:val="ru-RU"/>
        </w:rPr>
        <w:fldChar w:fldCharType="begin"/>
      </w:r>
      <w:r w:rsidR="00270346">
        <w:rPr>
          <w:lang w:val="ru-RU"/>
        </w:rPr>
        <w:instrText xml:space="preserve"> ADDIN ZOTERO_ITEM CSL_CITATION {"citationID":"l5W5lM70","properties":{"formattedCitation":"[40]","plainCitation":"[40]","noteIndex":0},"citationItems":[{"id":370,"uris":["http://zotero.org/users/10071278/items/SK7Q628D"],"itemData":{"id":370,"type":"article-journal","container-title":"Gene","DOI":"10.1016/j.gene.2015.11.021","ISSN":"03781119","issue":"1","journalAbbreviation":"Gene","language":"en","page":"1-7","source":"DOI.org (Crossref)","title":"The cytoplasmic peptide:N-glycanase (NGLY1) — Structure, expression and cellular functions","title-short":"The cytoplasmic peptide","volume":"577","author":[{"family":"Suzuki","given":"Tadashi"},{"family":"Huang","given":"Chengcheng"},{"family":"Fujihira","given":"Haruhiko"}],"issued":{"date-parts":[["2016",2]]}}}],"schema":"https://github.com/citation-style-language/schema/raw/master/csl-citation.json"} </w:instrText>
      </w:r>
      <w:r w:rsidR="00270346">
        <w:rPr>
          <w:lang w:val="ru-RU"/>
        </w:rPr>
        <w:fldChar w:fldCharType="separate"/>
      </w:r>
      <w:r w:rsidR="00270346" w:rsidRPr="0075779D">
        <w:rPr>
          <w:rFonts w:cs="Times New Roman"/>
          <w:lang w:val="ru-RU"/>
        </w:rPr>
        <w:t>[40]</w:t>
      </w:r>
      <w:r w:rsidR="00270346">
        <w:rPr>
          <w:lang w:val="ru-RU"/>
        </w:rPr>
        <w:fldChar w:fldCharType="end"/>
      </w:r>
      <w:r w:rsidRPr="007A630F">
        <w:rPr>
          <w:lang w:val="ru-RU"/>
        </w:rPr>
        <w:t xml:space="preserve">. Эта реакция конвертирует остаток аспарагина в остаток </w:t>
      </w:r>
      <w:proofErr w:type="spellStart"/>
      <w:r w:rsidRPr="007A630F">
        <w:rPr>
          <w:lang w:val="ru-RU"/>
        </w:rPr>
        <w:t>аспартата</w:t>
      </w:r>
      <w:proofErr w:type="spellEnd"/>
      <w:r w:rsidRPr="007A630F">
        <w:rPr>
          <w:lang w:val="ru-RU"/>
        </w:rPr>
        <w:t>, что важно для распознания некоторых опухолевых антигенов</w:t>
      </w:r>
      <w:r w:rsidR="00270346" w:rsidRPr="0075779D">
        <w:rPr>
          <w:lang w:val="ru-RU"/>
        </w:rPr>
        <w:t xml:space="preserve"> </w:t>
      </w:r>
      <w:r w:rsidR="00270346">
        <w:rPr>
          <w:lang w:val="ru-RU"/>
        </w:rPr>
        <w:fldChar w:fldCharType="begin"/>
      </w:r>
      <w:r w:rsidR="00270346">
        <w:rPr>
          <w:lang w:val="ru-RU"/>
        </w:rPr>
        <w:instrText xml:space="preserve"> ADDIN ZOTERO_ITEM CSL_CITATION {"citationID":"7Nw0xT2j","properties":{"formattedCitation":"[41]","plainCitation":"[41]","noteIndex":0},"citationItems":[{"id":369,"uris":["http://zotero.org/users/10071278/items/IDIPEHKL"],"itemData":{"id":369,"type":"article-journal","container-title":"Current Opinion in Immunology","DOI":"10.1016/j.coi.2013.10.005","ISSN":"09527915","journalAbbreviation":"Current Opinion in Immunology","language":"en","page":"21-31","source":"DOI.org (Crossref)","title":"Chemical biology of antigen presentation by MHC molecules","volume":"26","author":[{"family":"Kasteren","given":"Sander I","non-dropping-particle":"van"},{"family":"Overkleeft","given":"Hermen"},{"family":"Ovaa","given":"Huib"},{"family":"Neefjes","given":"Jacques"}],"issued":{"date-parts":[["2014",2]]}}}],"schema":"https://github.com/citation-style-language/schema/raw/master/csl-citation.json"} </w:instrText>
      </w:r>
      <w:r w:rsidR="00270346">
        <w:rPr>
          <w:lang w:val="ru-RU"/>
        </w:rPr>
        <w:fldChar w:fldCharType="separate"/>
      </w:r>
      <w:r w:rsidR="00270346" w:rsidRPr="00270346">
        <w:rPr>
          <w:rFonts w:cs="Times New Roman"/>
          <w:lang w:val="ru-RU"/>
        </w:rPr>
        <w:t>[41]</w:t>
      </w:r>
      <w:r w:rsidR="00270346">
        <w:rPr>
          <w:lang w:val="ru-RU"/>
        </w:rPr>
        <w:fldChar w:fldCharType="end"/>
      </w:r>
      <w:r w:rsidRPr="007A630F">
        <w:rPr>
          <w:lang w:val="ru-RU"/>
        </w:rPr>
        <w:t xml:space="preserve">. </w:t>
      </w:r>
      <w:r>
        <w:t>PCPS</w:t>
      </w:r>
      <w:r w:rsidRPr="007A630F">
        <w:rPr>
          <w:lang w:val="ru-RU"/>
        </w:rPr>
        <w:t xml:space="preserve"> впервые наблюдали при анализе антигенов рака почки</w:t>
      </w:r>
      <w:r w:rsidR="000B7CEC">
        <w:rPr>
          <w:lang w:val="ru-RU"/>
        </w:rPr>
        <w:t xml:space="preserve"> </w:t>
      </w:r>
      <w:r w:rsidR="00270346">
        <w:rPr>
          <w:lang w:val="ru-RU"/>
        </w:rPr>
        <w:fldChar w:fldCharType="begin"/>
      </w:r>
      <w:r w:rsidR="00270346">
        <w:rPr>
          <w:lang w:val="ru-RU"/>
        </w:rPr>
        <w:instrText xml:space="preserve"> ADDIN ZOTERO_ITEM CSL_CITATION {"citationID":"jVUFBxgE","properties":{"formattedCitation":"[42]","plainCitation":"[42]","noteIndex":0},"citationItems":[{"id":368,"uris":["http://zotero.org/users/10071278/items/SU9ZBS9T"],"itemData":{"id":368,"type":"article-journal","container-title":"Nature","DOI":"10.1038/nature02240","ISSN":"0028-0836, 1476-4687","issue":"6971","journalAbbreviation":"Nature","language":"en","page":"252-256","source":"DOI.org (Crossref)","title":"Immune recognition of a human renal cancer antigen through post-translational protein splicing","volume":"427","author":[{"family":"Hanada","given":"Ken-ichi"},{"family":"Yewdell","given":"Jonathan W."},{"family":"Yang","given":"James C."}],"issued":{"date-parts":[["2004",1]]}}}],"schema":"https://github.com/citation-style-language/schema/raw/master/csl-citation.json"} </w:instrText>
      </w:r>
      <w:r w:rsidR="00270346">
        <w:rPr>
          <w:lang w:val="ru-RU"/>
        </w:rPr>
        <w:fldChar w:fldCharType="separate"/>
      </w:r>
      <w:r w:rsidR="00270346" w:rsidRPr="0075779D">
        <w:rPr>
          <w:rFonts w:cs="Times New Roman"/>
          <w:lang w:val="ru-RU"/>
        </w:rPr>
        <w:t>[42]</w:t>
      </w:r>
      <w:r w:rsidR="00270346">
        <w:rPr>
          <w:lang w:val="ru-RU"/>
        </w:rPr>
        <w:fldChar w:fldCharType="end"/>
      </w:r>
      <w:r w:rsidRPr="007A630F">
        <w:rPr>
          <w:lang w:val="ru-RU"/>
        </w:rPr>
        <w:t>. Несмотря на то, что некоторые ученые сомневаются в существовании этого явления</w:t>
      </w:r>
      <w:r w:rsidR="00270346" w:rsidRPr="0075779D">
        <w:rPr>
          <w:lang w:val="ru-RU"/>
        </w:rPr>
        <w:t xml:space="preserve"> </w:t>
      </w:r>
      <w:r w:rsidR="00270346">
        <w:rPr>
          <w:lang w:val="ru-RU"/>
        </w:rPr>
        <w:fldChar w:fldCharType="begin"/>
      </w:r>
      <w:r w:rsidR="00270346">
        <w:rPr>
          <w:lang w:val="ru-RU"/>
        </w:rPr>
        <w:instrText xml:space="preserve"> ADDIN ZOTERO_ITEM CSL_CITATION {"citationID":"nTm9gWyz","properties":{"formattedCitation":"[43]","plainCitation":"[43]","noteIndex":0},"citationItems":[{"id":110,"uris":["http://zotero.org/users/10071278/items/ANF6747T"],"itemData":{"id":110,"type":"article-journal","container-title":"Molecular &amp; Cellular Proteomics","DOI":"10.1016/j.mcpro.2021.100099","ISSN":"15359476","journalAbbreviation":"Molecular &amp; Cellular Proteomics","language":"en","page":"100099","source":"DOI.org (Crossref)","title":"Are There Indeed Spliced Peptides in the Immunopeptidome?","volume":"20","author":[{"family":"Admon","given":"Arie"}],"issued":{"date-parts":[["2021"]]}}}],"schema":"https://github.com/citation-style-language/schema/raw/master/csl-citation.json"} </w:instrText>
      </w:r>
      <w:r w:rsidR="00270346">
        <w:rPr>
          <w:lang w:val="ru-RU"/>
        </w:rPr>
        <w:fldChar w:fldCharType="separate"/>
      </w:r>
      <w:r w:rsidR="00270346" w:rsidRPr="00270346">
        <w:rPr>
          <w:rFonts w:cs="Times New Roman"/>
          <w:lang w:val="ru-RU"/>
        </w:rPr>
        <w:t>[43]</w:t>
      </w:r>
      <w:r w:rsidR="00270346">
        <w:rPr>
          <w:lang w:val="ru-RU"/>
        </w:rPr>
        <w:fldChar w:fldCharType="end"/>
      </w:r>
      <w:r w:rsidRPr="007A630F">
        <w:rPr>
          <w:lang w:val="ru-RU"/>
        </w:rPr>
        <w:t>, оно наблюдается и изучается разными коллективами учёных</w:t>
      </w:r>
      <w:r w:rsidR="00270346" w:rsidRPr="0075779D">
        <w:rPr>
          <w:lang w:val="ru-RU"/>
        </w:rPr>
        <w:t xml:space="preserve"> </w:t>
      </w:r>
      <w:r w:rsidR="00270346">
        <w:rPr>
          <w:lang w:val="ru-RU"/>
        </w:rPr>
        <w:fldChar w:fldCharType="begin"/>
      </w:r>
      <w:r w:rsidR="00270346">
        <w:rPr>
          <w:lang w:val="ru-RU"/>
        </w:rPr>
        <w:instrText xml:space="preserve"> ADDIN ZOTERO_ITEM CSL_CITATION {"citationID":"LbKWVSoq","properties":{"formattedCitation":"[44\\uc0\\u8211{}48]","plainCitation":"[44–48]","noteIndex":0},"citationItems":[{"id":108,"uris":["http://zotero.org/users/10071278/items/UL2G2GEU"],"itemData":{"id":108,"type":"article-journal","container-title":"Journal of Biological Chemistry","DOI":"10.1074/jbc.R117.807560","ISSN":"00219258","issue":"51","journalAbbreviation":"Journal of Biological Chemistry","language":"en","page":"21170-21179","source":"DOI.org (Crossref)","title":"Peptide splicing by the proteasome","volume":"292","author":[{"family":"Vigneron","given":"Nathalie"},{"family":"Ferrari","given":"Violette"},{"family":"Stroobant","given":"Vincent"},{"family":"Abi Habib","given":"Joanna"},{"family":"Van den Eynde","given":"Benoit J."}],"issued":{"date-parts":[["2017",12]]}}},{"id":81,"uris":["http://zotero.org/users/10071278/items/N9TZSQKU"],"itemData":{"id":81,"type":"article-journal","abstract":"The human immune system relies on the capability of CD8+ T cells to patrol body cells, spot infected cells and eliminate them. This cytotoxic response is supposed to be limited to infected cells to avoid killing of healthy cells. To enable this, CD8+ T cells have T Cell Receptors (TCRs) which should discriminate between self and non-self through the recognition of antigenic peptides bound to Human Leukocyte Antigen class I (HLA-I) complexes—i.e., HLA-I immunopeptidomes—of patrolled cells. The majority of these antigenic peptides are produced by proteasomes through either peptide hydrolysis or peptide splicing. Proteasome-generated cis-spliced peptides derive from a given antigen, are immunogenic and frequently presented by HLA-I complexes. Theoretically, they also have a very large sequence variability, which might impinge upon our model of self/non-self discrimination and central and peripheral CD8+ T cell tolerance. Indeed, a large variety of cis-spliced epitopes might enlarge the pool of viral-human zwitter epitopes, i.e., peptides that may be generated with the exact same sequence from both self (human) and non-self (viral) antigens. Antigenic viral-human zwitter peptides may be recognized by CD8+ thymocytes and T cells, induce clonal deletion or other tolerance processes, thereby restraining CD8+ T cell response against viruses. To test this hypothesis, we computed in silico the theoretical frequency of zwitter non-spliced and cis-spliced epitope candidates derived from human proteome (self) and from the proteomes of a large pool of viruses (non-self). We considered their binding afﬁnity to the representative HLA-A</w:instrText>
      </w:r>
      <w:r w:rsidR="00270346">
        <w:rPr>
          <w:rFonts w:ascii="Cambria Math" w:hAnsi="Cambria Math" w:cs="Cambria Math"/>
          <w:lang w:val="ru-RU"/>
        </w:rPr>
        <w:instrText>∗</w:instrText>
      </w:r>
      <w:r w:rsidR="00270346">
        <w:rPr>
          <w:lang w:val="ru-RU"/>
        </w:rPr>
        <w:instrText>02:01 complex, self-antigen expression in Medullary Thymic Epithelial cells (mTECs) and the relative frequency of non-spliced and cis-spliced peptides in HLA-I immunopeptidomes. Based on the present knowledge of proteasome-catalyzed peptide splicing and neglecting CD8+ TCR degeneracy, our study suggests that, despite their frequency, the portion of the cis-spliced peptides we investigated could only marginally impinge upon the variety of functional CD8+ cytotoxic T cells (CTLs) involved in anti-viral response.","container-title":"Frontiers in Immunology","DOI":"10.3389/fimmu.2021.614276","ISSN":"1664-3224","journalAbbreviation":"Front. Immunol.","language":"en","page":"614276","source":"DOI.org (Crossref)","title":"Proteasome-Generated cis-Spliced Peptides and Their Potential Role in CD8+ T Cell Tolerance","volume":"12","author":[{"family":"Mansurkhodzhaev","given":"Artem"},{"family":"Barbosa","given":"Camila R. R."},{"family":"Mishto","given":"Michele"},{"family":"Liepe","given":"Juliane"}],"issued":{"date-parts":[["2021",2,24]]}}},{"id":88,"uris":["http://zotero.org/users/10071278/items/U2VFIAWP"],"itemData":{"id":88,"type":"article-journal","abstract":"Targeting CD8+ T cells to recurrent tumor-speciﬁc mutations can profoundly contribute to cancer treatment. Some of these mutations are potential tumor antigens although they can be displayed by non-spliced epitopes only in a few patients, because of the low afﬁnity of the mutated non-spliced peptides for the predominant HLA class I alleles. Here, we describe a pipeline that uses the large sequence variety of proteasome-generated spliced peptides and identiﬁes spliced epitope candidates, which carry the mutations and bind the predominant HLA-I alleles with high afﬁnity. They could be used in adoptive T cell therapy and other anti-cancer immunotherapies for large cohorts of cancer patients. As a proof of principle, the application of this pipeline led to the identiﬁcation of a KRAS G12V mutation-carrying spliced epitope candidate, which is produced by proteasomes, transported by TAPs and efﬁciently presented by the most prevalent HLA class I molecules, HLA-A</w:instrText>
      </w:r>
      <w:r w:rsidR="00270346">
        <w:rPr>
          <w:rFonts w:ascii="Cambria Math" w:hAnsi="Cambria Math" w:cs="Cambria Math"/>
          <w:lang w:val="ru-RU"/>
        </w:rPr>
        <w:instrText>∗</w:instrText>
      </w:r>
      <w:r w:rsidR="00270346">
        <w:rPr>
          <w:lang w:val="ru-RU"/>
        </w:rPr>
        <w:instrText xml:space="preserve">02:01 complexes.","container-title":"Frontiers in Immunology","DOI":"10.3389/fimmu.2019.02572","ISSN":"1664-3224","journalAbbreviation":"Front. Immunol.","language":"en","page":"2572","source":"DOI.org (Crossref)","title":"An in silico—in vitro Pipeline Identifying an HLA-A*02:01+ KRAS G12V+ Spliced Epitope Candidate for a Broad Tumor-Immune Response in Cancer Patients","title-short":"An in silico—in vitro Pipeline Identifying an HLA-A*02","volume":"10","author":[{"family":"Mishto","given":"Michele"},{"family":"Mansurkhodzhaev","given":"Artem"},{"family":"Ying","given":"Ge"},{"family":"Bitra","given":"Aruna"},{"family":"Cordfunke","given":"Robert A."},{"family":"Henze","given":"Sarah"},{"family":"Paul","given":"Debdas"},{"family":"Sidney","given":"John"},{"family":"Urlaub","given":"Henning"},{"family":"Neefjes","given":"Jacques"},{"family":"Sette","given":"Alessandro"},{"family":"Zajonc","given":"Dirk M."},{"family":"Liepe","given":"Juliane"}],"issued":{"date-parts":[["2019",11,15]]}}},{"id":366,"uris":["http://zotero.org/users/10071278/items/T5CT7YXK"],"itemData":{"id":366,"type":"article-journal","abstract":"Abstract\n            CD8+ T cells recognize peptides displayed by HLA class I molecules and monitor intracellular peptide pools. It is known that the proteasome splices two short peptide fragments. Recent studies using mass spectrometry (MS) and bioinformatics analysis have suggested that proteasome-generated spliced peptides (PSPs) may account for a substantial proportion of HLA class I ligands. However, the authenticity of the PSPs identified using bioinformatics approaches remain ambiguous. In this study, we employed MS-based de novo sequencing to directly capture cryptic HLA ligands that were not templated in the genome. We identified two PSPs originating from the same protein in a human colorectal cancer line with microsatellite instability. Healthy donor-derived CD8+ T cells readily responded to the two PSPs, showing their natural HLA presentation and antigenicity. Experiments using minigene constructs demonstrated proteasome-dependent processing of two PSPs generated by standard and reverse cis splicing, respectively. Our results suggest a broader diversity of HLA class I Ag repertoires generated by proteasomal splicing, supporting the advantage of MS-based approaches for the comprehensive identification of PSPs.","container-title":"The Journal of Immunology","DOI":"10.4049/jimmunol.2100717","ISSN":"0022-1767, 1550-6606","issue":"12","language":"en","page":"2856-2865","source":"DOI.org (Crossref)","title":"Characterization of Proteasome-Generated Spliced Peptides Detected by Mass Spectrometry","volume":"208","author":[{"family":"Kato","given":"Koji"},{"family":"Nakatsugawa","given":"Munehide"},{"family":"Tokita","given":"Serina"},{"family":"Hirohashi","given":"Yoshihiko"},{"family":"Kubo","given":"Terufumi"},{"family":"Tsukahara","given":"Tomohide"},{"family":"Murata","given":"Kenji"},{"family":"Chiba","given":"Hirofumi"},{"family":"Takahashi","given":"Hiroki"},{"family":"Hirano","given":"Naoto"},{"family":"Kanaseki","given":"Takayuki"},{"family":"Torigoe","given":"Toshihiko"}],"issued":{"date-parts":[["2022",6,15]]}}},{"id":109,"uris":["http://zotero.org/users/10071278/items/FVFX4GJL"],"itemData":{"id":109,"type":"article-journal","abstract":"Abstract\n            Within the tumor immunology community, the topic of proteasomal spliced peptides (PSP) has generated a great deal of controversy. In the earliest reports, careful biological validation led to the conclusion that proteasome-catalyzed peptide splicing was a rare event. To date, six PSPs have been validated biologically. However, the advent of algorithms to identify candidate PSPs in mass spectrometry data challenged this notion, with several studies concluding that the frequency of spliced peptides binding to MHC class I was quite high. Since this time, much debate has centered around the methodologies used in these studies. Several reanalyses of data from these studies have led to questions about the validity of the conclusions. Furthermore, the biological and technical validation that should be necessary for verifying PSP assignments was often lacking. It has been suggested therefore that the research community should unite around a common set of standards for validating candidate PSPs. In this review, we propose and highlight the necessary steps for validation of proteasomal splicing at both the mass spectrometry and biological levels. We hope that these guidelines will serve as a foundation for critical assessment of results from proteasomal splicing studies.","container-title":"Cancer Immunology Research","DOI":"10.1158/2326-6066.CIR-21-0727","ISSN":"2326-6066, 2326-6074","issue":"3","language":"en","page":"275-284","source":"DOI.org (Crossref)","title":"Navigating Critical Challenges Associated with Immunopeptidomics-Based Detection of Proteasomal Spliced Peptide Candidates","volume":"10","author":[{"family":"Lichti","given":"Cheryl F."},{"family":"Vigneron","given":"Nathalie"},{"family":"Clauser","given":"Karl R."},{"family":"Van den Eynde","given":"Benoit J."},{"family":"Bassani-Sternberg","given":"Michal"}],"issued":{"date-parts":[["2022",3,1]]}}}],"schema":"https://github.com/citation-style-language/schema/raw/master/csl-citation.json"} </w:instrText>
      </w:r>
      <w:r w:rsidR="00270346">
        <w:rPr>
          <w:lang w:val="ru-RU"/>
        </w:rPr>
        <w:fldChar w:fldCharType="separate"/>
      </w:r>
      <w:r w:rsidR="00270346" w:rsidRPr="00270346">
        <w:rPr>
          <w:rFonts w:cs="Times New Roman"/>
          <w:lang w:val="ru-RU"/>
        </w:rPr>
        <w:t>[44–48]</w:t>
      </w:r>
      <w:r w:rsidR="00270346">
        <w:rPr>
          <w:lang w:val="ru-RU"/>
        </w:rPr>
        <w:fldChar w:fldCharType="end"/>
      </w:r>
      <w:r w:rsidRPr="007A630F">
        <w:rPr>
          <w:lang w:val="ru-RU"/>
        </w:rPr>
        <w:t xml:space="preserve">, и большая часть </w:t>
      </w:r>
      <w:proofErr w:type="spellStart"/>
      <w:r w:rsidRPr="007A630F">
        <w:rPr>
          <w:lang w:val="ru-RU"/>
        </w:rPr>
        <w:t>иммунопептидома</w:t>
      </w:r>
      <w:proofErr w:type="spellEnd"/>
      <w:r w:rsidRPr="007A630F">
        <w:rPr>
          <w:lang w:val="ru-RU"/>
        </w:rPr>
        <w:t xml:space="preserve">, который </w:t>
      </w:r>
      <w:proofErr w:type="spellStart"/>
      <w:r w:rsidRPr="007A630F">
        <w:rPr>
          <w:lang w:val="ru-RU"/>
        </w:rPr>
        <w:t>презентируется</w:t>
      </w:r>
      <w:proofErr w:type="spellEnd"/>
      <w:r w:rsidRPr="007A630F">
        <w:rPr>
          <w:lang w:val="ru-RU"/>
        </w:rPr>
        <w:t xml:space="preserve"> на </w:t>
      </w:r>
      <w:r>
        <w:t>HLA</w:t>
      </w:r>
      <w:r w:rsidRPr="007A630F">
        <w:rPr>
          <w:lang w:val="ru-RU"/>
        </w:rPr>
        <w:t xml:space="preserve"> </w:t>
      </w:r>
      <w:r>
        <w:t>I</w:t>
      </w:r>
      <w:r w:rsidRPr="007A630F">
        <w:rPr>
          <w:lang w:val="ru-RU"/>
        </w:rPr>
        <w:t xml:space="preserve"> класса, до 35% в некоторых клеточных линиях, может быть представлен </w:t>
      </w:r>
      <w:proofErr w:type="spellStart"/>
      <w:r w:rsidRPr="007A630F">
        <w:rPr>
          <w:lang w:val="ru-RU"/>
        </w:rPr>
        <w:t>сплайсированными</w:t>
      </w:r>
      <w:proofErr w:type="spellEnd"/>
      <w:r w:rsidRPr="007A630F">
        <w:rPr>
          <w:lang w:val="ru-RU"/>
        </w:rPr>
        <w:t xml:space="preserve"> </w:t>
      </w:r>
      <w:r w:rsidRPr="007A630F">
        <w:rPr>
          <w:lang w:val="ru-RU"/>
        </w:rPr>
        <w:lastRenderedPageBreak/>
        <w:t>пептидами</w:t>
      </w:r>
      <w:r w:rsidR="00270346" w:rsidRPr="0075779D">
        <w:rPr>
          <w:lang w:val="ru-RU"/>
        </w:rPr>
        <w:t xml:space="preserve"> </w:t>
      </w:r>
      <w:r w:rsidR="00270346">
        <w:rPr>
          <w:lang w:val="ru-RU"/>
        </w:rPr>
        <w:fldChar w:fldCharType="begin"/>
      </w:r>
      <w:r w:rsidR="00270346">
        <w:rPr>
          <w:lang w:val="ru-RU"/>
        </w:rPr>
        <w:instrText xml:space="preserve"> ADDIN ZOTERO_ITEM CSL_CITATION {"citationID":"8hMvmGQT","properties":{"formattedCitation":"[49]","plainCitation":"[49]","noteIndex":0},"citationItems":[{"id":74,"uris":["http://zotero.org/users/10071278/items/2E3HUUN2"],"itemData":{"id":74,"type":"article-journal","container-title":"Science","DOI":"10.1126/science.aaf4384","ISSN":"0036-8075, 1095-9203","issue":"6310","journalAbbreviation":"Science","language":"en","page":"354-358","source":"DOI.org (Crossref)","title":"A large fraction of HLA class I ligands are proteasome-generated spliced peptides","volume":"354","author":[{"family":"Liepe","given":"Juliane"},{"family":"Marino","given":"Fabio"},{"family":"Sidney","given":"John"},{"family":"Jeko","given":"Anita"},{"family":"Bunting","given":"Daniel E."},{"family":"Sette","given":"Alessandro"},{"family":"Kloetzel","given":"Peter M."},{"family":"Stumpf","given":"Michael P. H."},{"family":"Heck","given":"Albert J. R."},{"family":"Mishto","given":"Michele"}],"issued":{"date-parts":[["2016",10,21]]}}}],"schema":"https://github.com/citation-style-language/schema/raw/master/csl-citation.json"} </w:instrText>
      </w:r>
      <w:r w:rsidR="00270346">
        <w:rPr>
          <w:lang w:val="ru-RU"/>
        </w:rPr>
        <w:fldChar w:fldCharType="separate"/>
      </w:r>
      <w:r w:rsidR="00270346" w:rsidRPr="00270346">
        <w:rPr>
          <w:rFonts w:cs="Times New Roman"/>
          <w:lang w:val="ru-RU"/>
        </w:rPr>
        <w:t>[49]</w:t>
      </w:r>
      <w:r w:rsidR="00270346">
        <w:rPr>
          <w:lang w:val="ru-RU"/>
        </w:rPr>
        <w:fldChar w:fldCharType="end"/>
      </w:r>
      <w:r w:rsidRPr="007A630F">
        <w:rPr>
          <w:lang w:val="ru-RU"/>
        </w:rPr>
        <w:t xml:space="preserve">. </w:t>
      </w:r>
      <w:r>
        <w:t>PCPS</w:t>
      </w:r>
      <w:r w:rsidRPr="007A630F">
        <w:rPr>
          <w:lang w:val="ru-RU"/>
        </w:rPr>
        <w:t xml:space="preserve"> - процесс соедин</w:t>
      </w:r>
      <w:r w:rsidR="000B7CEC">
        <w:rPr>
          <w:lang w:val="ru-RU"/>
        </w:rPr>
        <w:t>ени</w:t>
      </w:r>
      <w:r w:rsidRPr="007A630F">
        <w:rPr>
          <w:lang w:val="ru-RU"/>
        </w:rPr>
        <w:t>я двух пептидов, продуцированных проте</w:t>
      </w:r>
      <w:r w:rsidR="000B7CEC">
        <w:rPr>
          <w:lang w:val="ru-RU"/>
        </w:rPr>
        <w:t>а</w:t>
      </w:r>
      <w:r w:rsidRPr="007A630F">
        <w:rPr>
          <w:lang w:val="ru-RU"/>
        </w:rPr>
        <w:t>сомой. Она же и кат</w:t>
      </w:r>
      <w:r w:rsidR="000B7CEC">
        <w:rPr>
          <w:lang w:val="ru-RU"/>
        </w:rPr>
        <w:t>а</w:t>
      </w:r>
      <w:r w:rsidRPr="007A630F">
        <w:rPr>
          <w:lang w:val="ru-RU"/>
        </w:rPr>
        <w:t xml:space="preserve">лизирует реакцию сплайсинга. Механизм реакции заключается в атаке свободной аминогруппой одного пептида </w:t>
      </w:r>
      <w:proofErr w:type="spellStart"/>
      <w:r w:rsidRPr="007A630F">
        <w:rPr>
          <w:lang w:val="ru-RU"/>
        </w:rPr>
        <w:t>ацил</w:t>
      </w:r>
      <w:proofErr w:type="spellEnd"/>
      <w:r w:rsidRPr="007A630F">
        <w:rPr>
          <w:lang w:val="ru-RU"/>
        </w:rPr>
        <w:t>-ферментного интермедиата</w:t>
      </w:r>
      <w:r w:rsidR="000B7CEC">
        <w:rPr>
          <w:lang w:val="ru-RU"/>
        </w:rPr>
        <w:t xml:space="preserve"> </w:t>
      </w:r>
      <w:r w:rsidR="00270346">
        <w:rPr>
          <w:lang w:val="ru-RU"/>
        </w:rPr>
        <w:fldChar w:fldCharType="begin"/>
      </w:r>
      <w:r w:rsidR="00270346">
        <w:rPr>
          <w:lang w:val="ru-RU"/>
        </w:rPr>
        <w:instrText xml:space="preserve"> ADDIN ZOTERO_ITEM CSL_CITATION {"citationID":"6slICCCW","properties":{"formattedCitation":"[50]","plainCitation":"[50]","noteIndex":0},"citationItems":[{"id":107,"uris":["http://zotero.org/users/10071278/items/PGECVUQK"],"itemData":{"id":107,"type":"article-journal","abstract":"CD8+ cytolytic T lymphocytes are essential players of anti-tumor immune responses. On tumors, they recognize peptides of about 8-to-10 amino acids that generally result from the degradation of cellular proteins by the proteasome. Until a decade ago, these peptides were thought to solely correspond to linear fragments of proteins that were liberated after the hydrolysis of the peptide bonds located at their extremities. However, several examples of peptides containing two fragments originally distant in the protein sequence challenged this concept and demonstrated that proteasome could also splice peptides together by creating a new peptide bond between two distant fragments. Unexpectedly, peptide splicing emerges as an essential way to increase the peptide repertoire diversity as these spliced peptides were shown to represent up to 25% of the peptides presented on a cell by MHC class I. Here, we review the diﬀerent steps that led to the discovery of peptide splicing by the proteasome as well as the lightening oﬀered by the recent progresses of mass spectrometry and bioinformatics in the analysis of the spliced peptide repertoire.","container-title":"Molecular Immunology","DOI":"10.1016/j.molimm.2018.03.030","ISSN":"01615890","journalAbbreviation":"Molecular Immunology","language":"en","page":"93-102","source":"DOI.org (Crossref)","title":"Production of spliced peptides by the proteasome","volume":"113","author":[{"family":"Vigneron","given":"Nathalie"},{"family":"Stroobant","given":"Vincent"},{"family":"Ferrari","given":"Violette"},{"family":"Abi Habib","given":"Joanna"},{"family":"Van den Eynde","given":"Benoit J."}],"issued":{"date-parts":[["2019",9]]}}}],"schema":"https://github.com/citation-style-language/schema/raw/master/csl-citation.json"} </w:instrText>
      </w:r>
      <w:r w:rsidR="00270346">
        <w:rPr>
          <w:lang w:val="ru-RU"/>
        </w:rPr>
        <w:fldChar w:fldCharType="separate"/>
      </w:r>
      <w:r w:rsidR="00270346" w:rsidRPr="00387ECF">
        <w:rPr>
          <w:rFonts w:cs="Times New Roman"/>
          <w:lang w:val="ru-RU"/>
        </w:rPr>
        <w:t>[50]</w:t>
      </w:r>
      <w:r w:rsidR="00270346">
        <w:rPr>
          <w:lang w:val="ru-RU"/>
        </w:rPr>
        <w:fldChar w:fldCharType="end"/>
      </w:r>
      <w:r w:rsidRPr="007A630F">
        <w:rPr>
          <w:lang w:val="ru-RU"/>
        </w:rPr>
        <w:t xml:space="preserve">. Присоединение возможно в трех вариантах в зависимости от происхождения пептидов и порядка присоединения. Когда два пептида происходят из одного белка, говорят о </w:t>
      </w:r>
      <w:proofErr w:type="spellStart"/>
      <w:r w:rsidRPr="007A630F">
        <w:rPr>
          <w:lang w:val="ru-RU"/>
        </w:rPr>
        <w:t>цис</w:t>
      </w:r>
      <w:proofErr w:type="spellEnd"/>
      <w:r w:rsidRPr="007A630F">
        <w:rPr>
          <w:lang w:val="ru-RU"/>
        </w:rPr>
        <w:t xml:space="preserve">-сплайсинге, если из двух разных белков, то о транс-сплайсинге. При </w:t>
      </w:r>
      <w:proofErr w:type="spellStart"/>
      <w:r w:rsidRPr="007A630F">
        <w:rPr>
          <w:lang w:val="ru-RU"/>
        </w:rPr>
        <w:t>цис</w:t>
      </w:r>
      <w:proofErr w:type="spellEnd"/>
      <w:r w:rsidRPr="007A630F">
        <w:rPr>
          <w:lang w:val="ru-RU"/>
        </w:rPr>
        <w:t xml:space="preserve">-сплайсинге возможно два варианта. В первом случае пептиды присоединяются в том же порядке, как они идут в исходной последовательности, во втором случае же в обратном: пептид, который был ближе к С-концу исходного белка формирует </w:t>
      </w:r>
      <w:r>
        <w:t>N</w:t>
      </w:r>
      <w:r w:rsidRPr="007A630F">
        <w:rPr>
          <w:lang w:val="ru-RU"/>
        </w:rPr>
        <w:t xml:space="preserve">-конец </w:t>
      </w:r>
      <w:proofErr w:type="spellStart"/>
      <w:r w:rsidRPr="007A630F">
        <w:rPr>
          <w:lang w:val="ru-RU"/>
        </w:rPr>
        <w:t>сплайсированного</w:t>
      </w:r>
      <w:proofErr w:type="spellEnd"/>
      <w:r w:rsidRPr="007A630F">
        <w:rPr>
          <w:lang w:val="ru-RU"/>
        </w:rPr>
        <w:t xml:space="preserve"> пептида.</w:t>
      </w:r>
    </w:p>
    <w:p w14:paraId="22D0A3FF" w14:textId="446CC66E" w:rsidR="005C4AD5" w:rsidRPr="007A630F" w:rsidRDefault="00BF5734">
      <w:pPr>
        <w:pStyle w:val="a0"/>
        <w:rPr>
          <w:lang w:val="ru-RU"/>
        </w:rPr>
      </w:pPr>
      <w:r w:rsidRPr="007A630F">
        <w:rPr>
          <w:lang w:val="ru-RU"/>
        </w:rPr>
        <w:t>После выхода из проте</w:t>
      </w:r>
      <w:r w:rsidR="000B7CEC">
        <w:rPr>
          <w:lang w:val="ru-RU"/>
        </w:rPr>
        <w:t>а</w:t>
      </w:r>
      <w:r w:rsidRPr="007A630F">
        <w:rPr>
          <w:lang w:val="ru-RU"/>
        </w:rPr>
        <w:t>сомы, пептиды достаточно дли</w:t>
      </w:r>
      <w:r w:rsidR="000B7CEC">
        <w:rPr>
          <w:lang w:val="ru-RU"/>
        </w:rPr>
        <w:t>н</w:t>
      </w:r>
      <w:r w:rsidRPr="007A630F">
        <w:rPr>
          <w:lang w:val="ru-RU"/>
        </w:rPr>
        <w:t xml:space="preserve">ные, чтобы не помещаться в </w:t>
      </w:r>
      <w:proofErr w:type="spellStart"/>
      <w:r w:rsidRPr="007A630F">
        <w:rPr>
          <w:lang w:val="ru-RU"/>
        </w:rPr>
        <w:t>пептидсвязывающую</w:t>
      </w:r>
      <w:proofErr w:type="spellEnd"/>
      <w:r w:rsidRPr="007A630F">
        <w:rPr>
          <w:lang w:val="ru-RU"/>
        </w:rPr>
        <w:t xml:space="preserve"> бороздку, могут дальше разрушаться с </w:t>
      </w:r>
      <w:r>
        <w:t>N</w:t>
      </w:r>
      <w:r w:rsidRPr="007A630F">
        <w:rPr>
          <w:lang w:val="ru-RU"/>
        </w:rPr>
        <w:t xml:space="preserve">-конца </w:t>
      </w:r>
      <w:proofErr w:type="spellStart"/>
      <w:r w:rsidRPr="007A630F">
        <w:rPr>
          <w:lang w:val="ru-RU"/>
        </w:rPr>
        <w:t>цитозольными</w:t>
      </w:r>
      <w:proofErr w:type="spellEnd"/>
      <w:r w:rsidRPr="007A630F">
        <w:rPr>
          <w:lang w:val="ru-RU"/>
        </w:rPr>
        <w:t xml:space="preserve"> протеазами. Есть убедительные доказательства, что после выхода из </w:t>
      </w:r>
      <w:proofErr w:type="spellStart"/>
      <w:r w:rsidRPr="007A630F">
        <w:rPr>
          <w:lang w:val="ru-RU"/>
        </w:rPr>
        <w:t>протеосомы</w:t>
      </w:r>
      <w:proofErr w:type="spellEnd"/>
      <w:r w:rsidRPr="007A630F">
        <w:rPr>
          <w:lang w:val="ru-RU"/>
        </w:rPr>
        <w:t>, процессинг с С-конца не происходит в клетках</w:t>
      </w:r>
      <w:r w:rsidR="00270346" w:rsidRPr="0075779D">
        <w:rPr>
          <w:lang w:val="ru-RU"/>
        </w:rPr>
        <w:t xml:space="preserve"> </w:t>
      </w:r>
      <w:r w:rsidR="00270346">
        <w:rPr>
          <w:lang w:val="ru-RU"/>
        </w:rPr>
        <w:fldChar w:fldCharType="begin"/>
      </w:r>
      <w:r w:rsidR="00270346">
        <w:rPr>
          <w:lang w:val="ru-RU"/>
        </w:rPr>
        <w:instrText xml:space="preserve"> ADDIN ZOTERO_ITEM CSL_CITATION {"citationID":"RRbRrQo8","properties":{"formattedCitation":"[51, 52]","plainCitation":"[51, 52]","noteIndex":0},"citationItems":[{"id":364,"uris":["http://zotero.org/users/10071278/items/PCYLIWM7"],"itemData":{"id":364,"type":"chapter","container-title":"Advances in Immunology","ISBN":"978-0-12-022480-7","language":"en","note":"DOI: 10.1016/S0065-2776(02)80012-8","page":"1-70","publisher":"Elsevier","source":"DOI.org (Crossref)","title":"Protein degradation and the generation of MHC class I-presented peptides","URL":"https://linkinghub.elsevier.com/retrieve/pii/S0065277602800128","volume":"80","author":[{"family":"Rock","given":"Kenneth L"},{"family":"York","given":"Ian A"},{"family":"Saric","given":"Tomo"},{"family":"Goldberg","given":"Alfred L"}],"accessed":{"date-parts":[["2023",4,8]]},"issued":{"date-parts":[["2002"]]}}},{"id":363,"uris":["http://zotero.org/users/10071278/items/85XQ4E28"],"itemData":{"id":363,"type":"article-journal","abstract":"Although cellular proteins degraded by proteasomes are the source of most antigenic peptides presented on major histocompatibility complex class I molecules, it is unknown whether the eight- to nine-residue peptides that fit in the binding groove of class I molecules are directly produced by proteasomes alone\n              in vivo\n              . If the eight-residue peptide SIINFEKL from chicken ovalbumin is extended by one or several residues at its C terminus and microinjected into cells or expressed from a minigene, it is processed and presented on major histocompatibility complex class I. However, processing and presentation are inhibited by proteasome inhibitors, such as lactacystin. In contrast, when SIINFEKL is extended by 2 to 25 residues at its N terminus, its presentation is not blocked by proteasome inhibitors. N-terminal processing also can occur when the extended peptide is cotranslationally inserted into the endoplasmic reticulum. Thus, two different proteolytic steps in the generation of an chicken ovalbumin-presented peptide can be distinguished. Cleavage by the proteasome defines the proper C terminus, whereas distinct peptidase(s) in the cytosol or endoplasmic reticulum may generate the appropriate N terminus from extended peptides.","container-title":"Proceedings of the National Academy of Sciences","DOI":"10.1073/pnas.94.20.10850","ISSN":"0027-8424, 1091-6490","issue":"20","journalAbbreviation":"Proc. Natl. Acad. Sci. U.S.A.","language":"en","page":"10850-10855","source":"DOI.org (Crossref)","title":"Two distinct proteolytic processes in the generation of a major histocompatibility complex class I-presented peptide","volume":"94","author":[{"family":"Craiu","given":"Abie"},{"family":"Akopian","given":"Tatos"},{"family":"Goldberg","given":"Alfred"},{"family":"Rock","given":"Kenneth L."}],"issued":{"date-parts":[["1997",9,30]]}}}],"schema":"https://github.com/citation-style-language/schema/raw/master/csl-citation.json"} </w:instrText>
      </w:r>
      <w:r w:rsidR="00270346">
        <w:rPr>
          <w:lang w:val="ru-RU"/>
        </w:rPr>
        <w:fldChar w:fldCharType="separate"/>
      </w:r>
      <w:r w:rsidR="00270346" w:rsidRPr="00270346">
        <w:rPr>
          <w:rFonts w:cs="Times New Roman"/>
          <w:lang w:val="ru-RU"/>
        </w:rPr>
        <w:t>[51, 52]</w:t>
      </w:r>
      <w:r w:rsidR="00270346">
        <w:rPr>
          <w:lang w:val="ru-RU"/>
        </w:rPr>
        <w:fldChar w:fldCharType="end"/>
      </w:r>
      <w:r w:rsidRPr="007A630F">
        <w:rPr>
          <w:lang w:val="ru-RU"/>
        </w:rPr>
        <w:t xml:space="preserve">. Показано, что участие в дальнейшем укорочении пептидов могут принимать участие </w:t>
      </w:r>
      <w:proofErr w:type="spellStart"/>
      <w:r w:rsidRPr="007A630F">
        <w:rPr>
          <w:lang w:val="ru-RU"/>
        </w:rPr>
        <w:t>пуромицин</w:t>
      </w:r>
      <w:proofErr w:type="spellEnd"/>
      <w:r w:rsidRPr="007A630F">
        <w:rPr>
          <w:lang w:val="ru-RU"/>
        </w:rPr>
        <w:t xml:space="preserve">-чувствительная </w:t>
      </w:r>
      <w:proofErr w:type="spellStart"/>
      <w:r w:rsidRPr="007A630F">
        <w:rPr>
          <w:lang w:val="ru-RU"/>
        </w:rPr>
        <w:t>аминопептидаза</w:t>
      </w:r>
      <w:proofErr w:type="spellEnd"/>
      <w:r w:rsidRPr="007A630F">
        <w:rPr>
          <w:lang w:val="ru-RU"/>
        </w:rPr>
        <w:t xml:space="preserve">, </w:t>
      </w:r>
      <w:proofErr w:type="spellStart"/>
      <w:r w:rsidRPr="007A630F">
        <w:rPr>
          <w:lang w:val="ru-RU"/>
        </w:rPr>
        <w:t>блеомуцингидролаза</w:t>
      </w:r>
      <w:proofErr w:type="spellEnd"/>
      <w:r w:rsidRPr="007A630F">
        <w:rPr>
          <w:lang w:val="ru-RU"/>
        </w:rPr>
        <w:t>, анти-</w:t>
      </w:r>
      <w:proofErr w:type="spellStart"/>
      <w:r w:rsidRPr="007A630F">
        <w:rPr>
          <w:lang w:val="ru-RU"/>
        </w:rPr>
        <w:t>трипептидилпептидаза</w:t>
      </w:r>
      <w:proofErr w:type="spellEnd"/>
      <w:r w:rsidRPr="007A630F">
        <w:rPr>
          <w:lang w:val="ru-RU"/>
        </w:rPr>
        <w:t xml:space="preserve"> </w:t>
      </w:r>
      <w:r>
        <w:t>II</w:t>
      </w:r>
      <w:r w:rsidRPr="007A630F">
        <w:rPr>
          <w:lang w:val="ru-RU"/>
        </w:rPr>
        <w:t xml:space="preserve"> </w:t>
      </w:r>
      <w:r w:rsidR="00270346">
        <w:rPr>
          <w:lang w:val="ru-RU"/>
        </w:rPr>
        <w:fldChar w:fldCharType="begin"/>
      </w:r>
      <w:r w:rsidR="00270346">
        <w:rPr>
          <w:lang w:val="ru-RU"/>
        </w:rPr>
        <w:instrText xml:space="preserve"> ADDIN ZOTERO_ITEM CSL_CITATION {"citationID":"Q03t0g0T","properties":{"formattedCitation":"[53, 54]","plainCitation":"[53, 54]","noteIndex":0},"citationItems":[{"id":361,"uris":["http://zotero.org/users/10071278/items/BQ3HNH5Q"],"itemData":{"id":361,"type":"article-journal","container-title":"Nature Immunology","DOI":"10.1038/80852","ISSN":"1529-2908, 1529-2916","issue":"5","journalAbbreviation":"Nat Immunol","language":"en","page":"413-418","source":"DOI.org (Crossref)","title":"Two new proteases in the MHC class I processing pathway","volume":"1","author":[{"family":"Stoltze","given":"Lars"},{"family":"Schirle","given":"Markus"},{"family":"Schwarz","given":"Gerold"},{"family":"Schröter","given":"Christian"},{"family":"Thompson","given":"Michael W."},{"family":"Hersh","given":"Louis B."},{"family":"Kalbacher","given":"Hubert"},{"family":"Stevanovic","given":"Stefan"},{"family":"Rammensee","given":"Hans-Georg"},{"family":"Schild","given":"Hansjörg"}],"issued":{"date-parts":[["2000",11]]}}},{"id":362,"uris":["http://zotero.org/users/10071278/items/FQLSHQ2C"],"itemData":{"id":362,"type":"article-journal","abstract":"Abstract\n            Cells that have mutated their genes or are virally infected are a potential threat to a host. Consequently, the immune system has evolved mechanisms for CD8 T lymphocytes to identify such cells and eliminate them. The generation of CD8 T cell responses occurs in two phases, both of which critically involve the process of Ag presentation. In the first phase, sentinel cells gather Ags present in tissues and then present them to naive CD8 T cells in ways that stimulate their maturation into effectors. In the second phase, these effector cells seek out and eliminate the pathological cells. The abnormal cells are identified through their presentation of immunogenic Ags that they are producing. The Ag presentation mechanisms used by the sentinel cells can be different from those in other cells. This article will review these mechanisms with a focus in each case on how antigenic peptides are generated for presentation.","container-title":"The Journal of Immunology","DOI":"10.4049/jimmunol.0903399","ISSN":"0022-1767, 1550-6606","issue":"1","language":"en","page":"9-15","source":"DOI.org (Crossref)","title":"Proteases in MHC Class I Presentation and Cross-Presentation","volume":"184","author":[{"family":"Rock","given":"Kenneth L."},{"family":"Farfán-Arribas","given":"Diego J."},{"family":"Shen","given":"Lianjun"}],"issued":{"date-parts":[["2010",1,1]]}}}],"schema":"https://github.com/citation-style-language/schema/raw/master/csl-citation.json"} </w:instrText>
      </w:r>
      <w:r w:rsidR="00270346">
        <w:rPr>
          <w:lang w:val="ru-RU"/>
        </w:rPr>
        <w:fldChar w:fldCharType="separate"/>
      </w:r>
      <w:r w:rsidR="00270346" w:rsidRPr="00270346">
        <w:rPr>
          <w:rFonts w:cs="Times New Roman"/>
          <w:lang w:val="ru-RU"/>
        </w:rPr>
        <w:t>[53, 54]</w:t>
      </w:r>
      <w:r w:rsidR="00270346">
        <w:rPr>
          <w:lang w:val="ru-RU"/>
        </w:rPr>
        <w:fldChar w:fldCharType="end"/>
      </w:r>
      <w:r w:rsidRPr="007A630F">
        <w:rPr>
          <w:lang w:val="ru-RU"/>
        </w:rPr>
        <w:t xml:space="preserve">. От полного разрушения пептиды защищены </w:t>
      </w:r>
      <w:proofErr w:type="spellStart"/>
      <w:r w:rsidRPr="007A630F">
        <w:rPr>
          <w:lang w:val="ru-RU"/>
        </w:rPr>
        <w:t>шаперонами</w:t>
      </w:r>
      <w:proofErr w:type="spellEnd"/>
      <w:r w:rsidRPr="007A630F">
        <w:rPr>
          <w:lang w:val="ru-RU"/>
        </w:rPr>
        <w:t>, например, кольцевым комплексом (</w:t>
      </w:r>
      <w:r>
        <w:t>TCP</w:t>
      </w:r>
      <w:r w:rsidRPr="007A630F">
        <w:rPr>
          <w:lang w:val="ru-RU"/>
        </w:rPr>
        <w:t xml:space="preserve">-1 </w:t>
      </w:r>
      <w:r>
        <w:t>ring</w:t>
      </w:r>
      <w:r w:rsidRPr="007A630F">
        <w:rPr>
          <w:lang w:val="ru-RU"/>
        </w:rPr>
        <w:t xml:space="preserve"> </w:t>
      </w:r>
      <w:r>
        <w:t>complex</w:t>
      </w:r>
      <w:r w:rsidRPr="007A630F">
        <w:rPr>
          <w:lang w:val="ru-RU"/>
        </w:rPr>
        <w:t xml:space="preserve">, </w:t>
      </w:r>
      <w:proofErr w:type="spellStart"/>
      <w:r>
        <w:t>TRiC</w:t>
      </w:r>
      <w:proofErr w:type="spellEnd"/>
      <w:r w:rsidRPr="007A630F">
        <w:rPr>
          <w:lang w:val="ru-RU"/>
        </w:rPr>
        <w:t>)</w:t>
      </w:r>
      <w:r w:rsidR="000B7CEC">
        <w:rPr>
          <w:lang w:val="ru-RU"/>
        </w:rPr>
        <w:t xml:space="preserve"> </w:t>
      </w:r>
      <w:r w:rsidR="00270346">
        <w:rPr>
          <w:lang w:val="ru-RU"/>
        </w:rPr>
        <w:fldChar w:fldCharType="begin"/>
      </w:r>
      <w:r w:rsidR="00270346">
        <w:rPr>
          <w:lang w:val="ru-RU"/>
        </w:rPr>
        <w:instrText xml:space="preserve"> ADDIN ZOTERO_ITEM CSL_CITATION {"citationID":"sRx0ix6y","properties":{"formattedCitation":"[55]","plainCitation":"[55]","noteIndex":0},"citationItems":[{"id":360,"uris":["http://zotero.org/users/10071278/items/EQI5LS85"],"itemData":{"id":360,"type":"article-journal","container-title":"Molecular Cell","DOI":"10.1016/j.molcel.2003.08.009","ISSN":"10972765","issue":"3","journalAbbreviation":"Molecular Cell","language":"en","page":"565-576","source":"DOI.org (Crossref)","title":"The Group II Chaperonin TRiC Protects Proteolytic Intermediates from Degradation in the MHC Class I Antigen Processing Pathway","volume":"12","author":[{"family":"Kunisawa","given":"Jun"},{"family":"Shastri","given":"Nilabh"}],"issued":{"date-parts":[["2003",9]]}}}],"schema":"https://github.com/citation-style-language/schema/raw/master/csl-citation.json"} </w:instrText>
      </w:r>
      <w:r w:rsidR="00270346">
        <w:rPr>
          <w:lang w:val="ru-RU"/>
        </w:rPr>
        <w:fldChar w:fldCharType="separate"/>
      </w:r>
      <w:r w:rsidR="00270346" w:rsidRPr="00270346">
        <w:rPr>
          <w:rFonts w:cs="Times New Roman"/>
          <w:lang w:val="ru-RU"/>
        </w:rPr>
        <w:t>[55]</w:t>
      </w:r>
      <w:r w:rsidR="00270346">
        <w:rPr>
          <w:lang w:val="ru-RU"/>
        </w:rPr>
        <w:fldChar w:fldCharType="end"/>
      </w:r>
      <w:r w:rsidRPr="007A630F">
        <w:rPr>
          <w:lang w:val="ru-RU"/>
        </w:rPr>
        <w:t>.</w:t>
      </w:r>
    </w:p>
    <w:p w14:paraId="3930387E" w14:textId="093D1246" w:rsidR="005C4AD5" w:rsidRPr="007A630F" w:rsidRDefault="00BF5734">
      <w:pPr>
        <w:pStyle w:val="a0"/>
        <w:rPr>
          <w:lang w:val="ru-RU"/>
        </w:rPr>
      </w:pPr>
      <w:r w:rsidRPr="007A630F">
        <w:rPr>
          <w:lang w:val="ru-RU"/>
        </w:rPr>
        <w:t>Далее пептиды подлежат транспорту в Э</w:t>
      </w:r>
      <w:r w:rsidR="00F13542">
        <w:rPr>
          <w:lang w:val="ru-RU"/>
        </w:rPr>
        <w:t>П</w:t>
      </w:r>
      <w:r w:rsidRPr="007A630F">
        <w:rPr>
          <w:lang w:val="ru-RU"/>
        </w:rPr>
        <w:t xml:space="preserve">Р, где должно произойти их встраивание в МНС </w:t>
      </w:r>
      <w:r>
        <w:t>I</w:t>
      </w:r>
      <w:r w:rsidRPr="007A630F">
        <w:rPr>
          <w:lang w:val="ru-RU"/>
        </w:rPr>
        <w:t>. Их транслокацию обеспечивают специальные транспортеры, ассоциированные с антигенным процессингом (</w:t>
      </w:r>
      <w:r>
        <w:t>transporters</w:t>
      </w:r>
      <w:r w:rsidRPr="007A630F">
        <w:rPr>
          <w:lang w:val="ru-RU"/>
        </w:rPr>
        <w:t xml:space="preserve"> </w:t>
      </w:r>
      <w:r>
        <w:t>associated</w:t>
      </w:r>
      <w:r w:rsidRPr="007A630F">
        <w:rPr>
          <w:lang w:val="ru-RU"/>
        </w:rPr>
        <w:t xml:space="preserve"> </w:t>
      </w:r>
      <w:r>
        <w:t>with</w:t>
      </w:r>
      <w:r w:rsidRPr="007A630F">
        <w:rPr>
          <w:lang w:val="ru-RU"/>
        </w:rPr>
        <w:t xml:space="preserve"> </w:t>
      </w:r>
      <w:r>
        <w:t>antigen</w:t>
      </w:r>
      <w:r w:rsidRPr="007A630F">
        <w:rPr>
          <w:lang w:val="ru-RU"/>
        </w:rPr>
        <w:t xml:space="preserve"> </w:t>
      </w:r>
      <w:r>
        <w:t>processing</w:t>
      </w:r>
      <w:r w:rsidRPr="007A630F">
        <w:rPr>
          <w:lang w:val="ru-RU"/>
        </w:rPr>
        <w:t xml:space="preserve">, </w:t>
      </w:r>
      <w:r>
        <w:t>TAP</w:t>
      </w:r>
      <w:r w:rsidRPr="007A630F">
        <w:rPr>
          <w:lang w:val="ru-RU"/>
        </w:rPr>
        <w:t>). Это два белка, ТАР-1 и ТАР-2, из семейства АТФ-связывающих кассет (</w:t>
      </w:r>
      <w:r>
        <w:t>ATP</w:t>
      </w:r>
      <w:r w:rsidRPr="007A630F">
        <w:rPr>
          <w:lang w:val="ru-RU"/>
        </w:rPr>
        <w:t>-</w:t>
      </w:r>
      <w:r>
        <w:t>binding</w:t>
      </w:r>
      <w:r w:rsidRPr="007A630F">
        <w:rPr>
          <w:lang w:val="ru-RU"/>
        </w:rPr>
        <w:t xml:space="preserve"> </w:t>
      </w:r>
      <w:r>
        <w:t>cassette</w:t>
      </w:r>
      <w:r w:rsidRPr="007A630F">
        <w:rPr>
          <w:lang w:val="ru-RU"/>
        </w:rPr>
        <w:t xml:space="preserve">, </w:t>
      </w:r>
      <w:r>
        <w:t>ABC</w:t>
      </w:r>
      <w:r w:rsidRPr="007A630F">
        <w:rPr>
          <w:lang w:val="ru-RU"/>
        </w:rPr>
        <w:t xml:space="preserve">), состоящие из </w:t>
      </w:r>
      <w:r>
        <w:t>N</w:t>
      </w:r>
      <w:r w:rsidRPr="007A630F">
        <w:rPr>
          <w:lang w:val="ru-RU"/>
        </w:rPr>
        <w:t xml:space="preserve">-концевого </w:t>
      </w:r>
      <w:proofErr w:type="spellStart"/>
      <w:r w:rsidRPr="007A630F">
        <w:rPr>
          <w:lang w:val="ru-RU"/>
        </w:rPr>
        <w:t>трансмембраного</w:t>
      </w:r>
      <w:proofErr w:type="spellEnd"/>
      <w:r w:rsidRPr="007A630F">
        <w:rPr>
          <w:lang w:val="ru-RU"/>
        </w:rPr>
        <w:t xml:space="preserve"> домена и С-концевого нуклеотид-связывающего домена</w:t>
      </w:r>
      <w:r w:rsidR="00270346" w:rsidRPr="0075779D">
        <w:rPr>
          <w:lang w:val="ru-RU"/>
        </w:rPr>
        <w:t xml:space="preserve"> </w:t>
      </w:r>
      <w:r w:rsidR="00270346">
        <w:rPr>
          <w:lang w:val="ru-RU"/>
        </w:rPr>
        <w:fldChar w:fldCharType="begin"/>
      </w:r>
      <w:r w:rsidR="00270346">
        <w:rPr>
          <w:lang w:val="ru-RU"/>
        </w:rPr>
        <w:instrText xml:space="preserve"> ADDIN ZOTERO_ITEM CSL_CITATION {"citationID":"0HlhT0li","properties":{"formattedCitation":"[56]","plainCitation":"[56]","noteIndex":0},"citationItems":[{"id":359,"uris":["http://zotero.org/users/10071278/items/UESZHAG7"],"itemData":{"id":359,"type":"article-journal","container-title":"European Journal of Biochemistry","DOI":"10.1046/j.1432-1327.2001.02406.x","ISSN":"00142956","issue":"17","language":"en","page":"4776-4786","source":"DOI.org (Crossref)","title":"Functional asymmetry of the ATP-binding-cassettes of the ABC transporter TAP is determined by intrinsic properties of the nucleotide binding domains: Modular function of TAP domains","title-short":"Functional asymmetry of the ATP-binding-cassettes of the ABC transporter TAP is determined by intrinsic properties of the nucleotide binding domains","volume":"268","author":[{"family":"Daumke","given":"Oliver"},{"family":"Knittler","given":"Michael R."}],"issued":{"date-parts":[["2001",9,1]]}}}],"schema":"https://github.com/citation-style-language/schema/raw/master/csl-citation.json"} </w:instrText>
      </w:r>
      <w:r w:rsidR="00270346">
        <w:rPr>
          <w:lang w:val="ru-RU"/>
        </w:rPr>
        <w:fldChar w:fldCharType="separate"/>
      </w:r>
      <w:r w:rsidR="00270346" w:rsidRPr="00270346">
        <w:rPr>
          <w:rFonts w:cs="Times New Roman"/>
          <w:lang w:val="ru-RU"/>
        </w:rPr>
        <w:t>[56]</w:t>
      </w:r>
      <w:r w:rsidR="00270346">
        <w:rPr>
          <w:lang w:val="ru-RU"/>
        </w:rPr>
        <w:fldChar w:fldCharType="end"/>
      </w:r>
      <w:r w:rsidRPr="007A630F">
        <w:rPr>
          <w:lang w:val="ru-RU"/>
        </w:rPr>
        <w:t xml:space="preserve">. </w:t>
      </w:r>
      <w:proofErr w:type="spellStart"/>
      <w:r w:rsidRPr="007A630F">
        <w:rPr>
          <w:lang w:val="ru-RU"/>
        </w:rPr>
        <w:t>Гомодимеры</w:t>
      </w:r>
      <w:proofErr w:type="spellEnd"/>
      <w:r w:rsidRPr="007A630F">
        <w:rPr>
          <w:lang w:val="ru-RU"/>
        </w:rPr>
        <w:t xml:space="preserve"> этих белков не имеют функциональной активности</w:t>
      </w:r>
      <w:r w:rsidR="00270346" w:rsidRPr="0075779D">
        <w:rPr>
          <w:lang w:val="ru-RU"/>
        </w:rPr>
        <w:t xml:space="preserve"> </w:t>
      </w:r>
      <w:r w:rsidR="00270346">
        <w:fldChar w:fldCharType="begin"/>
      </w:r>
      <w:r w:rsidR="00270346" w:rsidRPr="0075779D">
        <w:rPr>
          <w:lang w:val="ru-RU"/>
        </w:rPr>
        <w:instrText xml:space="preserve"> </w:instrText>
      </w:r>
      <w:r w:rsidR="00270346">
        <w:instrText>ADDIN</w:instrText>
      </w:r>
      <w:r w:rsidR="00270346" w:rsidRPr="0075779D">
        <w:rPr>
          <w:lang w:val="ru-RU"/>
        </w:rPr>
        <w:instrText xml:space="preserve"> </w:instrText>
      </w:r>
      <w:r w:rsidR="00270346">
        <w:instrText>ZOTERO</w:instrText>
      </w:r>
      <w:r w:rsidR="00270346" w:rsidRPr="0075779D">
        <w:rPr>
          <w:lang w:val="ru-RU"/>
        </w:rPr>
        <w:instrText>_</w:instrText>
      </w:r>
      <w:r w:rsidR="00270346">
        <w:instrText>ITEM</w:instrText>
      </w:r>
      <w:r w:rsidR="00270346" w:rsidRPr="0075779D">
        <w:rPr>
          <w:lang w:val="ru-RU"/>
        </w:rPr>
        <w:instrText xml:space="preserve"> </w:instrText>
      </w:r>
      <w:r w:rsidR="00270346">
        <w:instrText>CSL</w:instrText>
      </w:r>
      <w:r w:rsidR="00270346" w:rsidRPr="0075779D">
        <w:rPr>
          <w:lang w:val="ru-RU"/>
        </w:rPr>
        <w:instrText>_</w:instrText>
      </w:r>
      <w:r w:rsidR="00270346">
        <w:instrText>CITATION</w:instrText>
      </w:r>
      <w:r w:rsidR="00270346" w:rsidRPr="0075779D">
        <w:rPr>
          <w:lang w:val="ru-RU"/>
        </w:rPr>
        <w:instrText xml:space="preserve"> {"</w:instrText>
      </w:r>
      <w:r w:rsidR="00270346">
        <w:instrText>citationID</w:instrText>
      </w:r>
      <w:r w:rsidR="00270346" w:rsidRPr="0075779D">
        <w:rPr>
          <w:lang w:val="ru-RU"/>
        </w:rPr>
        <w:instrText>":"</w:instrText>
      </w:r>
      <w:r w:rsidR="00270346">
        <w:instrText>Fcd</w:instrText>
      </w:r>
      <w:r w:rsidR="00270346" w:rsidRPr="0075779D">
        <w:rPr>
          <w:lang w:val="ru-RU"/>
        </w:rPr>
        <w:instrText>7</w:instrText>
      </w:r>
      <w:r w:rsidR="00270346">
        <w:instrText>yftd</w:instrText>
      </w:r>
      <w:r w:rsidR="00270346" w:rsidRPr="0075779D">
        <w:rPr>
          <w:lang w:val="ru-RU"/>
        </w:rPr>
        <w:instrText>","</w:instrText>
      </w:r>
      <w:r w:rsidR="00270346">
        <w:instrText>properties</w:instrText>
      </w:r>
      <w:r w:rsidR="00270346" w:rsidRPr="0075779D">
        <w:rPr>
          <w:lang w:val="ru-RU"/>
        </w:rPr>
        <w:instrText>":{"</w:instrText>
      </w:r>
      <w:r w:rsidR="00270346">
        <w:instrText>formattedCitation</w:instrText>
      </w:r>
      <w:r w:rsidR="00270346" w:rsidRPr="0075779D">
        <w:rPr>
          <w:lang w:val="ru-RU"/>
        </w:rPr>
        <w:instrText>":"[57]","</w:instrText>
      </w:r>
      <w:r w:rsidR="00270346">
        <w:instrText>plainCitation</w:instrText>
      </w:r>
      <w:r w:rsidR="00270346" w:rsidRPr="0075779D">
        <w:rPr>
          <w:lang w:val="ru-RU"/>
        </w:rPr>
        <w:instrText>":"[57]","</w:instrText>
      </w:r>
      <w:r w:rsidR="00270346">
        <w:instrText>noteIndex</w:instrText>
      </w:r>
      <w:r w:rsidR="00270346" w:rsidRPr="0075779D">
        <w:rPr>
          <w:lang w:val="ru-RU"/>
        </w:rPr>
        <w:instrText>":0},"</w:instrText>
      </w:r>
      <w:r w:rsidR="00270346">
        <w:instrText>citationItems</w:instrText>
      </w:r>
      <w:r w:rsidR="00270346" w:rsidRPr="0075779D">
        <w:rPr>
          <w:lang w:val="ru-RU"/>
        </w:rPr>
        <w:instrText>":[{"</w:instrText>
      </w:r>
      <w:r w:rsidR="00270346">
        <w:instrText>id</w:instrText>
      </w:r>
      <w:r w:rsidR="00270346" w:rsidRPr="0075779D">
        <w:rPr>
          <w:lang w:val="ru-RU"/>
        </w:rPr>
        <w:instrText>":358,"</w:instrText>
      </w:r>
      <w:r w:rsidR="00270346">
        <w:instrText>uris</w:instrText>
      </w:r>
      <w:r w:rsidR="00270346" w:rsidRPr="0075779D">
        <w:rPr>
          <w:lang w:val="ru-RU"/>
        </w:rPr>
        <w:instrText>":["</w:instrText>
      </w:r>
      <w:r w:rsidR="00270346">
        <w:instrText>http</w:instrText>
      </w:r>
      <w:r w:rsidR="00270346" w:rsidRPr="0075779D">
        <w:rPr>
          <w:lang w:val="ru-RU"/>
        </w:rPr>
        <w:instrText>://</w:instrText>
      </w:r>
      <w:r w:rsidR="00270346">
        <w:instrText>zotero</w:instrText>
      </w:r>
      <w:r w:rsidR="00270346" w:rsidRPr="0075779D">
        <w:rPr>
          <w:lang w:val="ru-RU"/>
        </w:rPr>
        <w:instrText>.</w:instrText>
      </w:r>
      <w:r w:rsidR="00270346">
        <w:instrText>org</w:instrText>
      </w:r>
      <w:r w:rsidR="00270346" w:rsidRPr="0075779D">
        <w:rPr>
          <w:lang w:val="ru-RU"/>
        </w:rPr>
        <w:instrText>/</w:instrText>
      </w:r>
      <w:r w:rsidR="00270346">
        <w:instrText>users</w:instrText>
      </w:r>
      <w:r w:rsidR="00270346" w:rsidRPr="0075779D">
        <w:rPr>
          <w:lang w:val="ru-RU"/>
        </w:rPr>
        <w:instrText>/10071278/</w:instrText>
      </w:r>
      <w:r w:rsidR="00270346">
        <w:instrText>items</w:instrText>
      </w:r>
      <w:r w:rsidR="00270346" w:rsidRPr="0075779D">
        <w:rPr>
          <w:lang w:val="ru-RU"/>
        </w:rPr>
        <w:instrText>/5</w:instrText>
      </w:r>
      <w:r w:rsidR="00270346">
        <w:instrText>WVX</w:instrText>
      </w:r>
      <w:r w:rsidR="00270346" w:rsidRPr="0075779D">
        <w:rPr>
          <w:lang w:val="ru-RU"/>
        </w:rPr>
        <w:instrText>2</w:instrText>
      </w:r>
      <w:r w:rsidR="00270346">
        <w:instrText>YSH</w:instrText>
      </w:r>
      <w:r w:rsidR="00270346" w:rsidRPr="0075779D">
        <w:rPr>
          <w:lang w:val="ru-RU"/>
        </w:rPr>
        <w:instrText>"],"</w:instrText>
      </w:r>
      <w:r w:rsidR="00270346">
        <w:instrText>itemData</w:instrText>
      </w:r>
      <w:r w:rsidR="00270346" w:rsidRPr="0075779D">
        <w:rPr>
          <w:lang w:val="ru-RU"/>
        </w:rPr>
        <w:instrText>":{"</w:instrText>
      </w:r>
      <w:r w:rsidR="00270346">
        <w:instrText>id</w:instrText>
      </w:r>
      <w:r w:rsidR="00270346" w:rsidRPr="0075779D">
        <w:rPr>
          <w:lang w:val="ru-RU"/>
        </w:rPr>
        <w:instrText>":358,"</w:instrText>
      </w:r>
      <w:r w:rsidR="00270346">
        <w:instrText>type</w:instrText>
      </w:r>
      <w:r w:rsidR="00270346" w:rsidRPr="0075779D">
        <w:rPr>
          <w:lang w:val="ru-RU"/>
        </w:rPr>
        <w:instrText>":"</w:instrText>
      </w:r>
      <w:r w:rsidR="00270346">
        <w:instrText>article</w:instrText>
      </w:r>
      <w:r w:rsidR="00270346" w:rsidRPr="0075779D">
        <w:rPr>
          <w:lang w:val="ru-RU"/>
        </w:rPr>
        <w:instrText>-</w:instrText>
      </w:r>
      <w:r w:rsidR="00270346">
        <w:instrText>journal</w:instrText>
      </w:r>
      <w:r w:rsidR="00270346" w:rsidRPr="0075779D">
        <w:rPr>
          <w:lang w:val="ru-RU"/>
        </w:rPr>
        <w:instrText>","</w:instrText>
      </w:r>
      <w:r w:rsidR="00270346">
        <w:instrText>container</w:instrText>
      </w:r>
      <w:r w:rsidR="00270346" w:rsidRPr="0075779D">
        <w:rPr>
          <w:lang w:val="ru-RU"/>
        </w:rPr>
        <w:instrText>-</w:instrText>
      </w:r>
      <w:r w:rsidR="00270346">
        <w:instrText>title</w:instrText>
      </w:r>
      <w:r w:rsidR="00270346" w:rsidRPr="0075779D">
        <w:rPr>
          <w:lang w:val="ru-RU"/>
        </w:rPr>
        <w:instrText>":"</w:instrText>
      </w:r>
      <w:r w:rsidR="00270346">
        <w:instrText>European</w:instrText>
      </w:r>
      <w:r w:rsidR="00270346" w:rsidRPr="0075779D">
        <w:rPr>
          <w:lang w:val="ru-RU"/>
        </w:rPr>
        <w:instrText xml:space="preserve"> </w:instrText>
      </w:r>
      <w:r w:rsidR="00270346">
        <w:instrText>Journal</w:instrText>
      </w:r>
      <w:r w:rsidR="00270346" w:rsidRPr="0075779D">
        <w:rPr>
          <w:lang w:val="ru-RU"/>
        </w:rPr>
        <w:instrText xml:space="preserve"> </w:instrText>
      </w:r>
      <w:r w:rsidR="00270346">
        <w:instrText>of</w:instrText>
      </w:r>
      <w:r w:rsidR="00270346" w:rsidRPr="0075779D">
        <w:rPr>
          <w:lang w:val="ru-RU"/>
        </w:rPr>
        <w:instrText xml:space="preserve"> </w:instrText>
      </w:r>
      <w:r w:rsidR="00270346">
        <w:instrText>Biochemistry</w:instrText>
      </w:r>
      <w:r w:rsidR="00270346" w:rsidRPr="0075779D">
        <w:rPr>
          <w:lang w:val="ru-RU"/>
        </w:rPr>
        <w:instrText>","</w:instrText>
      </w:r>
      <w:r w:rsidR="00270346">
        <w:instrText>DOI</w:instrText>
      </w:r>
      <w:r w:rsidR="00270346" w:rsidRPr="0075779D">
        <w:rPr>
          <w:lang w:val="ru-RU"/>
        </w:rPr>
        <w:instrText>":"10.1111/</w:instrText>
      </w:r>
      <w:r w:rsidR="00270346">
        <w:instrText>j</w:instrText>
      </w:r>
      <w:r w:rsidR="00270346" w:rsidRPr="0075779D">
        <w:rPr>
          <w:lang w:val="ru-RU"/>
        </w:rPr>
        <w:instrText>.1432-1033.1997.00266.</w:instrText>
      </w:r>
      <w:r w:rsidR="00270346">
        <w:instrText>x</w:instrText>
      </w:r>
      <w:r w:rsidR="00270346" w:rsidRPr="0075779D">
        <w:rPr>
          <w:lang w:val="ru-RU"/>
        </w:rPr>
        <w:instrText>","</w:instrText>
      </w:r>
      <w:r w:rsidR="00270346">
        <w:instrText>ISSN</w:instrText>
      </w:r>
      <w:r w:rsidR="00270346" w:rsidRPr="0075779D">
        <w:rPr>
          <w:lang w:val="ru-RU"/>
        </w:rPr>
        <w:instrText>":"0014-2956, 1432-1033","</w:instrText>
      </w:r>
      <w:r w:rsidR="00270346">
        <w:instrText>issue</w:instrText>
      </w:r>
      <w:r w:rsidR="00270346" w:rsidRPr="0075779D">
        <w:rPr>
          <w:lang w:val="ru-RU"/>
        </w:rPr>
        <w:instrText>":"2","</w:instrText>
      </w:r>
      <w:r w:rsidR="00270346">
        <w:instrText>journalAbbreviation</w:instrText>
      </w:r>
      <w:r w:rsidR="00270346" w:rsidRPr="0075779D">
        <w:rPr>
          <w:lang w:val="ru-RU"/>
        </w:rPr>
        <w:instrText>":"</w:instrText>
      </w:r>
      <w:r w:rsidR="00270346">
        <w:instrText>Eur</w:instrText>
      </w:r>
      <w:r w:rsidR="00270346" w:rsidRPr="0075779D">
        <w:rPr>
          <w:lang w:val="ru-RU"/>
        </w:rPr>
        <w:instrText xml:space="preserve"> </w:instrText>
      </w:r>
      <w:r w:rsidR="00270346">
        <w:instrText>J</w:instrText>
      </w:r>
      <w:r w:rsidR="00270346" w:rsidRPr="0075779D">
        <w:rPr>
          <w:lang w:val="ru-RU"/>
        </w:rPr>
        <w:instrText xml:space="preserve"> </w:instrText>
      </w:r>
      <w:r w:rsidR="00270346">
        <w:instrText>Biochem</w:instrText>
      </w:r>
      <w:r w:rsidR="00270346" w:rsidRPr="0075779D">
        <w:rPr>
          <w:lang w:val="ru-RU"/>
        </w:rPr>
        <w:instrText>","</w:instrText>
      </w:r>
      <w:r w:rsidR="00270346">
        <w:instrText>language</w:instrText>
      </w:r>
      <w:r w:rsidR="00270346" w:rsidRPr="0075779D">
        <w:rPr>
          <w:lang w:val="ru-RU"/>
        </w:rPr>
        <w:instrText>":"</w:instrText>
      </w:r>
      <w:r w:rsidR="00270346">
        <w:instrText>en</w:instrText>
      </w:r>
      <w:r w:rsidR="00270346" w:rsidRPr="0075779D">
        <w:rPr>
          <w:lang w:val="ru-RU"/>
        </w:rPr>
        <w:instrText>","</w:instrText>
      </w:r>
      <w:r w:rsidR="00270346">
        <w:instrText>page</w:instrText>
      </w:r>
      <w:r w:rsidR="00270346" w:rsidRPr="0075779D">
        <w:rPr>
          <w:lang w:val="ru-RU"/>
        </w:rPr>
        <w:instrText>":"266-272","</w:instrText>
      </w:r>
      <w:r w:rsidR="00270346">
        <w:instrText>source</w:instrText>
      </w:r>
      <w:r w:rsidR="00270346" w:rsidRPr="0075779D">
        <w:rPr>
          <w:lang w:val="ru-RU"/>
        </w:rPr>
        <w:instrText>":"</w:instrText>
      </w:r>
      <w:r w:rsidR="00270346">
        <w:instrText>DOI</w:instrText>
      </w:r>
      <w:r w:rsidR="00270346" w:rsidRPr="0075779D">
        <w:rPr>
          <w:lang w:val="ru-RU"/>
        </w:rPr>
        <w:instrText>.</w:instrText>
      </w:r>
      <w:r w:rsidR="00270346">
        <w:instrText>org</w:instrText>
      </w:r>
      <w:r w:rsidR="00270346" w:rsidRPr="0075779D">
        <w:rPr>
          <w:lang w:val="ru-RU"/>
        </w:rPr>
        <w:instrText xml:space="preserve"> (</w:instrText>
      </w:r>
      <w:r w:rsidR="00270346">
        <w:instrText>Crossref</w:instrText>
      </w:r>
      <w:r w:rsidR="00270346" w:rsidRPr="0075779D">
        <w:rPr>
          <w:lang w:val="ru-RU"/>
        </w:rPr>
        <w:instrText>)","</w:instrText>
      </w:r>
      <w:r w:rsidR="00270346">
        <w:instrText>title</w:instrText>
      </w:r>
      <w:r w:rsidR="00270346" w:rsidRPr="0075779D">
        <w:rPr>
          <w:lang w:val="ru-RU"/>
        </w:rPr>
        <w:instrText>":"</w:instrText>
      </w:r>
      <w:r w:rsidR="00270346">
        <w:instrText>Intracellular</w:instrText>
      </w:r>
      <w:r w:rsidR="00270346" w:rsidRPr="0075779D">
        <w:rPr>
          <w:lang w:val="ru-RU"/>
        </w:rPr>
        <w:instrText xml:space="preserve"> </w:instrText>
      </w:r>
      <w:r w:rsidR="00270346">
        <w:instrText>Location</w:instrText>
      </w:r>
      <w:r w:rsidR="00270346" w:rsidRPr="0075779D">
        <w:rPr>
          <w:lang w:val="ru-RU"/>
        </w:rPr>
        <w:instrText xml:space="preserve">, </w:instrText>
      </w:r>
      <w:r w:rsidR="00270346">
        <w:instrText>Complex</w:instrText>
      </w:r>
      <w:r w:rsidR="00270346" w:rsidRPr="0075779D">
        <w:rPr>
          <w:lang w:val="ru-RU"/>
        </w:rPr>
        <w:instrText xml:space="preserve"> </w:instrText>
      </w:r>
      <w:r w:rsidR="00270346">
        <w:instrText>Formation</w:instrText>
      </w:r>
      <w:r w:rsidR="00270346" w:rsidRPr="0075779D">
        <w:rPr>
          <w:lang w:val="ru-RU"/>
        </w:rPr>
        <w:instrText xml:space="preserve">, </w:instrText>
      </w:r>
      <w:r w:rsidR="00270346">
        <w:instrText>and</w:instrText>
      </w:r>
      <w:r w:rsidR="00270346" w:rsidRPr="0075779D">
        <w:rPr>
          <w:lang w:val="ru-RU"/>
        </w:rPr>
        <w:instrText xml:space="preserve"> </w:instrText>
      </w:r>
      <w:r w:rsidR="00270346">
        <w:instrText>Function</w:instrText>
      </w:r>
      <w:r w:rsidR="00270346" w:rsidRPr="0075779D">
        <w:rPr>
          <w:lang w:val="ru-RU"/>
        </w:rPr>
        <w:instrText xml:space="preserve"> </w:instrText>
      </w:r>
      <w:r w:rsidR="00270346">
        <w:instrText>of</w:instrText>
      </w:r>
      <w:r w:rsidR="00270346" w:rsidRPr="0075779D">
        <w:rPr>
          <w:lang w:val="ru-RU"/>
        </w:rPr>
        <w:instrText xml:space="preserve"> </w:instrText>
      </w:r>
      <w:r w:rsidR="00270346">
        <w:instrText>the</w:instrText>
      </w:r>
      <w:r w:rsidR="00270346" w:rsidRPr="0075779D">
        <w:rPr>
          <w:lang w:val="ru-RU"/>
        </w:rPr>
        <w:instrText xml:space="preserve"> </w:instrText>
      </w:r>
      <w:r w:rsidR="00270346">
        <w:instrText>Transporter</w:instrText>
      </w:r>
      <w:r w:rsidR="00270346" w:rsidRPr="0075779D">
        <w:rPr>
          <w:lang w:val="ru-RU"/>
        </w:rPr>
        <w:instrText xml:space="preserve"> </w:instrText>
      </w:r>
      <w:r w:rsidR="00270346">
        <w:instrText>Associated</w:instrText>
      </w:r>
      <w:r w:rsidR="00270346" w:rsidRPr="0075779D">
        <w:rPr>
          <w:lang w:val="ru-RU"/>
        </w:rPr>
        <w:instrText xml:space="preserve"> </w:instrText>
      </w:r>
      <w:r w:rsidR="00270346">
        <w:instrText>with</w:instrText>
      </w:r>
      <w:r w:rsidR="00270346" w:rsidRPr="0075779D">
        <w:rPr>
          <w:lang w:val="ru-RU"/>
        </w:rPr>
        <w:instrText xml:space="preserve"> </w:instrText>
      </w:r>
      <w:r w:rsidR="00270346">
        <w:instrText>Antigen</w:instrText>
      </w:r>
      <w:r w:rsidR="00270346" w:rsidRPr="0075779D">
        <w:rPr>
          <w:lang w:val="ru-RU"/>
        </w:rPr>
        <w:instrText xml:space="preserve"> </w:instrText>
      </w:r>
      <w:r w:rsidR="00270346">
        <w:instrText>Processing</w:instrText>
      </w:r>
      <w:r w:rsidR="00270346" w:rsidRPr="0075779D">
        <w:rPr>
          <w:lang w:val="ru-RU"/>
        </w:rPr>
        <w:instrText xml:space="preserve"> </w:instrText>
      </w:r>
      <w:r w:rsidR="00270346">
        <w:instrText>in</w:instrText>
      </w:r>
      <w:r w:rsidR="00270346" w:rsidRPr="0075779D">
        <w:rPr>
          <w:lang w:val="ru-RU"/>
        </w:rPr>
        <w:instrText xml:space="preserve"> </w:instrText>
      </w:r>
      <w:r w:rsidR="00270346">
        <w:instrText>Yeast</w:instrText>
      </w:r>
      <w:r w:rsidR="00270346" w:rsidRPr="0075779D">
        <w:rPr>
          <w:lang w:val="ru-RU"/>
        </w:rPr>
        <w:instrText>","</w:instrText>
      </w:r>
      <w:r w:rsidR="00270346">
        <w:instrText>volume</w:instrText>
      </w:r>
      <w:r w:rsidR="00270346" w:rsidRPr="0075779D">
        <w:rPr>
          <w:lang w:val="ru-RU"/>
        </w:rPr>
        <w:instrText>":"245","</w:instrText>
      </w:r>
      <w:r w:rsidR="00270346">
        <w:instrText>author</w:instrText>
      </w:r>
      <w:r w:rsidR="00270346" w:rsidRPr="0075779D">
        <w:rPr>
          <w:lang w:val="ru-RU"/>
        </w:rPr>
        <w:instrText>":[{"</w:instrText>
      </w:r>
      <w:r w:rsidR="00270346">
        <w:instrText>family</w:instrText>
      </w:r>
      <w:r w:rsidR="00270346" w:rsidRPr="0075779D">
        <w:rPr>
          <w:lang w:val="ru-RU"/>
        </w:rPr>
        <w:instrText>":"</w:instrText>
      </w:r>
      <w:r w:rsidR="00270346">
        <w:instrText>Urlinger</w:instrText>
      </w:r>
      <w:r w:rsidR="00270346" w:rsidRPr="0075779D">
        <w:rPr>
          <w:lang w:val="ru-RU"/>
        </w:rPr>
        <w:instrText>","</w:instrText>
      </w:r>
      <w:r w:rsidR="00270346">
        <w:instrText>given</w:instrText>
      </w:r>
      <w:r w:rsidR="00270346" w:rsidRPr="0075779D">
        <w:rPr>
          <w:lang w:val="ru-RU"/>
        </w:rPr>
        <w:instrText>":"</w:instrText>
      </w:r>
      <w:r w:rsidR="00270346">
        <w:instrText>Stefanie</w:instrText>
      </w:r>
      <w:r w:rsidR="00270346" w:rsidRPr="0075779D">
        <w:rPr>
          <w:lang w:val="ru-RU"/>
        </w:rPr>
        <w:instrText>"},{"</w:instrText>
      </w:r>
      <w:r w:rsidR="00270346">
        <w:instrText>family</w:instrText>
      </w:r>
      <w:r w:rsidR="00270346" w:rsidRPr="0075779D">
        <w:rPr>
          <w:lang w:val="ru-RU"/>
        </w:rPr>
        <w:instrText>":"</w:instrText>
      </w:r>
      <w:r w:rsidR="00270346">
        <w:instrText>Kuchler</w:instrText>
      </w:r>
      <w:r w:rsidR="00270346" w:rsidRPr="0075779D">
        <w:rPr>
          <w:lang w:val="ru-RU"/>
        </w:rPr>
        <w:instrText>","</w:instrText>
      </w:r>
      <w:r w:rsidR="00270346">
        <w:instrText>given</w:instrText>
      </w:r>
      <w:r w:rsidR="00270346" w:rsidRPr="0075779D">
        <w:rPr>
          <w:lang w:val="ru-RU"/>
        </w:rPr>
        <w:instrText>":"</w:instrText>
      </w:r>
      <w:r w:rsidR="00270346">
        <w:instrText>Karl</w:instrText>
      </w:r>
      <w:r w:rsidR="00270346" w:rsidRPr="0075779D">
        <w:rPr>
          <w:lang w:val="ru-RU"/>
        </w:rPr>
        <w:instrText>"},{"</w:instrText>
      </w:r>
      <w:r w:rsidR="00270346">
        <w:instrText>family</w:instrText>
      </w:r>
      <w:r w:rsidR="00270346" w:rsidRPr="0075779D">
        <w:rPr>
          <w:lang w:val="ru-RU"/>
        </w:rPr>
        <w:instrText>":"</w:instrText>
      </w:r>
      <w:r w:rsidR="00270346">
        <w:instrText>Meyer</w:instrText>
      </w:r>
      <w:r w:rsidR="00270346" w:rsidRPr="0075779D">
        <w:rPr>
          <w:lang w:val="ru-RU"/>
        </w:rPr>
        <w:instrText>","</w:instrText>
      </w:r>
      <w:r w:rsidR="00270346">
        <w:instrText>given</w:instrText>
      </w:r>
      <w:r w:rsidR="00270346" w:rsidRPr="0075779D">
        <w:rPr>
          <w:lang w:val="ru-RU"/>
        </w:rPr>
        <w:instrText>":"</w:instrText>
      </w:r>
      <w:r w:rsidR="00270346">
        <w:instrText>Thomas</w:instrText>
      </w:r>
      <w:r w:rsidR="00270346" w:rsidRPr="0075779D">
        <w:rPr>
          <w:lang w:val="ru-RU"/>
        </w:rPr>
        <w:instrText xml:space="preserve"> </w:instrText>
      </w:r>
      <w:r w:rsidR="00270346">
        <w:instrText>H</w:instrText>
      </w:r>
      <w:r w:rsidR="00270346" w:rsidRPr="0075779D">
        <w:rPr>
          <w:lang w:val="ru-RU"/>
        </w:rPr>
        <w:instrText>."},{"</w:instrText>
      </w:r>
      <w:r w:rsidR="00270346">
        <w:instrText>family</w:instrText>
      </w:r>
      <w:r w:rsidR="00270346" w:rsidRPr="0075779D">
        <w:rPr>
          <w:lang w:val="ru-RU"/>
        </w:rPr>
        <w:instrText>":"</w:instrText>
      </w:r>
      <w:r w:rsidR="00270346">
        <w:instrText>Uebel</w:instrText>
      </w:r>
      <w:r w:rsidR="00270346" w:rsidRPr="0075779D">
        <w:rPr>
          <w:lang w:val="ru-RU"/>
        </w:rPr>
        <w:instrText>","</w:instrText>
      </w:r>
      <w:r w:rsidR="00270346">
        <w:instrText>given</w:instrText>
      </w:r>
      <w:r w:rsidR="00270346" w:rsidRPr="0075779D">
        <w:rPr>
          <w:lang w:val="ru-RU"/>
        </w:rPr>
        <w:instrText>":"</w:instrText>
      </w:r>
      <w:r w:rsidR="00270346">
        <w:instrText>Stephan</w:instrText>
      </w:r>
      <w:r w:rsidR="00270346" w:rsidRPr="0075779D">
        <w:rPr>
          <w:lang w:val="ru-RU"/>
        </w:rPr>
        <w:instrText>"},{"</w:instrText>
      </w:r>
      <w:r w:rsidR="00270346">
        <w:instrText>family</w:instrText>
      </w:r>
      <w:r w:rsidR="00270346" w:rsidRPr="0075779D">
        <w:rPr>
          <w:lang w:val="ru-RU"/>
        </w:rPr>
        <w:instrText>":"</w:instrText>
      </w:r>
      <w:r w:rsidR="00270346">
        <w:instrText>Tampe</w:instrText>
      </w:r>
      <w:r w:rsidR="00270346" w:rsidRPr="0075779D">
        <w:rPr>
          <w:lang w:val="ru-RU"/>
        </w:rPr>
        <w:instrText>","</w:instrText>
      </w:r>
      <w:r w:rsidR="00270346">
        <w:instrText>given</w:instrText>
      </w:r>
      <w:r w:rsidR="00270346" w:rsidRPr="0075779D">
        <w:rPr>
          <w:lang w:val="ru-RU"/>
        </w:rPr>
        <w:instrText>":"</w:instrText>
      </w:r>
      <w:r w:rsidR="00270346">
        <w:instrText>Robert</w:instrText>
      </w:r>
      <w:r w:rsidR="00270346" w:rsidRPr="0075779D">
        <w:rPr>
          <w:lang w:val="ru-RU"/>
        </w:rPr>
        <w:instrText>"}],"</w:instrText>
      </w:r>
      <w:r w:rsidR="00270346">
        <w:instrText>issued</w:instrText>
      </w:r>
      <w:r w:rsidR="00270346" w:rsidRPr="0075779D">
        <w:rPr>
          <w:lang w:val="ru-RU"/>
        </w:rPr>
        <w:instrText>":{"</w:instrText>
      </w:r>
      <w:r w:rsidR="00270346">
        <w:instrText>date</w:instrText>
      </w:r>
      <w:r w:rsidR="00270346" w:rsidRPr="0075779D">
        <w:rPr>
          <w:lang w:val="ru-RU"/>
        </w:rPr>
        <w:instrText>-</w:instrText>
      </w:r>
      <w:r w:rsidR="00270346">
        <w:instrText>parts</w:instrText>
      </w:r>
      <w:r w:rsidR="00270346" w:rsidRPr="0075779D">
        <w:rPr>
          <w:lang w:val="ru-RU"/>
        </w:rPr>
        <w:instrText>":[["1997",4,15]]}}}],"</w:instrText>
      </w:r>
      <w:r w:rsidR="00270346">
        <w:instrText>schema</w:instrText>
      </w:r>
      <w:r w:rsidR="00270346" w:rsidRPr="0075779D">
        <w:rPr>
          <w:lang w:val="ru-RU"/>
        </w:rPr>
        <w:instrText>":"</w:instrText>
      </w:r>
      <w:r w:rsidR="00270346">
        <w:instrText>https</w:instrText>
      </w:r>
      <w:r w:rsidR="00270346" w:rsidRPr="0075779D">
        <w:rPr>
          <w:lang w:val="ru-RU"/>
        </w:rPr>
        <w:instrText>://</w:instrText>
      </w:r>
      <w:r w:rsidR="00270346">
        <w:instrText>github</w:instrText>
      </w:r>
      <w:r w:rsidR="00270346" w:rsidRPr="0075779D">
        <w:rPr>
          <w:lang w:val="ru-RU"/>
        </w:rPr>
        <w:instrText>.</w:instrText>
      </w:r>
      <w:r w:rsidR="00270346">
        <w:instrText>com</w:instrText>
      </w:r>
      <w:r w:rsidR="00270346" w:rsidRPr="0075779D">
        <w:rPr>
          <w:lang w:val="ru-RU"/>
        </w:rPr>
        <w:instrText>/</w:instrText>
      </w:r>
      <w:r w:rsidR="00270346">
        <w:instrText>citation</w:instrText>
      </w:r>
      <w:r w:rsidR="00270346" w:rsidRPr="0075779D">
        <w:rPr>
          <w:lang w:val="ru-RU"/>
        </w:rPr>
        <w:instrText>-</w:instrText>
      </w:r>
      <w:r w:rsidR="00270346">
        <w:instrText>style</w:instrText>
      </w:r>
      <w:r w:rsidR="00270346" w:rsidRPr="0075779D">
        <w:rPr>
          <w:lang w:val="ru-RU"/>
        </w:rPr>
        <w:instrText>-</w:instrText>
      </w:r>
      <w:r w:rsidR="00270346">
        <w:instrText>language</w:instrText>
      </w:r>
      <w:r w:rsidR="00270346" w:rsidRPr="0075779D">
        <w:rPr>
          <w:lang w:val="ru-RU"/>
        </w:rPr>
        <w:instrText>/</w:instrText>
      </w:r>
      <w:r w:rsidR="00270346">
        <w:instrText>schema</w:instrText>
      </w:r>
      <w:r w:rsidR="00270346" w:rsidRPr="0075779D">
        <w:rPr>
          <w:lang w:val="ru-RU"/>
        </w:rPr>
        <w:instrText>/</w:instrText>
      </w:r>
      <w:r w:rsidR="00270346">
        <w:instrText>raw</w:instrText>
      </w:r>
      <w:r w:rsidR="00270346" w:rsidRPr="0075779D">
        <w:rPr>
          <w:lang w:val="ru-RU"/>
        </w:rPr>
        <w:instrText>/</w:instrText>
      </w:r>
      <w:r w:rsidR="00270346">
        <w:instrText>master</w:instrText>
      </w:r>
      <w:r w:rsidR="00270346" w:rsidRPr="0075779D">
        <w:rPr>
          <w:lang w:val="ru-RU"/>
        </w:rPr>
        <w:instrText>/</w:instrText>
      </w:r>
      <w:r w:rsidR="00270346">
        <w:instrText>csl</w:instrText>
      </w:r>
      <w:r w:rsidR="00270346" w:rsidRPr="0075779D">
        <w:rPr>
          <w:lang w:val="ru-RU"/>
        </w:rPr>
        <w:instrText>-</w:instrText>
      </w:r>
      <w:r w:rsidR="00270346">
        <w:instrText>citation</w:instrText>
      </w:r>
      <w:r w:rsidR="00270346" w:rsidRPr="0075779D">
        <w:rPr>
          <w:lang w:val="ru-RU"/>
        </w:rPr>
        <w:instrText>.</w:instrText>
      </w:r>
      <w:r w:rsidR="00270346">
        <w:instrText>json</w:instrText>
      </w:r>
      <w:r w:rsidR="00270346" w:rsidRPr="0075779D">
        <w:rPr>
          <w:lang w:val="ru-RU"/>
        </w:rPr>
        <w:instrText xml:space="preserve">"} </w:instrText>
      </w:r>
      <w:r w:rsidR="00270346">
        <w:fldChar w:fldCharType="separate"/>
      </w:r>
      <w:r w:rsidR="00270346" w:rsidRPr="0075779D">
        <w:rPr>
          <w:rFonts w:cs="Times New Roman"/>
          <w:lang w:val="ru-RU"/>
        </w:rPr>
        <w:t>[57]</w:t>
      </w:r>
      <w:r w:rsidR="00270346">
        <w:fldChar w:fldCharType="end"/>
      </w:r>
      <w:r w:rsidRPr="007A630F">
        <w:rPr>
          <w:lang w:val="ru-RU"/>
        </w:rPr>
        <w:t xml:space="preserve">. Между трансмембранным доменом </w:t>
      </w:r>
      <w:r>
        <w:t>TAP</w:t>
      </w:r>
      <w:r w:rsidRPr="007A630F">
        <w:rPr>
          <w:lang w:val="ru-RU"/>
        </w:rPr>
        <w:t>-</w:t>
      </w:r>
      <w:r w:rsidRPr="007A630F">
        <w:rPr>
          <w:lang w:val="ru-RU"/>
        </w:rPr>
        <w:lastRenderedPageBreak/>
        <w:t xml:space="preserve">белков и белком </w:t>
      </w:r>
      <w:proofErr w:type="spellStart"/>
      <w:r w:rsidRPr="007A630F">
        <w:rPr>
          <w:lang w:val="ru-RU"/>
        </w:rPr>
        <w:t>тапасином</w:t>
      </w:r>
      <w:proofErr w:type="spellEnd"/>
      <w:r w:rsidRPr="007A630F">
        <w:rPr>
          <w:lang w:val="ru-RU"/>
        </w:rPr>
        <w:t xml:space="preserve"> есть солевой мостик, который важен для сборки пептид-загружающего комплекса (</w:t>
      </w:r>
      <w:r>
        <w:t>peptide</w:t>
      </w:r>
      <w:r w:rsidRPr="007A630F">
        <w:rPr>
          <w:lang w:val="ru-RU"/>
        </w:rPr>
        <w:t>-</w:t>
      </w:r>
      <w:r>
        <w:t>loading</w:t>
      </w:r>
      <w:r w:rsidRPr="007A630F">
        <w:rPr>
          <w:lang w:val="ru-RU"/>
        </w:rPr>
        <w:t xml:space="preserve"> </w:t>
      </w:r>
      <w:r>
        <w:t>complex</w:t>
      </w:r>
      <w:r w:rsidRPr="007A630F">
        <w:rPr>
          <w:lang w:val="ru-RU"/>
        </w:rPr>
        <w:t xml:space="preserve">, </w:t>
      </w:r>
      <w:r>
        <w:t>PLC</w:t>
      </w:r>
      <w:r w:rsidRPr="007A630F">
        <w:rPr>
          <w:lang w:val="ru-RU"/>
        </w:rPr>
        <w:t>)</w:t>
      </w:r>
      <w:r w:rsidR="00270346" w:rsidRPr="0075779D">
        <w:rPr>
          <w:lang w:val="ru-RU"/>
        </w:rPr>
        <w:t xml:space="preserve"> </w:t>
      </w:r>
      <w:r w:rsidR="00270346">
        <w:rPr>
          <w:lang w:val="ru-RU"/>
        </w:rPr>
        <w:fldChar w:fldCharType="begin"/>
      </w:r>
      <w:r w:rsidR="00666376">
        <w:rPr>
          <w:lang w:val="ru-RU"/>
        </w:rPr>
        <w:instrText xml:space="preserve"> ADDIN ZOTERO_ITEM CSL_CITATION {"citationID":"DpNiEZLk","properties":{"formattedCitation":"[58]","plainCitation":"[58]","noteIndex":0},"citationItems":[{"id":357,"uris":["http://zotero.org/users/10071278/items/M6PQIS39"],"itemData":{"id":357,"type":"article-journal","abstract":"Abstract\n            Salt bridges in lipid bilayers play a decisive role in the dynamic assembly and downstream signaling of the natural killer and T-cell receptors. Here, we describe the identification of an inter-subunit salt bridge in the membrane within yet another key component of the immune system, the peptide-loading complex (PLC). The PLC regulates cell surface presentation of self-antigens and antigenic peptides via molecules of the major histocompatibility complex class I. We demonstrate that a single salt bridge in the membrane between the transporter associated with antigen processing TAP and the MHC I-specific chaperone tapasin is essential for the assembly of the PLC and for efficient MHC I antigen presentation. Molecular modeling and all-atom molecular dynamics simulations suggest an ionic lock-switch mechanism for the binding of TAP to tapasin, in which an unfavorable uncompensated charge in the ER-membrane is prevented through complex formation. Our findings not only deepen the understanding of the interaction network within the PLC, but also provide evidence for a general interaction principle of dynamic multiprotein membrane complexes in immunity.","container-title":"Scientific Reports","DOI":"10.1038/srep17341","ISSN":"2045-2322","issue":"1","journalAbbreviation":"Sci Rep","language":"en","page":"17341","source":"DOI.org (Crossref)","title":"Assembly of the MHC I peptide-loading complex determined by a conserved ionic lock-switch","volume":"5","author":[{"family":"Blees","given":"Andreas"},{"family":"Reichel","given":"Katrin"},{"family":"Trowitzsch","given":"Simon"},{"family":"Fisette","given":"Olivier"},{"family":"Bock","given":"Christoph"},{"family":"Abele","given":"Rupert"},{"family":"Hummer","given":"Gerhard"},{"family":"Schäfer","given":"Lars V."},{"family":"Tampé","given":"Robert"}],"issued":{"date-parts":[["2015",11,27]]}}}],"schema":"https://github.com/citation-style-language/schema/raw/master/csl-citation.json"} </w:instrText>
      </w:r>
      <w:r w:rsidR="00270346">
        <w:rPr>
          <w:lang w:val="ru-RU"/>
        </w:rPr>
        <w:fldChar w:fldCharType="separate"/>
      </w:r>
      <w:r w:rsidR="00666376" w:rsidRPr="00666376">
        <w:rPr>
          <w:rFonts w:cs="Times New Roman"/>
          <w:lang w:val="ru-RU"/>
        </w:rPr>
        <w:t>[58]</w:t>
      </w:r>
      <w:r w:rsidR="00270346">
        <w:rPr>
          <w:lang w:val="ru-RU"/>
        </w:rPr>
        <w:fldChar w:fldCharType="end"/>
      </w:r>
      <w:r w:rsidRPr="007A630F">
        <w:rPr>
          <w:lang w:val="ru-RU"/>
        </w:rPr>
        <w:t xml:space="preserve">. Пептид связывается с транспортером, когда он в </w:t>
      </w:r>
      <w:proofErr w:type="spellStart"/>
      <w:r w:rsidRPr="007A630F">
        <w:rPr>
          <w:lang w:val="ru-RU"/>
        </w:rPr>
        <w:t>релаксированном</w:t>
      </w:r>
      <w:proofErr w:type="spellEnd"/>
      <w:r w:rsidRPr="007A630F">
        <w:rPr>
          <w:lang w:val="ru-RU"/>
        </w:rPr>
        <w:t xml:space="preserve"> состоянии, и </w:t>
      </w:r>
      <w:r w:rsidR="00666376" w:rsidRPr="007A630F">
        <w:rPr>
          <w:lang w:val="ru-RU"/>
        </w:rPr>
        <w:t>инициирует</w:t>
      </w:r>
      <w:r w:rsidRPr="007A630F">
        <w:rPr>
          <w:lang w:val="ru-RU"/>
        </w:rPr>
        <w:t xml:space="preserve"> в нем конформационные перестройки, в результате которых попадает в полость Э</w:t>
      </w:r>
      <w:r w:rsidR="00F13542">
        <w:rPr>
          <w:lang w:val="ru-RU"/>
        </w:rPr>
        <w:t>П</w:t>
      </w:r>
      <w:r w:rsidRPr="007A630F">
        <w:rPr>
          <w:lang w:val="ru-RU"/>
        </w:rPr>
        <w:t>Р</w:t>
      </w:r>
      <w:r w:rsidR="00666376">
        <w:rPr>
          <w:lang w:val="ru-RU"/>
        </w:rPr>
        <w:t xml:space="preserve"> </w:t>
      </w:r>
      <w:r w:rsidR="00666376">
        <w:rPr>
          <w:lang w:val="ru-RU"/>
        </w:rPr>
        <w:fldChar w:fldCharType="begin"/>
      </w:r>
      <w:r w:rsidR="00666376">
        <w:rPr>
          <w:lang w:val="ru-RU"/>
        </w:rPr>
        <w:instrText xml:space="preserve"> ADDIN ZOTERO_ITEM CSL_CITATION {"citationID":"1RrF8fdb","properties":{"formattedCitation":"[59]","plainCitation":"[59]","noteIndex":0},"citationItems":[{"id":117,"uris":["http://zotero.org/users/10071278/items/AXK89C5F"],"itemData":{"id":117,"type":"article-journal","abstract":"The transporter associated with antigen processing (TAP) selectively translocates antigenic peptides into the endoplasmic reticulum. Loading onto major histocompatibility complex class I molecules and proofreading of these bound epitopes are orchestrated within the macromolecular peptide-loading complex, which assembles on TAP. This heterodimeric ABC-binding cassette (ABC) transport complex is therefore a major component in the adaptive immune response against virally or malignantly transformed cells. Its pivotal role predestines TAP as a target for infectious diseases and malignant disorders. The development of therapies or drugs therefore requires a detailed comprehension of structure and function of this ABC transporter, but our knowledge about various aspects is still insufficient. This review highlights recent achievements on the structure and dynamics of antigenic peptides in complex with TAP. Understanding the binding mode of antigenic peptides in the TAP complex will crucially impact rational design of inhibitors, drug development, or vaccination strategies.","container-title":"Frontiers in Immunology","DOI":"10.3389/fimmu.2017.00010","ISSN":"1664-3224","journalAbbreviation":"Front. Immunol.","language":"en","source":"DOI.org (Crossref)","title":"Structure and Dynamics of Antigenic Peptides in Complex with TAP","URL":"http://journal.frontiersin.org/article/10.3389/fimmu.2017.00010/full","volume":"8","author":[{"family":"Lehnert","given":"Elisa"},{"family":"Tampé","given":"Robert"}],"accessed":{"date-parts":[["2022",9,15]]},"issued":{"date-parts":[["2017",1,30]]}}}],"schema":"https://github.com/citation-style-language/schema/raw/master/csl-citation.json"} </w:instrText>
      </w:r>
      <w:r w:rsidR="00666376">
        <w:rPr>
          <w:lang w:val="ru-RU"/>
        </w:rPr>
        <w:fldChar w:fldCharType="separate"/>
      </w:r>
      <w:r w:rsidR="00666376" w:rsidRPr="0075779D">
        <w:rPr>
          <w:rFonts w:cs="Times New Roman"/>
          <w:lang w:val="ru-RU"/>
        </w:rPr>
        <w:t>[59]</w:t>
      </w:r>
      <w:r w:rsidR="00666376">
        <w:rPr>
          <w:lang w:val="ru-RU"/>
        </w:rPr>
        <w:fldChar w:fldCharType="end"/>
      </w:r>
      <w:r w:rsidRPr="007A630F">
        <w:rPr>
          <w:lang w:val="ru-RU"/>
        </w:rPr>
        <w:t>. Гидролиз АТФ возвращает транспортер в исходное состояние</w:t>
      </w:r>
      <w:r w:rsidR="00666376" w:rsidRPr="0075779D">
        <w:rPr>
          <w:lang w:val="ru-RU"/>
        </w:rPr>
        <w:t xml:space="preserve"> </w:t>
      </w:r>
      <w:r w:rsidR="00666376">
        <w:fldChar w:fldCharType="begin"/>
      </w:r>
      <w:r w:rsidR="00666376" w:rsidRPr="0075779D">
        <w:rPr>
          <w:lang w:val="ru-RU"/>
        </w:rPr>
        <w:instrText xml:space="preserve"> </w:instrText>
      </w:r>
      <w:r w:rsidR="00666376">
        <w:instrText>ADDIN</w:instrText>
      </w:r>
      <w:r w:rsidR="00666376" w:rsidRPr="0075779D">
        <w:rPr>
          <w:lang w:val="ru-RU"/>
        </w:rPr>
        <w:instrText xml:space="preserve"> </w:instrText>
      </w:r>
      <w:r w:rsidR="00666376">
        <w:instrText>ZOTERO</w:instrText>
      </w:r>
      <w:r w:rsidR="00666376" w:rsidRPr="0075779D">
        <w:rPr>
          <w:lang w:val="ru-RU"/>
        </w:rPr>
        <w:instrText>_</w:instrText>
      </w:r>
      <w:r w:rsidR="00666376">
        <w:instrText>ITEM</w:instrText>
      </w:r>
      <w:r w:rsidR="00666376" w:rsidRPr="0075779D">
        <w:rPr>
          <w:lang w:val="ru-RU"/>
        </w:rPr>
        <w:instrText xml:space="preserve"> </w:instrText>
      </w:r>
      <w:r w:rsidR="00666376">
        <w:instrText>CSL</w:instrText>
      </w:r>
      <w:r w:rsidR="00666376" w:rsidRPr="0075779D">
        <w:rPr>
          <w:lang w:val="ru-RU"/>
        </w:rPr>
        <w:instrText>_</w:instrText>
      </w:r>
      <w:r w:rsidR="00666376">
        <w:instrText>CITATION</w:instrText>
      </w:r>
      <w:r w:rsidR="00666376" w:rsidRPr="0075779D">
        <w:rPr>
          <w:lang w:val="ru-RU"/>
        </w:rPr>
        <w:instrText xml:space="preserve"> {"</w:instrText>
      </w:r>
      <w:r w:rsidR="00666376">
        <w:instrText>citationID</w:instrText>
      </w:r>
      <w:r w:rsidR="00666376" w:rsidRPr="0075779D">
        <w:rPr>
          <w:lang w:val="ru-RU"/>
        </w:rPr>
        <w:instrText>":"0</w:instrText>
      </w:r>
      <w:r w:rsidR="00666376">
        <w:instrText>KFfOQPe</w:instrText>
      </w:r>
      <w:r w:rsidR="00666376" w:rsidRPr="0075779D">
        <w:rPr>
          <w:lang w:val="ru-RU"/>
        </w:rPr>
        <w:instrText>","</w:instrText>
      </w:r>
      <w:r w:rsidR="00666376">
        <w:instrText>properties</w:instrText>
      </w:r>
      <w:r w:rsidR="00666376" w:rsidRPr="0075779D">
        <w:rPr>
          <w:lang w:val="ru-RU"/>
        </w:rPr>
        <w:instrText>":{"</w:instrText>
      </w:r>
      <w:r w:rsidR="00666376">
        <w:instrText>formattedCitation</w:instrText>
      </w:r>
      <w:r w:rsidR="00666376" w:rsidRPr="0075779D">
        <w:rPr>
          <w:lang w:val="ru-RU"/>
        </w:rPr>
        <w:instrText>":"[60]","</w:instrText>
      </w:r>
      <w:r w:rsidR="00666376">
        <w:instrText>plainCitation</w:instrText>
      </w:r>
      <w:r w:rsidR="00666376" w:rsidRPr="0075779D">
        <w:rPr>
          <w:lang w:val="ru-RU"/>
        </w:rPr>
        <w:instrText>":"[60]","</w:instrText>
      </w:r>
      <w:r w:rsidR="00666376">
        <w:instrText>noteIndex</w:instrText>
      </w:r>
      <w:r w:rsidR="00666376" w:rsidRPr="0075779D">
        <w:rPr>
          <w:lang w:val="ru-RU"/>
        </w:rPr>
        <w:instrText>":0},"</w:instrText>
      </w:r>
      <w:r w:rsidR="00666376">
        <w:instrText>citationItems</w:instrText>
      </w:r>
      <w:r w:rsidR="00666376" w:rsidRPr="0075779D">
        <w:rPr>
          <w:lang w:val="ru-RU"/>
        </w:rPr>
        <w:instrText>":[{"</w:instrText>
      </w:r>
      <w:r w:rsidR="00666376">
        <w:instrText>id</w:instrText>
      </w:r>
      <w:r w:rsidR="00666376" w:rsidRPr="0075779D">
        <w:rPr>
          <w:lang w:val="ru-RU"/>
        </w:rPr>
        <w:instrText>":356,"</w:instrText>
      </w:r>
      <w:r w:rsidR="00666376">
        <w:instrText>uris</w:instrText>
      </w:r>
      <w:r w:rsidR="00666376" w:rsidRPr="0075779D">
        <w:rPr>
          <w:lang w:val="ru-RU"/>
        </w:rPr>
        <w:instrText>":["</w:instrText>
      </w:r>
      <w:r w:rsidR="00666376">
        <w:instrText>http</w:instrText>
      </w:r>
      <w:r w:rsidR="00666376" w:rsidRPr="0075779D">
        <w:rPr>
          <w:lang w:val="ru-RU"/>
        </w:rPr>
        <w:instrText>://</w:instrText>
      </w:r>
      <w:r w:rsidR="00666376">
        <w:instrText>zotero</w:instrText>
      </w:r>
      <w:r w:rsidR="00666376" w:rsidRPr="0075779D">
        <w:rPr>
          <w:lang w:val="ru-RU"/>
        </w:rPr>
        <w:instrText>.</w:instrText>
      </w:r>
      <w:r w:rsidR="00666376">
        <w:instrText>org</w:instrText>
      </w:r>
      <w:r w:rsidR="00666376" w:rsidRPr="0075779D">
        <w:rPr>
          <w:lang w:val="ru-RU"/>
        </w:rPr>
        <w:instrText>/</w:instrText>
      </w:r>
      <w:r w:rsidR="00666376">
        <w:instrText>users</w:instrText>
      </w:r>
      <w:r w:rsidR="00666376" w:rsidRPr="0075779D">
        <w:rPr>
          <w:lang w:val="ru-RU"/>
        </w:rPr>
        <w:instrText>/10071278/</w:instrText>
      </w:r>
      <w:r w:rsidR="00666376">
        <w:instrText>items</w:instrText>
      </w:r>
      <w:r w:rsidR="00666376" w:rsidRPr="0075779D">
        <w:rPr>
          <w:lang w:val="ru-RU"/>
        </w:rPr>
        <w:instrText>/</w:instrText>
      </w:r>
      <w:r w:rsidR="00666376">
        <w:instrText>P</w:instrText>
      </w:r>
      <w:r w:rsidR="00666376" w:rsidRPr="0075779D">
        <w:rPr>
          <w:lang w:val="ru-RU"/>
        </w:rPr>
        <w:instrText>9</w:instrText>
      </w:r>
      <w:r w:rsidR="00666376">
        <w:instrText>Q</w:instrText>
      </w:r>
      <w:r w:rsidR="00666376" w:rsidRPr="0075779D">
        <w:rPr>
          <w:lang w:val="ru-RU"/>
        </w:rPr>
        <w:instrText>2</w:instrText>
      </w:r>
      <w:r w:rsidR="00666376">
        <w:instrText>HEIE</w:instrText>
      </w:r>
      <w:r w:rsidR="00666376" w:rsidRPr="0075779D">
        <w:rPr>
          <w:lang w:val="ru-RU"/>
        </w:rPr>
        <w:instrText>"],"</w:instrText>
      </w:r>
      <w:r w:rsidR="00666376">
        <w:instrText>itemData</w:instrText>
      </w:r>
      <w:r w:rsidR="00666376" w:rsidRPr="0075779D">
        <w:rPr>
          <w:lang w:val="ru-RU"/>
        </w:rPr>
        <w:instrText>":{"</w:instrText>
      </w:r>
      <w:r w:rsidR="00666376">
        <w:instrText>id</w:instrText>
      </w:r>
      <w:r w:rsidR="00666376" w:rsidRPr="0075779D">
        <w:rPr>
          <w:lang w:val="ru-RU"/>
        </w:rPr>
        <w:instrText>":356,"</w:instrText>
      </w:r>
      <w:r w:rsidR="00666376">
        <w:instrText>type</w:instrText>
      </w:r>
      <w:r w:rsidR="00666376" w:rsidRPr="0075779D">
        <w:rPr>
          <w:lang w:val="ru-RU"/>
        </w:rPr>
        <w:instrText>":"</w:instrText>
      </w:r>
      <w:r w:rsidR="00666376">
        <w:instrText>article</w:instrText>
      </w:r>
      <w:r w:rsidR="00666376" w:rsidRPr="0075779D">
        <w:rPr>
          <w:lang w:val="ru-RU"/>
        </w:rPr>
        <w:instrText>-</w:instrText>
      </w:r>
      <w:r w:rsidR="00666376">
        <w:instrText>journal</w:instrText>
      </w:r>
      <w:r w:rsidR="00666376" w:rsidRPr="0075779D">
        <w:rPr>
          <w:lang w:val="ru-RU"/>
        </w:rPr>
        <w:instrText>","</w:instrText>
      </w:r>
      <w:r w:rsidR="00666376">
        <w:instrText>abstract</w:instrText>
      </w:r>
      <w:r w:rsidR="00666376" w:rsidRPr="0075779D">
        <w:rPr>
          <w:lang w:val="ru-RU"/>
        </w:rPr>
        <w:instrText>":"</w:instrText>
      </w:r>
      <w:r w:rsidR="00666376">
        <w:instrText>The</w:instrText>
      </w:r>
      <w:r w:rsidR="00666376" w:rsidRPr="0075779D">
        <w:rPr>
          <w:lang w:val="ru-RU"/>
        </w:rPr>
        <w:instrText xml:space="preserve"> </w:instrText>
      </w:r>
      <w:r w:rsidR="00666376">
        <w:instrText>transporter</w:instrText>
      </w:r>
      <w:r w:rsidR="00666376" w:rsidRPr="0075779D">
        <w:rPr>
          <w:lang w:val="ru-RU"/>
        </w:rPr>
        <w:instrText xml:space="preserve"> </w:instrText>
      </w:r>
      <w:r w:rsidR="00666376">
        <w:instrText>associated</w:instrText>
      </w:r>
      <w:r w:rsidR="00666376" w:rsidRPr="0075779D">
        <w:rPr>
          <w:lang w:val="ru-RU"/>
        </w:rPr>
        <w:instrText xml:space="preserve"> </w:instrText>
      </w:r>
      <w:r w:rsidR="00666376">
        <w:instrText>with</w:instrText>
      </w:r>
      <w:r w:rsidR="00666376" w:rsidRPr="0075779D">
        <w:rPr>
          <w:lang w:val="ru-RU"/>
        </w:rPr>
        <w:instrText xml:space="preserve"> </w:instrText>
      </w:r>
      <w:r w:rsidR="00666376">
        <w:instrText>antigen</w:instrText>
      </w:r>
      <w:r w:rsidR="00666376" w:rsidRPr="0075779D">
        <w:rPr>
          <w:lang w:val="ru-RU"/>
        </w:rPr>
        <w:instrText xml:space="preserve"> </w:instrText>
      </w:r>
      <w:r w:rsidR="00666376">
        <w:instrText>processing</w:instrText>
      </w:r>
      <w:r w:rsidR="00666376" w:rsidRPr="0075779D">
        <w:rPr>
          <w:lang w:val="ru-RU"/>
        </w:rPr>
        <w:instrText xml:space="preserve"> (</w:instrText>
      </w:r>
      <w:r w:rsidR="00666376">
        <w:instrText>TAP</w:instrText>
      </w:r>
      <w:r w:rsidR="00666376" w:rsidRPr="0075779D">
        <w:rPr>
          <w:lang w:val="ru-RU"/>
        </w:rPr>
        <w:instrText xml:space="preserve">) </w:instrText>
      </w:r>
      <w:r w:rsidR="00666376">
        <w:instrText>is</w:instrText>
      </w:r>
      <w:r w:rsidR="00666376" w:rsidRPr="0075779D">
        <w:rPr>
          <w:lang w:val="ru-RU"/>
        </w:rPr>
        <w:instrText xml:space="preserve"> </w:instrText>
      </w:r>
      <w:r w:rsidR="00666376">
        <w:instrText>essential</w:instrText>
      </w:r>
      <w:r w:rsidR="00666376" w:rsidRPr="0075779D">
        <w:rPr>
          <w:lang w:val="ru-RU"/>
        </w:rPr>
        <w:instrText xml:space="preserve"> </w:instrText>
      </w:r>
      <w:r w:rsidR="00666376">
        <w:instrText>for</w:instrText>
      </w:r>
      <w:r w:rsidR="00666376" w:rsidRPr="0075779D">
        <w:rPr>
          <w:lang w:val="ru-RU"/>
        </w:rPr>
        <w:instrText xml:space="preserve"> </w:instrText>
      </w:r>
      <w:r w:rsidR="00666376">
        <w:instrText>peptide</w:instrText>
      </w:r>
      <w:r w:rsidR="00666376" w:rsidRPr="0075779D">
        <w:rPr>
          <w:lang w:val="ru-RU"/>
        </w:rPr>
        <w:instrText xml:space="preserve"> </w:instrText>
      </w:r>
      <w:r w:rsidR="00666376">
        <w:instrText>delivery</w:instrText>
      </w:r>
      <w:r w:rsidR="00666376" w:rsidRPr="0075779D">
        <w:rPr>
          <w:lang w:val="ru-RU"/>
        </w:rPr>
        <w:instrText xml:space="preserve"> </w:instrText>
      </w:r>
      <w:r w:rsidR="00666376">
        <w:instrText>from</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cytosol</w:instrText>
      </w:r>
      <w:r w:rsidR="00666376" w:rsidRPr="0075779D">
        <w:rPr>
          <w:lang w:val="ru-RU"/>
        </w:rPr>
        <w:instrText xml:space="preserve"> </w:instrText>
      </w:r>
      <w:r w:rsidR="00666376">
        <w:instrText>into</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lumen</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endoplasmic</w:instrText>
      </w:r>
      <w:r w:rsidR="00666376" w:rsidRPr="0075779D">
        <w:rPr>
          <w:lang w:val="ru-RU"/>
        </w:rPr>
        <w:instrText xml:space="preserve"> </w:instrText>
      </w:r>
      <w:r w:rsidR="00666376">
        <w:instrText>reticulum</w:instrText>
      </w:r>
      <w:r w:rsidR="00666376" w:rsidRPr="0075779D">
        <w:rPr>
          <w:lang w:val="ru-RU"/>
        </w:rPr>
        <w:instrText xml:space="preserve"> (</w:instrText>
      </w:r>
      <w:r w:rsidR="00666376">
        <w:instrText>ER</w:instrText>
      </w:r>
      <w:r w:rsidR="00666376" w:rsidRPr="0075779D">
        <w:rPr>
          <w:lang w:val="ru-RU"/>
        </w:rPr>
        <w:instrText xml:space="preserve">), </w:instrText>
      </w:r>
      <w:r w:rsidR="00666376">
        <w:instrText>where</w:instrText>
      </w:r>
      <w:r w:rsidR="00666376" w:rsidRPr="0075779D">
        <w:rPr>
          <w:lang w:val="ru-RU"/>
        </w:rPr>
        <w:instrText xml:space="preserve"> </w:instrText>
      </w:r>
      <w:r w:rsidR="00666376">
        <w:instrText>these</w:instrText>
      </w:r>
      <w:r w:rsidR="00666376" w:rsidRPr="0075779D">
        <w:rPr>
          <w:lang w:val="ru-RU"/>
        </w:rPr>
        <w:instrText xml:space="preserve"> </w:instrText>
      </w:r>
      <w:r w:rsidR="00666376">
        <w:instrText>peptides</w:instrText>
      </w:r>
      <w:r w:rsidR="00666376" w:rsidRPr="0075779D">
        <w:rPr>
          <w:lang w:val="ru-RU"/>
        </w:rPr>
        <w:instrText xml:space="preserve"> </w:instrText>
      </w:r>
      <w:r w:rsidR="00666376">
        <w:instrText>are</w:instrText>
      </w:r>
      <w:r w:rsidR="00666376" w:rsidRPr="0075779D">
        <w:rPr>
          <w:lang w:val="ru-RU"/>
        </w:rPr>
        <w:instrText xml:space="preserve"> </w:instrText>
      </w:r>
      <w:r w:rsidR="00666376">
        <w:instrText>loaded</w:instrText>
      </w:r>
      <w:r w:rsidR="00666376" w:rsidRPr="0075779D">
        <w:rPr>
          <w:lang w:val="ru-RU"/>
        </w:rPr>
        <w:instrText xml:space="preserve"> </w:instrText>
      </w:r>
      <w:r w:rsidR="00666376">
        <w:instrText>on</w:instrText>
      </w:r>
      <w:r w:rsidR="00666376" w:rsidRPr="0075779D">
        <w:rPr>
          <w:lang w:val="ru-RU"/>
        </w:rPr>
        <w:instrText xml:space="preserve"> </w:instrText>
      </w:r>
      <w:r w:rsidR="00666376">
        <w:instrText>major</w:instrText>
      </w:r>
      <w:r w:rsidR="00666376" w:rsidRPr="0075779D">
        <w:rPr>
          <w:lang w:val="ru-RU"/>
        </w:rPr>
        <w:instrText xml:space="preserve"> </w:instrText>
      </w:r>
      <w:r w:rsidR="00666376">
        <w:instrText>histocompatibility</w:instrText>
      </w:r>
      <w:r w:rsidR="00666376" w:rsidRPr="0075779D">
        <w:rPr>
          <w:lang w:val="ru-RU"/>
        </w:rPr>
        <w:instrText xml:space="preserve"> </w:instrText>
      </w:r>
      <w:r w:rsidR="00666376">
        <w:instrText>complex</w:instrText>
      </w:r>
      <w:r w:rsidR="00666376" w:rsidRPr="0075779D">
        <w:rPr>
          <w:lang w:val="ru-RU"/>
        </w:rPr>
        <w:instrText xml:space="preserve"> (</w:instrText>
      </w:r>
      <w:r w:rsidR="00666376">
        <w:instrText>MHC</w:instrText>
      </w:r>
      <w:r w:rsidR="00666376" w:rsidRPr="0075779D">
        <w:rPr>
          <w:lang w:val="ru-RU"/>
        </w:rPr>
        <w:instrText xml:space="preserve">) </w:instrText>
      </w:r>
      <w:r w:rsidR="00666376">
        <w:instrText>I</w:instrText>
      </w:r>
      <w:r w:rsidR="00666376" w:rsidRPr="0075779D">
        <w:rPr>
          <w:lang w:val="ru-RU"/>
        </w:rPr>
        <w:instrText xml:space="preserve"> </w:instrText>
      </w:r>
      <w:r w:rsidR="00666376">
        <w:instrText>molecules</w:instrText>
      </w:r>
      <w:r w:rsidR="00666376" w:rsidRPr="0075779D">
        <w:rPr>
          <w:lang w:val="ru-RU"/>
        </w:rPr>
        <w:instrText xml:space="preserve">. </w:instrText>
      </w:r>
      <w:r w:rsidR="00666376">
        <w:instrText>Loaded</w:instrText>
      </w:r>
      <w:r w:rsidR="00666376" w:rsidRPr="0075779D">
        <w:rPr>
          <w:lang w:val="ru-RU"/>
        </w:rPr>
        <w:instrText xml:space="preserve"> </w:instrText>
      </w:r>
      <w:r w:rsidR="00666376">
        <w:instrText>MHC</w:instrText>
      </w:r>
      <w:r w:rsidR="00666376" w:rsidRPr="0075779D">
        <w:rPr>
          <w:lang w:val="ru-RU"/>
        </w:rPr>
        <w:instrText xml:space="preserve"> </w:instrText>
      </w:r>
      <w:r w:rsidR="00666376">
        <w:instrText>I</w:instrText>
      </w:r>
      <w:r w:rsidR="00666376" w:rsidRPr="0075779D">
        <w:rPr>
          <w:lang w:val="ru-RU"/>
        </w:rPr>
        <w:instrText xml:space="preserve"> </w:instrText>
      </w:r>
      <w:r w:rsidR="00666376">
        <w:instrText>leave</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ER</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display</w:instrText>
      </w:r>
      <w:r w:rsidR="00666376" w:rsidRPr="0075779D">
        <w:rPr>
          <w:lang w:val="ru-RU"/>
        </w:rPr>
        <w:instrText xml:space="preserve"> </w:instrText>
      </w:r>
      <w:r w:rsidR="00666376">
        <w:instrText>their</w:instrText>
      </w:r>
      <w:r w:rsidR="00666376" w:rsidRPr="0075779D">
        <w:rPr>
          <w:lang w:val="ru-RU"/>
        </w:rPr>
        <w:instrText xml:space="preserve"> </w:instrText>
      </w:r>
      <w:r w:rsidR="00666376">
        <w:instrText>antigenic</w:instrText>
      </w:r>
      <w:r w:rsidR="00666376" w:rsidRPr="0075779D">
        <w:rPr>
          <w:lang w:val="ru-RU"/>
        </w:rPr>
        <w:instrText xml:space="preserve"> </w:instrText>
      </w:r>
      <w:r w:rsidR="00666376">
        <w:instrText>cargo</w:instrText>
      </w:r>
      <w:r w:rsidR="00666376" w:rsidRPr="0075779D">
        <w:rPr>
          <w:lang w:val="ru-RU"/>
        </w:rPr>
        <w:instrText xml:space="preserve"> </w:instrText>
      </w:r>
      <w:r w:rsidR="00666376">
        <w:instrText>on</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cell</w:instrText>
      </w:r>
      <w:r w:rsidR="00666376" w:rsidRPr="0075779D">
        <w:rPr>
          <w:lang w:val="ru-RU"/>
        </w:rPr>
        <w:instrText xml:space="preserve"> </w:instrText>
      </w:r>
      <w:r w:rsidR="00666376">
        <w:instrText>surface</w:instrText>
      </w:r>
      <w:r w:rsidR="00666376" w:rsidRPr="0075779D">
        <w:rPr>
          <w:lang w:val="ru-RU"/>
        </w:rPr>
        <w:instrText xml:space="preserve"> </w:instrText>
      </w:r>
      <w:r w:rsidR="00666376">
        <w:instrText>to</w:instrText>
      </w:r>
      <w:r w:rsidR="00666376" w:rsidRPr="0075779D">
        <w:rPr>
          <w:lang w:val="ru-RU"/>
        </w:rPr>
        <w:instrText xml:space="preserve"> </w:instrText>
      </w:r>
      <w:r w:rsidR="00666376">
        <w:instrText>cytotoxic</w:instrText>
      </w:r>
      <w:r w:rsidR="00666376" w:rsidRPr="0075779D">
        <w:rPr>
          <w:lang w:val="ru-RU"/>
        </w:rPr>
        <w:instrText xml:space="preserve"> </w:instrText>
      </w:r>
      <w:r w:rsidR="00666376">
        <w:instrText>T</w:instrText>
      </w:r>
      <w:r w:rsidR="00666376" w:rsidRPr="0075779D">
        <w:rPr>
          <w:lang w:val="ru-RU"/>
        </w:rPr>
        <w:instrText xml:space="preserve"> </w:instrText>
      </w:r>
      <w:r w:rsidR="00666376">
        <w:instrText>cells</w:instrText>
      </w:r>
      <w:r w:rsidR="00666376" w:rsidRPr="0075779D">
        <w:rPr>
          <w:lang w:val="ru-RU"/>
        </w:rPr>
        <w:instrText xml:space="preserve">. </w:instrText>
      </w:r>
      <w:r w:rsidR="00666376">
        <w:instrText>Subsequently</w:instrText>
      </w:r>
      <w:r w:rsidR="00666376" w:rsidRPr="0075779D">
        <w:rPr>
          <w:lang w:val="ru-RU"/>
        </w:rPr>
        <w:instrText xml:space="preserve">, </w:instrText>
      </w:r>
      <w:r w:rsidR="00666376">
        <w:instrText>virus</w:instrText>
      </w:r>
      <w:r w:rsidR="00666376" w:rsidRPr="0075779D">
        <w:rPr>
          <w:lang w:val="ru-RU"/>
        </w:rPr>
        <w:instrText>-</w:instrText>
      </w:r>
      <w:r w:rsidR="00666376">
        <w:instrText>infected</w:instrText>
      </w:r>
      <w:r w:rsidR="00666376" w:rsidRPr="0075779D">
        <w:rPr>
          <w:lang w:val="ru-RU"/>
        </w:rPr>
        <w:instrText xml:space="preserve"> </w:instrText>
      </w:r>
      <w:r w:rsidR="00666376">
        <w:instrText>or</w:instrText>
      </w:r>
      <w:r w:rsidR="00666376" w:rsidRPr="0075779D">
        <w:rPr>
          <w:lang w:val="ru-RU"/>
        </w:rPr>
        <w:instrText xml:space="preserve"> </w:instrText>
      </w:r>
      <w:r w:rsidR="00666376">
        <w:instrText>malignantly</w:instrText>
      </w:r>
      <w:r w:rsidR="00666376" w:rsidRPr="0075779D">
        <w:rPr>
          <w:lang w:val="ru-RU"/>
        </w:rPr>
        <w:instrText xml:space="preserve"> </w:instrText>
      </w:r>
      <w:r w:rsidR="00666376">
        <w:instrText>transformed</w:instrText>
      </w:r>
      <w:r w:rsidR="00666376" w:rsidRPr="0075779D">
        <w:rPr>
          <w:lang w:val="ru-RU"/>
        </w:rPr>
        <w:instrText xml:space="preserve"> </w:instrText>
      </w:r>
      <w:r w:rsidR="00666376">
        <w:instrText>cells</w:instrText>
      </w:r>
      <w:r w:rsidR="00666376" w:rsidRPr="0075779D">
        <w:rPr>
          <w:lang w:val="ru-RU"/>
        </w:rPr>
        <w:instrText xml:space="preserve"> </w:instrText>
      </w:r>
      <w:r w:rsidR="00666376">
        <w:instrText>can</w:instrText>
      </w:r>
      <w:r w:rsidR="00666376" w:rsidRPr="0075779D">
        <w:rPr>
          <w:lang w:val="ru-RU"/>
        </w:rPr>
        <w:instrText xml:space="preserve"> </w:instrText>
      </w:r>
      <w:r w:rsidR="00666376">
        <w:instrText>be</w:instrText>
      </w:r>
      <w:r w:rsidR="00666376" w:rsidRPr="0075779D">
        <w:rPr>
          <w:lang w:val="ru-RU"/>
        </w:rPr>
        <w:instrText xml:space="preserve"> </w:instrText>
      </w:r>
      <w:r w:rsidR="00666376">
        <w:instrText>eliminated</w:instrText>
      </w:r>
      <w:r w:rsidR="00666376" w:rsidRPr="0075779D">
        <w:rPr>
          <w:lang w:val="ru-RU"/>
        </w:rPr>
        <w:instrText xml:space="preserve">. </w:instrText>
      </w:r>
      <w:r w:rsidR="00666376">
        <w:instrText>Here</w:instrText>
      </w:r>
      <w:r w:rsidR="00666376" w:rsidRPr="0075779D">
        <w:rPr>
          <w:lang w:val="ru-RU"/>
        </w:rPr>
        <w:instrText xml:space="preserve"> </w:instrText>
      </w:r>
      <w:r w:rsidR="00666376">
        <w:instrText>we</w:instrText>
      </w:r>
      <w:r w:rsidR="00666376" w:rsidRPr="0075779D">
        <w:rPr>
          <w:lang w:val="ru-RU"/>
        </w:rPr>
        <w:instrText xml:space="preserve"> </w:instrText>
      </w:r>
      <w:r w:rsidR="00666376">
        <w:instrText>discuss</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structure</w:instrText>
      </w:r>
      <w:r w:rsidR="00666376" w:rsidRPr="0075779D">
        <w:rPr>
          <w:lang w:val="ru-RU"/>
        </w:rPr>
        <w:instrText xml:space="preserve">, </w:instrText>
      </w:r>
      <w:r w:rsidR="00666376">
        <w:instrText>function</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mechanism</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TAP</w:instrText>
      </w:r>
      <w:r w:rsidR="00666376" w:rsidRPr="0075779D">
        <w:rPr>
          <w:lang w:val="ru-RU"/>
        </w:rPr>
        <w:instrText xml:space="preserve"> </w:instrText>
      </w:r>
      <w:r w:rsidR="00666376">
        <w:instrText>as</w:instrText>
      </w:r>
      <w:r w:rsidR="00666376" w:rsidRPr="0075779D">
        <w:rPr>
          <w:lang w:val="ru-RU"/>
        </w:rPr>
        <w:instrText xml:space="preserve"> </w:instrText>
      </w:r>
      <w:r w:rsidR="00666376">
        <w:instrText>a</w:instrText>
      </w:r>
      <w:r w:rsidR="00666376" w:rsidRPr="0075779D">
        <w:rPr>
          <w:lang w:val="ru-RU"/>
        </w:rPr>
        <w:instrText xml:space="preserve"> </w:instrText>
      </w:r>
      <w:r w:rsidR="00666376">
        <w:instrText>central</w:instrText>
      </w:r>
      <w:r w:rsidR="00666376" w:rsidRPr="0075779D">
        <w:rPr>
          <w:lang w:val="ru-RU"/>
        </w:rPr>
        <w:instrText xml:space="preserve"> </w:instrText>
      </w:r>
      <w:r w:rsidR="00666376">
        <w:instrText>part</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peptide</w:instrText>
      </w:r>
      <w:r w:rsidR="00666376" w:rsidRPr="0075779D">
        <w:rPr>
          <w:lang w:val="ru-RU"/>
        </w:rPr>
        <w:instrText>-</w:instrText>
      </w:r>
      <w:r w:rsidR="00666376">
        <w:instrText>loading</w:instrText>
      </w:r>
      <w:r w:rsidR="00666376" w:rsidRPr="0075779D">
        <w:rPr>
          <w:lang w:val="ru-RU"/>
        </w:rPr>
        <w:instrText xml:space="preserve"> </w:instrText>
      </w:r>
      <w:r w:rsidR="00666376">
        <w:instrText>complex</w:instrText>
      </w:r>
      <w:r w:rsidR="00666376" w:rsidRPr="0075779D">
        <w:rPr>
          <w:lang w:val="ru-RU"/>
        </w:rPr>
        <w:instrText xml:space="preserve">. </w:instrText>
      </w:r>
      <w:r w:rsidR="00666376">
        <w:instrText>Furthermore</w:instrText>
      </w:r>
      <w:r w:rsidR="00666376" w:rsidRPr="0075779D">
        <w:rPr>
          <w:lang w:val="ru-RU"/>
        </w:rPr>
        <w:instrText xml:space="preserve">, </w:instrText>
      </w:r>
      <w:r w:rsidR="00666376">
        <w:instrText>aspects</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virus</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tumor</w:instrText>
      </w:r>
      <w:r w:rsidR="00666376" w:rsidRPr="0075779D">
        <w:rPr>
          <w:lang w:val="ru-RU"/>
        </w:rPr>
        <w:instrText xml:space="preserve"> </w:instrText>
      </w:r>
      <w:r w:rsidR="00666376">
        <w:instrText>escape</w:instrText>
      </w:r>
      <w:r w:rsidR="00666376" w:rsidRPr="0075779D">
        <w:rPr>
          <w:lang w:val="ru-RU"/>
        </w:rPr>
        <w:instrText xml:space="preserve"> </w:instrText>
      </w:r>
      <w:r w:rsidR="00666376">
        <w:instrText>strategies</w:instrText>
      </w:r>
      <w:r w:rsidR="00666376" w:rsidRPr="0075779D">
        <w:rPr>
          <w:lang w:val="ru-RU"/>
        </w:rPr>
        <w:instrText xml:space="preserve"> </w:instrText>
      </w:r>
      <w:r w:rsidR="00666376">
        <w:instrText>are</w:instrText>
      </w:r>
      <w:r w:rsidR="00666376" w:rsidRPr="0075779D">
        <w:rPr>
          <w:lang w:val="ru-RU"/>
        </w:rPr>
        <w:instrText xml:space="preserve"> </w:instrText>
      </w:r>
      <w:r w:rsidR="00666376">
        <w:instrText>presented</w:instrText>
      </w:r>
      <w:r w:rsidR="00666376" w:rsidRPr="0075779D">
        <w:rPr>
          <w:lang w:val="ru-RU"/>
        </w:rPr>
        <w:instrText>.","</w:instrText>
      </w:r>
      <w:r w:rsidR="00666376">
        <w:instrText>container</w:instrText>
      </w:r>
      <w:r w:rsidR="00666376" w:rsidRPr="0075779D">
        <w:rPr>
          <w:lang w:val="ru-RU"/>
        </w:rPr>
        <w:instrText>-</w:instrText>
      </w:r>
      <w:r w:rsidR="00666376">
        <w:instrText>title</w:instrText>
      </w:r>
      <w:r w:rsidR="00666376" w:rsidRPr="0075779D">
        <w:rPr>
          <w:lang w:val="ru-RU"/>
        </w:rPr>
        <w:instrText>":"</w:instrText>
      </w:r>
      <w:r w:rsidR="00666376">
        <w:instrText>Physiology</w:instrText>
      </w:r>
      <w:r w:rsidR="00666376" w:rsidRPr="0075779D">
        <w:rPr>
          <w:lang w:val="ru-RU"/>
        </w:rPr>
        <w:instrText>","</w:instrText>
      </w:r>
      <w:r w:rsidR="00666376">
        <w:instrText>DOI</w:instrText>
      </w:r>
      <w:r w:rsidR="00666376" w:rsidRPr="0075779D">
        <w:rPr>
          <w:lang w:val="ru-RU"/>
        </w:rPr>
        <w:instrText>":"10.1152/</w:instrText>
      </w:r>
      <w:r w:rsidR="00666376">
        <w:instrText>physiol</w:instrText>
      </w:r>
      <w:r w:rsidR="00666376" w:rsidRPr="0075779D">
        <w:rPr>
          <w:lang w:val="ru-RU"/>
        </w:rPr>
        <w:instrText>.00002.2004","</w:instrText>
      </w:r>
      <w:r w:rsidR="00666376">
        <w:instrText>ISSN</w:instrText>
      </w:r>
      <w:r w:rsidR="00666376" w:rsidRPr="0075779D">
        <w:rPr>
          <w:lang w:val="ru-RU"/>
        </w:rPr>
        <w:instrText>":"1548-9213, 1548-9221","</w:instrText>
      </w:r>
      <w:r w:rsidR="00666376">
        <w:instrText>issue</w:instrText>
      </w:r>
      <w:r w:rsidR="00666376" w:rsidRPr="0075779D">
        <w:rPr>
          <w:lang w:val="ru-RU"/>
        </w:rPr>
        <w:instrText>":"4","</w:instrText>
      </w:r>
      <w:r w:rsidR="00666376">
        <w:instrText>journalAbbreviation</w:instrText>
      </w:r>
      <w:r w:rsidR="00666376" w:rsidRPr="0075779D">
        <w:rPr>
          <w:lang w:val="ru-RU"/>
        </w:rPr>
        <w:instrText>":"</w:instrText>
      </w:r>
      <w:r w:rsidR="00666376">
        <w:instrText>Physiology</w:instrText>
      </w:r>
      <w:r w:rsidR="00666376" w:rsidRPr="0075779D">
        <w:rPr>
          <w:lang w:val="ru-RU"/>
        </w:rPr>
        <w:instrText>","</w:instrText>
      </w:r>
      <w:r w:rsidR="00666376">
        <w:instrText>language</w:instrText>
      </w:r>
      <w:r w:rsidR="00666376" w:rsidRPr="0075779D">
        <w:rPr>
          <w:lang w:val="ru-RU"/>
        </w:rPr>
        <w:instrText>":"</w:instrText>
      </w:r>
      <w:r w:rsidR="00666376">
        <w:instrText>en</w:instrText>
      </w:r>
      <w:r w:rsidR="00666376" w:rsidRPr="0075779D">
        <w:rPr>
          <w:lang w:val="ru-RU"/>
        </w:rPr>
        <w:instrText>","</w:instrText>
      </w:r>
      <w:r w:rsidR="00666376">
        <w:instrText>page</w:instrText>
      </w:r>
      <w:r w:rsidR="00666376" w:rsidRPr="0075779D">
        <w:rPr>
          <w:lang w:val="ru-RU"/>
        </w:rPr>
        <w:instrText>":"216-224","</w:instrText>
      </w:r>
      <w:r w:rsidR="00666376">
        <w:instrText>source</w:instrText>
      </w:r>
      <w:r w:rsidR="00666376" w:rsidRPr="0075779D">
        <w:rPr>
          <w:lang w:val="ru-RU"/>
        </w:rPr>
        <w:instrText>":"</w:instrText>
      </w:r>
      <w:r w:rsidR="00666376">
        <w:instrText>DOI</w:instrText>
      </w:r>
      <w:r w:rsidR="00666376" w:rsidRPr="0075779D">
        <w:rPr>
          <w:lang w:val="ru-RU"/>
        </w:rPr>
        <w:instrText>.</w:instrText>
      </w:r>
      <w:r w:rsidR="00666376">
        <w:instrText>org</w:instrText>
      </w:r>
      <w:r w:rsidR="00666376" w:rsidRPr="0075779D">
        <w:rPr>
          <w:lang w:val="ru-RU"/>
        </w:rPr>
        <w:instrText xml:space="preserve"> (</w:instrText>
      </w:r>
      <w:r w:rsidR="00666376">
        <w:instrText>Crossref</w:instrText>
      </w:r>
      <w:r w:rsidR="00666376" w:rsidRPr="0075779D">
        <w:rPr>
          <w:lang w:val="ru-RU"/>
        </w:rPr>
        <w:instrText>)","</w:instrText>
      </w:r>
      <w:r w:rsidR="00666376">
        <w:instrText>title</w:instrText>
      </w:r>
      <w:r w:rsidR="00666376" w:rsidRPr="0075779D">
        <w:rPr>
          <w:lang w:val="ru-RU"/>
        </w:rPr>
        <w:instrText>":"</w:instrText>
      </w:r>
      <w:r w:rsidR="00666376">
        <w:instrText>The</w:instrText>
      </w:r>
      <w:r w:rsidR="00666376" w:rsidRPr="0075779D">
        <w:rPr>
          <w:lang w:val="ru-RU"/>
        </w:rPr>
        <w:instrText xml:space="preserve"> </w:instrText>
      </w:r>
      <w:r w:rsidR="00666376">
        <w:instrText>ABCs</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Immunology</w:instrText>
      </w:r>
      <w:r w:rsidR="00666376" w:rsidRPr="0075779D">
        <w:rPr>
          <w:lang w:val="ru-RU"/>
        </w:rPr>
        <w:instrText xml:space="preserve">: </w:instrText>
      </w:r>
      <w:r w:rsidR="00666376">
        <w:instrText>Structure</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Function</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TAP</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Transporter</w:instrText>
      </w:r>
      <w:r w:rsidR="00666376" w:rsidRPr="0075779D">
        <w:rPr>
          <w:lang w:val="ru-RU"/>
        </w:rPr>
        <w:instrText xml:space="preserve"> </w:instrText>
      </w:r>
      <w:r w:rsidR="00666376">
        <w:instrText>Associated</w:instrText>
      </w:r>
      <w:r w:rsidR="00666376" w:rsidRPr="0075779D">
        <w:rPr>
          <w:lang w:val="ru-RU"/>
        </w:rPr>
        <w:instrText xml:space="preserve"> </w:instrText>
      </w:r>
      <w:r w:rsidR="00666376">
        <w:instrText>with</w:instrText>
      </w:r>
      <w:r w:rsidR="00666376" w:rsidRPr="0075779D">
        <w:rPr>
          <w:lang w:val="ru-RU"/>
        </w:rPr>
        <w:instrText xml:space="preserve"> </w:instrText>
      </w:r>
      <w:r w:rsidR="00666376">
        <w:instrText>Antigen</w:instrText>
      </w:r>
      <w:r w:rsidR="00666376" w:rsidRPr="0075779D">
        <w:rPr>
          <w:lang w:val="ru-RU"/>
        </w:rPr>
        <w:instrText xml:space="preserve"> </w:instrText>
      </w:r>
      <w:r w:rsidR="00666376">
        <w:instrText>Processing</w:instrText>
      </w:r>
      <w:r w:rsidR="00666376" w:rsidRPr="0075779D">
        <w:rPr>
          <w:lang w:val="ru-RU"/>
        </w:rPr>
        <w:instrText>","</w:instrText>
      </w:r>
      <w:r w:rsidR="00666376">
        <w:instrText>title</w:instrText>
      </w:r>
      <w:r w:rsidR="00666376" w:rsidRPr="0075779D">
        <w:rPr>
          <w:lang w:val="ru-RU"/>
        </w:rPr>
        <w:instrText>-</w:instrText>
      </w:r>
      <w:r w:rsidR="00666376">
        <w:instrText>short</w:instrText>
      </w:r>
      <w:r w:rsidR="00666376" w:rsidRPr="0075779D">
        <w:rPr>
          <w:lang w:val="ru-RU"/>
        </w:rPr>
        <w:instrText>":"</w:instrText>
      </w:r>
      <w:r w:rsidR="00666376">
        <w:instrText>The</w:instrText>
      </w:r>
      <w:r w:rsidR="00666376" w:rsidRPr="0075779D">
        <w:rPr>
          <w:lang w:val="ru-RU"/>
        </w:rPr>
        <w:instrText xml:space="preserve"> </w:instrText>
      </w:r>
      <w:r w:rsidR="00666376">
        <w:instrText>ABCs</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Immunology</w:instrText>
      </w:r>
      <w:r w:rsidR="00666376" w:rsidRPr="0075779D">
        <w:rPr>
          <w:lang w:val="ru-RU"/>
        </w:rPr>
        <w:instrText>","</w:instrText>
      </w:r>
      <w:r w:rsidR="00666376">
        <w:instrText>volume</w:instrText>
      </w:r>
      <w:r w:rsidR="00666376" w:rsidRPr="0075779D">
        <w:rPr>
          <w:lang w:val="ru-RU"/>
        </w:rPr>
        <w:instrText>":"19","</w:instrText>
      </w:r>
      <w:r w:rsidR="00666376">
        <w:instrText>author</w:instrText>
      </w:r>
      <w:r w:rsidR="00666376" w:rsidRPr="0075779D">
        <w:rPr>
          <w:lang w:val="ru-RU"/>
        </w:rPr>
        <w:instrText>":[{"</w:instrText>
      </w:r>
      <w:r w:rsidR="00666376">
        <w:instrText>family</w:instrText>
      </w:r>
      <w:r w:rsidR="00666376" w:rsidRPr="0075779D">
        <w:rPr>
          <w:lang w:val="ru-RU"/>
        </w:rPr>
        <w:instrText>":"</w:instrText>
      </w:r>
      <w:r w:rsidR="00666376">
        <w:instrText>Abele</w:instrText>
      </w:r>
      <w:r w:rsidR="00666376" w:rsidRPr="0075779D">
        <w:rPr>
          <w:lang w:val="ru-RU"/>
        </w:rPr>
        <w:instrText>","</w:instrText>
      </w:r>
      <w:r w:rsidR="00666376">
        <w:instrText>given</w:instrText>
      </w:r>
      <w:r w:rsidR="00666376" w:rsidRPr="0075779D">
        <w:rPr>
          <w:lang w:val="ru-RU"/>
        </w:rPr>
        <w:instrText>":"</w:instrText>
      </w:r>
      <w:r w:rsidR="00666376">
        <w:instrText>Rupert</w:instrText>
      </w:r>
      <w:r w:rsidR="00666376" w:rsidRPr="0075779D">
        <w:rPr>
          <w:lang w:val="ru-RU"/>
        </w:rPr>
        <w:instrText>"},{"</w:instrText>
      </w:r>
      <w:r w:rsidR="00666376">
        <w:instrText>family</w:instrText>
      </w:r>
      <w:r w:rsidR="00666376" w:rsidRPr="0075779D">
        <w:rPr>
          <w:lang w:val="ru-RU"/>
        </w:rPr>
        <w:instrText>":"</w:instrText>
      </w:r>
      <w:r w:rsidR="00666376">
        <w:instrText>Tamp</w:instrText>
      </w:r>
      <w:r w:rsidR="00666376" w:rsidRPr="0075779D">
        <w:rPr>
          <w:lang w:val="ru-RU"/>
        </w:rPr>
        <w:instrText>é","</w:instrText>
      </w:r>
      <w:r w:rsidR="00666376">
        <w:instrText>given</w:instrText>
      </w:r>
      <w:r w:rsidR="00666376" w:rsidRPr="0075779D">
        <w:rPr>
          <w:lang w:val="ru-RU"/>
        </w:rPr>
        <w:instrText>":"</w:instrText>
      </w:r>
      <w:r w:rsidR="00666376">
        <w:instrText>Robert</w:instrText>
      </w:r>
      <w:r w:rsidR="00666376" w:rsidRPr="0075779D">
        <w:rPr>
          <w:lang w:val="ru-RU"/>
        </w:rPr>
        <w:instrText>"}],"</w:instrText>
      </w:r>
      <w:r w:rsidR="00666376">
        <w:instrText>issued</w:instrText>
      </w:r>
      <w:r w:rsidR="00666376" w:rsidRPr="0075779D">
        <w:rPr>
          <w:lang w:val="ru-RU"/>
        </w:rPr>
        <w:instrText>":{"</w:instrText>
      </w:r>
      <w:r w:rsidR="00666376">
        <w:instrText>date</w:instrText>
      </w:r>
      <w:r w:rsidR="00666376" w:rsidRPr="0075779D">
        <w:rPr>
          <w:lang w:val="ru-RU"/>
        </w:rPr>
        <w:instrText>-</w:instrText>
      </w:r>
      <w:r w:rsidR="00666376">
        <w:instrText>parts</w:instrText>
      </w:r>
      <w:r w:rsidR="00666376" w:rsidRPr="0075779D">
        <w:rPr>
          <w:lang w:val="ru-RU"/>
        </w:rPr>
        <w:instrText>":[["2004",8]]}}}],"</w:instrText>
      </w:r>
      <w:r w:rsidR="00666376">
        <w:instrText>schema</w:instrText>
      </w:r>
      <w:r w:rsidR="00666376" w:rsidRPr="0075779D">
        <w:rPr>
          <w:lang w:val="ru-RU"/>
        </w:rPr>
        <w:instrText>":"</w:instrText>
      </w:r>
      <w:r w:rsidR="00666376">
        <w:instrText>https</w:instrText>
      </w:r>
      <w:r w:rsidR="00666376" w:rsidRPr="0075779D">
        <w:rPr>
          <w:lang w:val="ru-RU"/>
        </w:rPr>
        <w:instrText>://</w:instrText>
      </w:r>
      <w:r w:rsidR="00666376">
        <w:instrText>github</w:instrText>
      </w:r>
      <w:r w:rsidR="00666376" w:rsidRPr="0075779D">
        <w:rPr>
          <w:lang w:val="ru-RU"/>
        </w:rPr>
        <w:instrText>.</w:instrText>
      </w:r>
      <w:r w:rsidR="00666376">
        <w:instrText>com</w:instrText>
      </w:r>
      <w:r w:rsidR="00666376" w:rsidRPr="0075779D">
        <w:rPr>
          <w:lang w:val="ru-RU"/>
        </w:rPr>
        <w:instrText>/</w:instrText>
      </w:r>
      <w:r w:rsidR="00666376">
        <w:instrText>citation</w:instrText>
      </w:r>
      <w:r w:rsidR="00666376" w:rsidRPr="0075779D">
        <w:rPr>
          <w:lang w:val="ru-RU"/>
        </w:rPr>
        <w:instrText>-</w:instrText>
      </w:r>
      <w:r w:rsidR="00666376">
        <w:instrText>style</w:instrText>
      </w:r>
      <w:r w:rsidR="00666376" w:rsidRPr="0075779D">
        <w:rPr>
          <w:lang w:val="ru-RU"/>
        </w:rPr>
        <w:instrText>-</w:instrText>
      </w:r>
      <w:r w:rsidR="00666376">
        <w:instrText>language</w:instrText>
      </w:r>
      <w:r w:rsidR="00666376" w:rsidRPr="0075779D">
        <w:rPr>
          <w:lang w:val="ru-RU"/>
        </w:rPr>
        <w:instrText>/</w:instrText>
      </w:r>
      <w:r w:rsidR="00666376">
        <w:instrText>schema</w:instrText>
      </w:r>
      <w:r w:rsidR="00666376" w:rsidRPr="0075779D">
        <w:rPr>
          <w:lang w:val="ru-RU"/>
        </w:rPr>
        <w:instrText>/</w:instrText>
      </w:r>
      <w:r w:rsidR="00666376">
        <w:instrText>raw</w:instrText>
      </w:r>
      <w:r w:rsidR="00666376" w:rsidRPr="0075779D">
        <w:rPr>
          <w:lang w:val="ru-RU"/>
        </w:rPr>
        <w:instrText>/</w:instrText>
      </w:r>
      <w:r w:rsidR="00666376">
        <w:instrText>master</w:instrText>
      </w:r>
      <w:r w:rsidR="00666376" w:rsidRPr="0075779D">
        <w:rPr>
          <w:lang w:val="ru-RU"/>
        </w:rPr>
        <w:instrText>/</w:instrText>
      </w:r>
      <w:r w:rsidR="00666376">
        <w:instrText>csl</w:instrText>
      </w:r>
      <w:r w:rsidR="00666376" w:rsidRPr="0075779D">
        <w:rPr>
          <w:lang w:val="ru-RU"/>
        </w:rPr>
        <w:instrText>-</w:instrText>
      </w:r>
      <w:r w:rsidR="00666376">
        <w:instrText>citation</w:instrText>
      </w:r>
      <w:r w:rsidR="00666376" w:rsidRPr="0075779D">
        <w:rPr>
          <w:lang w:val="ru-RU"/>
        </w:rPr>
        <w:instrText>.</w:instrText>
      </w:r>
      <w:r w:rsidR="00666376">
        <w:instrText>json</w:instrText>
      </w:r>
      <w:r w:rsidR="00666376" w:rsidRPr="0075779D">
        <w:rPr>
          <w:lang w:val="ru-RU"/>
        </w:rPr>
        <w:instrText xml:space="preserve">"} </w:instrText>
      </w:r>
      <w:r w:rsidR="00666376">
        <w:fldChar w:fldCharType="separate"/>
      </w:r>
      <w:r w:rsidR="00666376" w:rsidRPr="0075779D">
        <w:rPr>
          <w:rFonts w:cs="Times New Roman"/>
          <w:lang w:val="ru-RU"/>
        </w:rPr>
        <w:t>[60]</w:t>
      </w:r>
      <w:r w:rsidR="00666376">
        <w:fldChar w:fldCharType="end"/>
      </w:r>
      <w:r w:rsidRPr="007A630F">
        <w:rPr>
          <w:lang w:val="ru-RU"/>
        </w:rPr>
        <w:t>. Пептиды не покидают Э</w:t>
      </w:r>
      <w:r w:rsidR="00F13542">
        <w:rPr>
          <w:lang w:val="ru-RU"/>
        </w:rPr>
        <w:t>П</w:t>
      </w:r>
      <w:r w:rsidRPr="007A630F">
        <w:rPr>
          <w:lang w:val="ru-RU"/>
        </w:rPr>
        <w:t xml:space="preserve">Р через </w:t>
      </w:r>
      <w:r>
        <w:t>TAP</w:t>
      </w:r>
      <w:r w:rsidRPr="007A630F">
        <w:rPr>
          <w:lang w:val="ru-RU"/>
        </w:rPr>
        <w:t>-транспортеры, так как их высокая концентрация в полости Э</w:t>
      </w:r>
      <w:r w:rsidR="00F13542">
        <w:rPr>
          <w:lang w:val="ru-RU"/>
        </w:rPr>
        <w:t>П</w:t>
      </w:r>
      <w:r w:rsidRPr="007A630F">
        <w:rPr>
          <w:lang w:val="ru-RU"/>
        </w:rPr>
        <w:t>Р вызывает транс-ингибирование комплекса</w:t>
      </w:r>
      <w:r w:rsidR="00666376" w:rsidRPr="0075779D">
        <w:rPr>
          <w:lang w:val="ru-RU"/>
        </w:rPr>
        <w:t xml:space="preserve"> </w:t>
      </w:r>
      <w:r w:rsidR="00666376">
        <w:rPr>
          <w:lang w:val="ru-RU"/>
        </w:rPr>
        <w:fldChar w:fldCharType="begin"/>
      </w:r>
      <w:r w:rsidR="00666376">
        <w:rPr>
          <w:lang w:val="ru-RU"/>
        </w:rPr>
        <w:instrText xml:space="preserve"> ADDIN ZOTERO_ITEM CSL_CITATION {"citationID":"egHWFjGw","properties":{"formattedCitation":"[61]","plainCitation":"[61]","noteIndex":0},"citationItems":[{"id":355,"uris":["http://zotero.org/users/10071278/items/2NEE4RCU"],"itemData":{"id":355,"type":"article-journal","abstract":"Abstract\n            \n              The ATP-binding cassette (ABC) transporter associated with antigen processing (TAP) participates in immune surveillance by moving proteasomal products into the endoplasmic reticulum (ER) lumen for major histocompatibility complex class I loading and cell surface presentation to cytotoxic T cells. Here we delineate the mechanistic basis for antigen translocation. Notably, TAP works as a molecular diode, translocating peptide substrates against the gradient in a strict unidirectional way. We reveal the importance of the D-loop at the dimer interface of the two nucleotide-binding domains (NBDs) in coupling substrate translocation with ATP hydrolysis and defining transport vectoriality. Substitution of the conserved aspartate, which coordinates the ATP-binding site, decreases NBD dimerization affinity and turns the unidirectional primary active pump into a passive bidirectional nucleotide-gated facilitator. Thus, ATP hydrolysis is not required for translocation\n              per se\n              , but is essential for both active and unidirectional transport. Our data provide detailed mechanistic insight into how heterodimeric ABC exporters operate.","container-title":"Nature Communications","DOI":"10.1038/ncomms6419","ISSN":"2041-1723","issue":"1","journalAbbreviation":"Nat Commun","language":"en","page":"5419","source":"DOI.org (Crossref)","title":"Mechanistic determinants of the directionality and energetics of active export by a heterodimeric ABC transporter","volume":"5","author":[{"family":"Grossmann","given":"Nina"},{"family":"Vakkasoglu","given":"Ahmet S."},{"family":"Hulpke","given":"Sabine"},{"family":"Abele","given":"Rupert"},{"family":"Gaudet","given":"Rachelle"},{"family":"Tampé","given":"Robert"}],"issued":{"date-parts":[["2014",11,7]]}}}],"schema":"https://github.com/citation-style-language/schema/raw/master/csl-citation.json"} </w:instrText>
      </w:r>
      <w:r w:rsidR="00666376">
        <w:rPr>
          <w:lang w:val="ru-RU"/>
        </w:rPr>
        <w:fldChar w:fldCharType="separate"/>
      </w:r>
      <w:r w:rsidR="00666376" w:rsidRPr="0075779D">
        <w:rPr>
          <w:rFonts w:cs="Times New Roman"/>
          <w:lang w:val="ru-RU"/>
        </w:rPr>
        <w:t>[61]</w:t>
      </w:r>
      <w:r w:rsidR="00666376">
        <w:rPr>
          <w:lang w:val="ru-RU"/>
        </w:rPr>
        <w:fldChar w:fldCharType="end"/>
      </w:r>
      <w:r w:rsidRPr="007A630F">
        <w:rPr>
          <w:lang w:val="ru-RU"/>
        </w:rPr>
        <w:t>. Только один пептид в один момент времени связывается с ТАР-комплексом</w:t>
      </w:r>
      <w:r w:rsidR="00666376" w:rsidRPr="0075779D">
        <w:rPr>
          <w:lang w:val="ru-RU"/>
        </w:rPr>
        <w:t xml:space="preserve"> </w:t>
      </w:r>
      <w:r w:rsidR="00666376">
        <w:rPr>
          <w:lang w:val="ru-RU"/>
        </w:rPr>
        <w:fldChar w:fldCharType="begin"/>
      </w:r>
      <w:r w:rsidR="00666376">
        <w:rPr>
          <w:lang w:val="ru-RU"/>
        </w:rPr>
        <w:instrText xml:space="preserve"> ADDIN ZOTERO_ITEM CSL_CITATION {"citationID":"vsh0QMsQ","properties":{"formattedCitation":"[62]","plainCitation":"[62]","noteIndex":0},"citationItems":[{"id":353,"uris":["http://zotero.org/users/10071278/items/RB2L6XPS"],"itemData":{"id":353,"type":"article-journal","container-title":"Journal of Biological Chemistry","DOI":"10.1074/jbc.M109.047779","ISSN":"00219258","issue":"49","journalAbbreviation":"Journal of Biological Chemistry","language":"en","page":"33740-33749","source":"DOI.org (Crossref)","title":"Purification and Reconstitution of the Antigen Transport Complex TAP","volume":"284","author":[{"family":"Herget","given":"Meike"},{"family":"Kreiβig","given":"Nina"},{"family":"Kolbe","given":"Christian"},{"family":"Schölz","given":"Christian"},{"family":"Tampé","given":"Robert"},{"family":"Abele","given":"Rupert"}],"issued":{"date-parts":[["2009",12]]}}}],"schema":"https://github.com/citation-style-language/schema/raw/master/csl-citation.json"} </w:instrText>
      </w:r>
      <w:r w:rsidR="00666376">
        <w:rPr>
          <w:lang w:val="ru-RU"/>
        </w:rPr>
        <w:fldChar w:fldCharType="separate"/>
      </w:r>
      <w:r w:rsidR="00666376" w:rsidRPr="00666376">
        <w:rPr>
          <w:rFonts w:cs="Times New Roman"/>
          <w:lang w:val="ru-RU"/>
        </w:rPr>
        <w:t>[62]</w:t>
      </w:r>
      <w:r w:rsidR="00666376">
        <w:rPr>
          <w:lang w:val="ru-RU"/>
        </w:rPr>
        <w:fldChar w:fldCharType="end"/>
      </w:r>
      <w:r w:rsidRPr="007A630F">
        <w:rPr>
          <w:lang w:val="ru-RU"/>
        </w:rPr>
        <w:t>. Оптимальная длина пептида для переноса 8-16 аминокислот, хотя ТАР-1/2 способен переносить пептиды до 40 аминокислот</w:t>
      </w:r>
      <w:r w:rsidR="00666376" w:rsidRPr="0075779D">
        <w:rPr>
          <w:lang w:val="ru-RU"/>
        </w:rPr>
        <w:t xml:space="preserve"> </w:t>
      </w:r>
      <w:r w:rsidR="00666376">
        <w:rPr>
          <w:lang w:val="ru-RU"/>
        </w:rPr>
        <w:fldChar w:fldCharType="begin"/>
      </w:r>
      <w:r w:rsidR="00666376">
        <w:rPr>
          <w:lang w:val="ru-RU"/>
        </w:rPr>
        <w:instrText xml:space="preserve"> ADDIN ZOTERO_ITEM CSL_CITATION {"citationID":"w2WldHbB","properties":{"formattedCitation":"[63, 64]","plainCitation":"[63, 64]","noteIndex":0},"citationItems":[{"id":352,"uris":["http://zotero.org/users/10071278/items/I73SFG23"],"itemData":{"id":352,"type":"article-journal","container-title":"Immunity","DOI":"10.1016/1074-7613(94)90091-4","ISSN":"10747613","issue":"6","journalAbbreviation":"Immunity","language":"en","page":"491-500","source":"DOI.org (Crossref)","title":"A sequential model for peptide binding and transport by the transporters associated with antigen processing","volume":"1","author":[{"family":"Endert","given":"Peter M.","non-dropping-particle":"van"},{"family":"Tampé","given":"Robert"},{"family":"Meyer","given":"Thomas H."},{"family":"Tisch","given":"Roland"},{"family":"Bach","given":"Jean-François"},{"family":"McDevitt","given":"Hugh O."}],"issued":{"date-parts":[["1994",9]]}}},{"id":351,"uris":["http://zotero.org/users/10071278/items/RMFW2MQM"],"itemData":{"id":351,"type":"article-journal","abstract":"The transporter associated with antigen processing (TAP) is\n essential for intracellular transport of protein fragments into the\n endoplasmic reticulum for loading of major histocompatibility complex\n (MHC) class I molecules. On the cell surface, these peptide–MHC\n complexes are monitored by cytotoxic T lymphocytes. To study the ATP\n hydrolysis of TAP, we developed an enrichment and reconstitution\n procedure, by which we fully restored TAP function in proteoliposomes.\n A TAP-specific ATPase activity was identified that could be stimulated\n by peptides and blocked by the herpes simplex virus protein ICP47.\n Strikingly, the peptide-binding motif of TAP directly correlates with\n the stimulation of the ATPase activity, demonstrating that the initial\n peptide-binding step is responsible for TAP selectivity. ATP hydrolysis\n follows Michaelis–Menten kinetics with a maximal velocity\n              V\n              max\n              of 2 μmol/min per mg TAP,\n corresponding to a turnover number of approximately 5 ATP per second.\n This turnover rate is sufficient to account for the role of TAP in\n peptide loading of MHC molecules and the overall process of antigen\n presentation. Interestingly, sterically restricted peptides that bind\n but are not transported by TAP do not stimulate ATPase activity. These\n results point to coordinated dialogue between the peptide-binding site,\n the nucleotide-binding domain, and the translocation site via\n conformational changes within the TAP complex.","container-title":"Proceedings of the National Academy of Sciences","DOI":"10.1073/pnas.061467898","ISSN":"0027-8424, 1091-6490","issue":"7","journalAbbreviation":"Proc. Natl. Acad. Sci. U.S.A.","language":"en","page":"3732-3737","source":"DOI.org (Crossref)","title":"Allosteric crosstalk between peptide-binding, transport, and ATP hydrolysis of the ABC transporter TAP","volume":"98","author":[{"family":"Gorbulev","given":"Stanislav"},{"family":"Abele","given":"Rupert"},{"family":"Tampé","given":"Robert"}],"issued":{"date-parts":[["2001",3,27]]}}}],"schema":"https://github.com/citation-style-language/schema/raw/master/csl-citation.json"} </w:instrText>
      </w:r>
      <w:r w:rsidR="00666376">
        <w:rPr>
          <w:lang w:val="ru-RU"/>
        </w:rPr>
        <w:fldChar w:fldCharType="separate"/>
      </w:r>
      <w:r w:rsidR="00666376" w:rsidRPr="0075779D">
        <w:rPr>
          <w:rFonts w:cs="Times New Roman"/>
          <w:lang w:val="ru-RU"/>
        </w:rPr>
        <w:t>[63, 64]</w:t>
      </w:r>
      <w:r w:rsidR="00666376">
        <w:rPr>
          <w:lang w:val="ru-RU"/>
        </w:rPr>
        <w:fldChar w:fldCharType="end"/>
      </w:r>
      <w:r w:rsidRPr="007A630F">
        <w:rPr>
          <w:lang w:val="ru-RU"/>
        </w:rPr>
        <w:t xml:space="preserve">. Важными для связывания с транспортером являются первые три </w:t>
      </w:r>
      <w:r>
        <w:t>N</w:t>
      </w:r>
      <w:r w:rsidRPr="007A630F">
        <w:rPr>
          <w:lang w:val="ru-RU"/>
        </w:rPr>
        <w:t>-концевые и одна С-концевая аминокислота</w:t>
      </w:r>
      <w:r w:rsidR="00666376" w:rsidRPr="0075779D">
        <w:rPr>
          <w:lang w:val="ru-RU"/>
        </w:rPr>
        <w:t xml:space="preserve"> </w:t>
      </w:r>
      <w:r w:rsidR="00666376">
        <w:rPr>
          <w:lang w:val="ru-RU"/>
        </w:rPr>
        <w:fldChar w:fldCharType="begin"/>
      </w:r>
      <w:r w:rsidR="00666376">
        <w:rPr>
          <w:lang w:val="ru-RU"/>
        </w:rPr>
        <w:instrText xml:space="preserve"> ADDIN ZOTERO_ITEM CSL_CITATION {"citationID":"a5AkFoAH","properties":{"formattedCitation":"[65]","plainCitation":"[65]","noteIndex":0},"citationItems":[{"id":350,"uris":["http://zotero.org/users/10071278/items/FY872XNG"],"itemData":{"id":350,"type":"article-journal","abstract":"The ATP-binding cassette transporter associated with antigen processing (TAP) plays a key role in the adaptive immune defense against infected or malignantly transformed cells by translocating proteasomal degradation products into the lumen of the endoplasmic reticulum for loading onto MHC class I molecules. The broad substrate spectrum of TAP, rendering peptides from 8 to 40 residues, including even branched or modified molecules, suggests an unforeseen structural flexibility of the substrate-binding pocket. Here we used EPR spectroscopy to reveal conformational details of the bound peptides. Side-chain dynamics and environmental polarity were derived from covalently attached 2,2,5,5-tetramethylpyrrolidine-1-oxyl spin probes, whereas 2,2,6,6-tetramethylpiperidine-1-oxyl-4-amino-4-carboxylic acid spin-labeled peptides were used to detect backbone properties. Dependent on the spin probe’s position, striking differences in affinity, dynamics, and polarity were found. The side-chains’ mobility was strongly restricted at the ends of the peptide, whereas the central region was flexible, suggesting a central peptide bulge. In the end, double electron electron resonance allowed the determination of intrapeptide distances in doubly labeled peptides bound to TAP. Simulations based on a rotamer library led to the conclusion that peptides bind to TAP in an extended kinked structure, analogous to those bound to MHC class I proteins.","container-title":"Proceedings of the National Academy of Sciences","DOI":"10.1073/pnas.1012355108","ISSN":"0027-8424, 1091-6490","issue":"4","journalAbbreviation":"Proc. Natl. Acad. Sci. U.S.A.","language":"en","page":"1349-1354","source":"DOI.org (Crossref)","title":"Conformation of peptides bound to the transporter associated with antigen processing (TAP)","volume":"108","author":[{"family":"Herget","given":"Meike"},{"family":"Baldauf","given":"Christoph"},{"family":"Schölz","given":"Christian"},{"family":"Parcej","given":"David"},{"family":"Wiesmüller","given":"Karl-Heinz"},{"family":"Tampé","given":"Robert"},{"family":"Abele","given":"Rupert"},{"family":"Bordignon","given":"Enrica"}],"issued":{"date-parts":[["2011",1,25]]}}}],"schema":"https://github.com/citation-style-language/schema/raw/master/csl-citation.json"} </w:instrText>
      </w:r>
      <w:r w:rsidR="00666376">
        <w:rPr>
          <w:lang w:val="ru-RU"/>
        </w:rPr>
        <w:fldChar w:fldCharType="separate"/>
      </w:r>
      <w:r w:rsidR="00666376" w:rsidRPr="0075779D">
        <w:rPr>
          <w:rFonts w:cs="Times New Roman"/>
          <w:lang w:val="ru-RU"/>
        </w:rPr>
        <w:t>[65]</w:t>
      </w:r>
      <w:r w:rsidR="00666376">
        <w:rPr>
          <w:lang w:val="ru-RU"/>
        </w:rPr>
        <w:fldChar w:fldCharType="end"/>
      </w:r>
      <w:r w:rsidRPr="007A630F">
        <w:rPr>
          <w:lang w:val="ru-RU"/>
        </w:rPr>
        <w:t>. Есть некоторые предпочтения по якорным остаткам у ТАР-транспортеров, а между ними участки могут сильно отличаться по длине и физико-химическим свойствам</w:t>
      </w:r>
      <w:r w:rsidR="00666376" w:rsidRPr="0075779D">
        <w:rPr>
          <w:lang w:val="ru-RU"/>
        </w:rPr>
        <w:t xml:space="preserve"> </w:t>
      </w:r>
      <w:r w:rsidR="00666376">
        <w:rPr>
          <w:lang w:val="ru-RU"/>
        </w:rPr>
        <w:fldChar w:fldCharType="begin"/>
      </w:r>
      <w:r w:rsidR="00666376">
        <w:rPr>
          <w:lang w:val="ru-RU"/>
        </w:rPr>
        <w:instrText xml:space="preserve"> ADDIN ZOTERO_ITEM CSL_CITATION {"citationID":"bZWCm1ps","properties":{"formattedCitation":"[59]","plainCitation":"[59]","noteIndex":0},"citationItems":[{"id":117,"uris":["http://zotero.org/users/10071278/items/AXK89C5F"],"itemData":{"id":117,"type":"article-journal","abstract":"The transporter associated with antigen processing (TAP) selectively translocates antigenic peptides into the endoplasmic reticulum. Loading onto major histocompatibility complex class I molecules and proofreading of these bound epitopes are orchestrated within the macromolecular peptide-loading complex, which assembles on TAP. This heterodimeric ABC-binding cassette (ABC) transport complex is therefore a major component in the adaptive immune response against virally or malignantly transformed cells. Its pivotal role predestines TAP as a target for infectious diseases and malignant disorders. The development of therapies or drugs therefore requires a detailed comprehension of structure and function of this ABC transporter, but our knowledge about various aspects is still insufficient. This review highlights recent achievements on the structure and dynamics of antigenic peptides in complex with TAP. Understanding the binding mode of antigenic peptides in the TAP complex will crucially impact rational design of inhibitors, drug development, or vaccination strategies.","container-title":"Frontiers in Immunology","DOI":"10.3389/fimmu.2017.00010","ISSN":"1664-3224","journalAbbreviation":"Front. Immunol.","language":"en","source":"DOI.org (Crossref)","title":"Structure and Dynamics of Antigenic Peptides in Complex with TAP","URL":"http://journal.frontiersin.org/article/10.3389/fimmu.2017.00010/full","volume":"8","author":[{"family":"Lehnert","given":"Elisa"},{"family":"Tampé","given":"Robert"}],"accessed":{"date-parts":[["2022",9,15]]},"issued":{"date-parts":[["2017",1,30]]}}}],"schema":"https://github.com/citation-style-language/schema/raw/master/csl-citation.json"} </w:instrText>
      </w:r>
      <w:r w:rsidR="00666376">
        <w:rPr>
          <w:lang w:val="ru-RU"/>
        </w:rPr>
        <w:fldChar w:fldCharType="separate"/>
      </w:r>
      <w:r w:rsidR="00666376" w:rsidRPr="0075779D">
        <w:rPr>
          <w:rFonts w:cs="Times New Roman"/>
          <w:lang w:val="ru-RU"/>
        </w:rPr>
        <w:t>[59]</w:t>
      </w:r>
      <w:r w:rsidR="00666376">
        <w:rPr>
          <w:lang w:val="ru-RU"/>
        </w:rPr>
        <w:fldChar w:fldCharType="end"/>
      </w:r>
      <w:r w:rsidRPr="007A630F">
        <w:rPr>
          <w:lang w:val="ru-RU"/>
        </w:rPr>
        <w:t xml:space="preserve">. В позиции 1 и 2 </w:t>
      </w:r>
      <w:r>
        <w:t>N</w:t>
      </w:r>
      <w:r w:rsidRPr="007A630F">
        <w:rPr>
          <w:lang w:val="ru-RU"/>
        </w:rPr>
        <w:t xml:space="preserve">-конца предпочтительны положительно заряженные аминокислоты, в позиции 3 предпочтительны ароматические аминокислоты, в первых трех позициях не должно быть </w:t>
      </w:r>
      <w:proofErr w:type="spellStart"/>
      <w:r w:rsidRPr="007A630F">
        <w:rPr>
          <w:lang w:val="ru-RU"/>
        </w:rPr>
        <w:t>пролина</w:t>
      </w:r>
      <w:proofErr w:type="spellEnd"/>
      <w:r w:rsidRPr="007A630F">
        <w:rPr>
          <w:lang w:val="ru-RU"/>
        </w:rPr>
        <w:t xml:space="preserve">, </w:t>
      </w:r>
      <w:proofErr w:type="spellStart"/>
      <w:r w:rsidRPr="007A630F">
        <w:rPr>
          <w:lang w:val="ru-RU"/>
        </w:rPr>
        <w:t>гиброфобные</w:t>
      </w:r>
      <w:proofErr w:type="spellEnd"/>
      <w:r w:rsidRPr="007A630F">
        <w:rPr>
          <w:lang w:val="ru-RU"/>
        </w:rPr>
        <w:t xml:space="preserve"> или основные аминокислоты на С-конце</w:t>
      </w:r>
      <w:r w:rsidR="00666376" w:rsidRPr="0075779D">
        <w:rPr>
          <w:lang w:val="ru-RU"/>
        </w:rPr>
        <w:t xml:space="preserve"> </w:t>
      </w:r>
      <w:r w:rsidR="00666376">
        <w:rPr>
          <w:lang w:val="ru-RU"/>
        </w:rPr>
        <w:fldChar w:fldCharType="begin"/>
      </w:r>
      <w:r w:rsidR="00666376">
        <w:rPr>
          <w:lang w:val="ru-RU"/>
        </w:rPr>
        <w:instrText xml:space="preserve"> ADDIN ZOTERO_ITEM CSL_CITATION {"citationID":"iQr75Sv4","properties":{"formattedCitation":"[12, 66, 67]","plainCitation":"[12, 66, 67]","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id":349,"uris":["http://zotero.org/users/10071278/items/SZ2WV9SB"],"itemData":{"id":349,"type":"article-journal","container-title":"Immunity","DOI":"10.1016/1074-7613(94)90004-3","ISSN":"10747613","issue":"1","journalAbbreviation":"Immunity","language":"en","page":"7-14","source":"DOI.org (Crossref)","title":"Human transporters associated with antigen processing possess a promiscuous peptide-binding site","volume":"1","author":[{"family":"Androlewicz","given":"Matthew J."},{"family":"Cresswell","given":"Peter"}],"issued":{"date-parts":[["1994",4]]}}},{"id":348,"uris":["http://zotero.org/users/10071278/items/GQ2374LL"],"itemData":{"id":348,"type":"article-journal","abstract":"Transport of peptides across the membrane of the endoplasmic reticulum for assembly with MHC class I molecules is an essential step in antigen presentation to cytotoxic T cells. This task is performed by the major histocompatibility complex-encoded transporter associated with antigen processing (TAP). Using a combinatorial approach we have analyzed the substrate specificity of human TAP at high resolution and in the absence of any given sequence context, revealing the contribution of each peptide residue in stabilizing binding to TAP. Human TAP was found to be highly selective with peptide affinities covering at least three orders of magnitude. Interestingly, the selectivity is not equally distributed over the substrate. Only the N-terminal three positions and the C-terminal residue are critical, whereas effects from other peptide positions are negligible. A major influence from the peptide backbone was uncovered by peptide scans and libraries containing\n              d\n              amino acids. Again, independent of peptide length, critical positions were clustered near the peptide termini. These approaches demonstrate that human TAP is selective, with residues determining the affinity located in distinct regions, and point to the role of the peptide backbone in binding to TAP. This binding mode of TAP has implications in an optimized repertoire selection and in a coevolution with the major histocompatibility complex/T cell receptor complex.","container-title":"Proceedings of the National Academy of Sciences","DOI":"10.1073/pnas.94.17.8976","ISSN":"0027-8424, 1091-6490","issue":"17","journalAbbreviation":"Proc. Natl. Acad. Sci. U.S.A.","language":"en","page":"8976-8981","source":"DOI.org (Crossref)","title":"Recognition principle of the TAP transporter disclosed by combinatorial peptide libraries","volume":"94","author":[{"family":"Uebel","given":"Stephan"},{"family":"Kraas","given":"Wolfgang"},{"family":"Kienle","given":"Stefan"},{"family":"Wiesmüller","given":"Karl-Heinz"},{"family":"Jung","given":"Günther"},{"family":"Tampé","given":"Robert"}],"issued":{"date-parts":[["1997",8,19]]}}}],"schema":"https://github.com/citation-style-language/schema/raw/master/csl-citation.json"} </w:instrText>
      </w:r>
      <w:r w:rsidR="00666376">
        <w:rPr>
          <w:lang w:val="ru-RU"/>
        </w:rPr>
        <w:fldChar w:fldCharType="separate"/>
      </w:r>
      <w:r w:rsidR="00666376" w:rsidRPr="00387ECF">
        <w:rPr>
          <w:rFonts w:cs="Times New Roman"/>
          <w:lang w:val="ru-RU"/>
        </w:rPr>
        <w:t>[12, 66, 67]</w:t>
      </w:r>
      <w:r w:rsidR="00666376">
        <w:rPr>
          <w:lang w:val="ru-RU"/>
        </w:rPr>
        <w:fldChar w:fldCharType="end"/>
      </w:r>
      <w:r w:rsidRPr="007A630F">
        <w:rPr>
          <w:lang w:val="ru-RU"/>
        </w:rPr>
        <w:t>.</w:t>
      </w:r>
    </w:p>
    <w:p w14:paraId="09F3FEDC" w14:textId="09759740" w:rsidR="005C4AD5" w:rsidRPr="007A630F" w:rsidRDefault="00BF5734">
      <w:pPr>
        <w:pStyle w:val="a0"/>
        <w:rPr>
          <w:lang w:val="ru-RU"/>
        </w:rPr>
      </w:pPr>
      <w:r w:rsidRPr="007A630F">
        <w:rPr>
          <w:lang w:val="ru-RU"/>
        </w:rPr>
        <w:t>После попадания пептида в Э</w:t>
      </w:r>
      <w:r w:rsidR="00F13542">
        <w:rPr>
          <w:lang w:val="ru-RU"/>
        </w:rPr>
        <w:t>П</w:t>
      </w:r>
      <w:r w:rsidRPr="007A630F">
        <w:rPr>
          <w:lang w:val="ru-RU"/>
        </w:rPr>
        <w:t xml:space="preserve">Р он сразу поступает в </w:t>
      </w:r>
      <w:r>
        <w:t>PLC</w:t>
      </w:r>
      <w:r w:rsidRPr="007A630F">
        <w:rPr>
          <w:lang w:val="ru-RU"/>
        </w:rPr>
        <w:t xml:space="preserve">. </w:t>
      </w:r>
      <w:r>
        <w:t>PLC</w:t>
      </w:r>
      <w:r w:rsidRPr="007A630F">
        <w:rPr>
          <w:lang w:val="ru-RU"/>
        </w:rPr>
        <w:t xml:space="preserve"> состоит из </w:t>
      </w:r>
      <w:r w:rsidR="00F13542" w:rsidRPr="007A630F">
        <w:rPr>
          <w:lang w:val="ru-RU"/>
        </w:rPr>
        <w:t>собранной</w:t>
      </w:r>
      <w:r w:rsidRPr="007A630F">
        <w:rPr>
          <w:lang w:val="ru-RU"/>
        </w:rPr>
        <w:t xml:space="preserve"> молекулы </w:t>
      </w:r>
      <w:r>
        <w:t>HLA</w:t>
      </w:r>
      <w:r w:rsidRPr="007A630F">
        <w:rPr>
          <w:lang w:val="ru-RU"/>
        </w:rPr>
        <w:t xml:space="preserve"> </w:t>
      </w:r>
      <w:r>
        <w:t>I</w:t>
      </w:r>
      <w:r w:rsidRPr="007A630F">
        <w:rPr>
          <w:lang w:val="ru-RU"/>
        </w:rPr>
        <w:t xml:space="preserve">, </w:t>
      </w:r>
      <w:proofErr w:type="spellStart"/>
      <w:r w:rsidRPr="007A630F">
        <w:rPr>
          <w:lang w:val="ru-RU"/>
        </w:rPr>
        <w:t>шаперона</w:t>
      </w:r>
      <w:proofErr w:type="spellEnd"/>
      <w:r w:rsidRPr="007A630F">
        <w:rPr>
          <w:lang w:val="ru-RU"/>
        </w:rPr>
        <w:t xml:space="preserve"> </w:t>
      </w:r>
      <w:proofErr w:type="spellStart"/>
      <w:r w:rsidRPr="007A630F">
        <w:rPr>
          <w:lang w:val="ru-RU"/>
        </w:rPr>
        <w:t>кальретикулина</w:t>
      </w:r>
      <w:proofErr w:type="spellEnd"/>
      <w:r w:rsidRPr="007A630F">
        <w:rPr>
          <w:lang w:val="ru-RU"/>
        </w:rPr>
        <w:t xml:space="preserve">, ТАР-ассоциированного белка </w:t>
      </w:r>
      <w:proofErr w:type="spellStart"/>
      <w:r w:rsidRPr="007A630F">
        <w:rPr>
          <w:lang w:val="ru-RU"/>
        </w:rPr>
        <w:t>тапасина</w:t>
      </w:r>
      <w:proofErr w:type="spellEnd"/>
      <w:r w:rsidRPr="007A630F">
        <w:rPr>
          <w:lang w:val="ru-RU"/>
        </w:rPr>
        <w:t xml:space="preserve"> и </w:t>
      </w:r>
      <w:proofErr w:type="spellStart"/>
      <w:r w:rsidRPr="007A630F">
        <w:rPr>
          <w:lang w:val="ru-RU"/>
        </w:rPr>
        <w:t>тиоловой</w:t>
      </w:r>
      <w:proofErr w:type="spellEnd"/>
      <w:r w:rsidRPr="007A630F">
        <w:rPr>
          <w:lang w:val="ru-RU"/>
        </w:rPr>
        <w:t xml:space="preserve"> редуктазы </w:t>
      </w:r>
      <w:proofErr w:type="spellStart"/>
      <w:r>
        <w:t>ERp</w:t>
      </w:r>
      <w:proofErr w:type="spellEnd"/>
      <w:r w:rsidRPr="007A630F">
        <w:rPr>
          <w:lang w:val="ru-RU"/>
        </w:rPr>
        <w:t>57</w:t>
      </w:r>
      <w:r w:rsidR="00666376" w:rsidRPr="0075779D">
        <w:rPr>
          <w:lang w:val="ru-RU"/>
        </w:rPr>
        <w:t xml:space="preserve"> </w:t>
      </w:r>
      <w:r w:rsidR="00666376">
        <w:rPr>
          <w:lang w:val="ru-RU"/>
        </w:rPr>
        <w:fldChar w:fldCharType="begin"/>
      </w:r>
      <w:r w:rsidR="00666376">
        <w:rPr>
          <w:lang w:val="ru-RU"/>
        </w:rPr>
        <w:instrText xml:space="preserve"> ADDIN ZOTERO_ITEM CSL_CITATION {"citationID":"HW8cIgjJ","properties":{"formattedCitation":"[68]","plainCitation":"[68]","noteIndex":0},"citationItems":[{"id":346,"uris":["http://zotero.org/users/10071278/items/DXAPYUCV"],"itemData":{"id":346,"type":"article-journal","container-title":"Nature","DOI":"10.1038/nature24627","ISSN":"0028-0836, 1476-4687","issue":"7681","journalAbbreviation":"Nature","language":"en","page":"525-528","source":"DOI.org (Crossref)","title":"Structure of the human MHC-I peptide-loading complex","volume":"551","author":[{"family":"Blees","given":"Andreas"},{"family":"Januliene","given":"Dovile"},{"family":"Hofmann","given":"Tommy"},{"family":"Koller","given":"Nicole"},{"family":"Schmidt","given":"Carla"},{"family":"Trowitzsch","given":"Simon"},{"family":"Moeller","given":"Arne"},{"family":"Tampé","given":"Robert"}],"issued":{"date-parts":[["2017",11]]}}}],"schema":"https://github.com/citation-style-language/schema/raw/master/csl-citation.json"} </w:instrText>
      </w:r>
      <w:r w:rsidR="00666376">
        <w:rPr>
          <w:lang w:val="ru-RU"/>
        </w:rPr>
        <w:fldChar w:fldCharType="separate"/>
      </w:r>
      <w:r w:rsidR="00666376" w:rsidRPr="00666376">
        <w:rPr>
          <w:rFonts w:cs="Times New Roman"/>
          <w:lang w:val="ru-RU"/>
        </w:rPr>
        <w:t>[68]</w:t>
      </w:r>
      <w:r w:rsidR="00666376">
        <w:rPr>
          <w:lang w:val="ru-RU"/>
        </w:rPr>
        <w:fldChar w:fldCharType="end"/>
      </w:r>
      <w:r w:rsidRPr="007A630F">
        <w:rPr>
          <w:lang w:val="ru-RU"/>
        </w:rPr>
        <w:t xml:space="preserve">. Этот комплекс ответственен за присоединение эпитопа к молекуле </w:t>
      </w:r>
      <w:r>
        <w:t>HLA</w:t>
      </w:r>
      <w:r w:rsidRPr="007A630F">
        <w:rPr>
          <w:lang w:val="ru-RU"/>
        </w:rPr>
        <w:t xml:space="preserve">. Комплекс не загружает в молекулу </w:t>
      </w:r>
      <w:r>
        <w:t>HLA</w:t>
      </w:r>
      <w:r w:rsidRPr="007A630F">
        <w:rPr>
          <w:lang w:val="ru-RU"/>
        </w:rPr>
        <w:t xml:space="preserve"> первый попавшийся пептид, а подбирает наиболее аффин</w:t>
      </w:r>
      <w:r w:rsidR="00F13542">
        <w:rPr>
          <w:lang w:val="ru-RU"/>
        </w:rPr>
        <w:t>н</w:t>
      </w:r>
      <w:r w:rsidRPr="007A630F">
        <w:rPr>
          <w:lang w:val="ru-RU"/>
        </w:rPr>
        <w:t xml:space="preserve">ый, удаляя </w:t>
      </w:r>
      <w:proofErr w:type="spellStart"/>
      <w:r w:rsidRPr="007A630F">
        <w:rPr>
          <w:lang w:val="ru-RU"/>
        </w:rPr>
        <w:t>низкоафи</w:t>
      </w:r>
      <w:r w:rsidR="00F13542">
        <w:rPr>
          <w:lang w:val="ru-RU"/>
        </w:rPr>
        <w:t>н</w:t>
      </w:r>
      <w:r w:rsidRPr="007A630F">
        <w:rPr>
          <w:lang w:val="ru-RU"/>
        </w:rPr>
        <w:t>ные</w:t>
      </w:r>
      <w:proofErr w:type="spellEnd"/>
      <w:r w:rsidRPr="007A630F">
        <w:rPr>
          <w:lang w:val="ru-RU"/>
        </w:rPr>
        <w:t>. Этот процесс называется пептидным корректированием</w:t>
      </w:r>
      <w:r w:rsidR="00A84A4B" w:rsidRPr="0075779D">
        <w:rPr>
          <w:lang w:val="ru-RU"/>
        </w:rPr>
        <w:t xml:space="preserve"> </w:t>
      </w:r>
      <w:r w:rsidR="00A84A4B">
        <w:fldChar w:fldCharType="begin"/>
      </w:r>
      <w:r w:rsidR="00A84A4B" w:rsidRPr="0075779D">
        <w:rPr>
          <w:lang w:val="ru-RU"/>
        </w:rPr>
        <w:instrText xml:space="preserve"> </w:instrText>
      </w:r>
      <w:r w:rsidR="00A84A4B">
        <w:instrText>ADDIN</w:instrText>
      </w:r>
      <w:r w:rsidR="00A84A4B" w:rsidRPr="0075779D">
        <w:rPr>
          <w:lang w:val="ru-RU"/>
        </w:rPr>
        <w:instrText xml:space="preserve"> </w:instrText>
      </w:r>
      <w:r w:rsidR="00A84A4B">
        <w:instrText>ZOTERO</w:instrText>
      </w:r>
      <w:r w:rsidR="00A84A4B" w:rsidRPr="0075779D">
        <w:rPr>
          <w:lang w:val="ru-RU"/>
        </w:rPr>
        <w:instrText>_</w:instrText>
      </w:r>
      <w:r w:rsidR="00A84A4B">
        <w:instrText>ITEM</w:instrText>
      </w:r>
      <w:r w:rsidR="00A84A4B" w:rsidRPr="0075779D">
        <w:rPr>
          <w:lang w:val="ru-RU"/>
        </w:rPr>
        <w:instrText xml:space="preserve"> </w:instrText>
      </w:r>
      <w:r w:rsidR="00A84A4B">
        <w:instrText>CSL</w:instrText>
      </w:r>
      <w:r w:rsidR="00A84A4B" w:rsidRPr="0075779D">
        <w:rPr>
          <w:lang w:val="ru-RU"/>
        </w:rPr>
        <w:instrText>_</w:instrText>
      </w:r>
      <w:r w:rsidR="00A84A4B">
        <w:instrText>CITATION</w:instrText>
      </w:r>
      <w:r w:rsidR="00A84A4B" w:rsidRPr="0075779D">
        <w:rPr>
          <w:lang w:val="ru-RU"/>
        </w:rPr>
        <w:instrText xml:space="preserve"> {"</w:instrText>
      </w:r>
      <w:r w:rsidR="00A84A4B">
        <w:instrText>citationID</w:instrText>
      </w:r>
      <w:r w:rsidR="00A84A4B" w:rsidRPr="0075779D">
        <w:rPr>
          <w:lang w:val="ru-RU"/>
        </w:rPr>
        <w:instrText>":"</w:instrText>
      </w:r>
      <w:r w:rsidR="00A84A4B">
        <w:instrText>oXHqDSm</w:instrText>
      </w:r>
      <w:r w:rsidR="00A84A4B" w:rsidRPr="0075779D">
        <w:rPr>
          <w:lang w:val="ru-RU"/>
        </w:rPr>
        <w:instrText>8","</w:instrText>
      </w:r>
      <w:r w:rsidR="00A84A4B">
        <w:instrText>properties</w:instrText>
      </w:r>
      <w:r w:rsidR="00A84A4B" w:rsidRPr="0075779D">
        <w:rPr>
          <w:lang w:val="ru-RU"/>
        </w:rPr>
        <w:instrText>":{"</w:instrText>
      </w:r>
      <w:r w:rsidR="00A84A4B">
        <w:instrText>formattedCitation</w:instrText>
      </w:r>
      <w:r w:rsidR="00A84A4B" w:rsidRPr="0075779D">
        <w:rPr>
          <w:lang w:val="ru-RU"/>
        </w:rPr>
        <w:instrText>":"[12]","</w:instrText>
      </w:r>
      <w:r w:rsidR="00A84A4B">
        <w:instrText>plainCitation</w:instrText>
      </w:r>
      <w:r w:rsidR="00A84A4B" w:rsidRPr="0075779D">
        <w:rPr>
          <w:lang w:val="ru-RU"/>
        </w:rPr>
        <w:instrText>":"[12]","</w:instrText>
      </w:r>
      <w:r w:rsidR="00A84A4B">
        <w:instrText>noteIndex</w:instrText>
      </w:r>
      <w:r w:rsidR="00A84A4B" w:rsidRPr="0075779D">
        <w:rPr>
          <w:lang w:val="ru-RU"/>
        </w:rPr>
        <w:instrText>":0},"</w:instrText>
      </w:r>
      <w:r w:rsidR="00A84A4B">
        <w:instrText>citationItems</w:instrText>
      </w:r>
      <w:r w:rsidR="00A84A4B" w:rsidRPr="0075779D">
        <w:rPr>
          <w:lang w:val="ru-RU"/>
        </w:rPr>
        <w:instrText>":[{"</w:instrText>
      </w:r>
      <w:r w:rsidR="00A84A4B">
        <w:instrText>id</w:instrText>
      </w:r>
      <w:r w:rsidR="00A84A4B" w:rsidRPr="0075779D">
        <w:rPr>
          <w:lang w:val="ru-RU"/>
        </w:rPr>
        <w:instrText>":406,"</w:instrText>
      </w:r>
      <w:r w:rsidR="00A84A4B">
        <w:instrText>uris</w:instrText>
      </w:r>
      <w:r w:rsidR="00A84A4B" w:rsidRPr="0075779D">
        <w:rPr>
          <w:lang w:val="ru-RU"/>
        </w:rPr>
        <w:instrText>":["</w:instrText>
      </w:r>
      <w:r w:rsidR="00A84A4B">
        <w:instrText>http</w:instrText>
      </w:r>
      <w:r w:rsidR="00A84A4B" w:rsidRPr="0075779D">
        <w:rPr>
          <w:lang w:val="ru-RU"/>
        </w:rPr>
        <w:instrText>://</w:instrText>
      </w:r>
      <w:r w:rsidR="00A84A4B">
        <w:instrText>zotero</w:instrText>
      </w:r>
      <w:r w:rsidR="00A84A4B" w:rsidRPr="0075779D">
        <w:rPr>
          <w:lang w:val="ru-RU"/>
        </w:rPr>
        <w:instrText>.</w:instrText>
      </w:r>
      <w:r w:rsidR="00A84A4B">
        <w:instrText>org</w:instrText>
      </w:r>
      <w:r w:rsidR="00A84A4B" w:rsidRPr="0075779D">
        <w:rPr>
          <w:lang w:val="ru-RU"/>
        </w:rPr>
        <w:instrText>/</w:instrText>
      </w:r>
      <w:r w:rsidR="00A84A4B">
        <w:instrText>users</w:instrText>
      </w:r>
      <w:r w:rsidR="00A84A4B" w:rsidRPr="0075779D">
        <w:rPr>
          <w:lang w:val="ru-RU"/>
        </w:rPr>
        <w:instrText>/10071278/</w:instrText>
      </w:r>
      <w:r w:rsidR="00A84A4B">
        <w:instrText>items</w:instrText>
      </w:r>
      <w:r w:rsidR="00A84A4B" w:rsidRPr="0075779D">
        <w:rPr>
          <w:lang w:val="ru-RU"/>
        </w:rPr>
        <w:instrText>/7</w:instrText>
      </w:r>
      <w:r w:rsidR="00A84A4B">
        <w:instrText>JMT</w:instrText>
      </w:r>
      <w:r w:rsidR="00A84A4B" w:rsidRPr="0075779D">
        <w:rPr>
          <w:lang w:val="ru-RU"/>
        </w:rPr>
        <w:instrText>9</w:instrText>
      </w:r>
      <w:r w:rsidR="00A84A4B">
        <w:instrText>W</w:instrText>
      </w:r>
      <w:r w:rsidR="00A84A4B" w:rsidRPr="0075779D">
        <w:rPr>
          <w:lang w:val="ru-RU"/>
        </w:rPr>
        <w:instrText>3</w:instrText>
      </w:r>
      <w:r w:rsidR="00A84A4B">
        <w:instrText>G</w:instrText>
      </w:r>
      <w:r w:rsidR="00A84A4B" w:rsidRPr="0075779D">
        <w:rPr>
          <w:lang w:val="ru-RU"/>
        </w:rPr>
        <w:instrText>"],"</w:instrText>
      </w:r>
      <w:r w:rsidR="00A84A4B">
        <w:instrText>itemData</w:instrText>
      </w:r>
      <w:r w:rsidR="00A84A4B" w:rsidRPr="0075779D">
        <w:rPr>
          <w:lang w:val="ru-RU"/>
        </w:rPr>
        <w:instrText>":{"</w:instrText>
      </w:r>
      <w:r w:rsidR="00A84A4B">
        <w:instrText>id</w:instrText>
      </w:r>
      <w:r w:rsidR="00A84A4B" w:rsidRPr="0075779D">
        <w:rPr>
          <w:lang w:val="ru-RU"/>
        </w:rPr>
        <w:instrText>":406,"</w:instrText>
      </w:r>
      <w:r w:rsidR="00A84A4B">
        <w:instrText>type</w:instrText>
      </w:r>
      <w:r w:rsidR="00A84A4B" w:rsidRPr="0075779D">
        <w:rPr>
          <w:lang w:val="ru-RU"/>
        </w:rPr>
        <w:instrText>":"</w:instrText>
      </w:r>
      <w:r w:rsidR="00A84A4B">
        <w:instrText>book</w:instrText>
      </w:r>
      <w:r w:rsidR="00A84A4B" w:rsidRPr="0075779D">
        <w:rPr>
          <w:lang w:val="ru-RU"/>
        </w:rPr>
        <w:instrText>","</w:instrText>
      </w:r>
      <w:r w:rsidR="00A84A4B">
        <w:instrText>edition</w:instrText>
      </w:r>
      <w:r w:rsidR="00A84A4B" w:rsidRPr="0075779D">
        <w:rPr>
          <w:lang w:val="ru-RU"/>
        </w:rPr>
        <w:instrText>":"9","</w:instrText>
      </w:r>
      <w:r w:rsidR="00A84A4B">
        <w:instrText>event</w:instrText>
      </w:r>
      <w:r w:rsidR="00A84A4B" w:rsidRPr="0075779D">
        <w:rPr>
          <w:lang w:val="ru-RU"/>
        </w:rPr>
        <w:instrText>-</w:instrText>
      </w:r>
      <w:r w:rsidR="00A84A4B">
        <w:instrText>place</w:instrText>
      </w:r>
      <w:r w:rsidR="00A84A4B" w:rsidRPr="0075779D">
        <w:rPr>
          <w:lang w:val="ru-RU"/>
        </w:rPr>
        <w:instrText>":"Москва","</w:instrText>
      </w:r>
      <w:r w:rsidR="00A84A4B">
        <w:instrText>ISBN</w:instrText>
      </w:r>
      <w:r w:rsidR="00A84A4B" w:rsidRPr="0075779D">
        <w:rPr>
          <w:lang w:val="ru-RU"/>
        </w:rPr>
        <w:instrText>":"978-5-98657-070-9","</w:instrText>
      </w:r>
      <w:r w:rsidR="00A84A4B">
        <w:instrText>language</w:instrText>
      </w:r>
      <w:r w:rsidR="00A84A4B" w:rsidRPr="0075779D">
        <w:rPr>
          <w:lang w:val="ru-RU"/>
        </w:rPr>
        <w:instrText>":"</w:instrText>
      </w:r>
      <w:r w:rsidR="00A84A4B">
        <w:instrText>ru</w:instrText>
      </w:r>
      <w:r w:rsidR="00A84A4B" w:rsidRPr="0075779D">
        <w:rPr>
          <w:lang w:val="ru-RU"/>
        </w:rPr>
        <w:instrText>","</w:instrText>
      </w:r>
      <w:r w:rsidR="00A84A4B">
        <w:instrText>number</w:instrText>
      </w:r>
      <w:r w:rsidR="00A84A4B" w:rsidRPr="0075779D">
        <w:rPr>
          <w:lang w:val="ru-RU"/>
        </w:rPr>
        <w:instrText>-</w:instrText>
      </w:r>
      <w:r w:rsidR="00A84A4B">
        <w:instrText>of</w:instrText>
      </w:r>
      <w:r w:rsidR="00A84A4B" w:rsidRPr="0075779D">
        <w:rPr>
          <w:lang w:val="ru-RU"/>
        </w:rPr>
        <w:instrText>-</w:instrText>
      </w:r>
      <w:r w:rsidR="00A84A4B">
        <w:instrText>pages</w:instrText>
      </w:r>
      <w:r w:rsidR="00A84A4B" w:rsidRPr="0075779D">
        <w:rPr>
          <w:lang w:val="ru-RU"/>
        </w:rPr>
        <w:instrText>":"1184","</w:instrText>
      </w:r>
      <w:r w:rsidR="00A84A4B">
        <w:instrText>publisher</w:instrText>
      </w:r>
      <w:r w:rsidR="00A84A4B" w:rsidRPr="0075779D">
        <w:rPr>
          <w:lang w:val="ru-RU"/>
        </w:rPr>
        <w:instrText>":"Логосфера","</w:instrText>
      </w:r>
      <w:r w:rsidR="00A84A4B">
        <w:instrText>publisher</w:instrText>
      </w:r>
      <w:r w:rsidR="00A84A4B" w:rsidRPr="0075779D">
        <w:rPr>
          <w:lang w:val="ru-RU"/>
        </w:rPr>
        <w:instrText>-</w:instrText>
      </w:r>
      <w:r w:rsidR="00A84A4B">
        <w:instrText>place</w:instrText>
      </w:r>
      <w:r w:rsidR="00A84A4B" w:rsidRPr="0075779D">
        <w:rPr>
          <w:lang w:val="ru-RU"/>
        </w:rPr>
        <w:instrText>":"Москва","</w:instrText>
      </w:r>
      <w:r w:rsidR="00A84A4B">
        <w:instrText>title</w:instrText>
      </w:r>
      <w:r w:rsidR="00A84A4B" w:rsidRPr="0075779D">
        <w:rPr>
          <w:lang w:val="ru-RU"/>
        </w:rPr>
        <w:instrText>":"Иммунобиология по Джанвею","</w:instrText>
      </w:r>
      <w:r w:rsidR="00A84A4B">
        <w:instrText>author</w:instrText>
      </w:r>
      <w:r w:rsidR="00A84A4B" w:rsidRPr="0075779D">
        <w:rPr>
          <w:lang w:val="ru-RU"/>
        </w:rPr>
        <w:instrText>":[{"</w:instrText>
      </w:r>
      <w:r w:rsidR="00A84A4B">
        <w:instrText>family</w:instrText>
      </w:r>
      <w:r w:rsidR="00A84A4B" w:rsidRPr="0075779D">
        <w:rPr>
          <w:lang w:val="ru-RU"/>
        </w:rPr>
        <w:instrText>":"Мерфи","</w:instrText>
      </w:r>
      <w:r w:rsidR="00A84A4B">
        <w:instrText>given</w:instrText>
      </w:r>
      <w:r w:rsidR="00A84A4B" w:rsidRPr="0075779D">
        <w:rPr>
          <w:lang w:val="ru-RU"/>
        </w:rPr>
        <w:instrText>":"К."},{"</w:instrText>
      </w:r>
      <w:r w:rsidR="00A84A4B">
        <w:instrText>family</w:instrText>
      </w:r>
      <w:r w:rsidR="00A84A4B" w:rsidRPr="0075779D">
        <w:rPr>
          <w:lang w:val="ru-RU"/>
        </w:rPr>
        <w:instrText>":"Уивер","</w:instrText>
      </w:r>
      <w:r w:rsidR="00A84A4B">
        <w:instrText>given</w:instrText>
      </w:r>
      <w:r w:rsidR="00A84A4B" w:rsidRPr="0075779D">
        <w:rPr>
          <w:lang w:val="ru-RU"/>
        </w:rPr>
        <w:instrText>":"К."}],"</w:instrText>
      </w:r>
      <w:r w:rsidR="00A84A4B">
        <w:instrText>issued</w:instrText>
      </w:r>
      <w:r w:rsidR="00A84A4B" w:rsidRPr="0075779D">
        <w:rPr>
          <w:lang w:val="ru-RU"/>
        </w:rPr>
        <w:instrText>":{"</w:instrText>
      </w:r>
      <w:r w:rsidR="00A84A4B">
        <w:instrText>date</w:instrText>
      </w:r>
      <w:r w:rsidR="00A84A4B" w:rsidRPr="0075779D">
        <w:rPr>
          <w:lang w:val="ru-RU"/>
        </w:rPr>
        <w:instrText>-</w:instrText>
      </w:r>
      <w:r w:rsidR="00A84A4B">
        <w:instrText>parts</w:instrText>
      </w:r>
      <w:r w:rsidR="00A84A4B" w:rsidRPr="0075779D">
        <w:rPr>
          <w:lang w:val="ru-RU"/>
        </w:rPr>
        <w:instrText>":[["2020"]]}}}],"</w:instrText>
      </w:r>
      <w:r w:rsidR="00A84A4B">
        <w:instrText>schema</w:instrText>
      </w:r>
      <w:r w:rsidR="00A84A4B" w:rsidRPr="0075779D">
        <w:rPr>
          <w:lang w:val="ru-RU"/>
        </w:rPr>
        <w:instrText>":"</w:instrText>
      </w:r>
      <w:r w:rsidR="00A84A4B">
        <w:instrText>https</w:instrText>
      </w:r>
      <w:r w:rsidR="00A84A4B" w:rsidRPr="0075779D">
        <w:rPr>
          <w:lang w:val="ru-RU"/>
        </w:rPr>
        <w:instrText>://</w:instrText>
      </w:r>
      <w:r w:rsidR="00A84A4B">
        <w:instrText>github</w:instrText>
      </w:r>
      <w:r w:rsidR="00A84A4B" w:rsidRPr="0075779D">
        <w:rPr>
          <w:lang w:val="ru-RU"/>
        </w:rPr>
        <w:instrText>.</w:instrText>
      </w:r>
      <w:r w:rsidR="00A84A4B">
        <w:instrText>com</w:instrText>
      </w:r>
      <w:r w:rsidR="00A84A4B" w:rsidRPr="0075779D">
        <w:rPr>
          <w:lang w:val="ru-RU"/>
        </w:rPr>
        <w:instrText>/</w:instrText>
      </w:r>
      <w:r w:rsidR="00A84A4B">
        <w:instrText>citation</w:instrText>
      </w:r>
      <w:r w:rsidR="00A84A4B" w:rsidRPr="0075779D">
        <w:rPr>
          <w:lang w:val="ru-RU"/>
        </w:rPr>
        <w:instrText>-</w:instrText>
      </w:r>
      <w:r w:rsidR="00A84A4B">
        <w:instrText>style</w:instrText>
      </w:r>
      <w:r w:rsidR="00A84A4B" w:rsidRPr="0075779D">
        <w:rPr>
          <w:lang w:val="ru-RU"/>
        </w:rPr>
        <w:instrText>-</w:instrText>
      </w:r>
      <w:r w:rsidR="00A84A4B">
        <w:instrText>language</w:instrText>
      </w:r>
      <w:r w:rsidR="00A84A4B" w:rsidRPr="0075779D">
        <w:rPr>
          <w:lang w:val="ru-RU"/>
        </w:rPr>
        <w:instrText>/</w:instrText>
      </w:r>
      <w:r w:rsidR="00A84A4B">
        <w:instrText>schema</w:instrText>
      </w:r>
      <w:r w:rsidR="00A84A4B" w:rsidRPr="0075779D">
        <w:rPr>
          <w:lang w:val="ru-RU"/>
        </w:rPr>
        <w:instrText>/</w:instrText>
      </w:r>
      <w:r w:rsidR="00A84A4B">
        <w:instrText>raw</w:instrText>
      </w:r>
      <w:r w:rsidR="00A84A4B" w:rsidRPr="0075779D">
        <w:rPr>
          <w:lang w:val="ru-RU"/>
        </w:rPr>
        <w:instrText>/</w:instrText>
      </w:r>
      <w:r w:rsidR="00A84A4B">
        <w:instrText>master</w:instrText>
      </w:r>
      <w:r w:rsidR="00A84A4B" w:rsidRPr="0075779D">
        <w:rPr>
          <w:lang w:val="ru-RU"/>
        </w:rPr>
        <w:instrText>/</w:instrText>
      </w:r>
      <w:r w:rsidR="00A84A4B">
        <w:instrText>csl</w:instrText>
      </w:r>
      <w:r w:rsidR="00A84A4B" w:rsidRPr="0075779D">
        <w:rPr>
          <w:lang w:val="ru-RU"/>
        </w:rPr>
        <w:instrText>-</w:instrText>
      </w:r>
      <w:r w:rsidR="00A84A4B">
        <w:instrText>citation</w:instrText>
      </w:r>
      <w:r w:rsidR="00A84A4B" w:rsidRPr="0075779D">
        <w:rPr>
          <w:lang w:val="ru-RU"/>
        </w:rPr>
        <w:instrText>.</w:instrText>
      </w:r>
      <w:r w:rsidR="00A84A4B">
        <w:instrText>json</w:instrText>
      </w:r>
      <w:r w:rsidR="00A84A4B" w:rsidRPr="0075779D">
        <w:rPr>
          <w:lang w:val="ru-RU"/>
        </w:rPr>
        <w:instrText xml:space="preserve">"} </w:instrText>
      </w:r>
      <w:r w:rsidR="00A84A4B">
        <w:fldChar w:fldCharType="separate"/>
      </w:r>
      <w:r w:rsidR="00A84A4B" w:rsidRPr="0075779D">
        <w:rPr>
          <w:rFonts w:cs="Times New Roman"/>
          <w:lang w:val="ru-RU"/>
        </w:rPr>
        <w:t>[12]</w:t>
      </w:r>
      <w:r w:rsidR="00A84A4B">
        <w:fldChar w:fldCharType="end"/>
      </w:r>
      <w:r w:rsidRPr="007A630F">
        <w:rPr>
          <w:lang w:val="ru-RU"/>
        </w:rPr>
        <w:t>. Кроме этого, в полости Э</w:t>
      </w:r>
      <w:r w:rsidR="00F13542">
        <w:rPr>
          <w:lang w:val="ru-RU"/>
        </w:rPr>
        <w:t>П</w:t>
      </w:r>
      <w:r w:rsidRPr="007A630F">
        <w:rPr>
          <w:lang w:val="ru-RU"/>
        </w:rPr>
        <w:t xml:space="preserve">Р есть специальные </w:t>
      </w:r>
      <w:proofErr w:type="spellStart"/>
      <w:r w:rsidRPr="007A630F">
        <w:rPr>
          <w:lang w:val="ru-RU"/>
        </w:rPr>
        <w:t>аминопептидазы</w:t>
      </w:r>
      <w:proofErr w:type="spellEnd"/>
      <w:r w:rsidRPr="007A630F">
        <w:rPr>
          <w:lang w:val="ru-RU"/>
        </w:rPr>
        <w:t>, ассоциированные с антигенным процессингом (</w:t>
      </w:r>
      <w:proofErr w:type="spellStart"/>
      <w:r>
        <w:t>endoplasmatic</w:t>
      </w:r>
      <w:proofErr w:type="spellEnd"/>
      <w:r w:rsidRPr="007A630F">
        <w:rPr>
          <w:lang w:val="ru-RU"/>
        </w:rPr>
        <w:t xml:space="preserve"> </w:t>
      </w:r>
      <w:r>
        <w:t>reticulum</w:t>
      </w:r>
      <w:r w:rsidRPr="007A630F">
        <w:rPr>
          <w:lang w:val="ru-RU"/>
        </w:rPr>
        <w:t xml:space="preserve"> </w:t>
      </w:r>
      <w:r>
        <w:t>aminopeptidase</w:t>
      </w:r>
      <w:r w:rsidRPr="007A630F">
        <w:rPr>
          <w:lang w:val="ru-RU"/>
        </w:rPr>
        <w:t xml:space="preserve"> </w:t>
      </w:r>
      <w:r>
        <w:t>associated</w:t>
      </w:r>
      <w:r w:rsidRPr="007A630F">
        <w:rPr>
          <w:lang w:val="ru-RU"/>
        </w:rPr>
        <w:t xml:space="preserve"> </w:t>
      </w:r>
      <w:r>
        <w:t>with</w:t>
      </w:r>
      <w:r w:rsidRPr="007A630F">
        <w:rPr>
          <w:lang w:val="ru-RU"/>
        </w:rPr>
        <w:t xml:space="preserve"> </w:t>
      </w:r>
      <w:r>
        <w:t>antigen</w:t>
      </w:r>
      <w:r w:rsidRPr="007A630F">
        <w:rPr>
          <w:lang w:val="ru-RU"/>
        </w:rPr>
        <w:t xml:space="preserve"> </w:t>
      </w:r>
      <w:r>
        <w:t>processing</w:t>
      </w:r>
      <w:r w:rsidRPr="007A630F">
        <w:rPr>
          <w:lang w:val="ru-RU"/>
        </w:rPr>
        <w:t xml:space="preserve">, </w:t>
      </w:r>
      <w:r>
        <w:t>ERAAP</w:t>
      </w:r>
      <w:r w:rsidRPr="007A630F">
        <w:rPr>
          <w:lang w:val="ru-RU"/>
        </w:rPr>
        <w:t xml:space="preserve">). Это два фермента, </w:t>
      </w:r>
      <w:r>
        <w:t>ERAP</w:t>
      </w:r>
      <w:r w:rsidRPr="007A630F">
        <w:rPr>
          <w:lang w:val="ru-RU"/>
        </w:rPr>
        <w:t xml:space="preserve">1 и </w:t>
      </w:r>
      <w:r>
        <w:t>ERAP</w:t>
      </w:r>
      <w:r w:rsidRPr="007A630F">
        <w:rPr>
          <w:lang w:val="ru-RU"/>
        </w:rPr>
        <w:t xml:space="preserve">2, которые представляют из цинковые протеазы с консервативным мотивом </w:t>
      </w:r>
      <w:r>
        <w:t>His</w:t>
      </w:r>
      <w:r w:rsidRPr="007A630F">
        <w:rPr>
          <w:lang w:val="ru-RU"/>
        </w:rPr>
        <w:t>-</w:t>
      </w:r>
      <w:r>
        <w:t>Glu</w:t>
      </w:r>
      <w:r w:rsidRPr="007A630F">
        <w:rPr>
          <w:lang w:val="ru-RU"/>
        </w:rPr>
        <w:t>-</w:t>
      </w:r>
      <w:r>
        <w:t>X</w:t>
      </w:r>
      <w:r w:rsidRPr="007A630F">
        <w:rPr>
          <w:lang w:val="ru-RU"/>
        </w:rPr>
        <w:t>-</w:t>
      </w:r>
      <w:r>
        <w:t>X</w:t>
      </w:r>
      <w:r w:rsidRPr="007A630F">
        <w:rPr>
          <w:lang w:val="ru-RU"/>
        </w:rPr>
        <w:t>-</w:t>
      </w:r>
      <w:r>
        <w:t>His</w:t>
      </w:r>
      <w:r w:rsidRPr="007A630F">
        <w:rPr>
          <w:lang w:val="ru-RU"/>
        </w:rPr>
        <w:t>-</w:t>
      </w:r>
      <w:r>
        <w:t>X</w:t>
      </w:r>
      <w:r w:rsidRPr="007A630F">
        <w:rPr>
          <w:lang w:val="ru-RU"/>
        </w:rPr>
        <w:t>18-</w:t>
      </w:r>
      <w:r>
        <w:t>Glu</w:t>
      </w:r>
      <w:r w:rsidRPr="007A630F">
        <w:rPr>
          <w:lang w:val="ru-RU"/>
        </w:rPr>
        <w:t xml:space="preserve">, которые также нарезают пептиды с </w:t>
      </w:r>
      <w:r>
        <w:t>N</w:t>
      </w:r>
      <w:r w:rsidRPr="007A630F">
        <w:rPr>
          <w:lang w:val="ru-RU"/>
        </w:rPr>
        <w:t>-конца</w:t>
      </w:r>
      <w:r w:rsidR="00A84A4B">
        <w:rPr>
          <w:lang w:val="ru-RU"/>
        </w:rPr>
        <w:t xml:space="preserve"> </w:t>
      </w:r>
      <w:r w:rsidR="00A84A4B">
        <w:rPr>
          <w:lang w:val="ru-RU"/>
        </w:rPr>
        <w:fldChar w:fldCharType="begin"/>
      </w:r>
      <w:r w:rsidR="00A84A4B">
        <w:rPr>
          <w:lang w:val="ru-RU"/>
        </w:rPr>
        <w:instrText xml:space="preserve"> ADDIN ZOTERO_ITEM CSL_CITATION {"citationID":"3ShwsQcW","properties":{"formattedCitation":"[69]","plainCitation":"[69]","noteIndex":0},"citationItems":[{"id":345,"uris":["http://zotero.org/users/10071278/items/83JCUPCB"],"itemData":{"id":345,"type":"article-journal","container-title":"Nature","DOI":"10.1038/nature01074","ISSN":"0028-0836, 1476-4687","issue":"6906","journalAbbreviation":"Nature","language":"en","page":"480-483","source":"DOI.org (Crossref)","title":"ERAAP customizes peptides for MHC class I molecules in the endoplasmic reticulum","volume":"419","author":[{"family":"Serwold","given":"Thomas"},{"family":"Gonzalez","given":"Federico"},{"family":"Kim","given":"Jennifer"},{"family":"Jacob","given":"Richard"},{"family":"Shastri","given":"Nilabh"}],"issued":{"date-parts":[["2002",10]]}}}],"schema":"https://github.com/citation-style-language/schema/raw/master/csl-citation.json"} </w:instrText>
      </w:r>
      <w:r w:rsidR="00A84A4B">
        <w:rPr>
          <w:lang w:val="ru-RU"/>
        </w:rPr>
        <w:fldChar w:fldCharType="separate"/>
      </w:r>
      <w:r w:rsidR="00A84A4B" w:rsidRPr="00A84A4B">
        <w:rPr>
          <w:rFonts w:cs="Times New Roman"/>
          <w:lang w:val="ru-RU"/>
        </w:rPr>
        <w:t>[69]</w:t>
      </w:r>
      <w:r w:rsidR="00A84A4B">
        <w:rPr>
          <w:lang w:val="ru-RU"/>
        </w:rPr>
        <w:fldChar w:fldCharType="end"/>
      </w:r>
      <w:r w:rsidRPr="007A630F">
        <w:rPr>
          <w:lang w:val="ru-RU"/>
        </w:rPr>
        <w:t xml:space="preserve">. Экспрессия этих ферментов </w:t>
      </w:r>
      <w:r w:rsidRPr="007A630F">
        <w:rPr>
          <w:lang w:val="ru-RU"/>
        </w:rPr>
        <w:lastRenderedPageBreak/>
        <w:t xml:space="preserve">увеличивается под действием </w:t>
      </w:r>
      <w:r>
        <w:t>IFN</w:t>
      </w:r>
      <w:r w:rsidRPr="007A630F">
        <w:rPr>
          <w:lang w:val="ru-RU"/>
        </w:rPr>
        <w:t>-</w:t>
      </w:r>
      <m:oMath>
        <m:r>
          <w:rPr>
            <w:rFonts w:ascii="Cambria Math" w:hAnsi="Cambria Math"/>
          </w:rPr>
          <m:t>γ</m:t>
        </m:r>
      </m:oMath>
      <w:r w:rsidR="00A84A4B" w:rsidRPr="0075779D">
        <w:rPr>
          <w:lang w:val="ru-RU"/>
        </w:rPr>
        <w:t xml:space="preserve"> </w:t>
      </w:r>
      <w:r w:rsidR="00A84A4B">
        <w:fldChar w:fldCharType="begin"/>
      </w:r>
      <w:r w:rsidR="00A84A4B" w:rsidRPr="0075779D">
        <w:rPr>
          <w:lang w:val="ru-RU"/>
        </w:rPr>
        <w:instrText xml:space="preserve"> </w:instrText>
      </w:r>
      <w:r w:rsidR="00A84A4B">
        <w:instrText>ADDIN</w:instrText>
      </w:r>
      <w:r w:rsidR="00A84A4B" w:rsidRPr="0075779D">
        <w:rPr>
          <w:lang w:val="ru-RU"/>
        </w:rPr>
        <w:instrText xml:space="preserve"> </w:instrText>
      </w:r>
      <w:r w:rsidR="00A84A4B">
        <w:instrText>ZOTERO</w:instrText>
      </w:r>
      <w:r w:rsidR="00A84A4B" w:rsidRPr="0075779D">
        <w:rPr>
          <w:lang w:val="ru-RU"/>
        </w:rPr>
        <w:instrText>_</w:instrText>
      </w:r>
      <w:r w:rsidR="00A84A4B">
        <w:instrText>ITEM</w:instrText>
      </w:r>
      <w:r w:rsidR="00A84A4B" w:rsidRPr="0075779D">
        <w:rPr>
          <w:lang w:val="ru-RU"/>
        </w:rPr>
        <w:instrText xml:space="preserve"> </w:instrText>
      </w:r>
      <w:r w:rsidR="00A84A4B">
        <w:instrText>CSL</w:instrText>
      </w:r>
      <w:r w:rsidR="00A84A4B" w:rsidRPr="0075779D">
        <w:rPr>
          <w:lang w:val="ru-RU"/>
        </w:rPr>
        <w:instrText>_</w:instrText>
      </w:r>
      <w:r w:rsidR="00A84A4B">
        <w:instrText>CITATION</w:instrText>
      </w:r>
      <w:r w:rsidR="00A84A4B" w:rsidRPr="0075779D">
        <w:rPr>
          <w:lang w:val="ru-RU"/>
        </w:rPr>
        <w:instrText xml:space="preserve"> {"</w:instrText>
      </w:r>
      <w:r w:rsidR="00A84A4B">
        <w:instrText>citationID</w:instrText>
      </w:r>
      <w:r w:rsidR="00A84A4B" w:rsidRPr="0075779D">
        <w:rPr>
          <w:lang w:val="ru-RU"/>
        </w:rPr>
        <w:instrText>":"</w:instrText>
      </w:r>
      <w:r w:rsidR="00A84A4B">
        <w:instrText>J</w:instrText>
      </w:r>
      <w:r w:rsidR="00A84A4B" w:rsidRPr="0075779D">
        <w:rPr>
          <w:lang w:val="ru-RU"/>
        </w:rPr>
        <w:instrText>5</w:instrText>
      </w:r>
      <w:r w:rsidR="00A84A4B">
        <w:instrText>O</w:instrText>
      </w:r>
      <w:r w:rsidR="00A84A4B" w:rsidRPr="0075779D">
        <w:rPr>
          <w:lang w:val="ru-RU"/>
        </w:rPr>
        <w:instrText>3</w:instrText>
      </w:r>
      <w:r w:rsidR="00A84A4B">
        <w:instrText>es</w:instrText>
      </w:r>
      <w:r w:rsidR="00A84A4B" w:rsidRPr="0075779D">
        <w:rPr>
          <w:lang w:val="ru-RU"/>
        </w:rPr>
        <w:instrText>8</w:instrText>
      </w:r>
      <w:r w:rsidR="00A84A4B">
        <w:instrText>k</w:instrText>
      </w:r>
      <w:r w:rsidR="00A84A4B" w:rsidRPr="0075779D">
        <w:rPr>
          <w:lang w:val="ru-RU"/>
        </w:rPr>
        <w:instrText>","</w:instrText>
      </w:r>
      <w:r w:rsidR="00A84A4B">
        <w:instrText>properties</w:instrText>
      </w:r>
      <w:r w:rsidR="00A84A4B" w:rsidRPr="0075779D">
        <w:rPr>
          <w:lang w:val="ru-RU"/>
        </w:rPr>
        <w:instrText>":{"</w:instrText>
      </w:r>
      <w:r w:rsidR="00A84A4B">
        <w:instrText>formattedCitation</w:instrText>
      </w:r>
      <w:r w:rsidR="00A84A4B" w:rsidRPr="0075779D">
        <w:rPr>
          <w:lang w:val="ru-RU"/>
        </w:rPr>
        <w:instrText>":"[69]","</w:instrText>
      </w:r>
      <w:r w:rsidR="00A84A4B">
        <w:instrText>plainCitation</w:instrText>
      </w:r>
      <w:r w:rsidR="00A84A4B" w:rsidRPr="0075779D">
        <w:rPr>
          <w:lang w:val="ru-RU"/>
        </w:rPr>
        <w:instrText>":"[69]","</w:instrText>
      </w:r>
      <w:r w:rsidR="00A84A4B">
        <w:instrText>noteIndex</w:instrText>
      </w:r>
      <w:r w:rsidR="00A84A4B" w:rsidRPr="0075779D">
        <w:rPr>
          <w:lang w:val="ru-RU"/>
        </w:rPr>
        <w:instrText>":0},"</w:instrText>
      </w:r>
      <w:r w:rsidR="00A84A4B">
        <w:instrText>citationItems</w:instrText>
      </w:r>
      <w:r w:rsidR="00A84A4B" w:rsidRPr="0075779D">
        <w:rPr>
          <w:lang w:val="ru-RU"/>
        </w:rPr>
        <w:instrText>":[{"</w:instrText>
      </w:r>
      <w:r w:rsidR="00A84A4B">
        <w:instrText>id</w:instrText>
      </w:r>
      <w:r w:rsidR="00A84A4B" w:rsidRPr="0075779D">
        <w:rPr>
          <w:lang w:val="ru-RU"/>
        </w:rPr>
        <w:instrText>":345,"</w:instrText>
      </w:r>
      <w:r w:rsidR="00A84A4B">
        <w:instrText>uris</w:instrText>
      </w:r>
      <w:r w:rsidR="00A84A4B" w:rsidRPr="0075779D">
        <w:rPr>
          <w:lang w:val="ru-RU"/>
        </w:rPr>
        <w:instrText>":["</w:instrText>
      </w:r>
      <w:r w:rsidR="00A84A4B">
        <w:instrText>http</w:instrText>
      </w:r>
      <w:r w:rsidR="00A84A4B" w:rsidRPr="0075779D">
        <w:rPr>
          <w:lang w:val="ru-RU"/>
        </w:rPr>
        <w:instrText>://</w:instrText>
      </w:r>
      <w:r w:rsidR="00A84A4B">
        <w:instrText>zotero</w:instrText>
      </w:r>
      <w:r w:rsidR="00A84A4B" w:rsidRPr="0075779D">
        <w:rPr>
          <w:lang w:val="ru-RU"/>
        </w:rPr>
        <w:instrText>.</w:instrText>
      </w:r>
      <w:r w:rsidR="00A84A4B">
        <w:instrText>org</w:instrText>
      </w:r>
      <w:r w:rsidR="00A84A4B" w:rsidRPr="0075779D">
        <w:rPr>
          <w:lang w:val="ru-RU"/>
        </w:rPr>
        <w:instrText>/</w:instrText>
      </w:r>
      <w:r w:rsidR="00A84A4B">
        <w:instrText>users</w:instrText>
      </w:r>
      <w:r w:rsidR="00A84A4B" w:rsidRPr="0075779D">
        <w:rPr>
          <w:lang w:val="ru-RU"/>
        </w:rPr>
        <w:instrText>/10071278/</w:instrText>
      </w:r>
      <w:r w:rsidR="00A84A4B">
        <w:instrText>items</w:instrText>
      </w:r>
      <w:r w:rsidR="00A84A4B" w:rsidRPr="0075779D">
        <w:rPr>
          <w:lang w:val="ru-RU"/>
        </w:rPr>
        <w:instrText>/83</w:instrText>
      </w:r>
      <w:r w:rsidR="00A84A4B">
        <w:instrText>JCUPCB</w:instrText>
      </w:r>
      <w:r w:rsidR="00A84A4B" w:rsidRPr="0075779D">
        <w:rPr>
          <w:lang w:val="ru-RU"/>
        </w:rPr>
        <w:instrText>"],"</w:instrText>
      </w:r>
      <w:r w:rsidR="00A84A4B">
        <w:instrText>itemData</w:instrText>
      </w:r>
      <w:r w:rsidR="00A84A4B" w:rsidRPr="0075779D">
        <w:rPr>
          <w:lang w:val="ru-RU"/>
        </w:rPr>
        <w:instrText>":{"</w:instrText>
      </w:r>
      <w:r w:rsidR="00A84A4B">
        <w:instrText>id</w:instrText>
      </w:r>
      <w:r w:rsidR="00A84A4B" w:rsidRPr="0075779D">
        <w:rPr>
          <w:lang w:val="ru-RU"/>
        </w:rPr>
        <w:instrText>":345,"</w:instrText>
      </w:r>
      <w:r w:rsidR="00A84A4B">
        <w:instrText>type</w:instrText>
      </w:r>
      <w:r w:rsidR="00A84A4B" w:rsidRPr="0075779D">
        <w:rPr>
          <w:lang w:val="ru-RU"/>
        </w:rPr>
        <w:instrText>":"</w:instrText>
      </w:r>
      <w:r w:rsidR="00A84A4B">
        <w:instrText>article</w:instrText>
      </w:r>
      <w:r w:rsidR="00A84A4B" w:rsidRPr="0075779D">
        <w:rPr>
          <w:lang w:val="ru-RU"/>
        </w:rPr>
        <w:instrText>-</w:instrText>
      </w:r>
      <w:r w:rsidR="00A84A4B">
        <w:instrText>journal</w:instrText>
      </w:r>
      <w:r w:rsidR="00A84A4B" w:rsidRPr="0075779D">
        <w:rPr>
          <w:lang w:val="ru-RU"/>
        </w:rPr>
        <w:instrText>","</w:instrText>
      </w:r>
      <w:r w:rsidR="00A84A4B">
        <w:instrText>container</w:instrText>
      </w:r>
      <w:r w:rsidR="00A84A4B" w:rsidRPr="0075779D">
        <w:rPr>
          <w:lang w:val="ru-RU"/>
        </w:rPr>
        <w:instrText>-</w:instrText>
      </w:r>
      <w:r w:rsidR="00A84A4B">
        <w:instrText>title</w:instrText>
      </w:r>
      <w:r w:rsidR="00A84A4B" w:rsidRPr="0075779D">
        <w:rPr>
          <w:lang w:val="ru-RU"/>
        </w:rPr>
        <w:instrText>":"</w:instrText>
      </w:r>
      <w:r w:rsidR="00A84A4B">
        <w:instrText>Nature</w:instrText>
      </w:r>
      <w:r w:rsidR="00A84A4B" w:rsidRPr="0075779D">
        <w:rPr>
          <w:lang w:val="ru-RU"/>
        </w:rPr>
        <w:instrText>","</w:instrText>
      </w:r>
      <w:r w:rsidR="00A84A4B">
        <w:instrText>DOI</w:instrText>
      </w:r>
      <w:r w:rsidR="00A84A4B" w:rsidRPr="0075779D">
        <w:rPr>
          <w:lang w:val="ru-RU"/>
        </w:rPr>
        <w:instrText>":"10.1038/</w:instrText>
      </w:r>
      <w:r w:rsidR="00A84A4B">
        <w:instrText>nature</w:instrText>
      </w:r>
      <w:r w:rsidR="00A84A4B" w:rsidRPr="0075779D">
        <w:rPr>
          <w:lang w:val="ru-RU"/>
        </w:rPr>
        <w:instrText>01074","</w:instrText>
      </w:r>
      <w:r w:rsidR="00A84A4B">
        <w:instrText>ISSN</w:instrText>
      </w:r>
      <w:r w:rsidR="00A84A4B" w:rsidRPr="0075779D">
        <w:rPr>
          <w:lang w:val="ru-RU"/>
        </w:rPr>
        <w:instrText>":"0028-0836, 1476-4687","</w:instrText>
      </w:r>
      <w:r w:rsidR="00A84A4B">
        <w:instrText>issue</w:instrText>
      </w:r>
      <w:r w:rsidR="00A84A4B" w:rsidRPr="0075779D">
        <w:rPr>
          <w:lang w:val="ru-RU"/>
        </w:rPr>
        <w:instrText>":"6906","</w:instrText>
      </w:r>
      <w:r w:rsidR="00A84A4B">
        <w:instrText>journalAbbreviation</w:instrText>
      </w:r>
      <w:r w:rsidR="00A84A4B" w:rsidRPr="0075779D">
        <w:rPr>
          <w:lang w:val="ru-RU"/>
        </w:rPr>
        <w:instrText>":"</w:instrText>
      </w:r>
      <w:r w:rsidR="00A84A4B">
        <w:instrText>Nature</w:instrText>
      </w:r>
      <w:r w:rsidR="00A84A4B" w:rsidRPr="0075779D">
        <w:rPr>
          <w:lang w:val="ru-RU"/>
        </w:rPr>
        <w:instrText>","</w:instrText>
      </w:r>
      <w:r w:rsidR="00A84A4B">
        <w:instrText>language</w:instrText>
      </w:r>
      <w:r w:rsidR="00A84A4B" w:rsidRPr="0075779D">
        <w:rPr>
          <w:lang w:val="ru-RU"/>
        </w:rPr>
        <w:instrText>":"</w:instrText>
      </w:r>
      <w:r w:rsidR="00A84A4B">
        <w:instrText>en</w:instrText>
      </w:r>
      <w:r w:rsidR="00A84A4B" w:rsidRPr="0075779D">
        <w:rPr>
          <w:lang w:val="ru-RU"/>
        </w:rPr>
        <w:instrText>","</w:instrText>
      </w:r>
      <w:r w:rsidR="00A84A4B">
        <w:instrText>page</w:instrText>
      </w:r>
      <w:r w:rsidR="00A84A4B" w:rsidRPr="0075779D">
        <w:rPr>
          <w:lang w:val="ru-RU"/>
        </w:rPr>
        <w:instrText>":"480-483","</w:instrText>
      </w:r>
      <w:r w:rsidR="00A84A4B">
        <w:instrText>source</w:instrText>
      </w:r>
      <w:r w:rsidR="00A84A4B" w:rsidRPr="0075779D">
        <w:rPr>
          <w:lang w:val="ru-RU"/>
        </w:rPr>
        <w:instrText>":"</w:instrText>
      </w:r>
      <w:r w:rsidR="00A84A4B">
        <w:instrText>DOI</w:instrText>
      </w:r>
      <w:r w:rsidR="00A84A4B" w:rsidRPr="0075779D">
        <w:rPr>
          <w:lang w:val="ru-RU"/>
        </w:rPr>
        <w:instrText>.</w:instrText>
      </w:r>
      <w:r w:rsidR="00A84A4B">
        <w:instrText>org</w:instrText>
      </w:r>
      <w:r w:rsidR="00A84A4B" w:rsidRPr="0075779D">
        <w:rPr>
          <w:lang w:val="ru-RU"/>
        </w:rPr>
        <w:instrText xml:space="preserve"> (</w:instrText>
      </w:r>
      <w:r w:rsidR="00A84A4B">
        <w:instrText>Crossref</w:instrText>
      </w:r>
      <w:r w:rsidR="00A84A4B" w:rsidRPr="0075779D">
        <w:rPr>
          <w:lang w:val="ru-RU"/>
        </w:rPr>
        <w:instrText>)","</w:instrText>
      </w:r>
      <w:r w:rsidR="00A84A4B">
        <w:instrText>title</w:instrText>
      </w:r>
      <w:r w:rsidR="00A84A4B" w:rsidRPr="0075779D">
        <w:rPr>
          <w:lang w:val="ru-RU"/>
        </w:rPr>
        <w:instrText>":"</w:instrText>
      </w:r>
      <w:r w:rsidR="00A84A4B">
        <w:instrText>ERAAP</w:instrText>
      </w:r>
      <w:r w:rsidR="00A84A4B" w:rsidRPr="0075779D">
        <w:rPr>
          <w:lang w:val="ru-RU"/>
        </w:rPr>
        <w:instrText xml:space="preserve"> </w:instrText>
      </w:r>
      <w:r w:rsidR="00A84A4B">
        <w:instrText>customizes</w:instrText>
      </w:r>
      <w:r w:rsidR="00A84A4B" w:rsidRPr="0075779D">
        <w:rPr>
          <w:lang w:val="ru-RU"/>
        </w:rPr>
        <w:instrText xml:space="preserve"> </w:instrText>
      </w:r>
      <w:r w:rsidR="00A84A4B">
        <w:instrText>peptides</w:instrText>
      </w:r>
      <w:r w:rsidR="00A84A4B" w:rsidRPr="0075779D">
        <w:rPr>
          <w:lang w:val="ru-RU"/>
        </w:rPr>
        <w:instrText xml:space="preserve"> </w:instrText>
      </w:r>
      <w:r w:rsidR="00A84A4B">
        <w:instrText>for</w:instrText>
      </w:r>
      <w:r w:rsidR="00A84A4B" w:rsidRPr="0075779D">
        <w:rPr>
          <w:lang w:val="ru-RU"/>
        </w:rPr>
        <w:instrText xml:space="preserve"> </w:instrText>
      </w:r>
      <w:r w:rsidR="00A84A4B">
        <w:instrText>MHC</w:instrText>
      </w:r>
      <w:r w:rsidR="00A84A4B" w:rsidRPr="0075779D">
        <w:rPr>
          <w:lang w:val="ru-RU"/>
        </w:rPr>
        <w:instrText xml:space="preserve"> </w:instrText>
      </w:r>
      <w:r w:rsidR="00A84A4B">
        <w:instrText>class</w:instrText>
      </w:r>
      <w:r w:rsidR="00A84A4B" w:rsidRPr="0075779D">
        <w:rPr>
          <w:lang w:val="ru-RU"/>
        </w:rPr>
        <w:instrText xml:space="preserve"> </w:instrText>
      </w:r>
      <w:r w:rsidR="00A84A4B">
        <w:instrText>I</w:instrText>
      </w:r>
      <w:r w:rsidR="00A84A4B" w:rsidRPr="0075779D">
        <w:rPr>
          <w:lang w:val="ru-RU"/>
        </w:rPr>
        <w:instrText xml:space="preserve"> </w:instrText>
      </w:r>
      <w:r w:rsidR="00A84A4B">
        <w:instrText>molecules</w:instrText>
      </w:r>
      <w:r w:rsidR="00A84A4B" w:rsidRPr="0075779D">
        <w:rPr>
          <w:lang w:val="ru-RU"/>
        </w:rPr>
        <w:instrText xml:space="preserve"> </w:instrText>
      </w:r>
      <w:r w:rsidR="00A84A4B">
        <w:instrText>in</w:instrText>
      </w:r>
      <w:r w:rsidR="00A84A4B" w:rsidRPr="0075779D">
        <w:rPr>
          <w:lang w:val="ru-RU"/>
        </w:rPr>
        <w:instrText xml:space="preserve"> </w:instrText>
      </w:r>
      <w:r w:rsidR="00A84A4B">
        <w:instrText>the</w:instrText>
      </w:r>
      <w:r w:rsidR="00A84A4B" w:rsidRPr="0075779D">
        <w:rPr>
          <w:lang w:val="ru-RU"/>
        </w:rPr>
        <w:instrText xml:space="preserve"> </w:instrText>
      </w:r>
      <w:r w:rsidR="00A84A4B">
        <w:instrText>endoplasmic</w:instrText>
      </w:r>
      <w:r w:rsidR="00A84A4B" w:rsidRPr="0075779D">
        <w:rPr>
          <w:lang w:val="ru-RU"/>
        </w:rPr>
        <w:instrText xml:space="preserve"> </w:instrText>
      </w:r>
      <w:r w:rsidR="00A84A4B">
        <w:instrText>reticulum</w:instrText>
      </w:r>
      <w:r w:rsidR="00A84A4B" w:rsidRPr="0075779D">
        <w:rPr>
          <w:lang w:val="ru-RU"/>
        </w:rPr>
        <w:instrText>","</w:instrText>
      </w:r>
      <w:r w:rsidR="00A84A4B">
        <w:instrText>volume</w:instrText>
      </w:r>
      <w:r w:rsidR="00A84A4B" w:rsidRPr="0075779D">
        <w:rPr>
          <w:lang w:val="ru-RU"/>
        </w:rPr>
        <w:instrText>":"419","</w:instrText>
      </w:r>
      <w:r w:rsidR="00A84A4B">
        <w:instrText>author</w:instrText>
      </w:r>
      <w:r w:rsidR="00A84A4B" w:rsidRPr="0075779D">
        <w:rPr>
          <w:lang w:val="ru-RU"/>
        </w:rPr>
        <w:instrText>":[{"</w:instrText>
      </w:r>
      <w:r w:rsidR="00A84A4B">
        <w:instrText>family</w:instrText>
      </w:r>
      <w:r w:rsidR="00A84A4B" w:rsidRPr="0075779D">
        <w:rPr>
          <w:lang w:val="ru-RU"/>
        </w:rPr>
        <w:instrText>":"</w:instrText>
      </w:r>
      <w:r w:rsidR="00A84A4B">
        <w:instrText>Serwold</w:instrText>
      </w:r>
      <w:r w:rsidR="00A84A4B" w:rsidRPr="0075779D">
        <w:rPr>
          <w:lang w:val="ru-RU"/>
        </w:rPr>
        <w:instrText>","</w:instrText>
      </w:r>
      <w:r w:rsidR="00A84A4B">
        <w:instrText>given</w:instrText>
      </w:r>
      <w:r w:rsidR="00A84A4B" w:rsidRPr="0075779D">
        <w:rPr>
          <w:lang w:val="ru-RU"/>
        </w:rPr>
        <w:instrText>":"</w:instrText>
      </w:r>
      <w:r w:rsidR="00A84A4B">
        <w:instrText>Thomas</w:instrText>
      </w:r>
      <w:r w:rsidR="00A84A4B" w:rsidRPr="0075779D">
        <w:rPr>
          <w:lang w:val="ru-RU"/>
        </w:rPr>
        <w:instrText>"},{"</w:instrText>
      </w:r>
      <w:r w:rsidR="00A84A4B">
        <w:instrText>family</w:instrText>
      </w:r>
      <w:r w:rsidR="00A84A4B" w:rsidRPr="0075779D">
        <w:rPr>
          <w:lang w:val="ru-RU"/>
        </w:rPr>
        <w:instrText>":"</w:instrText>
      </w:r>
      <w:r w:rsidR="00A84A4B">
        <w:instrText>Gonzalez</w:instrText>
      </w:r>
      <w:r w:rsidR="00A84A4B" w:rsidRPr="0075779D">
        <w:rPr>
          <w:lang w:val="ru-RU"/>
        </w:rPr>
        <w:instrText>","</w:instrText>
      </w:r>
      <w:r w:rsidR="00A84A4B">
        <w:instrText>given</w:instrText>
      </w:r>
      <w:r w:rsidR="00A84A4B" w:rsidRPr="0075779D">
        <w:rPr>
          <w:lang w:val="ru-RU"/>
        </w:rPr>
        <w:instrText>":"</w:instrText>
      </w:r>
      <w:r w:rsidR="00A84A4B">
        <w:instrText>Federico</w:instrText>
      </w:r>
      <w:r w:rsidR="00A84A4B" w:rsidRPr="0075779D">
        <w:rPr>
          <w:lang w:val="ru-RU"/>
        </w:rPr>
        <w:instrText>"},{"</w:instrText>
      </w:r>
      <w:r w:rsidR="00A84A4B">
        <w:instrText>family</w:instrText>
      </w:r>
      <w:r w:rsidR="00A84A4B" w:rsidRPr="0075779D">
        <w:rPr>
          <w:lang w:val="ru-RU"/>
        </w:rPr>
        <w:instrText>":"</w:instrText>
      </w:r>
      <w:r w:rsidR="00A84A4B">
        <w:instrText>Kim</w:instrText>
      </w:r>
      <w:r w:rsidR="00A84A4B" w:rsidRPr="0075779D">
        <w:rPr>
          <w:lang w:val="ru-RU"/>
        </w:rPr>
        <w:instrText>","</w:instrText>
      </w:r>
      <w:r w:rsidR="00A84A4B">
        <w:instrText>given</w:instrText>
      </w:r>
      <w:r w:rsidR="00A84A4B" w:rsidRPr="0075779D">
        <w:rPr>
          <w:lang w:val="ru-RU"/>
        </w:rPr>
        <w:instrText>":"</w:instrText>
      </w:r>
      <w:r w:rsidR="00A84A4B">
        <w:instrText>Jennifer</w:instrText>
      </w:r>
      <w:r w:rsidR="00A84A4B" w:rsidRPr="0075779D">
        <w:rPr>
          <w:lang w:val="ru-RU"/>
        </w:rPr>
        <w:instrText>"},{"</w:instrText>
      </w:r>
      <w:r w:rsidR="00A84A4B">
        <w:instrText>family</w:instrText>
      </w:r>
      <w:r w:rsidR="00A84A4B" w:rsidRPr="0075779D">
        <w:rPr>
          <w:lang w:val="ru-RU"/>
        </w:rPr>
        <w:instrText>":"</w:instrText>
      </w:r>
      <w:r w:rsidR="00A84A4B">
        <w:instrText>Jacob</w:instrText>
      </w:r>
      <w:r w:rsidR="00A84A4B" w:rsidRPr="0075779D">
        <w:rPr>
          <w:lang w:val="ru-RU"/>
        </w:rPr>
        <w:instrText>","</w:instrText>
      </w:r>
      <w:r w:rsidR="00A84A4B">
        <w:instrText>given</w:instrText>
      </w:r>
      <w:r w:rsidR="00A84A4B" w:rsidRPr="0075779D">
        <w:rPr>
          <w:lang w:val="ru-RU"/>
        </w:rPr>
        <w:instrText>":"</w:instrText>
      </w:r>
      <w:r w:rsidR="00A84A4B">
        <w:instrText>Richard</w:instrText>
      </w:r>
      <w:r w:rsidR="00A84A4B" w:rsidRPr="0075779D">
        <w:rPr>
          <w:lang w:val="ru-RU"/>
        </w:rPr>
        <w:instrText>"},{"</w:instrText>
      </w:r>
      <w:r w:rsidR="00A84A4B">
        <w:instrText>family</w:instrText>
      </w:r>
      <w:r w:rsidR="00A84A4B" w:rsidRPr="0075779D">
        <w:rPr>
          <w:lang w:val="ru-RU"/>
        </w:rPr>
        <w:instrText>":"</w:instrText>
      </w:r>
      <w:r w:rsidR="00A84A4B">
        <w:instrText>Shastri</w:instrText>
      </w:r>
      <w:r w:rsidR="00A84A4B" w:rsidRPr="0075779D">
        <w:rPr>
          <w:lang w:val="ru-RU"/>
        </w:rPr>
        <w:instrText>","</w:instrText>
      </w:r>
      <w:r w:rsidR="00A84A4B">
        <w:instrText>given</w:instrText>
      </w:r>
      <w:r w:rsidR="00A84A4B" w:rsidRPr="0075779D">
        <w:rPr>
          <w:lang w:val="ru-RU"/>
        </w:rPr>
        <w:instrText>":"</w:instrText>
      </w:r>
      <w:r w:rsidR="00A84A4B">
        <w:instrText>Nilabh</w:instrText>
      </w:r>
      <w:r w:rsidR="00A84A4B" w:rsidRPr="0075779D">
        <w:rPr>
          <w:lang w:val="ru-RU"/>
        </w:rPr>
        <w:instrText>"}],"</w:instrText>
      </w:r>
      <w:r w:rsidR="00A84A4B">
        <w:instrText>issued</w:instrText>
      </w:r>
      <w:r w:rsidR="00A84A4B" w:rsidRPr="0075779D">
        <w:rPr>
          <w:lang w:val="ru-RU"/>
        </w:rPr>
        <w:instrText>":{"</w:instrText>
      </w:r>
      <w:r w:rsidR="00A84A4B">
        <w:instrText>date</w:instrText>
      </w:r>
      <w:r w:rsidR="00A84A4B" w:rsidRPr="0075779D">
        <w:rPr>
          <w:lang w:val="ru-RU"/>
        </w:rPr>
        <w:instrText>-</w:instrText>
      </w:r>
      <w:r w:rsidR="00A84A4B">
        <w:instrText>parts</w:instrText>
      </w:r>
      <w:r w:rsidR="00A84A4B" w:rsidRPr="0075779D">
        <w:rPr>
          <w:lang w:val="ru-RU"/>
        </w:rPr>
        <w:instrText>":[["2002",10]]}}}],"</w:instrText>
      </w:r>
      <w:r w:rsidR="00A84A4B">
        <w:instrText>schema</w:instrText>
      </w:r>
      <w:r w:rsidR="00A84A4B" w:rsidRPr="0075779D">
        <w:rPr>
          <w:lang w:val="ru-RU"/>
        </w:rPr>
        <w:instrText>":"</w:instrText>
      </w:r>
      <w:r w:rsidR="00A84A4B">
        <w:instrText>https</w:instrText>
      </w:r>
      <w:r w:rsidR="00A84A4B" w:rsidRPr="0075779D">
        <w:rPr>
          <w:lang w:val="ru-RU"/>
        </w:rPr>
        <w:instrText>://</w:instrText>
      </w:r>
      <w:r w:rsidR="00A84A4B">
        <w:instrText>github</w:instrText>
      </w:r>
      <w:r w:rsidR="00A84A4B" w:rsidRPr="0075779D">
        <w:rPr>
          <w:lang w:val="ru-RU"/>
        </w:rPr>
        <w:instrText>.</w:instrText>
      </w:r>
      <w:r w:rsidR="00A84A4B">
        <w:instrText>com</w:instrText>
      </w:r>
      <w:r w:rsidR="00A84A4B" w:rsidRPr="0075779D">
        <w:rPr>
          <w:lang w:val="ru-RU"/>
        </w:rPr>
        <w:instrText>/</w:instrText>
      </w:r>
      <w:r w:rsidR="00A84A4B">
        <w:instrText>citation</w:instrText>
      </w:r>
      <w:r w:rsidR="00A84A4B" w:rsidRPr="0075779D">
        <w:rPr>
          <w:lang w:val="ru-RU"/>
        </w:rPr>
        <w:instrText>-</w:instrText>
      </w:r>
      <w:r w:rsidR="00A84A4B">
        <w:instrText>style</w:instrText>
      </w:r>
      <w:r w:rsidR="00A84A4B" w:rsidRPr="0075779D">
        <w:rPr>
          <w:lang w:val="ru-RU"/>
        </w:rPr>
        <w:instrText>-</w:instrText>
      </w:r>
      <w:r w:rsidR="00A84A4B">
        <w:instrText>language</w:instrText>
      </w:r>
      <w:r w:rsidR="00A84A4B" w:rsidRPr="0075779D">
        <w:rPr>
          <w:lang w:val="ru-RU"/>
        </w:rPr>
        <w:instrText>/</w:instrText>
      </w:r>
      <w:r w:rsidR="00A84A4B">
        <w:instrText>schema</w:instrText>
      </w:r>
      <w:r w:rsidR="00A84A4B" w:rsidRPr="0075779D">
        <w:rPr>
          <w:lang w:val="ru-RU"/>
        </w:rPr>
        <w:instrText>/</w:instrText>
      </w:r>
      <w:r w:rsidR="00A84A4B">
        <w:instrText>raw</w:instrText>
      </w:r>
      <w:r w:rsidR="00A84A4B" w:rsidRPr="0075779D">
        <w:rPr>
          <w:lang w:val="ru-RU"/>
        </w:rPr>
        <w:instrText>/</w:instrText>
      </w:r>
      <w:r w:rsidR="00A84A4B">
        <w:instrText>master</w:instrText>
      </w:r>
      <w:r w:rsidR="00A84A4B" w:rsidRPr="0075779D">
        <w:rPr>
          <w:lang w:val="ru-RU"/>
        </w:rPr>
        <w:instrText>/</w:instrText>
      </w:r>
      <w:r w:rsidR="00A84A4B">
        <w:instrText>csl</w:instrText>
      </w:r>
      <w:r w:rsidR="00A84A4B" w:rsidRPr="0075779D">
        <w:rPr>
          <w:lang w:val="ru-RU"/>
        </w:rPr>
        <w:instrText>-</w:instrText>
      </w:r>
      <w:r w:rsidR="00A84A4B">
        <w:instrText>citation</w:instrText>
      </w:r>
      <w:r w:rsidR="00A84A4B" w:rsidRPr="0075779D">
        <w:rPr>
          <w:lang w:val="ru-RU"/>
        </w:rPr>
        <w:instrText>.</w:instrText>
      </w:r>
      <w:r w:rsidR="00A84A4B">
        <w:instrText>json</w:instrText>
      </w:r>
      <w:r w:rsidR="00A84A4B" w:rsidRPr="0075779D">
        <w:rPr>
          <w:lang w:val="ru-RU"/>
        </w:rPr>
        <w:instrText xml:space="preserve">"} </w:instrText>
      </w:r>
      <w:r w:rsidR="00A84A4B">
        <w:fldChar w:fldCharType="separate"/>
      </w:r>
      <w:r w:rsidR="00A84A4B" w:rsidRPr="0075779D">
        <w:rPr>
          <w:rFonts w:cs="Times New Roman"/>
          <w:lang w:val="ru-RU"/>
        </w:rPr>
        <w:t>[69]</w:t>
      </w:r>
      <w:r w:rsidR="00A84A4B">
        <w:fldChar w:fldCharType="end"/>
      </w:r>
      <w:r w:rsidRPr="007A630F">
        <w:rPr>
          <w:lang w:val="ru-RU"/>
        </w:rPr>
        <w:t xml:space="preserve">. Здоровые клетки с нокаутом этих генов продуцируют </w:t>
      </w:r>
      <w:proofErr w:type="spellStart"/>
      <w:r w:rsidRPr="007A630F">
        <w:rPr>
          <w:lang w:val="ru-RU"/>
        </w:rPr>
        <w:t>неиммунногенные</w:t>
      </w:r>
      <w:proofErr w:type="spellEnd"/>
      <w:r w:rsidRPr="007A630F">
        <w:rPr>
          <w:lang w:val="ru-RU"/>
        </w:rPr>
        <w:t xml:space="preserve"> пептиды или пептиды, которые вызывают гибель клетки из-за действия на них цитотоксических Т-лимфоцитов</w:t>
      </w:r>
      <w:r w:rsidR="00A84A4B" w:rsidRPr="0075779D">
        <w:rPr>
          <w:lang w:val="ru-RU"/>
        </w:rPr>
        <w:t xml:space="preserve"> </w:t>
      </w:r>
      <w:r w:rsidR="00A84A4B">
        <w:rPr>
          <w:lang w:val="ru-RU"/>
        </w:rPr>
        <w:fldChar w:fldCharType="begin"/>
      </w:r>
      <w:r w:rsidR="00A84A4B">
        <w:rPr>
          <w:lang w:val="ru-RU"/>
        </w:rPr>
        <w:instrText xml:space="preserve"> ADDIN ZOTERO_ITEM CSL_CITATION {"citationID":"VibRav9Z","properties":{"formattedCitation":"[70]","plainCitation":"[70]","noteIndex":0},"citationItems":[{"id":344,"uris":["http://zotero.org/users/10071278/items/SYKCKZLY"],"itemData":{"id":344,"type":"article-journal","container-title":"Nature Immunology","DOI":"10.1038/ni.2306","ISSN":"1529-2908, 1529-2916","issue":"6","journalAbbreviation":"Nat Immunol","language":"en","page":"526-528","source":"DOI.org (Crossref)","title":"Don't mess with ERAAP!","volume":"13","author":[{"family":"Yewdell","given":"Jonathan W"},{"family":"Lu","given":"Xiuju"}],"issued":{"date-parts":[["2012",6]]}}}],"schema":"https://github.com/citation-style-language/schema/raw/master/csl-citation.json"} </w:instrText>
      </w:r>
      <w:r w:rsidR="00A84A4B">
        <w:rPr>
          <w:lang w:val="ru-RU"/>
        </w:rPr>
        <w:fldChar w:fldCharType="separate"/>
      </w:r>
      <w:r w:rsidR="00A84A4B" w:rsidRPr="00A84A4B">
        <w:rPr>
          <w:rFonts w:cs="Times New Roman"/>
          <w:lang w:val="ru-RU"/>
        </w:rPr>
        <w:t>[70]</w:t>
      </w:r>
      <w:r w:rsidR="00A84A4B">
        <w:rPr>
          <w:lang w:val="ru-RU"/>
        </w:rPr>
        <w:fldChar w:fldCharType="end"/>
      </w:r>
      <w:r w:rsidRPr="007A630F">
        <w:rPr>
          <w:lang w:val="ru-RU"/>
        </w:rPr>
        <w:t xml:space="preserve">. Пептиды, которым не удалось связаться с </w:t>
      </w:r>
      <w:r>
        <w:t>MHC</w:t>
      </w:r>
      <w:r w:rsidRPr="007A630F">
        <w:rPr>
          <w:lang w:val="ru-RU"/>
        </w:rPr>
        <w:t xml:space="preserve"> удаляются из Э</w:t>
      </w:r>
      <w:r w:rsidR="00F13542">
        <w:rPr>
          <w:lang w:val="ru-RU"/>
        </w:rPr>
        <w:t>П</w:t>
      </w:r>
      <w:r w:rsidRPr="007A630F">
        <w:rPr>
          <w:lang w:val="ru-RU"/>
        </w:rPr>
        <w:t xml:space="preserve">Р с помощью АТФ-зависимого транспортера </w:t>
      </w:r>
      <w:r>
        <w:t>Sec</w:t>
      </w:r>
      <w:r w:rsidRPr="007A630F">
        <w:rPr>
          <w:lang w:val="ru-RU"/>
        </w:rPr>
        <w:t>61</w:t>
      </w:r>
      <w:r w:rsidR="00A84A4B" w:rsidRPr="00387ECF">
        <w:rPr>
          <w:lang w:val="ru-RU"/>
        </w:rPr>
        <w:t xml:space="preserve"> </w:t>
      </w:r>
      <w:r w:rsidR="00A84A4B">
        <w:fldChar w:fldCharType="begin"/>
      </w:r>
      <w:r w:rsidR="00A84A4B" w:rsidRPr="00387ECF">
        <w:rPr>
          <w:lang w:val="ru-RU"/>
        </w:rPr>
        <w:instrText xml:space="preserve"> </w:instrText>
      </w:r>
      <w:r w:rsidR="00A84A4B">
        <w:instrText>ADDIN</w:instrText>
      </w:r>
      <w:r w:rsidR="00A84A4B" w:rsidRPr="00387ECF">
        <w:rPr>
          <w:lang w:val="ru-RU"/>
        </w:rPr>
        <w:instrText xml:space="preserve"> </w:instrText>
      </w:r>
      <w:r w:rsidR="00A84A4B">
        <w:instrText>ZOTERO</w:instrText>
      </w:r>
      <w:r w:rsidR="00A84A4B" w:rsidRPr="00387ECF">
        <w:rPr>
          <w:lang w:val="ru-RU"/>
        </w:rPr>
        <w:instrText>_</w:instrText>
      </w:r>
      <w:r w:rsidR="00A84A4B">
        <w:instrText>ITEM</w:instrText>
      </w:r>
      <w:r w:rsidR="00A84A4B" w:rsidRPr="00387ECF">
        <w:rPr>
          <w:lang w:val="ru-RU"/>
        </w:rPr>
        <w:instrText xml:space="preserve"> </w:instrText>
      </w:r>
      <w:r w:rsidR="00A84A4B">
        <w:instrText>CSL</w:instrText>
      </w:r>
      <w:r w:rsidR="00A84A4B" w:rsidRPr="00387ECF">
        <w:rPr>
          <w:lang w:val="ru-RU"/>
        </w:rPr>
        <w:instrText>_</w:instrText>
      </w:r>
      <w:r w:rsidR="00A84A4B">
        <w:instrText>CITATION</w:instrText>
      </w:r>
      <w:r w:rsidR="00A84A4B" w:rsidRPr="00387ECF">
        <w:rPr>
          <w:lang w:val="ru-RU"/>
        </w:rPr>
        <w:instrText xml:space="preserve"> {"</w:instrText>
      </w:r>
      <w:r w:rsidR="00A84A4B">
        <w:instrText>citationID</w:instrText>
      </w:r>
      <w:r w:rsidR="00A84A4B" w:rsidRPr="00387ECF">
        <w:rPr>
          <w:lang w:val="ru-RU"/>
        </w:rPr>
        <w:instrText>":"</w:instrText>
      </w:r>
      <w:r w:rsidR="00A84A4B">
        <w:instrText>Kd</w:instrText>
      </w:r>
      <w:r w:rsidR="00A84A4B" w:rsidRPr="00387ECF">
        <w:rPr>
          <w:lang w:val="ru-RU"/>
        </w:rPr>
        <w:instrText>6</w:instrText>
      </w:r>
      <w:r w:rsidR="00A84A4B">
        <w:instrText>Q</w:instrText>
      </w:r>
      <w:r w:rsidR="00A84A4B" w:rsidRPr="00387ECF">
        <w:rPr>
          <w:lang w:val="ru-RU"/>
        </w:rPr>
        <w:instrText>0</w:instrText>
      </w:r>
      <w:r w:rsidR="00A84A4B">
        <w:instrText>Zod</w:instrText>
      </w:r>
      <w:r w:rsidR="00A84A4B" w:rsidRPr="00387ECF">
        <w:rPr>
          <w:lang w:val="ru-RU"/>
        </w:rPr>
        <w:instrText>","</w:instrText>
      </w:r>
      <w:r w:rsidR="00A84A4B">
        <w:instrText>properties</w:instrText>
      </w:r>
      <w:r w:rsidR="00A84A4B" w:rsidRPr="00387ECF">
        <w:rPr>
          <w:lang w:val="ru-RU"/>
        </w:rPr>
        <w:instrText>":{"</w:instrText>
      </w:r>
      <w:r w:rsidR="00A84A4B">
        <w:instrText>formattedCitation</w:instrText>
      </w:r>
      <w:r w:rsidR="00A84A4B" w:rsidRPr="00387ECF">
        <w:rPr>
          <w:lang w:val="ru-RU"/>
        </w:rPr>
        <w:instrText>":"[71]","</w:instrText>
      </w:r>
      <w:r w:rsidR="00A84A4B">
        <w:instrText>plainCitation</w:instrText>
      </w:r>
      <w:r w:rsidR="00A84A4B" w:rsidRPr="00387ECF">
        <w:rPr>
          <w:lang w:val="ru-RU"/>
        </w:rPr>
        <w:instrText>":"[71]","</w:instrText>
      </w:r>
      <w:r w:rsidR="00A84A4B">
        <w:instrText>noteIndex</w:instrText>
      </w:r>
      <w:r w:rsidR="00A84A4B" w:rsidRPr="00387ECF">
        <w:rPr>
          <w:lang w:val="ru-RU"/>
        </w:rPr>
        <w:instrText>":0},"</w:instrText>
      </w:r>
      <w:r w:rsidR="00A84A4B">
        <w:instrText>citationItems</w:instrText>
      </w:r>
      <w:r w:rsidR="00A84A4B" w:rsidRPr="00387ECF">
        <w:rPr>
          <w:lang w:val="ru-RU"/>
        </w:rPr>
        <w:instrText>":[{"</w:instrText>
      </w:r>
      <w:r w:rsidR="00A84A4B">
        <w:instrText>id</w:instrText>
      </w:r>
      <w:r w:rsidR="00A84A4B" w:rsidRPr="00387ECF">
        <w:rPr>
          <w:lang w:val="ru-RU"/>
        </w:rPr>
        <w:instrText>":343,"</w:instrText>
      </w:r>
      <w:r w:rsidR="00A84A4B">
        <w:instrText>uris</w:instrText>
      </w:r>
      <w:r w:rsidR="00A84A4B" w:rsidRPr="00387ECF">
        <w:rPr>
          <w:lang w:val="ru-RU"/>
        </w:rPr>
        <w:instrText>":["</w:instrText>
      </w:r>
      <w:r w:rsidR="00A84A4B">
        <w:instrText>http</w:instrText>
      </w:r>
      <w:r w:rsidR="00A84A4B" w:rsidRPr="00387ECF">
        <w:rPr>
          <w:lang w:val="ru-RU"/>
        </w:rPr>
        <w:instrText>://</w:instrText>
      </w:r>
      <w:r w:rsidR="00A84A4B">
        <w:instrText>zotero</w:instrText>
      </w:r>
      <w:r w:rsidR="00A84A4B" w:rsidRPr="00387ECF">
        <w:rPr>
          <w:lang w:val="ru-RU"/>
        </w:rPr>
        <w:instrText>.</w:instrText>
      </w:r>
      <w:r w:rsidR="00A84A4B">
        <w:instrText>org</w:instrText>
      </w:r>
      <w:r w:rsidR="00A84A4B" w:rsidRPr="00387ECF">
        <w:rPr>
          <w:lang w:val="ru-RU"/>
        </w:rPr>
        <w:instrText>/</w:instrText>
      </w:r>
      <w:r w:rsidR="00A84A4B">
        <w:instrText>users</w:instrText>
      </w:r>
      <w:r w:rsidR="00A84A4B" w:rsidRPr="00387ECF">
        <w:rPr>
          <w:lang w:val="ru-RU"/>
        </w:rPr>
        <w:instrText>/10071278/</w:instrText>
      </w:r>
      <w:r w:rsidR="00A84A4B">
        <w:instrText>items</w:instrText>
      </w:r>
      <w:r w:rsidR="00A84A4B" w:rsidRPr="00387ECF">
        <w:rPr>
          <w:lang w:val="ru-RU"/>
        </w:rPr>
        <w:instrText>/</w:instrText>
      </w:r>
      <w:r w:rsidR="00A84A4B">
        <w:instrText>MATDBSWQ</w:instrText>
      </w:r>
      <w:r w:rsidR="00A84A4B" w:rsidRPr="00387ECF">
        <w:rPr>
          <w:lang w:val="ru-RU"/>
        </w:rPr>
        <w:instrText>"],"</w:instrText>
      </w:r>
      <w:r w:rsidR="00A84A4B">
        <w:instrText>itemData</w:instrText>
      </w:r>
      <w:r w:rsidR="00A84A4B" w:rsidRPr="00387ECF">
        <w:rPr>
          <w:lang w:val="ru-RU"/>
        </w:rPr>
        <w:instrText>":{"</w:instrText>
      </w:r>
      <w:r w:rsidR="00A84A4B">
        <w:instrText>id</w:instrText>
      </w:r>
      <w:r w:rsidR="00A84A4B" w:rsidRPr="00387ECF">
        <w:rPr>
          <w:lang w:val="ru-RU"/>
        </w:rPr>
        <w:instrText>":343,"</w:instrText>
      </w:r>
      <w:r w:rsidR="00A84A4B">
        <w:instrText>type</w:instrText>
      </w:r>
      <w:r w:rsidR="00A84A4B" w:rsidRPr="00387ECF">
        <w:rPr>
          <w:lang w:val="ru-RU"/>
        </w:rPr>
        <w:instrText>":"</w:instrText>
      </w:r>
      <w:r w:rsidR="00A84A4B">
        <w:instrText>article</w:instrText>
      </w:r>
      <w:r w:rsidR="00A84A4B" w:rsidRPr="00387ECF">
        <w:rPr>
          <w:lang w:val="ru-RU"/>
        </w:rPr>
        <w:instrText>-</w:instrText>
      </w:r>
      <w:r w:rsidR="00A84A4B">
        <w:instrText>journal</w:instrText>
      </w:r>
      <w:r w:rsidR="00A84A4B" w:rsidRPr="00387ECF">
        <w:rPr>
          <w:lang w:val="ru-RU"/>
        </w:rPr>
        <w:instrText>","</w:instrText>
      </w:r>
      <w:r w:rsidR="00A84A4B">
        <w:instrText>abstract</w:instrText>
      </w:r>
      <w:r w:rsidR="00A84A4B" w:rsidRPr="00387ECF">
        <w:rPr>
          <w:lang w:val="ru-RU"/>
        </w:rPr>
        <w:instrText>":"</w:instrText>
      </w:r>
      <w:r w:rsidR="00A84A4B">
        <w:instrText>The</w:instrText>
      </w:r>
      <w:r w:rsidR="00A84A4B" w:rsidRPr="00387ECF">
        <w:rPr>
          <w:lang w:val="ru-RU"/>
        </w:rPr>
        <w:instrText xml:space="preserve"> </w:instrText>
      </w:r>
      <w:r w:rsidR="00A84A4B">
        <w:instrText>conserved</w:instrText>
      </w:r>
      <w:r w:rsidR="00A84A4B" w:rsidRPr="00387ECF">
        <w:rPr>
          <w:lang w:val="ru-RU"/>
        </w:rPr>
        <w:instrText xml:space="preserve"> </w:instrText>
      </w:r>
      <w:r w:rsidR="00A84A4B">
        <w:instrText>protein</w:instrText>
      </w:r>
      <w:r w:rsidR="00A84A4B" w:rsidRPr="00387ECF">
        <w:rPr>
          <w:lang w:val="ru-RU"/>
        </w:rPr>
        <w:instrText>-</w:instrText>
      </w:r>
      <w:r w:rsidR="00A84A4B">
        <w:instrText>conducting</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referred</w:instrText>
      </w:r>
      <w:r w:rsidR="00A84A4B" w:rsidRPr="00387ECF">
        <w:rPr>
          <w:lang w:val="ru-RU"/>
        </w:rPr>
        <w:instrText xml:space="preserve"> </w:instrText>
      </w:r>
      <w:r w:rsidR="00A84A4B">
        <w:instrText>to</w:instrText>
      </w:r>
      <w:r w:rsidR="00A84A4B" w:rsidRPr="00387ECF">
        <w:rPr>
          <w:lang w:val="ru-RU"/>
        </w:rPr>
        <w:instrText xml:space="preserve"> </w:instrText>
      </w:r>
      <w:r w:rsidR="00A84A4B">
        <w:instrText>as</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Sec</w:instrText>
      </w:r>
      <w:r w:rsidR="00A84A4B" w:rsidRPr="00387ECF">
        <w:rPr>
          <w:lang w:val="ru-RU"/>
        </w:rPr>
        <w:instrText xml:space="preserve">61 </w:instrText>
      </w:r>
      <w:r w:rsidR="00A84A4B">
        <w:instrText>channel</w:instrText>
      </w:r>
      <w:r w:rsidR="00A84A4B" w:rsidRPr="00387ECF">
        <w:rPr>
          <w:lang w:val="ru-RU"/>
        </w:rPr>
        <w:instrText xml:space="preserve"> </w:instrText>
      </w:r>
      <w:r w:rsidR="00A84A4B">
        <w:instrText>in</w:instrText>
      </w:r>
      <w:r w:rsidR="00A84A4B" w:rsidRPr="00387ECF">
        <w:rPr>
          <w:lang w:val="ru-RU"/>
        </w:rPr>
        <w:instrText xml:space="preserve"> </w:instrText>
      </w:r>
      <w:r w:rsidR="00A84A4B">
        <w:instrText>eukaryotes</w:instrText>
      </w:r>
      <w:r w:rsidR="00A84A4B" w:rsidRPr="00387ECF">
        <w:rPr>
          <w:lang w:val="ru-RU"/>
        </w:rPr>
        <w:instrText xml:space="preserve"> </w:instrText>
      </w:r>
      <w:r w:rsidR="00A84A4B">
        <w:instrText>or</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SecY</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in</w:instrText>
      </w:r>
      <w:r w:rsidR="00A84A4B" w:rsidRPr="00387ECF">
        <w:rPr>
          <w:lang w:val="ru-RU"/>
        </w:rPr>
        <w:instrText xml:space="preserve"> </w:instrText>
      </w:r>
      <w:r w:rsidR="00A84A4B">
        <w:instrText>eubacteria</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archaea</w:instrText>
      </w:r>
      <w:r w:rsidR="00A84A4B" w:rsidRPr="00387ECF">
        <w:rPr>
          <w:lang w:val="ru-RU"/>
        </w:rPr>
        <w:instrText xml:space="preserve">, </w:instrText>
      </w:r>
      <w:r w:rsidR="00A84A4B">
        <w:instrText>translocates</w:instrText>
      </w:r>
      <w:r w:rsidR="00A84A4B" w:rsidRPr="00387ECF">
        <w:rPr>
          <w:lang w:val="ru-RU"/>
        </w:rPr>
        <w:instrText xml:space="preserve"> </w:instrText>
      </w:r>
      <w:r w:rsidR="00A84A4B">
        <w:instrText>proteins</w:instrText>
      </w:r>
      <w:r w:rsidR="00A84A4B" w:rsidRPr="00387ECF">
        <w:rPr>
          <w:lang w:val="ru-RU"/>
        </w:rPr>
        <w:instrText xml:space="preserve"> </w:instrText>
      </w:r>
      <w:r w:rsidR="00A84A4B">
        <w:instrText>across</w:instrText>
      </w:r>
      <w:r w:rsidR="00A84A4B" w:rsidRPr="00387ECF">
        <w:rPr>
          <w:lang w:val="ru-RU"/>
        </w:rPr>
        <w:instrText xml:space="preserve"> </w:instrText>
      </w:r>
      <w:r w:rsidR="00A84A4B">
        <w:instrText>cellular</w:instrText>
      </w:r>
      <w:r w:rsidR="00A84A4B" w:rsidRPr="00387ECF">
        <w:rPr>
          <w:lang w:val="ru-RU"/>
        </w:rPr>
        <w:instrText xml:space="preserve"> </w:instrText>
      </w:r>
      <w:r w:rsidR="00A84A4B">
        <w:instrText>membranes</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integrates</w:instrText>
      </w:r>
      <w:r w:rsidR="00A84A4B" w:rsidRPr="00387ECF">
        <w:rPr>
          <w:lang w:val="ru-RU"/>
        </w:rPr>
        <w:instrText xml:space="preserve"> </w:instrText>
      </w:r>
      <w:r w:rsidR="00A84A4B">
        <w:instrText>proteins</w:instrText>
      </w:r>
      <w:r w:rsidR="00A84A4B" w:rsidRPr="00387ECF">
        <w:rPr>
          <w:lang w:val="ru-RU"/>
        </w:rPr>
        <w:instrText xml:space="preserve"> </w:instrText>
      </w:r>
      <w:r w:rsidR="00A84A4B">
        <w:instrText>containing</w:instrText>
      </w:r>
      <w:r w:rsidR="00A84A4B" w:rsidRPr="00387ECF">
        <w:rPr>
          <w:lang w:val="ru-RU"/>
        </w:rPr>
        <w:instrText xml:space="preserve"> </w:instrText>
      </w:r>
      <w:r w:rsidR="00A84A4B">
        <w:instrText>hydrophobic</w:instrText>
      </w:r>
      <w:r w:rsidR="00A84A4B" w:rsidRPr="00387ECF">
        <w:rPr>
          <w:lang w:val="ru-RU"/>
        </w:rPr>
        <w:instrText xml:space="preserve"> </w:instrText>
      </w:r>
      <w:r w:rsidR="00A84A4B">
        <w:instrText>transmembrane</w:instrText>
      </w:r>
      <w:r w:rsidR="00A84A4B" w:rsidRPr="00387ECF">
        <w:rPr>
          <w:lang w:val="ru-RU"/>
        </w:rPr>
        <w:instrText xml:space="preserve"> </w:instrText>
      </w:r>
      <w:r w:rsidR="00A84A4B">
        <w:instrText>segments</w:instrText>
      </w:r>
      <w:r w:rsidR="00A84A4B" w:rsidRPr="00387ECF">
        <w:rPr>
          <w:lang w:val="ru-RU"/>
        </w:rPr>
        <w:instrText xml:space="preserve"> </w:instrText>
      </w:r>
      <w:r w:rsidR="00A84A4B">
        <w:instrText>into</w:instrText>
      </w:r>
      <w:r w:rsidR="00A84A4B" w:rsidRPr="00387ECF">
        <w:rPr>
          <w:lang w:val="ru-RU"/>
        </w:rPr>
        <w:instrText xml:space="preserve"> </w:instrText>
      </w:r>
      <w:r w:rsidR="00A84A4B">
        <w:instrText>lipid</w:instrText>
      </w:r>
      <w:r w:rsidR="00A84A4B" w:rsidRPr="00387ECF">
        <w:rPr>
          <w:lang w:val="ru-RU"/>
        </w:rPr>
        <w:instrText xml:space="preserve"> </w:instrText>
      </w:r>
      <w:r w:rsidR="00A84A4B">
        <w:instrText>bilayers</w:instrText>
      </w:r>
      <w:r w:rsidR="00A84A4B" w:rsidRPr="00387ECF">
        <w:rPr>
          <w:lang w:val="ru-RU"/>
        </w:rPr>
        <w:instrText xml:space="preserve">. </w:instrText>
      </w:r>
      <w:r w:rsidR="00A84A4B">
        <w:instrText>Structural</w:instrText>
      </w:r>
      <w:r w:rsidR="00A84A4B" w:rsidRPr="00387ECF">
        <w:rPr>
          <w:lang w:val="ru-RU"/>
        </w:rPr>
        <w:instrText xml:space="preserve"> </w:instrText>
      </w:r>
      <w:r w:rsidR="00A84A4B">
        <w:instrText>studies</w:instrText>
      </w:r>
      <w:r w:rsidR="00A84A4B" w:rsidRPr="00387ECF">
        <w:rPr>
          <w:lang w:val="ru-RU"/>
        </w:rPr>
        <w:instrText xml:space="preserve"> </w:instrText>
      </w:r>
      <w:r w:rsidR="00A84A4B">
        <w:instrText>illustrate</w:instrText>
      </w:r>
      <w:r w:rsidR="00A84A4B" w:rsidRPr="00387ECF">
        <w:rPr>
          <w:lang w:val="ru-RU"/>
        </w:rPr>
        <w:instrText xml:space="preserve"> </w:instrText>
      </w:r>
      <w:r w:rsidR="00A84A4B">
        <w:instrText>how</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protein</w:instrText>
      </w:r>
      <w:r w:rsidR="00A84A4B" w:rsidRPr="00387ECF">
        <w:rPr>
          <w:lang w:val="ru-RU"/>
        </w:rPr>
        <w:instrText>-</w:instrText>
      </w:r>
      <w:r w:rsidR="00A84A4B">
        <w:instrText>conducting</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accomplishes</w:instrText>
      </w:r>
      <w:r w:rsidR="00A84A4B" w:rsidRPr="00387ECF">
        <w:rPr>
          <w:lang w:val="ru-RU"/>
        </w:rPr>
        <w:instrText xml:space="preserve"> </w:instrText>
      </w:r>
      <w:r w:rsidR="00A84A4B">
        <w:instrText>these</w:instrText>
      </w:r>
      <w:r w:rsidR="00A84A4B" w:rsidRPr="00387ECF">
        <w:rPr>
          <w:lang w:val="ru-RU"/>
        </w:rPr>
        <w:instrText xml:space="preserve"> </w:instrText>
      </w:r>
      <w:r w:rsidR="00A84A4B">
        <w:instrText>tasks</w:instrText>
      </w:r>
      <w:r w:rsidR="00A84A4B" w:rsidRPr="00387ECF">
        <w:rPr>
          <w:lang w:val="ru-RU"/>
        </w:rPr>
        <w:instrText xml:space="preserve">. </w:instrText>
      </w:r>
      <w:r w:rsidR="00A84A4B">
        <w:instrText>Three</w:instrText>
      </w:r>
      <w:r w:rsidR="00A84A4B" w:rsidRPr="00387ECF">
        <w:rPr>
          <w:lang w:val="ru-RU"/>
        </w:rPr>
        <w:instrText xml:space="preserve"> </w:instrText>
      </w:r>
      <w:r w:rsidR="00A84A4B">
        <w:instrText>different</w:instrText>
      </w:r>
      <w:r w:rsidR="00A84A4B" w:rsidRPr="00387ECF">
        <w:rPr>
          <w:lang w:val="ru-RU"/>
        </w:rPr>
        <w:instrText xml:space="preserve"> </w:instrText>
      </w:r>
      <w:r w:rsidR="00A84A4B">
        <w:instrText>mechanisms</w:instrText>
      </w:r>
      <w:r w:rsidR="00A84A4B" w:rsidRPr="00387ECF">
        <w:rPr>
          <w:lang w:val="ru-RU"/>
        </w:rPr>
        <w:instrText xml:space="preserve">, </w:instrText>
      </w:r>
      <w:r w:rsidR="00A84A4B">
        <w:instrText>each</w:instrText>
      </w:r>
      <w:r w:rsidR="00A84A4B" w:rsidRPr="00387ECF">
        <w:rPr>
          <w:lang w:val="ru-RU"/>
        </w:rPr>
        <w:instrText xml:space="preserve"> </w:instrText>
      </w:r>
      <w:r w:rsidR="00A84A4B">
        <w:instrText>requiring</w:instrText>
      </w:r>
      <w:r w:rsidR="00A84A4B" w:rsidRPr="00387ECF">
        <w:rPr>
          <w:lang w:val="ru-RU"/>
        </w:rPr>
        <w:instrText xml:space="preserve"> </w:instrText>
      </w:r>
      <w:r w:rsidR="00A84A4B">
        <w:instrText>a</w:instrText>
      </w:r>
      <w:r w:rsidR="00A84A4B" w:rsidRPr="00387ECF">
        <w:rPr>
          <w:lang w:val="ru-RU"/>
        </w:rPr>
        <w:instrText xml:space="preserve"> </w:instrText>
      </w:r>
      <w:r w:rsidR="00A84A4B">
        <w:instrText>different</w:instrText>
      </w:r>
      <w:r w:rsidR="00A84A4B" w:rsidRPr="00387ECF">
        <w:rPr>
          <w:lang w:val="ru-RU"/>
        </w:rPr>
        <w:instrText xml:space="preserve"> </w:instrText>
      </w:r>
      <w:r w:rsidR="00A84A4B">
        <w:instrText>set</w:instrText>
      </w:r>
      <w:r w:rsidR="00A84A4B" w:rsidRPr="00387ECF">
        <w:rPr>
          <w:lang w:val="ru-RU"/>
        </w:rPr>
        <w:instrText xml:space="preserve"> </w:instrText>
      </w:r>
      <w:r w:rsidR="00A84A4B">
        <w:instrText>of</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binding</w:instrText>
      </w:r>
      <w:r w:rsidR="00A84A4B" w:rsidRPr="00387ECF">
        <w:rPr>
          <w:lang w:val="ru-RU"/>
        </w:rPr>
        <w:instrText xml:space="preserve"> </w:instrText>
      </w:r>
      <w:r w:rsidR="00A84A4B">
        <w:instrText>partners</w:instrText>
      </w:r>
      <w:r w:rsidR="00A84A4B" w:rsidRPr="00387ECF">
        <w:rPr>
          <w:lang w:val="ru-RU"/>
        </w:rPr>
        <w:instrText xml:space="preserve">, </w:instrText>
      </w:r>
      <w:r w:rsidR="00A84A4B">
        <w:instrText>are</w:instrText>
      </w:r>
      <w:r w:rsidR="00A84A4B" w:rsidRPr="00387ECF">
        <w:rPr>
          <w:lang w:val="ru-RU"/>
        </w:rPr>
        <w:instrText xml:space="preserve"> </w:instrText>
      </w:r>
      <w:r w:rsidR="00A84A4B">
        <w:instrText>employed</w:instrText>
      </w:r>
      <w:r w:rsidR="00A84A4B" w:rsidRPr="00387ECF">
        <w:rPr>
          <w:lang w:val="ru-RU"/>
        </w:rPr>
        <w:instrText xml:space="preserve"> </w:instrText>
      </w:r>
      <w:r w:rsidR="00A84A4B">
        <w:instrText>to</w:instrText>
      </w:r>
      <w:r w:rsidR="00A84A4B" w:rsidRPr="00387ECF">
        <w:rPr>
          <w:lang w:val="ru-RU"/>
        </w:rPr>
        <w:instrText xml:space="preserve"> </w:instrText>
      </w:r>
      <w:r w:rsidR="00A84A4B">
        <w:instrText>move</w:instrText>
      </w:r>
      <w:r w:rsidR="00A84A4B" w:rsidRPr="00387ECF">
        <w:rPr>
          <w:lang w:val="ru-RU"/>
        </w:rPr>
        <w:instrText xml:space="preserve"> </w:instrText>
      </w:r>
      <w:r w:rsidR="00A84A4B">
        <w:instrText>polypeptide</w:instrText>
      </w:r>
      <w:r w:rsidR="00A84A4B" w:rsidRPr="00387ECF">
        <w:rPr>
          <w:lang w:val="ru-RU"/>
        </w:rPr>
        <w:instrText xml:space="preserve"> </w:instrText>
      </w:r>
      <w:r w:rsidR="00A84A4B">
        <w:instrText>substrates</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ribosome</w:instrText>
      </w:r>
      <w:r w:rsidR="00A84A4B" w:rsidRPr="00387ECF">
        <w:rPr>
          <w:lang w:val="ru-RU"/>
        </w:rPr>
        <w:instrText xml:space="preserve"> </w:instrText>
      </w:r>
      <w:r w:rsidR="00A84A4B">
        <w:instrText>feeds</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polypeptide</w:instrText>
      </w:r>
      <w:r w:rsidR="00A84A4B" w:rsidRPr="00387ECF">
        <w:rPr>
          <w:lang w:val="ru-RU"/>
        </w:rPr>
        <w:instrText xml:space="preserve"> </w:instrText>
      </w:r>
      <w:r w:rsidR="00A84A4B">
        <w:instrText>chain</w:instrText>
      </w:r>
      <w:r w:rsidR="00A84A4B" w:rsidRPr="00387ECF">
        <w:rPr>
          <w:lang w:val="ru-RU"/>
        </w:rPr>
        <w:instrText xml:space="preserve"> </w:instrText>
      </w:r>
      <w:r w:rsidR="00A84A4B">
        <w:instrText>directly</w:instrText>
      </w:r>
      <w:r w:rsidR="00A84A4B" w:rsidRPr="00387ECF">
        <w:rPr>
          <w:lang w:val="ru-RU"/>
        </w:rPr>
        <w:instrText xml:space="preserve"> </w:instrText>
      </w:r>
      <w:r w:rsidR="00A84A4B">
        <w:instrText>into</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a</w:instrText>
      </w:r>
      <w:r w:rsidR="00A84A4B" w:rsidRPr="00387ECF">
        <w:rPr>
          <w:lang w:val="ru-RU"/>
        </w:rPr>
        <w:instrText xml:space="preserve"> </w:instrText>
      </w:r>
      <w:r w:rsidR="00A84A4B">
        <w:instrText>ratcheting</w:instrText>
      </w:r>
      <w:r w:rsidR="00A84A4B" w:rsidRPr="00387ECF">
        <w:rPr>
          <w:lang w:val="ru-RU"/>
        </w:rPr>
        <w:instrText xml:space="preserve"> </w:instrText>
      </w:r>
      <w:r w:rsidR="00A84A4B">
        <w:instrText>mechanism</w:instrText>
      </w:r>
      <w:r w:rsidR="00A84A4B" w:rsidRPr="00387ECF">
        <w:rPr>
          <w:lang w:val="ru-RU"/>
        </w:rPr>
        <w:instrText xml:space="preserve"> </w:instrText>
      </w:r>
      <w:r w:rsidR="00A84A4B">
        <w:instrText>is</w:instrText>
      </w:r>
      <w:r w:rsidR="00A84A4B" w:rsidRPr="00387ECF">
        <w:rPr>
          <w:lang w:val="ru-RU"/>
        </w:rPr>
        <w:instrText xml:space="preserve"> </w:instrText>
      </w:r>
      <w:r w:rsidR="00A84A4B">
        <w:instrText>used</w:instrText>
      </w:r>
      <w:r w:rsidR="00A84A4B" w:rsidRPr="00387ECF">
        <w:rPr>
          <w:lang w:val="ru-RU"/>
        </w:rPr>
        <w:instrText xml:space="preserve"> </w:instrText>
      </w:r>
      <w:r w:rsidR="00A84A4B">
        <w:instrText>by</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eukaryotic</w:instrText>
      </w:r>
      <w:r w:rsidR="00A84A4B" w:rsidRPr="00387ECF">
        <w:rPr>
          <w:lang w:val="ru-RU"/>
        </w:rPr>
        <w:instrText xml:space="preserve"> </w:instrText>
      </w:r>
      <w:r w:rsidR="00A84A4B">
        <w:instrText>endoplasmic</w:instrText>
      </w:r>
      <w:r w:rsidR="00A84A4B" w:rsidRPr="00387ECF">
        <w:rPr>
          <w:lang w:val="ru-RU"/>
        </w:rPr>
        <w:instrText xml:space="preserve"> </w:instrText>
      </w:r>
      <w:r w:rsidR="00A84A4B">
        <w:instrText>reticulum</w:instrText>
      </w:r>
      <w:r w:rsidR="00A84A4B" w:rsidRPr="00387ECF">
        <w:rPr>
          <w:lang w:val="ru-RU"/>
        </w:rPr>
        <w:instrText xml:space="preserve"> </w:instrText>
      </w:r>
      <w:r w:rsidR="00A84A4B">
        <w:instrText>chaperone</w:instrText>
      </w:r>
      <w:r w:rsidR="00A84A4B" w:rsidRPr="00387ECF">
        <w:rPr>
          <w:lang w:val="ru-RU"/>
        </w:rPr>
        <w:instrText xml:space="preserve"> </w:instrText>
      </w:r>
      <w:r w:rsidR="00A84A4B">
        <w:instrText>BiP</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a</w:instrText>
      </w:r>
      <w:r w:rsidR="00A84A4B" w:rsidRPr="00387ECF">
        <w:rPr>
          <w:lang w:val="ru-RU"/>
        </w:rPr>
        <w:instrText xml:space="preserve"> </w:instrText>
      </w:r>
      <w:r w:rsidR="00A84A4B">
        <w:instrText>pushing</w:instrText>
      </w:r>
      <w:r w:rsidR="00A84A4B" w:rsidRPr="00387ECF">
        <w:rPr>
          <w:lang w:val="ru-RU"/>
        </w:rPr>
        <w:instrText xml:space="preserve"> </w:instrText>
      </w:r>
      <w:r w:rsidR="00A84A4B">
        <w:instrText>mechanism</w:instrText>
      </w:r>
      <w:r w:rsidR="00A84A4B" w:rsidRPr="00387ECF">
        <w:rPr>
          <w:lang w:val="ru-RU"/>
        </w:rPr>
        <w:instrText xml:space="preserve"> </w:instrText>
      </w:r>
      <w:r w:rsidR="00A84A4B">
        <w:instrText>is</w:instrText>
      </w:r>
      <w:r w:rsidR="00A84A4B" w:rsidRPr="00387ECF">
        <w:rPr>
          <w:lang w:val="ru-RU"/>
        </w:rPr>
        <w:instrText xml:space="preserve"> </w:instrText>
      </w:r>
      <w:r w:rsidR="00A84A4B">
        <w:instrText>utilized</w:instrText>
      </w:r>
      <w:r w:rsidR="00A84A4B" w:rsidRPr="00387ECF">
        <w:rPr>
          <w:lang w:val="ru-RU"/>
        </w:rPr>
        <w:instrText xml:space="preserve"> </w:instrText>
      </w:r>
      <w:r w:rsidR="00A84A4B">
        <w:instrText>by</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bacterial</w:instrText>
      </w:r>
      <w:r w:rsidR="00A84A4B" w:rsidRPr="00387ECF">
        <w:rPr>
          <w:lang w:val="ru-RU"/>
        </w:rPr>
        <w:instrText xml:space="preserve"> </w:instrText>
      </w:r>
      <w:r w:rsidR="00A84A4B">
        <w:instrText>ATPase</w:instrText>
      </w:r>
      <w:r w:rsidR="00A84A4B" w:rsidRPr="00387ECF">
        <w:rPr>
          <w:lang w:val="ru-RU"/>
        </w:rPr>
        <w:instrText xml:space="preserve"> </w:instrText>
      </w:r>
      <w:r w:rsidR="00A84A4B">
        <w:instrText>SecA</w:instrText>
      </w:r>
      <w:r w:rsidR="00A84A4B" w:rsidRPr="00387ECF">
        <w:rPr>
          <w:lang w:val="ru-RU"/>
        </w:rPr>
        <w:instrText xml:space="preserve">. </w:instrText>
      </w:r>
      <w:r w:rsidR="00A84A4B">
        <w:instrText>We</w:instrText>
      </w:r>
      <w:r w:rsidR="00A84A4B" w:rsidRPr="00387ECF">
        <w:rPr>
          <w:lang w:val="ru-RU"/>
        </w:rPr>
        <w:instrText xml:space="preserve"> </w:instrText>
      </w:r>
      <w:r w:rsidR="00A84A4B">
        <w:instrText>review</w:instrText>
      </w:r>
      <w:r w:rsidR="00A84A4B" w:rsidRPr="00387ECF">
        <w:rPr>
          <w:lang w:val="ru-RU"/>
        </w:rPr>
        <w:instrText xml:space="preserve"> </w:instrText>
      </w:r>
      <w:r w:rsidR="00A84A4B">
        <w:instrText>these</w:instrText>
      </w:r>
      <w:r w:rsidR="00A84A4B" w:rsidRPr="00387ECF">
        <w:rPr>
          <w:lang w:val="ru-RU"/>
        </w:rPr>
        <w:instrText xml:space="preserve"> </w:instrText>
      </w:r>
      <w:r w:rsidR="00A84A4B">
        <w:instrText>translocation</w:instrText>
      </w:r>
      <w:r w:rsidR="00A84A4B" w:rsidRPr="00387ECF">
        <w:rPr>
          <w:lang w:val="ru-RU"/>
        </w:rPr>
        <w:instrText xml:space="preserve"> </w:instrText>
      </w:r>
      <w:r w:rsidR="00A84A4B">
        <w:instrText>mechanisms</w:instrText>
      </w:r>
      <w:r w:rsidR="00A84A4B" w:rsidRPr="00387ECF">
        <w:rPr>
          <w:lang w:val="ru-RU"/>
        </w:rPr>
        <w:instrText xml:space="preserve">, </w:instrText>
      </w:r>
      <w:r w:rsidR="00A84A4B">
        <w:instrText>relating</w:instrText>
      </w:r>
      <w:r w:rsidR="00A84A4B" w:rsidRPr="00387ECF">
        <w:rPr>
          <w:lang w:val="ru-RU"/>
        </w:rPr>
        <w:instrText xml:space="preserve"> </w:instrText>
      </w:r>
      <w:r w:rsidR="00A84A4B">
        <w:instrText>biochemical</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genetic</w:instrText>
      </w:r>
      <w:r w:rsidR="00A84A4B" w:rsidRPr="00387ECF">
        <w:rPr>
          <w:lang w:val="ru-RU"/>
        </w:rPr>
        <w:instrText xml:space="preserve"> </w:instrText>
      </w:r>
      <w:r w:rsidR="00A84A4B">
        <w:instrText>observations</w:instrText>
      </w:r>
      <w:r w:rsidR="00A84A4B" w:rsidRPr="00387ECF">
        <w:rPr>
          <w:lang w:val="ru-RU"/>
        </w:rPr>
        <w:instrText xml:space="preserve"> </w:instrText>
      </w:r>
      <w:r w:rsidR="00A84A4B">
        <w:instrText>to</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structures</w:instrText>
      </w:r>
      <w:r w:rsidR="00A84A4B" w:rsidRPr="00387ECF">
        <w:rPr>
          <w:lang w:val="ru-RU"/>
        </w:rPr>
        <w:instrText xml:space="preserve"> </w:instrText>
      </w:r>
      <w:r w:rsidR="00A84A4B">
        <w:instrText>of</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protein</w:instrText>
      </w:r>
      <w:r w:rsidR="00A84A4B" w:rsidRPr="00387ECF">
        <w:rPr>
          <w:lang w:val="ru-RU"/>
        </w:rPr>
        <w:instrText>-</w:instrText>
      </w:r>
      <w:r w:rsidR="00A84A4B">
        <w:instrText>conducting</w:instrText>
      </w:r>
      <w:r w:rsidR="00A84A4B" w:rsidRPr="00387ECF">
        <w:rPr>
          <w:lang w:val="ru-RU"/>
        </w:rPr>
        <w:instrText xml:space="preserve"> </w:instrText>
      </w:r>
      <w:r w:rsidR="00A84A4B">
        <w:instrText>channel</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its</w:instrText>
      </w:r>
      <w:r w:rsidR="00A84A4B" w:rsidRPr="00387ECF">
        <w:rPr>
          <w:lang w:val="ru-RU"/>
        </w:rPr>
        <w:instrText xml:space="preserve"> </w:instrText>
      </w:r>
      <w:r w:rsidR="00A84A4B">
        <w:instrText>binding</w:instrText>
      </w:r>
      <w:r w:rsidR="00A84A4B" w:rsidRPr="00387ECF">
        <w:rPr>
          <w:lang w:val="ru-RU"/>
        </w:rPr>
        <w:instrText xml:space="preserve"> </w:instrText>
      </w:r>
      <w:r w:rsidR="00A84A4B">
        <w:instrText>partners</w:instrText>
      </w:r>
      <w:r w:rsidR="00A84A4B" w:rsidRPr="00387ECF">
        <w:rPr>
          <w:lang w:val="ru-RU"/>
        </w:rPr>
        <w:instrText>.","</w:instrText>
      </w:r>
      <w:r w:rsidR="00A84A4B">
        <w:instrText>container</w:instrText>
      </w:r>
      <w:r w:rsidR="00A84A4B" w:rsidRPr="00387ECF">
        <w:rPr>
          <w:lang w:val="ru-RU"/>
        </w:rPr>
        <w:instrText>-</w:instrText>
      </w:r>
      <w:r w:rsidR="00A84A4B">
        <w:instrText>title</w:instrText>
      </w:r>
      <w:r w:rsidR="00A84A4B" w:rsidRPr="00387ECF">
        <w:rPr>
          <w:lang w:val="ru-RU"/>
        </w:rPr>
        <w:instrText>":"</w:instrText>
      </w:r>
      <w:r w:rsidR="00A84A4B">
        <w:instrText>Annual</w:instrText>
      </w:r>
      <w:r w:rsidR="00A84A4B" w:rsidRPr="00387ECF">
        <w:rPr>
          <w:lang w:val="ru-RU"/>
        </w:rPr>
        <w:instrText xml:space="preserve"> </w:instrText>
      </w:r>
      <w:r w:rsidR="00A84A4B">
        <w:instrText>Review</w:instrText>
      </w:r>
      <w:r w:rsidR="00A84A4B" w:rsidRPr="00387ECF">
        <w:rPr>
          <w:lang w:val="ru-RU"/>
        </w:rPr>
        <w:instrText xml:space="preserve"> </w:instrText>
      </w:r>
      <w:r w:rsidR="00A84A4B">
        <w:instrText>of</w:instrText>
      </w:r>
      <w:r w:rsidR="00A84A4B" w:rsidRPr="00387ECF">
        <w:rPr>
          <w:lang w:val="ru-RU"/>
        </w:rPr>
        <w:instrText xml:space="preserve"> </w:instrText>
      </w:r>
      <w:r w:rsidR="00A84A4B">
        <w:instrText>Cell</w:instrText>
      </w:r>
      <w:r w:rsidR="00A84A4B" w:rsidRPr="00387ECF">
        <w:rPr>
          <w:lang w:val="ru-RU"/>
        </w:rPr>
        <w:instrText xml:space="preserve"> </w:instrText>
      </w:r>
      <w:r w:rsidR="00A84A4B">
        <w:instrText>and</w:instrText>
      </w:r>
      <w:r w:rsidR="00A84A4B" w:rsidRPr="00387ECF">
        <w:rPr>
          <w:lang w:val="ru-RU"/>
        </w:rPr>
        <w:instrText xml:space="preserve"> </w:instrText>
      </w:r>
      <w:r w:rsidR="00A84A4B">
        <w:instrText>Developmental</w:instrText>
      </w:r>
      <w:r w:rsidR="00A84A4B" w:rsidRPr="00387ECF">
        <w:rPr>
          <w:lang w:val="ru-RU"/>
        </w:rPr>
        <w:instrText xml:space="preserve"> </w:instrText>
      </w:r>
      <w:r w:rsidR="00A84A4B">
        <w:instrText>Biology</w:instrText>
      </w:r>
      <w:r w:rsidR="00A84A4B" w:rsidRPr="00387ECF">
        <w:rPr>
          <w:lang w:val="ru-RU"/>
        </w:rPr>
        <w:instrText>","</w:instrText>
      </w:r>
      <w:r w:rsidR="00A84A4B">
        <w:instrText>DOI</w:instrText>
      </w:r>
      <w:r w:rsidR="00A84A4B" w:rsidRPr="00387ECF">
        <w:rPr>
          <w:lang w:val="ru-RU"/>
        </w:rPr>
        <w:instrText>":"10.1146/</w:instrText>
      </w:r>
      <w:r w:rsidR="00A84A4B">
        <w:instrText>annurev</w:instrText>
      </w:r>
      <w:r w:rsidR="00A84A4B" w:rsidRPr="00387ECF">
        <w:rPr>
          <w:lang w:val="ru-RU"/>
        </w:rPr>
        <w:instrText>.</w:instrText>
      </w:r>
      <w:r w:rsidR="00A84A4B">
        <w:instrText>cellbio</w:instrText>
      </w:r>
      <w:r w:rsidR="00A84A4B" w:rsidRPr="00387ECF">
        <w:rPr>
          <w:lang w:val="ru-RU"/>
        </w:rPr>
        <w:instrText>.21.012704.133214","</w:instrText>
      </w:r>
      <w:r w:rsidR="00A84A4B">
        <w:instrText>ISSN</w:instrText>
      </w:r>
      <w:r w:rsidR="00A84A4B" w:rsidRPr="00387ECF">
        <w:rPr>
          <w:lang w:val="ru-RU"/>
        </w:rPr>
        <w:instrText>":"1081-0706, 1530-8995","</w:instrText>
      </w:r>
      <w:r w:rsidR="00A84A4B">
        <w:instrText>issue</w:instrText>
      </w:r>
      <w:r w:rsidR="00A84A4B" w:rsidRPr="00387ECF">
        <w:rPr>
          <w:lang w:val="ru-RU"/>
        </w:rPr>
        <w:instrText>":"1","</w:instrText>
      </w:r>
      <w:r w:rsidR="00A84A4B">
        <w:instrText>journalAbbreviation</w:instrText>
      </w:r>
      <w:r w:rsidR="00A84A4B" w:rsidRPr="00387ECF">
        <w:rPr>
          <w:lang w:val="ru-RU"/>
        </w:rPr>
        <w:instrText>":"</w:instrText>
      </w:r>
      <w:r w:rsidR="00A84A4B">
        <w:instrText>Annu</w:instrText>
      </w:r>
      <w:r w:rsidR="00A84A4B" w:rsidRPr="00387ECF">
        <w:rPr>
          <w:lang w:val="ru-RU"/>
        </w:rPr>
        <w:instrText xml:space="preserve">. </w:instrText>
      </w:r>
      <w:r w:rsidR="00A84A4B">
        <w:instrText>Rev</w:instrText>
      </w:r>
      <w:r w:rsidR="00A84A4B" w:rsidRPr="00387ECF">
        <w:rPr>
          <w:lang w:val="ru-RU"/>
        </w:rPr>
        <w:instrText xml:space="preserve">. </w:instrText>
      </w:r>
      <w:r w:rsidR="00A84A4B">
        <w:instrText>Cell</w:instrText>
      </w:r>
      <w:r w:rsidR="00A84A4B" w:rsidRPr="00387ECF">
        <w:rPr>
          <w:lang w:val="ru-RU"/>
        </w:rPr>
        <w:instrText xml:space="preserve"> </w:instrText>
      </w:r>
      <w:r w:rsidR="00A84A4B">
        <w:instrText>Dev</w:instrText>
      </w:r>
      <w:r w:rsidR="00A84A4B" w:rsidRPr="00387ECF">
        <w:rPr>
          <w:lang w:val="ru-RU"/>
        </w:rPr>
        <w:instrText xml:space="preserve">. </w:instrText>
      </w:r>
      <w:r w:rsidR="00A84A4B">
        <w:instrText>Biol</w:instrText>
      </w:r>
      <w:r w:rsidR="00A84A4B" w:rsidRPr="00387ECF">
        <w:rPr>
          <w:lang w:val="ru-RU"/>
        </w:rPr>
        <w:instrText>.","</w:instrText>
      </w:r>
      <w:r w:rsidR="00A84A4B">
        <w:instrText>language</w:instrText>
      </w:r>
      <w:r w:rsidR="00A84A4B" w:rsidRPr="00387ECF">
        <w:rPr>
          <w:lang w:val="ru-RU"/>
        </w:rPr>
        <w:instrText>":"</w:instrText>
      </w:r>
      <w:r w:rsidR="00A84A4B">
        <w:instrText>en</w:instrText>
      </w:r>
      <w:r w:rsidR="00A84A4B" w:rsidRPr="00387ECF">
        <w:rPr>
          <w:lang w:val="ru-RU"/>
        </w:rPr>
        <w:instrText>","</w:instrText>
      </w:r>
      <w:r w:rsidR="00A84A4B">
        <w:instrText>page</w:instrText>
      </w:r>
      <w:r w:rsidR="00A84A4B" w:rsidRPr="00387ECF">
        <w:rPr>
          <w:lang w:val="ru-RU"/>
        </w:rPr>
        <w:instrText>":"529-550","</w:instrText>
      </w:r>
      <w:r w:rsidR="00A84A4B">
        <w:instrText>source</w:instrText>
      </w:r>
      <w:r w:rsidR="00A84A4B" w:rsidRPr="00387ECF">
        <w:rPr>
          <w:lang w:val="ru-RU"/>
        </w:rPr>
        <w:instrText>":"</w:instrText>
      </w:r>
      <w:r w:rsidR="00A84A4B">
        <w:instrText>DOI</w:instrText>
      </w:r>
      <w:r w:rsidR="00A84A4B" w:rsidRPr="00387ECF">
        <w:rPr>
          <w:lang w:val="ru-RU"/>
        </w:rPr>
        <w:instrText>.</w:instrText>
      </w:r>
      <w:r w:rsidR="00A84A4B">
        <w:instrText>org</w:instrText>
      </w:r>
      <w:r w:rsidR="00A84A4B" w:rsidRPr="00387ECF">
        <w:rPr>
          <w:lang w:val="ru-RU"/>
        </w:rPr>
        <w:instrText xml:space="preserve"> (</w:instrText>
      </w:r>
      <w:r w:rsidR="00A84A4B">
        <w:instrText>Crossref</w:instrText>
      </w:r>
      <w:r w:rsidR="00A84A4B" w:rsidRPr="00387ECF">
        <w:rPr>
          <w:lang w:val="ru-RU"/>
        </w:rPr>
        <w:instrText>)","</w:instrText>
      </w:r>
      <w:r w:rsidR="00A84A4B">
        <w:instrText>title</w:instrText>
      </w:r>
      <w:r w:rsidR="00A84A4B" w:rsidRPr="00387ECF">
        <w:rPr>
          <w:lang w:val="ru-RU"/>
        </w:rPr>
        <w:instrText>":"</w:instrText>
      </w:r>
      <w:r w:rsidR="00A84A4B">
        <w:instrText>PROTEIN</w:instrText>
      </w:r>
      <w:r w:rsidR="00A84A4B" w:rsidRPr="00387ECF">
        <w:rPr>
          <w:lang w:val="ru-RU"/>
        </w:rPr>
        <w:instrText xml:space="preserve"> </w:instrText>
      </w:r>
      <w:r w:rsidR="00A84A4B">
        <w:instrText>TRANSLOCATION</w:instrText>
      </w:r>
      <w:r w:rsidR="00A84A4B" w:rsidRPr="00387ECF">
        <w:rPr>
          <w:lang w:val="ru-RU"/>
        </w:rPr>
        <w:instrText xml:space="preserve"> </w:instrText>
      </w:r>
      <w:r w:rsidR="00A84A4B">
        <w:instrText>BY</w:instrText>
      </w:r>
      <w:r w:rsidR="00A84A4B" w:rsidRPr="00387ECF">
        <w:rPr>
          <w:lang w:val="ru-RU"/>
        </w:rPr>
        <w:instrText xml:space="preserve"> </w:instrText>
      </w:r>
      <w:r w:rsidR="00A84A4B">
        <w:instrText>THE</w:instrText>
      </w:r>
      <w:r w:rsidR="00A84A4B" w:rsidRPr="00387ECF">
        <w:rPr>
          <w:lang w:val="ru-RU"/>
        </w:rPr>
        <w:instrText xml:space="preserve"> </w:instrText>
      </w:r>
      <w:r w:rsidR="00A84A4B">
        <w:instrText>SEC</w:instrText>
      </w:r>
      <w:r w:rsidR="00A84A4B" w:rsidRPr="00387ECF">
        <w:rPr>
          <w:lang w:val="ru-RU"/>
        </w:rPr>
        <w:instrText>61/</w:instrText>
      </w:r>
      <w:r w:rsidR="00A84A4B">
        <w:instrText>SECY</w:instrText>
      </w:r>
      <w:r w:rsidR="00A84A4B" w:rsidRPr="00387ECF">
        <w:rPr>
          <w:lang w:val="ru-RU"/>
        </w:rPr>
        <w:instrText xml:space="preserve"> </w:instrText>
      </w:r>
      <w:r w:rsidR="00A84A4B">
        <w:instrText>CHANNEL</w:instrText>
      </w:r>
      <w:r w:rsidR="00A84A4B" w:rsidRPr="00387ECF">
        <w:rPr>
          <w:lang w:val="ru-RU"/>
        </w:rPr>
        <w:instrText>","</w:instrText>
      </w:r>
      <w:r w:rsidR="00A84A4B">
        <w:instrText>volume</w:instrText>
      </w:r>
      <w:r w:rsidR="00A84A4B" w:rsidRPr="00387ECF">
        <w:rPr>
          <w:lang w:val="ru-RU"/>
        </w:rPr>
        <w:instrText>":"21","</w:instrText>
      </w:r>
      <w:r w:rsidR="00A84A4B">
        <w:instrText>author</w:instrText>
      </w:r>
      <w:r w:rsidR="00A84A4B" w:rsidRPr="00387ECF">
        <w:rPr>
          <w:lang w:val="ru-RU"/>
        </w:rPr>
        <w:instrText>":[{"</w:instrText>
      </w:r>
      <w:r w:rsidR="00A84A4B">
        <w:instrText>family</w:instrText>
      </w:r>
      <w:r w:rsidR="00A84A4B" w:rsidRPr="00387ECF">
        <w:rPr>
          <w:lang w:val="ru-RU"/>
        </w:rPr>
        <w:instrText>":"</w:instrText>
      </w:r>
      <w:r w:rsidR="00A84A4B">
        <w:instrText>Osborne</w:instrText>
      </w:r>
      <w:r w:rsidR="00A84A4B" w:rsidRPr="00387ECF">
        <w:rPr>
          <w:lang w:val="ru-RU"/>
        </w:rPr>
        <w:instrText>","</w:instrText>
      </w:r>
      <w:r w:rsidR="00A84A4B">
        <w:instrText>given</w:instrText>
      </w:r>
      <w:r w:rsidR="00A84A4B" w:rsidRPr="00387ECF">
        <w:rPr>
          <w:lang w:val="ru-RU"/>
        </w:rPr>
        <w:instrText>":"</w:instrText>
      </w:r>
      <w:r w:rsidR="00A84A4B">
        <w:instrText>Andrew</w:instrText>
      </w:r>
      <w:r w:rsidR="00A84A4B" w:rsidRPr="00387ECF">
        <w:rPr>
          <w:lang w:val="ru-RU"/>
        </w:rPr>
        <w:instrText xml:space="preserve"> </w:instrText>
      </w:r>
      <w:r w:rsidR="00A84A4B">
        <w:instrText>R</w:instrText>
      </w:r>
      <w:r w:rsidR="00A84A4B" w:rsidRPr="00387ECF">
        <w:rPr>
          <w:lang w:val="ru-RU"/>
        </w:rPr>
        <w:instrText>."},{"</w:instrText>
      </w:r>
      <w:r w:rsidR="00A84A4B">
        <w:instrText>family</w:instrText>
      </w:r>
      <w:r w:rsidR="00A84A4B" w:rsidRPr="00387ECF">
        <w:rPr>
          <w:lang w:val="ru-RU"/>
        </w:rPr>
        <w:instrText>":"</w:instrText>
      </w:r>
      <w:r w:rsidR="00A84A4B">
        <w:instrText>Rapoport</w:instrText>
      </w:r>
      <w:r w:rsidR="00A84A4B" w:rsidRPr="00387ECF">
        <w:rPr>
          <w:lang w:val="ru-RU"/>
        </w:rPr>
        <w:instrText>","</w:instrText>
      </w:r>
      <w:r w:rsidR="00A84A4B">
        <w:instrText>given</w:instrText>
      </w:r>
      <w:r w:rsidR="00A84A4B" w:rsidRPr="00387ECF">
        <w:rPr>
          <w:lang w:val="ru-RU"/>
        </w:rPr>
        <w:instrText>":"</w:instrText>
      </w:r>
      <w:r w:rsidR="00A84A4B">
        <w:instrText>Tom</w:instrText>
      </w:r>
      <w:r w:rsidR="00A84A4B" w:rsidRPr="00387ECF">
        <w:rPr>
          <w:lang w:val="ru-RU"/>
        </w:rPr>
        <w:instrText xml:space="preserve"> </w:instrText>
      </w:r>
      <w:r w:rsidR="00A84A4B">
        <w:instrText>A</w:instrText>
      </w:r>
      <w:r w:rsidR="00A84A4B" w:rsidRPr="00387ECF">
        <w:rPr>
          <w:lang w:val="ru-RU"/>
        </w:rPr>
        <w:instrText>."},{"</w:instrText>
      </w:r>
      <w:r w:rsidR="00A84A4B">
        <w:instrText>family</w:instrText>
      </w:r>
      <w:r w:rsidR="00A84A4B" w:rsidRPr="00387ECF">
        <w:rPr>
          <w:lang w:val="ru-RU"/>
        </w:rPr>
        <w:instrText>":"</w:instrText>
      </w:r>
      <w:r w:rsidR="00A84A4B">
        <w:instrText>Berg</w:instrText>
      </w:r>
      <w:r w:rsidR="00A84A4B" w:rsidRPr="00387ECF">
        <w:rPr>
          <w:lang w:val="ru-RU"/>
        </w:rPr>
        <w:instrText>","</w:instrText>
      </w:r>
      <w:r w:rsidR="00A84A4B">
        <w:instrText>given</w:instrText>
      </w:r>
      <w:r w:rsidR="00A84A4B" w:rsidRPr="00387ECF">
        <w:rPr>
          <w:lang w:val="ru-RU"/>
        </w:rPr>
        <w:instrText>":"</w:instrText>
      </w:r>
      <w:r w:rsidR="00A84A4B">
        <w:instrText>Bert</w:instrText>
      </w:r>
      <w:r w:rsidR="00A84A4B" w:rsidRPr="00387ECF">
        <w:rPr>
          <w:lang w:val="ru-RU"/>
        </w:rPr>
        <w:instrText>","</w:instrText>
      </w:r>
      <w:r w:rsidR="00A84A4B">
        <w:instrText>non</w:instrText>
      </w:r>
      <w:r w:rsidR="00A84A4B" w:rsidRPr="00387ECF">
        <w:rPr>
          <w:lang w:val="ru-RU"/>
        </w:rPr>
        <w:instrText>-</w:instrText>
      </w:r>
      <w:r w:rsidR="00A84A4B">
        <w:instrText>dropping</w:instrText>
      </w:r>
      <w:r w:rsidR="00A84A4B" w:rsidRPr="00387ECF">
        <w:rPr>
          <w:lang w:val="ru-RU"/>
        </w:rPr>
        <w:instrText>-</w:instrText>
      </w:r>
      <w:r w:rsidR="00A84A4B">
        <w:instrText>particle</w:instrText>
      </w:r>
      <w:r w:rsidR="00A84A4B" w:rsidRPr="00387ECF">
        <w:rPr>
          <w:lang w:val="ru-RU"/>
        </w:rPr>
        <w:instrText>":"</w:instrText>
      </w:r>
      <w:r w:rsidR="00A84A4B">
        <w:instrText>van</w:instrText>
      </w:r>
      <w:r w:rsidR="00A84A4B" w:rsidRPr="00387ECF">
        <w:rPr>
          <w:lang w:val="ru-RU"/>
        </w:rPr>
        <w:instrText xml:space="preserve"> </w:instrText>
      </w:r>
      <w:r w:rsidR="00A84A4B">
        <w:instrText>den</w:instrText>
      </w:r>
      <w:r w:rsidR="00A84A4B" w:rsidRPr="00387ECF">
        <w:rPr>
          <w:lang w:val="ru-RU"/>
        </w:rPr>
        <w:instrText>"}],"</w:instrText>
      </w:r>
      <w:r w:rsidR="00A84A4B">
        <w:instrText>issued</w:instrText>
      </w:r>
      <w:r w:rsidR="00A84A4B" w:rsidRPr="00387ECF">
        <w:rPr>
          <w:lang w:val="ru-RU"/>
        </w:rPr>
        <w:instrText>":{"</w:instrText>
      </w:r>
      <w:r w:rsidR="00A84A4B">
        <w:instrText>date</w:instrText>
      </w:r>
      <w:r w:rsidR="00A84A4B" w:rsidRPr="00387ECF">
        <w:rPr>
          <w:lang w:val="ru-RU"/>
        </w:rPr>
        <w:instrText>-</w:instrText>
      </w:r>
      <w:r w:rsidR="00A84A4B">
        <w:instrText>parts</w:instrText>
      </w:r>
      <w:r w:rsidR="00A84A4B" w:rsidRPr="00387ECF">
        <w:rPr>
          <w:lang w:val="ru-RU"/>
        </w:rPr>
        <w:instrText>":[["2005",11,1]]}}}],"</w:instrText>
      </w:r>
      <w:r w:rsidR="00A84A4B">
        <w:instrText>schema</w:instrText>
      </w:r>
      <w:r w:rsidR="00A84A4B" w:rsidRPr="00387ECF">
        <w:rPr>
          <w:lang w:val="ru-RU"/>
        </w:rPr>
        <w:instrText>":"</w:instrText>
      </w:r>
      <w:r w:rsidR="00A84A4B">
        <w:instrText>https</w:instrText>
      </w:r>
      <w:r w:rsidR="00A84A4B" w:rsidRPr="00387ECF">
        <w:rPr>
          <w:lang w:val="ru-RU"/>
        </w:rPr>
        <w:instrText>://</w:instrText>
      </w:r>
      <w:r w:rsidR="00A84A4B">
        <w:instrText>github</w:instrText>
      </w:r>
      <w:r w:rsidR="00A84A4B" w:rsidRPr="00387ECF">
        <w:rPr>
          <w:lang w:val="ru-RU"/>
        </w:rPr>
        <w:instrText>.</w:instrText>
      </w:r>
      <w:r w:rsidR="00A84A4B">
        <w:instrText>com</w:instrText>
      </w:r>
      <w:r w:rsidR="00A84A4B" w:rsidRPr="00387ECF">
        <w:rPr>
          <w:lang w:val="ru-RU"/>
        </w:rPr>
        <w:instrText>/</w:instrText>
      </w:r>
      <w:r w:rsidR="00A84A4B">
        <w:instrText>citation</w:instrText>
      </w:r>
      <w:r w:rsidR="00A84A4B" w:rsidRPr="00387ECF">
        <w:rPr>
          <w:lang w:val="ru-RU"/>
        </w:rPr>
        <w:instrText>-</w:instrText>
      </w:r>
      <w:r w:rsidR="00A84A4B">
        <w:instrText>style</w:instrText>
      </w:r>
      <w:r w:rsidR="00A84A4B" w:rsidRPr="00387ECF">
        <w:rPr>
          <w:lang w:val="ru-RU"/>
        </w:rPr>
        <w:instrText>-</w:instrText>
      </w:r>
      <w:r w:rsidR="00A84A4B">
        <w:instrText>language</w:instrText>
      </w:r>
      <w:r w:rsidR="00A84A4B" w:rsidRPr="00387ECF">
        <w:rPr>
          <w:lang w:val="ru-RU"/>
        </w:rPr>
        <w:instrText>/</w:instrText>
      </w:r>
      <w:r w:rsidR="00A84A4B">
        <w:instrText>schema</w:instrText>
      </w:r>
      <w:r w:rsidR="00A84A4B" w:rsidRPr="00387ECF">
        <w:rPr>
          <w:lang w:val="ru-RU"/>
        </w:rPr>
        <w:instrText>/</w:instrText>
      </w:r>
      <w:r w:rsidR="00A84A4B">
        <w:instrText>raw</w:instrText>
      </w:r>
      <w:r w:rsidR="00A84A4B" w:rsidRPr="00387ECF">
        <w:rPr>
          <w:lang w:val="ru-RU"/>
        </w:rPr>
        <w:instrText>/</w:instrText>
      </w:r>
      <w:r w:rsidR="00A84A4B">
        <w:instrText>master</w:instrText>
      </w:r>
      <w:r w:rsidR="00A84A4B" w:rsidRPr="00387ECF">
        <w:rPr>
          <w:lang w:val="ru-RU"/>
        </w:rPr>
        <w:instrText>/</w:instrText>
      </w:r>
      <w:r w:rsidR="00A84A4B">
        <w:instrText>csl</w:instrText>
      </w:r>
      <w:r w:rsidR="00A84A4B" w:rsidRPr="00387ECF">
        <w:rPr>
          <w:lang w:val="ru-RU"/>
        </w:rPr>
        <w:instrText>-</w:instrText>
      </w:r>
      <w:r w:rsidR="00A84A4B">
        <w:instrText>citation</w:instrText>
      </w:r>
      <w:r w:rsidR="00A84A4B" w:rsidRPr="00387ECF">
        <w:rPr>
          <w:lang w:val="ru-RU"/>
        </w:rPr>
        <w:instrText>.</w:instrText>
      </w:r>
      <w:r w:rsidR="00A84A4B">
        <w:instrText>json</w:instrText>
      </w:r>
      <w:r w:rsidR="00A84A4B" w:rsidRPr="00387ECF">
        <w:rPr>
          <w:lang w:val="ru-RU"/>
        </w:rPr>
        <w:instrText xml:space="preserve">"} </w:instrText>
      </w:r>
      <w:r w:rsidR="00A84A4B">
        <w:fldChar w:fldCharType="separate"/>
      </w:r>
      <w:r w:rsidR="00A84A4B" w:rsidRPr="00387ECF">
        <w:rPr>
          <w:rFonts w:cs="Times New Roman"/>
          <w:lang w:val="ru-RU"/>
        </w:rPr>
        <w:t>[71]</w:t>
      </w:r>
      <w:r w:rsidR="00A84A4B">
        <w:fldChar w:fldCharType="end"/>
      </w:r>
      <w:r w:rsidRPr="007A630F">
        <w:rPr>
          <w:lang w:val="ru-RU"/>
        </w:rPr>
        <w:t>.</w:t>
      </w:r>
    </w:p>
    <w:p w14:paraId="70850387" w14:textId="7F383648" w:rsidR="005C4AD5" w:rsidRPr="007A630F" w:rsidRDefault="00BF5734">
      <w:pPr>
        <w:pStyle w:val="a0"/>
        <w:rPr>
          <w:lang w:val="ru-RU"/>
        </w:rPr>
      </w:pPr>
      <w:r w:rsidRPr="007A630F">
        <w:rPr>
          <w:lang w:val="ru-RU"/>
        </w:rPr>
        <w:t xml:space="preserve">Следует иметь в виду, что процессинг антигена не совсем последовательный процесс. Например, получение эпитопа </w:t>
      </w:r>
      <w:r>
        <w:t>IYMDGTADSFSF</w:t>
      </w:r>
      <w:r w:rsidRPr="007A630F">
        <w:rPr>
          <w:lang w:val="ru-RU"/>
        </w:rPr>
        <w:t xml:space="preserve"> из фермента </w:t>
      </w:r>
      <w:proofErr w:type="spellStart"/>
      <w:r w:rsidRPr="007A630F">
        <w:rPr>
          <w:lang w:val="ru-RU"/>
        </w:rPr>
        <w:t>тирозиназы</w:t>
      </w:r>
      <w:proofErr w:type="spellEnd"/>
      <w:r w:rsidRPr="007A630F">
        <w:rPr>
          <w:lang w:val="ru-RU"/>
        </w:rPr>
        <w:t xml:space="preserve"> проходит следующие стадии</w:t>
      </w:r>
      <w:r w:rsidR="00A84A4B" w:rsidRPr="0075779D">
        <w:rPr>
          <w:lang w:val="ru-RU"/>
        </w:rPr>
        <w:t xml:space="preserve"> </w:t>
      </w:r>
      <w:r w:rsidR="00A84A4B">
        <w:rPr>
          <w:lang w:val="ru-RU"/>
        </w:rPr>
        <w:fldChar w:fldCharType="begin"/>
      </w:r>
      <w:r w:rsidR="00A84A4B">
        <w:rPr>
          <w:lang w:val="ru-RU"/>
        </w:rPr>
        <w:instrText xml:space="preserve"> ADDIN ZOTERO_ITEM CSL_CITATION {"citationID":"xegv1tEz","properties":{"formattedCitation":"[44]","plainCitation":"[44]","noteIndex":0},"citationItems":[{"id":108,"uris":["http://zotero.org/users/10071278/items/UL2G2GEU"],"itemData":{"id":108,"type":"article-journal","container-title":"Journal of Biological Chemistry","DOI":"10.1074/jbc.R117.807560","ISSN":"00219258","issue":"51","journalAbbreviation":"Journal of Biological Chemistry","language":"en","page":"21170-21179","source":"DOI.org (Crossref)","title":"Peptide splicing by the proteasome","volume":"292","author":[{"family":"Vigneron","given":"Nathalie"},{"family":"Ferrari","given":"Violette"},{"family":"Stroobant","given":"Vincent"},{"family":"Abi Habib","given":"Joanna"},{"family":"Van den Eynde","given":"Benoit J."}],"issued":{"date-parts":[["2017",12]]}}}],"schema":"https://github.com/citation-style-language/schema/raw/master/csl-citation.json"} </w:instrText>
      </w:r>
      <w:r w:rsidR="00A84A4B">
        <w:rPr>
          <w:lang w:val="ru-RU"/>
        </w:rPr>
        <w:fldChar w:fldCharType="separate"/>
      </w:r>
      <w:r w:rsidR="00A84A4B" w:rsidRPr="0075779D">
        <w:rPr>
          <w:rFonts w:cs="Times New Roman"/>
          <w:lang w:val="ru-RU"/>
        </w:rPr>
        <w:t>[44]</w:t>
      </w:r>
      <w:r w:rsidR="00A84A4B">
        <w:rPr>
          <w:lang w:val="ru-RU"/>
        </w:rPr>
        <w:fldChar w:fldCharType="end"/>
      </w:r>
      <w:r w:rsidRPr="007A630F">
        <w:rPr>
          <w:lang w:val="ru-RU"/>
        </w:rPr>
        <w:t>:</w:t>
      </w:r>
    </w:p>
    <w:p w14:paraId="39E5486E" w14:textId="68BD9E3D"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После синтеза белок попадает в Э</w:t>
      </w:r>
      <w:r w:rsidR="00F13542">
        <w:rPr>
          <w:rFonts w:ascii="Times New Roman" w:hAnsi="Times New Roman" w:cs="Times New Roman"/>
          <w:sz w:val="28"/>
          <w:szCs w:val="28"/>
          <w:lang w:val="ru-RU"/>
        </w:rPr>
        <w:t>П</w:t>
      </w:r>
      <w:r w:rsidRPr="000B7CEC">
        <w:rPr>
          <w:rFonts w:ascii="Times New Roman" w:hAnsi="Times New Roman" w:cs="Times New Roman"/>
          <w:sz w:val="28"/>
          <w:szCs w:val="28"/>
          <w:lang w:val="ru-RU"/>
        </w:rPr>
        <w:t xml:space="preserve">Р, где происходит </w:t>
      </w:r>
      <w:r w:rsidRPr="000B7CEC">
        <w:rPr>
          <w:rFonts w:ascii="Times New Roman" w:hAnsi="Times New Roman" w:cs="Times New Roman"/>
          <w:sz w:val="28"/>
          <w:szCs w:val="28"/>
        </w:rPr>
        <w:t>N</w:t>
      </w:r>
      <w:r w:rsidRPr="000B7CEC">
        <w:rPr>
          <w:rFonts w:ascii="Times New Roman" w:hAnsi="Times New Roman" w:cs="Times New Roman"/>
          <w:sz w:val="28"/>
          <w:szCs w:val="28"/>
          <w:lang w:val="ru-RU"/>
        </w:rPr>
        <w:t>-гликозилирование по специфичным аспарагиновым остаткам;</w:t>
      </w:r>
    </w:p>
    <w:p w14:paraId="2C187D80" w14:textId="77777777"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 xml:space="preserve">После этого белок переносится в цитоплазму, но некоторые молекулы из них неправильно собираются, поэтому идут на утилизацию в </w:t>
      </w:r>
      <w:r w:rsidRPr="000B7CEC">
        <w:rPr>
          <w:rFonts w:ascii="Times New Roman" w:hAnsi="Times New Roman" w:cs="Times New Roman"/>
          <w:sz w:val="28"/>
          <w:szCs w:val="28"/>
        </w:rPr>
        <w:t>UPS</w:t>
      </w:r>
      <w:r w:rsidRPr="000B7CEC">
        <w:rPr>
          <w:rFonts w:ascii="Times New Roman" w:hAnsi="Times New Roman" w:cs="Times New Roman"/>
          <w:sz w:val="28"/>
          <w:szCs w:val="28"/>
          <w:lang w:val="ru-RU"/>
        </w:rPr>
        <w:t>;</w:t>
      </w:r>
    </w:p>
    <w:p w14:paraId="429373A9" w14:textId="2A8765AA"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У неправильно собранных белков прои</w:t>
      </w:r>
      <w:r w:rsidR="00F13542">
        <w:rPr>
          <w:rFonts w:ascii="Times New Roman" w:hAnsi="Times New Roman" w:cs="Times New Roman"/>
          <w:sz w:val="28"/>
          <w:szCs w:val="28"/>
          <w:lang w:val="ru-RU"/>
        </w:rPr>
        <w:t>с</w:t>
      </w:r>
      <w:r w:rsidRPr="000B7CEC">
        <w:rPr>
          <w:rFonts w:ascii="Times New Roman" w:hAnsi="Times New Roman" w:cs="Times New Roman"/>
          <w:sz w:val="28"/>
          <w:szCs w:val="28"/>
          <w:lang w:val="ru-RU"/>
        </w:rPr>
        <w:t xml:space="preserve">ходит потеря </w:t>
      </w:r>
      <w:r w:rsidRPr="000B7CEC">
        <w:rPr>
          <w:rFonts w:ascii="Times New Roman" w:hAnsi="Times New Roman" w:cs="Times New Roman"/>
          <w:sz w:val="28"/>
          <w:szCs w:val="28"/>
        </w:rPr>
        <w:t>N</w:t>
      </w:r>
      <w:r w:rsidRPr="000B7CEC">
        <w:rPr>
          <w:rFonts w:ascii="Times New Roman" w:hAnsi="Times New Roman" w:cs="Times New Roman"/>
          <w:sz w:val="28"/>
          <w:szCs w:val="28"/>
          <w:lang w:val="ru-RU"/>
        </w:rPr>
        <w:t xml:space="preserve">-связанных </w:t>
      </w:r>
      <w:proofErr w:type="spellStart"/>
      <w:r w:rsidRPr="000B7CEC">
        <w:rPr>
          <w:rFonts w:ascii="Times New Roman" w:hAnsi="Times New Roman" w:cs="Times New Roman"/>
          <w:sz w:val="28"/>
          <w:szCs w:val="28"/>
          <w:lang w:val="ru-RU"/>
        </w:rPr>
        <w:t>гликанов</w:t>
      </w:r>
      <w:proofErr w:type="spellEnd"/>
      <w:r w:rsidRPr="000B7CEC">
        <w:rPr>
          <w:rFonts w:ascii="Times New Roman" w:hAnsi="Times New Roman" w:cs="Times New Roman"/>
          <w:sz w:val="28"/>
          <w:szCs w:val="28"/>
          <w:lang w:val="ru-RU"/>
        </w:rPr>
        <w:t xml:space="preserve"> с конверсией аспарагина в </w:t>
      </w:r>
      <w:proofErr w:type="spellStart"/>
      <w:r w:rsidRPr="000B7CEC">
        <w:rPr>
          <w:rFonts w:ascii="Times New Roman" w:hAnsi="Times New Roman" w:cs="Times New Roman"/>
          <w:sz w:val="28"/>
          <w:szCs w:val="28"/>
          <w:lang w:val="ru-RU"/>
        </w:rPr>
        <w:t>аспартат</w:t>
      </w:r>
      <w:proofErr w:type="spellEnd"/>
      <w:r w:rsidRPr="000B7CEC">
        <w:rPr>
          <w:rFonts w:ascii="Times New Roman" w:hAnsi="Times New Roman" w:cs="Times New Roman"/>
          <w:sz w:val="28"/>
          <w:szCs w:val="28"/>
          <w:lang w:val="ru-RU"/>
        </w:rPr>
        <w:t>;</w:t>
      </w:r>
    </w:p>
    <w:p w14:paraId="2DC90445" w14:textId="3FB947FD"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В проте</w:t>
      </w:r>
      <w:r w:rsidR="00C820CA">
        <w:rPr>
          <w:rFonts w:ascii="Times New Roman" w:hAnsi="Times New Roman" w:cs="Times New Roman"/>
          <w:sz w:val="28"/>
          <w:szCs w:val="28"/>
          <w:lang w:val="ru-RU"/>
        </w:rPr>
        <w:t>а</w:t>
      </w:r>
      <w:r w:rsidRPr="000B7CEC">
        <w:rPr>
          <w:rFonts w:ascii="Times New Roman" w:hAnsi="Times New Roman" w:cs="Times New Roman"/>
          <w:sz w:val="28"/>
          <w:szCs w:val="28"/>
          <w:lang w:val="ru-RU"/>
        </w:rPr>
        <w:t xml:space="preserve">соме два пептида с такими конвертированными сайтами, </w:t>
      </w:r>
      <w:r w:rsidRPr="000B7CEC">
        <w:rPr>
          <w:rFonts w:ascii="Times New Roman" w:hAnsi="Times New Roman" w:cs="Times New Roman"/>
          <w:sz w:val="28"/>
          <w:szCs w:val="28"/>
        </w:rPr>
        <w:t>IYMDGT</w:t>
      </w:r>
      <w:r w:rsidRPr="000B7CEC">
        <w:rPr>
          <w:rFonts w:ascii="Times New Roman" w:hAnsi="Times New Roman" w:cs="Times New Roman"/>
          <w:sz w:val="28"/>
          <w:szCs w:val="28"/>
          <w:lang w:val="ru-RU"/>
        </w:rPr>
        <w:t xml:space="preserve"> и </w:t>
      </w:r>
      <w:r w:rsidRPr="000B7CEC">
        <w:rPr>
          <w:rFonts w:ascii="Times New Roman" w:hAnsi="Times New Roman" w:cs="Times New Roman"/>
          <w:sz w:val="28"/>
          <w:szCs w:val="28"/>
        </w:rPr>
        <w:t>ADSFSF</w:t>
      </w:r>
      <w:r w:rsidRPr="000B7CEC">
        <w:rPr>
          <w:rFonts w:ascii="Times New Roman" w:hAnsi="Times New Roman" w:cs="Times New Roman"/>
          <w:sz w:val="28"/>
          <w:szCs w:val="28"/>
          <w:lang w:val="ru-RU"/>
        </w:rPr>
        <w:t>, соединяются (</w:t>
      </w:r>
      <w:proofErr w:type="spellStart"/>
      <w:r w:rsidRPr="000B7CEC">
        <w:rPr>
          <w:rFonts w:ascii="Times New Roman" w:hAnsi="Times New Roman" w:cs="Times New Roman"/>
          <w:sz w:val="28"/>
          <w:szCs w:val="28"/>
          <w:lang w:val="ru-RU"/>
        </w:rPr>
        <w:t>цис</w:t>
      </w:r>
      <w:proofErr w:type="spellEnd"/>
      <w:r w:rsidRPr="000B7CEC">
        <w:rPr>
          <w:rFonts w:ascii="Times New Roman" w:hAnsi="Times New Roman" w:cs="Times New Roman"/>
          <w:sz w:val="28"/>
          <w:szCs w:val="28"/>
          <w:lang w:val="ru-RU"/>
        </w:rPr>
        <w:t>-прямой сплайсинг, катализированный проте</w:t>
      </w:r>
      <w:r w:rsidR="00C820CA">
        <w:rPr>
          <w:rFonts w:ascii="Times New Roman" w:hAnsi="Times New Roman" w:cs="Times New Roman"/>
          <w:sz w:val="28"/>
          <w:szCs w:val="28"/>
          <w:lang w:val="ru-RU"/>
        </w:rPr>
        <w:t>а</w:t>
      </w:r>
      <w:r w:rsidRPr="000B7CEC">
        <w:rPr>
          <w:rFonts w:ascii="Times New Roman" w:hAnsi="Times New Roman" w:cs="Times New Roman"/>
          <w:sz w:val="28"/>
          <w:szCs w:val="28"/>
          <w:lang w:val="ru-RU"/>
        </w:rPr>
        <w:t>сомой);</w:t>
      </w:r>
    </w:p>
    <w:p w14:paraId="73A6AD4F" w14:textId="52B101F4" w:rsidR="00C820CA" w:rsidRPr="006904D6" w:rsidRDefault="00BF5734" w:rsidP="00387ECF">
      <w:pPr>
        <w:numPr>
          <w:ilvl w:val="0"/>
          <w:numId w:val="7"/>
        </w:numPr>
        <w:spacing w:line="360" w:lineRule="auto"/>
        <w:rPr>
          <w:rFonts w:ascii="Times New Roman" w:eastAsiaTheme="majorEastAsia" w:hAnsi="Times New Roman" w:cstheme="majorBidi"/>
          <w:b/>
          <w:bCs/>
          <w:color w:val="000000" w:themeColor="text1"/>
          <w:sz w:val="28"/>
          <w:szCs w:val="28"/>
          <w:lang w:val="ru-RU"/>
        </w:rPr>
      </w:pPr>
      <w:r w:rsidRPr="000B7CEC">
        <w:rPr>
          <w:rFonts w:ascii="Times New Roman" w:hAnsi="Times New Roman" w:cs="Times New Roman"/>
          <w:sz w:val="28"/>
          <w:szCs w:val="28"/>
          <w:lang w:val="ru-RU"/>
        </w:rPr>
        <w:t xml:space="preserve">Пептид </w:t>
      </w:r>
      <w:r w:rsidRPr="000B7CEC">
        <w:rPr>
          <w:rFonts w:ascii="Times New Roman" w:hAnsi="Times New Roman" w:cs="Times New Roman"/>
          <w:sz w:val="28"/>
          <w:szCs w:val="28"/>
        </w:rPr>
        <w:t>IYMDGTADSFSF</w:t>
      </w:r>
      <w:r w:rsidRPr="000B7CEC">
        <w:rPr>
          <w:rFonts w:ascii="Times New Roman" w:hAnsi="Times New Roman" w:cs="Times New Roman"/>
          <w:sz w:val="28"/>
          <w:szCs w:val="28"/>
          <w:lang w:val="ru-RU"/>
        </w:rPr>
        <w:t xml:space="preserve"> переносится в Э</w:t>
      </w:r>
      <w:r w:rsidR="00F13542">
        <w:rPr>
          <w:rFonts w:ascii="Times New Roman" w:hAnsi="Times New Roman" w:cs="Times New Roman"/>
          <w:sz w:val="28"/>
          <w:szCs w:val="28"/>
          <w:lang w:val="ru-RU"/>
        </w:rPr>
        <w:t>П</w:t>
      </w:r>
      <w:r w:rsidRPr="000B7CEC">
        <w:rPr>
          <w:rFonts w:ascii="Times New Roman" w:hAnsi="Times New Roman" w:cs="Times New Roman"/>
          <w:sz w:val="28"/>
          <w:szCs w:val="28"/>
          <w:lang w:val="ru-RU"/>
        </w:rPr>
        <w:t xml:space="preserve">Р, загружается в молекулу </w:t>
      </w:r>
      <w:r w:rsidRPr="000B7CEC">
        <w:rPr>
          <w:rFonts w:ascii="Times New Roman" w:hAnsi="Times New Roman" w:cs="Times New Roman"/>
          <w:sz w:val="28"/>
          <w:szCs w:val="28"/>
        </w:rPr>
        <w:t>MHC</w:t>
      </w:r>
      <w:r w:rsidRPr="000B7CEC">
        <w:rPr>
          <w:rFonts w:ascii="Times New Roman" w:hAnsi="Times New Roman" w:cs="Times New Roman"/>
          <w:sz w:val="28"/>
          <w:szCs w:val="28"/>
          <w:lang w:val="ru-RU"/>
        </w:rPr>
        <w:t xml:space="preserve"> и полученный комплекс транспортируется на ЦПМ.</w:t>
      </w:r>
      <w:bookmarkStart w:id="211" w:name="Xdb6ffac3bc29515b0ca04148591874df0abe80e"/>
      <w:bookmarkEnd w:id="208"/>
    </w:p>
    <w:p w14:paraId="388D2096" w14:textId="420B8CBA" w:rsidR="005C4AD5" w:rsidRPr="007A630F" w:rsidRDefault="00F13542" w:rsidP="0075779D">
      <w:pPr>
        <w:pStyle w:val="2"/>
        <w:rPr>
          <w:lang w:val="ru-RU"/>
        </w:rPr>
      </w:pPr>
      <w:bookmarkStart w:id="212" w:name="_Toc136219689"/>
      <w:r>
        <w:rPr>
          <w:lang w:val="ru-RU"/>
        </w:rPr>
        <w:t>1.3</w:t>
      </w:r>
      <w:r w:rsidR="00BF5734" w:rsidRPr="007A630F">
        <w:rPr>
          <w:lang w:val="ru-RU"/>
        </w:rPr>
        <w:t>. Программы и сервисы для предсказания Т-клеточных эпитопов</w:t>
      </w:r>
      <w:bookmarkEnd w:id="212"/>
    </w:p>
    <w:p w14:paraId="0B14E00D" w14:textId="229B0E48" w:rsidR="00F13542" w:rsidRDefault="00BF5734">
      <w:pPr>
        <w:pStyle w:val="FirstParagraph"/>
        <w:rPr>
          <w:lang w:val="ru-RU"/>
        </w:rPr>
      </w:pPr>
      <w:r w:rsidRPr="007A630F">
        <w:rPr>
          <w:lang w:val="ru-RU"/>
        </w:rPr>
        <w:t xml:space="preserve">Моделированию антигенного процессинга чуть больше 20 лет и за это время были опробованы различные подходы и использовались разные источники данных. За </w:t>
      </w:r>
      <w:r w:rsidR="00F13542">
        <w:rPr>
          <w:lang w:val="ru-RU"/>
        </w:rPr>
        <w:t>это время</w:t>
      </w:r>
      <w:r w:rsidRPr="007A630F">
        <w:rPr>
          <w:lang w:val="ru-RU"/>
        </w:rPr>
        <w:t xml:space="preserve"> накопился огромный массив данных, собранный независимо в несколько баз данных и баз знаний. </w:t>
      </w:r>
      <w:r>
        <w:t>Immune</w:t>
      </w:r>
      <w:r w:rsidRPr="007A630F">
        <w:rPr>
          <w:lang w:val="ru-RU"/>
        </w:rPr>
        <w:t xml:space="preserve"> </w:t>
      </w:r>
      <w:r>
        <w:t>Epitope</w:t>
      </w:r>
      <w:r w:rsidRPr="007A630F">
        <w:rPr>
          <w:lang w:val="ru-RU"/>
        </w:rPr>
        <w:t xml:space="preserve"> </w:t>
      </w:r>
      <w:r>
        <w:t>Database</w:t>
      </w:r>
      <w:r w:rsidRPr="007A630F">
        <w:rPr>
          <w:lang w:val="ru-RU"/>
        </w:rPr>
        <w:t xml:space="preserve"> (</w:t>
      </w:r>
      <w:r>
        <w:t>IEDB</w:t>
      </w:r>
      <w:r w:rsidRPr="007A630F">
        <w:rPr>
          <w:lang w:val="ru-RU"/>
        </w:rPr>
        <w:t xml:space="preserve">) - </w:t>
      </w:r>
      <w:r w:rsidR="00F13542">
        <w:rPr>
          <w:lang w:val="ru-RU"/>
        </w:rPr>
        <w:t>наиболее значимый</w:t>
      </w:r>
      <w:r w:rsidR="00F13542" w:rsidRPr="007A630F">
        <w:rPr>
          <w:lang w:val="ru-RU"/>
        </w:rPr>
        <w:t xml:space="preserve"> </w:t>
      </w:r>
      <w:r w:rsidRPr="007A630F">
        <w:rPr>
          <w:lang w:val="ru-RU"/>
        </w:rPr>
        <w:t xml:space="preserve">ресурс, который содержит, огромную базу данных иммунологических данных, онтологию и сервисы для </w:t>
      </w:r>
      <w:r w:rsidRPr="007A630F">
        <w:rPr>
          <w:lang w:val="ru-RU"/>
        </w:rPr>
        <w:lastRenderedPageBreak/>
        <w:t>предсказания различных взаимодействий</w:t>
      </w:r>
      <w:r w:rsidR="00281DA5" w:rsidRPr="0075779D">
        <w:rPr>
          <w:lang w:val="ru-RU"/>
        </w:rPr>
        <w:t xml:space="preserve"> </w:t>
      </w:r>
      <w:r w:rsidR="00281DA5">
        <w:rPr>
          <w:lang w:val="ru-RU"/>
        </w:rPr>
        <w:fldChar w:fldCharType="begin"/>
      </w:r>
      <w:r w:rsidR="00281DA5">
        <w:rPr>
          <w:lang w:val="ru-RU"/>
        </w:rPr>
        <w:instrText xml:space="preserve"> ADDIN ZOTERO_ITEM CSL_CITATION {"citationID":"xKXM4YAf","properties":{"formattedCitation":"[72]","plainCitation":"[72]","noteIndex":0},"citationItems":[{"id":24,"uris":["http://zotero.org/users/10071278/items/JLSK53IR"],"itemData":{"id":24,"type":"article-journal","abstract":"The Immune Epitope Database (IEDB, iedb.org) captures experimental data conﬁned in ﬁgures, text and tables of the scientiﬁc literature, making it freely available and easily searchable to the public. The scope of the IEDB extends across immune epitope data related to all species studied and includes antibody, T cell, and MHC binding contexts associated with infectious, allergic, autoimmune, and transplant related diseases. Having been publicly accessible for &gt;10 years, the recent focus of the IEDB has been improved query and reporting functionality to meet the needs of our users to access and summarize data that continues to grow in quantity and complexity. Here we present an update on our current efforts and future goals.","container-title":"Nucleic Acids Research","DOI":"10.1093/nar/gky1006","ISSN":"0305-1048, 1362-4962","issue":"D1","language":"en","page":"D339-D343","source":"DOI.org (Crossref)","title":"The Immune Epitope Database (IEDB): 2018 update","title-short":"The Immune Epitope Database (IEDB)","volume":"47","author":[{"family":"Vita","given":"Randi"},{"family":"Mahajan","given":"Swapnil"},{"family":"Overton","given":"James A"},{"family":"Dhanda","given":"Sandeep Kumar"},{"family":"Martini","given":"Sheridan"},{"family":"Cantrell","given":"Jason R"},{"family":"Wheeler","given":"Daniel K"},{"family":"Sette","given":"Alessandro"},{"family":"Peters","given":"Bjoern"}],"issued":{"date-parts":[["2019",1,8]]}}}],"schema":"https://github.com/citation-style-language/schema/raw/master/csl-citation.json"} </w:instrText>
      </w:r>
      <w:r w:rsidR="00281DA5">
        <w:rPr>
          <w:lang w:val="ru-RU"/>
        </w:rPr>
        <w:fldChar w:fldCharType="separate"/>
      </w:r>
      <w:r w:rsidR="00281DA5" w:rsidRPr="00281DA5">
        <w:rPr>
          <w:rFonts w:cs="Times New Roman"/>
          <w:lang w:val="ru-RU"/>
        </w:rPr>
        <w:t>[72]</w:t>
      </w:r>
      <w:r w:rsidR="00281DA5">
        <w:rPr>
          <w:lang w:val="ru-RU"/>
        </w:rPr>
        <w:fldChar w:fldCharType="end"/>
      </w:r>
      <w:r w:rsidRPr="007A630F">
        <w:rPr>
          <w:lang w:val="ru-RU"/>
        </w:rPr>
        <w:t xml:space="preserve">. Эта база данных (БД) - основа всех современных исследований в области моделирования связывания эпитопов с МНС, распознавания комплексов </w:t>
      </w:r>
      <w:r>
        <w:t>TCR</w:t>
      </w:r>
      <w:r w:rsidRPr="007A630F">
        <w:rPr>
          <w:lang w:val="ru-RU"/>
        </w:rPr>
        <w:t>-</w:t>
      </w:r>
      <w:proofErr w:type="spellStart"/>
      <w:r>
        <w:t>pMHC</w:t>
      </w:r>
      <w:proofErr w:type="spellEnd"/>
      <w:r w:rsidRPr="007A630F">
        <w:rPr>
          <w:lang w:val="ru-RU"/>
        </w:rPr>
        <w:t xml:space="preserve"> и других исследований, так как содержит в себе миллионы записей. </w:t>
      </w:r>
    </w:p>
    <w:p w14:paraId="26C167A2" w14:textId="7154573B" w:rsidR="00297BAA" w:rsidRDefault="00297BAA">
      <w:pPr>
        <w:pStyle w:val="FirstParagraph"/>
        <w:rPr>
          <w:lang w:val="ru-RU"/>
        </w:rPr>
      </w:pPr>
      <w:r>
        <w:rPr>
          <w:lang w:val="ru-RU"/>
        </w:rPr>
        <w:t>Также н</w:t>
      </w:r>
      <w:r w:rsidR="00BF5734" w:rsidRPr="007A630F">
        <w:rPr>
          <w:lang w:val="ru-RU"/>
        </w:rPr>
        <w:t>акоплен большой массив масс-спектрометрических данных, посвященных предсказанию продуктов расщепления белков проте</w:t>
      </w:r>
      <w:r w:rsidR="000B7CEC">
        <w:rPr>
          <w:lang w:val="ru-RU"/>
        </w:rPr>
        <w:t>а</w:t>
      </w:r>
      <w:r w:rsidR="00BF5734" w:rsidRPr="007A630F">
        <w:rPr>
          <w:lang w:val="ru-RU"/>
        </w:rPr>
        <w:t xml:space="preserve">сомой, который был объединен в БД </w:t>
      </w:r>
      <w:proofErr w:type="spellStart"/>
      <w:r w:rsidR="00BF5734">
        <w:t>InvitroSPI</w:t>
      </w:r>
      <w:proofErr w:type="spellEnd"/>
      <w:r w:rsidR="004354E3" w:rsidRPr="0075779D">
        <w:rPr>
          <w:lang w:val="ru-RU"/>
        </w:rPr>
        <w:t xml:space="preserve"> </w:t>
      </w:r>
      <w:r w:rsidR="004354E3">
        <w:rPr>
          <w:lang w:val="ru-RU"/>
        </w:rPr>
        <w:fldChar w:fldCharType="begin"/>
      </w:r>
      <w:r w:rsidR="004354E3">
        <w:rPr>
          <w:lang w:val="ru-RU"/>
        </w:rPr>
        <w:instrText xml:space="preserve"> ADDIN ZOTERO_ITEM CSL_CITATION {"citationID":"2EmUYvHu","properties":{"formattedCitation":"[73]","plainCitation":"[73]","noteIndex":0},"citationItems":[{"id":338,"uris":["http://zotero.org/users/10071278/items/9P8RQZYA"],"itemData":{"id":338,"type":"article-journal","abstract":"Abstract\n            \n              Noncanonical epitopes presented by Human Leucocyte Antigen class I (HLA-I) complexes to CD8\n              +\n              T cells attracted the spotlight in the research of novel immunotherapies against cancer, infection and autoimmunity. Proteasomes, which are the main producers of HLA-I-bound antigenic peptides, can catalyze both peptide hydrolysis and peptide splicing. The prediction of proteasome-generated spliced peptides is an objective that still requires a reliable (and large) database of non-spliced and spliced peptides produced by these proteases. Here, we present an extended database of proteasome-generated spliced and non-spliced peptides, which was obtained by analyzing\n              in vitro\n              digestions of 80 unique synthetic polypeptide substrates, measured by different mass spectrometers. Peptides were identified through invitroSPI method, which was validated through\n              in silico\n              and\n              in vitro\n              strategies. The peptide product database contains 16,631 unique peptide products (5,493 non-spliced, 6,453\n              cis\n              -spliced and 4,685\n              trans\n              -spliced peptide products), and a substrate sequence variety that is a valuable source for predictors of proteasome-catalyzed peptide hydrolysis and splicing. Potential artefacts and skewed results due to different identification and analysis strategies are discussed.","container-title":"Scientific Data","DOI":"10.1038/s41597-022-01890-6","ISSN":"2052-4463","issue":"1","journalAbbreviation":"Sci Data","language":"en","page":"18","source":"DOI.org (Crossref)","title":"InvitroSPI and a large database of proteasome-generated spliced and non-spliced peptides","volume":"10","author":[{"family":"Roetschke","given":"Hanna P."},{"family":"Rodriguez-Hernandez","given":"Guillermo"},{"family":"Cormican","given":"John A."},{"family":"Yang","given":"Xiaoping"},{"family":"Lynham","given":"Steven"},{"family":"Mishto","given":"Michele"},{"family":"Liepe","given":"Juliane"}],"issued":{"date-parts":[["2023",1,10]]}}}],"schema":"https://github.com/citation-style-language/schema/raw/master/csl-citation.json"} </w:instrText>
      </w:r>
      <w:r w:rsidR="004354E3">
        <w:rPr>
          <w:lang w:val="ru-RU"/>
        </w:rPr>
        <w:fldChar w:fldCharType="separate"/>
      </w:r>
      <w:r w:rsidR="004354E3" w:rsidRPr="004354E3">
        <w:rPr>
          <w:rFonts w:cs="Times New Roman"/>
          <w:lang w:val="ru-RU"/>
        </w:rPr>
        <w:t>[73]</w:t>
      </w:r>
      <w:r w:rsidR="004354E3">
        <w:rPr>
          <w:lang w:val="ru-RU"/>
        </w:rPr>
        <w:fldChar w:fldCharType="end"/>
      </w:r>
      <w:r w:rsidR="00BF5734" w:rsidRPr="007A630F">
        <w:rPr>
          <w:lang w:val="ru-RU"/>
        </w:rPr>
        <w:t xml:space="preserve">. </w:t>
      </w:r>
      <w:proofErr w:type="spellStart"/>
      <w:r w:rsidR="00BF5734">
        <w:t>InvitroSPI</w:t>
      </w:r>
      <w:proofErr w:type="spellEnd"/>
      <w:r w:rsidR="00BF5734" w:rsidRPr="007A630F">
        <w:rPr>
          <w:lang w:val="ru-RU"/>
        </w:rPr>
        <w:t xml:space="preserve"> объединяет три больших </w:t>
      </w:r>
      <w:proofErr w:type="spellStart"/>
      <w:r w:rsidR="00BF5734" w:rsidRPr="007A630F">
        <w:rPr>
          <w:lang w:val="ru-RU"/>
        </w:rPr>
        <w:t>датасета</w:t>
      </w:r>
      <w:proofErr w:type="spellEnd"/>
      <w:r w:rsidR="00BF5734" w:rsidRPr="007A630F">
        <w:rPr>
          <w:lang w:val="ru-RU"/>
        </w:rPr>
        <w:t xml:space="preserve"> </w:t>
      </w:r>
      <w:r w:rsidR="00BF5734">
        <w:rPr>
          <w:i/>
          <w:iCs/>
        </w:rPr>
        <w:t>in</w:t>
      </w:r>
      <w:r w:rsidR="00BF5734" w:rsidRPr="007A630F">
        <w:rPr>
          <w:i/>
          <w:iCs/>
          <w:lang w:val="ru-RU"/>
        </w:rPr>
        <w:t xml:space="preserve"> </w:t>
      </w:r>
      <w:r w:rsidR="00BF5734">
        <w:rPr>
          <w:i/>
          <w:iCs/>
        </w:rPr>
        <w:t>vitro</w:t>
      </w:r>
      <w:r w:rsidR="00BF5734" w:rsidRPr="007A630F">
        <w:rPr>
          <w:lang w:val="ru-RU"/>
        </w:rPr>
        <w:t xml:space="preserve"> экспериментов с проте</w:t>
      </w:r>
      <w:r w:rsidR="000B7CEC">
        <w:rPr>
          <w:lang w:val="ru-RU"/>
        </w:rPr>
        <w:t>а</w:t>
      </w:r>
      <w:r w:rsidR="00BF5734" w:rsidRPr="007A630F">
        <w:rPr>
          <w:lang w:val="ru-RU"/>
        </w:rPr>
        <w:t>сомой и содержит 16 631 уникальный пептид. Присутству</w:t>
      </w:r>
      <w:r w:rsidR="000B7CEC">
        <w:rPr>
          <w:lang w:val="ru-RU"/>
        </w:rPr>
        <w:t>ю</w:t>
      </w:r>
      <w:r w:rsidR="00BF5734" w:rsidRPr="007A630F">
        <w:rPr>
          <w:lang w:val="ru-RU"/>
        </w:rPr>
        <w:t xml:space="preserve">т как </w:t>
      </w:r>
      <w:proofErr w:type="spellStart"/>
      <w:r w:rsidR="00BF5734" w:rsidRPr="007A630F">
        <w:rPr>
          <w:lang w:val="ru-RU"/>
        </w:rPr>
        <w:t>сплайсированные</w:t>
      </w:r>
      <w:proofErr w:type="spellEnd"/>
      <w:r w:rsidR="00BF5734" w:rsidRPr="007A630F">
        <w:rPr>
          <w:lang w:val="ru-RU"/>
        </w:rPr>
        <w:t xml:space="preserve"> пептиды, так и </w:t>
      </w:r>
      <w:proofErr w:type="spellStart"/>
      <w:r w:rsidR="00BF5734" w:rsidRPr="007A630F">
        <w:rPr>
          <w:lang w:val="ru-RU"/>
        </w:rPr>
        <w:t>несплайсированные</w:t>
      </w:r>
      <w:proofErr w:type="spellEnd"/>
      <w:r>
        <w:rPr>
          <w:lang w:val="ru-RU"/>
        </w:rPr>
        <w:t>.</w:t>
      </w:r>
      <w:r w:rsidR="00BF5734" w:rsidRPr="007A630F">
        <w:rPr>
          <w:lang w:val="ru-RU"/>
        </w:rPr>
        <w:t xml:space="preserve"> Однако </w:t>
      </w:r>
      <w:r w:rsidR="004354E3">
        <w:rPr>
          <w:lang w:val="ru-RU"/>
        </w:rPr>
        <w:t>есть</w:t>
      </w:r>
      <w:r w:rsidR="004354E3" w:rsidRPr="007A630F">
        <w:rPr>
          <w:lang w:val="ru-RU"/>
        </w:rPr>
        <w:t xml:space="preserve"> </w:t>
      </w:r>
      <w:r w:rsidR="00BF5734" w:rsidRPr="007A630F">
        <w:rPr>
          <w:lang w:val="ru-RU"/>
        </w:rPr>
        <w:t>данные,</w:t>
      </w:r>
      <w:r w:rsidR="004354E3">
        <w:rPr>
          <w:lang w:val="ru-RU"/>
        </w:rPr>
        <w:t xml:space="preserve"> показывающие,</w:t>
      </w:r>
      <w:r w:rsidR="00BF5734" w:rsidRPr="007A630F">
        <w:rPr>
          <w:lang w:val="ru-RU"/>
        </w:rPr>
        <w:t xml:space="preserve"> что </w:t>
      </w:r>
      <w:r w:rsidR="004354E3">
        <w:rPr>
          <w:lang w:val="ru-RU"/>
        </w:rPr>
        <w:t xml:space="preserve">по </w:t>
      </w:r>
      <w:r w:rsidR="00BF5734">
        <w:rPr>
          <w:i/>
          <w:iCs/>
        </w:rPr>
        <w:t>in</w:t>
      </w:r>
      <w:r w:rsidR="00BF5734" w:rsidRPr="007A630F">
        <w:rPr>
          <w:i/>
          <w:iCs/>
          <w:lang w:val="ru-RU"/>
        </w:rPr>
        <w:t xml:space="preserve"> </w:t>
      </w:r>
      <w:r w:rsidR="00BF5734">
        <w:rPr>
          <w:i/>
          <w:iCs/>
        </w:rPr>
        <w:t>vitro</w:t>
      </w:r>
      <w:r w:rsidR="00BF5734" w:rsidRPr="007A630F">
        <w:rPr>
          <w:lang w:val="ru-RU"/>
        </w:rPr>
        <w:t xml:space="preserve"> данны</w:t>
      </w:r>
      <w:r w:rsidR="004354E3">
        <w:rPr>
          <w:lang w:val="ru-RU"/>
        </w:rPr>
        <w:t>м</w:t>
      </w:r>
      <w:r w:rsidR="00BF5734" w:rsidRPr="007A630F">
        <w:rPr>
          <w:lang w:val="ru-RU"/>
        </w:rPr>
        <w:t xml:space="preserve"> не</w:t>
      </w:r>
      <w:r w:rsidR="004354E3">
        <w:rPr>
          <w:lang w:val="ru-RU"/>
        </w:rPr>
        <w:t>льзя прогнозировать</w:t>
      </w:r>
      <w:r w:rsidR="00BF5734" w:rsidRPr="007A630F">
        <w:rPr>
          <w:lang w:val="ru-RU"/>
        </w:rPr>
        <w:t xml:space="preserve">, что будет </w:t>
      </w:r>
      <w:r w:rsidR="00BF5734">
        <w:rPr>
          <w:i/>
          <w:iCs/>
        </w:rPr>
        <w:t>in</w:t>
      </w:r>
      <w:r w:rsidR="00BF5734" w:rsidRPr="007A630F">
        <w:rPr>
          <w:i/>
          <w:iCs/>
          <w:lang w:val="ru-RU"/>
        </w:rPr>
        <w:t xml:space="preserve"> </w:t>
      </w:r>
      <w:r w:rsidR="00BF5734">
        <w:rPr>
          <w:i/>
          <w:iCs/>
        </w:rPr>
        <w:t>vivo</w:t>
      </w:r>
      <w:r w:rsidR="004354E3">
        <w:rPr>
          <w:lang w:val="ru-RU"/>
        </w:rPr>
        <w:t xml:space="preserve"> </w:t>
      </w:r>
      <w:r w:rsidR="004354E3">
        <w:rPr>
          <w:lang w:val="ru-RU"/>
        </w:rPr>
        <w:fldChar w:fldCharType="begin"/>
      </w:r>
      <w:r w:rsidR="004354E3">
        <w:rPr>
          <w:lang w:val="ru-RU"/>
        </w:rPr>
        <w:instrText xml:space="preserve"> ADDIN ZOTERO_ITEM CSL_CITATION {"citationID":"CfS4Uk7q","properties":{"formattedCitation":"[74]","plainCitation":"[74]","noteIndex":0},"citationItems":[{"id":372,"uris":["http://zotero.org/users/10071278/items/5964XPP8"],"itemData":{"id":372,"type":"article-journal","abstract":"Proteasome-catalyzed peptide splicing (PCPS) of cancer-driving antigens could generate attractive neoepitopes to be targeted by T cell receptor (TCR)-based adoptive T cell therapy. Based on a spliced peptide prediction algorithm, TCRs were generated against putative KRASG12V- and RAC2P29L-derived neo-splicetopes with high HLA-A*02:01 binding affinity. TCRs generated in mice with a diverse human TCR repertoire specifically recognized the respective target peptides with high efficacy. However, we failed to detect any neo-splicetope-specific T cell response when testing the in vivo neo-splicetope generation and obtained no experimental evidence that the putative KRASG12V- and RAC2P29L-derived neo-splicetopes were naturally processed and presented. Furthermore, only the putative RAC2P29L-derived neo-splicetopes was generated by in vitro PCPS. The experiments pose severe questions on the notion that available algorithms or the in vitro PCPS reaction reliably simulate in vivo splicing and argue against the general applicability of an algorithm-driven ‘reverse immunology’ pipeline for the identification of cancer-specific neo-splicetopes.","container-title":"eLife","DOI":"10.7554/eLife.62019","ISSN":"2050-084X","language":"en","page":"e62019","source":"DOI.org (Crossref)","title":"In vitro proteasome processing of neo-splicetopes does not predict their presentation in vivo","volume":"10","author":[{"family":"Willimsky","given":"Gerald"},{"family":"Beier","given":"Christin"},{"family":"Immisch","given":"Lena"},{"family":"Papafotiou","given":"George"},{"family":"Scheuplein","given":"Vivian"},{"family":"Goede","given":"Andrean"},{"family":"Holzhütter","given":"Hermann-Georg"},{"family":"Blankenstein","given":"Thomas"},{"family":"Kloetzel","given":"Peter M"}],"issued":{"date-parts":[["2021",4,20]]}}}],"schema":"https://github.com/citation-style-language/schema/raw/master/csl-citation.json"} </w:instrText>
      </w:r>
      <w:r w:rsidR="004354E3">
        <w:rPr>
          <w:lang w:val="ru-RU"/>
        </w:rPr>
        <w:fldChar w:fldCharType="separate"/>
      </w:r>
      <w:r w:rsidR="004354E3" w:rsidRPr="0075779D">
        <w:rPr>
          <w:rFonts w:cs="Times New Roman"/>
          <w:lang w:val="ru-RU"/>
        </w:rPr>
        <w:t>[74]</w:t>
      </w:r>
      <w:r w:rsidR="004354E3">
        <w:rPr>
          <w:lang w:val="ru-RU"/>
        </w:rPr>
        <w:fldChar w:fldCharType="end"/>
      </w:r>
      <w:r w:rsidR="00BF5734" w:rsidRPr="007A630F">
        <w:rPr>
          <w:lang w:val="ru-RU"/>
        </w:rPr>
        <w:t xml:space="preserve">. До появления источников этой БД основным </w:t>
      </w:r>
      <w:proofErr w:type="spellStart"/>
      <w:r w:rsidR="00BF5734" w:rsidRPr="007A630F">
        <w:rPr>
          <w:lang w:val="ru-RU"/>
        </w:rPr>
        <w:t>датасетом</w:t>
      </w:r>
      <w:proofErr w:type="spellEnd"/>
      <w:r w:rsidR="00BF5734" w:rsidRPr="007A630F">
        <w:rPr>
          <w:lang w:val="ru-RU"/>
        </w:rPr>
        <w:t xml:space="preserve"> были данные о сайтах разрезания для дрожжевой </w:t>
      </w:r>
      <w:proofErr w:type="spellStart"/>
      <w:r w:rsidR="00BF5734" w:rsidRPr="007A630F">
        <w:rPr>
          <w:lang w:val="ru-RU"/>
        </w:rPr>
        <w:t>енолазы</w:t>
      </w:r>
      <w:proofErr w:type="spellEnd"/>
      <w:r w:rsidR="00BF5734" w:rsidRPr="007A630F">
        <w:rPr>
          <w:lang w:val="ru-RU"/>
        </w:rPr>
        <w:t xml:space="preserve"> </w:t>
      </w:r>
      <w:r w:rsidR="00BF5734">
        <w:t>I</w:t>
      </w:r>
      <w:r w:rsidR="00BF5734" w:rsidRPr="007A630F">
        <w:rPr>
          <w:lang w:val="ru-RU"/>
        </w:rPr>
        <w:t xml:space="preserve"> и </w:t>
      </w:r>
      <m:oMath>
        <m:r>
          <w:rPr>
            <w:rFonts w:ascii="Cambria Math" w:hAnsi="Cambria Math"/>
          </w:rPr>
          <m:t>β</m:t>
        </m:r>
      </m:oMath>
      <w:r w:rsidR="00BF5734" w:rsidRPr="007A630F">
        <w:rPr>
          <w:lang w:val="ru-RU"/>
        </w:rPr>
        <w:t>-казеина</w:t>
      </w:r>
      <w:r w:rsidR="004354E3" w:rsidRPr="0075779D">
        <w:rPr>
          <w:lang w:val="ru-RU"/>
        </w:rPr>
        <w:t xml:space="preserve"> </w:t>
      </w:r>
      <w:r w:rsidR="004354E3">
        <w:rPr>
          <w:lang w:val="ru-RU"/>
        </w:rPr>
        <w:fldChar w:fldCharType="begin"/>
      </w:r>
      <w:r w:rsidR="004354E3">
        <w:rPr>
          <w:lang w:val="ru-RU"/>
        </w:rPr>
        <w:instrText xml:space="preserve"> ADDIN ZOTERO_ITEM CSL_CITATION {"citationID":"io1Ym6p6","properties":{"formattedCitation":"[75, 76]","plainCitation":"[75, 76]","noteIndex":0},"citationItems":[{"id":337,"uris":["http://zotero.org/users/10071278/items/YIY896JP"],"itemData":{"id":337,"type":"article-journal","abstract":"Proteasomes are the main proteases responsible for cytosolic protein degradation and the production of major histocompatibility complex class I ligands. Incorporation of the interferon γ–inducible subunits low molecular weight protein (LMP)-2, LMP-7, and multicatalytic endopeptidase complex–like (MECL)-1 leads to the formation of immunoproteasomes which have been associated with more efficient class I antigen processing. Although differences in cleavage specificities of constitutive and immunoproteasomes have been observed frequently, cleavage motifs have not been described previously.\n            We now report that cells expressing immunoproteasomes display a different peptide repertoire changing the overall cytotoxic T cell–specificity as indicated by the observation that LMP-7−/− mice react against cells of LMP-7 wild-type mice. Moreover, using the 436 amino acid protein enolase-1 as an unmodified model substrate in combination with a quantitative approach, we analyzed a large collection of peptides generated by either set of proteasomes. Inspection of the amino acids flanking proteasomal cleavage sites allowed the description of two different cleavage motifs. These motifs finally explain recent findings describing differential processing of epitopes by constitutive and immunoproteasomes and are important to the understanding of peripheral T cell tolerization/activation as well as for effective vaccine development.","container-title":"Journal of Experimental Medicine","DOI":"10.1084/jem.194.1.1","ISSN":"0022-1007, 1540-9538","issue":"1","language":"en","page":"1-12","source":"DOI.org (Crossref)","title":"Discrete Cleavage Motifs of Constitutive and Immunoproteasomes Revealed by Quantitative Analysis of Cleavage Products","volume":"194","author":[{"family":"Toes","given":"R.E.M."},{"family":"Nussbaum","given":"A.K."},{"family":"Degermann","given":"S."},{"family":"Schirle","given":"M."},{"family":"Emmerich","given":"N.P.N."},{"family":"Kraft","given":"M."},{"family":"Laplace","given":"C."},{"family":"Zwinderman","given":"A."},{"family":"Dick","given":"T.P."},{"family":"Müller","given":"J."},{"family":"Schönfisch","given":"B."},{"family":"Schmid","given":"C."},{"family":"Fehling","given":"H.-J."},{"family":"Stevanovic","given":"S."},{"family":"Rammensee","given":"H.G."},{"family":"Schild","given":"H."}],"issued":{"date-parts":[["2001",7,2]]}}},{"id":336,"uris":["http://zotero.org/users/10071278/items/RWLUSPCN"],"itemData":{"id":336,"type":"article-journal","container-title":"Journal of Biological Chemistry","DOI":"10.1074/jbc.M000740200","ISSN":"00219258","issue":"28","journalAbbreviation":"Journal of Biological Chemistry","language":"en","page":"21140-21148","source":"DOI.org (Crossref)","title":"The Human 26 S and 20 S Proteasomes Generate Overlapping but Different Sets of Peptide Fragments from a Model Protein Substrate","volume":"275","author":[{"family":"Emmerich","given":"Niels P.N."},{"family":"Nussbaum","given":"Alexander K."},{"family":"Stevanovic","given":"Stefan"},{"family":"Priemer","given":"Martin"},{"family":"Toes","given":"René E.M."},{"family":"Rammensee","given":"Hans-Georg"},{"family":"Schild","given":"Hansjörg"}],"issued":{"date-parts":[["2000",7]]}}}],"schema":"https://github.com/citation-style-language/schema/raw/master/csl-citation.json"} </w:instrText>
      </w:r>
      <w:r w:rsidR="004354E3">
        <w:rPr>
          <w:lang w:val="ru-RU"/>
        </w:rPr>
        <w:fldChar w:fldCharType="separate"/>
      </w:r>
      <w:r w:rsidR="004354E3" w:rsidRPr="0075779D">
        <w:rPr>
          <w:rFonts w:cs="Times New Roman"/>
          <w:lang w:val="ru-RU"/>
        </w:rPr>
        <w:t>[75, 76]</w:t>
      </w:r>
      <w:r w:rsidR="004354E3">
        <w:rPr>
          <w:lang w:val="ru-RU"/>
        </w:rPr>
        <w:fldChar w:fldCharType="end"/>
      </w:r>
      <w:r w:rsidR="00BF5734" w:rsidRPr="007A630F">
        <w:rPr>
          <w:lang w:val="ru-RU"/>
        </w:rPr>
        <w:t xml:space="preserve">. </w:t>
      </w:r>
    </w:p>
    <w:p w14:paraId="1927EC2B" w14:textId="7C47E49E" w:rsidR="005C4AD5" w:rsidRPr="007A630F" w:rsidRDefault="00BF5734">
      <w:pPr>
        <w:pStyle w:val="FirstParagraph"/>
        <w:rPr>
          <w:lang w:val="ru-RU"/>
        </w:rPr>
      </w:pPr>
      <w:r w:rsidRPr="007A630F">
        <w:rPr>
          <w:lang w:val="ru-RU"/>
        </w:rPr>
        <w:t xml:space="preserve">Данные по связыванию пептидов с </w:t>
      </w:r>
      <w:r>
        <w:t>TAP</w:t>
      </w:r>
      <w:r w:rsidRPr="007A630F">
        <w:rPr>
          <w:lang w:val="ru-RU"/>
        </w:rPr>
        <w:t xml:space="preserve"> содержатся в двух БД: </w:t>
      </w:r>
      <w:r>
        <w:t>MHC</w:t>
      </w:r>
      <w:r w:rsidRPr="007A630F">
        <w:rPr>
          <w:lang w:val="ru-RU"/>
        </w:rPr>
        <w:t xml:space="preserve"> </w:t>
      </w:r>
      <w:r>
        <w:t>BN</w:t>
      </w:r>
      <w:r w:rsidRPr="007A630F">
        <w:rPr>
          <w:lang w:val="ru-RU"/>
        </w:rPr>
        <w:t xml:space="preserve"> 4.0 и </w:t>
      </w:r>
      <w:proofErr w:type="spellStart"/>
      <w:r>
        <w:t>AntiJen</w:t>
      </w:r>
      <w:proofErr w:type="spellEnd"/>
      <w:r w:rsidRPr="007A630F">
        <w:rPr>
          <w:lang w:val="ru-RU"/>
        </w:rPr>
        <w:t xml:space="preserve"> 2.0</w:t>
      </w:r>
      <w:r w:rsidR="004354E3" w:rsidRPr="0075779D">
        <w:rPr>
          <w:lang w:val="ru-RU"/>
        </w:rPr>
        <w:t xml:space="preserve"> </w:t>
      </w:r>
      <w:r w:rsidR="004354E3">
        <w:rPr>
          <w:lang w:val="ru-RU"/>
        </w:rPr>
        <w:fldChar w:fldCharType="begin"/>
      </w:r>
      <w:r w:rsidR="004354E3">
        <w:rPr>
          <w:lang w:val="ru-RU"/>
        </w:rPr>
        <w:instrText xml:space="preserve"> ADDIN ZOTERO_ITEM CSL_CITATION {"citationID":"EY88sB4T","properties":{"formattedCitation":"[77, 78]","plainCitation":"[77, 78]","noteIndex":0},"citationItems":[{"id":335,"uris":["http://zotero.org/users/10071278/items/QGWQN2KL"],"itemData":{"id":335,"type":"article-journal","container-title":"Immunome Research","DOI":"10.1186/1745-7580-1-4","ISSN":"17457580","issue":"1","journalAbbreviation":"Immunome Res","page":"4","source":"DOI.org (Crossref)","title":"AntiJen: a quantitative immunology database integrating functional, thermodynamic, kinetic, biophysical, and cellular data","volume":"1","author":[{"family":"Toseland","given":"Christopher P"},{"family":"Clayton","given":"Debra J"},{"family":"McSparron","given":"Helen"},{"family":"Hemsley","given":"Shelley L"},{"family":"Blythe","given":"Martin J"},{"family":"Paine","given":"Kelly"},{"family":"Doytchinova","given":"Irini A"},{"family":"Guan","given":"Pingping"},{"family":"Hattotuwagama","given":"Channa K"},{"family":"Flower","given":"Darren R"}],"issued":{"date-parts":[["2005"]]}}},{"id":89,"uris":["http://zotero.org/users/10071278/items/XSF7VE7K"],"itemData":{"id":89,"type":"article-journal","abstract":"Background: Many databases housing the information about MHC binders and non-binders have been developed in the past to help the scientific community working in the field of immunology, immune-informatics or vaccine design. As the information about these MHC binding and nonbinding peptides continues to grow with the time and there is a need to keep the databases updated. So, in order to provide the immunological fraternity with the most recent information we need to maintain and update our database regularly. In this paper, we describe the updated version of 4.0 of the database MHCBN.","container-title":"BMC Research Notes","DOI":"10.1186/1756-0500-2-61","ISSN":"1756-0500","issue":"1","journalAbbreviation":"BMC Res Notes","language":"en","page":"61","source":"DOI.org (Crossref)","title":"MHCBN 4.0: A database of MHC/TAP binding peptides and T-cell epitopes","title-short":"MHCBN 4.0","volume":"2","author":[{"family":"Lata","given":"Sneh"},{"family":"Bhasin","given":"Manoj"},{"family":"Raghava","given":"Gajendra PS"}],"issued":{"date-parts":[["2009"]]}}}],"schema":"https://github.com/citation-style-language/schema/raw/master/csl-citation.json"} </w:instrText>
      </w:r>
      <w:r w:rsidR="004354E3">
        <w:rPr>
          <w:lang w:val="ru-RU"/>
        </w:rPr>
        <w:fldChar w:fldCharType="separate"/>
      </w:r>
      <w:r w:rsidR="004354E3" w:rsidRPr="004354E3">
        <w:rPr>
          <w:rFonts w:cs="Times New Roman"/>
          <w:lang w:val="ru-RU"/>
        </w:rPr>
        <w:t>[77, 78]</w:t>
      </w:r>
      <w:r w:rsidR="004354E3">
        <w:rPr>
          <w:lang w:val="ru-RU"/>
        </w:rPr>
        <w:fldChar w:fldCharType="end"/>
      </w:r>
      <w:r w:rsidRPr="007A630F">
        <w:rPr>
          <w:lang w:val="ru-RU"/>
        </w:rPr>
        <w:t>. Однако на момент</w:t>
      </w:r>
      <w:r w:rsidR="00297BAA">
        <w:rPr>
          <w:lang w:val="ru-RU"/>
        </w:rPr>
        <w:t xml:space="preserve"> </w:t>
      </w:r>
      <w:r w:rsidRPr="007A630F">
        <w:rPr>
          <w:lang w:val="ru-RU"/>
        </w:rPr>
        <w:t xml:space="preserve">09 апреля 2023 года выгрузить данные из </w:t>
      </w:r>
      <w:proofErr w:type="spellStart"/>
      <w:r>
        <w:t>AntiJen</w:t>
      </w:r>
      <w:proofErr w:type="spellEnd"/>
      <w:r w:rsidRPr="007A630F">
        <w:rPr>
          <w:lang w:val="ru-RU"/>
        </w:rPr>
        <w:t xml:space="preserve"> 2.0 не представлялось возможным. Также некоторые </w:t>
      </w:r>
      <w:proofErr w:type="spellStart"/>
      <w:r w:rsidRPr="007A630F">
        <w:rPr>
          <w:lang w:val="ru-RU"/>
        </w:rPr>
        <w:t>датасеты</w:t>
      </w:r>
      <w:proofErr w:type="spellEnd"/>
      <w:r w:rsidRPr="007A630F">
        <w:rPr>
          <w:lang w:val="ru-RU"/>
        </w:rPr>
        <w:t xml:space="preserve"> выложены в открытый доступ разработчиками программ</w:t>
      </w:r>
      <w:r w:rsidR="004354E3" w:rsidRPr="004354E3">
        <w:rPr>
          <w:lang w:val="ru-RU"/>
        </w:rPr>
        <w:t xml:space="preserve"> </w:t>
      </w:r>
      <w:r w:rsidR="004354E3">
        <w:fldChar w:fldCharType="begin"/>
      </w:r>
      <w:r w:rsidR="004354E3">
        <w:rPr>
          <w:lang w:val="ru-RU"/>
        </w:rPr>
        <w:instrText xml:space="preserve"> ADDIN ZOTERO_ITEM CSL_CITATION {"citationID":"As9bAN5r","properties":{"formattedCitation":"[79]","plainCitation":"[79]","noteIndex":0},"citationItems":[{"id":100,"uris":["http://zotero.org/users/10071278/items/4XAGZSXF"],"itemData":{"id":100,"type":"article-journal","abstract":"Background: Proteasomes play a central role in the major histocompatibility class I (MHCI) antigen processing pathway. They conduct the proteolytic degradation of proteins in the cytosol, generating the C-terminus of CD8 T cell epitopes and MHCI-peptide ligands (P1 residue of cleavage site). There are two types of proteasomes, the constitutive form, expressed in most cell types, and the immunoproteasome, which is constitutively expressed in mature dendritic cells. Protective CD8 T cell epitopes are likely generated by the immunoproteasome and the constitutive proteasome, and here we have modeled and analyzed the cleavage by these two proteases.\nResults: We have modeled the immunoproteasome and proteasome cleavage sites upon two non-overlapping sets of peptides consisting of 553 CD8 T cell epitopes, naturally processed and restricted by human MHCI molecules, and 382 peptides eluted from human MHCI molecules, respectively, using N-grams. Cleavage models were generated considering different epitope and MHCI-eluted fragment lengths and the same number of C-terminal flanking residues. Models were evaluated in 5-fold cross-validation. Judging by the Mathew’s Correlation Coefficient (MCC), optimal cleavage models for the proteasome (MCC = 0.43 ± 0.07) and the immunoproteasome (MCC = 0.36 ± 0.06) were obtained from 12-residue peptide fragments. Using an independent dataset consisting of 137 HIV1-specific CD8 T cell epitopes, the immunoproteasome and proteasome cleavage models achieved MCC values of 0.30 and 0.18, respectively, comparatively better than those achieved by related methods. Using ROC analyses, we have also shown that, combined with MHCI-peptide binding predictions, cleavage predictions by the immunoproteasome and proteasome models significantly increase the discovery rate of CD8 T cell epitopes restricted by different MHCI molecules, including A*0201, A*0301, A*2402, B*0702, B*2705.\nConclusions: We have developed models that are specific to predict cleavage by the proteasome and the immunoproteasome. These models ought to be instrumental to identify protective CD8 T cell epitopes and are readily available for free public use at http://imed.med.ucm.es/Tools/PCPS/.","container-title":"BMC Bioinformatics","DOI":"10.1186/1471-2105-11-479","ISSN":"1471-2105","issue":"1","journalAbbreviation":"BMC Bioinformatics","language":"en","page":"479","source":"DOI.org (Crossref)","title":"Computational analysis and modeling of cleavage by the immunoproteasome and the constitutive proteasome","volume":"11","author":[{"family":"Diez-Rivero","given":"Carmen M"},{"family":"Lafuente","given":"Esther M"},{"family":"Reche","given":"Pedro A"}],"issued":{"date-parts":[["2010",12]]}}}],"schema":"https://github.com/citation-style-language/schema/raw/master/csl-citation.json"} </w:instrText>
      </w:r>
      <w:r w:rsidR="004354E3">
        <w:fldChar w:fldCharType="separate"/>
      </w:r>
      <w:r w:rsidR="004354E3" w:rsidRPr="004354E3">
        <w:rPr>
          <w:rFonts w:cs="Times New Roman"/>
          <w:lang w:val="ru-RU"/>
        </w:rPr>
        <w:t>[79]</w:t>
      </w:r>
      <w:r w:rsidR="004354E3">
        <w:fldChar w:fldCharType="end"/>
      </w:r>
      <w:r w:rsidRPr="007A630F">
        <w:rPr>
          <w:lang w:val="ru-RU"/>
        </w:rPr>
        <w:t xml:space="preserve">. Эти БД небольшие, насчитывают около тысячи записей. Активность по отношению к ТАР представлена в виде </w:t>
      </w:r>
      <w:r w:rsidR="00297BAA">
        <w:rPr>
          <w:lang w:val="ru-RU"/>
        </w:rPr>
        <w:t xml:space="preserve">значений </w:t>
      </w:r>
      <w:r>
        <w:t>IC</w:t>
      </w:r>
      <w:r w:rsidRPr="007A630F">
        <w:rPr>
          <w:vertAlign w:val="subscript"/>
          <w:lang w:val="ru-RU"/>
        </w:rPr>
        <w:t>50</w:t>
      </w:r>
      <w:r w:rsidRPr="007A630F">
        <w:rPr>
          <w:lang w:val="ru-RU"/>
        </w:rPr>
        <w:t xml:space="preserve"> относительно пептида </w:t>
      </w:r>
      <w:r>
        <w:t>RRYNASTEL</w:t>
      </w:r>
      <w:r w:rsidRPr="007A630F">
        <w:rPr>
          <w:lang w:val="ru-RU"/>
        </w:rPr>
        <w:t xml:space="preserve"> с радиоактивной меткой. Кроме </w:t>
      </w:r>
      <w:r>
        <w:t>IEDB</w:t>
      </w:r>
      <w:r w:rsidRPr="007A630F">
        <w:rPr>
          <w:lang w:val="ru-RU"/>
        </w:rPr>
        <w:t xml:space="preserve"> существует ещё несколько небольших баз данных, хранящие порядка несколько десятков тысяч записей</w:t>
      </w:r>
      <w:r w:rsidR="00297BAA">
        <w:rPr>
          <w:lang w:val="ru-RU"/>
        </w:rPr>
        <w:t xml:space="preserve"> с</w:t>
      </w:r>
      <w:r w:rsidRPr="007A630F">
        <w:rPr>
          <w:lang w:val="ru-RU"/>
        </w:rPr>
        <w:t xml:space="preserve"> данны</w:t>
      </w:r>
      <w:r w:rsidR="00297BAA">
        <w:rPr>
          <w:lang w:val="ru-RU"/>
        </w:rPr>
        <w:t>ми</w:t>
      </w:r>
      <w:r w:rsidRPr="007A630F">
        <w:rPr>
          <w:lang w:val="ru-RU"/>
        </w:rPr>
        <w:t xml:space="preserve"> о</w:t>
      </w:r>
      <w:r w:rsidR="00297BAA">
        <w:rPr>
          <w:lang w:val="ru-RU"/>
        </w:rPr>
        <w:t>б</w:t>
      </w:r>
      <w:r w:rsidRPr="007A630F">
        <w:rPr>
          <w:lang w:val="ru-RU"/>
        </w:rPr>
        <w:t xml:space="preserve"> эпитопах, аллелях МНС и узнающих последовательностях ТКР: </w:t>
      </w:r>
      <w:proofErr w:type="spellStart"/>
      <w:r>
        <w:t>VDJdb</w:t>
      </w:r>
      <w:proofErr w:type="spellEnd"/>
      <w:r w:rsidRPr="007A630F">
        <w:rPr>
          <w:lang w:val="ru-RU"/>
        </w:rPr>
        <w:t xml:space="preserve">, </w:t>
      </w:r>
      <w:proofErr w:type="spellStart"/>
      <w:r>
        <w:t>McPAS</w:t>
      </w:r>
      <w:proofErr w:type="spellEnd"/>
      <w:r w:rsidRPr="007A630F">
        <w:rPr>
          <w:lang w:val="ru-RU"/>
        </w:rPr>
        <w:t>-</w:t>
      </w:r>
      <w:r>
        <w:t>TCR</w:t>
      </w:r>
      <w:r w:rsidRPr="007A630F">
        <w:rPr>
          <w:lang w:val="ru-RU"/>
        </w:rPr>
        <w:t xml:space="preserve">, </w:t>
      </w:r>
      <w:r>
        <w:t>EPIMHC</w:t>
      </w:r>
      <w:r w:rsidRPr="007A630F">
        <w:rPr>
          <w:lang w:val="ru-RU"/>
        </w:rPr>
        <w:t xml:space="preserve">, </w:t>
      </w:r>
      <w:r>
        <w:t>SYFPEITHI</w:t>
      </w:r>
      <w:r w:rsidRPr="007A630F">
        <w:rPr>
          <w:lang w:val="ru-RU"/>
        </w:rPr>
        <w:t xml:space="preserve"> и другие</w:t>
      </w:r>
      <w:r w:rsidR="000B7CEC">
        <w:rPr>
          <w:lang w:val="ru-RU"/>
        </w:rPr>
        <w:t xml:space="preserve"> </w:t>
      </w:r>
      <w:r w:rsidR="004354E3">
        <w:rPr>
          <w:lang w:val="ru-RU"/>
        </w:rPr>
        <w:fldChar w:fldCharType="begin"/>
      </w:r>
      <w:r w:rsidR="004354E3">
        <w:rPr>
          <w:lang w:val="ru-RU"/>
        </w:rPr>
        <w:instrText xml:space="preserve"> ADDIN ZOTERO_ITEM CSL_CITATION {"citationID":"o4u8FIgu","properties":{"formattedCitation":"[80\\uc0\\u8211{}83]","plainCitation":"[80–83]","noteIndex":0},"citationItems":[{"id":6,"uris":["http://zotero.org/users/10071278/items/NWKCZHSM"],"itemData":{"id":6,"type":"article-journal","abstract":"Here, we report an update of the VDJdb database with a substantial increase in the number of T-cell receptor (TCR) sequences and their cognate antigens. The update further provides a new database infrastructure featuring two additional analysis modes that facilitate database querying and real-world data analysis. The increased yield of TCR speciﬁcity identiﬁcation methods and the overall increase in the number of studies in the ﬁeld has allowed us to expand the database more than 5-fold. Furthermore, several new analysis methods are included. For example, batch annotation of TCR repertoire sequencing samples allows for annotating large datasets on-line. Using recently developed bioinformatic methods for TCR motif mining, we have built a reduced set of highquality TCR motifs that can be used for both training TCR speciﬁcity predictors and matching against TCRs of interest. These additions enhance the versatility of the VDJdb in the task of exploring T-cell antigen speciﬁcities. The database is available at https://vdjdb.cdr3.net.","container-title":"Nucleic Acids Research","DOI":"10.1093/nar/gkz874","ISSN":"0305-1048, 1362-4962","issue":"D1","language":"en","page":"D1057-D1062","source":"DOI.org (Crossref)","title":"VDJdb in 2019: database extension, new analysis infrastructure and a T-cell receptor motif compendium","title-short":"VDJdb in 2019","volume":"48","author":[{"family":"Bagaev","given":"Dmitry V"},{"family":"Vroomans","given":"Renske M A"},{"family":"Samir","given":"Jerome"},{"family":"Stervbo","given":"Ulrik"},{"family":"Rius","given":"Cristina"},{"family":"Dolton","given":"Garry"},{"family":"Greenshields-Watson","given":"Alexander"},{"family":"Attaf","given":"Meriem"},{"family":"Egorov","given":"Evgeny S"},{"family":"Zvyagin","given":"Ivan V"},{"family":"Babel","given":"Nina"},{"family":"Cole","given":"David K"},{"family":"Godkin","given":"Andrew J"},{"family":"Sewell","given":"Andrew K"},{"family":"Kesmir","given":"Can"},{"family":"Chudakov","given":"Dmitriy M"},{"family":"Luciani","given":"Fabio"},{"family":"Shugay","given":"Mikhail"}],"issued":{"date-parts":[["2020",1,8]]}}},{"id":22,"uris":["http://zotero.org/users/10071278/items/754P9U5Q"],"itemData":{"id":22,"type":"article-journal","abstract":"Motivation: While growing numbers of T cell receptor (TCR) repertoires are being mapped by highthroughput sequencing, existing methods do not allow for computationally connecting a given TCR sequence to its target antigen, or relating it to a specific pathology. As an alternative, a manuallycurated database can relate TCR sequences with their cognate antigens and associated pathologies based on published experimental data.","container-title":"Bioinformatics","DOI":"10.1093/bioinformatics/btx286","ISSN":"1367-4803, 1460-2059","issue":"18","language":"en","page":"2924-2929","source":"DOI.org (Crossref)","title":"McPAS-TCR: a manually curated catalogue of pathology-associated T cell receptor sequences","title-short":"McPAS-TCR","volume":"33","author":[{"family":"Tickotsky","given":"Nili"},{"family":"Sagiv","given":"Tal"},{"family":"Prilusky","given":"Jaime"},{"family":"Shifrut","given":"Eric"},{"family":"Friedman","given":"Nir"}],"editor":[{"family":"Wren","given":"Jonathan"}],"issued":{"date-parts":[["2017",9,15]]}}},{"id":333,"uris":["http://zotero.org/users/10071278/items/2GG9TY3D"],"itemData":{"id":333,"type":"article-journal","container-title":"Immunogenetics","DOI":"10.1007/s002510050595","ISSN":"0093-7711, 1432-1211","issue":"3-4","journalAbbreviation":"Immunogenetics","page":"213-219","source":"DOI.org (Crossref)","title":"SYFPEITHI: database for MHC ligands and peptide motifs","title-short":"SYFPEITHI","volume":"50","author":[{"family":"Rammensee","given":"H. -G."},{"family":"Bachmann","given":"J."},{"family":"Emmerich","given":"N. P. N."},{"family":"Bachor","given":"O. A."},{"family":"Stevanović","given":"S."}],"issued":{"date-parts":[["1999",11,22]]}}},{"id":328,"uris":["http://zotero.org/users/10071278/items/XNSZ5GZB"],"itemData":{"id":328,"type":"article-journal","abstract":"Summary: EPIMHC is a relational database of MHC-binding peptides and T cell epitopes that are observed in real proteins. Currently, the database contains 4867 distinct peptide sequences from various sources, including 84 tumor-associated antigens. The EPIMHC database is accessible through a web server that has been designed to facilitate research in computational vaccinology. Importantly, peptides resulting from a query can be selected to derive speciﬁc motif-matrices. Subsequently, these motif-matrices can be used in combination with a dynamic algorithm for predicting MHC-binding peptides from user-provided protein queries.","container-title":"Bioinformatics","DOI":"10.1093/bioinformatics/bti269","ISSN":"1367-4803, 1460-2059","issue":"9","journalAbbreviation":"Bioinformatics","language":"en","page":"2140-2141","source":"DOI.org (Crossref)","title":"EPIMHC: a curated database of MHC-binding peptides for customized computational vaccinology","title-short":"EPIMHC","volume":"21","author":[{"family":"Reche","given":"P. A."},{"family":"Zhang","given":"H."},{"family":"Glutting","given":"J.-P."},{"family":"Reinherz","given":"E. L."}],"issued":{"date-parts":[["2005",5,1]]}}}],"schema":"https://github.com/citation-style-language/schema/raw/master/csl-citation.json"} </w:instrText>
      </w:r>
      <w:r w:rsidR="004354E3">
        <w:rPr>
          <w:lang w:val="ru-RU"/>
        </w:rPr>
        <w:fldChar w:fldCharType="separate"/>
      </w:r>
      <w:r w:rsidR="004354E3" w:rsidRPr="004354E3">
        <w:rPr>
          <w:rFonts w:cs="Times New Roman"/>
          <w:lang w:val="ru-RU"/>
        </w:rPr>
        <w:t>[80–83]</w:t>
      </w:r>
      <w:r w:rsidR="004354E3">
        <w:rPr>
          <w:lang w:val="ru-RU"/>
        </w:rPr>
        <w:fldChar w:fldCharType="end"/>
      </w:r>
      <w:r w:rsidRPr="007A630F">
        <w:rPr>
          <w:lang w:val="ru-RU"/>
        </w:rPr>
        <w:t>.</w:t>
      </w:r>
    </w:p>
    <w:p w14:paraId="2B9BE0A6" w14:textId="566AAB08" w:rsidR="005C4AD5" w:rsidRPr="007A630F" w:rsidRDefault="00BF5734">
      <w:pPr>
        <w:pStyle w:val="a0"/>
        <w:rPr>
          <w:lang w:val="ru-RU"/>
        </w:rPr>
      </w:pPr>
      <w:r w:rsidRPr="007A630F">
        <w:rPr>
          <w:lang w:val="ru-RU"/>
        </w:rPr>
        <w:t xml:space="preserve">Первые </w:t>
      </w:r>
      <w:r w:rsidR="00297BAA">
        <w:rPr>
          <w:lang w:val="ru-RU"/>
        </w:rPr>
        <w:t xml:space="preserve">компьютерные </w:t>
      </w:r>
      <w:r w:rsidRPr="007A630F">
        <w:rPr>
          <w:lang w:val="ru-RU"/>
        </w:rPr>
        <w:t>программы</w:t>
      </w:r>
      <w:r w:rsidR="00297BAA">
        <w:rPr>
          <w:lang w:val="ru-RU"/>
        </w:rPr>
        <w:t>,</w:t>
      </w:r>
      <w:r w:rsidRPr="007A630F">
        <w:rPr>
          <w:lang w:val="ru-RU"/>
        </w:rPr>
        <w:t xml:space="preserve"> </w:t>
      </w:r>
      <w:r w:rsidR="00297BAA" w:rsidRPr="007A630F">
        <w:rPr>
          <w:lang w:val="ru-RU"/>
        </w:rPr>
        <w:t>посвящённ</w:t>
      </w:r>
      <w:r w:rsidR="00297BAA">
        <w:rPr>
          <w:lang w:val="ru-RU"/>
        </w:rPr>
        <w:t>ые</w:t>
      </w:r>
      <w:r w:rsidR="00297BAA" w:rsidRPr="007A630F">
        <w:rPr>
          <w:lang w:val="ru-RU"/>
        </w:rPr>
        <w:t xml:space="preserve"> моделированию отдельных шагов процессинга</w:t>
      </w:r>
      <w:r w:rsidR="00297BAA">
        <w:rPr>
          <w:lang w:val="ru-RU"/>
        </w:rPr>
        <w:t xml:space="preserve"> </w:t>
      </w:r>
      <w:r w:rsidRPr="007A630F">
        <w:rPr>
          <w:lang w:val="ru-RU"/>
        </w:rPr>
        <w:t xml:space="preserve">также появились в начале 2000-ых годов </w:t>
      </w:r>
      <w:r w:rsidR="004354E3">
        <w:rPr>
          <w:lang w:val="ru-RU"/>
        </w:rPr>
        <w:fldChar w:fldCharType="begin"/>
      </w:r>
      <w:r w:rsidR="004354E3">
        <w:rPr>
          <w:lang w:val="ru-RU"/>
        </w:rPr>
        <w:instrText xml:space="preserve"> ADDIN ZOTERO_ITEM CSL_CITATION {"citationID":"Jj6yjJdq","properties":{"formattedCitation":"[84, 85]","plainCitation":"[84, 85]","noteIndex":0},"citationItems":[{"id":98,"uris":["http://zotero.org/users/10071278/items/7N6E5EL8"],"itemData":{"id":98,"type":"article-journal","abstract":"The first version of PAProC (Prediction Algorithm for Proteasomal Cleavages) is now available to the general public. PAProC is a prediction tool for cleavages by human and yeast proteasomes, based on experimental cleavage data. It will be particularly useful for immunologists working on antigen processing and the prediction of major histocompatibility complex class I molecule (MHC I) ligands and cytotoxic T-lymphocyte (CTL) epitopes. Likewise, in cases in which proteasomal protein degradation has been indicated in disease, PAProC can be used to assess the general cleavability of disease-linked proteins. On its web site (http://www.paproc.de), background information and hyperlinks are provided for the user (e.g., to SYFPEITHI, the database for the prediction of MHC I ligands).","container-title":"Immunogenetics","DOI":"10.1007/s002510100300","ISSN":"0093-7711, 1432-1211","issue":"2","journalAbbreviation":"Immunogenetics","language":"en","page":"87-94","source":"DOI.org (Crossref)","title":"PAProC: a prediction algorithm for proteasomal cleavages available on the WWW","title-short":"PAProC","volume":"53","author":[{"family":"Nussbaum","given":"Alexander Konrad"},{"family":"Kuttler","given":"Christina"},{"family":"Hadeler","given":"Karl-Peter"},{"family":"Rammensee","given":"Hans-Georg"},{"family":"Schild","given":"Hansj&amp;#x000F6;rg"}],"issued":{"date-parts":[["2001",3,27]]}}},{"id":341,"uris":["http://zotero.org/users/10071278/items/UA4VDNKL"],"itemData":{"id":341,"type":"article-journal","container-title":"Journal of Molecular Graphics and Modelling","DOI":"10.1016/S1093-3263(03)00160-8","ISSN":"10933263","issue":"3","journalAbbreviation":"Journal of Molecular Graphics and Modelling","language":"en","page":"195-207","source":"DOI.org (Crossref)","title":"Quantitative online prediction of peptide binding to the major histocompatibility complex","volume":"22","author":[{"family":"Hattotuwagama","given":"Channa K."},{"family":"Guan","given":"Pingping"},{"family":"Doytchinova","given":"Irini A."},{"family":"Zygouri","given":"Christianna"},{"family":"Flower","given":"Darren R."}],"issued":{"date-parts":[["2004",1]]}}}],"schema":"https://github.com/citation-style-language/schema/raw/master/csl-citation.json"} </w:instrText>
      </w:r>
      <w:r w:rsidR="004354E3">
        <w:rPr>
          <w:lang w:val="ru-RU"/>
        </w:rPr>
        <w:fldChar w:fldCharType="separate"/>
      </w:r>
      <w:r w:rsidR="004354E3" w:rsidRPr="004354E3">
        <w:rPr>
          <w:rFonts w:cs="Times New Roman"/>
          <w:lang w:val="ru-RU"/>
        </w:rPr>
        <w:t>[84, 85]</w:t>
      </w:r>
      <w:r w:rsidR="004354E3">
        <w:rPr>
          <w:lang w:val="ru-RU"/>
        </w:rPr>
        <w:fldChar w:fldCharType="end"/>
      </w:r>
      <w:r w:rsidRPr="007A630F">
        <w:rPr>
          <w:lang w:val="ru-RU"/>
        </w:rPr>
        <w:t>. Как было замечено, процессинг антигенов далеко не всегда протекает последовательно, однако уже в 2006 году была предпринята попытка его моделирования как единого процесса</w:t>
      </w:r>
      <w:r w:rsidR="004354E3" w:rsidRPr="0075779D">
        <w:rPr>
          <w:lang w:val="ru-RU"/>
        </w:rPr>
        <w:t xml:space="preserve"> </w:t>
      </w:r>
      <w:r w:rsidR="004354E3">
        <w:rPr>
          <w:lang w:val="ru-RU"/>
        </w:rPr>
        <w:fldChar w:fldCharType="begin"/>
      </w:r>
      <w:r w:rsidR="004354E3">
        <w:rPr>
          <w:lang w:val="ru-RU"/>
        </w:rPr>
        <w:instrText xml:space="preserve"> ADDIN ZOTERO_ITEM CSL_CITATION {"citationID":"QHv9zp1f","properties":{"formattedCitation":"[86]","plainCitation":"[86]","noteIndex":0},"citationItems":[{"id":340,"uris":["http://zotero.org/users/10071278/items/EKWDX23W"],"itemData":{"id":340,"type":"article-journal","abstract":"Abstract\n            \n              Background\n              The main processing pathway for MHC class I ligands involves degradation of proteins by the proteasome, followed by transport of products by the transporter associated with antigen processing (TAP) to the endoplasmic reticulum (ER), where peptides are bound by MHC class I molecules, and then presented on the cell surface by MHCs. The whole process is modeled here using an integrated approach, which we call EpiJen. EpiJen is based on quantitative matrices, derived by the additive method, and applied successively to select epitopes. EpiJen is available free online.\n            \n            \n              Results\n              To identify epitopes, a source protein is passed through four steps: proteasome cleavage, TAP transport, MHC binding and epitope selection. At each stage, different proportions of non-epitopes are eliminated. The final set of peptides represents no more than 5% of the whole protein sequence and will contain 85% of the true epitopes, as indicated by external validation. Compared to other integrated methods (NetCTL, WAPP and SMM), EpiJen performs best, predicting 61 of the 99 HIV epitopes used in this study.\n            \n            \n              Conclusion\n              \n                EpiJen is a reliable multi-step algorithm for T cell epitope prediction, which belongs to the next generation of\n                in silico\n                T cell epitope identification methods. These methods aim to reduce subsequent experimental work by improving the success rate of epitope prediction.","container-title":"BMC Bioinformatics","DOI":"10.1186/1471-2105-7-131","ISSN":"1471-2105","issue":"1","journalAbbreviation":"BMC Bioinformatics","language":"en","page":"131","source":"DOI.org (Crossref)","title":"EpiJen: a server for multistep T cell epitope prediction","title-short":"EpiJen","volume":"7","author":[{"family":"Doytchinova","given":"Irini A"},{"family":"Guan","given":"Pingping"},{"family":"Flower","given":"Darren R"}],"issued":{"date-parts":[["2006",12]]}}}],"schema":"https://github.com/citation-style-language/schema/raw/master/csl-citation.json"} </w:instrText>
      </w:r>
      <w:r w:rsidR="004354E3">
        <w:rPr>
          <w:lang w:val="ru-RU"/>
        </w:rPr>
        <w:fldChar w:fldCharType="separate"/>
      </w:r>
      <w:r w:rsidR="004354E3" w:rsidRPr="0075779D">
        <w:rPr>
          <w:rFonts w:cs="Times New Roman"/>
          <w:lang w:val="ru-RU"/>
        </w:rPr>
        <w:t>[86]</w:t>
      </w:r>
      <w:r w:rsidR="004354E3">
        <w:rPr>
          <w:lang w:val="ru-RU"/>
        </w:rPr>
        <w:fldChar w:fldCharType="end"/>
      </w:r>
      <w:r w:rsidRPr="007A630F">
        <w:rPr>
          <w:lang w:val="ru-RU"/>
        </w:rPr>
        <w:t xml:space="preserve">. </w:t>
      </w:r>
      <w:proofErr w:type="spellStart"/>
      <w:r>
        <w:t>EpiJen</w:t>
      </w:r>
      <w:proofErr w:type="spellEnd"/>
      <w:r w:rsidRPr="007A630F">
        <w:rPr>
          <w:lang w:val="ru-RU"/>
        </w:rPr>
        <w:t xml:space="preserve"> моделирует три </w:t>
      </w:r>
      <w:r w:rsidRPr="007A630F">
        <w:rPr>
          <w:lang w:val="ru-RU"/>
        </w:rPr>
        <w:lastRenderedPageBreak/>
        <w:t xml:space="preserve">основополагающих этапа процессинга: </w:t>
      </w:r>
      <w:r w:rsidR="00B11A75">
        <w:rPr>
          <w:lang w:val="ru-RU"/>
        </w:rPr>
        <w:t>расщепление</w:t>
      </w:r>
      <w:r w:rsidR="00B11A75" w:rsidRPr="007A630F">
        <w:rPr>
          <w:lang w:val="ru-RU"/>
        </w:rPr>
        <w:t xml:space="preserve"> </w:t>
      </w:r>
      <w:r w:rsidRPr="007A630F">
        <w:rPr>
          <w:lang w:val="ru-RU"/>
        </w:rPr>
        <w:t>белков проте</w:t>
      </w:r>
      <w:r w:rsidR="000B7CEC">
        <w:rPr>
          <w:lang w:val="ru-RU"/>
        </w:rPr>
        <w:t>а</w:t>
      </w:r>
      <w:r w:rsidRPr="007A630F">
        <w:rPr>
          <w:lang w:val="ru-RU"/>
        </w:rPr>
        <w:t>сомой, транспорт в Э</w:t>
      </w:r>
      <w:r w:rsidR="00297BAA">
        <w:rPr>
          <w:lang w:val="ru-RU"/>
        </w:rPr>
        <w:t>П</w:t>
      </w:r>
      <w:r w:rsidRPr="007A630F">
        <w:rPr>
          <w:lang w:val="ru-RU"/>
        </w:rPr>
        <w:t xml:space="preserve">Р и связывание с МНС - и выдает топ-5% пептидов, которые связываются с прогнозируемыми ТКР. Методы, ставшие классическими, собраны на сайте </w:t>
      </w:r>
      <w:r>
        <w:t>Immune</w:t>
      </w:r>
      <w:r w:rsidRPr="007A630F">
        <w:rPr>
          <w:lang w:val="ru-RU"/>
        </w:rPr>
        <w:t xml:space="preserve"> </w:t>
      </w:r>
      <w:r>
        <w:t>Epitope</w:t>
      </w:r>
      <w:r w:rsidRPr="007A630F">
        <w:rPr>
          <w:lang w:val="ru-RU"/>
        </w:rPr>
        <w:t xml:space="preserve"> </w:t>
      </w:r>
      <w:r>
        <w:t>Database</w:t>
      </w:r>
      <w:r w:rsidRPr="007A630F">
        <w:rPr>
          <w:lang w:val="ru-RU"/>
        </w:rPr>
        <w:t xml:space="preserve"> </w:t>
      </w:r>
      <w:r>
        <w:t>Analysis</w:t>
      </w:r>
      <w:r w:rsidRPr="007A630F">
        <w:rPr>
          <w:lang w:val="ru-RU"/>
        </w:rPr>
        <w:t xml:space="preserve"> </w:t>
      </w:r>
      <w:r>
        <w:t>Resource</w:t>
      </w:r>
      <w:r w:rsidRPr="007A630F">
        <w:rPr>
          <w:lang w:val="ru-RU"/>
        </w:rPr>
        <w:t xml:space="preserve"> (</w:t>
      </w:r>
      <w:r>
        <w:t>IEDB</w:t>
      </w:r>
      <w:r w:rsidRPr="007A630F">
        <w:rPr>
          <w:lang w:val="ru-RU"/>
        </w:rPr>
        <w:t>-</w:t>
      </w:r>
      <w:r>
        <w:t>AR</w:t>
      </w:r>
      <w:r w:rsidRPr="007A630F">
        <w:rPr>
          <w:lang w:val="ru-RU"/>
        </w:rPr>
        <w:t>)</w:t>
      </w:r>
      <w:r w:rsidR="00B11A75">
        <w:rPr>
          <w:lang w:val="ru-RU"/>
        </w:rPr>
        <w:t xml:space="preserve"> </w:t>
      </w:r>
      <w:r w:rsidR="00B11A75">
        <w:rPr>
          <w:lang w:val="ru-RU"/>
        </w:rPr>
        <w:fldChar w:fldCharType="begin"/>
      </w:r>
      <w:r w:rsidR="00B11A75">
        <w:rPr>
          <w:lang w:val="ru-RU"/>
        </w:rPr>
        <w:instrText xml:space="preserve"> ADDIN ZOTERO_ITEM CSL_CITATION {"citationID":"D70bkGM0","properties":{"formattedCitation":"[87]","plainCitation":"[87]","noteIndex":0},"citationItems":[{"id":339,"uris":["http://zotero.org/users/10071278/items/2Y63KEI6"],"itemData":{"id":339,"type":"article-journal","abstract":"Abstract\n            The Immune Epitope Database Analysis Resource (IEDB-AR, http://tools.iedb.org/) is a companion website to the IEDB that provides computational tools focused on the prediction and analysis of B and T cell epitopes. All of the tools are freely available through the public website and many are also available through a REST API and/or a downloadable command-line tool. A virtual machine image of the entire site is also freely available for non-commercial use and contains most of the tools on the public site. Here, we describe the tools and functionalities that are available in the IEDB-AR, focusing on the 10 new tools that have been added since the last report in the 2012 NAR webserver edition. In addition, many of the tools that were already hosted on the site in 2012 have received updates to newest versions, including NetMHC, NetMHCpan, BepiPred and DiscoTope. Overall, this IEDB-AR update provides a substantial set of updated and novel features for epitope prediction and analysis.","container-title":"Nucleic Acids Research","DOI":"10.1093/nar/gkz452","ISSN":"0305-1048, 1362-4962","issue":"W1","language":"en","page":"W502-W506","source":"DOI.org (Crossref)","title":"IEDB-AR: immune epitope database—analysis resource in 2019","title-short":"IEDB-AR","volume":"47","author":[{"family":"Dhanda","given":"Sandeep Kumar"},{"family":"Mahajan","given":"Swapnil"},{"family":"Paul","given":"Sinu"},{"family":"Yan","given":"Zhen"},{"family":"Kim","given":"Haeuk"},{"family":"Jespersen","given":"Martin Closter"},{"family":"Jurtz","given":"Vanessa"},{"family":"Andreatta","given":"Massimo"},{"family":"Greenbaum","given":"Jason A"},{"family":"Marcatili","given":"Paolo"},{"family":"Sette","given":"Alessandro"},{"family":"Nielsen","given":"Morten"},{"family":"Peters","given":"Bjoern"}],"issued":{"date-parts":[["2019",7,2]]}}}],"schema":"https://github.com/citation-style-language/schema/raw/master/csl-citation.json"} </w:instrText>
      </w:r>
      <w:r w:rsidR="00B11A75">
        <w:rPr>
          <w:lang w:val="ru-RU"/>
        </w:rPr>
        <w:fldChar w:fldCharType="separate"/>
      </w:r>
      <w:r w:rsidR="00B11A75" w:rsidRPr="00387ECF">
        <w:rPr>
          <w:rFonts w:cs="Times New Roman"/>
          <w:lang w:val="ru-RU"/>
        </w:rPr>
        <w:t>[87]</w:t>
      </w:r>
      <w:r w:rsidR="00B11A75">
        <w:rPr>
          <w:lang w:val="ru-RU"/>
        </w:rPr>
        <w:fldChar w:fldCharType="end"/>
      </w:r>
      <w:r w:rsidRPr="007A630F">
        <w:rPr>
          <w:lang w:val="ru-RU"/>
        </w:rPr>
        <w:t>. Сервисы по предсказанию процессинга антигенов можно разделить на 2 группы: сервисы, которые предсказывают отдельные этапы процессинга, и сервисы, которые учитывают несколько этапов процессинга.</w:t>
      </w:r>
    </w:p>
    <w:p w14:paraId="16060E88" w14:textId="168F0F94" w:rsidR="005C4AD5" w:rsidRPr="007A630F" w:rsidRDefault="00BF5734">
      <w:pPr>
        <w:pStyle w:val="a0"/>
        <w:rPr>
          <w:lang w:val="ru-RU"/>
        </w:rPr>
      </w:pPr>
      <w:r w:rsidRPr="007A630F">
        <w:rPr>
          <w:lang w:val="ru-RU"/>
        </w:rPr>
        <w:t>На данный момент исследователи моделируют реакцию разрушения белков проте</w:t>
      </w:r>
      <w:r w:rsidR="000B7CEC">
        <w:rPr>
          <w:lang w:val="ru-RU"/>
        </w:rPr>
        <w:t>а</w:t>
      </w:r>
      <w:r w:rsidRPr="007A630F">
        <w:rPr>
          <w:lang w:val="ru-RU"/>
        </w:rPr>
        <w:t xml:space="preserve">сомой, транспорт пептидов ТАР, связывание пептидов с МНС. Наиболее известные примеры программ представлены в </w:t>
      </w:r>
      <w:hyperlink w:anchor="tbl-programs">
        <w:r w:rsidR="000B7CEC" w:rsidRPr="0075779D">
          <w:rPr>
            <w:rStyle w:val="afd"/>
            <w:color w:val="auto"/>
            <w:lang w:val="ru-RU"/>
          </w:rPr>
          <w:t>таблице 2</w:t>
        </w:r>
      </w:hyperlink>
      <w:r w:rsidRPr="007A630F">
        <w:rPr>
          <w:lang w:val="ru-RU"/>
        </w:rPr>
        <w:t>.</w:t>
      </w:r>
    </w:p>
    <w:p w14:paraId="12E0F8AE" w14:textId="75508FA2" w:rsidR="00230943" w:rsidRPr="00387ECF" w:rsidRDefault="00230943" w:rsidP="00387ECF">
      <w:pPr>
        <w:pStyle w:val="afa"/>
        <w:keepNext/>
        <w:spacing w:line="360" w:lineRule="auto"/>
        <w:rPr>
          <w:rFonts w:ascii="Times New Roman" w:hAnsi="Times New Roman" w:cs="Times New Roman"/>
          <w:sz w:val="28"/>
          <w:szCs w:val="28"/>
          <w:lang w:val="ru-RU"/>
        </w:rPr>
      </w:pPr>
      <w:bookmarkStart w:id="213" w:name="tbl-programs"/>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r w:rsidR="0030389C" w:rsidRPr="00ED0F1D">
        <w:rPr>
          <w:rFonts w:ascii="Times New Roman" w:hAnsi="Times New Roman" w:cs="Times New Roman"/>
          <w:b/>
          <w:bCs/>
          <w:i w:val="0"/>
          <w:iCs/>
          <w:noProof/>
          <w:sz w:val="28"/>
          <w:szCs w:val="28"/>
          <w:lang w:val="ru-RU"/>
        </w:rPr>
        <w:t>2</w:t>
      </w:r>
      <w:r w:rsidRPr="00387ECF">
        <w:rPr>
          <w:rFonts w:ascii="Times New Roman" w:hAnsi="Times New Roman" w:cs="Times New Roman"/>
          <w:b/>
          <w:bCs/>
          <w:i w:val="0"/>
          <w:iCs/>
          <w:sz w:val="28"/>
          <w:szCs w:val="28"/>
        </w:rPr>
        <w:fldChar w:fldCharType="end"/>
      </w:r>
      <w:r w:rsidRPr="00387ECF">
        <w:rPr>
          <w:rFonts w:ascii="Times New Roman" w:hAnsi="Times New Roman" w:cs="Times New Roman"/>
          <w:sz w:val="28"/>
          <w:szCs w:val="28"/>
          <w:lang w:val="ru-RU"/>
        </w:rPr>
        <w:t xml:space="preserve">. </w:t>
      </w:r>
      <w:r w:rsidRPr="00387ECF">
        <w:rPr>
          <w:rFonts w:ascii="Times New Roman" w:hAnsi="Times New Roman" w:cs="Times New Roman"/>
          <w:i w:val="0"/>
          <w:iCs/>
          <w:sz w:val="28"/>
          <w:szCs w:val="28"/>
          <w:lang w:val="ru-RU"/>
        </w:rPr>
        <w:t>Примеры программ для моделирования отдельных этапов процессинга антигенов</w:t>
      </w:r>
    </w:p>
    <w:tbl>
      <w:tblPr>
        <w:tblStyle w:val="Table"/>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53"/>
        <w:gridCol w:w="2023"/>
        <w:gridCol w:w="2610"/>
        <w:gridCol w:w="1382"/>
        <w:gridCol w:w="1903"/>
      </w:tblGrid>
      <w:tr w:rsidR="0046767B" w14:paraId="013720BA" w14:textId="77777777" w:rsidTr="00387ECF">
        <w:trPr>
          <w:cnfStyle w:val="100000000000" w:firstRow="1" w:lastRow="0" w:firstColumn="0" w:lastColumn="0" w:oddVBand="0" w:evenVBand="0" w:oddHBand="0" w:evenHBand="0" w:firstRowFirstColumn="0" w:firstRowLastColumn="0" w:lastRowFirstColumn="0" w:lastRowLastColumn="0"/>
          <w:tblHeader/>
        </w:trPr>
        <w:tc>
          <w:tcPr>
            <w:tcW w:w="0" w:type="auto"/>
          </w:tcPr>
          <w:p w14:paraId="1BCB99E8" w14:textId="7AE796E3" w:rsidR="001F356C" w:rsidRPr="00387ECF" w:rsidRDefault="001F356C" w:rsidP="00387ECF">
            <w:pPr>
              <w:pStyle w:val="Compact"/>
              <w:ind w:firstLine="0"/>
              <w:jc w:val="center"/>
              <w:rPr>
                <w:lang w:val="ru-RU"/>
              </w:rPr>
            </w:pPr>
            <w:r>
              <w:rPr>
                <w:lang w:val="ru-RU"/>
              </w:rPr>
              <w:t>Программа</w:t>
            </w:r>
          </w:p>
        </w:tc>
        <w:tc>
          <w:tcPr>
            <w:tcW w:w="2056" w:type="dxa"/>
          </w:tcPr>
          <w:p w14:paraId="6CDC0842" w14:textId="4F559961" w:rsidR="001F356C" w:rsidRPr="00387ECF" w:rsidRDefault="001F356C" w:rsidP="00387ECF">
            <w:pPr>
              <w:pStyle w:val="Compact"/>
              <w:ind w:firstLine="0"/>
              <w:jc w:val="center"/>
              <w:rPr>
                <w:lang w:val="ru-RU"/>
              </w:rPr>
            </w:pPr>
            <w:r>
              <w:rPr>
                <w:lang w:val="ru-RU"/>
              </w:rPr>
              <w:t>Моделируемые этапы</w:t>
            </w:r>
          </w:p>
        </w:tc>
        <w:tc>
          <w:tcPr>
            <w:tcW w:w="2653" w:type="dxa"/>
          </w:tcPr>
          <w:p w14:paraId="5035C7E8" w14:textId="3FAF5202" w:rsidR="001F356C" w:rsidRPr="007A630F" w:rsidRDefault="001F356C" w:rsidP="00387ECF">
            <w:pPr>
              <w:pStyle w:val="Compact"/>
              <w:ind w:firstLine="0"/>
              <w:jc w:val="center"/>
              <w:rPr>
                <w:lang w:val="ru-RU"/>
              </w:rPr>
            </w:pPr>
            <w:r>
              <w:rPr>
                <w:lang w:val="ru-RU"/>
              </w:rPr>
              <w:t>Источники данных</w:t>
            </w:r>
          </w:p>
        </w:tc>
        <w:tc>
          <w:tcPr>
            <w:tcW w:w="1403" w:type="dxa"/>
          </w:tcPr>
          <w:p w14:paraId="3A42F9E8" w14:textId="61E01037" w:rsidR="001F356C" w:rsidRPr="00387ECF" w:rsidRDefault="001F356C" w:rsidP="00387ECF">
            <w:pPr>
              <w:pStyle w:val="Compact"/>
              <w:ind w:firstLine="0"/>
              <w:jc w:val="center"/>
              <w:rPr>
                <w:lang w:val="ru-RU"/>
              </w:rPr>
            </w:pPr>
            <w:r>
              <w:rPr>
                <w:lang w:val="ru-RU"/>
              </w:rPr>
              <w:t>Алгоритм</w:t>
            </w:r>
          </w:p>
        </w:tc>
        <w:tc>
          <w:tcPr>
            <w:tcW w:w="1596" w:type="dxa"/>
          </w:tcPr>
          <w:p w14:paraId="3679FEF7" w14:textId="07941E2C" w:rsidR="001F356C" w:rsidRPr="00387ECF" w:rsidRDefault="001F356C" w:rsidP="00387ECF">
            <w:pPr>
              <w:pStyle w:val="Compact"/>
              <w:ind w:right="-23" w:firstLine="0"/>
              <w:jc w:val="center"/>
              <w:rPr>
                <w:lang w:val="ru-RU"/>
              </w:rPr>
            </w:pPr>
            <w:r>
              <w:rPr>
                <w:lang w:val="ru-RU"/>
              </w:rPr>
              <w:t>Литературный источник</w:t>
            </w:r>
          </w:p>
        </w:tc>
      </w:tr>
      <w:tr w:rsidR="0046767B" w14:paraId="46F0B063" w14:textId="77777777" w:rsidTr="00387ECF">
        <w:tc>
          <w:tcPr>
            <w:tcW w:w="0" w:type="auto"/>
          </w:tcPr>
          <w:p w14:paraId="77594611" w14:textId="77777777" w:rsidR="005C4AD5" w:rsidRDefault="00BF5734" w:rsidP="00BF5734">
            <w:pPr>
              <w:pStyle w:val="Compact"/>
              <w:ind w:firstLine="0"/>
              <w:jc w:val="left"/>
            </w:pPr>
            <w:proofErr w:type="spellStart"/>
            <w:r>
              <w:t>Pcleavage</w:t>
            </w:r>
            <w:proofErr w:type="spellEnd"/>
          </w:p>
        </w:tc>
        <w:tc>
          <w:tcPr>
            <w:tcW w:w="0" w:type="auto"/>
          </w:tcPr>
          <w:p w14:paraId="36E1F582" w14:textId="77777777" w:rsidR="005C4AD5" w:rsidRDefault="00BF5734" w:rsidP="0020414D">
            <w:pPr>
              <w:pStyle w:val="Compact"/>
              <w:ind w:firstLine="0"/>
              <w:jc w:val="left"/>
            </w:pPr>
            <w:proofErr w:type="spellStart"/>
            <w:r>
              <w:t>Протеосома</w:t>
            </w:r>
            <w:proofErr w:type="spellEnd"/>
          </w:p>
        </w:tc>
        <w:tc>
          <w:tcPr>
            <w:tcW w:w="2653" w:type="dxa"/>
          </w:tcPr>
          <w:p w14:paraId="15945578" w14:textId="77777777" w:rsidR="005C4AD5" w:rsidRPr="007A630F" w:rsidRDefault="00BF5734" w:rsidP="0020414D">
            <w:pPr>
              <w:pStyle w:val="Compact"/>
              <w:ind w:firstLine="0"/>
              <w:jc w:val="left"/>
              <w:rPr>
                <w:lang w:val="ru-RU"/>
              </w:rPr>
            </w:pPr>
            <w:r w:rsidRPr="007A630F">
              <w:rPr>
                <w:lang w:val="ru-RU"/>
              </w:rPr>
              <w:t xml:space="preserve">Данные по </w:t>
            </w:r>
            <w:proofErr w:type="spellStart"/>
            <w:r w:rsidRPr="007A630F">
              <w:rPr>
                <w:lang w:val="ru-RU"/>
              </w:rPr>
              <w:t>енолазе</w:t>
            </w:r>
            <w:proofErr w:type="spellEnd"/>
            <w:r w:rsidRPr="007A630F">
              <w:rPr>
                <w:lang w:val="ru-RU"/>
              </w:rPr>
              <w:t xml:space="preserve"> и казеину, МНС </w:t>
            </w:r>
            <w:r>
              <w:t>BN</w:t>
            </w:r>
            <w:r w:rsidRPr="007A630F">
              <w:rPr>
                <w:lang w:val="ru-RU"/>
              </w:rPr>
              <w:t>,</w:t>
            </w:r>
          </w:p>
        </w:tc>
        <w:tc>
          <w:tcPr>
            <w:tcW w:w="1403" w:type="dxa"/>
          </w:tcPr>
          <w:p w14:paraId="769F9CE1" w14:textId="77777777" w:rsidR="005C4AD5" w:rsidRDefault="00BF5734" w:rsidP="0020414D">
            <w:pPr>
              <w:pStyle w:val="Compact"/>
              <w:ind w:firstLine="0"/>
              <w:jc w:val="left"/>
            </w:pPr>
            <w:r>
              <w:t>SVM</w:t>
            </w:r>
          </w:p>
        </w:tc>
        <w:tc>
          <w:tcPr>
            <w:tcW w:w="1596" w:type="dxa"/>
          </w:tcPr>
          <w:p w14:paraId="64525E18" w14:textId="55304179" w:rsidR="005C4AD5" w:rsidRDefault="00033E83">
            <w:pPr>
              <w:pStyle w:val="Compact"/>
              <w:jc w:val="left"/>
            </w:pPr>
            <w:r>
              <w:fldChar w:fldCharType="begin"/>
            </w:r>
            <w:r>
              <w:instrText xml:space="preserve"> ADDIN ZOTERO_ITEM CSL_CITATION {"citationID":"xgGkiiYL","properties":{"formattedCitation":"[88]","plainCitation":"[88]","noteIndex":0},"citationItems":[{"id":99,"uris":["http://zotero.org/users/10071278/items/U93I8ICX"],"itemData":{"id":99,"type":"article-journal","abstract":"This manuscript describes a support vector machine based method for the prediction of constitutive as well as immunoproteasome cleavage sites in antigenic sequences. This method achieved Matthew’s correlation coefficents of 0.54 and 0.43 on in vitro and major histocompatibility complex ligand data, respectively. This shows that the performance of our method is comparable to that of the NetChop method, which is currently considered to be the best method for proteasome cleavage site prediction. Based on the method, a web server, Pcleavage, has also been developed. This server accepts protein sequences in any standard format and present results in a user-friendly format. The server is available for free use by all academic users at the URL http:// www.imtech.res.in/raghava/pcleavage/ or http:// bioinformatics.uams.edu/mirror/pcleavage/.","container-title":"Nucleic Acids Research","DOI":"10.1093/nar/gki587","ISSN":"0305-1048, 1362-4962","issue":"Web Server","journalAbbreviation":"Nucleic Acids Research","language":"en","page":"W202-W207","source":"DOI.org (Crossref)","title":"Pcleavage: an SVM based method for prediction of constitutive proteasome and immunoproteasome cleavage sites in antigenic sequences","title-short":"Pcleavage","volume":"33","author":[{"family":"Bhasin","given":"M."},{"family":"Raghava","given":"G. P. S."}],"issued":{"date-parts":[["2005",7,1]]}}}],"schema":"https://github.com/citation-style-language/schema/raw/master/csl-citation.json"} </w:instrText>
            </w:r>
            <w:r>
              <w:fldChar w:fldCharType="separate"/>
            </w:r>
            <w:r w:rsidRPr="00033E83">
              <w:rPr>
                <w:rFonts w:cs="Times New Roman"/>
              </w:rPr>
              <w:t>[88]</w:t>
            </w:r>
            <w:r>
              <w:fldChar w:fldCharType="end"/>
            </w:r>
          </w:p>
        </w:tc>
      </w:tr>
      <w:tr w:rsidR="0046767B" w14:paraId="2F57CF54" w14:textId="77777777" w:rsidTr="00387ECF">
        <w:trPr>
          <w:cantSplit/>
        </w:trPr>
        <w:tc>
          <w:tcPr>
            <w:tcW w:w="0" w:type="auto"/>
          </w:tcPr>
          <w:p w14:paraId="1AAB8E7F" w14:textId="77777777" w:rsidR="005C4AD5" w:rsidRDefault="00BF5734" w:rsidP="00BF5734">
            <w:pPr>
              <w:pStyle w:val="Compact"/>
              <w:ind w:firstLine="0"/>
              <w:jc w:val="left"/>
            </w:pPr>
            <w:proofErr w:type="spellStart"/>
            <w:r>
              <w:t>NetChop</w:t>
            </w:r>
            <w:proofErr w:type="spellEnd"/>
          </w:p>
        </w:tc>
        <w:tc>
          <w:tcPr>
            <w:tcW w:w="0" w:type="auto"/>
          </w:tcPr>
          <w:p w14:paraId="42867162" w14:textId="77777777" w:rsidR="005C4AD5" w:rsidRDefault="00BF5734" w:rsidP="0020414D">
            <w:pPr>
              <w:pStyle w:val="Compact"/>
              <w:ind w:firstLine="0"/>
              <w:jc w:val="left"/>
            </w:pPr>
            <w:proofErr w:type="spellStart"/>
            <w:r>
              <w:t>Протеосома</w:t>
            </w:r>
            <w:proofErr w:type="spellEnd"/>
          </w:p>
        </w:tc>
        <w:tc>
          <w:tcPr>
            <w:tcW w:w="2653" w:type="dxa"/>
          </w:tcPr>
          <w:p w14:paraId="3AB88EE0" w14:textId="77777777" w:rsidR="005C4AD5" w:rsidRDefault="00BF5734" w:rsidP="0020414D">
            <w:pPr>
              <w:pStyle w:val="Compact"/>
              <w:ind w:firstLine="0"/>
              <w:jc w:val="left"/>
            </w:pPr>
            <w:r>
              <w:t xml:space="preserve">SYFPEITHI, MHCPEP, HIV Immunology Database, </w:t>
            </w:r>
            <w:proofErr w:type="spellStart"/>
            <w:r>
              <w:t>Данные</w:t>
            </w:r>
            <w:proofErr w:type="spellEnd"/>
            <w:r>
              <w:t xml:space="preserve"> </w:t>
            </w:r>
            <w:proofErr w:type="spellStart"/>
            <w:r>
              <w:t>по</w:t>
            </w:r>
            <w:proofErr w:type="spellEnd"/>
            <w:r>
              <w:t xml:space="preserve"> </w:t>
            </w:r>
            <w:proofErr w:type="spellStart"/>
            <w:r>
              <w:t>енолазе</w:t>
            </w:r>
            <w:proofErr w:type="spellEnd"/>
            <w:r>
              <w:t xml:space="preserve"> и </w:t>
            </w:r>
            <w:proofErr w:type="spellStart"/>
            <w:r>
              <w:t>казеину</w:t>
            </w:r>
            <w:proofErr w:type="spellEnd"/>
          </w:p>
        </w:tc>
        <w:tc>
          <w:tcPr>
            <w:tcW w:w="1403" w:type="dxa"/>
          </w:tcPr>
          <w:p w14:paraId="554DEBC9" w14:textId="0C21363E" w:rsidR="005C4AD5" w:rsidRDefault="0020414D" w:rsidP="0020414D">
            <w:pPr>
              <w:pStyle w:val="Compact"/>
              <w:ind w:firstLine="0"/>
              <w:jc w:val="left"/>
            </w:pPr>
            <w:r>
              <w:t>ANN</w:t>
            </w:r>
          </w:p>
        </w:tc>
        <w:tc>
          <w:tcPr>
            <w:tcW w:w="1596" w:type="dxa"/>
          </w:tcPr>
          <w:p w14:paraId="295B51A4" w14:textId="374CAA8E" w:rsidR="005C4AD5" w:rsidRDefault="00033E83">
            <w:pPr>
              <w:pStyle w:val="Compact"/>
              <w:jc w:val="left"/>
            </w:pPr>
            <w:r>
              <w:fldChar w:fldCharType="begin"/>
            </w:r>
            <w:r>
              <w:instrText xml:space="preserve"> ADDIN ZOTERO_ITEM CSL_CITATION {"citationID":"D8Q47UXF","properties":{"formattedCitation":"[89]","plainCitation":"[89]","noteIndex":0},"citationItems":[{"id":93,"uris":["http://zotero.org/users/10071278/items/VQ9S4WAZ"],"itemData":{"id":93,"type":"article-journal","container-title":"Immunogenetics","DOI":"10.1007/s00251-005-0781-7","ISSN":"0093-7711, 1432-1211","issue":"1-2","journalAbbreviation":"Immunogenetics","language":"en","page":"33-41","source":"DOI.org (Crossref)","title":"The role of the proteasome in generating cytotoxic T-cell epitopes: insights obtained from improved predictions of proteasomal cleavage","title-short":"The role of the proteasome in generating cytotoxic T-cell epitopes","volume":"57","author":[{"family":"Nielsen","given":"Morten"},{"family":"Lundegaard","given":"Claus"},{"family":"Lund","given":"Ole"},{"family":"Keşmir","given":"Can"}],"issued":{"date-parts":[["2005",4]]}}}],"schema":"https://github.com/citation-style-language/schema/raw/master/csl-citation.json"} </w:instrText>
            </w:r>
            <w:r>
              <w:fldChar w:fldCharType="separate"/>
            </w:r>
            <w:r w:rsidRPr="00033E83">
              <w:rPr>
                <w:rFonts w:cs="Times New Roman"/>
              </w:rPr>
              <w:t>[89]</w:t>
            </w:r>
            <w:r>
              <w:fldChar w:fldCharType="end"/>
            </w:r>
          </w:p>
        </w:tc>
      </w:tr>
      <w:tr w:rsidR="0046767B" w14:paraId="427635D6" w14:textId="77777777" w:rsidTr="00387ECF">
        <w:tc>
          <w:tcPr>
            <w:tcW w:w="0" w:type="auto"/>
          </w:tcPr>
          <w:p w14:paraId="56B99FAF" w14:textId="77777777" w:rsidR="005C4AD5" w:rsidRDefault="00BF5734" w:rsidP="00BF5734">
            <w:pPr>
              <w:pStyle w:val="Compact"/>
              <w:ind w:firstLine="0"/>
              <w:jc w:val="left"/>
            </w:pPr>
            <w:r>
              <w:t>PCPS</w:t>
            </w:r>
          </w:p>
        </w:tc>
        <w:tc>
          <w:tcPr>
            <w:tcW w:w="0" w:type="auto"/>
          </w:tcPr>
          <w:p w14:paraId="2A2FD212" w14:textId="77777777" w:rsidR="005C4AD5" w:rsidRDefault="00BF5734" w:rsidP="0020414D">
            <w:pPr>
              <w:pStyle w:val="Compact"/>
              <w:ind w:firstLine="0"/>
              <w:jc w:val="left"/>
            </w:pPr>
            <w:proofErr w:type="spellStart"/>
            <w:r>
              <w:t>Протеосома</w:t>
            </w:r>
            <w:proofErr w:type="spellEnd"/>
          </w:p>
        </w:tc>
        <w:tc>
          <w:tcPr>
            <w:tcW w:w="2653" w:type="dxa"/>
          </w:tcPr>
          <w:p w14:paraId="079AB9AF" w14:textId="70102CD5" w:rsidR="005C4AD5" w:rsidRDefault="00BF5734" w:rsidP="0020414D">
            <w:pPr>
              <w:pStyle w:val="Compact"/>
              <w:ind w:firstLine="0"/>
              <w:jc w:val="left"/>
            </w:pPr>
            <w:r>
              <w:t xml:space="preserve">HIV Immunology Database, EPIMHC, </w:t>
            </w:r>
            <w:proofErr w:type="spellStart"/>
            <w:r>
              <w:t>Immuneepitope</w:t>
            </w:r>
            <w:proofErr w:type="spellEnd"/>
            <w:r>
              <w:t>,</w:t>
            </w:r>
            <w:r w:rsidR="00D8041C" w:rsidRPr="00D8041C">
              <w:t xml:space="preserve"> </w:t>
            </w:r>
            <w:r>
              <w:t>Los Alamos database</w:t>
            </w:r>
          </w:p>
        </w:tc>
        <w:tc>
          <w:tcPr>
            <w:tcW w:w="1403" w:type="dxa"/>
          </w:tcPr>
          <w:p w14:paraId="55D22A71" w14:textId="77777777" w:rsidR="005C4AD5" w:rsidRDefault="00BF5734" w:rsidP="0020414D">
            <w:pPr>
              <w:pStyle w:val="Compact"/>
              <w:ind w:firstLine="0"/>
              <w:jc w:val="left"/>
            </w:pPr>
            <w:r>
              <w:t>N-</w:t>
            </w:r>
            <w:proofErr w:type="spellStart"/>
            <w:r>
              <w:t>граммы</w:t>
            </w:r>
            <w:proofErr w:type="spellEnd"/>
          </w:p>
        </w:tc>
        <w:tc>
          <w:tcPr>
            <w:tcW w:w="1596" w:type="dxa"/>
          </w:tcPr>
          <w:p w14:paraId="7AB30FE8" w14:textId="1337DD22" w:rsidR="005C4AD5" w:rsidRDefault="00033E83">
            <w:pPr>
              <w:pStyle w:val="Compact"/>
              <w:jc w:val="left"/>
            </w:pPr>
            <w:r>
              <w:fldChar w:fldCharType="begin"/>
            </w:r>
            <w:r>
              <w:instrText xml:space="preserve"> ADDIN ZOTERO_ITEM CSL_CITATION {"citationID":"hJ28e5Rt","properties":{"formattedCitation":"[90]","plainCitation":"[90]","noteIndex":0},"citationItems":[{"id":79,"uris":["http://zotero.org/users/10071278/items/ERVXEELE"],"itemData":{"id":79,"type":"article-journal","abstract":"Background:  We previously introduced PCPS (Proteasome Cleavage Prediction Server), a web-based tool to predict proteasome cleavage sites using n-grams. Here, we evaluated the ability of PCPS immunoproteasome cleavage model to discriminate ­CD8+ T cell epitopes.\nResults:  We first assembled an epitope dataset consisting of 844 unique virus-specific ­CD8+ T cell epitopes and their source proteins. We then analyzed cleavage predictions by PCPS immunoproteasome cleavage model on this dataset and compared them with those provided by a related method implemented by NetChop web server. PCPS was clearly superior to NetChop in term of sensitivity (0.89 vs. 0.79) but somewhat inferior with regard to specificity (0.55 vs. 0.60). Judging by the Mathew’s Correlation Coefficient, PCPS predictions were overall superior to those provided by NetChop (0.46 vs. 0.39). We next analyzed the power of C-terminal cleavage predictions provided by the same PCPS model to discriminate ­CD8+ T cell epitopes, finding that they could be discriminated from random peptides with an accuracy of 0.74. Following these results, we tuned the PCPS web server to predict ­CD8+ T cell epitopes and predicted the entire SARS-CoV-2 epitope space.\nConclusions:  We report an improved version of PCPS named iPCPS for predicting proteasome cleavage sites and peptides with ­CD8+ T cell epitope features. iPCPS is available for free public use at https://imed.med.ucm.es/Tools/pcps/.","container-title":"BMC Bioinformatics","DOI":"10.1186/s12859-020-03782-1","ISSN":"1471-2105","issue":"S17","journalAbbreviation":"BMC Bioinformatics","language":"en","page":"484","source":"DOI.org (Crossref)","title":"Identification of CD8+ T cell epitopes through proteasome cleavage site predictions","volume":"21","author":[{"family":"Gomez-Perosanz","given":"Marta"},{"family":"Ras-Carmona","given":"Alvaro"},{"family":"Lafuente","given":"Esther M."},{"family":"Reche","given":"Pedro A."}],"issued":{"date-parts":[["2020",12]]}}}],"schema":"https://github.com/citation-style-language/schema/raw/master/csl-citation.json"} </w:instrText>
            </w:r>
            <w:r>
              <w:fldChar w:fldCharType="separate"/>
            </w:r>
            <w:r w:rsidRPr="00033E83">
              <w:rPr>
                <w:rFonts w:cs="Times New Roman"/>
              </w:rPr>
              <w:t>[90]</w:t>
            </w:r>
            <w:r>
              <w:fldChar w:fldCharType="end"/>
            </w:r>
          </w:p>
        </w:tc>
      </w:tr>
      <w:tr w:rsidR="0046767B" w14:paraId="0E7CF2DE" w14:textId="77777777" w:rsidTr="00387ECF">
        <w:tc>
          <w:tcPr>
            <w:tcW w:w="0" w:type="auto"/>
          </w:tcPr>
          <w:p w14:paraId="4BFC24A3" w14:textId="77777777" w:rsidR="005C4AD5" w:rsidRDefault="00BF5734" w:rsidP="00BF5734">
            <w:pPr>
              <w:pStyle w:val="Compact"/>
              <w:ind w:firstLine="0"/>
              <w:jc w:val="left"/>
            </w:pPr>
            <w:r>
              <w:t>PRED</w:t>
            </w:r>
            <w:r>
              <w:rPr>
                <w:vertAlign w:val="superscript"/>
              </w:rPr>
              <w:t>TAP</w:t>
            </w:r>
          </w:p>
        </w:tc>
        <w:tc>
          <w:tcPr>
            <w:tcW w:w="0" w:type="auto"/>
          </w:tcPr>
          <w:p w14:paraId="23166F83" w14:textId="77777777" w:rsidR="005C4AD5" w:rsidRDefault="00BF5734" w:rsidP="009B5EC2">
            <w:pPr>
              <w:pStyle w:val="Compact"/>
              <w:ind w:firstLine="0"/>
              <w:jc w:val="left"/>
            </w:pPr>
            <w:r>
              <w:t>TAP</w:t>
            </w:r>
          </w:p>
        </w:tc>
        <w:tc>
          <w:tcPr>
            <w:tcW w:w="2653" w:type="dxa"/>
          </w:tcPr>
          <w:p w14:paraId="2EC0B674" w14:textId="77777777" w:rsidR="005C4AD5" w:rsidRDefault="00BF5734" w:rsidP="0020414D">
            <w:pPr>
              <w:pStyle w:val="Compact"/>
              <w:ind w:firstLine="0"/>
              <w:jc w:val="left"/>
            </w:pPr>
            <w:proofErr w:type="spellStart"/>
            <w:r>
              <w:t>Экспериментальны</w:t>
            </w:r>
            <w:r>
              <w:lastRenderedPageBreak/>
              <w:t>е</w:t>
            </w:r>
            <w:proofErr w:type="spellEnd"/>
            <w:r>
              <w:t xml:space="preserve"> </w:t>
            </w:r>
            <w:proofErr w:type="spellStart"/>
            <w:r>
              <w:t>данные</w:t>
            </w:r>
            <w:proofErr w:type="spellEnd"/>
          </w:p>
        </w:tc>
        <w:tc>
          <w:tcPr>
            <w:tcW w:w="1403" w:type="dxa"/>
          </w:tcPr>
          <w:p w14:paraId="32244D05" w14:textId="41082DCE" w:rsidR="005C4AD5" w:rsidRDefault="0020414D" w:rsidP="0020414D">
            <w:pPr>
              <w:pStyle w:val="Compact"/>
              <w:ind w:firstLine="0"/>
              <w:jc w:val="left"/>
            </w:pPr>
            <w:r>
              <w:lastRenderedPageBreak/>
              <w:t xml:space="preserve">ANN </w:t>
            </w:r>
            <w:r w:rsidR="00BF5734">
              <w:t xml:space="preserve">+ </w:t>
            </w:r>
            <w:r w:rsidR="00BF5734">
              <w:lastRenderedPageBreak/>
              <w:t>HMM</w:t>
            </w:r>
          </w:p>
        </w:tc>
        <w:tc>
          <w:tcPr>
            <w:tcW w:w="1596" w:type="dxa"/>
          </w:tcPr>
          <w:p w14:paraId="35AB7A3B" w14:textId="612B2922" w:rsidR="005C4AD5" w:rsidRDefault="00033E83">
            <w:pPr>
              <w:pStyle w:val="Compact"/>
              <w:jc w:val="left"/>
            </w:pPr>
            <w:r>
              <w:lastRenderedPageBreak/>
              <w:fldChar w:fldCharType="begin"/>
            </w:r>
            <w:r>
              <w:instrText xml:space="preserve"> ADDIN ZOTERO_ITEM CSL_CITATION {"citationID":"jGuYUdWJ","properties":{"formattedCitation":"[91]","plainCitation":"[91]","noteIndex":0},"citationItems":[{"id":101,"uris":["http://zotero.org/users/10071278/items/FL7D9JSV"],"itemData":{"id":101,"type":"article-journal","abstract":"Background: The transporter associated with antigen processing (TAP) is a critical component of the major histocompatibility complex (MHC) class I antigen processing and presentation pathway. TAP transports antigenic peptides into the endoplasmic reticulum where it loads them into the binding groove of MHC class I molecules. Because peptides must first be transported by TAP in order to be presented on MHC class I, TAP binding preferences should impact significantly on T-cell epitope selection.","container-title":"Immunome Research","DOI":"10.1186/1745-7580-2-3","ISSN":"17457580","issue":"1","journalAbbreviation":"Immunome Res","language":"en","page":"3","source":"DOI.org (Crossref)","title":"PREDTAP: a system for prediction of peptide binding to the human transporter associated with antigen processing","volume":"2","author":[{"family":"Zhang","given":"Guang"},{"family":"Petrovsky","given":"Nikolai"},{"family":"Kwoh","given":"Chee"},{"family":"August","given":"J Thomas"},{"family":"Brusic","given":"Vladimir"}],"issued":{"date-parts":[["2006"]]}}}],"schema":"https://github.com/citation-style-language/schema/raw/master/csl-citation.json"} </w:instrText>
            </w:r>
            <w:r>
              <w:fldChar w:fldCharType="separate"/>
            </w:r>
            <w:r w:rsidRPr="00033E83">
              <w:rPr>
                <w:rFonts w:cs="Times New Roman"/>
              </w:rPr>
              <w:t>[91]</w:t>
            </w:r>
            <w:r>
              <w:fldChar w:fldCharType="end"/>
            </w:r>
          </w:p>
        </w:tc>
      </w:tr>
      <w:tr w:rsidR="0046767B" w:rsidRPr="00033E83" w14:paraId="47982204" w14:textId="77777777" w:rsidTr="00387ECF">
        <w:tc>
          <w:tcPr>
            <w:tcW w:w="0" w:type="auto"/>
          </w:tcPr>
          <w:p w14:paraId="6A7DE26C" w14:textId="77777777" w:rsidR="005C4AD5" w:rsidRDefault="00BF5734" w:rsidP="0020414D">
            <w:pPr>
              <w:pStyle w:val="Compact"/>
              <w:ind w:firstLine="0"/>
              <w:jc w:val="left"/>
            </w:pPr>
            <w:r>
              <w:t>TAPREG</w:t>
            </w:r>
          </w:p>
        </w:tc>
        <w:tc>
          <w:tcPr>
            <w:tcW w:w="0" w:type="auto"/>
          </w:tcPr>
          <w:p w14:paraId="7A6436C7" w14:textId="77777777" w:rsidR="005C4AD5" w:rsidRDefault="00BF5734" w:rsidP="0020414D">
            <w:pPr>
              <w:pStyle w:val="Compact"/>
              <w:ind w:firstLine="0"/>
              <w:jc w:val="left"/>
            </w:pPr>
            <w:r>
              <w:t>TAP</w:t>
            </w:r>
          </w:p>
        </w:tc>
        <w:tc>
          <w:tcPr>
            <w:tcW w:w="2653" w:type="dxa"/>
          </w:tcPr>
          <w:p w14:paraId="71965F8F" w14:textId="77777777" w:rsidR="005C4AD5" w:rsidRDefault="00BF5734" w:rsidP="0020414D">
            <w:pPr>
              <w:pStyle w:val="Compact"/>
              <w:ind w:firstLine="0"/>
              <w:jc w:val="left"/>
            </w:pPr>
            <w:proofErr w:type="spellStart"/>
            <w:r>
              <w:t>Экспериментальные</w:t>
            </w:r>
            <w:proofErr w:type="spellEnd"/>
            <w:r>
              <w:t xml:space="preserve"> </w:t>
            </w:r>
            <w:proofErr w:type="spellStart"/>
            <w:r>
              <w:t>данные</w:t>
            </w:r>
            <w:proofErr w:type="spellEnd"/>
            <w:r>
              <w:t xml:space="preserve">, </w:t>
            </w:r>
            <w:proofErr w:type="spellStart"/>
            <w:r>
              <w:t>Antijen</w:t>
            </w:r>
            <w:proofErr w:type="spellEnd"/>
          </w:p>
        </w:tc>
        <w:tc>
          <w:tcPr>
            <w:tcW w:w="1403" w:type="dxa"/>
          </w:tcPr>
          <w:p w14:paraId="30DCE71D" w14:textId="77777777" w:rsidR="005C4AD5" w:rsidRDefault="00BF5734" w:rsidP="0020414D">
            <w:pPr>
              <w:pStyle w:val="Compact"/>
              <w:ind w:firstLine="0"/>
              <w:jc w:val="left"/>
            </w:pPr>
            <w:r>
              <w:t>SVM</w:t>
            </w:r>
          </w:p>
        </w:tc>
        <w:tc>
          <w:tcPr>
            <w:tcW w:w="1596" w:type="dxa"/>
          </w:tcPr>
          <w:p w14:paraId="259B083F" w14:textId="4FD5D7A4" w:rsidR="005C4AD5" w:rsidRPr="00387ECF" w:rsidRDefault="00033E83">
            <w:pPr>
              <w:pStyle w:val="Compact"/>
              <w:jc w:val="left"/>
            </w:pPr>
            <w:r>
              <w:fldChar w:fldCharType="begin"/>
            </w:r>
            <w:r>
              <w:instrText xml:space="preserve"> ADDIN ZOTERO_ITEM CSL_CITATION {"citationID":"cveDNySe","properties":{"formattedCitation":"[79]","plainCitation":"[79]","noteIndex":0},"citationItems":[{"id":100,"uris":["http://zotero.org/users/10071278/items/4XAGZSXF"],"itemData":{"id":100,"type":"article-journal","abstract":"Background: Proteasomes play a central role in the major histocompatibility class I (MHCI) antigen processing pathway. They conduct the proteolytic degradation of proteins in the cytosol, generating the C-terminus of CD8 T cell epitopes and MHCI-peptide ligands (P1 residue of cleavage site). There are two types of proteasomes, the constitutive form, expressed in most cell types, and the immunoproteasome, which is constitutively expressed in mature dendritic cells. Protective CD8 T cell epitopes are likely generated by the immunoproteasome and the constitutive proteasome, and here we have modeled and analyzed the cleavage by these two proteases.\nResults: We have modeled the immunoproteasome and proteasome cleavage sites upon two non-overlapping sets of peptides consisting of 553 CD8 T cell epitopes, naturally processed and restricted by human MHCI molecules, and 382 peptides eluted from human MHCI molecules, respectively, using N-grams. Cleavage models were generated considering different epitope and MHCI-eluted fragment lengths and the same number of C-terminal flanking residues. Models were evaluated in 5-fold cross-validation. Judging by the Mathew’s Correlation Coefficient (MCC), optimal cleavage models for the proteasome (MCC = 0.43 ± 0.07) and the immunoproteasome (MCC = 0.36 ± 0.06</w:instrText>
            </w:r>
            <w:r w:rsidRPr="00387ECF">
              <w:instrText xml:space="preserve">) </w:instrText>
            </w:r>
            <w:r>
              <w:instrText>were</w:instrText>
            </w:r>
            <w:r w:rsidRPr="00387ECF">
              <w:instrText xml:space="preserve"> </w:instrText>
            </w:r>
            <w:r>
              <w:instrText>obtained</w:instrText>
            </w:r>
            <w:r w:rsidRPr="00387ECF">
              <w:instrText xml:space="preserve"> </w:instrText>
            </w:r>
            <w:r>
              <w:instrText>from</w:instrText>
            </w:r>
            <w:r w:rsidRPr="00387ECF">
              <w:instrText xml:space="preserve"> 12-</w:instrText>
            </w:r>
            <w:r>
              <w:instrText>residue</w:instrText>
            </w:r>
            <w:r w:rsidRPr="00387ECF">
              <w:instrText xml:space="preserve"> </w:instrText>
            </w:r>
            <w:r>
              <w:instrText>peptide</w:instrText>
            </w:r>
            <w:r w:rsidRPr="00387ECF">
              <w:instrText xml:space="preserve"> </w:instrText>
            </w:r>
            <w:r>
              <w:instrText>fragments</w:instrText>
            </w:r>
            <w:r w:rsidRPr="00387ECF">
              <w:instrText xml:space="preserve">. </w:instrText>
            </w:r>
            <w:r>
              <w:instrText>Using</w:instrText>
            </w:r>
            <w:r w:rsidRPr="00387ECF">
              <w:instrText xml:space="preserve"> </w:instrText>
            </w:r>
            <w:r>
              <w:instrText>an</w:instrText>
            </w:r>
            <w:r w:rsidRPr="00387ECF">
              <w:instrText xml:space="preserve"> </w:instrText>
            </w:r>
            <w:r>
              <w:instrText>independent</w:instrText>
            </w:r>
            <w:r w:rsidRPr="00387ECF">
              <w:instrText xml:space="preserve"> </w:instrText>
            </w:r>
            <w:r>
              <w:instrText>dataset</w:instrText>
            </w:r>
            <w:r w:rsidRPr="00387ECF">
              <w:instrText xml:space="preserve"> </w:instrText>
            </w:r>
            <w:r>
              <w:instrText>consisting</w:instrText>
            </w:r>
            <w:r w:rsidRPr="00387ECF">
              <w:instrText xml:space="preserve"> </w:instrText>
            </w:r>
            <w:r>
              <w:instrText>of</w:instrText>
            </w:r>
            <w:r w:rsidRPr="00387ECF">
              <w:instrText xml:space="preserve"> 137 </w:instrText>
            </w:r>
            <w:r>
              <w:instrText>HIV</w:instrText>
            </w:r>
            <w:r w:rsidRPr="00387ECF">
              <w:instrText>1-</w:instrText>
            </w:r>
            <w:r>
              <w:instrText>specific</w:instrText>
            </w:r>
            <w:r w:rsidRPr="00387ECF">
              <w:instrText xml:space="preserve"> </w:instrText>
            </w:r>
            <w:r>
              <w:instrText>CD</w:instrText>
            </w:r>
            <w:r w:rsidRPr="00387ECF">
              <w:instrText xml:space="preserve">8 </w:instrText>
            </w:r>
            <w:r>
              <w:instrText>T</w:instrText>
            </w:r>
            <w:r w:rsidRPr="00387ECF">
              <w:instrText xml:space="preserve"> </w:instrText>
            </w:r>
            <w:r>
              <w:instrText>cell</w:instrText>
            </w:r>
            <w:r w:rsidRPr="00387ECF">
              <w:instrText xml:space="preserve"> </w:instrText>
            </w:r>
            <w:r>
              <w:instrText>epitopes</w:instrText>
            </w:r>
            <w:r w:rsidRPr="00387ECF">
              <w:instrText xml:space="preserve">, </w:instrText>
            </w:r>
            <w:r>
              <w:instrText>the</w:instrText>
            </w:r>
            <w:r w:rsidRPr="00387ECF">
              <w:instrText xml:space="preserve"> </w:instrText>
            </w:r>
            <w:r>
              <w:instrText>immunoproteasome</w:instrText>
            </w:r>
            <w:r w:rsidRPr="00387ECF">
              <w:instrText xml:space="preserve"> </w:instrText>
            </w:r>
            <w:r>
              <w:instrText>and</w:instrText>
            </w:r>
            <w:r w:rsidRPr="00387ECF">
              <w:instrText xml:space="preserve"> </w:instrText>
            </w:r>
            <w:r>
              <w:instrText>proteasome</w:instrText>
            </w:r>
            <w:r w:rsidRPr="00387ECF">
              <w:instrText xml:space="preserve"> </w:instrText>
            </w:r>
            <w:r>
              <w:instrText>cleavage</w:instrText>
            </w:r>
            <w:r w:rsidRPr="00387ECF">
              <w:instrText xml:space="preserve"> </w:instrText>
            </w:r>
            <w:r>
              <w:instrText>models</w:instrText>
            </w:r>
            <w:r w:rsidRPr="00387ECF">
              <w:instrText xml:space="preserve"> </w:instrText>
            </w:r>
            <w:r>
              <w:instrText>achieved</w:instrText>
            </w:r>
            <w:r w:rsidRPr="00387ECF">
              <w:instrText xml:space="preserve"> </w:instrText>
            </w:r>
            <w:r>
              <w:instrText>MCC</w:instrText>
            </w:r>
            <w:r w:rsidRPr="00387ECF">
              <w:instrText xml:space="preserve"> </w:instrText>
            </w:r>
            <w:r>
              <w:instrText>values</w:instrText>
            </w:r>
            <w:r w:rsidRPr="00387ECF">
              <w:instrText xml:space="preserve"> </w:instrText>
            </w:r>
            <w:r>
              <w:instrText>of</w:instrText>
            </w:r>
            <w:r w:rsidRPr="00387ECF">
              <w:instrText xml:space="preserve"> 0.30 </w:instrText>
            </w:r>
            <w:r>
              <w:instrText>and</w:instrText>
            </w:r>
            <w:r w:rsidRPr="00387ECF">
              <w:instrText xml:space="preserve"> 0.18, </w:instrText>
            </w:r>
            <w:r>
              <w:instrText>respectively</w:instrText>
            </w:r>
            <w:r w:rsidRPr="00387ECF">
              <w:instrText xml:space="preserve">, </w:instrText>
            </w:r>
            <w:r>
              <w:instrText>comparatively</w:instrText>
            </w:r>
            <w:r w:rsidRPr="00387ECF">
              <w:instrText xml:space="preserve"> </w:instrText>
            </w:r>
            <w:r>
              <w:instrText>better</w:instrText>
            </w:r>
            <w:r w:rsidRPr="00387ECF">
              <w:instrText xml:space="preserve"> </w:instrText>
            </w:r>
            <w:r>
              <w:instrText>than</w:instrText>
            </w:r>
            <w:r w:rsidRPr="00387ECF">
              <w:instrText xml:space="preserve"> </w:instrText>
            </w:r>
            <w:r>
              <w:instrText>those</w:instrText>
            </w:r>
            <w:r w:rsidRPr="00387ECF">
              <w:instrText xml:space="preserve"> </w:instrText>
            </w:r>
            <w:r>
              <w:instrText>achieved</w:instrText>
            </w:r>
            <w:r w:rsidRPr="00387ECF">
              <w:instrText xml:space="preserve"> </w:instrText>
            </w:r>
            <w:r>
              <w:instrText>by</w:instrText>
            </w:r>
            <w:r w:rsidRPr="00387ECF">
              <w:instrText xml:space="preserve"> </w:instrText>
            </w:r>
            <w:r>
              <w:instrText>related</w:instrText>
            </w:r>
            <w:r w:rsidRPr="00387ECF">
              <w:instrText xml:space="preserve"> </w:instrText>
            </w:r>
            <w:r>
              <w:instrText>methods</w:instrText>
            </w:r>
            <w:r w:rsidRPr="00387ECF">
              <w:instrText xml:space="preserve">. </w:instrText>
            </w:r>
            <w:r>
              <w:instrText>Using</w:instrText>
            </w:r>
            <w:r w:rsidRPr="00387ECF">
              <w:instrText xml:space="preserve"> </w:instrText>
            </w:r>
            <w:r>
              <w:instrText>ROC</w:instrText>
            </w:r>
            <w:r w:rsidRPr="00387ECF">
              <w:instrText xml:space="preserve"> </w:instrText>
            </w:r>
            <w:r>
              <w:instrText>analyses</w:instrText>
            </w:r>
            <w:r w:rsidRPr="00387ECF">
              <w:instrText xml:space="preserve">, </w:instrText>
            </w:r>
            <w:r>
              <w:instrText>we</w:instrText>
            </w:r>
            <w:r w:rsidRPr="00387ECF">
              <w:instrText xml:space="preserve"> </w:instrText>
            </w:r>
            <w:r>
              <w:instrText>have</w:instrText>
            </w:r>
            <w:r w:rsidRPr="00387ECF">
              <w:instrText xml:space="preserve"> </w:instrText>
            </w:r>
            <w:r>
              <w:instrText>also</w:instrText>
            </w:r>
            <w:r w:rsidRPr="00387ECF">
              <w:instrText xml:space="preserve"> </w:instrText>
            </w:r>
            <w:r>
              <w:instrText>shown</w:instrText>
            </w:r>
            <w:r w:rsidRPr="00387ECF">
              <w:instrText xml:space="preserve"> </w:instrText>
            </w:r>
            <w:r>
              <w:instrText>that</w:instrText>
            </w:r>
            <w:r w:rsidRPr="00387ECF">
              <w:instrText xml:space="preserve">, </w:instrText>
            </w:r>
            <w:r>
              <w:instrText>combined</w:instrText>
            </w:r>
            <w:r w:rsidRPr="00387ECF">
              <w:instrText xml:space="preserve"> </w:instrText>
            </w:r>
            <w:r>
              <w:instrText>with</w:instrText>
            </w:r>
            <w:r w:rsidRPr="00387ECF">
              <w:instrText xml:space="preserve"> </w:instrText>
            </w:r>
            <w:r>
              <w:instrText>MHCI</w:instrText>
            </w:r>
            <w:r w:rsidRPr="00387ECF">
              <w:instrText>-</w:instrText>
            </w:r>
            <w:r>
              <w:instrText>peptide</w:instrText>
            </w:r>
            <w:r w:rsidRPr="00387ECF">
              <w:instrText xml:space="preserve"> </w:instrText>
            </w:r>
            <w:r>
              <w:instrText>binding</w:instrText>
            </w:r>
            <w:r w:rsidRPr="00387ECF">
              <w:instrText xml:space="preserve"> </w:instrText>
            </w:r>
            <w:r>
              <w:instrText>predictions</w:instrText>
            </w:r>
            <w:r w:rsidRPr="00387ECF">
              <w:instrText xml:space="preserve">, </w:instrText>
            </w:r>
            <w:r>
              <w:instrText>cleavage</w:instrText>
            </w:r>
            <w:r w:rsidRPr="00387ECF">
              <w:instrText xml:space="preserve"> </w:instrText>
            </w:r>
            <w:r>
              <w:instrText>predictions</w:instrText>
            </w:r>
            <w:r w:rsidRPr="00387ECF">
              <w:instrText xml:space="preserve"> </w:instrText>
            </w:r>
            <w:r>
              <w:instrText>by</w:instrText>
            </w:r>
            <w:r w:rsidRPr="00387ECF">
              <w:instrText xml:space="preserve"> </w:instrText>
            </w:r>
            <w:r>
              <w:instrText>the</w:instrText>
            </w:r>
            <w:r w:rsidRPr="00387ECF">
              <w:instrText xml:space="preserve"> </w:instrText>
            </w:r>
            <w:r>
              <w:instrText>immunoproteasome</w:instrText>
            </w:r>
            <w:r w:rsidRPr="00387ECF">
              <w:instrText xml:space="preserve"> </w:instrText>
            </w:r>
            <w:r>
              <w:instrText>and</w:instrText>
            </w:r>
            <w:r w:rsidRPr="00387ECF">
              <w:instrText xml:space="preserve"> </w:instrText>
            </w:r>
            <w:r>
              <w:instrText>proteasome</w:instrText>
            </w:r>
            <w:r w:rsidRPr="00387ECF">
              <w:instrText xml:space="preserve"> </w:instrText>
            </w:r>
            <w:r>
              <w:instrText>models</w:instrText>
            </w:r>
            <w:r w:rsidRPr="00387ECF">
              <w:instrText xml:space="preserve"> </w:instrText>
            </w:r>
            <w:r>
              <w:instrText>significantly</w:instrText>
            </w:r>
            <w:r w:rsidRPr="00387ECF">
              <w:instrText xml:space="preserve"> </w:instrText>
            </w:r>
            <w:r>
              <w:instrText>increase</w:instrText>
            </w:r>
            <w:r w:rsidRPr="00387ECF">
              <w:instrText xml:space="preserve"> </w:instrText>
            </w:r>
            <w:r>
              <w:instrText>the</w:instrText>
            </w:r>
            <w:r w:rsidRPr="00387ECF">
              <w:instrText xml:space="preserve"> </w:instrText>
            </w:r>
            <w:r>
              <w:instrText>discovery</w:instrText>
            </w:r>
            <w:r w:rsidRPr="00387ECF">
              <w:instrText xml:space="preserve"> </w:instrText>
            </w:r>
            <w:r>
              <w:instrText>rate</w:instrText>
            </w:r>
            <w:r w:rsidRPr="00387ECF">
              <w:instrText xml:space="preserve"> </w:instrText>
            </w:r>
            <w:r>
              <w:instrText>of</w:instrText>
            </w:r>
            <w:r w:rsidRPr="00387ECF">
              <w:instrText xml:space="preserve"> </w:instrText>
            </w:r>
            <w:r>
              <w:instrText>CD</w:instrText>
            </w:r>
            <w:r w:rsidRPr="00387ECF">
              <w:instrText xml:space="preserve">8 </w:instrText>
            </w:r>
            <w:r>
              <w:instrText>T</w:instrText>
            </w:r>
            <w:r w:rsidRPr="00387ECF">
              <w:instrText xml:space="preserve"> </w:instrText>
            </w:r>
            <w:r>
              <w:instrText>cell</w:instrText>
            </w:r>
            <w:r w:rsidRPr="00387ECF">
              <w:instrText xml:space="preserve"> </w:instrText>
            </w:r>
            <w:r>
              <w:instrText>epitopes</w:instrText>
            </w:r>
            <w:r w:rsidRPr="00387ECF">
              <w:instrText xml:space="preserve"> </w:instrText>
            </w:r>
            <w:r>
              <w:instrText>restricted</w:instrText>
            </w:r>
            <w:r w:rsidRPr="00387ECF">
              <w:instrText xml:space="preserve"> </w:instrText>
            </w:r>
            <w:r>
              <w:instrText>by</w:instrText>
            </w:r>
            <w:r w:rsidRPr="00387ECF">
              <w:instrText xml:space="preserve"> </w:instrText>
            </w:r>
            <w:r>
              <w:instrText>different</w:instrText>
            </w:r>
            <w:r w:rsidRPr="00387ECF">
              <w:instrText xml:space="preserve"> </w:instrText>
            </w:r>
            <w:r>
              <w:instrText>MHCI</w:instrText>
            </w:r>
            <w:r w:rsidRPr="00387ECF">
              <w:instrText xml:space="preserve"> </w:instrText>
            </w:r>
            <w:r>
              <w:instrText>molecules</w:instrText>
            </w:r>
            <w:r w:rsidRPr="00387ECF">
              <w:instrText xml:space="preserve">, </w:instrText>
            </w:r>
            <w:r>
              <w:instrText>including</w:instrText>
            </w:r>
            <w:r w:rsidRPr="00387ECF">
              <w:instrText xml:space="preserve"> </w:instrText>
            </w:r>
            <w:r>
              <w:instrText>A</w:instrText>
            </w:r>
            <w:r w:rsidRPr="00387ECF">
              <w:instrText xml:space="preserve">*0201, </w:instrText>
            </w:r>
            <w:r>
              <w:instrText>A</w:instrText>
            </w:r>
            <w:r w:rsidRPr="00387ECF">
              <w:instrText xml:space="preserve">*0301, </w:instrText>
            </w:r>
            <w:r>
              <w:instrText>A</w:instrText>
            </w:r>
            <w:r w:rsidRPr="00387ECF">
              <w:instrText xml:space="preserve">*2402, </w:instrText>
            </w:r>
            <w:r>
              <w:instrText>B</w:instrText>
            </w:r>
            <w:r w:rsidRPr="00387ECF">
              <w:instrText xml:space="preserve">*0702, </w:instrText>
            </w:r>
            <w:r>
              <w:instrText>B</w:instrText>
            </w:r>
            <w:r w:rsidRPr="00387ECF">
              <w:instrText>*2705.\</w:instrText>
            </w:r>
            <w:r>
              <w:instrText>nConclusions</w:instrText>
            </w:r>
            <w:r w:rsidRPr="00387ECF">
              <w:instrText xml:space="preserve">: </w:instrText>
            </w:r>
            <w:r>
              <w:instrText>We</w:instrText>
            </w:r>
            <w:r w:rsidRPr="00387ECF">
              <w:instrText xml:space="preserve"> </w:instrText>
            </w:r>
            <w:r>
              <w:instrText>have</w:instrText>
            </w:r>
            <w:r w:rsidRPr="00387ECF">
              <w:instrText xml:space="preserve"> </w:instrText>
            </w:r>
            <w:r>
              <w:instrText>developed</w:instrText>
            </w:r>
            <w:r w:rsidRPr="00387ECF">
              <w:instrText xml:space="preserve"> </w:instrText>
            </w:r>
            <w:r>
              <w:instrText>models</w:instrText>
            </w:r>
            <w:r w:rsidRPr="00387ECF">
              <w:instrText xml:space="preserve"> </w:instrText>
            </w:r>
            <w:r>
              <w:instrText>that</w:instrText>
            </w:r>
            <w:r w:rsidRPr="00387ECF">
              <w:instrText xml:space="preserve"> </w:instrText>
            </w:r>
            <w:r>
              <w:instrText>are</w:instrText>
            </w:r>
            <w:r w:rsidRPr="00387ECF">
              <w:instrText xml:space="preserve"> </w:instrText>
            </w:r>
            <w:r>
              <w:instrText>specific</w:instrText>
            </w:r>
            <w:r w:rsidRPr="00387ECF">
              <w:instrText xml:space="preserve"> </w:instrText>
            </w:r>
            <w:r>
              <w:instrText>to</w:instrText>
            </w:r>
            <w:r w:rsidRPr="00387ECF">
              <w:instrText xml:space="preserve"> </w:instrText>
            </w:r>
            <w:r>
              <w:instrText>predict</w:instrText>
            </w:r>
            <w:r w:rsidRPr="00387ECF">
              <w:instrText xml:space="preserve"> </w:instrText>
            </w:r>
            <w:r>
              <w:instrText>cleavage</w:instrText>
            </w:r>
            <w:r w:rsidRPr="00387ECF">
              <w:instrText xml:space="preserve"> </w:instrText>
            </w:r>
            <w:r>
              <w:instrText>by</w:instrText>
            </w:r>
            <w:r w:rsidRPr="00387ECF">
              <w:instrText xml:space="preserve"> </w:instrText>
            </w:r>
            <w:r>
              <w:instrText>the</w:instrText>
            </w:r>
            <w:r w:rsidRPr="00387ECF">
              <w:instrText xml:space="preserve"> </w:instrText>
            </w:r>
            <w:r>
              <w:instrText>proteasome</w:instrText>
            </w:r>
            <w:r w:rsidRPr="00387ECF">
              <w:instrText xml:space="preserve"> </w:instrText>
            </w:r>
            <w:r>
              <w:instrText>and</w:instrText>
            </w:r>
            <w:r w:rsidRPr="00387ECF">
              <w:instrText xml:space="preserve"> </w:instrText>
            </w:r>
            <w:r>
              <w:instrText>the</w:instrText>
            </w:r>
            <w:r w:rsidRPr="00387ECF">
              <w:instrText xml:space="preserve"> </w:instrText>
            </w:r>
            <w:r>
              <w:instrText>immunoproteasome</w:instrText>
            </w:r>
            <w:r w:rsidRPr="00387ECF">
              <w:instrText xml:space="preserve">. </w:instrText>
            </w:r>
            <w:r>
              <w:instrText>These</w:instrText>
            </w:r>
            <w:r w:rsidRPr="00387ECF">
              <w:instrText xml:space="preserve"> </w:instrText>
            </w:r>
            <w:r>
              <w:instrText>models</w:instrText>
            </w:r>
            <w:r w:rsidRPr="00387ECF">
              <w:instrText xml:space="preserve"> </w:instrText>
            </w:r>
            <w:r>
              <w:instrText>ought</w:instrText>
            </w:r>
            <w:r w:rsidRPr="00387ECF">
              <w:instrText xml:space="preserve"> </w:instrText>
            </w:r>
            <w:r>
              <w:instrText>to</w:instrText>
            </w:r>
            <w:r w:rsidRPr="00387ECF">
              <w:instrText xml:space="preserve"> </w:instrText>
            </w:r>
            <w:r>
              <w:instrText>be</w:instrText>
            </w:r>
            <w:r w:rsidRPr="00387ECF">
              <w:instrText xml:space="preserve"> </w:instrText>
            </w:r>
            <w:r>
              <w:instrText>instrumental</w:instrText>
            </w:r>
            <w:r w:rsidRPr="00387ECF">
              <w:instrText xml:space="preserve"> </w:instrText>
            </w:r>
            <w:r>
              <w:instrText>to</w:instrText>
            </w:r>
            <w:r w:rsidRPr="00387ECF">
              <w:instrText xml:space="preserve"> </w:instrText>
            </w:r>
            <w:r>
              <w:instrText>identify</w:instrText>
            </w:r>
            <w:r w:rsidRPr="00387ECF">
              <w:instrText xml:space="preserve"> </w:instrText>
            </w:r>
            <w:r>
              <w:instrText>protective</w:instrText>
            </w:r>
            <w:r w:rsidRPr="00387ECF">
              <w:instrText xml:space="preserve"> </w:instrText>
            </w:r>
            <w:r>
              <w:instrText>CD</w:instrText>
            </w:r>
            <w:r w:rsidRPr="00387ECF">
              <w:instrText xml:space="preserve">8 </w:instrText>
            </w:r>
            <w:r>
              <w:instrText>T</w:instrText>
            </w:r>
            <w:r w:rsidRPr="00387ECF">
              <w:instrText xml:space="preserve"> </w:instrText>
            </w:r>
            <w:r>
              <w:instrText>cell</w:instrText>
            </w:r>
            <w:r w:rsidRPr="00387ECF">
              <w:instrText xml:space="preserve"> </w:instrText>
            </w:r>
            <w:r>
              <w:instrText>epitopes</w:instrText>
            </w:r>
            <w:r w:rsidRPr="00387ECF">
              <w:instrText xml:space="preserve"> </w:instrText>
            </w:r>
            <w:r>
              <w:instrText>and</w:instrText>
            </w:r>
            <w:r w:rsidRPr="00387ECF">
              <w:instrText xml:space="preserve"> </w:instrText>
            </w:r>
            <w:r>
              <w:instrText>are</w:instrText>
            </w:r>
            <w:r w:rsidRPr="00387ECF">
              <w:instrText xml:space="preserve"> </w:instrText>
            </w:r>
            <w:r>
              <w:instrText>readily</w:instrText>
            </w:r>
            <w:r w:rsidRPr="00387ECF">
              <w:instrText xml:space="preserve"> </w:instrText>
            </w:r>
            <w:r>
              <w:instrText>available</w:instrText>
            </w:r>
            <w:r w:rsidRPr="00387ECF">
              <w:instrText xml:space="preserve"> </w:instrText>
            </w:r>
            <w:r>
              <w:instrText>for</w:instrText>
            </w:r>
            <w:r w:rsidRPr="00387ECF">
              <w:instrText xml:space="preserve"> </w:instrText>
            </w:r>
            <w:r>
              <w:instrText>free</w:instrText>
            </w:r>
            <w:r w:rsidRPr="00387ECF">
              <w:instrText xml:space="preserve"> </w:instrText>
            </w:r>
            <w:r>
              <w:instrText>public</w:instrText>
            </w:r>
            <w:r w:rsidRPr="00387ECF">
              <w:instrText xml:space="preserve"> </w:instrText>
            </w:r>
            <w:r>
              <w:instrText>use</w:instrText>
            </w:r>
            <w:r w:rsidRPr="00387ECF">
              <w:instrText xml:space="preserve"> </w:instrText>
            </w:r>
            <w:r>
              <w:instrText>at</w:instrText>
            </w:r>
            <w:r w:rsidRPr="00387ECF">
              <w:instrText xml:space="preserve"> </w:instrText>
            </w:r>
            <w:r>
              <w:instrText>http</w:instrText>
            </w:r>
            <w:r w:rsidRPr="00387ECF">
              <w:instrText>://</w:instrText>
            </w:r>
            <w:r>
              <w:instrText>imed</w:instrText>
            </w:r>
            <w:r w:rsidRPr="00387ECF">
              <w:instrText>.</w:instrText>
            </w:r>
            <w:r>
              <w:instrText>med</w:instrText>
            </w:r>
            <w:r w:rsidRPr="00387ECF">
              <w:instrText>.</w:instrText>
            </w:r>
            <w:r>
              <w:instrText>ucm</w:instrText>
            </w:r>
            <w:r w:rsidRPr="00387ECF">
              <w:instrText>.</w:instrText>
            </w:r>
            <w:r>
              <w:instrText>es</w:instrText>
            </w:r>
            <w:r w:rsidRPr="00387ECF">
              <w:instrText>/</w:instrText>
            </w:r>
            <w:r>
              <w:instrText>Tools</w:instrText>
            </w:r>
            <w:r w:rsidRPr="00387ECF">
              <w:instrText>/</w:instrText>
            </w:r>
            <w:r>
              <w:instrText>PCPS</w:instrText>
            </w:r>
            <w:r w:rsidRPr="00387ECF">
              <w:instrText>/.","</w:instrText>
            </w:r>
            <w:r>
              <w:instrText>container</w:instrText>
            </w:r>
            <w:r w:rsidRPr="00387ECF">
              <w:instrText>-</w:instrText>
            </w:r>
            <w:r>
              <w:instrText>title</w:instrText>
            </w:r>
            <w:r w:rsidRPr="00387ECF">
              <w:instrText>":"</w:instrText>
            </w:r>
            <w:r>
              <w:instrText>BMC</w:instrText>
            </w:r>
            <w:r w:rsidRPr="00387ECF">
              <w:instrText xml:space="preserve"> </w:instrText>
            </w:r>
            <w:r>
              <w:instrText>Bioinformatics</w:instrText>
            </w:r>
            <w:r w:rsidRPr="00387ECF">
              <w:instrText>","</w:instrText>
            </w:r>
            <w:r>
              <w:instrText>DOI</w:instrText>
            </w:r>
            <w:r w:rsidRPr="00387ECF">
              <w:instrText>":"10.1186/1471-2105-11-479","</w:instrText>
            </w:r>
            <w:r>
              <w:instrText>ISSN</w:instrText>
            </w:r>
            <w:r w:rsidRPr="00387ECF">
              <w:instrText>":"1471-2105","</w:instrText>
            </w:r>
            <w:r>
              <w:instrText>issue</w:instrText>
            </w:r>
            <w:r w:rsidRPr="00387ECF">
              <w:instrText>":"1","</w:instrText>
            </w:r>
            <w:r>
              <w:instrText>journalAbbreviation</w:instrText>
            </w:r>
            <w:r w:rsidRPr="00387ECF">
              <w:instrText>":"</w:instrText>
            </w:r>
            <w:r>
              <w:instrText>BMC</w:instrText>
            </w:r>
            <w:r w:rsidRPr="00387ECF">
              <w:instrText xml:space="preserve"> </w:instrText>
            </w:r>
            <w:r>
              <w:instrText>Bioinformatics</w:instrText>
            </w:r>
            <w:r w:rsidRPr="00387ECF">
              <w:instrText>","</w:instrText>
            </w:r>
            <w:r>
              <w:instrText>language</w:instrText>
            </w:r>
            <w:r w:rsidRPr="00387ECF">
              <w:instrText>":"</w:instrText>
            </w:r>
            <w:r>
              <w:instrText>en</w:instrText>
            </w:r>
            <w:r w:rsidRPr="00387ECF">
              <w:instrText>","</w:instrText>
            </w:r>
            <w:r>
              <w:instrText>page</w:instrText>
            </w:r>
            <w:r w:rsidRPr="00387ECF">
              <w:instrText>":"479","</w:instrText>
            </w:r>
            <w:r>
              <w:instrText>source</w:instrText>
            </w:r>
            <w:r w:rsidRPr="00387ECF">
              <w:instrText>":"</w:instrText>
            </w:r>
            <w:r>
              <w:instrText>DOI</w:instrText>
            </w:r>
            <w:r w:rsidRPr="00387ECF">
              <w:instrText>.</w:instrText>
            </w:r>
            <w:r>
              <w:instrText>org</w:instrText>
            </w:r>
            <w:r w:rsidRPr="00387ECF">
              <w:instrText xml:space="preserve"> (</w:instrText>
            </w:r>
            <w:r>
              <w:instrText>Crossref</w:instrText>
            </w:r>
            <w:r w:rsidRPr="00387ECF">
              <w:instrText>)","</w:instrText>
            </w:r>
            <w:r>
              <w:instrText>title</w:instrText>
            </w:r>
            <w:r w:rsidRPr="00387ECF">
              <w:instrText>":"</w:instrText>
            </w:r>
            <w:r>
              <w:instrText>Computational</w:instrText>
            </w:r>
            <w:r w:rsidRPr="00387ECF">
              <w:instrText xml:space="preserve"> </w:instrText>
            </w:r>
            <w:r>
              <w:instrText>analysis</w:instrText>
            </w:r>
            <w:r w:rsidRPr="00387ECF">
              <w:instrText xml:space="preserve"> </w:instrText>
            </w:r>
            <w:r>
              <w:instrText>and</w:instrText>
            </w:r>
            <w:r w:rsidRPr="00387ECF">
              <w:instrText xml:space="preserve"> </w:instrText>
            </w:r>
            <w:r>
              <w:instrText>modeling</w:instrText>
            </w:r>
            <w:r w:rsidRPr="00387ECF">
              <w:instrText xml:space="preserve"> </w:instrText>
            </w:r>
            <w:r>
              <w:instrText>of</w:instrText>
            </w:r>
            <w:r w:rsidRPr="00387ECF">
              <w:instrText xml:space="preserve"> </w:instrText>
            </w:r>
            <w:r>
              <w:instrText>cleavage</w:instrText>
            </w:r>
            <w:r w:rsidRPr="00387ECF">
              <w:instrText xml:space="preserve"> </w:instrText>
            </w:r>
            <w:r>
              <w:instrText>by</w:instrText>
            </w:r>
            <w:r w:rsidRPr="00387ECF">
              <w:instrText xml:space="preserve"> </w:instrText>
            </w:r>
            <w:r>
              <w:instrText>the</w:instrText>
            </w:r>
            <w:r w:rsidRPr="00387ECF">
              <w:instrText xml:space="preserve"> </w:instrText>
            </w:r>
            <w:r>
              <w:instrText>immunoproteasome</w:instrText>
            </w:r>
            <w:r w:rsidRPr="00387ECF">
              <w:instrText xml:space="preserve"> </w:instrText>
            </w:r>
            <w:r>
              <w:instrText>and</w:instrText>
            </w:r>
            <w:r w:rsidRPr="00387ECF">
              <w:instrText xml:space="preserve"> </w:instrText>
            </w:r>
            <w:r>
              <w:instrText>the</w:instrText>
            </w:r>
            <w:r w:rsidRPr="00387ECF">
              <w:instrText xml:space="preserve"> </w:instrText>
            </w:r>
            <w:r>
              <w:instrText>constitutive</w:instrText>
            </w:r>
            <w:r w:rsidRPr="00387ECF">
              <w:instrText xml:space="preserve"> </w:instrText>
            </w:r>
            <w:r>
              <w:instrText>proteasome</w:instrText>
            </w:r>
            <w:r w:rsidRPr="00387ECF">
              <w:instrText>","</w:instrText>
            </w:r>
            <w:r>
              <w:instrText>volume</w:instrText>
            </w:r>
            <w:r w:rsidRPr="00387ECF">
              <w:instrText>":"11","</w:instrText>
            </w:r>
            <w:r>
              <w:instrText>author</w:instrText>
            </w:r>
            <w:r w:rsidRPr="00387ECF">
              <w:instrText>":[{"</w:instrText>
            </w:r>
            <w:r>
              <w:instrText>family</w:instrText>
            </w:r>
            <w:r w:rsidRPr="00387ECF">
              <w:instrText>":"</w:instrText>
            </w:r>
            <w:r>
              <w:instrText>Diez</w:instrText>
            </w:r>
            <w:r w:rsidRPr="00387ECF">
              <w:instrText>-</w:instrText>
            </w:r>
            <w:r>
              <w:instrText>Rivero</w:instrText>
            </w:r>
            <w:r w:rsidRPr="00387ECF">
              <w:instrText>","</w:instrText>
            </w:r>
            <w:r>
              <w:instrText>given</w:instrText>
            </w:r>
            <w:r w:rsidRPr="00387ECF">
              <w:instrText>":"</w:instrText>
            </w:r>
            <w:r>
              <w:instrText>Carmen</w:instrText>
            </w:r>
            <w:r w:rsidRPr="00387ECF">
              <w:instrText xml:space="preserve"> </w:instrText>
            </w:r>
            <w:r>
              <w:instrText>M</w:instrText>
            </w:r>
            <w:r w:rsidRPr="00387ECF">
              <w:instrText>"},{"</w:instrText>
            </w:r>
            <w:r>
              <w:instrText>family</w:instrText>
            </w:r>
            <w:r w:rsidRPr="00387ECF">
              <w:instrText>":"</w:instrText>
            </w:r>
            <w:r>
              <w:instrText>Lafuente</w:instrText>
            </w:r>
            <w:r w:rsidRPr="00387ECF">
              <w:instrText>","</w:instrText>
            </w:r>
            <w:r>
              <w:instrText>given</w:instrText>
            </w:r>
            <w:r w:rsidRPr="00387ECF">
              <w:instrText>":"</w:instrText>
            </w:r>
            <w:r>
              <w:instrText>Esther</w:instrText>
            </w:r>
            <w:r w:rsidRPr="00387ECF">
              <w:instrText xml:space="preserve"> </w:instrText>
            </w:r>
            <w:r>
              <w:instrText>M</w:instrText>
            </w:r>
            <w:r w:rsidRPr="00387ECF">
              <w:instrText>"},{"</w:instrText>
            </w:r>
            <w:r>
              <w:instrText>family</w:instrText>
            </w:r>
            <w:r w:rsidRPr="00387ECF">
              <w:instrText>":"</w:instrText>
            </w:r>
            <w:r>
              <w:instrText>Reche</w:instrText>
            </w:r>
            <w:r w:rsidRPr="00387ECF">
              <w:instrText>","</w:instrText>
            </w:r>
            <w:r>
              <w:instrText>given</w:instrText>
            </w:r>
            <w:r w:rsidRPr="00387ECF">
              <w:instrText>":"</w:instrText>
            </w:r>
            <w:r>
              <w:instrText>Pedro</w:instrText>
            </w:r>
            <w:r w:rsidRPr="00387ECF">
              <w:instrText xml:space="preserve"> </w:instrText>
            </w:r>
            <w:r>
              <w:instrText>A</w:instrText>
            </w:r>
            <w:r w:rsidRPr="00387ECF">
              <w:instrText>"}],"</w:instrText>
            </w:r>
            <w:r>
              <w:instrText>issued</w:instrText>
            </w:r>
            <w:r w:rsidRPr="00387ECF">
              <w:instrText>":{"</w:instrText>
            </w:r>
            <w:r>
              <w:instrText>date</w:instrText>
            </w:r>
            <w:r w:rsidRPr="00387ECF">
              <w:instrText>-</w:instrText>
            </w:r>
            <w:r>
              <w:instrText>parts</w:instrText>
            </w:r>
            <w:r w:rsidRPr="00387ECF">
              <w:instrText>":[["2010",12]]}}}],"</w:instrText>
            </w:r>
            <w:r>
              <w:instrText>schema</w:instrText>
            </w:r>
            <w:r w:rsidRPr="00387ECF">
              <w:instrText>":"</w:instrText>
            </w:r>
            <w:r>
              <w:instrText>https</w:instrText>
            </w:r>
            <w:r w:rsidRPr="00387ECF">
              <w:instrText>://</w:instrText>
            </w:r>
            <w:r>
              <w:instrText>github</w:instrText>
            </w:r>
            <w:r w:rsidRPr="00387ECF">
              <w:instrText>.</w:instrText>
            </w:r>
            <w:r>
              <w:instrText>com</w:instrText>
            </w:r>
            <w:r w:rsidRPr="00387ECF">
              <w:instrText>/</w:instrText>
            </w:r>
            <w:r>
              <w:instrText>citation</w:instrText>
            </w:r>
            <w:r w:rsidRPr="00387ECF">
              <w:instrText>-</w:instrText>
            </w:r>
            <w:r>
              <w:instrText>style</w:instrText>
            </w:r>
            <w:r w:rsidRPr="00387ECF">
              <w:instrText>-</w:instrText>
            </w:r>
            <w:r>
              <w:instrText>language</w:instrText>
            </w:r>
            <w:r w:rsidRPr="00387ECF">
              <w:instrText>/</w:instrText>
            </w:r>
            <w:r>
              <w:instrText>schema</w:instrText>
            </w:r>
            <w:r w:rsidRPr="00387ECF">
              <w:instrText>/</w:instrText>
            </w:r>
            <w:r>
              <w:instrText>raw</w:instrText>
            </w:r>
            <w:r w:rsidRPr="00387ECF">
              <w:instrText>/</w:instrText>
            </w:r>
            <w:r>
              <w:instrText>master</w:instrText>
            </w:r>
            <w:r w:rsidRPr="00387ECF">
              <w:instrText>/</w:instrText>
            </w:r>
            <w:r>
              <w:instrText>csl</w:instrText>
            </w:r>
            <w:r w:rsidRPr="00387ECF">
              <w:instrText>-</w:instrText>
            </w:r>
            <w:r>
              <w:instrText>citation</w:instrText>
            </w:r>
            <w:r w:rsidRPr="00387ECF">
              <w:instrText>.</w:instrText>
            </w:r>
            <w:r>
              <w:instrText>json</w:instrText>
            </w:r>
            <w:r w:rsidRPr="00387ECF">
              <w:instrText xml:space="preserve">"} </w:instrText>
            </w:r>
            <w:r>
              <w:fldChar w:fldCharType="separate"/>
            </w:r>
            <w:r w:rsidRPr="00387ECF">
              <w:rPr>
                <w:rFonts w:cs="Times New Roman"/>
              </w:rPr>
              <w:t>[79]</w:t>
            </w:r>
            <w:r>
              <w:fldChar w:fldCharType="end"/>
            </w:r>
          </w:p>
        </w:tc>
      </w:tr>
      <w:tr w:rsidR="0046767B" w:rsidRPr="00033E83" w14:paraId="2E75B9F8" w14:textId="77777777" w:rsidTr="00387ECF">
        <w:tc>
          <w:tcPr>
            <w:tcW w:w="0" w:type="auto"/>
          </w:tcPr>
          <w:p w14:paraId="325DD815" w14:textId="77777777" w:rsidR="005C4AD5" w:rsidRPr="00387ECF" w:rsidRDefault="00BF5734" w:rsidP="0020414D">
            <w:pPr>
              <w:pStyle w:val="Compact"/>
              <w:ind w:firstLine="0"/>
              <w:jc w:val="left"/>
            </w:pPr>
            <w:proofErr w:type="spellStart"/>
            <w:r>
              <w:t>NetMHCpan</w:t>
            </w:r>
            <w:proofErr w:type="spellEnd"/>
          </w:p>
        </w:tc>
        <w:tc>
          <w:tcPr>
            <w:tcW w:w="0" w:type="auto"/>
          </w:tcPr>
          <w:p w14:paraId="5537754B" w14:textId="77777777" w:rsidR="005C4AD5" w:rsidRPr="00387ECF" w:rsidRDefault="00BF5734" w:rsidP="0020414D">
            <w:pPr>
              <w:pStyle w:val="Compact"/>
              <w:ind w:firstLine="0"/>
              <w:jc w:val="left"/>
            </w:pPr>
            <w:r>
              <w:t>MHC</w:t>
            </w:r>
          </w:p>
        </w:tc>
        <w:tc>
          <w:tcPr>
            <w:tcW w:w="2653" w:type="dxa"/>
          </w:tcPr>
          <w:p w14:paraId="4B9BAC04" w14:textId="77777777" w:rsidR="005C4AD5" w:rsidRPr="00387ECF" w:rsidRDefault="00BF5734" w:rsidP="0020414D">
            <w:pPr>
              <w:pStyle w:val="Compact"/>
              <w:ind w:firstLine="0"/>
              <w:jc w:val="left"/>
            </w:pPr>
            <w:r>
              <w:t>IEDB</w:t>
            </w:r>
          </w:p>
        </w:tc>
        <w:tc>
          <w:tcPr>
            <w:tcW w:w="1403" w:type="dxa"/>
          </w:tcPr>
          <w:p w14:paraId="2E22F344" w14:textId="1FF4CE71" w:rsidR="005C4AD5" w:rsidRPr="00387ECF" w:rsidRDefault="0020414D" w:rsidP="0020414D">
            <w:pPr>
              <w:pStyle w:val="Compact"/>
              <w:ind w:firstLine="0"/>
              <w:jc w:val="left"/>
            </w:pPr>
            <w:r>
              <w:t>ANN</w:t>
            </w:r>
          </w:p>
        </w:tc>
        <w:tc>
          <w:tcPr>
            <w:tcW w:w="1596" w:type="dxa"/>
          </w:tcPr>
          <w:p w14:paraId="0DDB3B11" w14:textId="59BE83B2" w:rsidR="005C4AD5" w:rsidRPr="00387ECF" w:rsidRDefault="00033E83">
            <w:pPr>
              <w:pStyle w:val="Compact"/>
              <w:jc w:val="left"/>
            </w:pPr>
            <w:r>
              <w:rPr>
                <w:lang w:val="ru-RU"/>
              </w:rPr>
              <w:fldChar w:fldCharType="begin"/>
            </w:r>
            <w:r w:rsidRPr="00387ECF">
              <w:instrText xml:space="preserve"> ADDIN ZOTERO_ITEM CSL_CITATION {"citationID":"XN5N7oyW","properties":{"formattedCitation":"[92]","plainCitation":"[92]","noteIndex":0},"citationItems":[{"id":322,"uris":["http://zotero.org/users/10071278/items/F5G9CRDB"],"itemData":{"id":322,"type":"article-journal","container-title":"PLoS ONE","DOI":"10.1371/journal.pone.0000796","ISSN":"1932-6203","issue":"8","journalAbbreviation":"PLoS ONE","language":"en","page":"e796","source":"DOI.org (Crossref)","title":"NetMHCpan, a Method for Quantitative Predictions of Peptide Binding to Any HLA-A and -B Locus Protein of Known Sequence","volume":"2","author":[{"family":"Nielsen","given":"Morten"},{"family":"Lundegaard","given":"Claus"},{"family":"Blicher","given":"Thomas"},{"family":"Lamberth","given":"Kasper"},{"family":"Harndahl","given":"Mikkel"},{"family":"Justesen","given":"Sune"},{"family":"Røder","given":"Gustav"},{"family":"Peters","given":"Bjoern"},{"family":"Sette","given":"Alessandro"},{"family":"Lund","given":"Ole"},{"family":"Buus","given":"Søren"}],"editor":[{"family":"Kallas","given":"Esper"}],"issued":{"date-parts":[["2007",8,29]]}}}],"schema":"https://github.com/citation-style-language/schema/raw/master/csl-citation.json"} </w:instrText>
            </w:r>
            <w:r>
              <w:rPr>
                <w:lang w:val="ru-RU"/>
              </w:rPr>
              <w:fldChar w:fldCharType="separate"/>
            </w:r>
            <w:r w:rsidRPr="00033E83">
              <w:rPr>
                <w:rFonts w:cs="Times New Roman"/>
              </w:rPr>
              <w:t>[92]</w:t>
            </w:r>
            <w:r>
              <w:rPr>
                <w:lang w:val="ru-RU"/>
              </w:rPr>
              <w:fldChar w:fldCharType="end"/>
            </w:r>
          </w:p>
        </w:tc>
      </w:tr>
      <w:tr w:rsidR="0046767B" w:rsidRPr="00033E83" w14:paraId="3D391DE1" w14:textId="77777777" w:rsidTr="00387ECF">
        <w:tc>
          <w:tcPr>
            <w:tcW w:w="0" w:type="auto"/>
          </w:tcPr>
          <w:p w14:paraId="756C1ACF" w14:textId="1CA3B5FF" w:rsidR="005C4AD5" w:rsidRPr="00387ECF" w:rsidRDefault="00BF5734" w:rsidP="0020414D">
            <w:pPr>
              <w:pStyle w:val="Compact"/>
              <w:ind w:firstLine="0"/>
              <w:jc w:val="left"/>
            </w:pPr>
            <w:proofErr w:type="spellStart"/>
            <w:r>
              <w:t>MHCSeqNe</w:t>
            </w:r>
            <w:r w:rsidR="001F356C">
              <w:t>t</w:t>
            </w:r>
            <w:proofErr w:type="spellEnd"/>
          </w:p>
        </w:tc>
        <w:tc>
          <w:tcPr>
            <w:tcW w:w="0" w:type="auto"/>
          </w:tcPr>
          <w:p w14:paraId="4F4D6E7C" w14:textId="77777777" w:rsidR="005C4AD5" w:rsidRPr="00387ECF" w:rsidRDefault="00BF5734" w:rsidP="0020414D">
            <w:pPr>
              <w:pStyle w:val="Compact"/>
              <w:ind w:firstLine="0"/>
              <w:jc w:val="left"/>
            </w:pPr>
            <w:r>
              <w:t>MHC</w:t>
            </w:r>
          </w:p>
        </w:tc>
        <w:tc>
          <w:tcPr>
            <w:tcW w:w="2653" w:type="dxa"/>
          </w:tcPr>
          <w:p w14:paraId="68946B7A" w14:textId="37D17FA4" w:rsidR="005C4AD5" w:rsidRPr="00387ECF" w:rsidRDefault="00BF5734" w:rsidP="00387ECF">
            <w:pPr>
              <w:pStyle w:val="Compact"/>
              <w:ind w:hanging="1560"/>
              <w:jc w:val="left"/>
            </w:pPr>
            <w:r>
              <w:t>IEDB</w:t>
            </w:r>
            <w:r w:rsidRPr="00387ECF">
              <w:t xml:space="preserve">, </w:t>
            </w:r>
            <w:r>
              <w:t>MHC</w:t>
            </w:r>
            <w:r w:rsidR="001F356C" w:rsidRPr="00387ECF">
              <w:t xml:space="preserve"> </w:t>
            </w:r>
            <w:r w:rsidR="007A0009">
              <w:t xml:space="preserve">IEDB, </w:t>
            </w:r>
            <w:proofErr w:type="spellStart"/>
            <w:r w:rsidR="007A0009">
              <w:t>MHC</w:t>
            </w:r>
            <w:r>
              <w:t>flurry</w:t>
            </w:r>
            <w:proofErr w:type="spellEnd"/>
          </w:p>
        </w:tc>
        <w:tc>
          <w:tcPr>
            <w:tcW w:w="1403" w:type="dxa"/>
          </w:tcPr>
          <w:p w14:paraId="20EC1EC2" w14:textId="6031253B" w:rsidR="005C4AD5" w:rsidRPr="00387ECF" w:rsidRDefault="0020414D" w:rsidP="0020414D">
            <w:pPr>
              <w:pStyle w:val="Compact"/>
              <w:ind w:firstLine="0"/>
              <w:jc w:val="left"/>
            </w:pPr>
            <w:r>
              <w:t>ANN</w:t>
            </w:r>
          </w:p>
        </w:tc>
        <w:tc>
          <w:tcPr>
            <w:tcW w:w="1596" w:type="dxa"/>
          </w:tcPr>
          <w:p w14:paraId="1D64C07C" w14:textId="7CCF2AB0" w:rsidR="005C4AD5" w:rsidRPr="00033E83" w:rsidRDefault="00033E83">
            <w:pPr>
              <w:pStyle w:val="Compact"/>
              <w:jc w:val="left"/>
              <w:rPr>
                <w:lang w:val="ru-RU"/>
              </w:rPr>
            </w:pPr>
            <w:r>
              <w:rPr>
                <w:lang w:val="ru-RU"/>
              </w:rPr>
              <w:fldChar w:fldCharType="begin"/>
            </w:r>
            <w:r w:rsidRPr="00387ECF">
              <w:instrText xml:space="preserve"> ADDIN ZOTERO_ITEM CSL_CITATION {"citationID":"eArT2pZA","properties":{"formattedCitation":"[93]","plainCitation":"[93]","noteIndex":0},"citationItems":[{"id":323,"uris":["http://zotero.org/users/10071278/items/P</w:instrText>
            </w:r>
            <w:r w:rsidRPr="00ED0F1D">
              <w:instrText>Q</w:instrText>
            </w:r>
            <w:r>
              <w:rPr>
                <w:lang w:val="ru-RU"/>
              </w:rPr>
              <w:instrText xml:space="preserve">XAVDZQ"],"itemData":{"id":323,"type":"article-journal","abstract":"Background: Immunotherapy is an emerging approach in cancer treatment that activates the host immune system to destroy cancer cells expressing unique peptide signatures (neoepitopes). Administrations of cancer-specific neoepitopes in the form of synthetic peptide vaccine have been proven effective in both mouse models and human patients. Because only a tiny fraction of cancer-specific neoepitopes actually elicits immune response, selection of potent, immunogenic neoepitopes remains a challenging step in cancer vaccine development. A basic approach for immunogenicity prediction is based on the premise that effective neoepitope should bind with the Major Histocompatibility Complex (MHC) with high affinity.\nResults: In this study, we developed MHCSeqNet, an open-source deep learning model, which not only outperforms state-of-the-art predictors on both MHC binding affinity and MHC ligand peptidome datasets but also exhibits promising generalization to unseen MHC class I alleles. MHCSeqNet employed neural network architectures developed for natural language processing to model amino acid sequence representations of MHC allele and epitope peptide as sentences with amino acids as individual words. This consideration allows MHCSeqNet to accept new MHC alleles as well as peptides of any length.\nConclusions: The improved performance and the flexibility offered by MHCSeqNet should make it a valuable tool for screening effective neoepitopes in cancer vaccine development.","container-title":"BMC Bioinformatics","DOI":"10.1186/s12859-019-2892-4","ISSN":"1471-2105","issue":"1","journalAbbreviation":"BMC Bioinformatics","language":"en","page":"270","source":"DOI.org (Crossref)","title":"MHCSeqNet: a deep neural network model for universal MHC binding prediction","title-short":"MHCSeqNet","volume":"20","author":[{"family":"Phloyphisut","given":"Poomarin"},{"family":"Pornputtapong","given":"Natapol"},{"family":"Sriswasdi","given":"Sira"},{"family":"Chuangsuwanich","given":"Ekapol"}],"issued":{"date-parts":[["2019",12]]}}}],"schema":"https://github.com/citation-style-language/schema/raw/master/csl-citation.json"} </w:instrText>
            </w:r>
            <w:r>
              <w:rPr>
                <w:lang w:val="ru-RU"/>
              </w:rPr>
              <w:fldChar w:fldCharType="separate"/>
            </w:r>
            <w:r w:rsidRPr="00033E83">
              <w:rPr>
                <w:rFonts w:cs="Times New Roman"/>
              </w:rPr>
              <w:t>[93]</w:t>
            </w:r>
            <w:r>
              <w:rPr>
                <w:lang w:val="ru-RU"/>
              </w:rPr>
              <w:fldChar w:fldCharType="end"/>
            </w:r>
          </w:p>
        </w:tc>
      </w:tr>
    </w:tbl>
    <w:bookmarkEnd w:id="213"/>
    <w:p w14:paraId="533C097E" w14:textId="161BD045" w:rsidR="005C4AD5" w:rsidRPr="008C1E98" w:rsidRDefault="00BF5734">
      <w:pPr>
        <w:pStyle w:val="a0"/>
        <w:rPr>
          <w:lang w:val="ru-RU"/>
        </w:rPr>
      </w:pPr>
      <w:r w:rsidRPr="007A630F">
        <w:rPr>
          <w:lang w:val="ru-RU"/>
        </w:rPr>
        <w:t xml:space="preserve">Программы </w:t>
      </w:r>
      <w:proofErr w:type="spellStart"/>
      <w:r>
        <w:t>NetCTLpan</w:t>
      </w:r>
      <w:proofErr w:type="spellEnd"/>
      <w:r w:rsidRPr="007A630F">
        <w:rPr>
          <w:lang w:val="ru-RU"/>
        </w:rPr>
        <w:t xml:space="preserve"> и </w:t>
      </w:r>
      <w:proofErr w:type="spellStart"/>
      <w:r>
        <w:t>MHCflurry</w:t>
      </w:r>
      <w:proofErr w:type="spellEnd"/>
      <w:r w:rsidRPr="007A630F">
        <w:rPr>
          <w:lang w:val="ru-RU"/>
        </w:rPr>
        <w:t xml:space="preserve"> моделируют несколько этапов процессинга. </w:t>
      </w:r>
      <w:proofErr w:type="spellStart"/>
      <w:r>
        <w:t>MHCflurry</w:t>
      </w:r>
      <w:proofErr w:type="spellEnd"/>
      <w:r w:rsidRPr="007A630F">
        <w:rPr>
          <w:lang w:val="ru-RU"/>
        </w:rPr>
        <w:t xml:space="preserve"> состоит из двух моделей на основе нейронных сетей: по предсказанию процессинга и связыванию с МНС - результат </w:t>
      </w:r>
      <w:r w:rsidR="00BA0357" w:rsidRPr="007A630F">
        <w:rPr>
          <w:lang w:val="ru-RU"/>
        </w:rPr>
        <w:t>агрегирует</w:t>
      </w:r>
      <w:r w:rsidRPr="007A630F">
        <w:rPr>
          <w:lang w:val="ru-RU"/>
        </w:rPr>
        <w:t xml:space="preserve"> с помощью логистической регрессии</w:t>
      </w:r>
      <w:r w:rsidR="00BA0357" w:rsidRPr="0075779D">
        <w:rPr>
          <w:lang w:val="ru-RU"/>
        </w:rPr>
        <w:t xml:space="preserve"> </w:t>
      </w:r>
      <w:r w:rsidR="00BA0357">
        <w:rPr>
          <w:lang w:val="ru-RU"/>
        </w:rPr>
        <w:fldChar w:fldCharType="begin"/>
      </w:r>
      <w:r w:rsidR="00BA0357">
        <w:rPr>
          <w:lang w:val="ru-RU"/>
        </w:rPr>
        <w:instrText xml:space="preserve"> ADDIN ZOTERO_ITEM CSL_CITATION {"citationID":"43A60cgv","properties":{"formattedCitation":"[94]","plainCitation":"[94]","noteIndex":0},"citationItems":[{"id":91,"uris":["http://zotero.org/users/10071278/items/UE37RRUC"],"itemData":{"id":91,"type":"article-journal","abstract":"Computational prediction of the peptides presented on major histocompatibility complex (MHC) class I proteins is an important tool for studying T cell immunity. The data available to develop such predictors have expanded with the use of mass spectrometry to identify naturally presented MHC ligands. In addition to elucidating binding motifs, the identiﬁed ligands also reﬂect the antigen processing steps that occur prior to MHC binding. Here, we developed an integrated predictor of MHC class I presentation that combines new models for MHC class I binding and antigen processing. Considering only peptides ﬁrst predicted by the binding model to bind strongly to MHC, the antigen processing model is trained to discriminate published mass spectrometry-identiﬁed MHC class I ligands from unobserved peptides. The integrated model outperformed the two individual components as well as NetMHCpan 4.0 and MixMHCpred 2.0.2 on held-out mass spectrometry experiments. Our predictors are implemented in the open source MHCﬂurry package, version 2.0 (github.com/openvax/mhcﬂurry).","container-title":"Cell Systems","DOI":"10.1016/j.cels.2020.06.010","ISSN":"24054712","issue":"1","journalAbbreviation":"Cell Systems","language":"en","page":"42-48.e7","source":"DOI.org (Crossref)","title":"MHCflurry 2.0: Improved Pan-Allele Prediction of MHC Class I-Presented Peptides by Incorporating Antigen Processing","title-short":"MHCflurry 2.0","volume":"11","author":[{"family":"O’Donnell","given":"Timothy J."},{"family":"Rubinsteyn","given":"Alex"},{"family":"Laserson","given":"Uri"}],"issued":{"date-parts":[["2020",7]]}}}],"schema":"https://github.com/citation-style-language/schema/raw/master/csl-citation.json"} </w:instrText>
      </w:r>
      <w:r w:rsidR="00BA0357">
        <w:rPr>
          <w:lang w:val="ru-RU"/>
        </w:rPr>
        <w:fldChar w:fldCharType="separate"/>
      </w:r>
      <w:r w:rsidR="00BA0357" w:rsidRPr="00BA0357">
        <w:rPr>
          <w:rFonts w:cs="Times New Roman"/>
          <w:lang w:val="ru-RU"/>
        </w:rPr>
        <w:t>[94]</w:t>
      </w:r>
      <w:r w:rsidR="00BA0357">
        <w:rPr>
          <w:lang w:val="ru-RU"/>
        </w:rPr>
        <w:fldChar w:fldCharType="end"/>
      </w:r>
      <w:r w:rsidRPr="007A630F">
        <w:rPr>
          <w:lang w:val="ru-RU"/>
        </w:rPr>
        <w:t xml:space="preserve">. </w:t>
      </w:r>
      <w:proofErr w:type="spellStart"/>
      <w:r>
        <w:t>NetCTLpan</w:t>
      </w:r>
      <w:proofErr w:type="spellEnd"/>
      <w:r w:rsidRPr="007A630F">
        <w:rPr>
          <w:lang w:val="ru-RU"/>
        </w:rPr>
        <w:t xml:space="preserve"> предсказывает разрезание белков </w:t>
      </w:r>
      <w:r w:rsidR="00BA0357" w:rsidRPr="007A630F">
        <w:rPr>
          <w:lang w:val="ru-RU"/>
        </w:rPr>
        <w:t>проте</w:t>
      </w:r>
      <w:r w:rsidR="00BA0357">
        <w:rPr>
          <w:lang w:val="ru-RU"/>
        </w:rPr>
        <w:t>а</w:t>
      </w:r>
      <w:r w:rsidR="00BA0357" w:rsidRPr="007A630F">
        <w:rPr>
          <w:lang w:val="ru-RU"/>
        </w:rPr>
        <w:t>сомой</w:t>
      </w:r>
      <w:r w:rsidRPr="007A630F">
        <w:rPr>
          <w:lang w:val="ru-RU"/>
        </w:rPr>
        <w:t xml:space="preserve">, транспорт и связывание по отдельности </w:t>
      </w:r>
      <w:r w:rsidR="00BA0357">
        <w:rPr>
          <w:lang w:val="ru-RU"/>
        </w:rPr>
        <w:fldChar w:fldCharType="begin"/>
      </w:r>
      <w:r w:rsidR="00BA0357">
        <w:rPr>
          <w:lang w:val="ru-RU"/>
        </w:rPr>
        <w:instrText xml:space="preserve"> ADDIN ZOTERO_ITEM CSL_CITATION {"citationID":"vmj5yTyy","properties":{"formattedCitation":"[95]","plainCitation":"[95]","noteIndex":0},"citationItems":[{"id":95,"uris":["http://zotero.org/users/10071278/items/P8KAQD7Q"],"itemData":{"id":95,"type":"article-journal","container-title":"Immunogenetics","DOI":"10.1007/s00251-010-0441-4","ISSN":"0093-7711, 1432-1211","issue":"6","journalAbbreviation":"Immunogenetics","language":"en","page":"357-368","source":"DOI.org (Crossref)","title":"NetCTLpan: pan-specific MHC class I pathway epitope predictions","title-short":"NetCTLpan","volume":"62","author":[{"family":"Stranzl","given":"Thomas"},{"family":"Larsen","given":"Mette Voldby"},{"family":"Lundegaard","given":"Claus"},{"family":"Nielsen","given":"Morten"}],"issued":{"date-parts":[["2010",6]]}}}],"schema":"https://github.com/citation-style-language/schema/raw/master/csl-citation.json"} </w:instrText>
      </w:r>
      <w:r w:rsidR="00BA0357">
        <w:rPr>
          <w:lang w:val="ru-RU"/>
        </w:rPr>
        <w:fldChar w:fldCharType="separate"/>
      </w:r>
      <w:r w:rsidR="00BA0357" w:rsidRPr="00BA0357">
        <w:rPr>
          <w:rFonts w:cs="Times New Roman"/>
          <w:lang w:val="ru-RU"/>
        </w:rPr>
        <w:t>[95]</w:t>
      </w:r>
      <w:r w:rsidR="00BA0357">
        <w:rPr>
          <w:lang w:val="ru-RU"/>
        </w:rPr>
        <w:fldChar w:fldCharType="end"/>
      </w:r>
      <w:r w:rsidRPr="007A630F">
        <w:rPr>
          <w:lang w:val="ru-RU"/>
        </w:rPr>
        <w:t xml:space="preserve">. Эти методы являются пан-аллельными, то есть предсказывают результат для почти всего многообразия известных аллелей </w:t>
      </w:r>
      <w:r>
        <w:t>HLA</w:t>
      </w:r>
      <w:r w:rsidRPr="007A630F">
        <w:rPr>
          <w:lang w:val="ru-RU"/>
        </w:rPr>
        <w:t xml:space="preserve">. Это достигается путем особого подхода представления аллелей в виде </w:t>
      </w:r>
      <w:proofErr w:type="spellStart"/>
      <w:r w:rsidRPr="007A630F">
        <w:rPr>
          <w:lang w:val="ru-RU"/>
        </w:rPr>
        <w:t>псевдопоследовательности</w:t>
      </w:r>
      <w:proofErr w:type="spellEnd"/>
      <w:r w:rsidRPr="007A630F">
        <w:rPr>
          <w:lang w:val="ru-RU"/>
        </w:rPr>
        <w:t xml:space="preserve"> остатков, находящихся на расстоянии до 4 Å от пептидов длиной 9 аминокислот в любых репрезентативных структурах комплекса </w:t>
      </w:r>
      <w:r>
        <w:t>HLA</w:t>
      </w:r>
      <w:r w:rsidRPr="007A630F">
        <w:rPr>
          <w:lang w:val="ru-RU"/>
        </w:rPr>
        <w:t>-пептид</w:t>
      </w:r>
      <w:r w:rsidR="00BA0357" w:rsidRPr="0075779D">
        <w:rPr>
          <w:lang w:val="ru-RU"/>
        </w:rPr>
        <w:t xml:space="preserve"> </w:t>
      </w:r>
      <w:r w:rsidR="00BA0357">
        <w:rPr>
          <w:lang w:val="ru-RU"/>
        </w:rPr>
        <w:fldChar w:fldCharType="begin"/>
      </w:r>
      <w:r w:rsidR="00BA0357">
        <w:rPr>
          <w:lang w:val="ru-RU"/>
        </w:rPr>
        <w:instrText xml:space="preserve"> ADDIN ZOTERO_ITEM CSL_CITATION {"citationID":"nFWVcgkA","properties":{"formattedCitation":"[92]","plainCitation":"[92]","noteIndex":0},"citationItems":[{"id":322,"uris":["http://zotero.org/users/10071278/items/F5G9CRDB"],"itemData":{"id":322,"type":"article-journal","container-title":"PLoS ONE","DOI":"10.1371/journal.pone.0000796","ISSN":"1932-6203","issue":"8","journalAbbreviation":"PLoS ONE","language":"en","page":"e796","source":"DOI.org (Crossref)","title":"NetMHCpan, a Method for Quantitative Predictions of Peptide Binding to Any HLA-A and -B Locus Protein of Known Sequence","volume":"2","author":[{"family":"Nielsen","given":"Morten"},{"family":"Lundegaard","given":"Claus"},{"family":"Blicher","given":"Thomas"},{"family":"Lamberth","given":"Kasper"},{"family":"Harndahl","given":"Mikkel"},{"family":"Justesen","given":"Sune"},{"family":"Røder","given":"Gustav"},{"family":"Peters","given":"Bjoern"},{"family":"Sette","given":"Alessandro"},{"family":"Lund","given":"Ole"},{"family":"Buus","given":"Søren"}],"editor":[{"family":"Kallas","given":"Esper"}],"issued":{"date-parts":[["2007",8,29]]}}}],"schema":"https://github.com/citation-style-language/schema/raw/master/csl-citation.json"} </w:instrText>
      </w:r>
      <w:r w:rsidR="00BA0357">
        <w:rPr>
          <w:lang w:val="ru-RU"/>
        </w:rPr>
        <w:fldChar w:fldCharType="separate"/>
      </w:r>
      <w:r w:rsidR="00BA0357" w:rsidRPr="0075779D">
        <w:rPr>
          <w:rFonts w:cs="Times New Roman"/>
          <w:lang w:val="ru-RU"/>
        </w:rPr>
        <w:t>[92]</w:t>
      </w:r>
      <w:r w:rsidR="00BA0357">
        <w:rPr>
          <w:lang w:val="ru-RU"/>
        </w:rPr>
        <w:fldChar w:fldCharType="end"/>
      </w:r>
      <w:r w:rsidRPr="007A630F">
        <w:rPr>
          <w:lang w:val="ru-RU"/>
        </w:rPr>
        <w:t xml:space="preserve">. Активно ведется разработка пан-специфичных фреймворков для предсказания связывания пептидов с </w:t>
      </w:r>
      <w:r>
        <w:t>HLA</w:t>
      </w:r>
      <w:r w:rsidRPr="007A630F">
        <w:rPr>
          <w:lang w:val="ru-RU"/>
        </w:rPr>
        <w:t xml:space="preserve"> и все они основаны на нейронных сетях</w:t>
      </w:r>
      <w:r w:rsidR="00BA0357" w:rsidRPr="0075779D">
        <w:rPr>
          <w:lang w:val="ru-RU"/>
        </w:rPr>
        <w:t xml:space="preserve"> </w:t>
      </w:r>
      <w:r w:rsidR="00BA0357">
        <w:rPr>
          <w:lang w:val="ru-RU"/>
        </w:rPr>
        <w:fldChar w:fldCharType="begin"/>
      </w:r>
      <w:r w:rsidR="00BA0357">
        <w:rPr>
          <w:lang w:val="ru-RU"/>
        </w:rPr>
        <w:instrText xml:space="preserve"> ADDIN ZOTERO_ITEM CSL_CITATION {"citationID":"MThXxc9k","properties":{"formattedCitation":"[93, 96, 97]","plainCitation":"[93, 96, 97]","noteIndex":0},"citationItems":[{"id":323,"uris":["http://zotero.org/users/10071278/items/PQXAVDZQ"],"itemData":{"id":323,"type":"article-journal","abstract":"Background: Immunotherapy is an emerging approach in cancer treatment that activates the host immune system to destroy cancer cells expressing unique peptide signatures (neoepitopes). Administrations of cancer-specific neoepitopes in the form of synthetic peptide vaccine have been proven effective in both mouse models and human patients. Because only a tiny fraction of cancer-specific neoepitopes actually elicits immune response, selection of potent, immunogenic neoepitopes remains a challenging step in cancer vaccine development. A basic approach for immunogenicity prediction is based on the premise that effective neoepitope should bind with the Major Histocompatibility Complex (MHC) with high affinity.\nResults: In this study, we developed MHCSeqNet, an open-source deep learning model, which not only outperforms state-of-the-art predictors on both MHC binding affinity and MHC ligand peptidome datasets but also exhibits promising generalization to unseen MHC class I alleles. MHCSeqNet employed neural network architectures developed for natural language processing to model amino acid sequence representations of MHC allele and epitope peptide as sentences with amino acids as individual words. This consideration allows MHCSeqNet to accept new MHC alleles as well as peptides of any length.\nConclusions: The improved performance and the flexibility offered by MHCSeqNet should make it a valuable tool for screening effective neoepitopes in cancer vaccine development.","container-title":"BMC Bioinformatics","DOI":"10.1186/s12859-019-2892-4","ISSN":"1471-2105","issue":"1","journalAbbreviation":"BMC Bioinformatics","language":"en","page":"270","source":"DOI.org (Crossref)","title":"MHCSeqNet: a deep neural network model for universal MHC binding prediction","title-short":"MHCSeqNet","volume":"20","author":[{"family":"Phloyphisut","given":"Poomarin"},{"family":"Pornputtapong","given":"Natapol"},{"family":"Sriswasdi","given":"Sira"},{"family":"Chuangsuwanich","given":"Ekapol"}],"issued":{"date-parts":[["2019",12]]}}},{"id":85,"uris":["http://zotero.org/users/10071278/items/8BXU3C8D"],"itemData":{"id":85,"type":"article-journal","abstract":"Neoantigens play important roles in cancer immunotherapy. Current methods used for neoantigen prediction focus on the binding between human leukocyte antigens (HLAs) and peptides, which is insufﬁcient for high-conﬁdence neoantigen prediction. In this study, we apply deep learning techniques to predict neoantigens considering both the possibility of HLA-peptide binding (binding model) and the potential immunogenicity (immunogenicity model) of the peptide-HLA complex (pHLA). The binding model achieves comparable performance with other well-acknowledged tools on the latest Immune Epitope Database (IEDB) benchmark datasets and an independent mass spectrometry (MS) dataset. The immunogenicity model could signiﬁcantly improve the prediction precision of neoantigens. The further application of our method to the mutations with pre-existing T-cell responses indicating its feasibility in clinical application. DeepHLApan is freely available at https://github.com/jiujiezz/deephlapan and http:// biopharm.zju.edu.cn/deephlapan.","container-title":"Frontiers in Immunology","DOI":"10.3389/fimmu.2019.02559","ISSN":"1664-3224","journalAbbreviation":"Front. Immunol.","language":"en","page":"2559","source":"DOI.org (Crossref)","title":"DeepHLApan: A Deep Learning Approach for Neoantigen Prediction Considering Both HLA-Peptide Binding and Immunogenicity","title-short":"DeepHLApan","volume":"10","author":[{"family":"Wu","given":"Jingcheng"},{"family":"Wang","given":"Wenzhe"},{"family":"Zhang","given":"Jiucheng"},{"family":"Zhou","given":"Binbin"},{"family":"Zhao","given":"Wenyi"},{"family":"Su","given":"Zhixi"},{"family":"Gu","given":"Xun"},{"family":"Wu","given":"Jian"},{"family":"Zhou","given":"Zhan"},{"family":"Chen","given":"Shuqing"}],"issued":{"date-parts":[["2019",11,1]]}}},{"id":321,"uris":["http://zotero.org/users/10071278/items/S3XX5XJV"],"itemData":{"id":321,"type":"article-journal","container-title":"Molecular &amp; Cellular Proteomics","DOI":"10.1074/mcp.TIR119.001658","ISSN":"15359476","issue":"12","journalAbbreviation":"Molecular &amp; Cellular Proteomics","language":"en","page":"2459-2477","source":"DOI.org (Crossref)","title":"NNAlign_MA; MHC Peptidome Deconvolution for Accurate MHC Binding Motif Characterization and Improved T-cell Epitope Predictions","volume":"18","author":[{"family":"Alvarez","given":"Bruno"},{"family":"Reynisson","given":"Birkir"},{"family":"Barra","given":"Carolina"},{"family":"Buus","given":"Søren"},{"family":"Ternette","given":"Nicola"},{"family":"Connelley","given":"Tim"},{"family":"Andreatta","given":"Massimo"},{"family":"Nielsen","given":"Morten"}],"issued":{"date-parts":[["2019",12]]}}}],"schema":"https://github.com/citation-style-language/schema/raw/master/csl-citation.json"} </w:instrText>
      </w:r>
      <w:r w:rsidR="00BA0357">
        <w:rPr>
          <w:lang w:val="ru-RU"/>
        </w:rPr>
        <w:fldChar w:fldCharType="separate"/>
      </w:r>
      <w:r w:rsidR="00BA0357" w:rsidRPr="0075779D">
        <w:rPr>
          <w:rFonts w:cs="Times New Roman"/>
          <w:lang w:val="ru-RU"/>
        </w:rPr>
        <w:t>[93, 96, 97]</w:t>
      </w:r>
      <w:r w:rsidR="00BA0357">
        <w:rPr>
          <w:lang w:val="ru-RU"/>
        </w:rPr>
        <w:fldChar w:fldCharType="end"/>
      </w:r>
      <w:r w:rsidRPr="007A630F">
        <w:rPr>
          <w:lang w:val="ru-RU"/>
        </w:rPr>
        <w:t xml:space="preserve">. Современные методы предсказания связывания пептида с МНС имеют высокий </w:t>
      </w:r>
      <w:r>
        <w:t>AUC</w:t>
      </w:r>
      <w:r w:rsidRPr="007A630F">
        <w:rPr>
          <w:lang w:val="ru-RU"/>
        </w:rPr>
        <w:t xml:space="preserve"> </w:t>
      </w:r>
      <w:r>
        <w:t>ROC</w:t>
      </w:r>
      <w:r w:rsidRPr="007A630F">
        <w:rPr>
          <w:lang w:val="ru-RU"/>
        </w:rPr>
        <w:t xml:space="preserve">, больше 0,95, однако предсказания ограничены </w:t>
      </w:r>
      <w:r w:rsidR="00297BAA">
        <w:rPr>
          <w:lang w:val="ru-RU"/>
        </w:rPr>
        <w:t xml:space="preserve">определенными аллелями </w:t>
      </w:r>
      <w:r w:rsidR="00297BAA">
        <w:t>MHC</w:t>
      </w:r>
      <w:r w:rsidR="00297BAA">
        <w:rPr>
          <w:lang w:val="ru-RU"/>
        </w:rPr>
        <w:t xml:space="preserve">, а также </w:t>
      </w:r>
      <w:r w:rsidRPr="007A630F">
        <w:rPr>
          <w:lang w:val="ru-RU"/>
        </w:rPr>
        <w:t>какой-то конкретной длиной пептида, чаще в 9 аминокислот</w:t>
      </w:r>
      <w:r w:rsidR="00BA0357" w:rsidRPr="0075779D">
        <w:rPr>
          <w:lang w:val="ru-RU"/>
        </w:rPr>
        <w:t xml:space="preserve"> </w:t>
      </w:r>
      <w:r w:rsidR="00BA0357">
        <w:rPr>
          <w:lang w:val="ru-RU"/>
        </w:rPr>
        <w:fldChar w:fldCharType="begin"/>
      </w:r>
      <w:r w:rsidR="00BA0357">
        <w:rPr>
          <w:lang w:val="ru-RU"/>
        </w:rPr>
        <w:instrText xml:space="preserve"> ADDIN ZOTERO_ITEM CSL_CITATION {"citationID":"8IX0ypMO","properties":{"formattedCitation":"[98, 99]","plainCitation":"[98, 99]","noteIndex":0},"citationItems":[{"id":319,"uris":["http://zotero.org/users/10071278/items/SNHQ4ITU"],"itemData":{"id":319,"type":"article-journal","container-title":"PLOS Computational Biology","DOI":"10.1371/journal.pcbi.1007757","ISSN":"1553-7358","issue":"5","journalAbbreviation":"PLoS Comput Biol","language":"en","page":"e1007757","source":"DOI.org (Crossref)","title":"Benchmarking predictions of MHC class I restricted T cell epitopes in a comprehensively studied model system","volume":"16","author":[{"family":"Paul","given":"Sinu"},{"family":"Croft","given":"Nathan P."},{"family":"Purcell","given":"Anthony W."},{"family":"Tscharke","given":"David C."},{"family":"Sette","given":"Alessandro"},{"family":"Nielsen","given":"Morten"},{"family":"Peters","given":"Bjoern"}],"editor":[{"family":"Mettu","given":"Ramgopal"}],"issued":{"date-parts":[["2020",5,26]]}}},{"id":318,"uris":["http://zotero.org/users/10071278/items/F8Y76D8Z"],"itemData":{"id":318,"type":"article-journal","abstract":"Abstract\n            Human leukocyte antigen class I (HLA-I) molecules are encoded by major histocompatibility complex (MHC) class I loci in humans. The binding and interaction between HLA-I molecules and intracellular peptides derived from a variety of proteolytic mechanisms play a crucial role in subsequent T-cell recognition of target cells and the specificity of the immune response. In this context, tools that predict the likelihood for a peptide to bind to specific HLA class I allotypes are important for selecting the most promising antigenic targets for immunotherapy. In this article, we comprehensively review a variety of currently available tools for predicting the binding of peptides to a selection of HLA-I allomorphs. Specifically, we compare their calculation methods for the prediction score, employed algorithms, evaluation strategies and software functionalities. In addition, we have evaluated the prediction performance of the reviewed tools based on an independent validation data set, containing 21 101 experimentally verified ligands across 19 HLA-I allotypes. The benchmarking results show that MixMHCpred 2.0.1 achieves the best performance for predicting peptides binding to most of the HLA-I allomorphs studied, while NetMHCpan 4.0 and NetMHCcons 1.1 outperform the other machine learning-based and consensus-based tools, respectively. Importantly, it should be noted that a peptide predicted with a higher binding score for a specific HLA allotype does not necessarily imply it will be immunogenic. That said, peptide-binding predictors are still very useful in that they can help to significantly reduce the large number of epitope candidates that need to be experimentally verified. Several other factors, including susceptibility to proteasome cleavage, peptide transport into the endoplasmic reticulum and T-cell receptor repertoire, also contribute to the immunogenicity of peptide antigens, and some of them can be considered by some predictors. Therefore, integrating features derived from these additional factors together with HLA-binding properties by using machine-learning algorithms may increase the prediction accuracy of immunogenic peptides. As such, we anticipate that this review and benchmarking survey will assist researchers in selecting appropriate prediction tools that best suit their purposes and provide useful guidelines for the development of improved antigen predictors in the future.","container-title":"Briefings in Bioinformatics","DOI":"10.1093/bib/bbz051","ISSN":"1477-4054","issue":"4","language":"en","page":"1119-1135","source":"DOI.org (Crossref)","title":"A comprehensive review and performance evaluation of bioinformatics tools for HLA class I peptide-binding prediction","volume":"21","author":[{"family":"Mei","given":"Shutao"},{"family":"Li","given":"Fuyi"},{"family":"Leier","given":"André"},{"family":"Marquez-Lago","given":"Tatiana T"},{"family":"Giam","given":"Kailin"},{"family":"Croft","given":"Nathan P"},{"family":"Akutsu","given":"Tatsuya"},{"family":"Smith","given":"A Ian"},{"family":"Li","given":"Jian"},{"family":"Rossjohn","given":"Jamie"},{"family":"Purcell","given":"Anthony W"},{"family":"Song","given":"Jiangning"}],"issued":{"date-parts":[["2020",7,15]]}}}],"schema":"https://github.com/citation-style-language/schema/raw/master/csl-citation.json"} </w:instrText>
      </w:r>
      <w:r w:rsidR="00BA0357">
        <w:rPr>
          <w:lang w:val="ru-RU"/>
        </w:rPr>
        <w:fldChar w:fldCharType="separate"/>
      </w:r>
      <w:r w:rsidR="00BA0357" w:rsidRPr="0075779D">
        <w:rPr>
          <w:rFonts w:cs="Times New Roman"/>
          <w:lang w:val="ru-RU"/>
        </w:rPr>
        <w:t>[98, 99]</w:t>
      </w:r>
      <w:r w:rsidR="00BA0357">
        <w:rPr>
          <w:lang w:val="ru-RU"/>
        </w:rPr>
        <w:fldChar w:fldCharType="end"/>
      </w:r>
      <w:r w:rsidRPr="007A630F">
        <w:rPr>
          <w:lang w:val="ru-RU"/>
        </w:rPr>
        <w:t>.</w:t>
      </w:r>
      <w:r w:rsidR="008C1E98">
        <w:rPr>
          <w:lang w:val="ru-RU"/>
        </w:rPr>
        <w:t xml:space="preserve"> Следует отметить, что в современных работах моделируют расщепление белков протеасомой и связывание пептидов с </w:t>
      </w:r>
      <w:r w:rsidR="008C1E98">
        <w:t>MHC</w:t>
      </w:r>
      <w:r w:rsidR="008C1E98" w:rsidRPr="0075779D">
        <w:rPr>
          <w:lang w:val="ru-RU"/>
        </w:rPr>
        <w:t xml:space="preserve">. </w:t>
      </w:r>
      <w:r w:rsidR="008C1E98">
        <w:rPr>
          <w:lang w:val="ru-RU"/>
        </w:rPr>
        <w:t xml:space="preserve">Активность по отношению к </w:t>
      </w:r>
      <w:r w:rsidR="008C1E98">
        <w:t>TAP</w:t>
      </w:r>
      <w:r w:rsidR="008C1E98" w:rsidRPr="0075779D">
        <w:rPr>
          <w:lang w:val="ru-RU"/>
        </w:rPr>
        <w:t xml:space="preserve"> </w:t>
      </w:r>
      <w:r w:rsidR="008C1E98">
        <w:rPr>
          <w:lang w:val="ru-RU"/>
        </w:rPr>
        <w:t>транспортеру не является главным направлением моделирования из-за недостатка данных и трудоемкости экспериментов, в которых их получают.</w:t>
      </w:r>
    </w:p>
    <w:p w14:paraId="65FC6059" w14:textId="736BD0C4" w:rsidR="009C1349" w:rsidRDefault="009C1349" w:rsidP="007050C1">
      <w:pPr>
        <w:pStyle w:val="1"/>
        <w:rPr>
          <w:sz w:val="28"/>
          <w:lang w:val="ru-RU"/>
        </w:rPr>
      </w:pPr>
      <w:bookmarkStart w:id="214" w:name="концептуальная-схема-модели"/>
      <w:bookmarkStart w:id="215" w:name="_Toc136219690"/>
      <w:bookmarkEnd w:id="211"/>
      <w:r>
        <w:rPr>
          <w:sz w:val="28"/>
          <w:lang w:val="ru-RU"/>
        </w:rPr>
        <w:lastRenderedPageBreak/>
        <w:t xml:space="preserve">Глава </w:t>
      </w:r>
      <w:r w:rsidR="00297BAA" w:rsidRPr="0075779D">
        <w:rPr>
          <w:sz w:val="28"/>
          <w:lang w:val="ru-RU"/>
        </w:rPr>
        <w:t>2. Материалы и методы</w:t>
      </w:r>
      <w:bookmarkEnd w:id="215"/>
    </w:p>
    <w:p w14:paraId="49EDFAAD" w14:textId="5707C642" w:rsidR="007050C1" w:rsidRDefault="007050C1" w:rsidP="007050C1">
      <w:pPr>
        <w:pStyle w:val="2"/>
        <w:rPr>
          <w:lang w:val="ru-RU"/>
        </w:rPr>
      </w:pPr>
      <w:bookmarkStart w:id="216" w:name="_Toc136219691"/>
      <w:r>
        <w:rPr>
          <w:lang w:val="ru-RU"/>
        </w:rPr>
        <w:t>2.1 Источники данных для моделирования</w:t>
      </w:r>
      <w:bookmarkEnd w:id="216"/>
    </w:p>
    <w:p w14:paraId="604DB8DA" w14:textId="2FDF7268" w:rsidR="00005FA4" w:rsidRPr="0075779D" w:rsidRDefault="00005FA4" w:rsidP="0075779D">
      <w:pPr>
        <w:pStyle w:val="a0"/>
        <w:rPr>
          <w:lang w:val="ru-RU"/>
        </w:rPr>
      </w:pPr>
      <w:r>
        <w:rPr>
          <w:lang w:val="ru-RU"/>
        </w:rPr>
        <w:t>Данные для моделирования были извлечены из открытых источников: опубликованных баз данных и статей из рецензируемых журналов.</w:t>
      </w:r>
      <w:r w:rsidR="00D3406F">
        <w:rPr>
          <w:lang w:val="ru-RU"/>
        </w:rPr>
        <w:t xml:space="preserve"> Отфильтрованные таблицы сохранялись в </w:t>
      </w:r>
      <w:r w:rsidR="00D3406F">
        <w:t>csv</w:t>
      </w:r>
      <w:r w:rsidR="00D3406F" w:rsidRPr="0075779D">
        <w:rPr>
          <w:lang w:val="ru-RU"/>
        </w:rPr>
        <w:t xml:space="preserve"> (</w:t>
      </w:r>
      <w:r w:rsidR="00D3406F">
        <w:t>comma</w:t>
      </w:r>
      <w:r w:rsidR="00D3406F" w:rsidRPr="0075779D">
        <w:rPr>
          <w:lang w:val="ru-RU"/>
        </w:rPr>
        <w:t>-</w:t>
      </w:r>
      <w:r w:rsidR="00D3406F">
        <w:t>separated</w:t>
      </w:r>
      <w:r w:rsidR="00D3406F" w:rsidRPr="0075779D">
        <w:rPr>
          <w:lang w:val="ru-RU"/>
        </w:rPr>
        <w:t xml:space="preserve"> </w:t>
      </w:r>
      <w:r w:rsidR="00D3406F">
        <w:t>values</w:t>
      </w:r>
      <w:r w:rsidR="00D3406F" w:rsidRPr="0075779D">
        <w:rPr>
          <w:lang w:val="ru-RU"/>
        </w:rPr>
        <w:t xml:space="preserve">) </w:t>
      </w:r>
      <w:r w:rsidR="00D3406F">
        <w:rPr>
          <w:lang w:val="ru-RU"/>
        </w:rPr>
        <w:t>формате.</w:t>
      </w:r>
    </w:p>
    <w:p w14:paraId="034985A2" w14:textId="4FC03118" w:rsidR="007050C1" w:rsidRDefault="007050C1" w:rsidP="007050C1">
      <w:pPr>
        <w:pStyle w:val="3"/>
        <w:rPr>
          <w:lang w:val="ru-RU"/>
        </w:rPr>
      </w:pPr>
      <w:bookmarkStart w:id="217" w:name="_Toc136219692"/>
      <w:r>
        <w:rPr>
          <w:lang w:val="ru-RU"/>
        </w:rPr>
        <w:t xml:space="preserve">2.1.1. Модель </w:t>
      </w:r>
      <w:r w:rsidR="00BA77E2">
        <w:rPr>
          <w:lang w:val="ru-RU"/>
        </w:rPr>
        <w:t xml:space="preserve">прогноза сайтов расщепления </w:t>
      </w:r>
      <w:r>
        <w:rPr>
          <w:lang w:val="ru-RU"/>
        </w:rPr>
        <w:t>протеасом</w:t>
      </w:r>
      <w:r w:rsidR="00BA77E2">
        <w:rPr>
          <w:lang w:val="ru-RU"/>
        </w:rPr>
        <w:t>ой</w:t>
      </w:r>
      <w:bookmarkEnd w:id="217"/>
    </w:p>
    <w:p w14:paraId="64359518" w14:textId="6295DB93" w:rsidR="007050C1" w:rsidRDefault="009508F2" w:rsidP="007050C1">
      <w:pPr>
        <w:pStyle w:val="a0"/>
        <w:rPr>
          <w:lang w:val="ru-RU"/>
        </w:rPr>
      </w:pPr>
      <w:r>
        <w:rPr>
          <w:lang w:val="ru-RU"/>
        </w:rPr>
        <w:t xml:space="preserve">Для моделей протеасомы существуют два типа данных: </w:t>
      </w:r>
      <w:r w:rsidRPr="0075779D">
        <w:rPr>
          <w:i/>
          <w:iCs/>
        </w:rPr>
        <w:t>in</w:t>
      </w:r>
      <w:r w:rsidRPr="0075779D">
        <w:rPr>
          <w:i/>
          <w:iCs/>
          <w:lang w:val="ru-RU"/>
        </w:rPr>
        <w:t xml:space="preserve"> </w:t>
      </w:r>
      <w:r w:rsidRPr="0075779D">
        <w:rPr>
          <w:i/>
          <w:iCs/>
        </w:rPr>
        <w:t>vitro</w:t>
      </w:r>
      <w:r>
        <w:rPr>
          <w:lang w:val="ru-RU"/>
        </w:rPr>
        <w:t xml:space="preserve"> эксперименты и</w:t>
      </w:r>
      <w:r w:rsidRPr="0075779D">
        <w:rPr>
          <w:lang w:val="ru-RU"/>
        </w:rPr>
        <w:t xml:space="preserve"> </w:t>
      </w:r>
      <w:r w:rsidRPr="0075779D">
        <w:rPr>
          <w:i/>
          <w:iCs/>
        </w:rPr>
        <w:t>in</w:t>
      </w:r>
      <w:r w:rsidRPr="0075779D">
        <w:rPr>
          <w:i/>
          <w:iCs/>
          <w:lang w:val="ru-RU"/>
        </w:rPr>
        <w:t xml:space="preserve"> </w:t>
      </w:r>
      <w:r w:rsidRPr="0075779D">
        <w:rPr>
          <w:i/>
          <w:iCs/>
        </w:rPr>
        <w:t>vivo</w:t>
      </w:r>
      <w:r>
        <w:rPr>
          <w:lang w:val="ru-RU"/>
        </w:rPr>
        <w:t xml:space="preserve"> эксперименты. Эксперимент </w:t>
      </w:r>
      <w:r w:rsidRPr="0075779D">
        <w:rPr>
          <w:i/>
          <w:iCs/>
        </w:rPr>
        <w:t>in</w:t>
      </w:r>
      <w:r w:rsidRPr="0075779D">
        <w:rPr>
          <w:i/>
          <w:iCs/>
          <w:lang w:val="ru-RU"/>
        </w:rPr>
        <w:t xml:space="preserve"> </w:t>
      </w:r>
      <w:r w:rsidRPr="0075779D">
        <w:rPr>
          <w:i/>
          <w:iCs/>
        </w:rPr>
        <w:t>vitro</w:t>
      </w:r>
      <w:r w:rsidRPr="0075779D">
        <w:rPr>
          <w:lang w:val="ru-RU"/>
        </w:rPr>
        <w:t xml:space="preserve"> </w:t>
      </w:r>
      <w:r>
        <w:rPr>
          <w:lang w:val="ru-RU"/>
        </w:rPr>
        <w:t xml:space="preserve">заключается </w:t>
      </w:r>
      <w:r w:rsidR="008C1E98">
        <w:rPr>
          <w:lang w:val="ru-RU"/>
        </w:rPr>
        <w:t>в инкубировании</w:t>
      </w:r>
      <w:r>
        <w:rPr>
          <w:lang w:val="ru-RU"/>
        </w:rPr>
        <w:t xml:space="preserve"> небольших, длиной в 20-30 аминокислотных остатков, фрагментов белков с каталитическим ядром протеасомы или с цельной протеасомой в пробирке несколько часов и в определении получившихся пептидов методами масс-спектрометрии.</w:t>
      </w:r>
      <w:r w:rsidR="008C1E98">
        <w:rPr>
          <w:lang w:val="ru-RU"/>
        </w:rPr>
        <w:t xml:space="preserve"> Эксперимент </w:t>
      </w:r>
      <w:r w:rsidR="008C1E98">
        <w:rPr>
          <w:i/>
          <w:iCs/>
        </w:rPr>
        <w:t>in</w:t>
      </w:r>
      <w:r w:rsidR="008C1E98" w:rsidRPr="0075779D">
        <w:rPr>
          <w:i/>
          <w:iCs/>
          <w:lang w:val="ru-RU"/>
        </w:rPr>
        <w:t xml:space="preserve"> </w:t>
      </w:r>
      <w:r w:rsidR="008C1E98">
        <w:rPr>
          <w:i/>
          <w:iCs/>
        </w:rPr>
        <w:t>vivo</w:t>
      </w:r>
      <w:r w:rsidR="008C1E98" w:rsidRPr="0075779D">
        <w:rPr>
          <w:lang w:val="ru-RU"/>
        </w:rPr>
        <w:t xml:space="preserve"> </w:t>
      </w:r>
      <w:r w:rsidR="008C1E98">
        <w:rPr>
          <w:lang w:val="ru-RU"/>
        </w:rPr>
        <w:t xml:space="preserve">заключается в элюировании комплексов пептид-МНС с поверхности ЦПМ живых клеток и определении </w:t>
      </w:r>
      <w:proofErr w:type="spellStart"/>
      <w:r w:rsidR="008C1E98">
        <w:rPr>
          <w:lang w:val="ru-RU"/>
        </w:rPr>
        <w:t>аллеля</w:t>
      </w:r>
      <w:proofErr w:type="spellEnd"/>
      <w:r w:rsidR="008C1E98">
        <w:rPr>
          <w:lang w:val="ru-RU"/>
        </w:rPr>
        <w:t xml:space="preserve"> МНС и последовательности пептида методами масс-спектрометрии.</w:t>
      </w:r>
      <w:r w:rsidR="00E159B8">
        <w:rPr>
          <w:lang w:val="ru-RU"/>
        </w:rPr>
        <w:t xml:space="preserve"> Для обучения</w:t>
      </w:r>
      <w:r w:rsidR="00AF0B2E">
        <w:rPr>
          <w:lang w:val="ru-RU"/>
        </w:rPr>
        <w:t xml:space="preserve"> и валидации</w:t>
      </w:r>
      <w:r w:rsidR="00E159B8">
        <w:rPr>
          <w:lang w:val="ru-RU"/>
        </w:rPr>
        <w:t xml:space="preserve"> моделей </w:t>
      </w:r>
      <w:r w:rsidR="00E159B8" w:rsidRPr="00BB51BC">
        <w:rPr>
          <w:i/>
          <w:iCs/>
        </w:rPr>
        <w:t>in</w:t>
      </w:r>
      <w:r w:rsidR="00E159B8" w:rsidRPr="00BB51BC">
        <w:rPr>
          <w:i/>
          <w:iCs/>
          <w:lang w:val="ru-RU"/>
        </w:rPr>
        <w:t xml:space="preserve"> </w:t>
      </w:r>
      <w:r w:rsidR="00E159B8" w:rsidRPr="00BB51BC">
        <w:rPr>
          <w:i/>
          <w:iCs/>
        </w:rPr>
        <w:t>vitro</w:t>
      </w:r>
      <w:r w:rsidR="00E159B8">
        <w:rPr>
          <w:i/>
          <w:iCs/>
          <w:lang w:val="ru-RU"/>
        </w:rPr>
        <w:t xml:space="preserve"> </w:t>
      </w:r>
      <w:r w:rsidR="00E159B8">
        <w:rPr>
          <w:lang w:val="ru-RU"/>
        </w:rPr>
        <w:t xml:space="preserve">была использована БД </w:t>
      </w:r>
      <w:proofErr w:type="spellStart"/>
      <w:r w:rsidR="00E159B8">
        <w:t>InvitroSPI</w:t>
      </w:r>
      <w:proofErr w:type="spellEnd"/>
      <w:r w:rsidR="00E159B8" w:rsidRPr="0075779D">
        <w:rPr>
          <w:lang w:val="ru-RU"/>
        </w:rPr>
        <w:t xml:space="preserve"> </w:t>
      </w:r>
      <w:r w:rsidR="00E159B8">
        <w:fldChar w:fldCharType="begin"/>
      </w:r>
      <w:r w:rsidR="00E159B8">
        <w:rPr>
          <w:lang w:val="ru-RU"/>
        </w:rPr>
        <w:instrText xml:space="preserve"> ADDIN ZOTERO_ITEM CSL_CITATION {"citationID":"5eCG958M","properties":{"formattedCitation":"[73]","plainCitation":"[73]","noteIndex":0},"citationItems":[{"id":338,"uris":["http://zotero.org/users/10071278/items/9P8RQZYA"],"itemData":{"id":338,"type":"article-journal","abstract":"Abstract\n            \n              Noncanonical epitopes presented by Human Leucocyte Antigen class I (HLA-I) complexes to CD8\n              +\n              T cells attracted the spotlight in the research of novel immunotherapies against cancer, infection and autoimmunity. Proteasomes, which are the main producers of HLA-I-bound antigenic peptides, can catalyze both peptide hydrolysis and peptide splicing. The prediction of proteasome-generated spliced peptides is an objective that still requires a reliable (and large) database of non-spliced and spliced peptides produced by these proteases. Here, we present an extended database of proteasome-generated spliced and non-spliced peptides, which was obtained by analyzing\n              in vitro\n              digestions of 80 unique synthetic polypeptide substrates, measured by different mass spectrometers. Peptides were identified through invitroSPI method, which was validated through\n              in silico\n              and\n              in vitro\n              strategies. The peptide product database contains 16,631 unique peptide products (5,493 non-spliced, 6,453\n              cis\n              -spliced and 4,685\n              trans\n              -spliced peptide products), and a substrate sequence variety that is a valuable source for predictors of proteasome-catalyzed peptide hydrolysis and splicing. Potential artefacts and skewed results due to different identification and analysis strategies are discussed.","container-title":"Scientific Data","DOI":"10.1038/s41597-022-01890-6","ISSN":"2052-4463","issue":"1","journalAbbreviation":"Sci Data","language":"en","page":"18","source":"DOI.org (Crossref)","title":"InvitroSPI and a large database of proteasome-generated spliced and non-spliced peptides","volume":"10","author":[{"family":"Roetschke","given":"Hanna P."},{"family":"Rodriguez-Hernandez","given":"Guillermo"},{"family":"Cormican","given":"John A."},{"family":"Yang","given":"Xiaoping"},{"family":"Lynham","given":"Steven"},{"family":"Mishto","given":"Michele"},{"family":"Liepe","given":"Juliane"}],"issued":{"date-parts":[["2023",1,10]]}}}],"schema":"https://github.com/citation-style-language/schema/raw/master/csl-citation.json"} </w:instrText>
      </w:r>
      <w:r w:rsidR="00E159B8">
        <w:fldChar w:fldCharType="separate"/>
      </w:r>
      <w:r w:rsidR="00E159B8" w:rsidRPr="00E159B8">
        <w:rPr>
          <w:rFonts w:cs="Times New Roman"/>
          <w:lang w:val="ru-RU"/>
        </w:rPr>
        <w:t>[73]</w:t>
      </w:r>
      <w:r w:rsidR="00E159B8">
        <w:fldChar w:fldCharType="end"/>
      </w:r>
      <w:r w:rsidR="00E159B8" w:rsidRPr="0075779D">
        <w:rPr>
          <w:lang w:val="ru-RU"/>
        </w:rPr>
        <w:t xml:space="preserve">, </w:t>
      </w:r>
      <w:r w:rsidR="00E159B8">
        <w:rPr>
          <w:lang w:val="ru-RU"/>
        </w:rPr>
        <w:t xml:space="preserve">дополненная обучающей выборкой программы </w:t>
      </w:r>
      <w:proofErr w:type="spellStart"/>
      <w:r w:rsidR="00E159B8">
        <w:t>pepsickle</w:t>
      </w:r>
      <w:proofErr w:type="spellEnd"/>
      <w:r w:rsidR="00E159B8" w:rsidRPr="0075779D">
        <w:rPr>
          <w:lang w:val="ru-RU"/>
        </w:rPr>
        <w:t xml:space="preserve"> </w:t>
      </w:r>
      <w:r w:rsidR="00E159B8">
        <w:fldChar w:fldCharType="begin"/>
      </w:r>
      <w:r w:rsidR="00E159B8">
        <w:rPr>
          <w:lang w:val="ru-RU"/>
        </w:rPr>
        <w:instrText xml:space="preserve"> ADDIN ZOTERO_ITEM CSL_CITATION {"citationID":"oduz0XmP","properties":{"formattedCitation":"[100]","plainCitation":"[100]","noteIndex":0},"citationItems":[{"id":606,"uris":["http://zotero.org/users/10071278/items/J83SAVDS"],"itemData":{"id":606,"type":"article-journal","abstract":"Abstract\n            \n              Motivation\n              Proteasomal cleavage is a key component in protein turnover, as well as antigen processing and presentation. Although tools for proteasomal cleavage prediction are available, they vary widely in their performance, options and availability.\n            \n            \n              Results\n              Herein, we present pepsickle, an open-source tool for proteasomal cleavage prediction with better in vivo prediction performance (area under the curve) and computational speed than current models available in the field and with the ability to predict sites based on both constitutive and immunoproteasome profiles. Post hoc filtering of predicted patient neoepitopes using pepsickle significantly enriches for immune-responsive epitopes and may improve current epitope prediction and vaccine development pipelines.\n            \n            \n              Availability and implementation\n              pepsickle is open source and available at https://github.com/pdxgx/pepsickle.\n            \n            \n              Supplementary information\n              Supplementary data are available at Bioinformatics online.","container-title":"Bioinformatics","DOI":"10.1093/bioinformatics/btab628","ISSN":"1367-4803, 1367-4811","issue":"21","language":"en","page":"3723-3733","source":"DOI.org (Crossref)","title":"pepsickle rapidly and accurately predicts proteasomal cleavage sites for improved neoantigen identification","volume":"37","author":[{"family":"Weeder","given":"Benjamin R"},{"family":"Wood","given":"Mary A"},{"family":"Li","given":"Ellysia"},{"family":"Nellore","given":"Abhinav"},{"family":"Thompson","given":"Reid F"}],"editor":[{"family":"Valencia","given":"Alfonso"}],"issued":{"date-parts":[["2021",11,5]]}}}],"schema":"https://github.com/citation-style-language/schema/raw/master/csl-citation.json"} </w:instrText>
      </w:r>
      <w:r w:rsidR="00E159B8">
        <w:fldChar w:fldCharType="separate"/>
      </w:r>
      <w:r w:rsidR="00E159B8" w:rsidRPr="00E159B8">
        <w:rPr>
          <w:rFonts w:cs="Times New Roman"/>
          <w:lang w:val="ru-RU"/>
        </w:rPr>
        <w:t>[100]</w:t>
      </w:r>
      <w:r w:rsidR="00E159B8">
        <w:fldChar w:fldCharType="end"/>
      </w:r>
      <w:r w:rsidR="00E159B8" w:rsidRPr="0075779D">
        <w:rPr>
          <w:lang w:val="ru-RU"/>
        </w:rPr>
        <w:t xml:space="preserve">. </w:t>
      </w:r>
      <w:r w:rsidR="00E159B8">
        <w:rPr>
          <w:lang w:val="ru-RU"/>
        </w:rPr>
        <w:t xml:space="preserve">Были </w:t>
      </w:r>
      <w:r w:rsidR="00AF0B2E">
        <w:rPr>
          <w:lang w:val="ru-RU"/>
        </w:rPr>
        <w:t>отобраны</w:t>
      </w:r>
      <w:r w:rsidR="00E159B8">
        <w:rPr>
          <w:lang w:val="ru-RU"/>
        </w:rPr>
        <w:t xml:space="preserve"> данные, полученные на 20</w:t>
      </w:r>
      <w:r w:rsidR="00E159B8">
        <w:t>S</w:t>
      </w:r>
      <w:r w:rsidR="00E159B8" w:rsidRPr="0075779D">
        <w:rPr>
          <w:lang w:val="ru-RU"/>
        </w:rPr>
        <w:t xml:space="preserve"> </w:t>
      </w:r>
      <w:r w:rsidR="00E159B8">
        <w:rPr>
          <w:lang w:val="ru-RU"/>
        </w:rPr>
        <w:t>субъединице человеческой протеасомы с временем инкубации не более 5 часов</w:t>
      </w:r>
      <w:r w:rsidR="00AF0B2E" w:rsidRPr="0075779D">
        <w:rPr>
          <w:lang w:val="ru-RU"/>
        </w:rPr>
        <w:t xml:space="preserve">; </w:t>
      </w:r>
      <w:r w:rsidR="00AF0B2E">
        <w:rPr>
          <w:lang w:val="ru-RU"/>
        </w:rPr>
        <w:t>о</w:t>
      </w:r>
      <w:r w:rsidR="00E159B8">
        <w:rPr>
          <w:lang w:val="ru-RU"/>
        </w:rPr>
        <w:t xml:space="preserve">тфильтрованы </w:t>
      </w:r>
      <w:proofErr w:type="spellStart"/>
      <w:r w:rsidR="00E159B8">
        <w:rPr>
          <w:lang w:val="ru-RU"/>
        </w:rPr>
        <w:t>сплайсированные</w:t>
      </w:r>
      <w:proofErr w:type="spellEnd"/>
      <w:r w:rsidR="00E159B8">
        <w:rPr>
          <w:lang w:val="ru-RU"/>
        </w:rPr>
        <w:t xml:space="preserve"> пептиды, с </w:t>
      </w:r>
      <w:proofErr w:type="spellStart"/>
      <w:r w:rsidR="00E159B8">
        <w:rPr>
          <w:lang w:val="ru-RU"/>
        </w:rPr>
        <w:t>пост</w:t>
      </w:r>
      <w:r w:rsidR="002C6EF1">
        <w:rPr>
          <w:lang w:val="ru-RU"/>
        </w:rPr>
        <w:t>трансляционными</w:t>
      </w:r>
      <w:proofErr w:type="spellEnd"/>
      <w:r w:rsidR="002C6EF1">
        <w:rPr>
          <w:lang w:val="ru-RU"/>
        </w:rPr>
        <w:t xml:space="preserve"> модификациями или ошибками химического синтеза, с ошибками записи последовательности. </w:t>
      </w:r>
      <w:r w:rsidR="00AF0B2E">
        <w:rPr>
          <w:lang w:val="ru-RU"/>
        </w:rPr>
        <w:t>Правильно записанной считается п</w:t>
      </w:r>
      <w:r w:rsidR="002C6EF1">
        <w:rPr>
          <w:lang w:val="ru-RU"/>
        </w:rPr>
        <w:t>оследовательность</w:t>
      </w:r>
      <w:r w:rsidR="00AF0B2E">
        <w:rPr>
          <w:lang w:val="ru-RU"/>
        </w:rPr>
        <w:t>, записанная</w:t>
      </w:r>
      <w:r w:rsidR="002C6EF1">
        <w:rPr>
          <w:lang w:val="ru-RU"/>
        </w:rPr>
        <w:t xml:space="preserve"> в однобуквенном коде и состоя</w:t>
      </w:r>
      <w:r w:rsidR="00AF0B2E">
        <w:rPr>
          <w:lang w:val="ru-RU"/>
        </w:rPr>
        <w:t>щая</w:t>
      </w:r>
      <w:r w:rsidR="002C6EF1">
        <w:rPr>
          <w:lang w:val="ru-RU"/>
        </w:rPr>
        <w:t xml:space="preserve"> из 20 основных </w:t>
      </w:r>
      <w:proofErr w:type="spellStart"/>
      <w:r w:rsidR="002C6EF1">
        <w:rPr>
          <w:lang w:val="ru-RU"/>
        </w:rPr>
        <w:t>протеиногенных</w:t>
      </w:r>
      <w:proofErr w:type="spellEnd"/>
      <w:r w:rsidR="002C6EF1">
        <w:rPr>
          <w:lang w:val="ru-RU"/>
        </w:rPr>
        <w:t xml:space="preserve"> аминокислот. </w:t>
      </w:r>
    </w:p>
    <w:p w14:paraId="23E64548" w14:textId="37EA8B2A" w:rsidR="00BE0A15" w:rsidRPr="00A91834" w:rsidRDefault="002C6EF1">
      <w:pPr>
        <w:pStyle w:val="a0"/>
      </w:pPr>
      <w:r>
        <w:rPr>
          <w:lang w:val="ru-RU"/>
        </w:rPr>
        <w:t>Данные</w:t>
      </w:r>
      <w:r w:rsidRPr="00AF0B2E">
        <w:rPr>
          <w:lang w:val="ru-RU"/>
        </w:rPr>
        <w:t xml:space="preserve"> </w:t>
      </w:r>
      <w:r w:rsidRPr="0075779D">
        <w:rPr>
          <w:i/>
          <w:iCs/>
        </w:rPr>
        <w:t>in</w:t>
      </w:r>
      <w:r w:rsidRPr="0075779D">
        <w:rPr>
          <w:i/>
          <w:iCs/>
          <w:lang w:val="ru-RU"/>
        </w:rPr>
        <w:t xml:space="preserve"> </w:t>
      </w:r>
      <w:r w:rsidRPr="0075779D">
        <w:rPr>
          <w:i/>
          <w:iCs/>
        </w:rPr>
        <w:t>vivo</w:t>
      </w:r>
      <w:r w:rsidR="00AF0B2E" w:rsidRPr="0075779D">
        <w:rPr>
          <w:i/>
          <w:iCs/>
          <w:lang w:val="ru-RU"/>
        </w:rPr>
        <w:t xml:space="preserve"> </w:t>
      </w:r>
      <w:r w:rsidR="00AF0B2E">
        <w:rPr>
          <w:lang w:val="ru-RU"/>
        </w:rPr>
        <w:t xml:space="preserve">были извлечены из копии </w:t>
      </w:r>
      <w:r w:rsidR="00AF0B2E">
        <w:t>IEDB</w:t>
      </w:r>
      <w:r w:rsidR="00AF0B2E" w:rsidRPr="0075779D">
        <w:rPr>
          <w:lang w:val="ru-RU"/>
        </w:rPr>
        <w:t xml:space="preserve">, </w:t>
      </w:r>
      <w:r w:rsidR="00AF0B2E">
        <w:rPr>
          <w:lang w:val="ru-RU"/>
        </w:rPr>
        <w:t xml:space="preserve">локально развернутой на базе СУБД </w:t>
      </w:r>
      <w:r w:rsidR="00AF0B2E">
        <w:t>MySQL</w:t>
      </w:r>
      <w:r w:rsidR="00AF0B2E" w:rsidRPr="0075779D">
        <w:rPr>
          <w:lang w:val="ru-RU"/>
        </w:rPr>
        <w:t>.</w:t>
      </w:r>
      <w:r w:rsidR="00AF0B2E">
        <w:rPr>
          <w:lang w:val="ru-RU"/>
        </w:rPr>
        <w:t xml:space="preserve"> Для извлечения данных был написан скрипт на языке</w:t>
      </w:r>
      <w:r w:rsidR="00AF0B2E" w:rsidRPr="0075779D">
        <w:rPr>
          <w:lang w:val="ru-RU"/>
        </w:rPr>
        <w:t xml:space="preserve"> </w:t>
      </w:r>
      <w:r w:rsidR="00AF0B2E">
        <w:rPr>
          <w:lang w:val="ru-RU"/>
        </w:rPr>
        <w:t xml:space="preserve">программирования </w:t>
      </w:r>
      <w:r w:rsidR="00AF0B2E">
        <w:t>SQL</w:t>
      </w:r>
      <w:r w:rsidR="00F2580F">
        <w:rPr>
          <w:lang w:val="ru-RU"/>
        </w:rPr>
        <w:t xml:space="preserve"> (таблица </w:t>
      </w:r>
      <w:proofErr w:type="spellStart"/>
      <w:r w:rsidR="00F2580F">
        <w:t>mhc</w:t>
      </w:r>
      <w:proofErr w:type="spellEnd"/>
      <w:r w:rsidR="00F2580F" w:rsidRPr="00ED0F1D">
        <w:rPr>
          <w:lang w:val="ru-RU"/>
        </w:rPr>
        <w:t>_</w:t>
      </w:r>
      <w:r w:rsidR="00F2580F">
        <w:t>elution</w:t>
      </w:r>
      <w:r w:rsidR="00F2580F">
        <w:rPr>
          <w:lang w:val="ru-RU"/>
        </w:rPr>
        <w:t>)</w:t>
      </w:r>
      <w:r w:rsidR="00AF0B2E" w:rsidRPr="0075779D">
        <w:rPr>
          <w:lang w:val="ru-RU"/>
        </w:rPr>
        <w:t>.</w:t>
      </w:r>
      <w:r w:rsidR="001954B7">
        <w:rPr>
          <w:lang w:val="ru-RU"/>
        </w:rPr>
        <w:t xml:space="preserve"> С его помощью были </w:t>
      </w:r>
      <w:r w:rsidR="001954B7">
        <w:rPr>
          <w:lang w:val="ru-RU"/>
        </w:rPr>
        <w:lastRenderedPageBreak/>
        <w:t xml:space="preserve">извлечены данные об экспериментах </w:t>
      </w:r>
      <w:r w:rsidR="001954B7" w:rsidRPr="0075779D">
        <w:rPr>
          <w:i/>
          <w:iCs/>
        </w:rPr>
        <w:t>in</w:t>
      </w:r>
      <w:r w:rsidR="001954B7" w:rsidRPr="0075779D">
        <w:rPr>
          <w:i/>
          <w:iCs/>
          <w:lang w:val="ru-RU"/>
        </w:rPr>
        <w:t xml:space="preserve"> </w:t>
      </w:r>
      <w:r w:rsidR="001954B7" w:rsidRPr="0075779D">
        <w:rPr>
          <w:i/>
          <w:iCs/>
        </w:rPr>
        <w:t>vivo</w:t>
      </w:r>
      <w:r w:rsidR="004E4E14">
        <w:rPr>
          <w:lang w:val="ru-RU"/>
        </w:rPr>
        <w:t xml:space="preserve"> на клетках человека.</w:t>
      </w:r>
      <w:r w:rsidR="00782086">
        <w:rPr>
          <w:lang w:val="ru-RU"/>
        </w:rPr>
        <w:t xml:space="preserve"> Эксперименты </w:t>
      </w:r>
      <w:r w:rsidR="00782086">
        <w:t>in</w:t>
      </w:r>
      <w:r w:rsidR="00782086" w:rsidRPr="00A91834">
        <w:rPr>
          <w:lang w:val="ru-RU"/>
        </w:rPr>
        <w:t xml:space="preserve"> </w:t>
      </w:r>
      <w:r w:rsidR="00782086">
        <w:t>vivo</w:t>
      </w:r>
      <w:r w:rsidR="00782086">
        <w:rPr>
          <w:lang w:val="ru-RU"/>
        </w:rPr>
        <w:t xml:space="preserve"> заключается в</w:t>
      </w:r>
      <w:r w:rsidR="00782086" w:rsidRPr="00A91834">
        <w:rPr>
          <w:lang w:val="ru-RU"/>
        </w:rPr>
        <w:t xml:space="preserve"> </w:t>
      </w:r>
      <w:r w:rsidR="00782086">
        <w:rPr>
          <w:lang w:val="ru-RU"/>
        </w:rPr>
        <w:t>выделении комплексов пептид-МНС из мембран клеток, элюировании пептида</w:t>
      </w:r>
      <w:r w:rsidR="00782086" w:rsidRPr="00A91834">
        <w:rPr>
          <w:lang w:val="ru-RU"/>
        </w:rPr>
        <w:t xml:space="preserve"> </w:t>
      </w:r>
      <w:r w:rsidR="00782086">
        <w:rPr>
          <w:lang w:val="ru-RU"/>
        </w:rPr>
        <w:t xml:space="preserve">из комплекса и определении аллели </w:t>
      </w:r>
      <w:r w:rsidR="00782086">
        <w:t>MHC</w:t>
      </w:r>
      <w:r w:rsidR="00782086" w:rsidRPr="00A91834">
        <w:rPr>
          <w:lang w:val="ru-RU"/>
        </w:rPr>
        <w:t xml:space="preserve"> </w:t>
      </w:r>
      <w:r w:rsidR="00782086">
        <w:rPr>
          <w:lang w:val="ru-RU"/>
        </w:rPr>
        <w:t>и последовательности пептида методами масс-спектрометрии.</w:t>
      </w:r>
      <w:r w:rsidR="00BE0A15">
        <w:rPr>
          <w:lang w:val="ru-RU"/>
        </w:rPr>
        <w:t xml:space="preserve"> Критерии дальнейшей фильтрации:</w:t>
      </w:r>
    </w:p>
    <w:p w14:paraId="16AAB938" w14:textId="3FF6DBCA" w:rsidR="00BE0A15" w:rsidRDefault="00BE0A15" w:rsidP="00BE0A15">
      <w:pPr>
        <w:pStyle w:val="a0"/>
        <w:numPr>
          <w:ilvl w:val="0"/>
          <w:numId w:val="8"/>
        </w:numPr>
        <w:rPr>
          <w:lang w:val="ru-RU"/>
        </w:rPr>
      </w:pPr>
      <w:r>
        <w:rPr>
          <w:lang w:val="ru-RU"/>
        </w:rPr>
        <w:t xml:space="preserve">Пептид не связывается с </w:t>
      </w:r>
      <w:r>
        <w:t>HLA</w:t>
      </w:r>
      <w:r w:rsidRPr="0075779D">
        <w:rPr>
          <w:lang w:val="ru-RU"/>
        </w:rPr>
        <w:t xml:space="preserve"> </w:t>
      </w:r>
      <w:r>
        <w:t>I</w:t>
      </w:r>
      <w:r w:rsidRPr="0075779D">
        <w:rPr>
          <w:lang w:val="ru-RU"/>
        </w:rPr>
        <w:t xml:space="preserve"> </w:t>
      </w:r>
    </w:p>
    <w:p w14:paraId="7C5A98B7" w14:textId="60D99667" w:rsidR="00D3406F" w:rsidRDefault="00D3406F" w:rsidP="00BE0A15">
      <w:pPr>
        <w:pStyle w:val="a0"/>
        <w:numPr>
          <w:ilvl w:val="0"/>
          <w:numId w:val="8"/>
        </w:numPr>
        <w:rPr>
          <w:lang w:val="ru-RU"/>
        </w:rPr>
      </w:pPr>
      <w:r>
        <w:rPr>
          <w:lang w:val="ru-RU"/>
        </w:rPr>
        <w:t>Представлена неполная последовательность пептида</w:t>
      </w:r>
    </w:p>
    <w:p w14:paraId="38E2EC04" w14:textId="77777777" w:rsidR="00BE0A15" w:rsidRPr="0075779D" w:rsidRDefault="00BE0A15" w:rsidP="00BE0A15">
      <w:pPr>
        <w:pStyle w:val="a0"/>
        <w:numPr>
          <w:ilvl w:val="0"/>
          <w:numId w:val="8"/>
        </w:numPr>
        <w:rPr>
          <w:lang w:val="ru-RU"/>
        </w:rPr>
      </w:pPr>
      <w:r>
        <w:rPr>
          <w:lang w:val="ru-RU"/>
        </w:rPr>
        <w:t xml:space="preserve">Записи содержат следующие ключевые слова в комментариях: </w:t>
      </w:r>
      <w:r w:rsidRPr="0075779D">
        <w:rPr>
          <w:lang w:val="ru-RU"/>
        </w:rPr>
        <w:t>“</w:t>
      </w:r>
      <w:r>
        <w:t>bad</w:t>
      </w:r>
      <w:r w:rsidRPr="0075779D">
        <w:rPr>
          <w:lang w:val="ru-RU"/>
        </w:rPr>
        <w:t>”, “</w:t>
      </w:r>
      <w:r>
        <w:t>did</w:t>
      </w:r>
      <w:r w:rsidRPr="0075779D">
        <w:rPr>
          <w:lang w:val="ru-RU"/>
        </w:rPr>
        <w:t xml:space="preserve"> </w:t>
      </w:r>
      <w:r>
        <w:t>not</w:t>
      </w:r>
      <w:r w:rsidRPr="0075779D">
        <w:rPr>
          <w:lang w:val="ru-RU"/>
        </w:rPr>
        <w:t>”, “</w:t>
      </w:r>
      <w:r>
        <w:t>TAP</w:t>
      </w:r>
      <w:r w:rsidRPr="0075779D">
        <w:rPr>
          <w:lang w:val="ru-RU"/>
        </w:rPr>
        <w:t xml:space="preserve"> </w:t>
      </w:r>
      <w:r>
        <w:t>deficient</w:t>
      </w:r>
      <w:r w:rsidRPr="0075779D">
        <w:rPr>
          <w:lang w:val="ru-RU"/>
        </w:rPr>
        <w:t>”, “</w:t>
      </w:r>
      <w:r>
        <w:t>predict</w:t>
      </w:r>
      <w:r w:rsidRPr="0075779D">
        <w:rPr>
          <w:lang w:val="ru-RU"/>
        </w:rPr>
        <w:t>”, “</w:t>
      </w:r>
      <w:r>
        <w:t>ERAP</w:t>
      </w:r>
      <w:r w:rsidRPr="0075779D">
        <w:rPr>
          <w:lang w:val="ru-RU"/>
        </w:rPr>
        <w:t xml:space="preserve">1 </w:t>
      </w:r>
      <w:r>
        <w:t>silencing</w:t>
      </w:r>
      <w:r w:rsidRPr="0075779D">
        <w:rPr>
          <w:lang w:val="ru-RU"/>
        </w:rPr>
        <w:t>”</w:t>
      </w:r>
    </w:p>
    <w:p w14:paraId="0912CE1A" w14:textId="2830D561" w:rsidR="00BE0A15" w:rsidRDefault="00BE0A15" w:rsidP="00BE0A15">
      <w:pPr>
        <w:pStyle w:val="a0"/>
        <w:numPr>
          <w:ilvl w:val="0"/>
          <w:numId w:val="8"/>
        </w:numPr>
        <w:rPr>
          <w:lang w:val="ru-RU"/>
        </w:rPr>
      </w:pPr>
      <w:r>
        <w:rPr>
          <w:lang w:val="ru-RU"/>
        </w:rPr>
        <w:t>Неправильно записанная последовательность пептида или белка, из которого происходит этот пептид</w:t>
      </w:r>
    </w:p>
    <w:p w14:paraId="2B78B1D0" w14:textId="7C210D41" w:rsidR="002C6EF1" w:rsidRDefault="00BE0A15" w:rsidP="00BE0A15">
      <w:pPr>
        <w:pStyle w:val="a0"/>
        <w:numPr>
          <w:ilvl w:val="0"/>
          <w:numId w:val="8"/>
        </w:numPr>
        <w:rPr>
          <w:lang w:val="ru-RU"/>
        </w:rPr>
      </w:pPr>
      <w:r>
        <w:rPr>
          <w:lang w:val="ru-RU"/>
        </w:rPr>
        <w:t>Пептид короче 8 или длиннее 14 аминокислотных остатков</w:t>
      </w:r>
    </w:p>
    <w:p w14:paraId="2222364E" w14:textId="77777777" w:rsidR="00D3406F" w:rsidRDefault="00D3406F" w:rsidP="00BE0A15">
      <w:pPr>
        <w:pStyle w:val="a0"/>
        <w:numPr>
          <w:ilvl w:val="0"/>
          <w:numId w:val="8"/>
        </w:numPr>
        <w:rPr>
          <w:lang w:val="ru-RU"/>
        </w:rPr>
      </w:pPr>
      <w:r>
        <w:rPr>
          <w:lang w:val="ru-RU"/>
        </w:rPr>
        <w:t>Последовательность п</w:t>
      </w:r>
      <w:r w:rsidR="00BE0A15">
        <w:rPr>
          <w:lang w:val="ru-RU"/>
        </w:rPr>
        <w:t>ептид</w:t>
      </w:r>
      <w:r>
        <w:rPr>
          <w:lang w:val="ru-RU"/>
        </w:rPr>
        <w:t xml:space="preserve">а встречается в </w:t>
      </w:r>
      <w:proofErr w:type="spellStart"/>
      <w:r>
        <w:rPr>
          <w:lang w:val="ru-RU"/>
        </w:rPr>
        <w:t>референсном</w:t>
      </w:r>
      <w:proofErr w:type="spellEnd"/>
      <w:r>
        <w:rPr>
          <w:lang w:val="ru-RU"/>
        </w:rPr>
        <w:t xml:space="preserve"> белке больше 1 раза или не встречается вовсе</w:t>
      </w:r>
    </w:p>
    <w:p w14:paraId="1B067C4A" w14:textId="2679E57F" w:rsidR="00BE0A15" w:rsidRDefault="00D3406F" w:rsidP="00D3406F">
      <w:pPr>
        <w:pStyle w:val="a0"/>
        <w:rPr>
          <w:lang w:val="ru-RU"/>
        </w:rPr>
      </w:pPr>
      <w:r>
        <w:rPr>
          <w:lang w:val="ru-RU"/>
        </w:rPr>
        <w:t xml:space="preserve">После фильтрации из данных </w:t>
      </w:r>
      <w:r w:rsidRPr="0075779D">
        <w:rPr>
          <w:i/>
          <w:iCs/>
        </w:rPr>
        <w:t>in</w:t>
      </w:r>
      <w:r w:rsidRPr="0075779D">
        <w:rPr>
          <w:i/>
          <w:iCs/>
          <w:lang w:val="ru-RU"/>
        </w:rPr>
        <w:t xml:space="preserve"> </w:t>
      </w:r>
      <w:r w:rsidRPr="0075779D">
        <w:rPr>
          <w:i/>
          <w:iCs/>
        </w:rPr>
        <w:t>vivo</w:t>
      </w:r>
      <w:r w:rsidRPr="0075779D">
        <w:rPr>
          <w:lang w:val="ru-RU"/>
        </w:rPr>
        <w:t xml:space="preserve"> </w:t>
      </w:r>
      <w:r>
        <w:rPr>
          <w:lang w:val="ru-RU"/>
        </w:rPr>
        <w:t xml:space="preserve">и </w:t>
      </w:r>
      <w:r w:rsidRPr="0075779D">
        <w:rPr>
          <w:i/>
          <w:iCs/>
        </w:rPr>
        <w:t>in</w:t>
      </w:r>
      <w:r w:rsidRPr="0075779D">
        <w:rPr>
          <w:i/>
          <w:iCs/>
          <w:lang w:val="ru-RU"/>
        </w:rPr>
        <w:t xml:space="preserve"> </w:t>
      </w:r>
      <w:r w:rsidRPr="0075779D">
        <w:rPr>
          <w:i/>
          <w:iCs/>
        </w:rPr>
        <w:t>vitro</w:t>
      </w:r>
      <w:r w:rsidRPr="0075779D">
        <w:rPr>
          <w:lang w:val="ru-RU"/>
        </w:rPr>
        <w:t xml:space="preserve"> </w:t>
      </w:r>
      <w:r>
        <w:rPr>
          <w:lang w:val="ru-RU"/>
        </w:rPr>
        <w:t>были удалены повторяющиеся записи.</w:t>
      </w:r>
    </w:p>
    <w:p w14:paraId="44EFE414" w14:textId="7F8C4BD0" w:rsidR="00D3406F" w:rsidRDefault="00BA77E2" w:rsidP="00D3406F">
      <w:pPr>
        <w:pStyle w:val="3"/>
        <w:rPr>
          <w:lang w:val="ru-RU"/>
        </w:rPr>
      </w:pPr>
      <w:bookmarkStart w:id="218" w:name="_Toc136219693"/>
      <w:r w:rsidRPr="0075779D">
        <w:rPr>
          <w:lang w:val="ru-RU"/>
        </w:rPr>
        <w:t xml:space="preserve">2.1.2 </w:t>
      </w:r>
      <w:r>
        <w:rPr>
          <w:lang w:val="ru-RU"/>
        </w:rPr>
        <w:t>Модель прогноза активности к ТАР</w:t>
      </w:r>
      <w:bookmarkEnd w:id="218"/>
    </w:p>
    <w:p w14:paraId="444573FB" w14:textId="431D56E0" w:rsidR="00BA77E2" w:rsidRDefault="009D0048" w:rsidP="00BA77E2">
      <w:pPr>
        <w:pStyle w:val="a0"/>
        <w:rPr>
          <w:lang w:val="ru-RU"/>
        </w:rPr>
      </w:pPr>
      <w:r>
        <w:rPr>
          <w:lang w:val="ru-RU"/>
        </w:rPr>
        <w:t xml:space="preserve">Для обучения и валидации были взяты данные из статьи про сервис </w:t>
      </w:r>
      <w:r>
        <w:t>TAPPRED</w:t>
      </w:r>
      <w:r w:rsidR="00DA7DFA">
        <w:rPr>
          <w:lang w:val="ru-RU"/>
        </w:rPr>
        <w:t xml:space="preserve"> </w:t>
      </w:r>
      <w:r>
        <w:fldChar w:fldCharType="begin"/>
      </w:r>
      <w:r w:rsidRPr="009D0048">
        <w:rPr>
          <w:lang w:val="ru-RU"/>
        </w:rPr>
        <w:instrText xml:space="preserve"> </w:instrText>
      </w:r>
      <w:r>
        <w:instrText>ADDIN</w:instrText>
      </w:r>
      <w:r w:rsidRPr="009D0048">
        <w:rPr>
          <w:lang w:val="ru-RU"/>
        </w:rPr>
        <w:instrText xml:space="preserve"> </w:instrText>
      </w:r>
      <w:r>
        <w:instrText>ZOTERO</w:instrText>
      </w:r>
      <w:r w:rsidRPr="009D0048">
        <w:rPr>
          <w:lang w:val="ru-RU"/>
        </w:rPr>
        <w:instrText>_</w:instrText>
      </w:r>
      <w:r>
        <w:instrText>ITEM</w:instrText>
      </w:r>
      <w:r w:rsidRPr="009D0048">
        <w:rPr>
          <w:lang w:val="ru-RU"/>
        </w:rPr>
        <w:instrText xml:space="preserve"> </w:instrText>
      </w:r>
      <w:r>
        <w:instrText>CSL</w:instrText>
      </w:r>
      <w:r w:rsidRPr="009D0048">
        <w:rPr>
          <w:lang w:val="ru-RU"/>
        </w:rPr>
        <w:instrText>_</w:instrText>
      </w:r>
      <w:r>
        <w:instrText>CITATION</w:instrText>
      </w:r>
      <w:r w:rsidRPr="009D0048">
        <w:rPr>
          <w:lang w:val="ru-RU"/>
        </w:rPr>
        <w:instrText xml:space="preserve"> {"</w:instrText>
      </w:r>
      <w:r>
        <w:instrText>citationID</w:instrText>
      </w:r>
      <w:r w:rsidRPr="009D0048">
        <w:rPr>
          <w:lang w:val="ru-RU"/>
        </w:rPr>
        <w:instrText>":"</w:instrText>
      </w:r>
      <w:r>
        <w:instrText>r</w:instrText>
      </w:r>
      <w:r w:rsidRPr="009D0048">
        <w:rPr>
          <w:lang w:val="ru-RU"/>
        </w:rPr>
        <w:instrText>6</w:instrText>
      </w:r>
      <w:r>
        <w:instrText>PyWX</w:instrText>
      </w:r>
      <w:r w:rsidRPr="009D0048">
        <w:rPr>
          <w:lang w:val="ru-RU"/>
        </w:rPr>
        <w:instrText>2</w:instrText>
      </w:r>
      <w:r>
        <w:instrText>e</w:instrText>
      </w:r>
      <w:r w:rsidRPr="009D0048">
        <w:rPr>
          <w:lang w:val="ru-RU"/>
        </w:rPr>
        <w:instrText>","</w:instrText>
      </w:r>
      <w:r>
        <w:instrText>properties</w:instrText>
      </w:r>
      <w:r w:rsidRPr="009D0048">
        <w:rPr>
          <w:lang w:val="ru-RU"/>
        </w:rPr>
        <w:instrText>":{"</w:instrText>
      </w:r>
      <w:r>
        <w:instrText>formattedCitation</w:instrText>
      </w:r>
      <w:r w:rsidRPr="009D0048">
        <w:rPr>
          <w:lang w:val="ru-RU"/>
        </w:rPr>
        <w:instrText>":"[79]","</w:instrText>
      </w:r>
      <w:r>
        <w:instrText>plainCitation</w:instrText>
      </w:r>
      <w:r w:rsidRPr="009D0048">
        <w:rPr>
          <w:lang w:val="ru-RU"/>
        </w:rPr>
        <w:instrText>":"[79]","</w:instrText>
      </w:r>
      <w:r>
        <w:instrText>noteIndex</w:instrText>
      </w:r>
      <w:r w:rsidRPr="009D0048">
        <w:rPr>
          <w:lang w:val="ru-RU"/>
        </w:rPr>
        <w:instrText>":0},"</w:instrText>
      </w:r>
      <w:r>
        <w:instrText>citationItems</w:instrText>
      </w:r>
      <w:r w:rsidRPr="009D0048">
        <w:rPr>
          <w:lang w:val="ru-RU"/>
        </w:rPr>
        <w:instrText>":[{"</w:instrText>
      </w:r>
      <w:r>
        <w:instrText>id</w:instrText>
      </w:r>
      <w:r w:rsidRPr="009D0048">
        <w:rPr>
          <w:lang w:val="ru-RU"/>
        </w:rPr>
        <w:instrText>":100,"</w:instrText>
      </w:r>
      <w:r>
        <w:instrText>uris</w:instrText>
      </w:r>
      <w:r w:rsidRPr="009D0048">
        <w:rPr>
          <w:lang w:val="ru-RU"/>
        </w:rPr>
        <w:instrText>":["</w:instrText>
      </w:r>
      <w:r>
        <w:instrText>http</w:instrText>
      </w:r>
      <w:r w:rsidRPr="009D0048">
        <w:rPr>
          <w:lang w:val="ru-RU"/>
        </w:rPr>
        <w:instrText>://</w:instrText>
      </w:r>
      <w:r>
        <w:instrText>zotero</w:instrText>
      </w:r>
      <w:r w:rsidRPr="009D0048">
        <w:rPr>
          <w:lang w:val="ru-RU"/>
        </w:rPr>
        <w:instrText>.</w:instrText>
      </w:r>
      <w:r>
        <w:instrText>org</w:instrText>
      </w:r>
      <w:r w:rsidRPr="009D0048">
        <w:rPr>
          <w:lang w:val="ru-RU"/>
        </w:rPr>
        <w:instrText>/</w:instrText>
      </w:r>
      <w:r>
        <w:instrText>users</w:instrText>
      </w:r>
      <w:r w:rsidRPr="009D0048">
        <w:rPr>
          <w:lang w:val="ru-RU"/>
        </w:rPr>
        <w:instrText>/10071278/</w:instrText>
      </w:r>
      <w:r>
        <w:instrText>items</w:instrText>
      </w:r>
      <w:r w:rsidRPr="009D0048">
        <w:rPr>
          <w:lang w:val="ru-RU"/>
        </w:rPr>
        <w:instrText>/4</w:instrText>
      </w:r>
      <w:r>
        <w:instrText>XAGZSXF</w:instrText>
      </w:r>
      <w:r w:rsidRPr="009D0048">
        <w:rPr>
          <w:lang w:val="ru-RU"/>
        </w:rPr>
        <w:instrText>"],"</w:instrText>
      </w:r>
      <w:r>
        <w:instrText>itemData</w:instrText>
      </w:r>
      <w:r w:rsidRPr="009D0048">
        <w:rPr>
          <w:lang w:val="ru-RU"/>
        </w:rPr>
        <w:instrText>":{"</w:instrText>
      </w:r>
      <w:r>
        <w:instrText>id</w:instrText>
      </w:r>
      <w:r w:rsidRPr="009D0048">
        <w:rPr>
          <w:lang w:val="ru-RU"/>
        </w:rPr>
        <w:instrText>":100,"</w:instrText>
      </w:r>
      <w:r>
        <w:instrText>type</w:instrText>
      </w:r>
      <w:r w:rsidRPr="009D0048">
        <w:rPr>
          <w:lang w:val="ru-RU"/>
        </w:rPr>
        <w:instrText>":"</w:instrText>
      </w:r>
      <w:r>
        <w:instrText>article</w:instrText>
      </w:r>
      <w:r w:rsidRPr="009D0048">
        <w:rPr>
          <w:lang w:val="ru-RU"/>
        </w:rPr>
        <w:instrText>-</w:instrText>
      </w:r>
      <w:r>
        <w:instrText>journal</w:instrText>
      </w:r>
      <w:r w:rsidRPr="009D0048">
        <w:rPr>
          <w:lang w:val="ru-RU"/>
        </w:rPr>
        <w:instrText>","</w:instrText>
      </w:r>
      <w:r>
        <w:instrText>abstract</w:instrText>
      </w:r>
      <w:r w:rsidRPr="009D0048">
        <w:rPr>
          <w:lang w:val="ru-RU"/>
        </w:rPr>
        <w:instrText>":"</w:instrText>
      </w:r>
      <w:r>
        <w:instrText>Background</w:instrText>
      </w:r>
      <w:r w:rsidRPr="009D0048">
        <w:rPr>
          <w:lang w:val="ru-RU"/>
        </w:rPr>
        <w:instrText xml:space="preserve">: </w:instrText>
      </w:r>
      <w:r>
        <w:instrText>Proteasomes</w:instrText>
      </w:r>
      <w:r w:rsidRPr="009D0048">
        <w:rPr>
          <w:lang w:val="ru-RU"/>
        </w:rPr>
        <w:instrText xml:space="preserve"> </w:instrText>
      </w:r>
      <w:r>
        <w:instrText>play</w:instrText>
      </w:r>
      <w:r w:rsidRPr="009D0048">
        <w:rPr>
          <w:lang w:val="ru-RU"/>
        </w:rPr>
        <w:instrText xml:space="preserve"> </w:instrText>
      </w:r>
      <w:r>
        <w:instrText>a</w:instrText>
      </w:r>
      <w:r w:rsidRPr="009D0048">
        <w:rPr>
          <w:lang w:val="ru-RU"/>
        </w:rPr>
        <w:instrText xml:space="preserve"> </w:instrText>
      </w:r>
      <w:r>
        <w:instrText>central</w:instrText>
      </w:r>
      <w:r w:rsidRPr="009D0048">
        <w:rPr>
          <w:lang w:val="ru-RU"/>
        </w:rPr>
        <w:instrText xml:space="preserve"> </w:instrText>
      </w:r>
      <w:r>
        <w:instrText>role</w:instrText>
      </w:r>
      <w:r w:rsidRPr="009D0048">
        <w:rPr>
          <w:lang w:val="ru-RU"/>
        </w:rPr>
        <w:instrText xml:space="preserve"> </w:instrText>
      </w:r>
      <w:r>
        <w:instrText>in</w:instrText>
      </w:r>
      <w:r w:rsidRPr="009D0048">
        <w:rPr>
          <w:lang w:val="ru-RU"/>
        </w:rPr>
        <w:instrText xml:space="preserve"> </w:instrText>
      </w:r>
      <w:r>
        <w:instrText>the</w:instrText>
      </w:r>
      <w:r w:rsidRPr="009D0048">
        <w:rPr>
          <w:lang w:val="ru-RU"/>
        </w:rPr>
        <w:instrText xml:space="preserve"> </w:instrText>
      </w:r>
      <w:r>
        <w:instrText>major</w:instrText>
      </w:r>
      <w:r w:rsidRPr="009D0048">
        <w:rPr>
          <w:lang w:val="ru-RU"/>
        </w:rPr>
        <w:instrText xml:space="preserve"> </w:instrText>
      </w:r>
      <w:r>
        <w:instrText>histocompatibility</w:instrText>
      </w:r>
      <w:r w:rsidRPr="009D0048">
        <w:rPr>
          <w:lang w:val="ru-RU"/>
        </w:rPr>
        <w:instrText xml:space="preserve"> </w:instrText>
      </w:r>
      <w:r>
        <w:instrText>class</w:instrText>
      </w:r>
      <w:r w:rsidRPr="009D0048">
        <w:rPr>
          <w:lang w:val="ru-RU"/>
        </w:rPr>
        <w:instrText xml:space="preserve"> </w:instrText>
      </w:r>
      <w:r>
        <w:instrText>I</w:instrText>
      </w:r>
      <w:r w:rsidRPr="009D0048">
        <w:rPr>
          <w:lang w:val="ru-RU"/>
        </w:rPr>
        <w:instrText xml:space="preserve"> (</w:instrText>
      </w:r>
      <w:r>
        <w:instrText>MHCI</w:instrText>
      </w:r>
      <w:r w:rsidRPr="009D0048">
        <w:rPr>
          <w:lang w:val="ru-RU"/>
        </w:rPr>
        <w:instrText xml:space="preserve">) </w:instrText>
      </w:r>
      <w:r>
        <w:instrText>antigen</w:instrText>
      </w:r>
      <w:r w:rsidRPr="009D0048">
        <w:rPr>
          <w:lang w:val="ru-RU"/>
        </w:rPr>
        <w:instrText xml:space="preserve"> </w:instrText>
      </w:r>
      <w:r>
        <w:instrText>processing</w:instrText>
      </w:r>
      <w:r w:rsidRPr="009D0048">
        <w:rPr>
          <w:lang w:val="ru-RU"/>
        </w:rPr>
        <w:instrText xml:space="preserve"> </w:instrText>
      </w:r>
      <w:r>
        <w:instrText>pathway</w:instrText>
      </w:r>
      <w:r w:rsidRPr="009D0048">
        <w:rPr>
          <w:lang w:val="ru-RU"/>
        </w:rPr>
        <w:instrText xml:space="preserve">. </w:instrText>
      </w:r>
      <w:r>
        <w:instrText>They</w:instrText>
      </w:r>
      <w:r w:rsidRPr="009D0048">
        <w:rPr>
          <w:lang w:val="ru-RU"/>
        </w:rPr>
        <w:instrText xml:space="preserve"> </w:instrText>
      </w:r>
      <w:r>
        <w:instrText>conduct</w:instrText>
      </w:r>
      <w:r w:rsidRPr="009D0048">
        <w:rPr>
          <w:lang w:val="ru-RU"/>
        </w:rPr>
        <w:instrText xml:space="preserve"> </w:instrText>
      </w:r>
      <w:r>
        <w:instrText>the</w:instrText>
      </w:r>
      <w:r w:rsidRPr="009D0048">
        <w:rPr>
          <w:lang w:val="ru-RU"/>
        </w:rPr>
        <w:instrText xml:space="preserve"> </w:instrText>
      </w:r>
      <w:r>
        <w:instrText>proteolytic</w:instrText>
      </w:r>
      <w:r w:rsidRPr="009D0048">
        <w:rPr>
          <w:lang w:val="ru-RU"/>
        </w:rPr>
        <w:instrText xml:space="preserve"> </w:instrText>
      </w:r>
      <w:r>
        <w:instrText>degradation</w:instrText>
      </w:r>
      <w:r w:rsidRPr="009D0048">
        <w:rPr>
          <w:lang w:val="ru-RU"/>
        </w:rPr>
        <w:instrText xml:space="preserve"> </w:instrText>
      </w:r>
      <w:r>
        <w:instrText>of</w:instrText>
      </w:r>
      <w:r w:rsidRPr="009D0048">
        <w:rPr>
          <w:lang w:val="ru-RU"/>
        </w:rPr>
        <w:instrText xml:space="preserve"> </w:instrText>
      </w:r>
      <w:r>
        <w:instrText>proteins</w:instrText>
      </w:r>
      <w:r w:rsidRPr="009D0048">
        <w:rPr>
          <w:lang w:val="ru-RU"/>
        </w:rPr>
        <w:instrText xml:space="preserve"> </w:instrText>
      </w:r>
      <w:r>
        <w:instrText>in</w:instrText>
      </w:r>
      <w:r w:rsidRPr="009D0048">
        <w:rPr>
          <w:lang w:val="ru-RU"/>
        </w:rPr>
        <w:instrText xml:space="preserve"> </w:instrText>
      </w:r>
      <w:r>
        <w:instrText>the</w:instrText>
      </w:r>
      <w:r w:rsidRPr="009D0048">
        <w:rPr>
          <w:lang w:val="ru-RU"/>
        </w:rPr>
        <w:instrText xml:space="preserve"> </w:instrText>
      </w:r>
      <w:r>
        <w:instrText>cytosol</w:instrText>
      </w:r>
      <w:r w:rsidRPr="009D0048">
        <w:rPr>
          <w:lang w:val="ru-RU"/>
        </w:rPr>
        <w:instrText xml:space="preserve">, </w:instrText>
      </w:r>
      <w:r>
        <w:instrText>generating</w:instrText>
      </w:r>
      <w:r w:rsidRPr="009D0048">
        <w:rPr>
          <w:lang w:val="ru-RU"/>
        </w:rPr>
        <w:instrText xml:space="preserve"> </w:instrText>
      </w:r>
      <w:r>
        <w:instrText>the</w:instrText>
      </w:r>
      <w:r w:rsidRPr="009D0048">
        <w:rPr>
          <w:lang w:val="ru-RU"/>
        </w:rPr>
        <w:instrText xml:space="preserve"> </w:instrText>
      </w:r>
      <w:r>
        <w:instrText>C</w:instrText>
      </w:r>
      <w:r w:rsidRPr="009D0048">
        <w:rPr>
          <w:lang w:val="ru-RU"/>
        </w:rPr>
        <w:instrText>-</w:instrText>
      </w:r>
      <w:r>
        <w:instrText>terminus</w:instrText>
      </w:r>
      <w:r w:rsidRPr="009D0048">
        <w:rPr>
          <w:lang w:val="ru-RU"/>
        </w:rPr>
        <w:instrText xml:space="preserve"> </w:instrText>
      </w:r>
      <w:r>
        <w:instrText>of</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and</w:instrText>
      </w:r>
      <w:r w:rsidRPr="009D0048">
        <w:rPr>
          <w:lang w:val="ru-RU"/>
        </w:rPr>
        <w:instrText xml:space="preserve"> </w:instrText>
      </w:r>
      <w:r>
        <w:instrText>MHCI</w:instrText>
      </w:r>
      <w:r w:rsidRPr="009D0048">
        <w:rPr>
          <w:lang w:val="ru-RU"/>
        </w:rPr>
        <w:instrText>-</w:instrText>
      </w:r>
      <w:r>
        <w:instrText>peptide</w:instrText>
      </w:r>
      <w:r w:rsidRPr="009D0048">
        <w:rPr>
          <w:lang w:val="ru-RU"/>
        </w:rPr>
        <w:instrText xml:space="preserve"> </w:instrText>
      </w:r>
      <w:r>
        <w:instrText>ligands</w:instrText>
      </w:r>
      <w:r w:rsidRPr="009D0048">
        <w:rPr>
          <w:lang w:val="ru-RU"/>
        </w:rPr>
        <w:instrText xml:space="preserve"> (</w:instrText>
      </w:r>
      <w:r>
        <w:instrText>P</w:instrText>
      </w:r>
      <w:r w:rsidRPr="009D0048">
        <w:rPr>
          <w:lang w:val="ru-RU"/>
        </w:rPr>
        <w:instrText xml:space="preserve">1 </w:instrText>
      </w:r>
      <w:r>
        <w:instrText>residue</w:instrText>
      </w:r>
      <w:r w:rsidRPr="009D0048">
        <w:rPr>
          <w:lang w:val="ru-RU"/>
        </w:rPr>
        <w:instrText xml:space="preserve"> </w:instrText>
      </w:r>
      <w:r>
        <w:instrText>of</w:instrText>
      </w:r>
      <w:r w:rsidRPr="009D0048">
        <w:rPr>
          <w:lang w:val="ru-RU"/>
        </w:rPr>
        <w:instrText xml:space="preserve"> </w:instrText>
      </w:r>
      <w:r>
        <w:instrText>cleavage</w:instrText>
      </w:r>
      <w:r w:rsidRPr="009D0048">
        <w:rPr>
          <w:lang w:val="ru-RU"/>
        </w:rPr>
        <w:instrText xml:space="preserve"> </w:instrText>
      </w:r>
      <w:r>
        <w:instrText>site</w:instrText>
      </w:r>
      <w:r w:rsidRPr="009D0048">
        <w:rPr>
          <w:lang w:val="ru-RU"/>
        </w:rPr>
        <w:instrText xml:space="preserve">). </w:instrText>
      </w:r>
      <w:r>
        <w:instrText>There</w:instrText>
      </w:r>
      <w:r w:rsidRPr="009D0048">
        <w:rPr>
          <w:lang w:val="ru-RU"/>
        </w:rPr>
        <w:instrText xml:space="preserve"> </w:instrText>
      </w:r>
      <w:r>
        <w:instrText>are</w:instrText>
      </w:r>
      <w:r w:rsidRPr="009D0048">
        <w:rPr>
          <w:lang w:val="ru-RU"/>
        </w:rPr>
        <w:instrText xml:space="preserve"> </w:instrText>
      </w:r>
      <w:r>
        <w:instrText>two</w:instrText>
      </w:r>
      <w:r w:rsidRPr="009D0048">
        <w:rPr>
          <w:lang w:val="ru-RU"/>
        </w:rPr>
        <w:instrText xml:space="preserve"> </w:instrText>
      </w:r>
      <w:r>
        <w:instrText>types</w:instrText>
      </w:r>
      <w:r w:rsidRPr="009D0048">
        <w:rPr>
          <w:lang w:val="ru-RU"/>
        </w:rPr>
        <w:instrText xml:space="preserve"> </w:instrText>
      </w:r>
      <w:r>
        <w:instrText>of</w:instrText>
      </w:r>
      <w:r w:rsidRPr="009D0048">
        <w:rPr>
          <w:lang w:val="ru-RU"/>
        </w:rPr>
        <w:instrText xml:space="preserve"> </w:instrText>
      </w:r>
      <w:r>
        <w:instrText>proteasomes</w:instrText>
      </w:r>
      <w:r w:rsidRPr="009D0048">
        <w:rPr>
          <w:lang w:val="ru-RU"/>
        </w:rPr>
        <w:instrText xml:space="preserve">, </w:instrText>
      </w:r>
      <w:r>
        <w:instrText>the</w:instrText>
      </w:r>
      <w:r w:rsidRPr="009D0048">
        <w:rPr>
          <w:lang w:val="ru-RU"/>
        </w:rPr>
        <w:instrText xml:space="preserve"> </w:instrText>
      </w:r>
      <w:r>
        <w:instrText>constitutive</w:instrText>
      </w:r>
      <w:r w:rsidRPr="009D0048">
        <w:rPr>
          <w:lang w:val="ru-RU"/>
        </w:rPr>
        <w:instrText xml:space="preserve"> </w:instrText>
      </w:r>
      <w:r>
        <w:instrText>form</w:instrText>
      </w:r>
      <w:r w:rsidRPr="009D0048">
        <w:rPr>
          <w:lang w:val="ru-RU"/>
        </w:rPr>
        <w:instrText xml:space="preserve">, </w:instrText>
      </w:r>
      <w:r>
        <w:instrText>expressed</w:instrText>
      </w:r>
      <w:r w:rsidRPr="009D0048">
        <w:rPr>
          <w:lang w:val="ru-RU"/>
        </w:rPr>
        <w:instrText xml:space="preserve"> </w:instrText>
      </w:r>
      <w:r>
        <w:instrText>in</w:instrText>
      </w:r>
      <w:r w:rsidRPr="009D0048">
        <w:rPr>
          <w:lang w:val="ru-RU"/>
        </w:rPr>
        <w:instrText xml:space="preserve"> </w:instrText>
      </w:r>
      <w:r>
        <w:instrText>most</w:instrText>
      </w:r>
      <w:r w:rsidRPr="009D0048">
        <w:rPr>
          <w:lang w:val="ru-RU"/>
        </w:rPr>
        <w:instrText xml:space="preserve"> </w:instrText>
      </w:r>
      <w:r>
        <w:instrText>cell</w:instrText>
      </w:r>
      <w:r w:rsidRPr="009D0048">
        <w:rPr>
          <w:lang w:val="ru-RU"/>
        </w:rPr>
        <w:instrText xml:space="preserve"> </w:instrText>
      </w:r>
      <w:r>
        <w:instrText>types</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which</w:instrText>
      </w:r>
      <w:r w:rsidRPr="009D0048">
        <w:rPr>
          <w:lang w:val="ru-RU"/>
        </w:rPr>
        <w:instrText xml:space="preserve"> </w:instrText>
      </w:r>
      <w:r>
        <w:instrText>is</w:instrText>
      </w:r>
      <w:r w:rsidRPr="009D0048">
        <w:rPr>
          <w:lang w:val="ru-RU"/>
        </w:rPr>
        <w:instrText xml:space="preserve"> </w:instrText>
      </w:r>
      <w:r>
        <w:instrText>constitutively</w:instrText>
      </w:r>
      <w:r w:rsidRPr="009D0048">
        <w:rPr>
          <w:lang w:val="ru-RU"/>
        </w:rPr>
        <w:instrText xml:space="preserve"> </w:instrText>
      </w:r>
      <w:r>
        <w:instrText>expressed</w:instrText>
      </w:r>
      <w:r w:rsidRPr="009D0048">
        <w:rPr>
          <w:lang w:val="ru-RU"/>
        </w:rPr>
        <w:instrText xml:space="preserve"> </w:instrText>
      </w:r>
      <w:r>
        <w:instrText>in</w:instrText>
      </w:r>
      <w:r w:rsidRPr="009D0048">
        <w:rPr>
          <w:lang w:val="ru-RU"/>
        </w:rPr>
        <w:instrText xml:space="preserve"> </w:instrText>
      </w:r>
      <w:r>
        <w:instrText>mature</w:instrText>
      </w:r>
      <w:r w:rsidRPr="009D0048">
        <w:rPr>
          <w:lang w:val="ru-RU"/>
        </w:rPr>
        <w:instrText xml:space="preserve"> </w:instrText>
      </w:r>
      <w:r>
        <w:instrText>dendritic</w:instrText>
      </w:r>
      <w:r w:rsidRPr="009D0048">
        <w:rPr>
          <w:lang w:val="ru-RU"/>
        </w:rPr>
        <w:instrText xml:space="preserve"> </w:instrText>
      </w:r>
      <w:r>
        <w:instrText>cells</w:instrText>
      </w:r>
      <w:r w:rsidRPr="009D0048">
        <w:rPr>
          <w:lang w:val="ru-RU"/>
        </w:rPr>
        <w:instrText xml:space="preserve">. </w:instrText>
      </w:r>
      <w:r>
        <w:instrText>Protective</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are</w:instrText>
      </w:r>
      <w:r w:rsidRPr="009D0048">
        <w:rPr>
          <w:lang w:val="ru-RU"/>
        </w:rPr>
        <w:instrText xml:space="preserve"> </w:instrText>
      </w:r>
      <w:r>
        <w:instrText>likely</w:instrText>
      </w:r>
      <w:r w:rsidRPr="009D0048">
        <w:rPr>
          <w:lang w:val="ru-RU"/>
        </w:rPr>
        <w:instrText xml:space="preserve"> </w:instrText>
      </w:r>
      <w:r>
        <w:instrText>generated</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constitutive</w:instrText>
      </w:r>
      <w:r w:rsidRPr="009D0048">
        <w:rPr>
          <w:lang w:val="ru-RU"/>
        </w:rPr>
        <w:instrText xml:space="preserve"> </w:instrText>
      </w:r>
      <w:r>
        <w:instrText>proteasome</w:instrText>
      </w:r>
      <w:r w:rsidRPr="009D0048">
        <w:rPr>
          <w:lang w:val="ru-RU"/>
        </w:rPr>
        <w:instrText xml:space="preserve">, </w:instrText>
      </w:r>
      <w:r>
        <w:instrText>and</w:instrText>
      </w:r>
      <w:r w:rsidRPr="009D0048">
        <w:rPr>
          <w:lang w:val="ru-RU"/>
        </w:rPr>
        <w:instrText xml:space="preserve"> </w:instrText>
      </w:r>
      <w:r>
        <w:instrText>here</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modeled</w:instrText>
      </w:r>
      <w:r w:rsidRPr="009D0048">
        <w:rPr>
          <w:lang w:val="ru-RU"/>
        </w:rPr>
        <w:instrText xml:space="preserve"> </w:instrText>
      </w:r>
      <w:r>
        <w:instrText>and</w:instrText>
      </w:r>
      <w:r w:rsidRPr="009D0048">
        <w:rPr>
          <w:lang w:val="ru-RU"/>
        </w:rPr>
        <w:instrText xml:space="preserve"> </w:instrText>
      </w:r>
      <w:r>
        <w:instrText>analyzed</w:instrText>
      </w:r>
      <w:r w:rsidRPr="009D0048">
        <w:rPr>
          <w:lang w:val="ru-RU"/>
        </w:rPr>
        <w:instrText xml:space="preserve"> </w:instrText>
      </w:r>
      <w:r>
        <w:instrText>the</w:instrText>
      </w:r>
      <w:r w:rsidRPr="009D0048">
        <w:rPr>
          <w:lang w:val="ru-RU"/>
        </w:rPr>
        <w:instrText xml:space="preserve"> </w:instrText>
      </w:r>
      <w:r>
        <w:instrText>cleavage</w:instrText>
      </w:r>
      <w:r w:rsidRPr="009D0048">
        <w:rPr>
          <w:lang w:val="ru-RU"/>
        </w:rPr>
        <w:instrText xml:space="preserve"> </w:instrText>
      </w:r>
      <w:r>
        <w:instrText>by</w:instrText>
      </w:r>
      <w:r w:rsidRPr="009D0048">
        <w:rPr>
          <w:lang w:val="ru-RU"/>
        </w:rPr>
        <w:instrText xml:space="preserve"> </w:instrText>
      </w:r>
      <w:r>
        <w:instrText>these</w:instrText>
      </w:r>
      <w:r w:rsidRPr="009D0048">
        <w:rPr>
          <w:lang w:val="ru-RU"/>
        </w:rPr>
        <w:instrText xml:space="preserve"> </w:instrText>
      </w:r>
      <w:r>
        <w:instrText>two</w:instrText>
      </w:r>
      <w:r w:rsidRPr="009D0048">
        <w:rPr>
          <w:lang w:val="ru-RU"/>
        </w:rPr>
        <w:instrText xml:space="preserve"> </w:instrText>
      </w:r>
      <w:r>
        <w:instrText>proteases</w:instrText>
      </w:r>
      <w:r w:rsidRPr="009D0048">
        <w:rPr>
          <w:lang w:val="ru-RU"/>
        </w:rPr>
        <w:instrText>.\</w:instrText>
      </w:r>
      <w:r>
        <w:instrText>nResults</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modeled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proteasome</w:instrText>
      </w:r>
      <w:r w:rsidRPr="009D0048">
        <w:rPr>
          <w:lang w:val="ru-RU"/>
        </w:rPr>
        <w:instrText xml:space="preserve"> </w:instrText>
      </w:r>
      <w:r>
        <w:instrText>cleavage</w:instrText>
      </w:r>
      <w:r w:rsidRPr="009D0048">
        <w:rPr>
          <w:lang w:val="ru-RU"/>
        </w:rPr>
        <w:instrText xml:space="preserve"> </w:instrText>
      </w:r>
      <w:r>
        <w:instrText>sites</w:instrText>
      </w:r>
      <w:r w:rsidRPr="009D0048">
        <w:rPr>
          <w:lang w:val="ru-RU"/>
        </w:rPr>
        <w:instrText xml:space="preserve"> </w:instrText>
      </w:r>
      <w:r>
        <w:instrText>upon</w:instrText>
      </w:r>
      <w:r w:rsidRPr="009D0048">
        <w:rPr>
          <w:lang w:val="ru-RU"/>
        </w:rPr>
        <w:instrText xml:space="preserve"> </w:instrText>
      </w:r>
      <w:r>
        <w:instrText>two</w:instrText>
      </w:r>
      <w:r w:rsidRPr="009D0048">
        <w:rPr>
          <w:lang w:val="ru-RU"/>
        </w:rPr>
        <w:instrText xml:space="preserve"> </w:instrText>
      </w:r>
      <w:r>
        <w:instrText>non</w:instrText>
      </w:r>
      <w:r w:rsidRPr="009D0048">
        <w:rPr>
          <w:lang w:val="ru-RU"/>
        </w:rPr>
        <w:instrText>-</w:instrText>
      </w:r>
      <w:r>
        <w:instrText>overlapping</w:instrText>
      </w:r>
      <w:r w:rsidRPr="009D0048">
        <w:rPr>
          <w:lang w:val="ru-RU"/>
        </w:rPr>
        <w:instrText xml:space="preserve"> </w:instrText>
      </w:r>
      <w:r>
        <w:instrText>sets</w:instrText>
      </w:r>
      <w:r w:rsidRPr="009D0048">
        <w:rPr>
          <w:lang w:val="ru-RU"/>
        </w:rPr>
        <w:instrText xml:space="preserve"> </w:instrText>
      </w:r>
      <w:r>
        <w:instrText>of</w:instrText>
      </w:r>
      <w:r w:rsidRPr="009D0048">
        <w:rPr>
          <w:lang w:val="ru-RU"/>
        </w:rPr>
        <w:instrText xml:space="preserve"> </w:instrText>
      </w:r>
      <w:r>
        <w:instrText>peptides</w:instrText>
      </w:r>
      <w:r w:rsidRPr="009D0048">
        <w:rPr>
          <w:lang w:val="ru-RU"/>
        </w:rPr>
        <w:instrText xml:space="preserve"> </w:instrText>
      </w:r>
      <w:r>
        <w:instrText>consisting</w:instrText>
      </w:r>
      <w:r w:rsidRPr="009D0048">
        <w:rPr>
          <w:lang w:val="ru-RU"/>
        </w:rPr>
        <w:instrText xml:space="preserve"> </w:instrText>
      </w:r>
      <w:r>
        <w:instrText>of</w:instrText>
      </w:r>
      <w:r w:rsidRPr="009D0048">
        <w:rPr>
          <w:lang w:val="ru-RU"/>
        </w:rPr>
        <w:instrText xml:space="preserve"> 553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naturally</w:instrText>
      </w:r>
      <w:r w:rsidRPr="009D0048">
        <w:rPr>
          <w:lang w:val="ru-RU"/>
        </w:rPr>
        <w:instrText xml:space="preserve"> </w:instrText>
      </w:r>
      <w:r>
        <w:instrText>processed</w:instrText>
      </w:r>
      <w:r w:rsidRPr="009D0048">
        <w:rPr>
          <w:lang w:val="ru-RU"/>
        </w:rPr>
        <w:instrText xml:space="preserve"> </w:instrText>
      </w:r>
      <w:r>
        <w:instrText>and</w:instrText>
      </w:r>
      <w:r w:rsidRPr="009D0048">
        <w:rPr>
          <w:lang w:val="ru-RU"/>
        </w:rPr>
        <w:instrText xml:space="preserve"> </w:instrText>
      </w:r>
      <w:r>
        <w:instrText>restricted</w:instrText>
      </w:r>
      <w:r w:rsidRPr="009D0048">
        <w:rPr>
          <w:lang w:val="ru-RU"/>
        </w:rPr>
        <w:instrText xml:space="preserve"> </w:instrText>
      </w:r>
      <w:r>
        <w:instrText>by</w:instrText>
      </w:r>
      <w:r w:rsidRPr="009D0048">
        <w:rPr>
          <w:lang w:val="ru-RU"/>
        </w:rPr>
        <w:instrText xml:space="preserve"> </w:instrText>
      </w:r>
      <w:r>
        <w:instrText>human</w:instrText>
      </w:r>
      <w:r w:rsidRPr="009D0048">
        <w:rPr>
          <w:lang w:val="ru-RU"/>
        </w:rPr>
        <w:instrText xml:space="preserve"> </w:instrText>
      </w:r>
      <w:r>
        <w:instrText>MHCI</w:instrText>
      </w:r>
      <w:r w:rsidRPr="009D0048">
        <w:rPr>
          <w:lang w:val="ru-RU"/>
        </w:rPr>
        <w:instrText xml:space="preserve"> </w:instrText>
      </w:r>
      <w:r>
        <w:instrText>molecules</w:instrText>
      </w:r>
      <w:r w:rsidRPr="009D0048">
        <w:rPr>
          <w:lang w:val="ru-RU"/>
        </w:rPr>
        <w:instrText xml:space="preserve">, </w:instrText>
      </w:r>
      <w:r>
        <w:instrText>and</w:instrText>
      </w:r>
      <w:r w:rsidRPr="009D0048">
        <w:rPr>
          <w:lang w:val="ru-RU"/>
        </w:rPr>
        <w:instrText xml:space="preserve"> 382 </w:instrText>
      </w:r>
      <w:r>
        <w:instrText>peptides</w:instrText>
      </w:r>
      <w:r w:rsidRPr="009D0048">
        <w:rPr>
          <w:lang w:val="ru-RU"/>
        </w:rPr>
        <w:instrText xml:space="preserve"> </w:instrText>
      </w:r>
      <w:r>
        <w:instrText>eluted</w:instrText>
      </w:r>
      <w:r w:rsidRPr="009D0048">
        <w:rPr>
          <w:lang w:val="ru-RU"/>
        </w:rPr>
        <w:instrText xml:space="preserve"> </w:instrText>
      </w:r>
      <w:r>
        <w:instrText>from</w:instrText>
      </w:r>
      <w:r w:rsidRPr="009D0048">
        <w:rPr>
          <w:lang w:val="ru-RU"/>
        </w:rPr>
        <w:instrText xml:space="preserve"> </w:instrText>
      </w:r>
      <w:r>
        <w:instrText>human</w:instrText>
      </w:r>
      <w:r w:rsidRPr="009D0048">
        <w:rPr>
          <w:lang w:val="ru-RU"/>
        </w:rPr>
        <w:instrText xml:space="preserve"> </w:instrText>
      </w:r>
      <w:r>
        <w:instrText>MHCI</w:instrText>
      </w:r>
      <w:r w:rsidRPr="009D0048">
        <w:rPr>
          <w:lang w:val="ru-RU"/>
        </w:rPr>
        <w:instrText xml:space="preserve"> </w:instrText>
      </w:r>
      <w:r>
        <w:instrText>molecules</w:instrText>
      </w:r>
      <w:r w:rsidRPr="009D0048">
        <w:rPr>
          <w:lang w:val="ru-RU"/>
        </w:rPr>
        <w:instrText xml:space="preserve">, </w:instrText>
      </w:r>
      <w:r>
        <w:instrText>respectively</w:instrText>
      </w:r>
      <w:r w:rsidRPr="009D0048">
        <w:rPr>
          <w:lang w:val="ru-RU"/>
        </w:rPr>
        <w:instrText xml:space="preserve">, </w:instrText>
      </w:r>
      <w:r>
        <w:instrText>using</w:instrText>
      </w:r>
      <w:r w:rsidRPr="009D0048">
        <w:rPr>
          <w:lang w:val="ru-RU"/>
        </w:rPr>
        <w:instrText xml:space="preserve"> </w:instrText>
      </w:r>
      <w:r>
        <w:instrText>N</w:instrText>
      </w:r>
      <w:r w:rsidRPr="009D0048">
        <w:rPr>
          <w:lang w:val="ru-RU"/>
        </w:rPr>
        <w:instrText>-</w:instrText>
      </w:r>
      <w:r>
        <w:instrText>grams</w:instrText>
      </w:r>
      <w:r w:rsidRPr="009D0048">
        <w:rPr>
          <w:lang w:val="ru-RU"/>
        </w:rPr>
        <w:instrText xml:space="preserve">. </w:instrText>
      </w:r>
      <w:r>
        <w:instrText>Cleavage</w:instrText>
      </w:r>
      <w:r w:rsidRPr="009D0048">
        <w:rPr>
          <w:lang w:val="ru-RU"/>
        </w:rPr>
        <w:instrText xml:space="preserve"> </w:instrText>
      </w:r>
      <w:r>
        <w:instrText>models</w:instrText>
      </w:r>
      <w:r w:rsidRPr="009D0048">
        <w:rPr>
          <w:lang w:val="ru-RU"/>
        </w:rPr>
        <w:instrText xml:space="preserve"> </w:instrText>
      </w:r>
      <w:r>
        <w:instrText>were</w:instrText>
      </w:r>
      <w:r w:rsidRPr="009D0048">
        <w:rPr>
          <w:lang w:val="ru-RU"/>
        </w:rPr>
        <w:instrText xml:space="preserve"> </w:instrText>
      </w:r>
      <w:r>
        <w:instrText>generated</w:instrText>
      </w:r>
      <w:r w:rsidRPr="009D0048">
        <w:rPr>
          <w:lang w:val="ru-RU"/>
        </w:rPr>
        <w:instrText xml:space="preserve"> </w:instrText>
      </w:r>
      <w:r>
        <w:instrText>considering</w:instrText>
      </w:r>
      <w:r w:rsidRPr="009D0048">
        <w:rPr>
          <w:lang w:val="ru-RU"/>
        </w:rPr>
        <w:instrText xml:space="preserve"> </w:instrText>
      </w:r>
      <w:r>
        <w:instrText>different</w:instrText>
      </w:r>
      <w:r w:rsidRPr="009D0048">
        <w:rPr>
          <w:lang w:val="ru-RU"/>
        </w:rPr>
        <w:instrText xml:space="preserve"> </w:instrText>
      </w:r>
      <w:r>
        <w:instrText>epitope</w:instrText>
      </w:r>
      <w:r w:rsidRPr="009D0048">
        <w:rPr>
          <w:lang w:val="ru-RU"/>
        </w:rPr>
        <w:instrText xml:space="preserve"> </w:instrText>
      </w:r>
      <w:r>
        <w:instrText>and</w:instrText>
      </w:r>
      <w:r w:rsidRPr="009D0048">
        <w:rPr>
          <w:lang w:val="ru-RU"/>
        </w:rPr>
        <w:instrText xml:space="preserve"> </w:instrText>
      </w:r>
      <w:r>
        <w:instrText>MHCI</w:instrText>
      </w:r>
      <w:r w:rsidRPr="009D0048">
        <w:rPr>
          <w:lang w:val="ru-RU"/>
        </w:rPr>
        <w:instrText>-</w:instrText>
      </w:r>
      <w:r>
        <w:instrText>eluted</w:instrText>
      </w:r>
      <w:r w:rsidRPr="009D0048">
        <w:rPr>
          <w:lang w:val="ru-RU"/>
        </w:rPr>
        <w:instrText xml:space="preserve"> </w:instrText>
      </w:r>
      <w:r>
        <w:instrText>fragment</w:instrText>
      </w:r>
      <w:r w:rsidRPr="009D0048">
        <w:rPr>
          <w:lang w:val="ru-RU"/>
        </w:rPr>
        <w:instrText xml:space="preserve"> </w:instrText>
      </w:r>
      <w:r>
        <w:instrText>lengths</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same</w:instrText>
      </w:r>
      <w:r w:rsidRPr="009D0048">
        <w:rPr>
          <w:lang w:val="ru-RU"/>
        </w:rPr>
        <w:instrText xml:space="preserve"> </w:instrText>
      </w:r>
      <w:r>
        <w:instrText>number</w:instrText>
      </w:r>
      <w:r w:rsidRPr="009D0048">
        <w:rPr>
          <w:lang w:val="ru-RU"/>
        </w:rPr>
        <w:instrText xml:space="preserve"> </w:instrText>
      </w:r>
      <w:r>
        <w:instrText>of</w:instrText>
      </w:r>
      <w:r w:rsidRPr="009D0048">
        <w:rPr>
          <w:lang w:val="ru-RU"/>
        </w:rPr>
        <w:instrText xml:space="preserve"> </w:instrText>
      </w:r>
      <w:r>
        <w:instrText>C</w:instrText>
      </w:r>
      <w:r w:rsidRPr="009D0048">
        <w:rPr>
          <w:lang w:val="ru-RU"/>
        </w:rPr>
        <w:instrText>-</w:instrText>
      </w:r>
      <w:r>
        <w:instrText>terminal</w:instrText>
      </w:r>
      <w:r w:rsidRPr="009D0048">
        <w:rPr>
          <w:lang w:val="ru-RU"/>
        </w:rPr>
        <w:instrText xml:space="preserve"> </w:instrText>
      </w:r>
      <w:r>
        <w:instrText>flanking</w:instrText>
      </w:r>
      <w:r w:rsidRPr="009D0048">
        <w:rPr>
          <w:lang w:val="ru-RU"/>
        </w:rPr>
        <w:instrText xml:space="preserve"> </w:instrText>
      </w:r>
      <w:r>
        <w:instrText>residues</w:instrText>
      </w:r>
      <w:r w:rsidRPr="009D0048">
        <w:rPr>
          <w:lang w:val="ru-RU"/>
        </w:rPr>
        <w:instrText xml:space="preserve">. </w:instrText>
      </w:r>
      <w:r>
        <w:instrText>Models</w:instrText>
      </w:r>
      <w:r w:rsidRPr="009D0048">
        <w:rPr>
          <w:lang w:val="ru-RU"/>
        </w:rPr>
        <w:instrText xml:space="preserve"> </w:instrText>
      </w:r>
      <w:r>
        <w:instrText>were</w:instrText>
      </w:r>
      <w:r w:rsidRPr="009D0048">
        <w:rPr>
          <w:lang w:val="ru-RU"/>
        </w:rPr>
        <w:instrText xml:space="preserve"> </w:instrText>
      </w:r>
      <w:r>
        <w:instrText>evaluated</w:instrText>
      </w:r>
      <w:r w:rsidRPr="009D0048">
        <w:rPr>
          <w:lang w:val="ru-RU"/>
        </w:rPr>
        <w:instrText xml:space="preserve"> </w:instrText>
      </w:r>
      <w:r>
        <w:instrText>in</w:instrText>
      </w:r>
      <w:r w:rsidRPr="009D0048">
        <w:rPr>
          <w:lang w:val="ru-RU"/>
        </w:rPr>
        <w:instrText xml:space="preserve"> 5-</w:instrText>
      </w:r>
      <w:r>
        <w:instrText>fold</w:instrText>
      </w:r>
      <w:r w:rsidRPr="009D0048">
        <w:rPr>
          <w:lang w:val="ru-RU"/>
        </w:rPr>
        <w:instrText xml:space="preserve"> </w:instrText>
      </w:r>
      <w:r>
        <w:instrText>cross</w:instrText>
      </w:r>
      <w:r w:rsidRPr="009D0048">
        <w:rPr>
          <w:lang w:val="ru-RU"/>
        </w:rPr>
        <w:instrText>-</w:instrText>
      </w:r>
      <w:r>
        <w:instrText>validation</w:instrText>
      </w:r>
      <w:r w:rsidRPr="009D0048">
        <w:rPr>
          <w:lang w:val="ru-RU"/>
        </w:rPr>
        <w:instrText xml:space="preserve">. </w:instrText>
      </w:r>
      <w:r>
        <w:instrText>Judging</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Mathew</w:instrText>
      </w:r>
      <w:r w:rsidRPr="009D0048">
        <w:rPr>
          <w:lang w:val="ru-RU"/>
        </w:rPr>
        <w:instrText>’</w:instrText>
      </w:r>
      <w:r>
        <w:instrText>s</w:instrText>
      </w:r>
      <w:r w:rsidRPr="009D0048">
        <w:rPr>
          <w:lang w:val="ru-RU"/>
        </w:rPr>
        <w:instrText xml:space="preserve"> </w:instrText>
      </w:r>
      <w:r>
        <w:instrText>Correlation</w:instrText>
      </w:r>
      <w:r w:rsidRPr="009D0048">
        <w:rPr>
          <w:lang w:val="ru-RU"/>
        </w:rPr>
        <w:instrText xml:space="preserve"> </w:instrText>
      </w:r>
      <w:r>
        <w:instrText>Coefficient</w:instrText>
      </w:r>
      <w:r w:rsidRPr="009D0048">
        <w:rPr>
          <w:lang w:val="ru-RU"/>
        </w:rPr>
        <w:instrText xml:space="preserve"> (</w:instrText>
      </w:r>
      <w:r>
        <w:instrText>MCC</w:instrText>
      </w:r>
      <w:r w:rsidRPr="009D0048">
        <w:rPr>
          <w:lang w:val="ru-RU"/>
        </w:rPr>
        <w:instrText xml:space="preserve">), </w:instrText>
      </w:r>
      <w:r>
        <w:instrText>optimal</w:instrText>
      </w:r>
      <w:r w:rsidRPr="009D0048">
        <w:rPr>
          <w:lang w:val="ru-RU"/>
        </w:rPr>
        <w:instrText xml:space="preserve"> </w:instrText>
      </w:r>
      <w:r>
        <w:instrText>cleavage</w:instrText>
      </w:r>
      <w:r w:rsidRPr="009D0048">
        <w:rPr>
          <w:lang w:val="ru-RU"/>
        </w:rPr>
        <w:instrText xml:space="preserve"> </w:instrText>
      </w:r>
      <w:r>
        <w:instrText>models</w:instrText>
      </w:r>
      <w:r w:rsidRPr="009D0048">
        <w:rPr>
          <w:lang w:val="ru-RU"/>
        </w:rPr>
        <w:instrText xml:space="preserve"> </w:instrText>
      </w:r>
      <w:r>
        <w:instrText>for</w:instrText>
      </w:r>
      <w:r w:rsidRPr="009D0048">
        <w:rPr>
          <w:lang w:val="ru-RU"/>
        </w:rPr>
        <w:instrText xml:space="preserve"> </w:instrText>
      </w:r>
      <w:r>
        <w:instrText>the</w:instrText>
      </w:r>
      <w:r w:rsidRPr="009D0048">
        <w:rPr>
          <w:lang w:val="ru-RU"/>
        </w:rPr>
        <w:instrText xml:space="preserve"> </w:instrText>
      </w:r>
      <w:r>
        <w:instrText>proteasome</w:instrText>
      </w:r>
      <w:r w:rsidRPr="009D0048">
        <w:rPr>
          <w:lang w:val="ru-RU"/>
        </w:rPr>
        <w:instrText xml:space="preserve"> (</w:instrText>
      </w:r>
      <w:r>
        <w:instrText>MCC</w:instrText>
      </w:r>
      <w:r w:rsidRPr="009D0048">
        <w:rPr>
          <w:lang w:val="ru-RU"/>
        </w:rPr>
        <w:instrText xml:space="preserve"> = 0.43 ± 0.07) </w:instrText>
      </w:r>
      <w:r>
        <w:instrText>and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MCC</w:instrText>
      </w:r>
      <w:r w:rsidRPr="009D0048">
        <w:rPr>
          <w:lang w:val="ru-RU"/>
        </w:rPr>
        <w:instrText xml:space="preserve"> = 0.36 ± 0.06) </w:instrText>
      </w:r>
      <w:r>
        <w:instrText>were</w:instrText>
      </w:r>
      <w:r w:rsidRPr="009D0048">
        <w:rPr>
          <w:lang w:val="ru-RU"/>
        </w:rPr>
        <w:instrText xml:space="preserve"> </w:instrText>
      </w:r>
      <w:r>
        <w:instrText>obtained</w:instrText>
      </w:r>
      <w:r w:rsidRPr="009D0048">
        <w:rPr>
          <w:lang w:val="ru-RU"/>
        </w:rPr>
        <w:instrText xml:space="preserve"> </w:instrText>
      </w:r>
      <w:r>
        <w:instrText>from</w:instrText>
      </w:r>
      <w:r w:rsidRPr="009D0048">
        <w:rPr>
          <w:lang w:val="ru-RU"/>
        </w:rPr>
        <w:instrText xml:space="preserve"> 12-</w:instrText>
      </w:r>
      <w:r>
        <w:instrText>residue</w:instrText>
      </w:r>
      <w:r w:rsidRPr="009D0048">
        <w:rPr>
          <w:lang w:val="ru-RU"/>
        </w:rPr>
        <w:instrText xml:space="preserve"> </w:instrText>
      </w:r>
      <w:r>
        <w:instrText>peptide</w:instrText>
      </w:r>
      <w:r w:rsidRPr="009D0048">
        <w:rPr>
          <w:lang w:val="ru-RU"/>
        </w:rPr>
        <w:instrText xml:space="preserve"> </w:instrText>
      </w:r>
      <w:r>
        <w:instrText>fragments</w:instrText>
      </w:r>
      <w:r w:rsidRPr="009D0048">
        <w:rPr>
          <w:lang w:val="ru-RU"/>
        </w:rPr>
        <w:instrText xml:space="preserve">. </w:instrText>
      </w:r>
      <w:r>
        <w:instrText>Using</w:instrText>
      </w:r>
      <w:r w:rsidRPr="009D0048">
        <w:rPr>
          <w:lang w:val="ru-RU"/>
        </w:rPr>
        <w:instrText xml:space="preserve"> </w:instrText>
      </w:r>
      <w:r>
        <w:instrText>an</w:instrText>
      </w:r>
      <w:r w:rsidRPr="009D0048">
        <w:rPr>
          <w:lang w:val="ru-RU"/>
        </w:rPr>
        <w:instrText xml:space="preserve"> </w:instrText>
      </w:r>
      <w:r>
        <w:instrText>independent</w:instrText>
      </w:r>
      <w:r w:rsidRPr="009D0048">
        <w:rPr>
          <w:lang w:val="ru-RU"/>
        </w:rPr>
        <w:instrText xml:space="preserve"> </w:instrText>
      </w:r>
      <w:r>
        <w:instrText>dataset</w:instrText>
      </w:r>
      <w:r w:rsidRPr="009D0048">
        <w:rPr>
          <w:lang w:val="ru-RU"/>
        </w:rPr>
        <w:instrText xml:space="preserve"> </w:instrText>
      </w:r>
      <w:r>
        <w:instrText>consisting</w:instrText>
      </w:r>
      <w:r w:rsidRPr="009D0048">
        <w:rPr>
          <w:lang w:val="ru-RU"/>
        </w:rPr>
        <w:instrText xml:space="preserve"> </w:instrText>
      </w:r>
      <w:r>
        <w:instrText>of</w:instrText>
      </w:r>
      <w:r w:rsidRPr="009D0048">
        <w:rPr>
          <w:lang w:val="ru-RU"/>
        </w:rPr>
        <w:instrText xml:space="preserve"> 137 </w:instrText>
      </w:r>
      <w:r>
        <w:instrText>HIV</w:instrText>
      </w:r>
      <w:r w:rsidRPr="009D0048">
        <w:rPr>
          <w:lang w:val="ru-RU"/>
        </w:rPr>
        <w:instrText>1-</w:instrText>
      </w:r>
      <w:r>
        <w:instrText>specific</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proteasome</w:instrText>
      </w:r>
      <w:r w:rsidRPr="009D0048">
        <w:rPr>
          <w:lang w:val="ru-RU"/>
        </w:rPr>
        <w:instrText xml:space="preserve"> </w:instrText>
      </w:r>
      <w:r>
        <w:instrText>cleavage</w:instrText>
      </w:r>
      <w:r w:rsidRPr="009D0048">
        <w:rPr>
          <w:lang w:val="ru-RU"/>
        </w:rPr>
        <w:instrText xml:space="preserve"> </w:instrText>
      </w:r>
      <w:r>
        <w:instrText>models</w:instrText>
      </w:r>
      <w:r w:rsidRPr="009D0048">
        <w:rPr>
          <w:lang w:val="ru-RU"/>
        </w:rPr>
        <w:instrText xml:space="preserve"> </w:instrText>
      </w:r>
      <w:r>
        <w:instrText>achieved</w:instrText>
      </w:r>
      <w:r w:rsidRPr="009D0048">
        <w:rPr>
          <w:lang w:val="ru-RU"/>
        </w:rPr>
        <w:instrText xml:space="preserve"> </w:instrText>
      </w:r>
      <w:r>
        <w:instrText>MCC</w:instrText>
      </w:r>
      <w:r w:rsidRPr="009D0048">
        <w:rPr>
          <w:lang w:val="ru-RU"/>
        </w:rPr>
        <w:instrText xml:space="preserve"> </w:instrText>
      </w:r>
      <w:r>
        <w:instrText>values</w:instrText>
      </w:r>
      <w:r w:rsidRPr="009D0048">
        <w:rPr>
          <w:lang w:val="ru-RU"/>
        </w:rPr>
        <w:instrText xml:space="preserve"> </w:instrText>
      </w:r>
      <w:r>
        <w:instrText>of</w:instrText>
      </w:r>
      <w:r w:rsidRPr="009D0048">
        <w:rPr>
          <w:lang w:val="ru-RU"/>
        </w:rPr>
        <w:instrText xml:space="preserve"> 0.30 </w:instrText>
      </w:r>
      <w:r>
        <w:instrText>and</w:instrText>
      </w:r>
      <w:r w:rsidRPr="009D0048">
        <w:rPr>
          <w:lang w:val="ru-RU"/>
        </w:rPr>
        <w:instrText xml:space="preserve"> 0.18, </w:instrText>
      </w:r>
      <w:r>
        <w:instrText>respectively</w:instrText>
      </w:r>
      <w:r w:rsidRPr="009D0048">
        <w:rPr>
          <w:lang w:val="ru-RU"/>
        </w:rPr>
        <w:instrText xml:space="preserve">, </w:instrText>
      </w:r>
      <w:r>
        <w:instrText>comparatively</w:instrText>
      </w:r>
      <w:r w:rsidRPr="009D0048">
        <w:rPr>
          <w:lang w:val="ru-RU"/>
        </w:rPr>
        <w:instrText xml:space="preserve"> </w:instrText>
      </w:r>
      <w:r>
        <w:instrText>better</w:instrText>
      </w:r>
      <w:r w:rsidRPr="009D0048">
        <w:rPr>
          <w:lang w:val="ru-RU"/>
        </w:rPr>
        <w:instrText xml:space="preserve"> </w:instrText>
      </w:r>
      <w:r>
        <w:instrText>than</w:instrText>
      </w:r>
      <w:r w:rsidRPr="009D0048">
        <w:rPr>
          <w:lang w:val="ru-RU"/>
        </w:rPr>
        <w:instrText xml:space="preserve"> </w:instrText>
      </w:r>
      <w:r>
        <w:instrText>those</w:instrText>
      </w:r>
      <w:r w:rsidRPr="009D0048">
        <w:rPr>
          <w:lang w:val="ru-RU"/>
        </w:rPr>
        <w:instrText xml:space="preserve"> </w:instrText>
      </w:r>
      <w:r>
        <w:instrText>achieved</w:instrText>
      </w:r>
      <w:r w:rsidRPr="009D0048">
        <w:rPr>
          <w:lang w:val="ru-RU"/>
        </w:rPr>
        <w:instrText xml:space="preserve"> </w:instrText>
      </w:r>
      <w:r>
        <w:instrText>by</w:instrText>
      </w:r>
      <w:r w:rsidRPr="009D0048">
        <w:rPr>
          <w:lang w:val="ru-RU"/>
        </w:rPr>
        <w:instrText xml:space="preserve"> </w:instrText>
      </w:r>
      <w:r>
        <w:instrText>related</w:instrText>
      </w:r>
      <w:r w:rsidRPr="009D0048">
        <w:rPr>
          <w:lang w:val="ru-RU"/>
        </w:rPr>
        <w:instrText xml:space="preserve"> </w:instrText>
      </w:r>
      <w:r>
        <w:instrText>methods</w:instrText>
      </w:r>
      <w:r w:rsidRPr="009D0048">
        <w:rPr>
          <w:lang w:val="ru-RU"/>
        </w:rPr>
        <w:instrText xml:space="preserve">. </w:instrText>
      </w:r>
      <w:r>
        <w:instrText>Using</w:instrText>
      </w:r>
      <w:r w:rsidRPr="009D0048">
        <w:rPr>
          <w:lang w:val="ru-RU"/>
        </w:rPr>
        <w:instrText xml:space="preserve"> </w:instrText>
      </w:r>
      <w:r>
        <w:instrText>ROC</w:instrText>
      </w:r>
      <w:r w:rsidRPr="009D0048">
        <w:rPr>
          <w:lang w:val="ru-RU"/>
        </w:rPr>
        <w:instrText xml:space="preserve"> </w:instrText>
      </w:r>
      <w:r>
        <w:instrText>analyses</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also</w:instrText>
      </w:r>
      <w:r w:rsidRPr="009D0048">
        <w:rPr>
          <w:lang w:val="ru-RU"/>
        </w:rPr>
        <w:instrText xml:space="preserve"> </w:instrText>
      </w:r>
      <w:r>
        <w:instrText>shown</w:instrText>
      </w:r>
      <w:r w:rsidRPr="009D0048">
        <w:rPr>
          <w:lang w:val="ru-RU"/>
        </w:rPr>
        <w:instrText xml:space="preserve"> </w:instrText>
      </w:r>
      <w:r>
        <w:instrText>that</w:instrText>
      </w:r>
      <w:r w:rsidRPr="009D0048">
        <w:rPr>
          <w:lang w:val="ru-RU"/>
        </w:rPr>
        <w:instrText xml:space="preserve">, </w:instrText>
      </w:r>
      <w:r>
        <w:instrText>combined</w:instrText>
      </w:r>
      <w:r w:rsidRPr="009D0048">
        <w:rPr>
          <w:lang w:val="ru-RU"/>
        </w:rPr>
        <w:instrText xml:space="preserve"> </w:instrText>
      </w:r>
      <w:r>
        <w:instrText>with</w:instrText>
      </w:r>
      <w:r w:rsidRPr="009D0048">
        <w:rPr>
          <w:lang w:val="ru-RU"/>
        </w:rPr>
        <w:instrText xml:space="preserve"> </w:instrText>
      </w:r>
      <w:r>
        <w:instrText>MHCI</w:instrText>
      </w:r>
      <w:r w:rsidRPr="009D0048">
        <w:rPr>
          <w:lang w:val="ru-RU"/>
        </w:rPr>
        <w:instrText>-</w:instrText>
      </w:r>
      <w:r>
        <w:instrText>peptide</w:instrText>
      </w:r>
      <w:r w:rsidRPr="009D0048">
        <w:rPr>
          <w:lang w:val="ru-RU"/>
        </w:rPr>
        <w:instrText xml:space="preserve"> </w:instrText>
      </w:r>
      <w:r>
        <w:instrText>binding</w:instrText>
      </w:r>
      <w:r w:rsidRPr="009D0048">
        <w:rPr>
          <w:lang w:val="ru-RU"/>
        </w:rPr>
        <w:instrText xml:space="preserve"> </w:instrText>
      </w:r>
      <w:r>
        <w:instrText>predictions</w:instrText>
      </w:r>
      <w:r w:rsidRPr="009D0048">
        <w:rPr>
          <w:lang w:val="ru-RU"/>
        </w:rPr>
        <w:instrText xml:space="preserve">, </w:instrText>
      </w:r>
      <w:r>
        <w:instrText>cleavage</w:instrText>
      </w:r>
      <w:r w:rsidRPr="009D0048">
        <w:rPr>
          <w:lang w:val="ru-RU"/>
        </w:rPr>
        <w:instrText xml:space="preserve"> </w:instrText>
      </w:r>
      <w:r>
        <w:instrText>predictions</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proteasome</w:instrText>
      </w:r>
      <w:r w:rsidRPr="009D0048">
        <w:rPr>
          <w:lang w:val="ru-RU"/>
        </w:rPr>
        <w:instrText xml:space="preserve"> </w:instrText>
      </w:r>
      <w:r>
        <w:instrText>models</w:instrText>
      </w:r>
      <w:r w:rsidRPr="009D0048">
        <w:rPr>
          <w:lang w:val="ru-RU"/>
        </w:rPr>
        <w:instrText xml:space="preserve"> </w:instrText>
      </w:r>
      <w:r>
        <w:instrText>significantly</w:instrText>
      </w:r>
      <w:r w:rsidRPr="009D0048">
        <w:rPr>
          <w:lang w:val="ru-RU"/>
        </w:rPr>
        <w:instrText xml:space="preserve"> </w:instrText>
      </w:r>
      <w:r>
        <w:instrText>increase</w:instrText>
      </w:r>
      <w:r w:rsidRPr="009D0048">
        <w:rPr>
          <w:lang w:val="ru-RU"/>
        </w:rPr>
        <w:instrText xml:space="preserve"> </w:instrText>
      </w:r>
      <w:r>
        <w:instrText>the</w:instrText>
      </w:r>
      <w:r w:rsidRPr="009D0048">
        <w:rPr>
          <w:lang w:val="ru-RU"/>
        </w:rPr>
        <w:instrText xml:space="preserve"> </w:instrText>
      </w:r>
      <w:r>
        <w:instrText>discovery</w:instrText>
      </w:r>
      <w:r w:rsidRPr="009D0048">
        <w:rPr>
          <w:lang w:val="ru-RU"/>
        </w:rPr>
        <w:instrText xml:space="preserve"> </w:instrText>
      </w:r>
      <w:r>
        <w:instrText>rate</w:instrText>
      </w:r>
      <w:r w:rsidRPr="009D0048">
        <w:rPr>
          <w:lang w:val="ru-RU"/>
        </w:rPr>
        <w:instrText xml:space="preserve"> </w:instrText>
      </w:r>
      <w:r>
        <w:instrText>of</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restricted</w:instrText>
      </w:r>
      <w:r w:rsidRPr="009D0048">
        <w:rPr>
          <w:lang w:val="ru-RU"/>
        </w:rPr>
        <w:instrText xml:space="preserve"> </w:instrText>
      </w:r>
      <w:r>
        <w:instrText>by</w:instrText>
      </w:r>
      <w:r w:rsidRPr="009D0048">
        <w:rPr>
          <w:lang w:val="ru-RU"/>
        </w:rPr>
        <w:instrText xml:space="preserve"> </w:instrText>
      </w:r>
      <w:r>
        <w:instrText>different</w:instrText>
      </w:r>
      <w:r w:rsidRPr="009D0048">
        <w:rPr>
          <w:lang w:val="ru-RU"/>
        </w:rPr>
        <w:instrText xml:space="preserve"> </w:instrText>
      </w:r>
      <w:r>
        <w:instrText>MHCI</w:instrText>
      </w:r>
      <w:r w:rsidRPr="009D0048">
        <w:rPr>
          <w:lang w:val="ru-RU"/>
        </w:rPr>
        <w:instrText xml:space="preserve"> </w:instrText>
      </w:r>
      <w:r>
        <w:instrText>molecules</w:instrText>
      </w:r>
      <w:r w:rsidRPr="009D0048">
        <w:rPr>
          <w:lang w:val="ru-RU"/>
        </w:rPr>
        <w:instrText xml:space="preserve">, </w:instrText>
      </w:r>
      <w:r>
        <w:instrText>including</w:instrText>
      </w:r>
      <w:r w:rsidRPr="009D0048">
        <w:rPr>
          <w:lang w:val="ru-RU"/>
        </w:rPr>
        <w:instrText xml:space="preserve"> </w:instrText>
      </w:r>
      <w:r>
        <w:instrText>A</w:instrText>
      </w:r>
      <w:r w:rsidRPr="009D0048">
        <w:rPr>
          <w:lang w:val="ru-RU"/>
        </w:rPr>
        <w:instrText xml:space="preserve">*0201, </w:instrText>
      </w:r>
      <w:r>
        <w:instrText>A</w:instrText>
      </w:r>
      <w:r w:rsidRPr="009D0048">
        <w:rPr>
          <w:lang w:val="ru-RU"/>
        </w:rPr>
        <w:instrText xml:space="preserve">*0301, </w:instrText>
      </w:r>
      <w:r>
        <w:instrText>A</w:instrText>
      </w:r>
      <w:r w:rsidRPr="009D0048">
        <w:rPr>
          <w:lang w:val="ru-RU"/>
        </w:rPr>
        <w:instrText xml:space="preserve">*2402, </w:instrText>
      </w:r>
      <w:r>
        <w:instrText>B</w:instrText>
      </w:r>
      <w:r w:rsidRPr="009D0048">
        <w:rPr>
          <w:lang w:val="ru-RU"/>
        </w:rPr>
        <w:instrText xml:space="preserve">*0702, </w:instrText>
      </w:r>
      <w:r>
        <w:instrText>B</w:instrText>
      </w:r>
      <w:r w:rsidRPr="009D0048">
        <w:rPr>
          <w:lang w:val="ru-RU"/>
        </w:rPr>
        <w:instrText>*2705.\</w:instrText>
      </w:r>
      <w:r>
        <w:instrText>nConclusions</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developed</w:instrText>
      </w:r>
      <w:r w:rsidRPr="009D0048">
        <w:rPr>
          <w:lang w:val="ru-RU"/>
        </w:rPr>
        <w:instrText xml:space="preserve"> </w:instrText>
      </w:r>
      <w:r>
        <w:instrText>models</w:instrText>
      </w:r>
      <w:r w:rsidRPr="009D0048">
        <w:rPr>
          <w:lang w:val="ru-RU"/>
        </w:rPr>
        <w:instrText xml:space="preserve"> </w:instrText>
      </w:r>
      <w:r>
        <w:instrText>that</w:instrText>
      </w:r>
      <w:r w:rsidRPr="009D0048">
        <w:rPr>
          <w:lang w:val="ru-RU"/>
        </w:rPr>
        <w:instrText xml:space="preserve"> </w:instrText>
      </w:r>
      <w:r>
        <w:instrText>are</w:instrText>
      </w:r>
      <w:r w:rsidRPr="009D0048">
        <w:rPr>
          <w:lang w:val="ru-RU"/>
        </w:rPr>
        <w:instrText xml:space="preserve"> </w:instrText>
      </w:r>
      <w:r>
        <w:instrText>specific</w:instrText>
      </w:r>
      <w:r w:rsidRPr="009D0048">
        <w:rPr>
          <w:lang w:val="ru-RU"/>
        </w:rPr>
        <w:instrText xml:space="preserve"> </w:instrText>
      </w:r>
      <w:r>
        <w:instrText>to</w:instrText>
      </w:r>
      <w:r w:rsidRPr="009D0048">
        <w:rPr>
          <w:lang w:val="ru-RU"/>
        </w:rPr>
        <w:instrText xml:space="preserve"> </w:instrText>
      </w:r>
      <w:r>
        <w:instrText>predict</w:instrText>
      </w:r>
      <w:r w:rsidRPr="009D0048">
        <w:rPr>
          <w:lang w:val="ru-RU"/>
        </w:rPr>
        <w:instrText xml:space="preserve"> </w:instrText>
      </w:r>
      <w:r>
        <w:instrText>cleavage</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proteasome</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These</w:instrText>
      </w:r>
      <w:r w:rsidRPr="009D0048">
        <w:rPr>
          <w:lang w:val="ru-RU"/>
        </w:rPr>
        <w:instrText xml:space="preserve"> </w:instrText>
      </w:r>
      <w:r>
        <w:instrText>models</w:instrText>
      </w:r>
      <w:r w:rsidRPr="009D0048">
        <w:rPr>
          <w:lang w:val="ru-RU"/>
        </w:rPr>
        <w:instrText xml:space="preserve"> </w:instrText>
      </w:r>
      <w:r>
        <w:instrText>ought</w:instrText>
      </w:r>
      <w:r w:rsidRPr="009D0048">
        <w:rPr>
          <w:lang w:val="ru-RU"/>
        </w:rPr>
        <w:instrText xml:space="preserve"> </w:instrText>
      </w:r>
      <w:r>
        <w:instrText>to</w:instrText>
      </w:r>
      <w:r w:rsidRPr="009D0048">
        <w:rPr>
          <w:lang w:val="ru-RU"/>
        </w:rPr>
        <w:instrText xml:space="preserve"> </w:instrText>
      </w:r>
      <w:r>
        <w:instrText>be</w:instrText>
      </w:r>
      <w:r w:rsidRPr="009D0048">
        <w:rPr>
          <w:lang w:val="ru-RU"/>
        </w:rPr>
        <w:instrText xml:space="preserve"> </w:instrText>
      </w:r>
      <w:r>
        <w:instrText>instrumental</w:instrText>
      </w:r>
      <w:r w:rsidRPr="009D0048">
        <w:rPr>
          <w:lang w:val="ru-RU"/>
        </w:rPr>
        <w:instrText xml:space="preserve"> </w:instrText>
      </w:r>
      <w:r>
        <w:instrText>to</w:instrText>
      </w:r>
      <w:r w:rsidRPr="009D0048">
        <w:rPr>
          <w:lang w:val="ru-RU"/>
        </w:rPr>
        <w:instrText xml:space="preserve"> </w:instrText>
      </w:r>
      <w:r>
        <w:instrText>identify</w:instrText>
      </w:r>
      <w:r w:rsidRPr="009D0048">
        <w:rPr>
          <w:lang w:val="ru-RU"/>
        </w:rPr>
        <w:instrText xml:space="preserve"> </w:instrText>
      </w:r>
      <w:r>
        <w:instrText>protective</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and</w:instrText>
      </w:r>
      <w:r w:rsidRPr="009D0048">
        <w:rPr>
          <w:lang w:val="ru-RU"/>
        </w:rPr>
        <w:instrText xml:space="preserve"> </w:instrText>
      </w:r>
      <w:r>
        <w:instrText>are</w:instrText>
      </w:r>
      <w:r w:rsidRPr="009D0048">
        <w:rPr>
          <w:lang w:val="ru-RU"/>
        </w:rPr>
        <w:instrText xml:space="preserve"> </w:instrText>
      </w:r>
      <w:r>
        <w:instrText>readily</w:instrText>
      </w:r>
      <w:r w:rsidRPr="009D0048">
        <w:rPr>
          <w:lang w:val="ru-RU"/>
        </w:rPr>
        <w:instrText xml:space="preserve"> </w:instrText>
      </w:r>
      <w:r>
        <w:instrText>available</w:instrText>
      </w:r>
      <w:r w:rsidRPr="009D0048">
        <w:rPr>
          <w:lang w:val="ru-RU"/>
        </w:rPr>
        <w:instrText xml:space="preserve"> </w:instrText>
      </w:r>
      <w:r>
        <w:instrText>for</w:instrText>
      </w:r>
      <w:r w:rsidRPr="009D0048">
        <w:rPr>
          <w:lang w:val="ru-RU"/>
        </w:rPr>
        <w:instrText xml:space="preserve"> </w:instrText>
      </w:r>
      <w:r>
        <w:instrText>free</w:instrText>
      </w:r>
      <w:r w:rsidRPr="009D0048">
        <w:rPr>
          <w:lang w:val="ru-RU"/>
        </w:rPr>
        <w:instrText xml:space="preserve"> </w:instrText>
      </w:r>
      <w:r>
        <w:instrText>public</w:instrText>
      </w:r>
      <w:r w:rsidRPr="009D0048">
        <w:rPr>
          <w:lang w:val="ru-RU"/>
        </w:rPr>
        <w:instrText xml:space="preserve"> </w:instrText>
      </w:r>
      <w:r>
        <w:instrText>use</w:instrText>
      </w:r>
      <w:r w:rsidRPr="009D0048">
        <w:rPr>
          <w:lang w:val="ru-RU"/>
        </w:rPr>
        <w:instrText xml:space="preserve"> </w:instrText>
      </w:r>
      <w:r>
        <w:instrText>at</w:instrText>
      </w:r>
      <w:r w:rsidRPr="009D0048">
        <w:rPr>
          <w:lang w:val="ru-RU"/>
        </w:rPr>
        <w:instrText xml:space="preserve"> </w:instrText>
      </w:r>
      <w:r>
        <w:instrText>http</w:instrText>
      </w:r>
      <w:r w:rsidRPr="009D0048">
        <w:rPr>
          <w:lang w:val="ru-RU"/>
        </w:rPr>
        <w:instrText>://</w:instrText>
      </w:r>
      <w:r>
        <w:instrText>imed</w:instrText>
      </w:r>
      <w:r w:rsidRPr="009D0048">
        <w:rPr>
          <w:lang w:val="ru-RU"/>
        </w:rPr>
        <w:instrText>.</w:instrText>
      </w:r>
      <w:r>
        <w:instrText>med</w:instrText>
      </w:r>
      <w:r w:rsidRPr="009D0048">
        <w:rPr>
          <w:lang w:val="ru-RU"/>
        </w:rPr>
        <w:instrText>.</w:instrText>
      </w:r>
      <w:r>
        <w:instrText>ucm</w:instrText>
      </w:r>
      <w:r w:rsidRPr="009D0048">
        <w:rPr>
          <w:lang w:val="ru-RU"/>
        </w:rPr>
        <w:instrText>.</w:instrText>
      </w:r>
      <w:r>
        <w:instrText>es</w:instrText>
      </w:r>
      <w:r w:rsidRPr="009D0048">
        <w:rPr>
          <w:lang w:val="ru-RU"/>
        </w:rPr>
        <w:instrText>/</w:instrText>
      </w:r>
      <w:r>
        <w:instrText>Tools</w:instrText>
      </w:r>
      <w:r w:rsidRPr="009D0048">
        <w:rPr>
          <w:lang w:val="ru-RU"/>
        </w:rPr>
        <w:instrText>/</w:instrText>
      </w:r>
      <w:r>
        <w:instrText>PCPS</w:instrText>
      </w:r>
      <w:r w:rsidRPr="009D0048">
        <w:rPr>
          <w:lang w:val="ru-RU"/>
        </w:rPr>
        <w:instrText>/.","</w:instrText>
      </w:r>
      <w:r>
        <w:instrText>container</w:instrText>
      </w:r>
      <w:r w:rsidRPr="009D0048">
        <w:rPr>
          <w:lang w:val="ru-RU"/>
        </w:rPr>
        <w:instrText>-</w:instrText>
      </w:r>
      <w:r>
        <w:instrText>title</w:instrText>
      </w:r>
      <w:r w:rsidRPr="009D0048">
        <w:rPr>
          <w:lang w:val="ru-RU"/>
        </w:rPr>
        <w:instrText>":"</w:instrText>
      </w:r>
      <w:r>
        <w:instrText>BMC</w:instrText>
      </w:r>
      <w:r w:rsidRPr="009D0048">
        <w:rPr>
          <w:lang w:val="ru-RU"/>
        </w:rPr>
        <w:instrText xml:space="preserve"> </w:instrText>
      </w:r>
      <w:r>
        <w:instrText>Bioinformatics</w:instrText>
      </w:r>
      <w:r w:rsidRPr="009D0048">
        <w:rPr>
          <w:lang w:val="ru-RU"/>
        </w:rPr>
        <w:instrText>","</w:instrText>
      </w:r>
      <w:r>
        <w:instrText>DOI</w:instrText>
      </w:r>
      <w:r w:rsidRPr="009D0048">
        <w:rPr>
          <w:lang w:val="ru-RU"/>
        </w:rPr>
        <w:instrText>":"10.1186/1471-2105-11-479","</w:instrText>
      </w:r>
      <w:r>
        <w:instrText>ISSN</w:instrText>
      </w:r>
      <w:r w:rsidRPr="009D0048">
        <w:rPr>
          <w:lang w:val="ru-RU"/>
        </w:rPr>
        <w:instrText>":"1471-2105","</w:instrText>
      </w:r>
      <w:r>
        <w:instrText>issue</w:instrText>
      </w:r>
      <w:r w:rsidRPr="009D0048">
        <w:rPr>
          <w:lang w:val="ru-RU"/>
        </w:rPr>
        <w:instrText>":"1","</w:instrText>
      </w:r>
      <w:r>
        <w:instrText>journalAbbreviation</w:instrText>
      </w:r>
      <w:r w:rsidRPr="009D0048">
        <w:rPr>
          <w:lang w:val="ru-RU"/>
        </w:rPr>
        <w:instrText>":"</w:instrText>
      </w:r>
      <w:r>
        <w:instrText>BMC</w:instrText>
      </w:r>
      <w:r w:rsidRPr="009D0048">
        <w:rPr>
          <w:lang w:val="ru-RU"/>
        </w:rPr>
        <w:instrText xml:space="preserve"> </w:instrText>
      </w:r>
      <w:r>
        <w:instrText>Bioinformatics</w:instrText>
      </w:r>
      <w:r w:rsidRPr="009D0048">
        <w:rPr>
          <w:lang w:val="ru-RU"/>
        </w:rPr>
        <w:instrText>","</w:instrText>
      </w:r>
      <w:r>
        <w:instrText>language</w:instrText>
      </w:r>
      <w:r w:rsidRPr="009D0048">
        <w:rPr>
          <w:lang w:val="ru-RU"/>
        </w:rPr>
        <w:instrText>":"</w:instrText>
      </w:r>
      <w:r>
        <w:instrText>en</w:instrText>
      </w:r>
      <w:r w:rsidRPr="009D0048">
        <w:rPr>
          <w:lang w:val="ru-RU"/>
        </w:rPr>
        <w:instrText>","</w:instrText>
      </w:r>
      <w:r>
        <w:instrText>page</w:instrText>
      </w:r>
      <w:r w:rsidRPr="009D0048">
        <w:rPr>
          <w:lang w:val="ru-RU"/>
        </w:rPr>
        <w:instrText>":"479","</w:instrText>
      </w:r>
      <w:r>
        <w:instrText>source</w:instrText>
      </w:r>
      <w:r w:rsidRPr="009D0048">
        <w:rPr>
          <w:lang w:val="ru-RU"/>
        </w:rPr>
        <w:instrText>":"</w:instrText>
      </w:r>
      <w:r>
        <w:instrText>DOI</w:instrText>
      </w:r>
      <w:r w:rsidRPr="009D0048">
        <w:rPr>
          <w:lang w:val="ru-RU"/>
        </w:rPr>
        <w:instrText>.</w:instrText>
      </w:r>
      <w:r>
        <w:instrText>org</w:instrText>
      </w:r>
      <w:r w:rsidRPr="009D0048">
        <w:rPr>
          <w:lang w:val="ru-RU"/>
        </w:rPr>
        <w:instrText xml:space="preserve"> (</w:instrText>
      </w:r>
      <w:r>
        <w:instrText>Crossref</w:instrText>
      </w:r>
      <w:r w:rsidRPr="009D0048">
        <w:rPr>
          <w:lang w:val="ru-RU"/>
        </w:rPr>
        <w:instrText>)","</w:instrText>
      </w:r>
      <w:r>
        <w:instrText>title</w:instrText>
      </w:r>
      <w:r w:rsidRPr="009D0048">
        <w:rPr>
          <w:lang w:val="ru-RU"/>
        </w:rPr>
        <w:instrText>":"</w:instrText>
      </w:r>
      <w:r>
        <w:instrText>Computational</w:instrText>
      </w:r>
      <w:r w:rsidRPr="009D0048">
        <w:rPr>
          <w:lang w:val="ru-RU"/>
        </w:rPr>
        <w:instrText xml:space="preserve"> </w:instrText>
      </w:r>
      <w:r>
        <w:instrText>analysis</w:instrText>
      </w:r>
      <w:r w:rsidRPr="009D0048">
        <w:rPr>
          <w:lang w:val="ru-RU"/>
        </w:rPr>
        <w:instrText xml:space="preserve"> </w:instrText>
      </w:r>
      <w:r>
        <w:instrText>and</w:instrText>
      </w:r>
      <w:r w:rsidRPr="009D0048">
        <w:rPr>
          <w:lang w:val="ru-RU"/>
        </w:rPr>
        <w:instrText xml:space="preserve"> </w:instrText>
      </w:r>
      <w:r>
        <w:instrText>modeling</w:instrText>
      </w:r>
      <w:r w:rsidRPr="009D0048">
        <w:rPr>
          <w:lang w:val="ru-RU"/>
        </w:rPr>
        <w:instrText xml:space="preserve"> </w:instrText>
      </w:r>
      <w:r>
        <w:instrText>of</w:instrText>
      </w:r>
      <w:r w:rsidRPr="009D0048">
        <w:rPr>
          <w:lang w:val="ru-RU"/>
        </w:rPr>
        <w:instrText xml:space="preserve"> </w:instrText>
      </w:r>
      <w:r>
        <w:instrText>cleavage</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constitutive</w:instrText>
      </w:r>
      <w:r w:rsidRPr="009D0048">
        <w:rPr>
          <w:lang w:val="ru-RU"/>
        </w:rPr>
        <w:instrText xml:space="preserve"> </w:instrText>
      </w:r>
      <w:r>
        <w:instrText>proteasome</w:instrText>
      </w:r>
      <w:r w:rsidRPr="009D0048">
        <w:rPr>
          <w:lang w:val="ru-RU"/>
        </w:rPr>
        <w:instrText>","</w:instrText>
      </w:r>
      <w:r>
        <w:instrText>volume</w:instrText>
      </w:r>
      <w:r w:rsidRPr="009D0048">
        <w:rPr>
          <w:lang w:val="ru-RU"/>
        </w:rPr>
        <w:instrText>":"11","</w:instrText>
      </w:r>
      <w:r>
        <w:instrText>author</w:instrText>
      </w:r>
      <w:r w:rsidRPr="009D0048">
        <w:rPr>
          <w:lang w:val="ru-RU"/>
        </w:rPr>
        <w:instrText>":[{"</w:instrText>
      </w:r>
      <w:r>
        <w:instrText>family</w:instrText>
      </w:r>
      <w:r w:rsidRPr="009D0048">
        <w:rPr>
          <w:lang w:val="ru-RU"/>
        </w:rPr>
        <w:instrText>":"</w:instrText>
      </w:r>
      <w:r>
        <w:instrText>Diez</w:instrText>
      </w:r>
      <w:r w:rsidRPr="009D0048">
        <w:rPr>
          <w:lang w:val="ru-RU"/>
        </w:rPr>
        <w:instrText>-</w:instrText>
      </w:r>
      <w:r>
        <w:instrText>Rivero</w:instrText>
      </w:r>
      <w:r w:rsidRPr="009D0048">
        <w:rPr>
          <w:lang w:val="ru-RU"/>
        </w:rPr>
        <w:instrText>","</w:instrText>
      </w:r>
      <w:r>
        <w:instrText>given</w:instrText>
      </w:r>
      <w:r w:rsidRPr="009D0048">
        <w:rPr>
          <w:lang w:val="ru-RU"/>
        </w:rPr>
        <w:instrText>":"</w:instrText>
      </w:r>
      <w:r>
        <w:instrText>Carmen</w:instrText>
      </w:r>
      <w:r w:rsidRPr="009D0048">
        <w:rPr>
          <w:lang w:val="ru-RU"/>
        </w:rPr>
        <w:instrText xml:space="preserve"> </w:instrText>
      </w:r>
      <w:r>
        <w:instrText>M</w:instrText>
      </w:r>
      <w:r w:rsidRPr="009D0048">
        <w:rPr>
          <w:lang w:val="ru-RU"/>
        </w:rPr>
        <w:instrText>"},{"</w:instrText>
      </w:r>
      <w:r>
        <w:instrText>family</w:instrText>
      </w:r>
      <w:r w:rsidRPr="009D0048">
        <w:rPr>
          <w:lang w:val="ru-RU"/>
        </w:rPr>
        <w:instrText>":"</w:instrText>
      </w:r>
      <w:r>
        <w:instrText>Lafuente</w:instrText>
      </w:r>
      <w:r w:rsidRPr="009D0048">
        <w:rPr>
          <w:lang w:val="ru-RU"/>
        </w:rPr>
        <w:instrText>","</w:instrText>
      </w:r>
      <w:r>
        <w:instrText>given</w:instrText>
      </w:r>
      <w:r w:rsidRPr="009D0048">
        <w:rPr>
          <w:lang w:val="ru-RU"/>
        </w:rPr>
        <w:instrText>":"</w:instrText>
      </w:r>
      <w:r>
        <w:instrText>Esther</w:instrText>
      </w:r>
      <w:r w:rsidRPr="009D0048">
        <w:rPr>
          <w:lang w:val="ru-RU"/>
        </w:rPr>
        <w:instrText xml:space="preserve"> </w:instrText>
      </w:r>
      <w:r>
        <w:instrText>M</w:instrText>
      </w:r>
      <w:r w:rsidRPr="009D0048">
        <w:rPr>
          <w:lang w:val="ru-RU"/>
        </w:rPr>
        <w:instrText>"},{"</w:instrText>
      </w:r>
      <w:r>
        <w:instrText>family</w:instrText>
      </w:r>
      <w:r w:rsidRPr="009D0048">
        <w:rPr>
          <w:lang w:val="ru-RU"/>
        </w:rPr>
        <w:instrText>":</w:instrText>
      </w:r>
      <w:r w:rsidRPr="0075779D">
        <w:rPr>
          <w:lang w:val="ru-RU"/>
        </w:rPr>
        <w:instrText>"</w:instrText>
      </w:r>
      <w:r>
        <w:instrText>Reche</w:instrText>
      </w:r>
      <w:r w:rsidRPr="0075779D">
        <w:rPr>
          <w:lang w:val="ru-RU"/>
        </w:rPr>
        <w:instrText>","</w:instrText>
      </w:r>
      <w:r>
        <w:instrText>given</w:instrText>
      </w:r>
      <w:r w:rsidRPr="0075779D">
        <w:rPr>
          <w:lang w:val="ru-RU"/>
        </w:rPr>
        <w:instrText>":"</w:instrText>
      </w:r>
      <w:r>
        <w:instrText>Pedro</w:instrText>
      </w:r>
      <w:r w:rsidRPr="0075779D">
        <w:rPr>
          <w:lang w:val="ru-RU"/>
        </w:rPr>
        <w:instrText xml:space="preserve"> </w:instrText>
      </w:r>
      <w:r>
        <w:instrText>A</w:instrText>
      </w:r>
      <w:r w:rsidRPr="0075779D">
        <w:rPr>
          <w:lang w:val="ru-RU"/>
        </w:rPr>
        <w:instrText>"}],"</w:instrText>
      </w:r>
      <w:r>
        <w:instrText>issued</w:instrText>
      </w:r>
      <w:r w:rsidRPr="0075779D">
        <w:rPr>
          <w:lang w:val="ru-RU"/>
        </w:rPr>
        <w:instrText>":{"</w:instrText>
      </w:r>
      <w:r>
        <w:instrText>date</w:instrText>
      </w:r>
      <w:r w:rsidRPr="0075779D">
        <w:rPr>
          <w:lang w:val="ru-RU"/>
        </w:rPr>
        <w:instrText>-</w:instrText>
      </w:r>
      <w:r>
        <w:instrText>parts</w:instrText>
      </w:r>
      <w:r w:rsidRPr="0075779D">
        <w:rPr>
          <w:lang w:val="ru-RU"/>
        </w:rPr>
        <w:instrText>":[["2010",12]]}}}],"</w:instrText>
      </w:r>
      <w:r>
        <w:instrText>schema</w:instrText>
      </w:r>
      <w:r w:rsidRPr="0075779D">
        <w:rPr>
          <w:lang w:val="ru-RU"/>
        </w:rPr>
        <w:instrText>":"</w:instrText>
      </w:r>
      <w:r>
        <w:instrText>https</w:instrText>
      </w:r>
      <w:r w:rsidRPr="0075779D">
        <w:rPr>
          <w:lang w:val="ru-RU"/>
        </w:rPr>
        <w:instrText>://</w:instrText>
      </w:r>
      <w:r>
        <w:instrText>github</w:instrText>
      </w:r>
      <w:r w:rsidRPr="0075779D">
        <w:rPr>
          <w:lang w:val="ru-RU"/>
        </w:rPr>
        <w:instrText>.</w:instrText>
      </w:r>
      <w:r>
        <w:instrText>com</w:instrText>
      </w:r>
      <w:r w:rsidRPr="0075779D">
        <w:rPr>
          <w:lang w:val="ru-RU"/>
        </w:rPr>
        <w:instrText>/</w:instrText>
      </w:r>
      <w:r>
        <w:instrText>citation</w:instrText>
      </w:r>
      <w:r w:rsidRPr="0075779D">
        <w:rPr>
          <w:lang w:val="ru-RU"/>
        </w:rPr>
        <w:instrText>-</w:instrText>
      </w:r>
      <w:r>
        <w:instrText>style</w:instrText>
      </w:r>
      <w:r w:rsidRPr="0075779D">
        <w:rPr>
          <w:lang w:val="ru-RU"/>
        </w:rPr>
        <w:instrText>-</w:instrText>
      </w:r>
      <w:r>
        <w:instrText>language</w:instrText>
      </w:r>
      <w:r w:rsidRPr="0075779D">
        <w:rPr>
          <w:lang w:val="ru-RU"/>
        </w:rPr>
        <w:instrText>/</w:instrText>
      </w:r>
      <w:r>
        <w:instrText>schema</w:instrText>
      </w:r>
      <w:r w:rsidRPr="0075779D">
        <w:rPr>
          <w:lang w:val="ru-RU"/>
        </w:rPr>
        <w:instrText>/</w:instrText>
      </w:r>
      <w:r>
        <w:instrText>raw</w:instrText>
      </w:r>
      <w:r w:rsidRPr="0075779D">
        <w:rPr>
          <w:lang w:val="ru-RU"/>
        </w:rPr>
        <w:instrText>/</w:instrText>
      </w:r>
      <w:r>
        <w:instrText>master</w:instrText>
      </w:r>
      <w:r w:rsidRPr="0075779D">
        <w:rPr>
          <w:lang w:val="ru-RU"/>
        </w:rPr>
        <w:instrText>/</w:instrText>
      </w:r>
      <w:r>
        <w:instrText>csl</w:instrText>
      </w:r>
      <w:r w:rsidRPr="0075779D">
        <w:rPr>
          <w:lang w:val="ru-RU"/>
        </w:rPr>
        <w:instrText>-</w:instrText>
      </w:r>
      <w:r>
        <w:instrText>citation</w:instrText>
      </w:r>
      <w:r w:rsidRPr="0075779D">
        <w:rPr>
          <w:lang w:val="ru-RU"/>
        </w:rPr>
        <w:instrText>.</w:instrText>
      </w:r>
      <w:r>
        <w:instrText>json</w:instrText>
      </w:r>
      <w:r w:rsidRPr="0075779D">
        <w:rPr>
          <w:lang w:val="ru-RU"/>
        </w:rPr>
        <w:instrText xml:space="preserve">"} </w:instrText>
      </w:r>
      <w:r>
        <w:fldChar w:fldCharType="separate"/>
      </w:r>
      <w:r w:rsidRPr="0075779D">
        <w:rPr>
          <w:rFonts w:cs="Times New Roman"/>
          <w:lang w:val="ru-RU"/>
        </w:rPr>
        <w:t>[79]</w:t>
      </w:r>
      <w:r>
        <w:fldChar w:fldCharType="end"/>
      </w:r>
      <w:r w:rsidRPr="0075779D">
        <w:rPr>
          <w:lang w:val="ru-RU"/>
        </w:rPr>
        <w:t xml:space="preserve">. </w:t>
      </w:r>
      <w:r>
        <w:rPr>
          <w:lang w:val="ru-RU"/>
        </w:rPr>
        <w:t>Исходный набор данных скомпилирован из двух источников</w:t>
      </w:r>
      <w:r w:rsidR="00DA7DFA">
        <w:rPr>
          <w:lang w:val="ru-RU"/>
        </w:rPr>
        <w:t xml:space="preserve"> </w:t>
      </w:r>
      <w:r>
        <w:rPr>
          <w:lang w:val="ru-RU"/>
        </w:rPr>
        <w:fldChar w:fldCharType="begin"/>
      </w:r>
      <w:r>
        <w:rPr>
          <w:lang w:val="ru-RU"/>
        </w:rPr>
        <w:instrText xml:space="preserve"> ADDIN ZOTERO_ITEM CSL_CITATION {"citationID":"fRfzj04L","properties":{"formattedCitation":"[77, 101]","plainCitation":"[77, 101]","noteIndex":0},"citationItems":[{"id":335,"uris":["http://zotero.org/users/10071278/items/QGWQN2KL"],"itemData":{"id":335,"type":"article-journal","container-title":"Immunome Research","DOI":"10.1186/1745-7580-1-4","ISSN":"17457580","issue":"1","journalAbbreviation":"Immunome Res","page":"4","source":"DOI.org (Crossref)","title":"AntiJen: a quantitative immunology database integrating functional, thermodynamic, kinetic, biophysical, and cellular data","volume":"1","author":[{"family":"Toseland","given":"Christopher P"},{"family":"Clayton","given":"Debra J"},{"family":"McSparron","given":"Helen"},{"family":"Hemsley","given":"Shelley L"},{"family":"Blythe","given":"Martin J"},{"family":"Paine","given":"Kelly"},{"family":"Doytchinova","given":"Irini A"},{"family":"Guan","given":"Pingping"},{"family":"Hattotuwagama","given":"Channa K"},{"family":"Flower","given":"Darren R"}],"issued":{"date-parts":[["2005"]]}}},{"id":608,"uris":["http://zotero.org/users/10071278/items/YUYMT5GU"],"itemData":{"id":608,"type":"article-journal","abstract":"Abstract\n            Efficiency of presentation of a peptide epitope by a MHC class I molecule depends on two parameters: its binding to the MHC molecule and its generation by intracellular Ag processing. In contrast to the former parameter, the mechanisms underlying peptide selection in Ag processing are poorly understood. Peptide translocation by the TAP transporter is required for presentation of most epitopes and may modulate peptide supply to MHC class I molecules. To study the role of human TAP for peptide presentation by individual HLA class I molecules, we generated artificial neural networks capable of predicting the affinity of TAP for random sequence 9-mer peptides. Using neural network-based predictions of TAP affinity, we found that peptides eluted from three different HLA class I molecules had higher TAP affinities than control peptides with equal binding affinities for the same HLA class I molecules, suggesting that human TAP may contribute to epitope selection. In simulated TAP binding experiments with 408 HLA class I binding peptides, HLA class I molecules differed significantly with respect to TAP affinities of their ligands. As a result, some class I molecules, especially HLA-B27, may be particularly efficient in presentation of cytosolic peptides with low concentrations, while most class I molecules may predominantly present abundant cytosolic peptides.","container-title":"The Journal of Immunology","DOI":"10.4049/jimmunol.161.2.617","ISSN":"0022-1767, 1550-6606","issue":"2","language":"en","page":"617-624","source":"DOI.org (Crossref)","title":"Relationship Between Peptide Selectivities of Human Transporters Associated with Antigen Processing and HLA Class I Molecules","volume":"161","author":[{"family":"Daniel","given":"Soizic"},{"family":"Brusic","given":"Vladimir"},{"family":"Caillat-Zucman","given":"Sophie"},{"family":"Petrovsky","given":"Nicolai"},{"family":"Harrison","given":"Leonard"},{"family":"Riganelli","given":"Daniela"},{"family":"Sinigaglia","given":"Francesco"},{"family":"Gallazzi","given":"Fabio"},{"family":"Hammer","given":"Jürgen"},{"family":"Van Endert","given":"Peter M."}],"issued":{"date-parts":[["1998",7,15]]}}}],"schema":"https://github.com/citation-style-language/schema/raw/master/csl-citation.json"} </w:instrText>
      </w:r>
      <w:r>
        <w:rPr>
          <w:lang w:val="ru-RU"/>
        </w:rPr>
        <w:fldChar w:fldCharType="separate"/>
      </w:r>
      <w:r w:rsidRPr="0075779D">
        <w:rPr>
          <w:rFonts w:cs="Times New Roman"/>
          <w:lang w:val="ru-RU"/>
        </w:rPr>
        <w:t>[77, 101]</w:t>
      </w:r>
      <w:r>
        <w:rPr>
          <w:lang w:val="ru-RU"/>
        </w:rPr>
        <w:fldChar w:fldCharType="end"/>
      </w:r>
      <w:r w:rsidR="009E7ACD">
        <w:rPr>
          <w:lang w:val="ru-RU"/>
        </w:rPr>
        <w:t xml:space="preserve"> и значение меры активности – концентрации </w:t>
      </w:r>
      <w:proofErr w:type="spellStart"/>
      <w:r w:rsidR="009E7ACD">
        <w:rPr>
          <w:lang w:val="ru-RU"/>
        </w:rPr>
        <w:t>полумаксимального</w:t>
      </w:r>
      <w:proofErr w:type="spellEnd"/>
      <w:r w:rsidR="009E7ACD">
        <w:rPr>
          <w:lang w:val="ru-RU"/>
        </w:rPr>
        <w:t xml:space="preserve"> ингибирования (</w:t>
      </w:r>
      <w:r w:rsidR="009E7ACD">
        <w:t>IC</w:t>
      </w:r>
      <w:r w:rsidR="009E7ACD" w:rsidRPr="0075779D">
        <w:rPr>
          <w:vertAlign w:val="subscript"/>
          <w:lang w:val="ru-RU"/>
        </w:rPr>
        <w:t>50</w:t>
      </w:r>
      <w:r w:rsidR="009E7ACD">
        <w:rPr>
          <w:lang w:val="ru-RU"/>
        </w:rPr>
        <w:t>)</w:t>
      </w:r>
      <w:r w:rsidR="009E7ACD" w:rsidRPr="0075779D">
        <w:rPr>
          <w:lang w:val="ru-RU"/>
        </w:rPr>
        <w:t xml:space="preserve"> </w:t>
      </w:r>
      <w:r w:rsidR="009E7ACD">
        <w:rPr>
          <w:lang w:val="ru-RU"/>
        </w:rPr>
        <w:t xml:space="preserve">относительно пептида </w:t>
      </w:r>
      <w:r w:rsidR="009E7ACD">
        <w:t>RRYNASTEL</w:t>
      </w:r>
      <w:r w:rsidR="009E7ACD">
        <w:rPr>
          <w:lang w:val="ru-RU"/>
        </w:rPr>
        <w:t xml:space="preserve"> – был представлен в логарифмическом масштабе по основанию 2.</w:t>
      </w:r>
      <w:r w:rsidR="001720CC">
        <w:rPr>
          <w:lang w:val="ru-RU"/>
        </w:rPr>
        <w:t xml:space="preserve"> Эти значения были измерены на микросомах, приготовленных из клеточной линии </w:t>
      </w:r>
      <w:r w:rsidR="001720CC">
        <w:t>Sf</w:t>
      </w:r>
      <w:r w:rsidR="001720CC" w:rsidRPr="0075779D">
        <w:rPr>
          <w:lang w:val="ru-RU"/>
        </w:rPr>
        <w:t xml:space="preserve">9, </w:t>
      </w:r>
      <w:r w:rsidR="001720CC">
        <w:rPr>
          <w:lang w:val="ru-RU"/>
        </w:rPr>
        <w:t xml:space="preserve">где </w:t>
      </w:r>
      <w:proofErr w:type="spellStart"/>
      <w:r w:rsidR="001720CC">
        <w:rPr>
          <w:lang w:val="ru-RU"/>
        </w:rPr>
        <w:t>референсный</w:t>
      </w:r>
      <w:proofErr w:type="spellEnd"/>
      <w:r w:rsidR="001720CC">
        <w:rPr>
          <w:lang w:val="ru-RU"/>
        </w:rPr>
        <w:t xml:space="preserve"> пептид был помечен </w:t>
      </w:r>
      <w:r w:rsidR="001720CC" w:rsidRPr="0075779D">
        <w:rPr>
          <w:vertAlign w:val="superscript"/>
          <w:lang w:val="ru-RU"/>
        </w:rPr>
        <w:t>125</w:t>
      </w:r>
      <w:r w:rsidR="001720CC">
        <w:t>I</w:t>
      </w:r>
      <w:r w:rsidR="001720CC" w:rsidRPr="0075779D">
        <w:rPr>
          <w:lang w:val="ru-RU"/>
        </w:rPr>
        <w:t xml:space="preserve"> </w:t>
      </w:r>
      <w:r w:rsidR="001720CC">
        <w:rPr>
          <w:lang w:val="ru-RU"/>
        </w:rPr>
        <w:t>по остатку тирозина</w:t>
      </w:r>
      <w:r w:rsidR="001720CC">
        <w:rPr>
          <w:lang w:val="ru-RU"/>
        </w:rPr>
        <w:fldChar w:fldCharType="begin"/>
      </w:r>
      <w:r w:rsidR="001720CC">
        <w:rPr>
          <w:lang w:val="ru-RU"/>
        </w:rPr>
        <w:instrText xml:space="preserve"> ADDIN ZOTERO_ITEM CSL_CITATION {"citationID":"g4DEnwnm","properties":{"formattedCitation":"[101]","plainCitation":"[101]","noteIndex":0},"citationItems":[{"id":608,"uris":["http://zotero.org/users/10071278/items/YUYMT5GU"],"itemData":{"id":608,"type":"article-journal","abstract":"Abstract\n            Efficiency of presentation of a peptide epitope by a MHC class I molecule depends on two parameters: its binding to the MHC molecule and its generation by intracellular Ag processing. In contrast to the former parameter, the mechanisms underlying peptide selection in Ag processing are poorly understood. Peptide translocation by the TAP transporter is required for presentation of most epitopes and may modulate peptide supply to MHC class I molecules. To study the role of human TAP for peptide presentation by individual HLA class I molecules, we generated artificial neural networks capable of predicting the affinity of TAP for random sequence 9-mer peptides. Using neural network-based predictions of TAP affinity, we found that peptides eluted from three different HLA class I molecules had higher TAP affinities than control peptides with equal binding affinities for the same HLA class I molecules, suggesting that human TAP may contribute to epitope selection. In simulated TAP binding experiments with 408 HLA class I binding peptides, HLA class I molecules differed significantly with respect to TAP affinities of their ligands. As a result, some class I molecules, especially HLA-B27, may be particularly efficient in presentation of cytosolic peptides with low concentrations, while most class I molecules may predominantly present abundant cytosolic peptides.","container-title":"The Journal of Immunology","DOI":"10.4049/jimmunol.161.2.617","ISSN":"0022-1767, 1550-6606","issue":"2","language":"en","page":"617-624","source":"DOI.org (Crossref)","title":"Relationship Between Peptide Selectivities of Human Transporters Associated with Antigen Processing and HLA Class I Molecules","volume":"161","author":[{"family":"Daniel","given":"Soizic"},{"family":"Brusic","given":"Vladimir"},{"family":"Caillat-Zucman","given":"Sophie"},{"family":"Petrovsky","given":"Nicolai"},{"family":"Harrison","given":"Leonard"},{"family":"Riganelli","given":"Daniela"},{"family":"Sinigaglia","given":"Francesco"},{"family":"Gallazzi","given":"Fabio"},{"family":"Hammer","given":"Jürgen"},{"family":"Van Endert","given":"Peter M."}],"issued":{"date-parts":[["1998",7,15]]}}}],"schema":"https://github.com/citation-style-language/schema/raw/master/csl-citation.json"} </w:instrText>
      </w:r>
      <w:r w:rsidR="001720CC">
        <w:rPr>
          <w:lang w:val="ru-RU"/>
        </w:rPr>
        <w:fldChar w:fldCharType="separate"/>
      </w:r>
      <w:r w:rsidR="001720CC" w:rsidRPr="00387ECF">
        <w:rPr>
          <w:rFonts w:cs="Times New Roman"/>
          <w:lang w:val="ru-RU"/>
        </w:rPr>
        <w:t>[101]</w:t>
      </w:r>
      <w:r w:rsidR="001720CC">
        <w:rPr>
          <w:lang w:val="ru-RU"/>
        </w:rPr>
        <w:fldChar w:fldCharType="end"/>
      </w:r>
      <w:r w:rsidR="001720CC">
        <w:rPr>
          <w:lang w:val="ru-RU"/>
        </w:rPr>
        <w:t>. Относительное</w:t>
      </w:r>
      <w:r w:rsidR="009E7ACD">
        <w:rPr>
          <w:lang w:val="ru-RU"/>
        </w:rPr>
        <w:t xml:space="preserve"> </w:t>
      </w:r>
      <w:r w:rsidR="00E57B48">
        <w:t>IC</w:t>
      </w:r>
      <w:r w:rsidR="00E57B48" w:rsidRPr="00BE76AA">
        <w:rPr>
          <w:vertAlign w:val="subscript"/>
          <w:lang w:val="ru-RU"/>
        </w:rPr>
        <w:t>50</w:t>
      </w:r>
      <w:r w:rsidR="00E57B48">
        <w:rPr>
          <w:vertAlign w:val="subscript"/>
          <w:lang w:val="ru-RU"/>
        </w:rPr>
        <w:t xml:space="preserve"> </w:t>
      </w:r>
      <w:r w:rsidR="00E57B48">
        <w:rPr>
          <w:lang w:val="ru-RU"/>
        </w:rPr>
        <w:t xml:space="preserve">изменяется от 0,1 до 338 </w:t>
      </w:r>
      <w:proofErr w:type="spellStart"/>
      <w:r w:rsidR="00E57B48">
        <w:rPr>
          <w:lang w:val="ru-RU"/>
        </w:rPr>
        <w:t>нМ</w:t>
      </w:r>
      <w:proofErr w:type="spellEnd"/>
      <w:r w:rsidR="00E57B48">
        <w:rPr>
          <w:lang w:val="ru-RU"/>
        </w:rPr>
        <w:t xml:space="preserve">, что не позволяет отделить нам активные пептиды от неактивных, так как порог для неактивных пептидов, </w:t>
      </w:r>
      <w:r w:rsidR="00E57B48">
        <w:rPr>
          <w:lang w:val="ru-RU"/>
        </w:rPr>
        <w:lastRenderedPageBreak/>
        <w:t xml:space="preserve">рекомендуемый в литературе равен 500 </w:t>
      </w:r>
      <w:proofErr w:type="spellStart"/>
      <w:r w:rsidR="00E57B48">
        <w:rPr>
          <w:lang w:val="ru-RU"/>
        </w:rPr>
        <w:t>нМ</w:t>
      </w:r>
      <w:proofErr w:type="spellEnd"/>
      <w:r w:rsidR="00E57B48">
        <w:rPr>
          <w:lang w:val="ru-RU"/>
        </w:rPr>
        <w:t xml:space="preserve"> </w:t>
      </w:r>
      <w:r w:rsidR="00E57B48">
        <w:rPr>
          <w:lang w:val="ru-RU"/>
        </w:rPr>
        <w:fldChar w:fldCharType="begin"/>
      </w:r>
      <w:r w:rsidR="00E57B48">
        <w:rPr>
          <w:lang w:val="ru-RU"/>
        </w:rPr>
        <w:instrText xml:space="preserve"> ADDIN ZOTERO_ITEM CSL_CITATION {"citationID":"rCTgKcjF","properties":{"formattedCitation":"[102]","plainCitation":"[102]","noteIndex":0},"citationItems":[{"id":610,"uris":["http://zotero.org/users/10071278/items/M986X4ZJ"],"itemData":{"id":610,"type":"article-journal","container-title":"PLOS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schema":"https://github.com/citation-style-language/schema/raw/master/csl-citation.json"} </w:instrText>
      </w:r>
      <w:r w:rsidR="00E57B48">
        <w:rPr>
          <w:lang w:val="ru-RU"/>
        </w:rPr>
        <w:fldChar w:fldCharType="separate"/>
      </w:r>
      <w:r w:rsidR="00E57B48" w:rsidRPr="00E57B48">
        <w:rPr>
          <w:rFonts w:cs="Times New Roman"/>
          <w:lang w:val="ru-RU"/>
        </w:rPr>
        <w:t>[102]</w:t>
      </w:r>
      <w:r w:rsidR="00E57B48">
        <w:rPr>
          <w:lang w:val="ru-RU"/>
        </w:rPr>
        <w:fldChar w:fldCharType="end"/>
      </w:r>
      <w:r w:rsidR="006A69AF">
        <w:rPr>
          <w:lang w:val="ru-RU"/>
        </w:rPr>
        <w:t>.</w:t>
      </w:r>
      <w:r w:rsidR="006A69AF" w:rsidRPr="0075779D">
        <w:rPr>
          <w:lang w:val="ru-RU"/>
        </w:rPr>
        <w:t xml:space="preserve"> </w:t>
      </w:r>
      <w:r w:rsidR="006A69AF">
        <w:rPr>
          <w:lang w:val="ru-RU"/>
        </w:rPr>
        <w:t xml:space="preserve">Поэтому модель разделяет </w:t>
      </w:r>
      <w:proofErr w:type="spellStart"/>
      <w:r w:rsidR="006A69AF">
        <w:rPr>
          <w:lang w:val="ru-RU"/>
        </w:rPr>
        <w:t>сильноактивные</w:t>
      </w:r>
      <w:proofErr w:type="spellEnd"/>
      <w:r w:rsidR="006A69AF">
        <w:rPr>
          <w:lang w:val="ru-RU"/>
        </w:rPr>
        <w:t xml:space="preserve"> пептиды от слабоактивных и неактивных по порогу в 100 </w:t>
      </w:r>
      <w:proofErr w:type="spellStart"/>
      <w:r w:rsidR="006A69AF">
        <w:rPr>
          <w:lang w:val="ru-RU"/>
        </w:rPr>
        <w:t>нМ</w:t>
      </w:r>
      <w:proofErr w:type="spellEnd"/>
      <w:r w:rsidR="006A69AF">
        <w:rPr>
          <w:lang w:val="ru-RU"/>
        </w:rPr>
        <w:t xml:space="preserve">, несколько большему принятому в литературе (50 </w:t>
      </w:r>
      <w:proofErr w:type="spellStart"/>
      <w:r w:rsidR="006A69AF">
        <w:rPr>
          <w:lang w:val="ru-RU"/>
        </w:rPr>
        <w:t>нМ</w:t>
      </w:r>
      <w:proofErr w:type="spellEnd"/>
      <w:r w:rsidR="006A69AF">
        <w:rPr>
          <w:lang w:val="ru-RU"/>
        </w:rPr>
        <w:t>)</w:t>
      </w:r>
      <w:r w:rsidR="002339B3">
        <w:rPr>
          <w:lang w:val="ru-RU"/>
        </w:rPr>
        <w:t xml:space="preserve"> </w:t>
      </w:r>
      <w:r w:rsidR="006A69AF">
        <w:rPr>
          <w:lang w:val="ru-RU"/>
        </w:rPr>
        <w:fldChar w:fldCharType="begin"/>
      </w:r>
      <w:r w:rsidR="006A69AF">
        <w:rPr>
          <w:lang w:val="ru-RU"/>
        </w:rPr>
        <w:instrText xml:space="preserve"> ADDIN ZOTERO_ITEM CSL_CITATION {"citationID":"ClYf3XKX","properties":{"formattedCitation":"[102]","plainCitation":"[102]","noteIndex":0},"citationItems":[{"id":610,"uris":["http://zotero.org/users/10071278/items/M986X4ZJ"],"itemData":{"id":610,"type":"article-journal","container-title":"PLOS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schema":"https://github.com/citation-style-language/schema/raw/master/csl-citation.json"} </w:instrText>
      </w:r>
      <w:r w:rsidR="006A69AF">
        <w:rPr>
          <w:lang w:val="ru-RU"/>
        </w:rPr>
        <w:fldChar w:fldCharType="separate"/>
      </w:r>
      <w:r w:rsidR="006A69AF" w:rsidRPr="0075779D">
        <w:rPr>
          <w:rFonts w:cs="Times New Roman"/>
          <w:lang w:val="ru-RU"/>
        </w:rPr>
        <w:t>[102]</w:t>
      </w:r>
      <w:r w:rsidR="006A69AF">
        <w:rPr>
          <w:lang w:val="ru-RU"/>
        </w:rPr>
        <w:fldChar w:fldCharType="end"/>
      </w:r>
      <w:r w:rsidR="006A69AF" w:rsidRPr="0075779D">
        <w:rPr>
          <w:lang w:val="ru-RU"/>
        </w:rPr>
        <w:t>.</w:t>
      </w:r>
      <w:r w:rsidR="006A69AF">
        <w:rPr>
          <w:lang w:val="ru-RU"/>
        </w:rPr>
        <w:t xml:space="preserve"> Порог был увеличен для </w:t>
      </w:r>
      <w:r w:rsidR="001720CC">
        <w:rPr>
          <w:lang w:val="ru-RU"/>
        </w:rPr>
        <w:t xml:space="preserve">уменьшения доли ложно отрицательных результатов. </w:t>
      </w:r>
    </w:p>
    <w:p w14:paraId="1DB16C92" w14:textId="05595B76" w:rsidR="008903DD" w:rsidRPr="00387ECF" w:rsidRDefault="008903DD" w:rsidP="008903DD">
      <w:pPr>
        <w:pStyle w:val="3"/>
        <w:rPr>
          <w:lang w:val="ru-RU"/>
        </w:rPr>
      </w:pPr>
      <w:bookmarkStart w:id="219" w:name="_Toc136219694"/>
      <w:r w:rsidRPr="0075779D">
        <w:rPr>
          <w:lang w:val="ru-RU"/>
        </w:rPr>
        <w:t xml:space="preserve">2.1.3 </w:t>
      </w:r>
      <w:r>
        <w:rPr>
          <w:lang w:val="ru-RU"/>
        </w:rPr>
        <w:t xml:space="preserve">Модель прогноза связывания с </w:t>
      </w:r>
      <w:r>
        <w:t>HLA</w:t>
      </w:r>
      <w:bookmarkEnd w:id="219"/>
    </w:p>
    <w:p w14:paraId="50166F8B" w14:textId="0BCBEB94" w:rsidR="008903DD" w:rsidRDefault="008903DD" w:rsidP="008903DD">
      <w:pPr>
        <w:pStyle w:val="a0"/>
        <w:rPr>
          <w:lang w:val="ru-RU"/>
        </w:rPr>
      </w:pPr>
      <w:r>
        <w:rPr>
          <w:lang w:val="ru-RU"/>
        </w:rPr>
        <w:t xml:space="preserve">Данные для обучения и валидации модели были взяты из </w:t>
      </w:r>
      <w:r>
        <w:t>IEDB</w:t>
      </w:r>
      <w:r w:rsidR="00B51F40" w:rsidRPr="0075779D">
        <w:rPr>
          <w:lang w:val="ru-RU"/>
        </w:rPr>
        <w:t xml:space="preserve"> </w:t>
      </w:r>
      <w:r w:rsidR="00B51F40">
        <w:rPr>
          <w:lang w:val="ru-RU"/>
        </w:rPr>
        <w:t xml:space="preserve">и статьи про сервис </w:t>
      </w:r>
      <w:proofErr w:type="spellStart"/>
      <w:r w:rsidR="00B51F40">
        <w:t>MHCflurry</w:t>
      </w:r>
      <w:proofErr w:type="spellEnd"/>
      <w:r w:rsidR="00B51F40">
        <w:rPr>
          <w:lang w:val="ru-RU"/>
        </w:rPr>
        <w:t xml:space="preserve"> </w:t>
      </w:r>
      <w:r w:rsidR="00B51F40">
        <w:fldChar w:fldCharType="begin"/>
      </w:r>
      <w:r w:rsidR="00B51F40">
        <w:rPr>
          <w:lang w:val="ru-RU"/>
        </w:rPr>
        <w:instrText xml:space="preserve"> ADDIN ZOTERO_ITEM CSL_CITATION {"citationID":"OFPyguE3","properties":{"formattedCitation":"[94]","plainCitation":"[94]","noteIndex":0},"citationItems":[{"id":91,"uris":["http://zotero.org/users/10071278/items/UE37RRUC"],"itemData":{"id":91,"type":"article-journal","abstract":"Computational prediction of the peptides presented on major histocompatibility complex (MHC) class I proteins is an important tool for studying T cell immunity. The data available to develop such predictors have expanded with the use of mass spectrometry to identify naturally presented MHC ligands. In addition to elucidating binding motifs, the identiﬁed ligands also reﬂect the antigen processing steps that occur prior to MHC binding. Here, we developed an integrated predictor of MHC class I presentation that combines new models for MHC class I binding and antigen processing. Considering only peptides ﬁrst predicted by the binding model to bind strongly to MHC, the antigen processing model is trained to discriminate published mass spectrometry-identiﬁed MHC class I ligands from unobserved peptides. The integrated model outperformed the two individual components as well as NetMHCpan 4.0 and MixMHCpred 2.0.2 on held-out mass spectrometry experiments. Our predictors are implemented in the open source MHCﬂurry package, version 2.0 (github.com/openvax/mhcﬂurry).","container-title":"Cell Systems","DOI":"10.1016/j.cels.2020.06.010","ISSN":"24054712","issue":"1","journalAbbreviation":"Cell Systems","language":"en","page":"42-48.e7","source":"DOI.org (Crossref)","title":"MHCflurry 2.0: Improved Pan-Allele Prediction of MHC Class I-Presented Peptides by Incorporating Antigen Processing","title-short":"MHCflurry 2.0","volume":"11","author":[{"family":"O’Donnell","given":"Timothy J."},{"family":"Rubinsteyn","given":"Alex"},{"family":"Laserson","given":"Uri"}],"issued":{"date-parts":[["2020",7]]}}}],"schema":"https://github.com/citation-style-language/schema/raw/master/csl-citation.json"} </w:instrText>
      </w:r>
      <w:r w:rsidR="00B51F40">
        <w:fldChar w:fldCharType="separate"/>
      </w:r>
      <w:r w:rsidR="00B51F40" w:rsidRPr="00B51F40">
        <w:rPr>
          <w:rFonts w:cs="Times New Roman"/>
          <w:lang w:val="ru-RU"/>
        </w:rPr>
        <w:t>[94]</w:t>
      </w:r>
      <w:r w:rsidR="00B51F40">
        <w:fldChar w:fldCharType="end"/>
      </w:r>
      <w:r w:rsidR="00B51F40" w:rsidRPr="0075779D">
        <w:rPr>
          <w:lang w:val="ru-RU"/>
        </w:rPr>
        <w:t>.</w:t>
      </w:r>
      <w:r w:rsidR="00B51F40">
        <w:rPr>
          <w:lang w:val="ru-RU"/>
        </w:rPr>
        <w:t xml:space="preserve"> </w:t>
      </w:r>
      <w:r w:rsidR="005516A5">
        <w:rPr>
          <w:lang w:val="ru-RU"/>
        </w:rPr>
        <w:t xml:space="preserve">Для извлечения данных из </w:t>
      </w:r>
      <w:r w:rsidR="005516A5">
        <w:t>IEDB</w:t>
      </w:r>
      <w:r w:rsidR="005516A5" w:rsidRPr="0075779D">
        <w:rPr>
          <w:lang w:val="ru-RU"/>
        </w:rPr>
        <w:t xml:space="preserve"> </w:t>
      </w:r>
      <w:r w:rsidR="005516A5">
        <w:rPr>
          <w:lang w:val="ru-RU"/>
        </w:rPr>
        <w:t xml:space="preserve">был написан </w:t>
      </w:r>
      <w:r w:rsidR="005516A5">
        <w:t>SQL</w:t>
      </w:r>
      <w:r w:rsidR="005516A5" w:rsidRPr="0075779D">
        <w:rPr>
          <w:lang w:val="ru-RU"/>
        </w:rPr>
        <w:t xml:space="preserve"> </w:t>
      </w:r>
      <w:r w:rsidR="005516A5">
        <w:rPr>
          <w:lang w:val="ru-RU"/>
        </w:rPr>
        <w:t>скрипт, аналогичный такому для извлечения данных для протеасомы</w:t>
      </w:r>
      <w:r w:rsidR="00F2580F">
        <w:rPr>
          <w:lang w:val="ru-RU"/>
        </w:rPr>
        <w:t xml:space="preserve"> (таблицы </w:t>
      </w:r>
      <w:proofErr w:type="spellStart"/>
      <w:r w:rsidR="00F2580F">
        <w:t>mhc</w:t>
      </w:r>
      <w:proofErr w:type="spellEnd"/>
      <w:r w:rsidR="00F2580F" w:rsidRPr="00ED0F1D">
        <w:rPr>
          <w:lang w:val="ru-RU"/>
        </w:rPr>
        <w:t>_</w:t>
      </w:r>
      <w:r w:rsidR="00F2580F">
        <w:t>bind</w:t>
      </w:r>
      <w:r w:rsidR="00F2580F" w:rsidRPr="00ED0F1D">
        <w:rPr>
          <w:lang w:val="ru-RU"/>
        </w:rPr>
        <w:t xml:space="preserve"> </w:t>
      </w:r>
      <w:r w:rsidR="00F2580F">
        <w:rPr>
          <w:lang w:val="ru-RU"/>
        </w:rPr>
        <w:t xml:space="preserve">и </w:t>
      </w:r>
      <w:proofErr w:type="spellStart"/>
      <w:r w:rsidR="00F2580F">
        <w:t>mhc</w:t>
      </w:r>
      <w:proofErr w:type="spellEnd"/>
      <w:r w:rsidR="00F2580F" w:rsidRPr="00ED0F1D">
        <w:rPr>
          <w:lang w:val="ru-RU"/>
        </w:rPr>
        <w:t>_</w:t>
      </w:r>
      <w:r w:rsidR="00F2580F">
        <w:t>elution</w:t>
      </w:r>
      <w:r w:rsidR="00F2580F">
        <w:rPr>
          <w:lang w:val="ru-RU"/>
        </w:rPr>
        <w:t>)</w:t>
      </w:r>
      <w:r w:rsidR="005516A5">
        <w:rPr>
          <w:lang w:val="ru-RU"/>
        </w:rPr>
        <w:t xml:space="preserve">. </w:t>
      </w:r>
      <w:r w:rsidR="00B51F40">
        <w:rPr>
          <w:lang w:val="ru-RU"/>
        </w:rPr>
        <w:t xml:space="preserve">Данные, как и в случае с протеасомой, двух типов: </w:t>
      </w:r>
      <w:r w:rsidR="00B51F40" w:rsidRPr="0075779D">
        <w:rPr>
          <w:i/>
          <w:iCs/>
        </w:rPr>
        <w:t>in</w:t>
      </w:r>
      <w:r w:rsidR="00B51F40" w:rsidRPr="0075779D">
        <w:rPr>
          <w:i/>
          <w:iCs/>
          <w:lang w:val="ru-RU"/>
        </w:rPr>
        <w:t xml:space="preserve"> </w:t>
      </w:r>
      <w:r w:rsidR="00B51F40" w:rsidRPr="0075779D">
        <w:rPr>
          <w:i/>
          <w:iCs/>
        </w:rPr>
        <w:t>vitro</w:t>
      </w:r>
      <w:r w:rsidR="00B51F40" w:rsidRPr="0075779D">
        <w:rPr>
          <w:lang w:val="ru-RU"/>
        </w:rPr>
        <w:t xml:space="preserve"> </w:t>
      </w:r>
      <w:r w:rsidR="00B51F40">
        <w:rPr>
          <w:lang w:val="ru-RU"/>
        </w:rPr>
        <w:t xml:space="preserve">и </w:t>
      </w:r>
      <w:r w:rsidR="00B51F40" w:rsidRPr="0075779D">
        <w:rPr>
          <w:i/>
          <w:iCs/>
        </w:rPr>
        <w:t>in</w:t>
      </w:r>
      <w:r w:rsidR="00B51F40" w:rsidRPr="0075779D">
        <w:rPr>
          <w:i/>
          <w:iCs/>
          <w:lang w:val="ru-RU"/>
        </w:rPr>
        <w:t xml:space="preserve"> </w:t>
      </w:r>
      <w:r w:rsidR="00B51F40" w:rsidRPr="0075779D">
        <w:rPr>
          <w:i/>
          <w:iCs/>
        </w:rPr>
        <w:t>vivo</w:t>
      </w:r>
      <w:r w:rsidR="00B51F40" w:rsidRPr="0075779D">
        <w:rPr>
          <w:lang w:val="ru-RU"/>
        </w:rPr>
        <w:t xml:space="preserve">. </w:t>
      </w:r>
      <w:commentRangeStart w:id="220"/>
      <w:r w:rsidR="00B51F40">
        <w:rPr>
          <w:lang w:val="ru-RU"/>
        </w:rPr>
        <w:t>Здесь эти данные можно объединить, так как</w:t>
      </w:r>
      <w:r w:rsidR="005516A5" w:rsidRPr="0075779D">
        <w:rPr>
          <w:lang w:val="ru-RU"/>
        </w:rPr>
        <w:t xml:space="preserve"> </w:t>
      </w:r>
      <w:r w:rsidR="005516A5">
        <w:rPr>
          <w:lang w:val="ru-RU"/>
        </w:rPr>
        <w:t xml:space="preserve">и </w:t>
      </w:r>
      <w:r w:rsidR="005516A5" w:rsidRPr="0075779D">
        <w:rPr>
          <w:i/>
          <w:iCs/>
        </w:rPr>
        <w:t>in</w:t>
      </w:r>
      <w:r w:rsidR="005516A5" w:rsidRPr="0075779D">
        <w:rPr>
          <w:i/>
          <w:iCs/>
          <w:lang w:val="ru-RU"/>
        </w:rPr>
        <w:t xml:space="preserve"> </w:t>
      </w:r>
      <w:r w:rsidR="005516A5" w:rsidRPr="0075779D">
        <w:rPr>
          <w:i/>
          <w:iCs/>
        </w:rPr>
        <w:t>vitro</w:t>
      </w:r>
      <w:r w:rsidR="005516A5" w:rsidRPr="0075779D">
        <w:rPr>
          <w:lang w:val="ru-RU"/>
        </w:rPr>
        <w:t xml:space="preserve">, </w:t>
      </w:r>
      <w:r w:rsidR="005516A5">
        <w:rPr>
          <w:lang w:val="ru-RU"/>
        </w:rPr>
        <w:t xml:space="preserve">и </w:t>
      </w:r>
      <w:r w:rsidR="005516A5" w:rsidRPr="0075779D">
        <w:rPr>
          <w:i/>
          <w:iCs/>
        </w:rPr>
        <w:t>in</w:t>
      </w:r>
      <w:r w:rsidR="005516A5" w:rsidRPr="0075779D">
        <w:rPr>
          <w:i/>
          <w:iCs/>
          <w:lang w:val="ru-RU"/>
        </w:rPr>
        <w:t xml:space="preserve"> </w:t>
      </w:r>
      <w:r w:rsidR="005516A5" w:rsidRPr="0075779D">
        <w:rPr>
          <w:i/>
          <w:iCs/>
        </w:rPr>
        <w:t>vivo</w:t>
      </w:r>
      <w:r w:rsidR="005516A5" w:rsidRPr="0075779D">
        <w:rPr>
          <w:lang w:val="ru-RU"/>
        </w:rPr>
        <w:t xml:space="preserve"> </w:t>
      </w:r>
      <w:r w:rsidR="005516A5">
        <w:rPr>
          <w:lang w:val="ru-RU"/>
        </w:rPr>
        <w:t xml:space="preserve">результаты определены в ходе непосредственного </w:t>
      </w:r>
      <w:r w:rsidR="00F52F67">
        <w:rPr>
          <w:lang w:val="ru-RU"/>
        </w:rPr>
        <w:t xml:space="preserve">определения последовательностей пептидов и аллелей </w:t>
      </w:r>
      <w:r w:rsidR="00F52F67">
        <w:t>HLA</w:t>
      </w:r>
      <w:r w:rsidR="005516A5" w:rsidRPr="0075779D">
        <w:rPr>
          <w:lang w:val="ru-RU"/>
        </w:rPr>
        <w:t>.</w:t>
      </w:r>
      <w:commentRangeEnd w:id="220"/>
      <w:r w:rsidR="005516A5">
        <w:rPr>
          <w:rStyle w:val="aff2"/>
          <w:rFonts w:asciiTheme="minorHAnsi" w:hAnsiTheme="minorHAnsi"/>
        </w:rPr>
        <w:commentReference w:id="220"/>
      </w:r>
      <w:r w:rsidR="005516A5">
        <w:rPr>
          <w:lang w:val="ru-RU"/>
        </w:rPr>
        <w:t xml:space="preserve"> Для некоторых данных представлен качественный результат: активен или неактивен – для некоторых конкретное значение аффинности</w:t>
      </w:r>
      <w:r w:rsidR="00E63C19">
        <w:rPr>
          <w:lang w:val="ru-RU"/>
        </w:rPr>
        <w:t xml:space="preserve">. Записи, для которых аффинность представлена в других единицах измерения, были отфильтрованы. Также были отфильтрованы записи, в комментариях к которым присутствовали ключевые слова </w:t>
      </w:r>
      <w:r w:rsidR="00E63C19" w:rsidRPr="00BE76AA">
        <w:rPr>
          <w:lang w:val="ru-RU"/>
        </w:rPr>
        <w:t>“</w:t>
      </w:r>
      <w:r w:rsidR="00E63C19">
        <w:t>bad</w:t>
      </w:r>
      <w:r w:rsidR="00E63C19" w:rsidRPr="00BE76AA">
        <w:rPr>
          <w:lang w:val="ru-RU"/>
        </w:rPr>
        <w:t>”, “</w:t>
      </w:r>
      <w:r w:rsidR="00E63C19">
        <w:t>did</w:t>
      </w:r>
      <w:r w:rsidR="00E63C19" w:rsidRPr="00BE76AA">
        <w:rPr>
          <w:lang w:val="ru-RU"/>
        </w:rPr>
        <w:t xml:space="preserve"> </w:t>
      </w:r>
      <w:r w:rsidR="00E63C19">
        <w:t>not</w:t>
      </w:r>
      <w:r w:rsidR="00E63C19" w:rsidRPr="00BE76AA">
        <w:rPr>
          <w:lang w:val="ru-RU"/>
        </w:rPr>
        <w:t>”, “</w:t>
      </w:r>
      <w:r w:rsidR="00E63C19">
        <w:t>TAP</w:t>
      </w:r>
      <w:r w:rsidR="00E63C19" w:rsidRPr="00BE76AA">
        <w:rPr>
          <w:lang w:val="ru-RU"/>
        </w:rPr>
        <w:t xml:space="preserve"> </w:t>
      </w:r>
      <w:r w:rsidR="00E63C19">
        <w:t>deficient</w:t>
      </w:r>
      <w:r w:rsidR="00E63C19" w:rsidRPr="00BE76AA">
        <w:rPr>
          <w:lang w:val="ru-RU"/>
        </w:rPr>
        <w:t>”, “</w:t>
      </w:r>
      <w:r w:rsidR="00E63C19">
        <w:t>predict</w:t>
      </w:r>
      <w:r w:rsidR="00E63C19" w:rsidRPr="00BE76AA">
        <w:rPr>
          <w:lang w:val="ru-RU"/>
        </w:rPr>
        <w:t>”, “</w:t>
      </w:r>
      <w:r w:rsidR="00E63C19">
        <w:t>ERAP</w:t>
      </w:r>
      <w:r w:rsidR="00E63C19" w:rsidRPr="00BE76AA">
        <w:rPr>
          <w:lang w:val="ru-RU"/>
        </w:rPr>
        <w:t xml:space="preserve">1 </w:t>
      </w:r>
      <w:r w:rsidR="00E63C19">
        <w:t>silencing</w:t>
      </w:r>
      <w:r w:rsidR="00E63C19" w:rsidRPr="00BE76AA">
        <w:rPr>
          <w:lang w:val="ru-RU"/>
        </w:rPr>
        <w:t>”</w:t>
      </w:r>
      <w:r w:rsidR="00E63C19" w:rsidRPr="0075779D">
        <w:rPr>
          <w:lang w:val="ru-RU"/>
        </w:rPr>
        <w:t>, “</w:t>
      </w:r>
      <w:r w:rsidR="00E63C19">
        <w:t>non</w:t>
      </w:r>
      <w:r w:rsidR="00E63C19" w:rsidRPr="0075779D">
        <w:rPr>
          <w:lang w:val="ru-RU"/>
        </w:rPr>
        <w:t>-</w:t>
      </w:r>
      <w:r w:rsidR="00E63C19">
        <w:t>immunogenic</w:t>
      </w:r>
      <w:r w:rsidR="00E63C19" w:rsidRPr="0075779D">
        <w:rPr>
          <w:lang w:val="ru-RU"/>
        </w:rPr>
        <w:t xml:space="preserve">”; </w:t>
      </w:r>
      <w:r w:rsidR="00E63C19">
        <w:rPr>
          <w:lang w:val="ru-RU"/>
        </w:rPr>
        <w:t>содержащие неполные или неправильно записанные последовательности пептидов</w:t>
      </w:r>
      <w:r w:rsidR="00153E6A">
        <w:rPr>
          <w:lang w:val="ru-RU"/>
        </w:rPr>
        <w:t xml:space="preserve">, неполно записанные </w:t>
      </w:r>
      <w:r w:rsidR="00153E6A">
        <w:t>HLA</w:t>
      </w:r>
      <w:r w:rsidR="00153E6A" w:rsidRPr="0075779D">
        <w:rPr>
          <w:lang w:val="ru-RU"/>
        </w:rPr>
        <w:t xml:space="preserve"> </w:t>
      </w:r>
      <w:r w:rsidR="00153E6A">
        <w:rPr>
          <w:lang w:val="ru-RU"/>
        </w:rPr>
        <w:t xml:space="preserve">аллели, то есть записи, которые не позволяют однозначно идентифицировать последовательность </w:t>
      </w:r>
      <w:r w:rsidR="00153E6A">
        <w:rPr>
          <w:rFonts w:cs="Times New Roman"/>
          <w:lang w:val="ru-RU"/>
        </w:rPr>
        <w:t>α</w:t>
      </w:r>
      <w:r w:rsidR="00153E6A" w:rsidRPr="0075779D">
        <w:rPr>
          <w:lang w:val="ru-RU"/>
        </w:rPr>
        <w:t>-</w:t>
      </w:r>
      <w:r w:rsidR="00153E6A">
        <w:rPr>
          <w:lang w:val="ru-RU"/>
        </w:rPr>
        <w:t xml:space="preserve">цепи </w:t>
      </w:r>
      <w:r w:rsidR="00153E6A">
        <w:t>HLA</w:t>
      </w:r>
      <w:r w:rsidR="00153E6A" w:rsidRPr="0075779D">
        <w:rPr>
          <w:lang w:val="ru-RU"/>
        </w:rPr>
        <w:t xml:space="preserve"> </w:t>
      </w:r>
      <w:r w:rsidR="00153E6A">
        <w:t>I</w:t>
      </w:r>
      <w:r w:rsidR="00153E6A">
        <w:rPr>
          <w:lang w:val="ru-RU"/>
        </w:rPr>
        <w:t>. Пептиды были разделены по аллель-специфичному порогу</w:t>
      </w:r>
      <w:r w:rsidR="0096535B">
        <w:rPr>
          <w:lang w:val="ru-RU"/>
        </w:rPr>
        <w:t xml:space="preserve"> </w:t>
      </w:r>
      <w:r w:rsidR="00153E6A">
        <w:rPr>
          <w:lang w:val="ru-RU"/>
        </w:rPr>
        <w:fldChar w:fldCharType="begin"/>
      </w:r>
      <w:r w:rsidR="00153E6A">
        <w:rPr>
          <w:lang w:val="ru-RU"/>
        </w:rPr>
        <w:instrText xml:space="preserve"> ADDIN ZOTERO_ITEM CSL_CITATION {"citationID":"qEFdTPqL","properties":{"formattedCitation":"[103]","plainCitation":"[103]","noteIndex":0},"citationItems":[{"id":612,"uris":["http://zotero.org/users/10071278/items/GXRGGGTI"],"itemData":{"id":612,"type":"article-journal","abstract":"Abstract\n            Prediction of HLA binding affinity is widely used to identify candidate T cell epitopes, and an affinity of 500 nM is routinely used as a threshold for peptide selection. However, the fraction (percentage) of peptides predicted to bind with affinities of 500 nM varies by allele. For example, of a large collection of </w:instrText>
      </w:r>
      <w:r w:rsidR="00153E6A">
        <w:rPr>
          <w:rFonts w:ascii="Cambria Math" w:hAnsi="Cambria Math" w:cs="Cambria Math"/>
          <w:lang w:val="ru-RU"/>
        </w:rPr>
        <w:instrText>∼</w:instrText>
      </w:r>
      <w:r w:rsidR="00153E6A">
        <w:rPr>
          <w:lang w:val="ru-RU"/>
        </w:rPr>
        <w:instrText>30,000 dengue virus</w:instrText>
      </w:r>
      <w:r w:rsidR="00153E6A">
        <w:rPr>
          <w:rFonts w:cs="Times New Roman"/>
          <w:lang w:val="ru-RU"/>
        </w:rPr>
        <w:instrText>–</w:instrText>
      </w:r>
      <w:r w:rsidR="00153E6A">
        <w:rPr>
          <w:lang w:val="ru-RU"/>
        </w:rPr>
        <w:instrText xml:space="preserve">derived peptides only 0.3% were predicted to bind HLA A*0101, wheras nearly 5% were predicted for A*0201. This striking difference could not be ascribed to variation in accuracy of the algorithms used, as predicted values closely correlated with affinity measured in vitro with purified HLA molecules. These data raised the question whether different alleles would also vary in terms of epitope repertoire size, defined as the number of associated epitopes or, alternatively, whether alleles vary drastically in terms of the affinity threshold associated with immunogenicity. To address this issue, strains of HLA transgenic mice with wide (A*0201), intermediate (B*0702), or narrow (A*0101) repertoires were immunized with peptides of varying binding affinity and relative percentile ranking. The results show that absolute binding capacity is a better predictor of immunogenicity, and analysis of epitopes from the Immune Epitope Database revealed that predictive efficacy is increased using allele-specific affinity thresholds. Finally, we investigated the genetic and structural basis of the phenomenon. Although no stringent correlate was defined, on average HLA B alleles are associated with significantly narrower repertoires than are HLA A alleles.","container-title":"The Journal of Immunology","DOI":"10.4049/jimmunol.1302101","ISSN":"0022-1767, 1550-6606","issue":"12","language":"en","page":"5831-5839","source":"DOI.org (Crossref)","title":"HLA Class I Alleles Are Associated with Peptide-Binding Repertoires of Different Size, Affinity, and Immunogenicity","volume":"191","author":[{"family":"Paul","given":"Sinu"},{"family":"Weiskopf","given":"Daniela"},{"family":"Angelo","given":"Michael A."},{"family":"Sidney","given":"John"},{"family":"Peters","given":"Bjoern"},{"family":"Sette","given":"Alessandro"}],"issued":{"date-parts":[["2013",12,15]]}}}],"schema":"https://github.com/citation-style-language/schema/raw/master/csl-citation.json"} </w:instrText>
      </w:r>
      <w:r w:rsidR="00153E6A">
        <w:rPr>
          <w:lang w:val="ru-RU"/>
        </w:rPr>
        <w:fldChar w:fldCharType="separate"/>
      </w:r>
      <w:r w:rsidR="00153E6A" w:rsidRPr="00153E6A">
        <w:rPr>
          <w:rFonts w:cs="Times New Roman"/>
          <w:lang w:val="ru-RU"/>
        </w:rPr>
        <w:t>[103]</w:t>
      </w:r>
      <w:r w:rsidR="00153E6A">
        <w:rPr>
          <w:lang w:val="ru-RU"/>
        </w:rPr>
        <w:fldChar w:fldCharType="end"/>
      </w:r>
      <w:r w:rsidR="00153E6A" w:rsidRPr="0075779D">
        <w:rPr>
          <w:lang w:val="ru-RU"/>
        </w:rPr>
        <w:t xml:space="preserve">, </w:t>
      </w:r>
      <w:r w:rsidR="00153E6A">
        <w:rPr>
          <w:lang w:val="ru-RU"/>
        </w:rPr>
        <w:t>если же такой</w:t>
      </w:r>
      <w:r w:rsidR="00647406">
        <w:rPr>
          <w:lang w:val="ru-RU"/>
        </w:rPr>
        <w:t xml:space="preserve"> не известен, то по рекомендуемому в литературе в 500 </w:t>
      </w:r>
      <w:proofErr w:type="spellStart"/>
      <w:r w:rsidR="00647406">
        <w:rPr>
          <w:lang w:val="ru-RU"/>
        </w:rPr>
        <w:t>нМ</w:t>
      </w:r>
      <w:proofErr w:type="spellEnd"/>
      <w:r w:rsidR="002339B3">
        <w:rPr>
          <w:lang w:val="ru-RU"/>
        </w:rPr>
        <w:t xml:space="preserve"> </w:t>
      </w:r>
      <w:r w:rsidR="00647406">
        <w:rPr>
          <w:lang w:val="ru-RU"/>
        </w:rPr>
        <w:fldChar w:fldCharType="begin"/>
      </w:r>
      <w:r w:rsidR="00647406">
        <w:rPr>
          <w:lang w:val="ru-RU"/>
        </w:rPr>
        <w:instrText xml:space="preserve"> ADDIN ZOTERO_ITEM CSL_CITATION {"citationID":"IsxjZfbF","properties":{"formattedCitation":"[104]","plainCitation":"[104]","noteIndex":0},"citationItems":[{"id":614,"uris":["http://zotero.org/users/10071278/items/IJAQXPQW"],"itemData":{"id":614,"type":"article-journal","abstract":"The relationship between binding affinity for HLA class I molecules and immunogenicity of discrete peptide epitopes has been analyzed in two different experimental approaches. In the first approach, the immunogenicity of potential epitopes ranging in MHC binding affinity over a 10,000-fold range was analyzed in HLA-A*0201 transgenic mice. In the second approach, the antigenicity of approximately 100 different hepatitis B virus (HBV)-derived potential epitopes, all carrying A*0201 binding motifs, was assessed by using PBL of acute hepatitis patients. In both cases, it was found that an affinity threshold of approximately 500 nM (preferably 50 nM or less) apparently determines the capacity of a peptide epitope to elicit a CTL response. These data correlate well with class I binding affinity measurements of either naturally processed peptides or previously described T cell epitopes. Taken together, these data have important implications for the selection of epitopes for peptide-based vaccines, and also formally demonstrate the crucial role of determinant selection in the shaping of T cell responses. Because in most (but not all) cases, high affinity peptides seem to be immunogenic, our data also suggest that holes in the functional T cell repertoire, if they exist, may be relatively rare.","container-title":"Journal of Immunology (Baltimore, Md.: 1950)","ISSN":"0022-1767","issue":"12","journalAbbreviation":"J Immunol","language":"eng","note":"PMID: 7527444","page":"5586-5592","source":"PubMed","title":"The relationship between class I binding affinity and immunogenicity of potential cytotoxic T cell epitopes","volume":"153","author":[{"family":"Sette","given":"A."},{"family":"Vitiello","given":"A."},{"family":"Reherman","given":"B."},{"family":"Fowler","given":"P."},{"family":"Nayersina","given":"R."},{"family":"Kast","given":"W. M."},{"family":"Melief","given":"C. J."},{"family":"Oseroff","given":"C."},{"family":"Yuan","given":"L."},{"family":"Ruppert","given":"J."},{"family":"Sidney","given":"J."},{"family":"Guercio","given":"M. F.","non-dropping-particle":"del"},{"family":"Southwood","given":"S."},{"family":"Kubo","given":"R. T."},{"family":"Chesnut","given":"R. W."},{"family":"Grey","given":"H. M."},{"family":"Chisari","given":"F. V."}],"issued":{"date-parts":[["1994",12,15]]}}}],"schema":"https://github.com/citation-style-language/schema/raw/master/csl-citation.json"} </w:instrText>
      </w:r>
      <w:r w:rsidR="00647406">
        <w:rPr>
          <w:lang w:val="ru-RU"/>
        </w:rPr>
        <w:fldChar w:fldCharType="separate"/>
      </w:r>
      <w:r w:rsidR="00647406" w:rsidRPr="00647406">
        <w:rPr>
          <w:rFonts w:cs="Times New Roman"/>
          <w:lang w:val="ru-RU"/>
        </w:rPr>
        <w:t>[104]</w:t>
      </w:r>
      <w:r w:rsidR="00647406">
        <w:rPr>
          <w:lang w:val="ru-RU"/>
        </w:rPr>
        <w:fldChar w:fldCharType="end"/>
      </w:r>
      <w:r w:rsidR="00647406" w:rsidRPr="0075779D">
        <w:rPr>
          <w:lang w:val="ru-RU"/>
        </w:rPr>
        <w:t xml:space="preserve">. </w:t>
      </w:r>
      <w:r w:rsidR="00647406">
        <w:rPr>
          <w:lang w:val="ru-RU"/>
        </w:rPr>
        <w:t>Неактивные пептиды были отфильтрованы. Это связано с особенностью работы программы, используемой для моделирования.</w:t>
      </w:r>
    </w:p>
    <w:p w14:paraId="319FEDE6" w14:textId="39B38A6D" w:rsidR="00C6573C" w:rsidRPr="00387ECF" w:rsidRDefault="00C6573C" w:rsidP="00C6573C">
      <w:pPr>
        <w:pStyle w:val="2"/>
        <w:rPr>
          <w:lang w:val="ru-RU"/>
        </w:rPr>
      </w:pPr>
      <w:bookmarkStart w:id="221" w:name="_Toc136219695"/>
      <w:r>
        <w:rPr>
          <w:lang w:val="ru-RU"/>
        </w:rPr>
        <w:t xml:space="preserve">2.2. Программа </w:t>
      </w:r>
      <w:proofErr w:type="spellStart"/>
      <w:r>
        <w:t>MultiPASS</w:t>
      </w:r>
      <w:bookmarkEnd w:id="221"/>
      <w:proofErr w:type="spellEnd"/>
    </w:p>
    <w:p w14:paraId="45C29BCC" w14:textId="1023BCA7" w:rsidR="00FE454A" w:rsidRDefault="00C6573C" w:rsidP="00E11DF9">
      <w:pPr>
        <w:pStyle w:val="a0"/>
        <w:rPr>
          <w:lang w:val="ru-RU"/>
        </w:rPr>
      </w:pPr>
      <w:r>
        <w:rPr>
          <w:lang w:val="ru-RU"/>
        </w:rPr>
        <w:t xml:space="preserve">Программа </w:t>
      </w:r>
      <w:proofErr w:type="spellStart"/>
      <w:r>
        <w:t>MultiPASS</w:t>
      </w:r>
      <w:proofErr w:type="spellEnd"/>
      <w:r w:rsidRPr="0075779D">
        <w:rPr>
          <w:lang w:val="ru-RU"/>
        </w:rPr>
        <w:t xml:space="preserve"> – </w:t>
      </w:r>
      <w:r>
        <w:rPr>
          <w:lang w:val="ru-RU"/>
        </w:rPr>
        <w:t xml:space="preserve">коммерческая программа, разработанная в Институте биомедицинской химии им. В.Н. </w:t>
      </w:r>
      <w:proofErr w:type="spellStart"/>
      <w:r>
        <w:rPr>
          <w:lang w:val="ru-RU"/>
        </w:rPr>
        <w:t>Ореховича</w:t>
      </w:r>
      <w:proofErr w:type="spellEnd"/>
      <w:r>
        <w:rPr>
          <w:lang w:val="ru-RU"/>
        </w:rPr>
        <w:t>. Является</w:t>
      </w:r>
      <w:r w:rsidRPr="00E11DF9">
        <w:rPr>
          <w:lang w:val="ru-RU"/>
        </w:rPr>
        <w:t xml:space="preserve"> </w:t>
      </w:r>
      <w:r>
        <w:rPr>
          <w:lang w:val="ru-RU"/>
        </w:rPr>
        <w:lastRenderedPageBreak/>
        <w:t>модификацией</w:t>
      </w:r>
      <w:r w:rsidRPr="00E11DF9">
        <w:rPr>
          <w:lang w:val="ru-RU"/>
        </w:rPr>
        <w:t xml:space="preserve"> </w:t>
      </w:r>
      <w:r>
        <w:rPr>
          <w:lang w:val="ru-RU"/>
        </w:rPr>
        <w:t>программы</w:t>
      </w:r>
      <w:r w:rsidRPr="00E11DF9">
        <w:rPr>
          <w:lang w:val="ru-RU"/>
        </w:rPr>
        <w:t xml:space="preserve"> </w:t>
      </w:r>
      <w:r>
        <w:t>Prediction</w:t>
      </w:r>
      <w:r w:rsidRPr="0075779D">
        <w:rPr>
          <w:lang w:val="ru-RU"/>
        </w:rPr>
        <w:t xml:space="preserve"> </w:t>
      </w:r>
      <w:r>
        <w:t>of</w:t>
      </w:r>
      <w:r w:rsidRPr="0075779D">
        <w:rPr>
          <w:lang w:val="ru-RU"/>
        </w:rPr>
        <w:t xml:space="preserve"> </w:t>
      </w:r>
      <w:r>
        <w:t>Activity</w:t>
      </w:r>
      <w:r w:rsidRPr="0075779D">
        <w:rPr>
          <w:lang w:val="ru-RU"/>
        </w:rPr>
        <w:t xml:space="preserve"> </w:t>
      </w:r>
      <w:r>
        <w:t>Spectra</w:t>
      </w:r>
      <w:r w:rsidRPr="0075779D">
        <w:rPr>
          <w:lang w:val="ru-RU"/>
        </w:rPr>
        <w:t xml:space="preserve"> </w:t>
      </w:r>
      <w:r>
        <w:t>for</w:t>
      </w:r>
      <w:r w:rsidRPr="0075779D">
        <w:rPr>
          <w:lang w:val="ru-RU"/>
        </w:rPr>
        <w:t xml:space="preserve"> </w:t>
      </w:r>
      <w:r>
        <w:t>Substances</w:t>
      </w:r>
      <w:r w:rsidRPr="0075779D">
        <w:rPr>
          <w:lang w:val="ru-RU"/>
        </w:rPr>
        <w:t xml:space="preserve"> (</w:t>
      </w:r>
      <w:r>
        <w:t>PASS</w:t>
      </w:r>
      <w:r w:rsidRPr="0075779D">
        <w:rPr>
          <w:lang w:val="ru-RU"/>
        </w:rPr>
        <w:t>)</w:t>
      </w:r>
      <w:r w:rsidR="00E11DF9" w:rsidRPr="0075779D">
        <w:rPr>
          <w:lang w:val="ru-RU"/>
        </w:rPr>
        <w:t xml:space="preserve">, </w:t>
      </w:r>
      <w:r w:rsidR="00E11DF9">
        <w:rPr>
          <w:lang w:val="ru-RU"/>
        </w:rPr>
        <w:t>разработанной</w:t>
      </w:r>
      <w:r w:rsidR="00E11DF9" w:rsidRPr="00E11DF9">
        <w:rPr>
          <w:lang w:val="ru-RU"/>
        </w:rPr>
        <w:t xml:space="preserve"> </w:t>
      </w:r>
      <w:r w:rsidR="00E11DF9">
        <w:rPr>
          <w:lang w:val="ru-RU"/>
        </w:rPr>
        <w:t>там</w:t>
      </w:r>
      <w:r w:rsidR="00E11DF9" w:rsidRPr="00E11DF9">
        <w:rPr>
          <w:lang w:val="ru-RU"/>
        </w:rPr>
        <w:t xml:space="preserve"> </w:t>
      </w:r>
      <w:r w:rsidR="00E11DF9">
        <w:rPr>
          <w:lang w:val="ru-RU"/>
        </w:rPr>
        <w:t>же, приспособленной для работы с биологическими последовательностями (ДНК, РНК, белки). Эта программа работает с дескрипторами многоуровневых атомных окрестностей (</w:t>
      </w:r>
      <w:r w:rsidR="00E11DF9" w:rsidRPr="00E11DF9">
        <w:t>Multilevel</w:t>
      </w:r>
      <w:r w:rsidR="00E11DF9" w:rsidRPr="0075779D">
        <w:rPr>
          <w:lang w:val="ru-RU"/>
        </w:rPr>
        <w:t xml:space="preserve"> </w:t>
      </w:r>
      <w:r w:rsidR="00E11DF9" w:rsidRPr="00E11DF9">
        <w:t>Neighborhoods</w:t>
      </w:r>
      <w:r w:rsidR="00E11DF9" w:rsidRPr="0075779D">
        <w:rPr>
          <w:lang w:val="ru-RU"/>
        </w:rPr>
        <w:t xml:space="preserve"> </w:t>
      </w:r>
      <w:r w:rsidR="00E11DF9" w:rsidRPr="00E11DF9">
        <w:t>of</w:t>
      </w:r>
      <w:r w:rsidR="00E11DF9" w:rsidRPr="0075779D">
        <w:rPr>
          <w:lang w:val="ru-RU"/>
        </w:rPr>
        <w:t xml:space="preserve"> </w:t>
      </w:r>
      <w:r w:rsidR="00E11DF9" w:rsidRPr="00E11DF9">
        <w:t>Atoms</w:t>
      </w:r>
      <w:r w:rsidR="00E11DF9" w:rsidRPr="0075779D">
        <w:rPr>
          <w:lang w:val="ru-RU"/>
        </w:rPr>
        <w:t xml:space="preserve">, </w:t>
      </w:r>
      <w:r w:rsidR="00E11DF9">
        <w:t>MNA</w:t>
      </w:r>
      <w:r w:rsidR="00E11DF9" w:rsidRPr="0075779D">
        <w:rPr>
          <w:lang w:val="ru-RU"/>
        </w:rPr>
        <w:t>)</w:t>
      </w:r>
      <w:r w:rsidR="004227FE" w:rsidRPr="0075779D">
        <w:rPr>
          <w:lang w:val="ru-RU"/>
        </w:rPr>
        <w:t xml:space="preserve">. </w:t>
      </w:r>
      <w:r w:rsidR="004227FE">
        <w:rPr>
          <w:lang w:val="ru-RU"/>
        </w:rPr>
        <w:t>Эти дескрипторы являются подструктурами исходной молекулы. Генерация происходит по рекурсивному алгоритму: нулевой уровень – атомы в молекуле, первый уровень –</w:t>
      </w:r>
      <w:r w:rsidR="0051333C">
        <w:rPr>
          <w:lang w:val="ru-RU"/>
        </w:rPr>
        <w:t xml:space="preserve"> дескрипторы нулевого уровня и </w:t>
      </w:r>
      <w:r w:rsidR="004227FE">
        <w:rPr>
          <w:lang w:val="ru-RU"/>
        </w:rPr>
        <w:t>атомы, связанные с  дескриптором 0 уровня</w:t>
      </w:r>
      <w:r w:rsidR="0051333C">
        <w:rPr>
          <w:lang w:val="ru-RU"/>
        </w:rPr>
        <w:t xml:space="preserve"> непосредственно ковалентной связью, второй уровень – дескрипторы первого уровня и атомы, связанные с атомами из дескриптора первого уровня ковалентной связью</w:t>
      </w:r>
      <w:r w:rsidR="0051333C" w:rsidRPr="0075779D">
        <w:rPr>
          <w:lang w:val="ru-RU"/>
        </w:rPr>
        <w:t xml:space="preserve"> </w:t>
      </w:r>
      <w:r w:rsidR="0051333C">
        <w:rPr>
          <w:lang w:val="ru-RU"/>
        </w:rPr>
        <w:t xml:space="preserve">и так далее </w:t>
      </w:r>
      <w:r w:rsidR="0051333C">
        <w:rPr>
          <w:lang w:val="ru-RU"/>
        </w:rPr>
        <w:fldChar w:fldCharType="begin"/>
      </w:r>
      <w:r w:rsidR="0051333C">
        <w:rPr>
          <w:lang w:val="ru-RU"/>
        </w:rPr>
        <w:instrText xml:space="preserve"> ADDIN ZOTERO_ITEM CSL_CITATION {"citationID":"frgHcnxQ","properties":{"formattedCitation":"[105]","plainCitation":"[105]","noteIndex":0},"citationItems":[{"id":10,"uris":["http://zotero.org/users/10071278/items/H7R9N6N6"],"itemData":{"id":10,"type":"article-journal","abstract":"Recognition of the phosphorylation sites in proteins is required for reconstruction of regulatory processes in living systems. This task is complicated because the phosphorylation motifs in amino acid sequences are considerably degenerated. To improve the prediction efficacy researchers often use additional descriptors, which should reflect physicochemical features of site-surrounding regions. We have evaluated the reasonability of this approach by applying molecular descriptors (MNA) for structural presentation of the peptide segments. Comparative testing was performed using the prognostic method PASS and two input data types: sets of the MNA descriptors represented peptides as chemical structures and amino acid sequences written using a one-letter code. Training sets were classified in accordance with the established types of the enzymes (protein kinases), modifying corresponding phosphorylation sites. The accuracy estimates obtained by prognosis validation for various classes of substrates were significantly different with both the letters and molecular descriptors. In case of the letter description, the prognosis accuracy demonstrated less dependence on the length of peptides in the training set, while in the case of structural descriptors the accuracy level was determined by the peptide size and descriptor characteristics (MNA levels). The maximal prognosis accuracy related to various kinase families was achieved at different sizes of molecular fragments covered by the MNA descriptors of corresponding levels. This obviously reflected structural differences in surroundings of phosphorylation sites modified by various protein kinases. The use of molecular descriptors provided the prognostic results comparable with the results obtained using traditional letter representation. The prognosis accuracy demonstrated less dependence on the method describing site-surrounding peptides at higher accuracy rates. Applying the MNA descriptors it is possible to achieve better accuracy in the cases when the letter description cannot provide acceptable accuracy.","container-title":"Biomeditsinskaya Khimiya","DOI":"10.18097/PBMC20176305423","ISSN":"2310-6905, 2310-6972","issue":"5","journalAbbreviation":"BIOMED KHIM","language":"ru","page":"423-427","source":"DOI.org (Crossref)","title":"Application of molecular descriptors for recognition of phosphorylation sites in amino acid sequences","volume":"63","author":[{"family":"Karasev","given":"D.A."},{"family":"Savosina","given":"P.I."},{"family":"Sobolev","given":"B.N."},{"family":"Filimonov","given":"D.A."},{"family":"Lagunin","given":"A.A."}],"issued":{"date-parts":[["2017",10]]}}}],"schema":"https://github.com/citation-style-language/schema/raw/master/csl-citation.json"} </w:instrText>
      </w:r>
      <w:r w:rsidR="0051333C">
        <w:rPr>
          <w:lang w:val="ru-RU"/>
        </w:rPr>
        <w:fldChar w:fldCharType="separate"/>
      </w:r>
      <w:r w:rsidR="0051333C" w:rsidRPr="0051333C">
        <w:rPr>
          <w:rFonts w:cs="Times New Roman"/>
          <w:lang w:val="ru-RU"/>
        </w:rPr>
        <w:t>[105]</w:t>
      </w:r>
      <w:r w:rsidR="0051333C">
        <w:rPr>
          <w:lang w:val="ru-RU"/>
        </w:rPr>
        <w:fldChar w:fldCharType="end"/>
      </w:r>
      <w:r w:rsidR="0051333C">
        <w:rPr>
          <w:lang w:val="ru-RU"/>
        </w:rPr>
        <w:t>.</w:t>
      </w:r>
      <w:r w:rsidR="00FE454A">
        <w:rPr>
          <w:lang w:val="ru-RU"/>
        </w:rPr>
        <w:t xml:space="preserve"> Наглядная схема представлена на рисунке 2.</w:t>
      </w:r>
    </w:p>
    <w:p w14:paraId="16402A2F" w14:textId="77777777" w:rsidR="00FE454A" w:rsidRDefault="00FE454A" w:rsidP="00A91834">
      <w:pPr>
        <w:pStyle w:val="a0"/>
        <w:keepNext/>
        <w:ind w:firstLine="0"/>
      </w:pPr>
      <w:r w:rsidRPr="00FE454A">
        <w:rPr>
          <w:noProof/>
        </w:rPr>
        <w:drawing>
          <wp:inline distT="0" distB="0" distL="0" distR="0" wp14:anchorId="713BF54A" wp14:editId="243E116B">
            <wp:extent cx="3795851" cy="2013750"/>
            <wp:effectExtent l="0" t="0" r="0" b="5715"/>
            <wp:docPr id="117" name="Google Shape;117;p21"/>
            <wp:cNvGraphicFramePr/>
            <a:graphic xmlns:a="http://schemas.openxmlformats.org/drawingml/2006/main">
              <a:graphicData uri="http://schemas.openxmlformats.org/drawingml/2006/picture">
                <pic:pic xmlns:pic="http://schemas.openxmlformats.org/drawingml/2006/picture">
                  <pic:nvPicPr>
                    <pic:cNvPr id="117" name="Google Shape;117;p21"/>
                    <pic:cNvPicPr preferRelativeResize="0"/>
                  </pic:nvPicPr>
                  <pic:blipFill>
                    <a:blip r:embed="rId13">
                      <a:alphaModFix/>
                    </a:blip>
                    <a:stretch>
                      <a:fillRect/>
                    </a:stretch>
                  </pic:blipFill>
                  <pic:spPr>
                    <a:xfrm>
                      <a:off x="0" y="0"/>
                      <a:ext cx="3795851" cy="2013750"/>
                    </a:xfrm>
                    <a:prstGeom prst="rect">
                      <a:avLst/>
                    </a:prstGeom>
                    <a:noFill/>
                    <a:ln>
                      <a:noFill/>
                    </a:ln>
                  </pic:spPr>
                </pic:pic>
              </a:graphicData>
            </a:graphic>
          </wp:inline>
        </w:drawing>
      </w:r>
    </w:p>
    <w:p w14:paraId="5A553460" w14:textId="619F835F" w:rsidR="00FE454A" w:rsidRPr="00A91834" w:rsidRDefault="00FE454A" w:rsidP="00A91834">
      <w:pPr>
        <w:pStyle w:val="afa"/>
        <w:spacing w:line="360" w:lineRule="auto"/>
        <w:jc w:val="both"/>
        <w:rPr>
          <w:rFonts w:ascii="Times New Roman" w:hAnsi="Times New Roman" w:cs="Times New Roman"/>
          <w:i w:val="0"/>
          <w:iCs/>
          <w:sz w:val="28"/>
          <w:szCs w:val="28"/>
          <w:lang w:val="ru-RU"/>
        </w:rPr>
      </w:pPr>
      <w:r w:rsidRPr="00A91834">
        <w:rPr>
          <w:rFonts w:ascii="Times New Roman" w:hAnsi="Times New Roman" w:cs="Times New Roman"/>
          <w:b/>
          <w:bCs/>
          <w:i w:val="0"/>
          <w:iCs/>
          <w:sz w:val="28"/>
          <w:szCs w:val="28"/>
          <w:lang w:val="ru-RU"/>
        </w:rPr>
        <w:t xml:space="preserve">Рисунок </w:t>
      </w:r>
      <w:r w:rsidRPr="00A91834">
        <w:rPr>
          <w:rFonts w:ascii="Times New Roman" w:hAnsi="Times New Roman" w:cs="Times New Roman"/>
          <w:b/>
          <w:bCs/>
          <w:i w:val="0"/>
          <w:iCs/>
          <w:sz w:val="28"/>
          <w:szCs w:val="28"/>
        </w:rPr>
        <w:fldChar w:fldCharType="begin"/>
      </w:r>
      <w:r w:rsidRPr="00A91834">
        <w:rPr>
          <w:rFonts w:ascii="Times New Roman" w:hAnsi="Times New Roman" w:cs="Times New Roman"/>
          <w:b/>
          <w:bCs/>
          <w:i w:val="0"/>
          <w:iCs/>
          <w:sz w:val="28"/>
          <w:szCs w:val="28"/>
          <w:lang w:val="ru-RU"/>
        </w:rPr>
        <w:instrText xml:space="preserve"> </w:instrText>
      </w:r>
      <w:r w:rsidRPr="00A91834">
        <w:rPr>
          <w:rFonts w:ascii="Times New Roman" w:hAnsi="Times New Roman" w:cs="Times New Roman"/>
          <w:b/>
          <w:bCs/>
          <w:i w:val="0"/>
          <w:iCs/>
          <w:sz w:val="28"/>
          <w:szCs w:val="28"/>
        </w:rPr>
        <w:instrText>SEQ</w:instrText>
      </w:r>
      <w:r w:rsidRPr="00A91834">
        <w:rPr>
          <w:rFonts w:ascii="Times New Roman" w:hAnsi="Times New Roman" w:cs="Times New Roman"/>
          <w:b/>
          <w:bCs/>
          <w:i w:val="0"/>
          <w:iCs/>
          <w:sz w:val="28"/>
          <w:szCs w:val="28"/>
          <w:lang w:val="ru-RU"/>
        </w:rPr>
        <w:instrText xml:space="preserve"> Рисунок \* </w:instrText>
      </w:r>
      <w:r w:rsidRPr="00A91834">
        <w:rPr>
          <w:rFonts w:ascii="Times New Roman" w:hAnsi="Times New Roman" w:cs="Times New Roman"/>
          <w:b/>
          <w:bCs/>
          <w:i w:val="0"/>
          <w:iCs/>
          <w:sz w:val="28"/>
          <w:szCs w:val="28"/>
        </w:rPr>
        <w:instrText>ARABIC</w:instrText>
      </w:r>
      <w:r w:rsidRPr="00A91834">
        <w:rPr>
          <w:rFonts w:ascii="Times New Roman" w:hAnsi="Times New Roman" w:cs="Times New Roman"/>
          <w:b/>
          <w:bCs/>
          <w:i w:val="0"/>
          <w:iCs/>
          <w:sz w:val="28"/>
          <w:szCs w:val="28"/>
          <w:lang w:val="ru-RU"/>
        </w:rPr>
        <w:instrText xml:space="preserve"> </w:instrText>
      </w:r>
      <w:r w:rsidRPr="00A91834">
        <w:rPr>
          <w:rFonts w:ascii="Times New Roman" w:hAnsi="Times New Roman" w:cs="Times New Roman"/>
          <w:b/>
          <w:bCs/>
          <w:i w:val="0"/>
          <w:iCs/>
          <w:sz w:val="28"/>
          <w:szCs w:val="28"/>
        </w:rPr>
        <w:fldChar w:fldCharType="separate"/>
      </w:r>
      <w:ins w:id="222" w:author="Антон Смирнов" w:date="2023-05-29T02:18:00Z">
        <w:r w:rsidR="00D52F11">
          <w:rPr>
            <w:rFonts w:ascii="Times New Roman" w:hAnsi="Times New Roman" w:cs="Times New Roman"/>
            <w:b/>
            <w:bCs/>
            <w:i w:val="0"/>
            <w:iCs/>
            <w:noProof/>
            <w:sz w:val="28"/>
            <w:szCs w:val="28"/>
          </w:rPr>
          <w:t>2</w:t>
        </w:r>
      </w:ins>
      <w:del w:id="223" w:author="Антон Смирнов" w:date="2023-05-29T00:09:00Z">
        <w:r w:rsidR="00A803B9" w:rsidRPr="00765029" w:rsidDel="00DA08C5">
          <w:rPr>
            <w:rFonts w:ascii="Times New Roman" w:hAnsi="Times New Roman" w:cs="Times New Roman"/>
            <w:b/>
            <w:bCs/>
            <w:i w:val="0"/>
            <w:iCs/>
            <w:noProof/>
            <w:sz w:val="28"/>
            <w:szCs w:val="28"/>
            <w:lang w:val="ru-RU"/>
          </w:rPr>
          <w:delText>2</w:delText>
        </w:r>
      </w:del>
      <w:r w:rsidRPr="00A91834">
        <w:rPr>
          <w:rFonts w:ascii="Times New Roman" w:hAnsi="Times New Roman" w:cs="Times New Roman"/>
          <w:b/>
          <w:bCs/>
          <w:i w:val="0"/>
          <w:iCs/>
          <w:sz w:val="28"/>
          <w:szCs w:val="28"/>
        </w:rPr>
        <w:fldChar w:fldCharType="end"/>
      </w:r>
      <w:r w:rsidRPr="00A91834">
        <w:rPr>
          <w:rFonts w:ascii="Times New Roman" w:hAnsi="Times New Roman" w:cs="Times New Roman"/>
          <w:i w:val="0"/>
          <w:iCs/>
          <w:sz w:val="28"/>
          <w:szCs w:val="28"/>
          <w:lang w:val="ru-RU"/>
        </w:rPr>
        <w:t xml:space="preserve">. Схема формирования </w:t>
      </w:r>
      <w:r w:rsidRPr="00A91834">
        <w:rPr>
          <w:rFonts w:ascii="Times New Roman" w:hAnsi="Times New Roman" w:cs="Times New Roman"/>
          <w:i w:val="0"/>
          <w:iCs/>
          <w:sz w:val="28"/>
          <w:szCs w:val="28"/>
        </w:rPr>
        <w:t>MNA</w:t>
      </w:r>
      <w:r w:rsidRPr="00A91834">
        <w:rPr>
          <w:rFonts w:ascii="Times New Roman" w:hAnsi="Times New Roman" w:cs="Times New Roman"/>
          <w:i w:val="0"/>
          <w:iCs/>
          <w:sz w:val="28"/>
          <w:szCs w:val="28"/>
          <w:lang w:val="ru-RU"/>
        </w:rPr>
        <w:t xml:space="preserve"> дескрипторов.</w:t>
      </w:r>
    </w:p>
    <w:p w14:paraId="00C0C8B9" w14:textId="40A7FDC3" w:rsidR="00FE454A" w:rsidRPr="00A91834" w:rsidRDefault="00FE454A" w:rsidP="00A91834">
      <w:pPr>
        <w:pStyle w:val="afa"/>
        <w:spacing w:line="360" w:lineRule="auto"/>
        <w:ind w:firstLine="709"/>
        <w:jc w:val="both"/>
        <w:rPr>
          <w:rFonts w:cs="Times New Roman"/>
          <w:iCs/>
          <w:szCs w:val="28"/>
          <w:lang w:val="ru-RU"/>
        </w:rPr>
      </w:pPr>
      <w:r w:rsidRPr="00A91834">
        <w:rPr>
          <w:rFonts w:ascii="Times New Roman" w:hAnsi="Times New Roman" w:cs="Times New Roman"/>
          <w:i w:val="0"/>
          <w:iCs/>
          <w:sz w:val="28"/>
          <w:szCs w:val="28"/>
          <w:lang w:val="ru-RU"/>
        </w:rPr>
        <w:t xml:space="preserve">Допустим нам необходимы дескрипторы седьмого уровня. Атом, относительно которого идет формирование дескрипторов, отмечен полупрозрачным кругом. Нумерация обозначает порядок соседства для выбранного атома. </w:t>
      </w:r>
      <w:r w:rsidR="00B52BBD">
        <w:rPr>
          <w:rFonts w:ascii="Times New Roman" w:hAnsi="Times New Roman" w:cs="Times New Roman"/>
          <w:i w:val="0"/>
          <w:iCs/>
          <w:sz w:val="28"/>
          <w:szCs w:val="28"/>
          <w:lang w:val="ru-RU"/>
        </w:rPr>
        <w:t xml:space="preserve">Тогда дескрипторами седьмого уровня для выбранного атома будут являться все атомы, чем уровень соседства меньше или равен семи, в порядке связывания друг с другом. Процедура повторяется для каждого атома в молекуле. Для полученного множества уникальных </w:t>
      </w:r>
      <w:r w:rsidR="00B52BBD">
        <w:rPr>
          <w:rFonts w:ascii="Times New Roman" w:hAnsi="Times New Roman" w:cs="Times New Roman"/>
          <w:i w:val="0"/>
          <w:iCs/>
          <w:sz w:val="28"/>
          <w:szCs w:val="28"/>
        </w:rPr>
        <w:t>MNA</w:t>
      </w:r>
      <w:r w:rsidR="00B52BBD" w:rsidRPr="00A91834">
        <w:rPr>
          <w:rFonts w:ascii="Times New Roman" w:hAnsi="Times New Roman" w:cs="Times New Roman"/>
          <w:i w:val="0"/>
          <w:iCs/>
          <w:sz w:val="28"/>
          <w:szCs w:val="28"/>
          <w:lang w:val="ru-RU"/>
        </w:rPr>
        <w:t xml:space="preserve"> </w:t>
      </w:r>
      <w:r w:rsidR="00B52BBD">
        <w:rPr>
          <w:rFonts w:ascii="Times New Roman" w:hAnsi="Times New Roman" w:cs="Times New Roman"/>
          <w:i w:val="0"/>
          <w:iCs/>
          <w:sz w:val="28"/>
          <w:szCs w:val="28"/>
          <w:lang w:val="ru-RU"/>
        </w:rPr>
        <w:t>дескрипторов рассчитываются частотные оценки априорных вероятностей и правдоподобия ассоциации дескрипторов с некоторой активностью.</w:t>
      </w:r>
    </w:p>
    <w:p w14:paraId="54056CA2" w14:textId="1A29761C" w:rsidR="00A97629" w:rsidRPr="00E67701" w:rsidRDefault="0051333C" w:rsidP="00E11DF9">
      <w:pPr>
        <w:pStyle w:val="a0"/>
        <w:rPr>
          <w:lang w:val="ru-RU"/>
        </w:rPr>
      </w:pPr>
      <w:r>
        <w:rPr>
          <w:lang w:val="ru-RU"/>
        </w:rPr>
        <w:lastRenderedPageBreak/>
        <w:t xml:space="preserve"> Такое множество дескрипторов учитывает тип атомов и порядок связей между ними, но не характер самих связей. </w:t>
      </w:r>
      <w:proofErr w:type="spellStart"/>
      <w:r>
        <w:t>MultiPASS</w:t>
      </w:r>
      <w:proofErr w:type="spellEnd"/>
      <w:r w:rsidRPr="0075779D">
        <w:rPr>
          <w:lang w:val="ru-RU"/>
        </w:rPr>
        <w:t xml:space="preserve"> </w:t>
      </w:r>
      <w:r>
        <w:rPr>
          <w:lang w:val="ru-RU"/>
        </w:rPr>
        <w:t>основан на модифицированном наивном Байесовском классификаторе.</w:t>
      </w:r>
      <w:r w:rsidR="0055673C">
        <w:rPr>
          <w:lang w:val="ru-RU"/>
        </w:rPr>
        <w:t xml:space="preserve"> Априорные вероятности и правдоподобия </w:t>
      </w:r>
      <w:r w:rsidR="00F420B8" w:rsidRPr="00A91834">
        <w:rPr>
          <w:rFonts w:cs="Times New Roman"/>
          <w:szCs w:val="28"/>
          <w:lang w:val="ru-RU"/>
        </w:rPr>
        <w:t>ассоциации дескрипторов с некоторой активностью</w:t>
      </w:r>
      <w:r w:rsidR="00F420B8" w:rsidRPr="00F420B8">
        <w:rPr>
          <w:lang w:val="ru-RU"/>
        </w:rPr>
        <w:t xml:space="preserve"> </w:t>
      </w:r>
      <w:r w:rsidR="0055673C">
        <w:rPr>
          <w:lang w:val="ru-RU"/>
        </w:rPr>
        <w:t>оцениваются по входной выборке</w:t>
      </w:r>
      <w:r w:rsidR="0055673C" w:rsidRPr="0075779D">
        <w:rPr>
          <w:lang w:val="ru-RU"/>
        </w:rPr>
        <w:t xml:space="preserve"> </w:t>
      </w:r>
      <w:r w:rsidR="0055673C">
        <w:rPr>
          <w:lang w:val="ru-RU"/>
        </w:rPr>
        <w:t>с использованием арксинус-преобразования Фишера</w:t>
      </w:r>
      <w:r w:rsidR="00F420B8">
        <w:rPr>
          <w:lang w:val="ru-RU"/>
        </w:rPr>
        <w:t xml:space="preserve"> </w:t>
      </w:r>
      <w:r w:rsidR="0055673C">
        <w:rPr>
          <w:lang w:val="ru-RU"/>
        </w:rPr>
        <w:fldChar w:fldCharType="begin"/>
      </w:r>
      <w:r w:rsidR="0055673C">
        <w:rPr>
          <w:lang w:val="ru-RU"/>
        </w:rPr>
        <w:instrText xml:space="preserve"> ADDIN ZOTERO_ITEM CSL_CITATION {"citationID":"27nvhrB9","properties":{"formattedCitation":"[106]","plainCitation":"[106]","noteIndex":0},"citationItems":[{"id":8,"uris":["http://zotero.org/users/10071278/items/ZFQFW2L3"],"itemData":{"id":8,"type":"article-journal","abstract":"The freely accessible web resource PASS Online is presented. This resource is designed for the prediction of the biological activity spectra of organic compounds based on their structural formulas for more than 4000 types of biological activity with average accuracy above 95% (http://www.way2drug.com/passonline). The prediction is based on an analysis of the structure-activity relationships in the training set containing information on the structure and biological activity of more than 300000 organic compounds. The possibilities and limitations of this approach are described. Recommendations are given for interpreting the prediction results. Examples are given for the practical use of the PASS Online web resource in order to establish priorities for chemical synthesis and biological testing of substances on the basis of prediction results. The further trends are considered for the using PASS Online as an Internet platform for joint projects of academic researchers for the search and development of new pharmaceutical agents.","container-title":"Chemistry of Heterocyclic Compounds","DOI":"10.1007/s10593-014-1496-1","ISSN":"0009-3122, 1573-8353","issue":"3","journalAbbreviation":"Chem Heterocycl Comp","language":"en","page":"444-457","source":"DOI.org (Crossref)","title":"Prediction of the Biological Activity Spectra of Organic Compounds Using the Pass Online Web Resource","volume":"50","author":[{"family":"Filimonov","given":"D. A."},{"family":"Lagunin","given":"A. A."},{"family":"Gloriozova","given":"T. A."},{"family":"Rudik","given":"A. V."},{"family":"Druzhilovskii","given":"D. S."},{"family":"Pogodin","given":"P. V."},{"family":"Poroikov","given":"V. V."}],"issued":{"date-parts":[["2014",6]]}}}],"schema":"https://github.com/citation-style-language/schema/raw/master/csl-citation.json"} </w:instrText>
      </w:r>
      <w:r w:rsidR="0055673C">
        <w:rPr>
          <w:lang w:val="ru-RU"/>
        </w:rPr>
        <w:fldChar w:fldCharType="separate"/>
      </w:r>
      <w:r w:rsidR="0055673C" w:rsidRPr="0075779D">
        <w:rPr>
          <w:rFonts w:cs="Times New Roman"/>
          <w:lang w:val="ru-RU"/>
        </w:rPr>
        <w:t>[106]</w:t>
      </w:r>
      <w:r w:rsidR="0055673C">
        <w:rPr>
          <w:lang w:val="ru-RU"/>
        </w:rPr>
        <w:fldChar w:fldCharType="end"/>
      </w:r>
      <w:r w:rsidR="0055673C">
        <w:rPr>
          <w:lang w:val="ru-RU"/>
        </w:rPr>
        <w:t>.</w:t>
      </w:r>
      <w:r w:rsidR="00E67701">
        <w:rPr>
          <w:lang w:val="ru-RU"/>
        </w:rPr>
        <w:t xml:space="preserve"> </w:t>
      </w:r>
      <w:r w:rsidR="00C802FF">
        <w:rPr>
          <w:lang w:val="ru-RU"/>
        </w:rPr>
        <w:t xml:space="preserve">При наличии нескольких классов в обучающей выборке </w:t>
      </w:r>
      <w:proofErr w:type="spellStart"/>
      <w:r w:rsidR="00C802FF">
        <w:t>MultiPASS</w:t>
      </w:r>
      <w:proofErr w:type="spellEnd"/>
      <w:r w:rsidR="00C802FF" w:rsidRPr="0075779D">
        <w:rPr>
          <w:lang w:val="ru-RU"/>
        </w:rPr>
        <w:t xml:space="preserve"> </w:t>
      </w:r>
      <w:r w:rsidR="00C802FF">
        <w:rPr>
          <w:lang w:val="ru-RU"/>
        </w:rPr>
        <w:t xml:space="preserve">берет за отрицательные примеры все примеры, которые не относятся к обучаемому классу. </w:t>
      </w:r>
      <w:r w:rsidR="005A12C5">
        <w:rPr>
          <w:lang w:val="ru-RU"/>
        </w:rPr>
        <w:t xml:space="preserve">На выходе </w:t>
      </w:r>
      <w:proofErr w:type="spellStart"/>
      <w:r w:rsidR="005A12C5">
        <w:t>MultiPASS</w:t>
      </w:r>
      <w:proofErr w:type="spellEnd"/>
      <w:r w:rsidR="005A12C5" w:rsidRPr="0075779D">
        <w:rPr>
          <w:lang w:val="ru-RU"/>
        </w:rPr>
        <w:t xml:space="preserve"> </w:t>
      </w:r>
      <w:r w:rsidR="005A12C5">
        <w:rPr>
          <w:lang w:val="ru-RU"/>
        </w:rPr>
        <w:t>выдает таблицу, в которой для целевых веществ выставлен прогноз в диапазоне</w:t>
      </w:r>
      <w:r w:rsidR="0096535B">
        <w:rPr>
          <w:lang w:val="ru-RU"/>
        </w:rPr>
        <w:t xml:space="preserve"> от минус одного до одного включительно</w:t>
      </w:r>
      <w:r w:rsidR="005A12C5" w:rsidRPr="0075779D">
        <w:rPr>
          <w:lang w:val="ru-RU"/>
        </w:rPr>
        <w:t xml:space="preserve">. </w:t>
      </w:r>
      <w:r w:rsidR="0096535B">
        <w:rPr>
          <w:lang w:val="ru-RU"/>
        </w:rPr>
        <w:t>Минус единица</w:t>
      </w:r>
      <w:r w:rsidR="005A12C5" w:rsidRPr="0075779D">
        <w:rPr>
          <w:lang w:val="ru-RU"/>
        </w:rPr>
        <w:t xml:space="preserve"> </w:t>
      </w:r>
      <w:r w:rsidR="005A12C5">
        <w:rPr>
          <w:lang w:val="ru-RU"/>
        </w:rPr>
        <w:t xml:space="preserve">означает, что программа уверена, что вещество не обладает этой активностью, </w:t>
      </w:r>
      <w:r w:rsidR="0096535B">
        <w:rPr>
          <w:lang w:val="ru-RU"/>
        </w:rPr>
        <w:t xml:space="preserve">единица </w:t>
      </w:r>
      <w:r w:rsidR="005A12C5">
        <w:rPr>
          <w:lang w:val="ru-RU"/>
        </w:rPr>
        <w:t>означает уверенность программы в обладании данным веществом прогнозируемой активностью.</w:t>
      </w:r>
      <w:r w:rsidR="005A12C5" w:rsidRPr="0075779D">
        <w:rPr>
          <w:lang w:val="ru-RU"/>
        </w:rPr>
        <w:t xml:space="preserve"> </w:t>
      </w:r>
      <w:proofErr w:type="spellStart"/>
      <w:r w:rsidR="00E67701">
        <w:t>MultiPASS</w:t>
      </w:r>
      <w:proofErr w:type="spellEnd"/>
      <w:r w:rsidR="00E67701" w:rsidRPr="0075779D">
        <w:rPr>
          <w:lang w:val="ru-RU"/>
        </w:rPr>
        <w:t xml:space="preserve"> </w:t>
      </w:r>
      <w:r w:rsidR="00E67701">
        <w:rPr>
          <w:lang w:val="ru-RU"/>
        </w:rPr>
        <w:t xml:space="preserve">работает только на операционной системе </w:t>
      </w:r>
      <w:r w:rsidR="00E67701">
        <w:t>Windows</w:t>
      </w:r>
      <w:r w:rsidR="00E67701" w:rsidRPr="0075779D">
        <w:rPr>
          <w:lang w:val="ru-RU"/>
        </w:rPr>
        <w:t>.</w:t>
      </w:r>
    </w:p>
    <w:p w14:paraId="20A3FAE5" w14:textId="745101EC" w:rsidR="00171E8E" w:rsidRDefault="0055673C" w:rsidP="00E11DF9">
      <w:pPr>
        <w:pStyle w:val="a0"/>
        <w:rPr>
          <w:lang w:val="ru-RU"/>
        </w:rPr>
      </w:pPr>
      <w:r>
        <w:rPr>
          <w:lang w:val="ru-RU"/>
        </w:rPr>
        <w:t xml:space="preserve">Программа </w:t>
      </w:r>
      <w:proofErr w:type="spellStart"/>
      <w:r>
        <w:t>MultiPASS</w:t>
      </w:r>
      <w:proofErr w:type="spellEnd"/>
      <w:r w:rsidRPr="0075779D">
        <w:rPr>
          <w:lang w:val="ru-RU"/>
        </w:rPr>
        <w:t xml:space="preserve"> </w:t>
      </w:r>
      <w:r>
        <w:rPr>
          <w:lang w:val="ru-RU"/>
        </w:rPr>
        <w:t xml:space="preserve">на вход принимает файлы в </w:t>
      </w:r>
      <w:r>
        <w:t>Structure</w:t>
      </w:r>
      <w:r w:rsidRPr="0075779D">
        <w:rPr>
          <w:lang w:val="ru-RU"/>
        </w:rPr>
        <w:t>-</w:t>
      </w:r>
      <w:r>
        <w:t>Data</w:t>
      </w:r>
      <w:r w:rsidRPr="0075779D">
        <w:rPr>
          <w:lang w:val="ru-RU"/>
        </w:rPr>
        <w:t xml:space="preserve"> </w:t>
      </w:r>
      <w:r>
        <w:t>File</w:t>
      </w:r>
      <w:r>
        <w:rPr>
          <w:lang w:val="ru-RU"/>
        </w:rPr>
        <w:t xml:space="preserve"> (</w:t>
      </w:r>
      <w:r>
        <w:t>SDF</w:t>
      </w:r>
      <w:r>
        <w:rPr>
          <w:lang w:val="ru-RU"/>
        </w:rPr>
        <w:t>)</w:t>
      </w:r>
      <w:r w:rsidRPr="0075779D">
        <w:rPr>
          <w:lang w:val="ru-RU"/>
        </w:rPr>
        <w:t xml:space="preserve"> </w:t>
      </w:r>
      <w:r>
        <w:rPr>
          <w:lang w:val="ru-RU"/>
        </w:rPr>
        <w:t>формате</w:t>
      </w:r>
      <w:r w:rsidRPr="0075779D">
        <w:rPr>
          <w:lang w:val="ru-RU"/>
        </w:rPr>
        <w:t>.</w:t>
      </w:r>
      <w:r w:rsidR="00A97629" w:rsidRPr="0075779D">
        <w:rPr>
          <w:lang w:val="ru-RU"/>
        </w:rPr>
        <w:t xml:space="preserve"> </w:t>
      </w:r>
      <w:r w:rsidR="00A97629">
        <w:t>SDF</w:t>
      </w:r>
      <w:r w:rsidR="00A97629" w:rsidRPr="0075779D">
        <w:rPr>
          <w:lang w:val="ru-RU"/>
        </w:rPr>
        <w:t xml:space="preserve"> </w:t>
      </w:r>
      <w:r w:rsidR="00A97629">
        <w:rPr>
          <w:lang w:val="ru-RU"/>
        </w:rPr>
        <w:t xml:space="preserve">файл представляет из себя таблицу, в одной из колонок которой записаны структурные формулы веществ в формате </w:t>
      </w:r>
      <w:r w:rsidR="00A97629">
        <w:t>MOL</w:t>
      </w:r>
      <w:r w:rsidR="00A97629" w:rsidRPr="0075779D">
        <w:rPr>
          <w:lang w:val="ru-RU"/>
        </w:rPr>
        <w:t xml:space="preserve">. </w:t>
      </w:r>
      <w:r w:rsidR="00A97629">
        <w:rPr>
          <w:lang w:val="ru-RU"/>
        </w:rPr>
        <w:t>Запись в файле выглядит следующим образом</w:t>
      </w:r>
      <w:r w:rsidR="00A97629" w:rsidRPr="0075779D">
        <w:rPr>
          <w:lang w:val="ru-RU"/>
        </w:rPr>
        <w:t xml:space="preserve">: </w:t>
      </w:r>
      <w:r w:rsidR="00A97629">
        <w:rPr>
          <w:lang w:val="ru-RU"/>
        </w:rPr>
        <w:t xml:space="preserve">сначала идет описание молекулы в </w:t>
      </w:r>
      <w:r w:rsidR="00A97629">
        <w:t>MOL</w:t>
      </w:r>
      <w:r w:rsidR="00A97629" w:rsidRPr="0075779D">
        <w:rPr>
          <w:lang w:val="ru-RU"/>
        </w:rPr>
        <w:t xml:space="preserve"> </w:t>
      </w:r>
      <w:r w:rsidR="00A97629">
        <w:rPr>
          <w:lang w:val="ru-RU"/>
        </w:rPr>
        <w:t xml:space="preserve">формате, далее идет описание свойств, запись заканчивается 4 символами доллара. </w:t>
      </w:r>
      <w:r w:rsidR="00A97629">
        <w:t>MOL</w:t>
      </w:r>
      <w:r w:rsidR="00A97629" w:rsidRPr="0075779D">
        <w:rPr>
          <w:lang w:val="ru-RU"/>
        </w:rPr>
        <w:t xml:space="preserve"> </w:t>
      </w:r>
      <w:r w:rsidR="00A97629">
        <w:rPr>
          <w:lang w:val="ru-RU"/>
        </w:rPr>
        <w:t>запись молекулы состоит из идентификатора, строки комментария, заголовка-описания молекулы, таблицы атомов и таблицы связей между атомами. Строка с названием свойств начинается с символа «больше»</w:t>
      </w:r>
      <w:r w:rsidR="00A97629" w:rsidRPr="0075779D">
        <w:rPr>
          <w:lang w:val="ru-RU"/>
        </w:rPr>
        <w:t xml:space="preserve">. </w:t>
      </w:r>
      <w:r w:rsidR="00A97629">
        <w:rPr>
          <w:lang w:val="ru-RU"/>
        </w:rPr>
        <w:t xml:space="preserve">Название свойства заключено в угловые скобки, а его значение идет следующей строкой. </w:t>
      </w:r>
      <w:r w:rsidRPr="0075779D">
        <w:rPr>
          <w:lang w:val="ru-RU"/>
        </w:rPr>
        <w:t xml:space="preserve"> </w:t>
      </w:r>
      <w:r>
        <w:rPr>
          <w:lang w:val="ru-RU"/>
        </w:rPr>
        <w:t xml:space="preserve">Для использования </w:t>
      </w:r>
      <w:proofErr w:type="spellStart"/>
      <w:r w:rsidR="00A97629">
        <w:t>MultiPASS</w:t>
      </w:r>
      <w:proofErr w:type="spellEnd"/>
      <w:r w:rsidR="00A97629" w:rsidRPr="0075779D">
        <w:rPr>
          <w:lang w:val="ru-RU"/>
        </w:rPr>
        <w:t xml:space="preserve"> </w:t>
      </w:r>
      <w:r>
        <w:rPr>
          <w:lang w:val="ru-RU"/>
        </w:rPr>
        <w:t xml:space="preserve">был написан скрипт для конвертирования файлов </w:t>
      </w:r>
      <w:r w:rsidR="00A97629">
        <w:rPr>
          <w:lang w:val="ru-RU"/>
        </w:rPr>
        <w:t xml:space="preserve">с выборками из </w:t>
      </w:r>
      <w:r w:rsidR="00A97629">
        <w:t>csv</w:t>
      </w:r>
      <w:r w:rsidR="00A97629" w:rsidRPr="0075779D">
        <w:rPr>
          <w:lang w:val="ru-RU"/>
        </w:rPr>
        <w:t xml:space="preserve"> </w:t>
      </w:r>
      <w:r w:rsidR="00A97629">
        <w:rPr>
          <w:lang w:val="ru-RU"/>
        </w:rPr>
        <w:t xml:space="preserve">формата в </w:t>
      </w:r>
      <w:proofErr w:type="spellStart"/>
      <w:r w:rsidR="00A97629">
        <w:t>sdf</w:t>
      </w:r>
      <w:proofErr w:type="spellEnd"/>
      <w:r w:rsidR="00A97629" w:rsidRPr="0075779D">
        <w:rPr>
          <w:lang w:val="ru-RU"/>
        </w:rPr>
        <w:t xml:space="preserve"> </w:t>
      </w:r>
      <w:r w:rsidR="00A97629">
        <w:rPr>
          <w:lang w:val="ru-RU"/>
        </w:rPr>
        <w:t xml:space="preserve">формат с помощью языка программирования </w:t>
      </w:r>
      <w:r w:rsidR="00A97629">
        <w:t>Python</w:t>
      </w:r>
      <w:r w:rsidR="00A97629" w:rsidRPr="0075779D">
        <w:rPr>
          <w:lang w:val="ru-RU"/>
        </w:rPr>
        <w:t xml:space="preserve">, </w:t>
      </w:r>
      <w:r w:rsidR="00A97629">
        <w:rPr>
          <w:lang w:val="ru-RU"/>
        </w:rPr>
        <w:t xml:space="preserve">использующий библиотеку </w:t>
      </w:r>
      <w:proofErr w:type="spellStart"/>
      <w:r w:rsidR="00A97629">
        <w:t>RDKit</w:t>
      </w:r>
      <w:proofErr w:type="spellEnd"/>
      <w:r w:rsidR="00E67701" w:rsidRPr="0075779D">
        <w:rPr>
          <w:lang w:val="ru-RU"/>
        </w:rPr>
        <w:t xml:space="preserve"> </w:t>
      </w:r>
      <w:r w:rsidR="00E67701">
        <w:fldChar w:fldCharType="begin"/>
      </w:r>
      <w:r w:rsidR="00E67701" w:rsidRPr="00E67701">
        <w:rPr>
          <w:lang w:val="ru-RU"/>
        </w:rPr>
        <w:instrText xml:space="preserve"> </w:instrText>
      </w:r>
      <w:r w:rsidR="00E67701">
        <w:instrText>ADDIN</w:instrText>
      </w:r>
      <w:r w:rsidR="00E67701" w:rsidRPr="00E67701">
        <w:rPr>
          <w:lang w:val="ru-RU"/>
        </w:rPr>
        <w:instrText xml:space="preserve"> </w:instrText>
      </w:r>
      <w:r w:rsidR="00E67701">
        <w:instrText>ZOTERO</w:instrText>
      </w:r>
      <w:r w:rsidR="00E67701" w:rsidRPr="00E67701">
        <w:rPr>
          <w:lang w:val="ru-RU"/>
        </w:rPr>
        <w:instrText>_</w:instrText>
      </w:r>
      <w:r w:rsidR="00E67701">
        <w:instrText>ITEM</w:instrText>
      </w:r>
      <w:r w:rsidR="00E67701" w:rsidRPr="00E67701">
        <w:rPr>
          <w:lang w:val="ru-RU"/>
        </w:rPr>
        <w:instrText xml:space="preserve"> </w:instrText>
      </w:r>
      <w:r w:rsidR="00E67701">
        <w:instrText>CSL</w:instrText>
      </w:r>
      <w:r w:rsidR="00E67701" w:rsidRPr="00E67701">
        <w:rPr>
          <w:lang w:val="ru-RU"/>
        </w:rPr>
        <w:instrText>_</w:instrText>
      </w:r>
      <w:r w:rsidR="00E67701">
        <w:instrText>CITATION</w:instrText>
      </w:r>
      <w:r w:rsidR="00E67701" w:rsidRPr="00E67701">
        <w:rPr>
          <w:lang w:val="ru-RU"/>
        </w:rPr>
        <w:instrText xml:space="preserve"> {"</w:instrText>
      </w:r>
      <w:r w:rsidR="00E67701">
        <w:instrText>citationID</w:instrText>
      </w:r>
      <w:r w:rsidR="00E67701" w:rsidRPr="00E67701">
        <w:rPr>
          <w:lang w:val="ru-RU"/>
        </w:rPr>
        <w:instrText>":"</w:instrText>
      </w:r>
      <w:r w:rsidR="00E67701">
        <w:instrText>dN</w:instrText>
      </w:r>
      <w:r w:rsidR="00E67701" w:rsidRPr="00E67701">
        <w:rPr>
          <w:lang w:val="ru-RU"/>
        </w:rPr>
        <w:instrText>97</w:instrText>
      </w:r>
      <w:r w:rsidR="00E67701">
        <w:instrText>eBN</w:instrText>
      </w:r>
      <w:r w:rsidR="00E67701" w:rsidRPr="00E67701">
        <w:rPr>
          <w:lang w:val="ru-RU"/>
        </w:rPr>
        <w:instrText>9","</w:instrText>
      </w:r>
      <w:r w:rsidR="00E67701">
        <w:instrText>properties</w:instrText>
      </w:r>
      <w:r w:rsidR="00E67701" w:rsidRPr="00E67701">
        <w:rPr>
          <w:lang w:val="ru-RU"/>
        </w:rPr>
        <w:instrText>":{"</w:instrText>
      </w:r>
      <w:r w:rsidR="00E67701">
        <w:instrText>formattedCitation</w:instrText>
      </w:r>
      <w:r w:rsidR="00E67701" w:rsidRPr="00E67701">
        <w:rPr>
          <w:lang w:val="ru-RU"/>
        </w:rPr>
        <w:instrText>":"[107]","</w:instrText>
      </w:r>
      <w:r w:rsidR="00E67701">
        <w:instrText>plainCitation</w:instrText>
      </w:r>
      <w:r w:rsidR="00E67701" w:rsidRPr="00E67701">
        <w:rPr>
          <w:lang w:val="ru-RU"/>
        </w:rPr>
        <w:instrText>":"[107]","</w:instrText>
      </w:r>
      <w:r w:rsidR="00E67701">
        <w:instrText>noteIndex</w:instrText>
      </w:r>
      <w:r w:rsidR="00E67701" w:rsidRPr="00E67701">
        <w:rPr>
          <w:lang w:val="ru-RU"/>
        </w:rPr>
        <w:instrText>":0},"</w:instrText>
      </w:r>
      <w:r w:rsidR="00E67701">
        <w:instrText>citationItems</w:instrText>
      </w:r>
      <w:r w:rsidR="00E67701" w:rsidRPr="00E67701">
        <w:rPr>
          <w:lang w:val="ru-RU"/>
        </w:rPr>
        <w:instrText>":[{"</w:instrText>
      </w:r>
      <w:r w:rsidR="00E67701">
        <w:instrText>id</w:instrText>
      </w:r>
      <w:r w:rsidR="00E67701" w:rsidRPr="00E67701">
        <w:rPr>
          <w:lang w:val="ru-RU"/>
        </w:rPr>
        <w:instrText>":620,"</w:instrText>
      </w:r>
      <w:r w:rsidR="00E67701">
        <w:instrText>uris</w:instrText>
      </w:r>
      <w:r w:rsidR="00E67701" w:rsidRPr="00E67701">
        <w:rPr>
          <w:lang w:val="ru-RU"/>
        </w:rPr>
        <w:instrText>":["</w:instrText>
      </w:r>
      <w:r w:rsidR="00E67701">
        <w:instrText>http</w:instrText>
      </w:r>
      <w:r w:rsidR="00E67701" w:rsidRPr="00E67701">
        <w:rPr>
          <w:lang w:val="ru-RU"/>
        </w:rPr>
        <w:instrText>://</w:instrText>
      </w:r>
      <w:r w:rsidR="00E67701">
        <w:instrText>zotero</w:instrText>
      </w:r>
      <w:r w:rsidR="00E67701" w:rsidRPr="00E67701">
        <w:rPr>
          <w:lang w:val="ru-RU"/>
        </w:rPr>
        <w:instrText>.</w:instrText>
      </w:r>
      <w:r w:rsidR="00E67701">
        <w:instrText>org</w:instrText>
      </w:r>
      <w:r w:rsidR="00E67701" w:rsidRPr="00E67701">
        <w:rPr>
          <w:lang w:val="ru-RU"/>
        </w:rPr>
        <w:instrText>/</w:instrText>
      </w:r>
      <w:r w:rsidR="00E67701">
        <w:instrText>users</w:instrText>
      </w:r>
      <w:r w:rsidR="00E67701" w:rsidRPr="00E67701">
        <w:rPr>
          <w:lang w:val="ru-RU"/>
        </w:rPr>
        <w:instrText>/10071278/</w:instrText>
      </w:r>
      <w:r w:rsidR="00E67701">
        <w:instrText>items</w:instrText>
      </w:r>
      <w:r w:rsidR="00E67701" w:rsidRPr="00E67701">
        <w:rPr>
          <w:lang w:val="ru-RU"/>
        </w:rPr>
        <w:instrText>/</w:instrText>
      </w:r>
      <w:r w:rsidR="00E67701">
        <w:instrText>C</w:instrText>
      </w:r>
      <w:r w:rsidR="00E67701" w:rsidRPr="00E67701">
        <w:rPr>
          <w:lang w:val="ru-RU"/>
        </w:rPr>
        <w:instrText>2</w:instrText>
      </w:r>
      <w:r w:rsidR="00E67701">
        <w:instrText>C</w:instrText>
      </w:r>
      <w:r w:rsidR="00E67701" w:rsidRPr="00E67701">
        <w:rPr>
          <w:lang w:val="ru-RU"/>
        </w:rPr>
        <w:instrText>6</w:instrText>
      </w:r>
      <w:r w:rsidR="00E67701">
        <w:instrText>L</w:instrText>
      </w:r>
      <w:r w:rsidR="00E67701" w:rsidRPr="00E67701">
        <w:rPr>
          <w:lang w:val="ru-RU"/>
        </w:rPr>
        <w:instrText>28</w:instrText>
      </w:r>
      <w:r w:rsidR="00E67701">
        <w:instrText>T</w:instrText>
      </w:r>
      <w:r w:rsidR="00E67701" w:rsidRPr="00E67701">
        <w:rPr>
          <w:lang w:val="ru-RU"/>
        </w:rPr>
        <w:instrText>"],"</w:instrText>
      </w:r>
      <w:r w:rsidR="00E67701">
        <w:instrText>itemData</w:instrText>
      </w:r>
      <w:r w:rsidR="00E67701" w:rsidRPr="00E67701">
        <w:rPr>
          <w:lang w:val="ru-RU"/>
        </w:rPr>
        <w:instrText>":{"</w:instrText>
      </w:r>
      <w:r w:rsidR="00E67701">
        <w:instrText>id</w:instrText>
      </w:r>
      <w:r w:rsidR="00E67701" w:rsidRPr="00E67701">
        <w:rPr>
          <w:lang w:val="ru-RU"/>
        </w:rPr>
        <w:instrText>":620,"</w:instrText>
      </w:r>
      <w:r w:rsidR="00E67701">
        <w:instrText>type</w:instrText>
      </w:r>
      <w:r w:rsidR="00E67701" w:rsidRPr="00E67701">
        <w:rPr>
          <w:lang w:val="ru-RU"/>
        </w:rPr>
        <w:instrText>":"</w:instrText>
      </w:r>
      <w:r w:rsidR="00E67701">
        <w:instrText>software</w:instrText>
      </w:r>
      <w:r w:rsidR="00E67701" w:rsidRPr="00E67701">
        <w:rPr>
          <w:lang w:val="ru-RU"/>
        </w:rPr>
        <w:instrText>","</w:instrText>
      </w:r>
      <w:r w:rsidR="00E67701">
        <w:instrText>abstract</w:instrText>
      </w:r>
      <w:r w:rsidR="00E67701" w:rsidRPr="00E67701">
        <w:rPr>
          <w:lang w:val="ru-RU"/>
        </w:rPr>
        <w:instrText>":"</w:instrText>
      </w:r>
      <w:r w:rsidR="00E67701">
        <w:instrText>Release</w:instrText>
      </w:r>
      <w:r w:rsidR="00E67701" w:rsidRPr="00E67701">
        <w:rPr>
          <w:lang w:val="ru-RU"/>
        </w:rPr>
        <w:instrText>_2023.03.1 (</w:instrText>
      </w:r>
      <w:r w:rsidR="00E67701">
        <w:instrText>Changes</w:instrText>
      </w:r>
      <w:r w:rsidR="00E67701" w:rsidRPr="00E67701">
        <w:rPr>
          <w:lang w:val="ru-RU"/>
        </w:rPr>
        <w:instrText xml:space="preserve"> </w:instrText>
      </w:r>
      <w:r w:rsidR="00E67701">
        <w:instrText>relative</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Release</w:instrText>
      </w:r>
      <w:r w:rsidR="00E67701" w:rsidRPr="00E67701">
        <w:rPr>
          <w:lang w:val="ru-RU"/>
        </w:rPr>
        <w:instrText xml:space="preserve">_2022.09.1) </w:instrText>
      </w:r>
      <w:r w:rsidR="00E67701">
        <w:instrText>Acknowledgements</w:instrText>
      </w:r>
      <w:r w:rsidR="00E67701" w:rsidRPr="00E67701">
        <w:rPr>
          <w:lang w:val="ru-RU"/>
        </w:rPr>
        <w:instrText xml:space="preserve"> (</w:instrText>
      </w:r>
      <w:r w:rsidR="00E67701">
        <w:instrText>Note</w:instrText>
      </w:r>
      <w:r w:rsidR="00E67701" w:rsidRPr="00E67701">
        <w:rPr>
          <w:lang w:val="ru-RU"/>
        </w:rPr>
        <w:instrText xml:space="preserve">: </w:instrText>
      </w:r>
      <w:r w:rsidR="00E67701">
        <w:instrText>I</w:instrText>
      </w:r>
      <w:r w:rsidR="00E67701" w:rsidRPr="00E67701">
        <w:rPr>
          <w:lang w:val="ru-RU"/>
        </w:rPr>
        <w:instrText>'</w:instrText>
      </w:r>
      <w:r w:rsidR="00E67701">
        <w:instrText>m</w:instrText>
      </w:r>
      <w:r w:rsidR="00E67701" w:rsidRPr="00E67701">
        <w:rPr>
          <w:lang w:val="ru-RU"/>
        </w:rPr>
        <w:instrText xml:space="preserve"> </w:instrText>
      </w:r>
      <w:r w:rsidR="00E67701">
        <w:instrText>no</w:instrText>
      </w:r>
      <w:r w:rsidR="00E67701" w:rsidRPr="00E67701">
        <w:rPr>
          <w:lang w:val="ru-RU"/>
        </w:rPr>
        <w:instrText xml:space="preserve"> </w:instrText>
      </w:r>
      <w:r w:rsidR="00E67701">
        <w:instrText>longer</w:instrText>
      </w:r>
      <w:r w:rsidR="00E67701" w:rsidRPr="00E67701">
        <w:rPr>
          <w:lang w:val="ru-RU"/>
        </w:rPr>
        <w:instrText xml:space="preserve"> </w:instrText>
      </w:r>
      <w:r w:rsidR="00E67701">
        <w:instrText>attempting</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manually</w:instrText>
      </w:r>
      <w:r w:rsidR="00E67701" w:rsidRPr="00E67701">
        <w:rPr>
          <w:lang w:val="ru-RU"/>
        </w:rPr>
        <w:instrText xml:space="preserve"> </w:instrText>
      </w:r>
      <w:r w:rsidR="00E67701">
        <w:instrText>curate</w:instrText>
      </w:r>
      <w:r w:rsidR="00E67701" w:rsidRPr="00E67701">
        <w:rPr>
          <w:lang w:val="ru-RU"/>
        </w:rPr>
        <w:instrText xml:space="preserve"> </w:instrText>
      </w:r>
      <w:r w:rsidR="00E67701">
        <w:instrText>names</w:instrText>
      </w:r>
      <w:r w:rsidR="00E67701" w:rsidRPr="00E67701">
        <w:rPr>
          <w:lang w:val="ru-RU"/>
        </w:rPr>
        <w:instrText xml:space="preserve">. </w:instrText>
      </w:r>
      <w:r w:rsidR="00E67701">
        <w:instrText>If</w:instrText>
      </w:r>
      <w:r w:rsidR="00E67701" w:rsidRPr="00E67701">
        <w:rPr>
          <w:lang w:val="ru-RU"/>
        </w:rPr>
        <w:instrText xml:space="preserve"> </w:instrText>
      </w:r>
      <w:r w:rsidR="00E67701">
        <w:instrText>you</w:instrText>
      </w:r>
      <w:r w:rsidR="00E67701" w:rsidRPr="00E67701">
        <w:rPr>
          <w:lang w:val="ru-RU"/>
        </w:rPr>
        <w:instrText xml:space="preserve"> </w:instrText>
      </w:r>
      <w:r w:rsidR="00E67701">
        <w:instrText>would</w:instrText>
      </w:r>
      <w:r w:rsidR="00E67701" w:rsidRPr="00E67701">
        <w:rPr>
          <w:lang w:val="ru-RU"/>
        </w:rPr>
        <w:instrText xml:space="preserve"> </w:instrText>
      </w:r>
      <w:r w:rsidR="00E67701">
        <w:instrText>like</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see</w:instrText>
      </w:r>
      <w:r w:rsidR="00E67701" w:rsidRPr="00E67701">
        <w:rPr>
          <w:lang w:val="ru-RU"/>
        </w:rPr>
        <w:instrText xml:space="preserve"> </w:instrText>
      </w:r>
      <w:r w:rsidR="00E67701">
        <w:instrText>your</w:instrText>
      </w:r>
      <w:r w:rsidR="00E67701" w:rsidRPr="00E67701">
        <w:rPr>
          <w:lang w:val="ru-RU"/>
        </w:rPr>
        <w:instrText xml:space="preserve"> </w:instrText>
      </w:r>
      <w:r w:rsidR="00E67701">
        <w:instrText>contribution</w:instrText>
      </w:r>
      <w:r w:rsidR="00E67701" w:rsidRPr="00E67701">
        <w:rPr>
          <w:lang w:val="ru-RU"/>
        </w:rPr>
        <w:instrText xml:space="preserve"> </w:instrText>
      </w:r>
      <w:r w:rsidR="00E67701">
        <w:instrText>acknowledged</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your</w:instrText>
      </w:r>
      <w:r w:rsidR="00E67701" w:rsidRPr="00E67701">
        <w:rPr>
          <w:lang w:val="ru-RU"/>
        </w:rPr>
        <w:instrText xml:space="preserve"> </w:instrText>
      </w:r>
      <w:r w:rsidR="00E67701">
        <w:instrText>name</w:instrText>
      </w:r>
      <w:r w:rsidR="00E67701" w:rsidRPr="00E67701">
        <w:rPr>
          <w:lang w:val="ru-RU"/>
        </w:rPr>
        <w:instrText xml:space="preserve">, </w:instrText>
      </w:r>
      <w:r w:rsidR="00E67701">
        <w:instrText>please</w:instrText>
      </w:r>
      <w:r w:rsidR="00E67701" w:rsidRPr="00E67701">
        <w:rPr>
          <w:lang w:val="ru-RU"/>
        </w:rPr>
        <w:instrText xml:space="preserve"> </w:instrText>
      </w:r>
      <w:r w:rsidR="00E67701">
        <w:instrText>set</w:instrText>
      </w:r>
      <w:r w:rsidR="00E67701" w:rsidRPr="00E67701">
        <w:rPr>
          <w:lang w:val="ru-RU"/>
        </w:rPr>
        <w:instrText xml:space="preserve"> </w:instrText>
      </w:r>
      <w:r w:rsidR="00E67701">
        <w:instrText>your</w:instrText>
      </w:r>
      <w:r w:rsidR="00E67701" w:rsidRPr="00E67701">
        <w:rPr>
          <w:lang w:val="ru-RU"/>
        </w:rPr>
        <w:instrText xml:space="preserve"> </w:instrText>
      </w:r>
      <w:r w:rsidR="00E67701">
        <w:instrText>name</w:instrText>
      </w:r>
      <w:r w:rsidR="00E67701" w:rsidRPr="00E67701">
        <w:rPr>
          <w:lang w:val="ru-RU"/>
        </w:rPr>
        <w:instrText xml:space="preserve"> </w:instrText>
      </w:r>
      <w:r w:rsidR="00E67701">
        <w:instrText>in</w:instrText>
      </w:r>
      <w:r w:rsidR="00E67701" w:rsidRPr="00E67701">
        <w:rPr>
          <w:lang w:val="ru-RU"/>
        </w:rPr>
        <w:instrText xml:space="preserve"> </w:instrText>
      </w:r>
      <w:r w:rsidR="00E67701">
        <w:instrText>GitHub</w:instrText>
      </w:r>
      <w:r w:rsidR="00E67701" w:rsidRPr="00E67701">
        <w:rPr>
          <w:lang w:val="ru-RU"/>
        </w:rPr>
        <w:instrText xml:space="preserve">) </w:instrText>
      </w:r>
      <w:r w:rsidR="00E67701">
        <w:instrText>Michael</w:instrText>
      </w:r>
      <w:r w:rsidR="00E67701" w:rsidRPr="00E67701">
        <w:rPr>
          <w:lang w:val="ru-RU"/>
        </w:rPr>
        <w:instrText xml:space="preserve"> </w:instrText>
      </w:r>
      <w:r w:rsidR="00E67701">
        <w:instrText>Banck</w:instrText>
      </w:r>
      <w:r w:rsidR="00E67701" w:rsidRPr="00E67701">
        <w:rPr>
          <w:lang w:val="ru-RU"/>
        </w:rPr>
        <w:instrText xml:space="preserve">, </w:instrText>
      </w:r>
      <w:r w:rsidR="00E67701">
        <w:instrText>Christopher</w:instrText>
      </w:r>
      <w:r w:rsidR="00E67701" w:rsidRPr="00E67701">
        <w:rPr>
          <w:lang w:val="ru-RU"/>
        </w:rPr>
        <w:instrText xml:space="preserve"> </w:instrText>
      </w:r>
      <w:r w:rsidR="00E67701">
        <w:instrText>Von</w:instrText>
      </w:r>
      <w:r w:rsidR="00E67701" w:rsidRPr="00E67701">
        <w:rPr>
          <w:lang w:val="ru-RU"/>
        </w:rPr>
        <w:instrText xml:space="preserve"> </w:instrText>
      </w:r>
      <w:r w:rsidR="00E67701">
        <w:instrText>Bargen</w:instrText>
      </w:r>
      <w:r w:rsidR="00E67701" w:rsidRPr="00E67701">
        <w:rPr>
          <w:lang w:val="ru-RU"/>
        </w:rPr>
        <w:instrText xml:space="preserve">, </w:instrText>
      </w:r>
      <w:r w:rsidR="00E67701">
        <w:instrText>Jason</w:instrText>
      </w:r>
      <w:r w:rsidR="00E67701" w:rsidRPr="00E67701">
        <w:rPr>
          <w:lang w:val="ru-RU"/>
        </w:rPr>
        <w:instrText xml:space="preserve"> </w:instrText>
      </w:r>
      <w:r w:rsidR="00E67701">
        <w:instrText>Biggs</w:instrText>
      </w:r>
      <w:r w:rsidR="00E67701" w:rsidRPr="00E67701">
        <w:rPr>
          <w:lang w:val="ru-RU"/>
        </w:rPr>
        <w:instrText xml:space="preserve">, </w:instrText>
      </w:r>
      <w:r w:rsidR="00E67701">
        <w:instrText>Jonathan</w:instrText>
      </w:r>
      <w:r w:rsidR="00E67701" w:rsidRPr="00E67701">
        <w:rPr>
          <w:lang w:val="ru-RU"/>
        </w:rPr>
        <w:instrText xml:space="preserve"> </w:instrText>
      </w:r>
      <w:r w:rsidR="00E67701">
        <w:instrText>Bisson</w:instrText>
      </w:r>
      <w:r w:rsidR="00E67701" w:rsidRPr="00E67701">
        <w:rPr>
          <w:lang w:val="ru-RU"/>
        </w:rPr>
        <w:instrText xml:space="preserve">, </w:instrText>
      </w:r>
      <w:r w:rsidR="00E67701">
        <w:instrText>Jacob</w:instrText>
      </w:r>
      <w:r w:rsidR="00E67701" w:rsidRPr="00E67701">
        <w:rPr>
          <w:lang w:val="ru-RU"/>
        </w:rPr>
        <w:instrText xml:space="preserve"> </w:instrText>
      </w:r>
      <w:r w:rsidR="00E67701">
        <w:instrText>Bloom</w:instrText>
      </w:r>
      <w:r w:rsidR="00E67701" w:rsidRPr="00E67701">
        <w:rPr>
          <w:lang w:val="ru-RU"/>
        </w:rPr>
        <w:instrText xml:space="preserve">, </w:instrText>
      </w:r>
      <w:r w:rsidR="00E67701">
        <w:instrText>Shang</w:instrText>
      </w:r>
      <w:r w:rsidR="00E67701" w:rsidRPr="00E67701">
        <w:rPr>
          <w:lang w:val="ru-RU"/>
        </w:rPr>
        <w:instrText xml:space="preserve"> </w:instrText>
      </w:r>
      <w:r w:rsidR="00E67701">
        <w:instrText>Chien</w:instrText>
      </w:r>
      <w:r w:rsidR="00E67701" w:rsidRPr="00E67701">
        <w:rPr>
          <w:lang w:val="ru-RU"/>
        </w:rPr>
        <w:instrText xml:space="preserve">, </w:instrText>
      </w:r>
      <w:r w:rsidR="00E67701">
        <w:instrText>David</w:instrText>
      </w:r>
      <w:r w:rsidR="00E67701" w:rsidRPr="00E67701">
        <w:rPr>
          <w:lang w:val="ru-RU"/>
        </w:rPr>
        <w:instrText xml:space="preserve"> </w:instrText>
      </w:r>
      <w:r w:rsidR="00E67701">
        <w:instrText>Cosgrove</w:instrText>
      </w:r>
      <w:r w:rsidR="00E67701" w:rsidRPr="00E67701">
        <w:rPr>
          <w:lang w:val="ru-RU"/>
        </w:rPr>
        <w:instrText xml:space="preserve">, </w:instrText>
      </w:r>
      <w:r w:rsidR="00E67701">
        <w:instrText>Iren</w:instrText>
      </w:r>
      <w:r w:rsidR="00E67701" w:rsidRPr="00E67701">
        <w:rPr>
          <w:lang w:val="ru-RU"/>
        </w:rPr>
        <w:instrText xml:space="preserve"> </w:instrText>
      </w:r>
      <w:r w:rsidR="00E67701">
        <w:instrText>Azra</w:instrText>
      </w:r>
      <w:r w:rsidR="00E67701" w:rsidRPr="00E67701">
        <w:rPr>
          <w:lang w:val="ru-RU"/>
        </w:rPr>
        <w:instrText xml:space="preserve"> </w:instrText>
      </w:r>
      <w:r w:rsidR="00E67701">
        <w:instrText>Azra</w:instrText>
      </w:r>
      <w:r w:rsidR="00E67701" w:rsidRPr="00E67701">
        <w:rPr>
          <w:lang w:val="ru-RU"/>
        </w:rPr>
        <w:instrText xml:space="preserve"> </w:instrText>
      </w:r>
      <w:r w:rsidR="00E67701">
        <w:instrText>Coskun</w:instrText>
      </w:r>
      <w:r w:rsidR="00E67701" w:rsidRPr="00E67701">
        <w:rPr>
          <w:lang w:val="ru-RU"/>
        </w:rPr>
        <w:instrText xml:space="preserve">, </w:instrText>
      </w:r>
      <w:r w:rsidR="00E67701">
        <w:instrText>Andrew</w:instrText>
      </w:r>
      <w:r w:rsidR="00E67701" w:rsidRPr="00E67701">
        <w:rPr>
          <w:lang w:val="ru-RU"/>
        </w:rPr>
        <w:instrText xml:space="preserve"> </w:instrText>
      </w:r>
      <w:r w:rsidR="00E67701">
        <w:instrText>Dalke</w:instrText>
      </w:r>
      <w:r w:rsidR="00E67701" w:rsidRPr="00E67701">
        <w:rPr>
          <w:lang w:val="ru-RU"/>
        </w:rPr>
        <w:instrText xml:space="preserve">, </w:instrText>
      </w:r>
      <w:r w:rsidR="00E67701">
        <w:instrText>Eloy</w:instrText>
      </w:r>
      <w:r w:rsidR="00E67701" w:rsidRPr="00E67701">
        <w:rPr>
          <w:lang w:val="ru-RU"/>
        </w:rPr>
        <w:instrText xml:space="preserve"> </w:instrText>
      </w:r>
      <w:r w:rsidR="00E67701">
        <w:instrText>F</w:instrText>
      </w:r>
      <w:r w:rsidR="00E67701" w:rsidRPr="00E67701">
        <w:rPr>
          <w:lang w:val="ru-RU"/>
        </w:rPr>
        <w:instrText>é</w:instrText>
      </w:r>
      <w:r w:rsidR="00E67701">
        <w:instrText>lix</w:instrText>
      </w:r>
      <w:r w:rsidR="00E67701" w:rsidRPr="00E67701">
        <w:rPr>
          <w:lang w:val="ru-RU"/>
        </w:rPr>
        <w:instrText xml:space="preserve">, </w:instrText>
      </w:r>
      <w:r w:rsidR="00E67701">
        <w:instrText>Peter</w:instrText>
      </w:r>
      <w:r w:rsidR="00E67701" w:rsidRPr="00E67701">
        <w:rPr>
          <w:lang w:val="ru-RU"/>
        </w:rPr>
        <w:instrText xml:space="preserve"> </w:instrText>
      </w:r>
      <w:r w:rsidR="00E67701">
        <w:instrText>Gedeck</w:instrText>
      </w:r>
      <w:r w:rsidR="00E67701" w:rsidRPr="00E67701">
        <w:rPr>
          <w:lang w:val="ru-RU"/>
        </w:rPr>
        <w:instrText xml:space="preserve">, </w:instrText>
      </w:r>
      <w:r w:rsidR="00E67701">
        <w:instrText>Desmond</w:instrText>
      </w:r>
      <w:r w:rsidR="00E67701" w:rsidRPr="00E67701">
        <w:rPr>
          <w:lang w:val="ru-RU"/>
        </w:rPr>
        <w:instrText xml:space="preserve"> </w:instrText>
      </w:r>
      <w:r w:rsidR="00E67701">
        <w:instrText>Gilmour</w:instrText>
      </w:r>
      <w:r w:rsidR="00E67701" w:rsidRPr="00E67701">
        <w:rPr>
          <w:lang w:val="ru-RU"/>
        </w:rPr>
        <w:instrText xml:space="preserve">, </w:instrText>
      </w:r>
      <w:r w:rsidR="00E67701">
        <w:instrText>Mos</w:instrText>
      </w:r>
      <w:r w:rsidR="00E67701" w:rsidRPr="00E67701">
        <w:rPr>
          <w:lang w:val="ru-RU"/>
        </w:rPr>
        <w:instrText xml:space="preserve">è </w:instrText>
      </w:r>
      <w:r w:rsidR="00E67701">
        <w:instrText>Giordano</w:instrText>
      </w:r>
      <w:r w:rsidR="00E67701" w:rsidRPr="00E67701">
        <w:rPr>
          <w:lang w:val="ru-RU"/>
        </w:rPr>
        <w:instrText xml:space="preserve">, </w:instrText>
      </w:r>
      <w:r w:rsidR="00E67701">
        <w:instrText>Emanuele</w:instrText>
      </w:r>
      <w:r w:rsidR="00E67701" w:rsidRPr="00E67701">
        <w:rPr>
          <w:lang w:val="ru-RU"/>
        </w:rPr>
        <w:instrText xml:space="preserve"> </w:instrText>
      </w:r>
      <w:r w:rsidR="00E67701">
        <w:instrText>Guidotti</w:instrText>
      </w:r>
      <w:r w:rsidR="00E67701" w:rsidRPr="00E67701">
        <w:rPr>
          <w:lang w:val="ru-RU"/>
        </w:rPr>
        <w:instrText xml:space="preserve">, </w:instrText>
      </w:r>
      <w:r w:rsidR="00E67701">
        <w:instrText>Tad</w:instrText>
      </w:r>
      <w:r w:rsidR="00E67701" w:rsidRPr="00E67701">
        <w:rPr>
          <w:lang w:val="ru-RU"/>
        </w:rPr>
        <w:instrText xml:space="preserve"> </w:instrText>
      </w:r>
      <w:r w:rsidR="00E67701">
        <w:instrText>Hurst</w:instrText>
      </w:r>
      <w:r w:rsidR="00E67701" w:rsidRPr="00E67701">
        <w:rPr>
          <w:lang w:val="ru-RU"/>
        </w:rPr>
        <w:instrText xml:space="preserve">, </w:instrText>
      </w:r>
      <w:r w:rsidR="00E67701">
        <w:instrText>Gareth</w:instrText>
      </w:r>
      <w:r w:rsidR="00E67701" w:rsidRPr="00E67701">
        <w:rPr>
          <w:lang w:val="ru-RU"/>
        </w:rPr>
        <w:instrText xml:space="preserve"> </w:instrText>
      </w:r>
      <w:r w:rsidR="00E67701">
        <w:instrText>Jones</w:instrText>
      </w:r>
      <w:r w:rsidR="00E67701" w:rsidRPr="00E67701">
        <w:rPr>
          <w:lang w:val="ru-RU"/>
        </w:rPr>
        <w:instrText xml:space="preserve">, </w:instrText>
      </w:r>
      <w:r w:rsidR="00E67701">
        <w:instrText>Calvin</w:instrText>
      </w:r>
      <w:r w:rsidR="00E67701" w:rsidRPr="00E67701">
        <w:rPr>
          <w:lang w:val="ru-RU"/>
        </w:rPr>
        <w:instrText xml:space="preserve"> </w:instrText>
      </w:r>
      <w:r w:rsidR="00E67701">
        <w:instrText>Josenhans</w:instrText>
      </w:r>
      <w:r w:rsidR="00E67701" w:rsidRPr="00E67701">
        <w:rPr>
          <w:lang w:val="ru-RU"/>
        </w:rPr>
        <w:instrText xml:space="preserve">, </w:instrText>
      </w:r>
      <w:r w:rsidR="00E67701">
        <w:instrText>Maria</w:instrText>
      </w:r>
      <w:r w:rsidR="00E67701" w:rsidRPr="00E67701">
        <w:rPr>
          <w:lang w:val="ru-RU"/>
        </w:rPr>
        <w:instrText xml:space="preserve"> </w:instrText>
      </w:r>
      <w:r w:rsidR="00E67701">
        <w:instrText>Kadukova</w:instrText>
      </w:r>
      <w:r w:rsidR="00E67701" w:rsidRPr="00E67701">
        <w:rPr>
          <w:lang w:val="ru-RU"/>
        </w:rPr>
        <w:instrText xml:space="preserve">, </w:instrText>
      </w:r>
      <w:r w:rsidR="00E67701">
        <w:instrText>Brian</w:instrText>
      </w:r>
      <w:r w:rsidR="00E67701" w:rsidRPr="00E67701">
        <w:rPr>
          <w:lang w:val="ru-RU"/>
        </w:rPr>
        <w:instrText xml:space="preserve"> </w:instrText>
      </w:r>
      <w:r w:rsidR="00E67701">
        <w:instrText>Kelley</w:instrText>
      </w:r>
      <w:r w:rsidR="00E67701" w:rsidRPr="00E67701">
        <w:rPr>
          <w:lang w:val="ru-RU"/>
        </w:rPr>
        <w:instrText xml:space="preserve">, </w:instrText>
      </w:r>
      <w:r w:rsidR="00E67701">
        <w:instrText>Joos</w:instrText>
      </w:r>
      <w:r w:rsidR="00E67701" w:rsidRPr="00E67701">
        <w:rPr>
          <w:lang w:val="ru-RU"/>
        </w:rPr>
        <w:instrText xml:space="preserve"> </w:instrText>
      </w:r>
      <w:r w:rsidR="00E67701">
        <w:instrText>Kiener</w:instrText>
      </w:r>
      <w:r w:rsidR="00E67701" w:rsidRPr="00E67701">
        <w:rPr>
          <w:lang w:val="ru-RU"/>
        </w:rPr>
        <w:instrText xml:space="preserve">, </w:instrText>
      </w:r>
      <w:r w:rsidR="00E67701">
        <w:instrText>Chris</w:instrText>
      </w:r>
      <w:r w:rsidR="00E67701" w:rsidRPr="00E67701">
        <w:rPr>
          <w:lang w:val="ru-RU"/>
        </w:rPr>
        <w:instrText xml:space="preserve"> </w:instrText>
      </w:r>
      <w:r w:rsidR="00E67701">
        <w:instrText>Kuenneth</w:instrText>
      </w:r>
      <w:r w:rsidR="00E67701" w:rsidRPr="00E67701">
        <w:rPr>
          <w:lang w:val="ru-RU"/>
        </w:rPr>
        <w:instrText xml:space="preserve">, </w:instrText>
      </w:r>
      <w:r w:rsidR="00E67701">
        <w:instrText>Martin</w:instrText>
      </w:r>
      <w:r w:rsidR="00E67701" w:rsidRPr="00E67701">
        <w:rPr>
          <w:lang w:val="ru-RU"/>
        </w:rPr>
        <w:instrText xml:space="preserve"> </w:instrText>
      </w:r>
      <w:r w:rsidR="00E67701">
        <w:instrText>Larralde</w:instrText>
      </w:r>
      <w:r w:rsidR="00E67701" w:rsidRPr="00E67701">
        <w:rPr>
          <w:lang w:val="ru-RU"/>
        </w:rPr>
        <w:instrText xml:space="preserve">, </w:instrText>
      </w:r>
      <w:r w:rsidR="00E67701">
        <w:instrText>Krzysztof</w:instrText>
      </w:r>
      <w:r w:rsidR="00E67701" w:rsidRPr="00E67701">
        <w:rPr>
          <w:lang w:val="ru-RU"/>
        </w:rPr>
        <w:instrText xml:space="preserve"> </w:instrText>
      </w:r>
      <w:r w:rsidR="00E67701">
        <w:instrText>Maziarz</w:instrText>
      </w:r>
      <w:r w:rsidR="00E67701" w:rsidRPr="00E67701">
        <w:rPr>
          <w:lang w:val="ru-RU"/>
        </w:rPr>
        <w:instrText xml:space="preserve">, </w:instrText>
      </w:r>
      <w:r w:rsidR="00E67701">
        <w:instrText>Jeremy</w:instrText>
      </w:r>
      <w:r w:rsidR="00E67701" w:rsidRPr="00E67701">
        <w:rPr>
          <w:lang w:val="ru-RU"/>
        </w:rPr>
        <w:instrText xml:space="preserve"> </w:instrText>
      </w:r>
      <w:r w:rsidR="00E67701">
        <w:instrText>Monat</w:instrText>
      </w:r>
      <w:r w:rsidR="00E67701" w:rsidRPr="00E67701">
        <w:rPr>
          <w:lang w:val="ru-RU"/>
        </w:rPr>
        <w:instrText xml:space="preserve">, </w:instrText>
      </w:r>
      <w:r w:rsidR="00E67701">
        <w:instrText>Michel</w:instrText>
      </w:r>
      <w:r w:rsidR="00E67701" w:rsidRPr="00E67701">
        <w:rPr>
          <w:lang w:val="ru-RU"/>
        </w:rPr>
        <w:instrText xml:space="preserve"> </w:instrText>
      </w:r>
      <w:r w:rsidR="00E67701">
        <w:instrText>Moreau</w:instrText>
      </w:r>
      <w:r w:rsidR="00E67701" w:rsidRPr="00E67701">
        <w:rPr>
          <w:lang w:val="ru-RU"/>
        </w:rPr>
        <w:instrText xml:space="preserve">, </w:instrText>
      </w:r>
      <w:r w:rsidR="00E67701">
        <w:instrText>Rocco</w:instrText>
      </w:r>
      <w:r w:rsidR="00E67701" w:rsidRPr="00E67701">
        <w:rPr>
          <w:lang w:val="ru-RU"/>
        </w:rPr>
        <w:instrText xml:space="preserve"> </w:instrText>
      </w:r>
      <w:r w:rsidR="00E67701">
        <w:instrText>Moretti</w:instrText>
      </w:r>
      <w:r w:rsidR="00E67701" w:rsidRPr="00E67701">
        <w:rPr>
          <w:lang w:val="ru-RU"/>
        </w:rPr>
        <w:instrText xml:space="preserve">, </w:instrText>
      </w:r>
      <w:r w:rsidR="00E67701">
        <w:instrText>Lucas</w:instrText>
      </w:r>
      <w:r w:rsidR="00E67701" w:rsidRPr="00E67701">
        <w:rPr>
          <w:lang w:val="ru-RU"/>
        </w:rPr>
        <w:instrText xml:space="preserve"> </w:instrText>
      </w:r>
      <w:r w:rsidR="00E67701">
        <w:instrText>Morin</w:instrText>
      </w:r>
      <w:r w:rsidR="00E67701" w:rsidRPr="00E67701">
        <w:rPr>
          <w:lang w:val="ru-RU"/>
        </w:rPr>
        <w:instrText xml:space="preserve">, </w:instrText>
      </w:r>
      <w:r w:rsidR="00E67701">
        <w:instrText>Dan</w:instrText>
      </w:r>
      <w:r w:rsidR="00E67701" w:rsidRPr="00E67701">
        <w:rPr>
          <w:lang w:val="ru-RU"/>
        </w:rPr>
        <w:instrText xml:space="preserve"> </w:instrText>
      </w:r>
      <w:r w:rsidR="00E67701">
        <w:instrText>Nealschneider</w:instrText>
      </w:r>
      <w:r w:rsidR="00E67701" w:rsidRPr="00E67701">
        <w:rPr>
          <w:lang w:val="ru-RU"/>
        </w:rPr>
        <w:instrText xml:space="preserve">, </w:instrText>
      </w:r>
      <w:r w:rsidR="00E67701">
        <w:instrText>Noel</w:instrText>
      </w:r>
      <w:r w:rsidR="00E67701" w:rsidRPr="00E67701">
        <w:rPr>
          <w:lang w:val="ru-RU"/>
        </w:rPr>
        <w:instrText xml:space="preserve"> </w:instrText>
      </w:r>
      <w:r w:rsidR="00E67701">
        <w:instrText>O</w:instrText>
      </w:r>
      <w:r w:rsidR="00E67701" w:rsidRPr="00E67701">
        <w:rPr>
          <w:lang w:val="ru-RU"/>
        </w:rPr>
        <w:instrText>'</w:instrText>
      </w:r>
      <w:r w:rsidR="00E67701">
        <w:instrText>Boyle</w:instrText>
      </w:r>
      <w:r w:rsidR="00E67701" w:rsidRPr="00E67701">
        <w:rPr>
          <w:lang w:val="ru-RU"/>
        </w:rPr>
        <w:instrText xml:space="preserve">, </w:instrText>
      </w:r>
      <w:r w:rsidR="00E67701">
        <w:instrText>Vladas</w:instrText>
      </w:r>
      <w:r w:rsidR="00E67701" w:rsidRPr="00E67701">
        <w:rPr>
          <w:lang w:val="ru-RU"/>
        </w:rPr>
        <w:instrText xml:space="preserve"> </w:instrText>
      </w:r>
      <w:r w:rsidR="00E67701">
        <w:instrText>Oleinikovas</w:instrText>
      </w:r>
      <w:r w:rsidR="00E67701" w:rsidRPr="00E67701">
        <w:rPr>
          <w:lang w:val="ru-RU"/>
        </w:rPr>
        <w:instrText xml:space="preserve">, </w:instrText>
      </w:r>
      <w:r w:rsidR="00E67701">
        <w:instrText>Rachael</w:instrText>
      </w:r>
      <w:r w:rsidR="00E67701" w:rsidRPr="00E67701">
        <w:rPr>
          <w:lang w:val="ru-RU"/>
        </w:rPr>
        <w:instrText xml:space="preserve"> </w:instrText>
      </w:r>
      <w:r w:rsidR="00E67701">
        <w:instrText>Pirie</w:instrText>
      </w:r>
      <w:r w:rsidR="00E67701" w:rsidRPr="00E67701">
        <w:rPr>
          <w:lang w:val="ru-RU"/>
        </w:rPr>
        <w:instrText xml:space="preserve">, </w:instrText>
      </w:r>
      <w:r w:rsidR="00E67701">
        <w:instrText>Ricardo</w:instrText>
      </w:r>
      <w:r w:rsidR="00E67701" w:rsidRPr="00E67701">
        <w:rPr>
          <w:lang w:val="ru-RU"/>
        </w:rPr>
        <w:instrText xml:space="preserve"> </w:instrText>
      </w:r>
      <w:r w:rsidR="00E67701">
        <w:instrText>Rodriguez</w:instrText>
      </w:r>
      <w:r w:rsidR="00E67701" w:rsidRPr="00E67701">
        <w:rPr>
          <w:lang w:val="ru-RU"/>
        </w:rPr>
        <w:instrText>-</w:instrText>
      </w:r>
      <w:r w:rsidR="00E67701">
        <w:instrText>Schmidt</w:instrText>
      </w:r>
      <w:r w:rsidR="00E67701" w:rsidRPr="00E67701">
        <w:rPr>
          <w:lang w:val="ru-RU"/>
        </w:rPr>
        <w:instrText xml:space="preserve">, </w:instrText>
      </w:r>
      <w:r w:rsidR="00E67701">
        <w:instrText>Vincent</w:instrText>
      </w:r>
      <w:r w:rsidR="00E67701" w:rsidRPr="00E67701">
        <w:rPr>
          <w:lang w:val="ru-RU"/>
        </w:rPr>
        <w:instrText xml:space="preserve"> </w:instrText>
      </w:r>
      <w:r w:rsidR="00E67701">
        <w:instrText>F</w:instrText>
      </w:r>
      <w:r w:rsidR="00E67701" w:rsidRPr="00E67701">
        <w:rPr>
          <w:lang w:val="ru-RU"/>
        </w:rPr>
        <w:instrText xml:space="preserve">. </w:instrText>
      </w:r>
      <w:r w:rsidR="00E67701">
        <w:instrText>Scalfani</w:instrText>
      </w:r>
      <w:r w:rsidR="00E67701" w:rsidRPr="00E67701">
        <w:rPr>
          <w:lang w:val="ru-RU"/>
        </w:rPr>
        <w:instrText xml:space="preserve">, </w:instrText>
      </w:r>
      <w:r w:rsidR="00E67701">
        <w:instrText>Gregor</w:instrText>
      </w:r>
      <w:r w:rsidR="00E67701" w:rsidRPr="00E67701">
        <w:rPr>
          <w:lang w:val="ru-RU"/>
        </w:rPr>
        <w:instrText xml:space="preserve"> </w:instrText>
      </w:r>
      <w:r w:rsidR="00E67701">
        <w:instrText>Simm</w:instrText>
      </w:r>
      <w:r w:rsidR="00E67701" w:rsidRPr="00E67701">
        <w:rPr>
          <w:lang w:val="ru-RU"/>
        </w:rPr>
        <w:instrText xml:space="preserve">, </w:instrText>
      </w:r>
      <w:r w:rsidR="00E67701">
        <w:instrText>Marco</w:instrText>
      </w:r>
      <w:r w:rsidR="00E67701" w:rsidRPr="00E67701">
        <w:rPr>
          <w:lang w:val="ru-RU"/>
        </w:rPr>
        <w:instrText xml:space="preserve"> </w:instrText>
      </w:r>
      <w:r w:rsidR="00E67701">
        <w:instrText>Stenta</w:instrText>
      </w:r>
      <w:r w:rsidR="00E67701" w:rsidRPr="00E67701">
        <w:rPr>
          <w:lang w:val="ru-RU"/>
        </w:rPr>
        <w:instrText xml:space="preserve">, </w:instrText>
      </w:r>
      <w:r w:rsidR="00E67701">
        <w:instrText>Georgi</w:instrText>
      </w:r>
      <w:r w:rsidR="00E67701" w:rsidRPr="00E67701">
        <w:rPr>
          <w:lang w:val="ru-RU"/>
        </w:rPr>
        <w:instrText xml:space="preserve"> </w:instrText>
      </w:r>
      <w:r w:rsidR="00E67701">
        <w:instrText>Stoychev</w:instrText>
      </w:r>
      <w:r w:rsidR="00E67701" w:rsidRPr="00E67701">
        <w:rPr>
          <w:lang w:val="ru-RU"/>
        </w:rPr>
        <w:instrText xml:space="preserve">, </w:instrText>
      </w:r>
      <w:r w:rsidR="00E67701">
        <w:instrText>Paolo</w:instrText>
      </w:r>
      <w:r w:rsidR="00E67701" w:rsidRPr="00E67701">
        <w:rPr>
          <w:lang w:val="ru-RU"/>
        </w:rPr>
        <w:instrText xml:space="preserve"> </w:instrText>
      </w:r>
      <w:r w:rsidR="00E67701">
        <w:instrText>Tosco</w:instrText>
      </w:r>
      <w:r w:rsidR="00E67701" w:rsidRPr="00E67701">
        <w:rPr>
          <w:lang w:val="ru-RU"/>
        </w:rPr>
        <w:instrText xml:space="preserve">, </w:instrText>
      </w:r>
      <w:r w:rsidR="00E67701">
        <w:instrText>Kazuya</w:instrText>
      </w:r>
      <w:r w:rsidR="00E67701" w:rsidRPr="00E67701">
        <w:rPr>
          <w:lang w:val="ru-RU"/>
        </w:rPr>
        <w:instrText xml:space="preserve"> </w:instrText>
      </w:r>
      <w:r w:rsidR="00E67701">
        <w:instrText>Ujihara</w:instrText>
      </w:r>
      <w:r w:rsidR="00E67701" w:rsidRPr="00E67701">
        <w:rPr>
          <w:lang w:val="ru-RU"/>
        </w:rPr>
        <w:instrText xml:space="preserve">, </w:instrText>
      </w:r>
      <w:r w:rsidR="00E67701">
        <w:instrText>Riccardo</w:instrText>
      </w:r>
      <w:r w:rsidR="00E67701" w:rsidRPr="00E67701">
        <w:rPr>
          <w:lang w:val="ru-RU"/>
        </w:rPr>
        <w:instrText xml:space="preserve"> </w:instrText>
      </w:r>
      <w:r w:rsidR="00E67701">
        <w:instrText>Vianello</w:instrText>
      </w:r>
      <w:r w:rsidR="00E67701" w:rsidRPr="00E67701">
        <w:rPr>
          <w:lang w:val="ru-RU"/>
        </w:rPr>
        <w:instrText xml:space="preserve">, </w:instrText>
      </w:r>
      <w:r w:rsidR="00E67701">
        <w:instrText>Franz</w:instrText>
      </w:r>
      <w:r w:rsidR="00E67701" w:rsidRPr="00E67701">
        <w:rPr>
          <w:lang w:val="ru-RU"/>
        </w:rPr>
        <w:instrText xml:space="preserve"> </w:instrText>
      </w:r>
      <w:r w:rsidR="00E67701">
        <w:instrText>Waibl</w:instrText>
      </w:r>
      <w:r w:rsidR="00E67701" w:rsidRPr="00E67701">
        <w:rPr>
          <w:lang w:val="ru-RU"/>
        </w:rPr>
        <w:instrText xml:space="preserve">, </w:instrText>
      </w:r>
      <w:r w:rsidR="00E67701">
        <w:instrText>Rachel</w:instrText>
      </w:r>
      <w:r w:rsidR="00E67701" w:rsidRPr="00E67701">
        <w:rPr>
          <w:lang w:val="ru-RU"/>
        </w:rPr>
        <w:instrText xml:space="preserve"> </w:instrText>
      </w:r>
      <w:r w:rsidR="00E67701">
        <w:instrText>Walker</w:instrText>
      </w:r>
      <w:r w:rsidR="00E67701" w:rsidRPr="00E67701">
        <w:rPr>
          <w:lang w:val="ru-RU"/>
        </w:rPr>
        <w:instrText xml:space="preserve">, </w:instrText>
      </w:r>
      <w:r w:rsidR="00E67701">
        <w:instrText>Patrick</w:instrText>
      </w:r>
      <w:r w:rsidR="00E67701" w:rsidRPr="00E67701">
        <w:rPr>
          <w:lang w:val="ru-RU"/>
        </w:rPr>
        <w:instrText xml:space="preserve"> </w:instrText>
      </w:r>
      <w:r w:rsidR="00E67701">
        <w:instrText>Walters</w:instrText>
      </w:r>
      <w:r w:rsidR="00E67701" w:rsidRPr="00E67701">
        <w:rPr>
          <w:lang w:val="ru-RU"/>
        </w:rPr>
        <w:instrText>, '</w:instrText>
      </w:r>
      <w:r w:rsidR="00E67701">
        <w:instrText>dangthatsright</w:instrText>
      </w:r>
      <w:r w:rsidR="00E67701" w:rsidRPr="00E67701">
        <w:rPr>
          <w:lang w:val="ru-RU"/>
        </w:rPr>
        <w:instrText>', '</w:instrText>
      </w:r>
      <w:r w:rsidR="00E67701">
        <w:instrText>mihalyszabo</w:instrText>
      </w:r>
      <w:r w:rsidR="00E67701" w:rsidRPr="00E67701">
        <w:rPr>
          <w:lang w:val="ru-RU"/>
        </w:rPr>
        <w:instrText>88', '</w:instrText>
      </w:r>
      <w:r w:rsidR="00E67701">
        <w:instrText>Deltaus</w:instrText>
      </w:r>
      <w:r w:rsidR="00E67701" w:rsidRPr="00E67701">
        <w:rPr>
          <w:lang w:val="ru-RU"/>
        </w:rPr>
        <w:instrText>', '</w:instrText>
      </w:r>
      <w:r w:rsidR="00E67701">
        <w:instrText>radchenkods</w:instrText>
      </w:r>
      <w:r w:rsidR="00E67701" w:rsidRPr="00E67701">
        <w:rPr>
          <w:lang w:val="ru-RU"/>
        </w:rPr>
        <w:instrText>', '</w:instrText>
      </w:r>
      <w:r w:rsidR="00E67701">
        <w:instrText>josh</w:instrText>
      </w:r>
      <w:r w:rsidR="00E67701" w:rsidRPr="00E67701">
        <w:rPr>
          <w:lang w:val="ru-RU"/>
        </w:rPr>
        <w:instrText>-</w:instrText>
      </w:r>
      <w:r w:rsidR="00E67701">
        <w:instrText>collaborationspharma</w:instrText>
      </w:r>
      <w:r w:rsidR="00E67701" w:rsidRPr="00E67701">
        <w:rPr>
          <w:lang w:val="ru-RU"/>
        </w:rPr>
        <w:instrText>', '</w:instrText>
      </w:r>
      <w:r w:rsidR="00E67701">
        <w:instrText>jkh</w:instrText>
      </w:r>
      <w:r w:rsidR="00E67701" w:rsidRPr="00E67701">
        <w:rPr>
          <w:lang w:val="ru-RU"/>
        </w:rPr>
        <w:instrText>', '</w:instrText>
      </w:r>
      <w:r w:rsidR="00E67701">
        <w:instrText>yamasakih</w:instrText>
      </w:r>
      <w:r w:rsidR="00E67701" w:rsidRPr="00E67701">
        <w:rPr>
          <w:lang w:val="ru-RU"/>
        </w:rPr>
        <w:instrText xml:space="preserve">' </w:instrText>
      </w:r>
      <w:r w:rsidR="00E67701">
        <w:instrText>Highlights</w:instrText>
      </w:r>
      <w:r w:rsidR="00E67701" w:rsidRPr="00E67701">
        <w:rPr>
          <w:lang w:val="ru-RU"/>
        </w:rPr>
        <w:instrText xml:space="preserve"> </w:instrText>
      </w:r>
      <w:r w:rsidR="00E67701">
        <w:instrText>The</w:instrText>
      </w:r>
      <w:r w:rsidR="00E67701" w:rsidRPr="00E67701">
        <w:rPr>
          <w:lang w:val="ru-RU"/>
        </w:rPr>
        <w:instrText xml:space="preserve"> 2</w:instrText>
      </w:r>
      <w:r w:rsidR="00E67701">
        <w:instrText>D</w:instrText>
      </w:r>
      <w:r w:rsidR="00E67701" w:rsidRPr="00E67701">
        <w:rPr>
          <w:lang w:val="ru-RU"/>
        </w:rPr>
        <w:instrText xml:space="preserve"> </w:instrText>
      </w:r>
      <w:r w:rsidR="00E67701">
        <w:instrText>coordinate</w:instrText>
      </w:r>
      <w:r w:rsidR="00E67701" w:rsidRPr="00E67701">
        <w:rPr>
          <w:lang w:val="ru-RU"/>
        </w:rPr>
        <w:instrText xml:space="preserve"> </w:instrText>
      </w:r>
      <w:r w:rsidR="00E67701">
        <w:instrText>generation</w:instrText>
      </w:r>
      <w:r w:rsidR="00E67701" w:rsidRPr="00E67701">
        <w:rPr>
          <w:lang w:val="ru-RU"/>
        </w:rPr>
        <w:instrText xml:space="preserve"> </w:instrText>
      </w:r>
      <w:r w:rsidR="00E67701">
        <w:instrText>can</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optionally</w:instrText>
      </w:r>
      <w:r w:rsidR="00E67701" w:rsidRPr="00E67701">
        <w:rPr>
          <w:lang w:val="ru-RU"/>
        </w:rPr>
        <w:instrText xml:space="preserve"> </w:instrText>
      </w:r>
      <w:r w:rsidR="00E67701">
        <w:instrText>use</w:instrText>
      </w:r>
      <w:r w:rsidR="00E67701" w:rsidRPr="00E67701">
        <w:rPr>
          <w:lang w:val="ru-RU"/>
        </w:rPr>
        <w:instrText xml:space="preserve"> </w:instrText>
      </w:r>
      <w:r w:rsidR="00E67701">
        <w:instrText>templates</w:instrText>
      </w:r>
      <w:r w:rsidR="00E67701" w:rsidRPr="00E67701">
        <w:rPr>
          <w:lang w:val="ru-RU"/>
        </w:rPr>
        <w:instrText xml:space="preserve"> </w:instrText>
      </w:r>
      <w:r w:rsidR="00E67701">
        <w:instrText>when</w:instrText>
      </w:r>
      <w:r w:rsidR="00E67701" w:rsidRPr="00E67701">
        <w:rPr>
          <w:lang w:val="ru-RU"/>
        </w:rPr>
        <w:instrText xml:space="preserve"> </w:instrText>
      </w:r>
      <w:r w:rsidR="00E67701">
        <w:instrText>working</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complex</w:instrText>
      </w:r>
      <w:r w:rsidR="00E67701" w:rsidRPr="00E67701">
        <w:rPr>
          <w:lang w:val="ru-RU"/>
        </w:rPr>
        <w:instrText xml:space="preserve"> </w:instrText>
      </w:r>
      <w:r w:rsidR="00E67701">
        <w:instrText>ring</w:instrText>
      </w:r>
      <w:r w:rsidR="00E67701" w:rsidRPr="00E67701">
        <w:rPr>
          <w:lang w:val="ru-RU"/>
        </w:rPr>
        <w:instrText xml:space="preserve"> </w:instrText>
      </w:r>
      <w:r w:rsidR="00E67701">
        <w:instrText>systems</w:instrText>
      </w:r>
      <w:r w:rsidR="00E67701" w:rsidRPr="00E67701">
        <w:rPr>
          <w:lang w:val="ru-RU"/>
        </w:rPr>
        <w:instrText xml:space="preserve">. </w:instrText>
      </w:r>
      <w:r w:rsidR="00E67701">
        <w:instrText>We</w:instrText>
      </w:r>
      <w:r w:rsidR="00E67701" w:rsidRPr="00E67701">
        <w:rPr>
          <w:lang w:val="ru-RU"/>
        </w:rPr>
        <w:instrText xml:space="preserve"> </w:instrText>
      </w:r>
      <w:r w:rsidR="00E67701">
        <w:instrText>will</w:instrText>
      </w:r>
      <w:r w:rsidR="00E67701" w:rsidRPr="00E67701">
        <w:rPr>
          <w:lang w:val="ru-RU"/>
        </w:rPr>
        <w:instrText xml:space="preserve"> </w:instrText>
      </w:r>
      <w:r w:rsidR="00E67701">
        <w:instrText>continue</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improve</w:instrText>
      </w:r>
      <w:r w:rsidR="00E67701" w:rsidRPr="00E67701">
        <w:rPr>
          <w:lang w:val="ru-RU"/>
        </w:rPr>
        <w:instrText xml:space="preserve"> </w:instrText>
      </w:r>
      <w:r w:rsidR="00E67701">
        <w:instrText>this</w:instrText>
      </w:r>
      <w:r w:rsidR="00E67701" w:rsidRPr="00E67701">
        <w:rPr>
          <w:lang w:val="ru-RU"/>
        </w:rPr>
        <w:instrText xml:space="preserve"> </w:instrText>
      </w:r>
      <w:r w:rsidR="00E67701">
        <w:instrText>functionality</w:instrText>
      </w:r>
      <w:r w:rsidR="00E67701" w:rsidRPr="00E67701">
        <w:rPr>
          <w:lang w:val="ru-RU"/>
        </w:rPr>
        <w:instrText xml:space="preserve"> </w:instrText>
      </w:r>
      <w:r w:rsidR="00E67701">
        <w:instrText>in</w:instrText>
      </w:r>
      <w:r w:rsidR="00E67701" w:rsidRPr="00E67701">
        <w:rPr>
          <w:lang w:val="ru-RU"/>
        </w:rPr>
        <w:instrText xml:space="preserve"> </w:instrText>
      </w:r>
      <w:r w:rsidR="00E67701">
        <w:instrText>future</w:instrText>
      </w:r>
      <w:r w:rsidR="00E67701" w:rsidRPr="00E67701">
        <w:rPr>
          <w:lang w:val="ru-RU"/>
        </w:rPr>
        <w:instrText xml:space="preserve"> </w:instrText>
      </w:r>
      <w:r w:rsidR="00E67701">
        <w:instrText>releases</w:instrText>
      </w:r>
      <w:r w:rsidR="00E67701" w:rsidRPr="00E67701">
        <w:rPr>
          <w:lang w:val="ru-RU"/>
        </w:rPr>
        <w:instrText xml:space="preserve">. </w:instrText>
      </w:r>
      <w:r w:rsidR="00E67701">
        <w:instrText>There</w:instrText>
      </w:r>
      <w:r w:rsidR="00E67701" w:rsidRPr="00E67701">
        <w:rPr>
          <w:lang w:val="ru-RU"/>
        </w:rPr>
        <w:instrText>'</w:instrText>
      </w:r>
      <w:r w:rsidR="00E67701">
        <w:instrText>s</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a</w:instrText>
      </w:r>
      <w:r w:rsidR="00E67701" w:rsidRPr="00E67701">
        <w:rPr>
          <w:lang w:val="ru-RU"/>
        </w:rPr>
        <w:instrText xml:space="preserve"> </w:instrText>
      </w:r>
      <w:r w:rsidR="00E67701">
        <w:instrText>single</w:instrText>
      </w:r>
      <w:r w:rsidR="00E67701" w:rsidRPr="00E67701">
        <w:rPr>
          <w:lang w:val="ru-RU"/>
        </w:rPr>
        <w:instrText xml:space="preserve"> </w:instrText>
      </w:r>
      <w:r w:rsidR="00E67701">
        <w:instrText>function</w:instrText>
      </w:r>
      <w:r w:rsidR="00E67701" w:rsidRPr="00E67701">
        <w:rPr>
          <w:lang w:val="ru-RU"/>
        </w:rPr>
        <w:instrText xml:space="preserve"> </w:instrText>
      </w:r>
      <w:r w:rsidR="00E67701">
        <w:instrText>which</w:instrText>
      </w:r>
      <w:r w:rsidR="00E67701" w:rsidRPr="00E67701">
        <w:rPr>
          <w:lang w:val="ru-RU"/>
        </w:rPr>
        <w:instrText xml:space="preserve"> </w:instrText>
      </w:r>
      <w:r w:rsidR="00E67701">
        <w:instrText>allows</w:instrText>
      </w:r>
      <w:r w:rsidR="00E67701" w:rsidRPr="00E67701">
        <w:rPr>
          <w:lang w:val="ru-RU"/>
        </w:rPr>
        <w:instrText xml:space="preserve"> </w:instrText>
      </w:r>
      <w:r w:rsidR="00E67701">
        <w:instrText>you</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calculate</w:instrText>
      </w:r>
      <w:r w:rsidR="00E67701" w:rsidRPr="00E67701">
        <w:rPr>
          <w:lang w:val="ru-RU"/>
        </w:rPr>
        <w:instrText xml:space="preserve"> </w:instrText>
      </w:r>
      <w:r w:rsidR="00E67701">
        <w:instrText>all</w:instrText>
      </w:r>
      <w:r w:rsidR="00E67701" w:rsidRPr="00E67701">
        <w:rPr>
          <w:lang w:val="ru-RU"/>
        </w:rPr>
        <w:instrText xml:space="preserve"> </w:instrText>
      </w:r>
      <w:r w:rsidR="00E67701">
        <w:instrText>available</w:instrText>
      </w:r>
      <w:r w:rsidR="00E67701" w:rsidRPr="00E67701">
        <w:rPr>
          <w:lang w:val="ru-RU"/>
        </w:rPr>
        <w:instrText xml:space="preserve"> 2</w:instrText>
      </w:r>
      <w:r w:rsidR="00E67701">
        <w:instrText>D</w:instrText>
      </w:r>
      <w:r w:rsidR="00E67701" w:rsidRPr="00E67701">
        <w:rPr>
          <w:lang w:val="ru-RU"/>
        </w:rPr>
        <w:instrText xml:space="preserve"> </w:instrText>
      </w:r>
      <w:r w:rsidR="00E67701">
        <w:instrText>descriptors</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a</w:instrText>
      </w:r>
      <w:r w:rsidR="00E67701" w:rsidRPr="00E67701">
        <w:rPr>
          <w:lang w:val="ru-RU"/>
        </w:rPr>
        <w:instrText xml:space="preserve"> </w:instrText>
      </w:r>
      <w:r w:rsidR="00E67701">
        <w:instrText>molecule</w:instrText>
      </w:r>
      <w:r w:rsidR="00E67701" w:rsidRPr="00E67701">
        <w:rPr>
          <w:lang w:val="ru-RU"/>
        </w:rPr>
        <w:instrText xml:space="preserve">: </w:instrText>
      </w:r>
      <w:r w:rsidR="00E67701">
        <w:instrText>Descriptors</w:instrText>
      </w:r>
      <w:r w:rsidR="00E67701" w:rsidRPr="00E67701">
        <w:rPr>
          <w:lang w:val="ru-RU"/>
        </w:rPr>
        <w:instrText>.</w:instrText>
      </w:r>
      <w:r w:rsidR="00E67701">
        <w:instrText>CalcMolDescriptors</w:instrText>
      </w:r>
      <w:r w:rsidR="00E67701" w:rsidRPr="00E67701">
        <w:rPr>
          <w:lang w:val="ru-RU"/>
        </w:rPr>
        <w:instrText xml:space="preserve">() </w:instrText>
      </w:r>
      <w:r w:rsidR="00E67701">
        <w:instrText>Support</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working</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organometallic</w:instrText>
      </w:r>
      <w:r w:rsidR="00E67701" w:rsidRPr="00E67701">
        <w:rPr>
          <w:lang w:val="ru-RU"/>
        </w:rPr>
        <w:instrText xml:space="preserve"> </w:instrText>
      </w:r>
      <w:r w:rsidR="00E67701">
        <w:instrText>molecules</w:instrText>
      </w:r>
      <w:r w:rsidR="00E67701" w:rsidRPr="00E67701">
        <w:rPr>
          <w:lang w:val="ru-RU"/>
        </w:rPr>
        <w:instrText xml:space="preserve"> </w:instrText>
      </w:r>
      <w:r w:rsidR="00E67701">
        <w:instrText>has</w:instrText>
      </w:r>
      <w:r w:rsidR="00E67701" w:rsidRPr="00E67701">
        <w:rPr>
          <w:lang w:val="ru-RU"/>
        </w:rPr>
        <w:instrText xml:space="preserve"> </w:instrText>
      </w:r>
      <w:r w:rsidR="00E67701">
        <w:instrText>improved</w:instrText>
      </w:r>
      <w:r w:rsidR="00E67701" w:rsidRPr="00E67701">
        <w:rPr>
          <w:lang w:val="ru-RU"/>
        </w:rPr>
        <w:instrText xml:space="preserve">: </w:instrText>
      </w:r>
      <w:r w:rsidR="00E67701">
        <w:instrText>drawings</w:instrText>
      </w:r>
      <w:r w:rsidR="00E67701" w:rsidRPr="00E67701">
        <w:rPr>
          <w:lang w:val="ru-RU"/>
        </w:rPr>
        <w:instrText xml:space="preserve"> </w:instrText>
      </w:r>
      <w:r w:rsidR="00E67701">
        <w:instrText>of</w:instrText>
      </w:r>
      <w:r w:rsidR="00E67701" w:rsidRPr="00E67701">
        <w:rPr>
          <w:lang w:val="ru-RU"/>
        </w:rPr>
        <w:instrText xml:space="preserve"> </w:instrText>
      </w:r>
      <w:r w:rsidR="00E67701">
        <w:instrText>these</w:instrText>
      </w:r>
      <w:r w:rsidR="00E67701" w:rsidRPr="00E67701">
        <w:rPr>
          <w:lang w:val="ru-RU"/>
        </w:rPr>
        <w:instrText xml:space="preserve"> </w:instrText>
      </w:r>
      <w:r w:rsidR="00E67701">
        <w:instrText>structures</w:instrText>
      </w:r>
      <w:r w:rsidR="00E67701" w:rsidRPr="00E67701">
        <w:rPr>
          <w:lang w:val="ru-RU"/>
        </w:rPr>
        <w:instrText xml:space="preserve"> </w:instrText>
      </w:r>
      <w:r w:rsidR="00E67701">
        <w:instrText>are</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better</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there</w:instrText>
      </w:r>
      <w:r w:rsidR="00E67701" w:rsidRPr="00E67701">
        <w:rPr>
          <w:lang w:val="ru-RU"/>
        </w:rPr>
        <w:instrText>'</w:instrText>
      </w:r>
      <w:r w:rsidR="00E67701">
        <w:instrText>s</w:instrText>
      </w:r>
      <w:r w:rsidR="00E67701" w:rsidRPr="00E67701">
        <w:rPr>
          <w:lang w:val="ru-RU"/>
        </w:rPr>
        <w:instrText xml:space="preserve"> </w:instrText>
      </w:r>
      <w:r w:rsidR="00E67701">
        <w:instrText>new</w:instrText>
      </w:r>
      <w:r w:rsidR="00E67701" w:rsidRPr="00E67701">
        <w:rPr>
          <w:lang w:val="ru-RU"/>
        </w:rPr>
        <w:instrText xml:space="preserve"> </w:instrText>
      </w:r>
      <w:r w:rsidR="00E67701">
        <w:instrText>code</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switching</w:instrText>
      </w:r>
      <w:r w:rsidR="00E67701" w:rsidRPr="00E67701">
        <w:rPr>
          <w:lang w:val="ru-RU"/>
        </w:rPr>
        <w:instrText xml:space="preserve"> </w:instrText>
      </w:r>
      <w:r w:rsidR="00E67701">
        <w:instrText>back</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forth</w:instrText>
      </w:r>
      <w:r w:rsidR="00E67701" w:rsidRPr="00E67701">
        <w:rPr>
          <w:lang w:val="ru-RU"/>
        </w:rPr>
        <w:instrText xml:space="preserve"> </w:instrText>
      </w:r>
      <w:r w:rsidR="00E67701">
        <w:instrText>between</w:instrText>
      </w:r>
      <w:r w:rsidR="00E67701" w:rsidRPr="00E67701">
        <w:rPr>
          <w:lang w:val="ru-RU"/>
        </w:rPr>
        <w:instrText xml:space="preserve"> </w:instrText>
      </w:r>
      <w:r w:rsidR="00E67701">
        <w:instrText>dative</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multi</w:instrText>
      </w:r>
      <w:r w:rsidR="00E67701" w:rsidRPr="00E67701">
        <w:rPr>
          <w:lang w:val="ru-RU"/>
        </w:rPr>
        <w:instrText>-</w:instrText>
      </w:r>
      <w:r w:rsidR="00E67701">
        <w:instrText>center</w:instrText>
      </w:r>
      <w:r w:rsidR="00E67701" w:rsidRPr="00E67701">
        <w:rPr>
          <w:lang w:val="ru-RU"/>
        </w:rPr>
        <w:instrText xml:space="preserve"> </w:instrText>
      </w:r>
      <w:r w:rsidR="00E67701">
        <w:instrText>views</w:instrText>
      </w:r>
      <w:r w:rsidR="00E67701" w:rsidRPr="00E67701">
        <w:rPr>
          <w:lang w:val="ru-RU"/>
        </w:rPr>
        <w:instrText xml:space="preserve"> </w:instrText>
      </w:r>
      <w:r w:rsidR="00E67701">
        <w:instrText>of</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bonding</w:instrText>
      </w:r>
      <w:r w:rsidR="00E67701" w:rsidRPr="00E67701">
        <w:rPr>
          <w:lang w:val="ru-RU"/>
        </w:rPr>
        <w:instrText xml:space="preserve"> </w:instrText>
      </w:r>
      <w:r w:rsidR="00E67701">
        <w:instrText>in</w:instrText>
      </w:r>
      <w:r w:rsidR="00E67701" w:rsidRPr="00E67701">
        <w:rPr>
          <w:lang w:val="ru-RU"/>
        </w:rPr>
        <w:instrText xml:space="preserve"> </w:instrText>
      </w:r>
      <w:r w:rsidR="00E67701">
        <w:instrText>systems</w:instrText>
      </w:r>
      <w:r w:rsidR="00E67701" w:rsidRPr="00E67701">
        <w:rPr>
          <w:lang w:val="ru-RU"/>
        </w:rPr>
        <w:instrText xml:space="preserve"> </w:instrText>
      </w:r>
      <w:r w:rsidR="00E67701">
        <w:instrText>like</w:instrText>
      </w:r>
      <w:r w:rsidR="00E67701" w:rsidRPr="00E67701">
        <w:rPr>
          <w:lang w:val="ru-RU"/>
        </w:rPr>
        <w:instrText xml:space="preserve"> </w:instrText>
      </w:r>
      <w:r w:rsidR="00E67701">
        <w:instrText>ferrocene</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fingerprint</w:instrText>
      </w:r>
      <w:r w:rsidR="00E67701" w:rsidRPr="00E67701">
        <w:rPr>
          <w:lang w:val="ru-RU"/>
        </w:rPr>
        <w:instrText xml:space="preserve"> </w:instrText>
      </w:r>
      <w:r w:rsidR="00E67701">
        <w:instrText>generator</w:instrText>
      </w:r>
      <w:r w:rsidR="00E67701" w:rsidRPr="00E67701">
        <w:rPr>
          <w:lang w:val="ru-RU"/>
        </w:rPr>
        <w:instrText xml:space="preserve"> </w:instrText>
      </w:r>
      <w:r w:rsidR="00E67701">
        <w:instrText>code</w:instrText>
      </w:r>
      <w:r w:rsidR="00E67701" w:rsidRPr="00E67701">
        <w:rPr>
          <w:lang w:val="ru-RU"/>
        </w:rPr>
        <w:instrText xml:space="preserve"> </w:instrText>
      </w:r>
      <w:r w:rsidR="00E67701">
        <w:instrText>has</w:instrText>
      </w:r>
      <w:r w:rsidR="00E67701" w:rsidRPr="00E67701">
        <w:rPr>
          <w:lang w:val="ru-RU"/>
        </w:rPr>
        <w:instrText xml:space="preserve"> </w:instrText>
      </w:r>
      <w:r w:rsidR="00E67701">
        <w:instrText>been</w:instrText>
      </w:r>
      <w:r w:rsidR="00E67701" w:rsidRPr="00E67701">
        <w:rPr>
          <w:lang w:val="ru-RU"/>
        </w:rPr>
        <w:instrText xml:space="preserve"> </w:instrText>
      </w:r>
      <w:r w:rsidR="00E67701">
        <w:instrText>improved</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expanded</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idea</w:instrText>
      </w:r>
      <w:r w:rsidR="00E67701" w:rsidRPr="00E67701">
        <w:rPr>
          <w:lang w:val="ru-RU"/>
        </w:rPr>
        <w:instrText xml:space="preserve"> </w:instrText>
      </w:r>
      <w:r w:rsidR="00E67701">
        <w:instrText>of</w:instrText>
      </w:r>
      <w:r w:rsidR="00E67701" w:rsidRPr="00E67701">
        <w:rPr>
          <w:lang w:val="ru-RU"/>
        </w:rPr>
        <w:instrText xml:space="preserve"> </w:instrText>
      </w:r>
      <w:r w:rsidR="00E67701">
        <w:instrText>allowing</w:instrText>
      </w:r>
      <w:r w:rsidR="00E67701" w:rsidRPr="00E67701">
        <w:rPr>
          <w:lang w:val="ru-RU"/>
        </w:rPr>
        <w:instrText xml:space="preserve"> </w:instrText>
      </w:r>
      <w:r w:rsidR="00E67701">
        <w:instrText>user</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switch</w:instrText>
      </w:r>
      <w:r w:rsidR="00E67701" w:rsidRPr="00E67701">
        <w:rPr>
          <w:lang w:val="ru-RU"/>
        </w:rPr>
        <w:instrText xml:space="preserve"> </w:instrText>
      </w:r>
      <w:r w:rsidR="00E67701">
        <w:instrText>entirely</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new</w:instrText>
      </w:r>
      <w:r w:rsidR="00E67701" w:rsidRPr="00E67701">
        <w:rPr>
          <w:lang w:val="ru-RU"/>
        </w:rPr>
        <w:instrText xml:space="preserve"> </w:instrText>
      </w:r>
      <w:r w:rsidR="00E67701">
        <w:instrText>code</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supported</w:instrText>
      </w:r>
      <w:r w:rsidR="00E67701" w:rsidRPr="00E67701">
        <w:rPr>
          <w:lang w:val="ru-RU"/>
        </w:rPr>
        <w:instrText xml:space="preserve"> </w:instrText>
      </w:r>
      <w:r w:rsidR="00E67701">
        <w:instrText>fingerprint</w:instrText>
      </w:r>
      <w:r w:rsidR="00E67701" w:rsidRPr="00E67701">
        <w:rPr>
          <w:lang w:val="ru-RU"/>
        </w:rPr>
        <w:instrText xml:space="preserve"> </w:instrText>
      </w:r>
      <w:r w:rsidR="00E67701">
        <w:instrText>types</w:instrText>
      </w:r>
      <w:r w:rsidR="00E67701" w:rsidRPr="00E67701">
        <w:rPr>
          <w:lang w:val="ru-RU"/>
        </w:rPr>
        <w:instrText xml:space="preserve">: </w:instrText>
      </w:r>
      <w:r w:rsidR="00E67701">
        <w:instrText>Morgan</w:instrText>
      </w:r>
      <w:r w:rsidR="00E67701" w:rsidRPr="00E67701">
        <w:rPr>
          <w:lang w:val="ru-RU"/>
        </w:rPr>
        <w:instrText xml:space="preserve">, </w:instrText>
      </w:r>
      <w:r w:rsidR="00E67701">
        <w:instrText>RDKit</w:instrText>
      </w:r>
      <w:r w:rsidR="00E67701" w:rsidRPr="00E67701">
        <w:rPr>
          <w:lang w:val="ru-RU"/>
        </w:rPr>
        <w:instrText xml:space="preserve">, </w:instrText>
      </w:r>
      <w:r w:rsidR="00E67701">
        <w:instrText>topological</w:instrText>
      </w:r>
      <w:r w:rsidR="00E67701" w:rsidRPr="00E67701">
        <w:rPr>
          <w:lang w:val="ru-RU"/>
        </w:rPr>
        <w:instrText xml:space="preserve"> </w:instrText>
      </w:r>
      <w:r w:rsidR="00E67701">
        <w:instrText>torsion</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atom</w:instrText>
      </w:r>
      <w:r w:rsidR="00E67701" w:rsidRPr="00E67701">
        <w:rPr>
          <w:lang w:val="ru-RU"/>
        </w:rPr>
        <w:instrText xml:space="preserve"> </w:instrText>
      </w:r>
      <w:r w:rsidR="00E67701">
        <w:instrText>pairs</w:instrText>
      </w:r>
      <w:r w:rsidR="00E67701" w:rsidRPr="00E67701">
        <w:rPr>
          <w:lang w:val="ru-RU"/>
        </w:rPr>
        <w:instrText xml:space="preserve">. </w:instrText>
      </w:r>
      <w:r w:rsidR="00E67701">
        <w:instrText>Backwards</w:instrText>
      </w:r>
      <w:r w:rsidR="00E67701" w:rsidRPr="00E67701">
        <w:rPr>
          <w:lang w:val="ru-RU"/>
        </w:rPr>
        <w:instrText xml:space="preserve"> </w:instrText>
      </w:r>
      <w:r w:rsidR="00E67701">
        <w:instrText>incompatible</w:instrText>
      </w:r>
      <w:r w:rsidR="00E67701" w:rsidRPr="00E67701">
        <w:rPr>
          <w:lang w:val="ru-RU"/>
        </w:rPr>
        <w:instrText xml:space="preserve"> </w:instrText>
      </w:r>
      <w:r w:rsidR="00E67701">
        <w:instrText>changes</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ring</w:instrText>
      </w:r>
      <w:r w:rsidR="00E67701" w:rsidRPr="00E67701">
        <w:rPr>
          <w:lang w:val="ru-RU"/>
        </w:rPr>
        <w:instrText>-</w:instrText>
      </w:r>
      <w:r w:rsidR="00E67701">
        <w:instrText>finding</w:instrText>
      </w:r>
      <w:r w:rsidR="00E67701" w:rsidRPr="00E67701">
        <w:rPr>
          <w:lang w:val="ru-RU"/>
        </w:rPr>
        <w:instrText xml:space="preserve"> </w:instrText>
      </w:r>
      <w:r w:rsidR="00E67701">
        <w:instrText>functions</w:instrText>
      </w:r>
      <w:r w:rsidR="00E67701" w:rsidRPr="00E67701">
        <w:rPr>
          <w:lang w:val="ru-RU"/>
        </w:rPr>
        <w:instrText xml:space="preserve"> </w:instrText>
      </w:r>
      <w:r w:rsidR="00E67701">
        <w:instrText>will</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run</w:instrText>
      </w:r>
      <w:r w:rsidR="00E67701" w:rsidRPr="00E67701">
        <w:rPr>
          <w:lang w:val="ru-RU"/>
        </w:rPr>
        <w:instrText xml:space="preserve"> </w:instrText>
      </w:r>
      <w:r w:rsidR="00E67701">
        <w:instrText>even</w:instrText>
      </w:r>
      <w:r w:rsidR="00E67701" w:rsidRPr="00E67701">
        <w:rPr>
          <w:lang w:val="ru-RU"/>
        </w:rPr>
        <w:instrText xml:space="preserve"> </w:instrText>
      </w:r>
      <w:r w:rsidR="00E67701">
        <w:instrText>if</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molecule</w:instrText>
      </w:r>
      <w:r w:rsidR="00E67701" w:rsidRPr="00E67701">
        <w:rPr>
          <w:lang w:val="ru-RU"/>
        </w:rPr>
        <w:instrText xml:space="preserve"> </w:instrText>
      </w:r>
      <w:r w:rsidR="00E67701">
        <w:instrText>already</w:instrText>
      </w:r>
      <w:r w:rsidR="00E67701" w:rsidRPr="00E67701">
        <w:rPr>
          <w:lang w:val="ru-RU"/>
        </w:rPr>
        <w:instrText xml:space="preserve"> </w:instrText>
      </w:r>
      <w:r w:rsidR="00E67701">
        <w:instrText>has ring information. Older versions of the RDKit would return whatever ring information was present, even if it had been generated using a different algorithm. The ring-finding functions now no longer consider dative bonds as possible ring bonds by default. All of the ring-finding functions have a new optional argument &lt;code&gt;includeDativeBonds&lt;/code&gt; which can be used to change this behavior Generating 2D coordinates no longer has the side effect of running ring finding on molecules. The canonical SMILES and CXSMILES generated for molecules with enhanced stereochemistry (stereo groups) is different than in previous releases. The enhanced stereochemistry information and the stereo groups themselves are now canonical. This does &lt;em&gt;not&lt;/em&gt; affect molecules which do not have enhanced stereo and will not have any effect if you generate non-isomeric SMILES. This change also affects the output of the MolHash and RegistrationHash code when applied to molecules with enhanced stereo. The doIsomericSmiles parameter in Java and C# ROMol.MolToSmiles() now defaults to true (previously it was false), thus aligning to the C++ and Python behavior. Double bonds which are marked as crossed (i.e. &lt;code&gt;bond.GetBondDir() == Bond.BondDir.EITHERDOUBLE&lt;/code&gt;) now have their BondStereo set to &lt;code&gt;Bond.BondStereo.STEREOANY&lt;/code&gt; and the BondDir information removed by default when molecules are parsed or &lt;code&gt;AssignStereochemistry()&lt;/code&gt; is called with the &lt;code&gt;cleanIt&lt;/code&gt; argument set to True. The conformers generated for molecules with three-coordinate chiral centers will be somewhat different due to the fix for #5883. Molecules which come from Mol or SDF files will now always have the \"_MolFileChiralFlag\" property set to the value of the chiral flag in the CTAB. In previous versions the property was not set if the chiral flag was 0. Bug Fixes: GetSubstructMatches uniquify and maxMatches don't work well together (github issue #888 from adalke) DrawRDKBits raised RDKit error when it applied to the compounds that contains imidazole. (github issue #2164 from yamasakih) MolFromMol2File: O.co2 atom type correctness check ignores phosphate groups (github issue #3246 from chmnk) Enhanced Stereo is lost when using GetMolFrags(m, asMols=True) (github issue #4845 from kienerj) Segfault with coordgen v3.0.0 (github issue #4845 from lucasmorin222) Dative bond and alkali and alkaline earth metals (github issue #5120 from marcostenta) RGD Stereochemistry in decomposed structure is not copied to the matching core (github issue #5613 from jones-gareth) fp.ToList() fails for empty molecule (github issue #5677 from baoilleach) SMILES and SMARTS parse bonds in a different order (github issue #5683 from ricrogz) postgresql makefile needs to be updated to use c++17 (github issue #5685 from mbanck) Exception raised when reading very large SMILES file (github issue #5692 from DavidACosgrove) Update warning message about aromaticity detection (github pull #5696 from d-b-w) stop building catch_main when tests are disabled (github pull #5697 from greglandrum) Make PandasTools.RGroupDecompositionToFrame re-entrant (github pull #5698 from greglandrum) PandasTools.RGroupDecompositionToFrame() should call ChangeMoleculeRendering() (github issue #5702 from greglandrum) MolDraw2D should automatically set bond highlight color when atom colors are changed (github issue #5704 from greglandrum) Use correct &lt;code&gt;_WIN32&lt;/code&gt; macro for checking Windows target (github pull #5710 from giordano) Environment not set properly in chirality tests for MinGW builds (github pull #5711 from ptosco) windows.h header should be lowercase (github pull #5712 from ptosco) Fixes bond index parsing for w/c/t/ctu labels in CXSMILES/CXSMARTS (github pull #5722 from ricrogz) Fix a deprecation warning in pythonTestDirRoot (github pull #5723 from ricrogz) allowNontetrahedralChiralty should be honored when reading/writing SMILES (github pull #5728 from greglandrum) CFFI/MinimalLib fixes (github pull #5729 from ptosco) Allow setting custom FREETYPE_LIBRARY/FREETYPE_INCLUDE_DIRS through CMake (github pull #5730 from ptosco) Missing update path for postgreSQL from 3.8 to 4.2 (github issue #5734 from Deltaus) Avoid passing a NULL pointer to CanSmiles() (github pull #5750 from ptosco) CDXML reader incorrectly sets stereo on crossed double bonds (github issue #5752 from baoilleach) &lt;code&gt;R&lt;/code&gt; atom label information lost in molfile if not backed by a &lt;code&gt;M RGP&lt;/code&gt; entry (github issue #5763 from eloyfelix) Missing monomer labels when depicting &lt;code&gt;MON&lt;/code&gt; SGroups (github issue #5767 from eloyfelix) Wrongly oriented SGroup bracket (github issue #5768 from eloyfelix) Adjust LocaleSwitcher on Windows when RDK_BUILD_THREADSAFE_SSS not set (github pull #5783 from roccomoretti) KekulizationException in tautomer canonicalization (github issue #5784 from d-b-w) ChemicalReactionToRxnBlock ignores separateAgents if forceV3000 is true (github issue #5785 from jacobbloom) extend the allowed valences of the alkali earths (github pull #5786 from greglandrum) Minimallib build (rdkit-js) not working for release 2022.09.2 (github issue #5792 from MichelML) Remove dependency on MSVC runtime DLL in MinGW builds (github pull #5800 from ptosco) Update macOS target platform to 10.13 (github pull #5802 from ptosco) &lt;code&gt;R#&lt;/code&gt; atom label information lost in molfile if not handled by the &lt;code&gt;RGP&lt;/code&gt; spec (github issue #5810 from eloyfelix) Stop using recommonmark in the documentation (github issue #5812 from greglandrum) Properties with new lines can create invalid SDFiles (github issue #5827 from bp-kelley) Allow building PgSQL RPM and DEB packages (github pull #5836 from ptosco) Additional output is incorrect when FP count simulation is active (github issue #5838 from ptosco) Explicit valence check SiPa13fails for certain SMILES (github issue #5849 from josh-collaborationspharma) Set emsdk path for freetype in emscripten builds (github pull #5857 from ptosco) DrawMorganBit fails by default (github issue #5863 from eguidotti) Fix #5810 in V2000 mol files. (github pull #5864 from eloyfelix) Chemical drawings should be automatically enabled on Colab (github pull #5868 from kuelumbus) use enhanced stereo when uniquifying in SimpleEnum (github pull #5874 from greglandrum) Conformer Generation Fails for three-coordinate Ns with specified stereo (github issue #5883 from gncs) Fix documentation example for KeyFromPropHolder (github pull #5886 from gedeck) Allow unrecognized atom types when strictParsing=False (github pull #5891 from greglandrum) DetermineBonds assigning methyl carbon as tetrahedral center (github issue #5894 from jasondbiggs) numpy.float is no longer supported and causes exceptions (github issue #5895 from PatWalters) moldraw2DTest1 failure when building on aarch64 (github issue #5899 from vfscalfani) DetermineBondOrders running out of memory on medium-sized disconnected structure (github issue #5902 from jasondbiggs) clear MDL Rgroup labels from core atoms when we aren't using them (github pull #5904 from greglandrum) Conformer generator produces strange structure for substituted butadiene (github issue #5913 from gncs) &lt;code&gt;MHFPEncoder::Distance&lt;/code&gt; doesn't compute a (Jaccard) distance (github issue #5919 from althonos) AvalonTools: Avoid that trailing garbage pollutes the fmemopen buffer (github pull #5928 from ptosco) \"not\" queries in molfiles get inverted (github issue #5930 from d-b-w) CalcTPSA() doesn't use options when caching (github issue #5941 from greglandrum) Bad drawing of end points for dative bonds (github issue #5943 from DavidACosgrove) Extremes of drawn ellipses not being calculated correctly. (github issue #5947 from DavidACosgrove) Arrow heads of dative bonds are different sizes (github issue #5949 from DavidACosgrove) stop caching ring-finding results (github pull #5955 from greglandrum) Wrong bond endpoint when connecting to wedge bond in 2D image (github issue #5963 from stgeo) Tiny change to get demo.html to load in legacy browsers (github pull #5964 from ptosco) detect bad double bond stereo in conformer generation (github pull #5967 from greglandrum) drawing code should not generate kekulization errors (github issue #5974 from greglandrum) Adjust expected test results for newer freetype versions (github pull #5979 from greglandrum) CanonicalRankAtomsInFragment example in the documentation is not reproducible (github issue #5986 from chmnk) Exception in RegistrationHash for molecules with bad bond directions (github pull #5987 from d-b-w) Updated the GetMolHash docstring for accuracy (github pull #5988 from irenazra) Fix a problem with pickling molecules with more than 255 rings (github pull #5992 from greglandrum) Support Python 3.11 (github pull #5994 from greglandrum) Incorrect disconnection of CC(=O)O[Mg]OC(=O)C (github issue #5997 from DavidACosgrove) PostgreSQL autovacuum stuck when molecules with query features are stored in mol columns (github issue #6002 from mihalyszabo88) Remove &lt;code&gt;and&lt;/code&gt; from C++ headers (github pull #6003 from d-b-w) [PH3] incorrectly recognized as potential stereo center (github issue #6011 from greglandrum) Potential nontetrahedral stereo is recognized when nontetrahedral stereo is disabled. (github issue #6012 from greglandrum) MolEnumerator is not propagating query information to molecules (github issue #6014 from greglandrum) Reactions do not propagate query information to products (github issue #6015 from greglandrum) Error rendering to very small canvas (github issue #6025 from DavidACosgrove) Bad double bond drawn for collinear atoms (github issue #6027 from DavidACosgrove) Fix some minor leaks (github pull #6029 from ricrogz) Cannot draw molecule which includes an atom with a &lt;code&gt;[!#X]&lt;/code&gt; query (for any X) (github issue #6033 from ShangChien) FragmentOnBonds may create unexpected radicals (github issue #6034 from ricrogz) Calling MurckoScaffold on molecule causes bug in pickling (github issue #6036 from dangthatsright) Bump maeparser and coordgen versions (github pull #6039 from ricrogz) enhanced stereo is still included in CXSMILES if isomericSmiles=False (github issue #6040 from greglandrum) Issues with ACS1996 drawing mode on a small canvas (github issue #6041 from DavidACosgrove) Cyclobutyl group in a macrocycle triggers a stereo center (github issue #6049 from cdvonbargen) stereogroups not combined when parsing CXSMILES (github issue #6050 from greglandrum) Regression in depicting molecules with MDL query atoms (github issue #6054 from ptosco) Do not include dative bonds in ring finding by default (github issue #6058 from DavidACosgrove) Remove check for ring information from Atom::Match (github pull #6063 from fwaibl) Correct docstring for minFontSize. (github pull #6066 from DavidACosgrove) Minor code cleanup (github pull #6101 from ptosco) Dummy atoms should not be considered to be metals for M and MH queries (github issue #6106 from greglandrum) Drawing in ACS mode crops small images (github issue #6111 from DavidACosgrove) Drawing in ACS1996 mode throws ValueError: Bad Conformer Id if molecule has no coords (github issue #6112 from DavidACosgrove) Single atom or queries with hydrogens shouldn't trigger warning in mergeQueryHs (github issue #6119 from bp-kelley) DetermineBonds fails for single H atom (github issue #6121 from gncs) MinimalLib: avoid that assignStereochemistry() fails when removeHs=true (github pull #6134 from ptosco) Round-tripping a reaction through pickle changes the outputs from RunReactants (github issue #6138 from kmaziarz) RGD and enhanced stereochemistry (github issue #6146 from jones-gareth) MaeMolSupplier requires bond block (github issue #6153 from cdvonbargen) Incorrect doule bond drawing with MolDraw2DSVG (github issue #6160 from radchenkods) BondDir not cleared from bonds that aren't stereoactive (github pull #6162 from greglandrum) Crossed bond not correctly drawn (github issue #6170 from ptosco) ReactionFromRxnBlock fails on bond with reacting center status set (github issue #6195 from jones-gareth) Possible regression in the atom/bond highlighting code (github issue #6200 from ptosco) Updated README to build the PostgreSQL cartridge + bug fix (github pull #6214 from ptosco) Atoms may get flagged with non-tetrahedral stereo even when it is not allowed (github issue #6217 from ricrogz) Fix TorsionFingerprints for 15 membered rings (github pull #6228 from kazuyaujihara) Fix build warnings (github pull #6235 from ricrogz) Tri-coordinate atom with implicit + neighbor H atom is found potentially chiral (github issue #6239 from ricrogz) DativeBondsToHaptic doesn't set _MolFileBondEndPts correctly. (github issue #6252 from DavidACosgrove) Round-tripping ferrocene through HapticBondsToDatives loses drawing highlights. (github issue #6253 from DavidACosgrove) Using Chiral Tag instead of CIPCode to ensure preservation of chirality in addHs (github pull #6259 from HalflingHelper) Update assignSubstructureFilters.py (github pull #6270 from OleinikovasV) deal with deprecated DataFrame.append method (github pull #6272 from greglandrum) compile-time error with GCC 12.2.1 on Fedora 36 (github issue #6274 from rvianello) Fix UnitTestPandasTools for running without pandas installed. (github pull #6299 from roccomoretti) Aromatic dashes look bad (github pull #6303 from greglandrum) Cleanup work: Do deprecations for the 2023.03 release (github pull #5675 from greglandrum) run clang_format (github pull #5676 from greglandrum) Cleanup work on documentation Makefile (github pull #5804 from greglandrum) Refactor RGD moving function implementations from header to source files (github pull #5958 from jones-gareth) Disable POPCNT on M1 (github pull #6081 from bjonnh-work) Remove spurious full stops from warnings. (github pull #6124 from DavidACosgrove) Reformat Python code for 2023.03 release (github pull #6294 from ricrogz) Reformat C/C++ code ahead of 2023.03 release (github pull #6295 from ricrogz) New Features and Enhancements: mol V3000: multicenter dative bond (github issue #5121 from marcostenta) add molecular filter examples (github pull #5647 from RPirie96) Use templates in RDKit coordinate generation (github pull #5643 from rachelnwalker) add MACCS fp to the MinimalLib (github pull #5707 from eloyfelix) Enable additional parameters in prepareAndDrawMolecule() and expose them to CFFI/MinimalLib (github pull #5731 from ptosco) add includeRedundantEnvironments support to GetMorganGenerator (github pull #5732 from greglandrum) FingerprintGenerator refactoring (github pull #5748 from greglandrum) Expose RDLog to SWIG wrappers (github pull #5749 from ptosco) Add a timeout protection for CIP calculations (github pull #5772 from tadhurst-cdd) Expose getMolFrags in CFFI and MinimalLib (github pull #5774 from ptosco) Get the wrappers working with SWIG 4.0 (github pull #5795 from greglandrum) Update AvalonTools to version 2.0.4a (github pull #5796 from ptosco) Add early example of drawing a molecule to Getting Started with the RDKit in Python (github pull #5803 from bertiewooster) Enable get_molblock(details_json) from MinimalLib (github pull #5806 from ptosco) Improvements to PandasTools.SaveXlsxFromFrame (github pull #5835 from ptosco) swap boost::tuple to std::tuple (github pull #5851 from greglandrum) Make it easy to calculate all 2D descriptors (github pull #5892 from greglandrum) Introduces AvgIpc descriptor (github pull #5896 from greglandrum) Add SMILES to each group abbreviation in Cookbook (github pull #5908 from bertiewooster) Support SubstanceGroups and StereoGroups in JSON (github pull #5909 from greglandrum) Add info about mergeHs to README. (github pull #5910 from DavidACosgrove) Cookbook - update entry 1 and add entries 38 and 39 (github pull #5918 from vfscalfani) Allow the sources of conformer generation failures to be retrieved (github pull #5960 from greglandrum) Create getExperimentalTorsions() function (github pull #5969 from greglandrum) Molblock wedging improvements (github pull #5981 from ptosco) MinimalLib JS functions to add/remove Hs in place (github pull #5984 from ptosco) Adds Pat Walter's Chembl Filters extraction to the FilterCatalog (github pull #5991 from bp-kelley) Add depiction coordinates to molzip (github pull #5993 from jones-gareth) Enable using STL algorithms on ROMol atoms and bonds (github pull #5995 from ptosco) Enable building MinimalLib as a plain JS file","license":"Open Access","note":"DOI: 10.5281/ZENODO.59</w:instrText>
      </w:r>
      <w:r w:rsidR="00E67701" w:rsidRPr="00387ECF">
        <w:rPr>
          <w:lang w:val="ru-RU"/>
        </w:rPr>
        <w:instrText>1637","</w:instrText>
      </w:r>
      <w:r w:rsidR="00E67701">
        <w:instrText>publisher</w:instrText>
      </w:r>
      <w:r w:rsidR="00E67701" w:rsidRPr="00387ECF">
        <w:rPr>
          <w:lang w:val="ru-RU"/>
        </w:rPr>
        <w:instrText>":"</w:instrText>
      </w:r>
      <w:r w:rsidR="00E67701">
        <w:instrText>Zenodo</w:instrText>
      </w:r>
      <w:r w:rsidR="00E67701" w:rsidRPr="00387ECF">
        <w:rPr>
          <w:lang w:val="ru-RU"/>
        </w:rPr>
        <w:instrText>","</w:instrText>
      </w:r>
      <w:r w:rsidR="00E67701">
        <w:instrText>source</w:instrText>
      </w:r>
      <w:r w:rsidR="00E67701" w:rsidRPr="00387ECF">
        <w:rPr>
          <w:lang w:val="ru-RU"/>
        </w:rPr>
        <w:instrText>":"</w:instrText>
      </w:r>
      <w:r w:rsidR="00E67701">
        <w:instrText>DOI</w:instrText>
      </w:r>
      <w:r w:rsidR="00E67701" w:rsidRPr="00387ECF">
        <w:rPr>
          <w:lang w:val="ru-RU"/>
        </w:rPr>
        <w:instrText>.</w:instrText>
      </w:r>
      <w:r w:rsidR="00E67701">
        <w:instrText>org</w:instrText>
      </w:r>
      <w:r w:rsidR="00E67701" w:rsidRPr="00387ECF">
        <w:rPr>
          <w:lang w:val="ru-RU"/>
        </w:rPr>
        <w:instrText xml:space="preserve"> (</w:instrText>
      </w:r>
      <w:r w:rsidR="00E67701">
        <w:instrText>Datacite</w:instrText>
      </w:r>
      <w:r w:rsidR="00E67701" w:rsidRPr="00387ECF">
        <w:rPr>
          <w:lang w:val="ru-RU"/>
        </w:rPr>
        <w:instrText>)","</w:instrText>
      </w:r>
      <w:r w:rsidR="00E67701">
        <w:instrText>title</w:instrText>
      </w:r>
      <w:r w:rsidR="00E67701" w:rsidRPr="00387ECF">
        <w:rPr>
          <w:lang w:val="ru-RU"/>
        </w:rPr>
        <w:instrText>":"</w:instrText>
      </w:r>
      <w:r w:rsidR="00E67701">
        <w:instrText>RDKit</w:instrText>
      </w:r>
      <w:r w:rsidR="00E67701" w:rsidRPr="00387ECF">
        <w:rPr>
          <w:lang w:val="ru-RU"/>
        </w:rPr>
        <w:instrText xml:space="preserve">: </w:instrText>
      </w:r>
      <w:r w:rsidR="00E67701">
        <w:instrText>Open</w:instrText>
      </w:r>
      <w:r w:rsidR="00E67701" w:rsidRPr="00387ECF">
        <w:rPr>
          <w:lang w:val="ru-RU"/>
        </w:rPr>
        <w:instrText>-</w:instrText>
      </w:r>
      <w:r w:rsidR="00E67701">
        <w:instrText>source</w:instrText>
      </w:r>
      <w:r w:rsidR="00E67701" w:rsidRPr="00387ECF">
        <w:rPr>
          <w:lang w:val="ru-RU"/>
        </w:rPr>
        <w:instrText xml:space="preserve"> </w:instrText>
      </w:r>
      <w:r w:rsidR="00E67701">
        <w:instrText>cheminformatics</w:instrText>
      </w:r>
      <w:r w:rsidR="00E67701" w:rsidRPr="00387ECF">
        <w:rPr>
          <w:lang w:val="ru-RU"/>
        </w:rPr>
        <w:instrText xml:space="preserve">. </w:instrText>
      </w:r>
      <w:r w:rsidR="00E67701">
        <w:instrText>https</w:instrText>
      </w:r>
      <w:r w:rsidR="00E67701" w:rsidRPr="00387ECF">
        <w:rPr>
          <w:lang w:val="ru-RU"/>
        </w:rPr>
        <w:instrText>://</w:instrText>
      </w:r>
      <w:r w:rsidR="00E67701">
        <w:instrText>www</w:instrText>
      </w:r>
      <w:r w:rsidR="00E67701" w:rsidRPr="00387ECF">
        <w:rPr>
          <w:lang w:val="ru-RU"/>
        </w:rPr>
        <w:instrText>.</w:instrText>
      </w:r>
      <w:r w:rsidR="00E67701">
        <w:instrText>rdkit</w:instrText>
      </w:r>
      <w:r w:rsidR="00E67701" w:rsidRPr="00387ECF">
        <w:rPr>
          <w:lang w:val="ru-RU"/>
        </w:rPr>
        <w:instrText>.</w:instrText>
      </w:r>
      <w:r w:rsidR="00E67701">
        <w:instrText>org</w:instrText>
      </w:r>
      <w:r w:rsidR="00E67701" w:rsidRPr="00387ECF">
        <w:rPr>
          <w:lang w:val="ru-RU"/>
        </w:rPr>
        <w:instrText>","</w:instrText>
      </w:r>
      <w:r w:rsidR="00E67701">
        <w:instrText>title</w:instrText>
      </w:r>
      <w:r w:rsidR="00E67701" w:rsidRPr="00387ECF">
        <w:rPr>
          <w:lang w:val="ru-RU"/>
        </w:rPr>
        <w:instrText>-</w:instrText>
      </w:r>
      <w:r w:rsidR="00E67701">
        <w:instrText>short</w:instrText>
      </w:r>
      <w:r w:rsidR="00E67701" w:rsidRPr="00387ECF">
        <w:rPr>
          <w:lang w:val="ru-RU"/>
        </w:rPr>
        <w:instrText>":"</w:instrText>
      </w:r>
      <w:r w:rsidR="00E67701">
        <w:instrText>rdkit</w:instrText>
      </w:r>
      <w:r w:rsidR="00E67701" w:rsidRPr="00387ECF">
        <w:rPr>
          <w:lang w:val="ru-RU"/>
        </w:rPr>
        <w:instrText>/</w:instrText>
      </w:r>
      <w:r w:rsidR="00E67701">
        <w:instrText>rdkit</w:instrText>
      </w:r>
      <w:r w:rsidR="00E67701" w:rsidRPr="00387ECF">
        <w:rPr>
          <w:lang w:val="ru-RU"/>
        </w:rPr>
        <w:instrText>","</w:instrText>
      </w:r>
      <w:r w:rsidR="00E67701">
        <w:instrText>URL</w:instrText>
      </w:r>
      <w:r w:rsidR="00E67701" w:rsidRPr="00387ECF">
        <w:rPr>
          <w:lang w:val="ru-RU"/>
        </w:rPr>
        <w:instrText>":"</w:instrText>
      </w:r>
      <w:r w:rsidR="00E67701">
        <w:instrText>https</w:instrText>
      </w:r>
      <w:r w:rsidR="00E67701" w:rsidRPr="00387ECF">
        <w:rPr>
          <w:lang w:val="ru-RU"/>
        </w:rPr>
        <w:instrText>://</w:instrText>
      </w:r>
      <w:r w:rsidR="00E67701">
        <w:instrText>zenodo</w:instrText>
      </w:r>
      <w:r w:rsidR="00E67701" w:rsidRPr="00387ECF">
        <w:rPr>
          <w:lang w:val="ru-RU"/>
        </w:rPr>
        <w:instrText>.</w:instrText>
      </w:r>
      <w:r w:rsidR="00E67701">
        <w:instrText>org</w:instrText>
      </w:r>
      <w:r w:rsidR="00E67701" w:rsidRPr="00387ECF">
        <w:rPr>
          <w:lang w:val="ru-RU"/>
        </w:rPr>
        <w:instrText>/</w:instrText>
      </w:r>
      <w:r w:rsidR="00E67701">
        <w:instrText>record</w:instrText>
      </w:r>
      <w:r w:rsidR="00E67701" w:rsidRPr="00387ECF">
        <w:rPr>
          <w:lang w:val="ru-RU"/>
        </w:rPr>
        <w:instrText>/591637","</w:instrText>
      </w:r>
      <w:r w:rsidR="00E67701">
        <w:instrText>version</w:instrText>
      </w:r>
      <w:r w:rsidR="00E67701" w:rsidRPr="00387ECF">
        <w:rPr>
          <w:lang w:val="ru-RU"/>
        </w:rPr>
        <w:instrText>":"</w:instrText>
      </w:r>
      <w:r w:rsidR="00E67701">
        <w:instrText>Release</w:instrText>
      </w:r>
      <w:r w:rsidR="00E67701" w:rsidRPr="00387ECF">
        <w:rPr>
          <w:lang w:val="ru-RU"/>
        </w:rPr>
        <w:instrText>_2023_03_1","</w:instrText>
      </w:r>
      <w:r w:rsidR="00E67701">
        <w:instrText>author</w:instrText>
      </w:r>
      <w:r w:rsidR="00E67701" w:rsidRPr="00387ECF">
        <w:rPr>
          <w:lang w:val="ru-RU"/>
        </w:rPr>
        <w:instrText>":[{"</w:instrText>
      </w:r>
      <w:r w:rsidR="00E67701">
        <w:instrText>family</w:instrText>
      </w:r>
      <w:r w:rsidR="00E67701" w:rsidRPr="00387ECF">
        <w:rPr>
          <w:lang w:val="ru-RU"/>
        </w:rPr>
        <w:instrText>":"</w:instrText>
      </w:r>
      <w:r w:rsidR="00E67701">
        <w:instrText>Landrum</w:instrText>
      </w:r>
      <w:r w:rsidR="00E67701" w:rsidRPr="00387ECF">
        <w:rPr>
          <w:lang w:val="ru-RU"/>
        </w:rPr>
        <w:instrText>","</w:instrText>
      </w:r>
      <w:r w:rsidR="00E67701">
        <w:instrText>given</w:instrText>
      </w:r>
      <w:r w:rsidR="00E67701" w:rsidRPr="00387ECF">
        <w:rPr>
          <w:lang w:val="ru-RU"/>
        </w:rPr>
        <w:instrText>":"</w:instrText>
      </w:r>
      <w:r w:rsidR="00E67701">
        <w:instrText>Greg</w:instrText>
      </w:r>
      <w:r w:rsidR="00E67701" w:rsidRPr="00387ECF">
        <w:rPr>
          <w:lang w:val="ru-RU"/>
        </w:rPr>
        <w:instrText>"},{"</w:instrText>
      </w:r>
      <w:r w:rsidR="00E67701">
        <w:instrText>family</w:instrText>
      </w:r>
      <w:r w:rsidR="00E67701" w:rsidRPr="00387ECF">
        <w:rPr>
          <w:lang w:val="ru-RU"/>
        </w:rPr>
        <w:instrText>":"</w:instrText>
      </w:r>
      <w:r w:rsidR="00E67701">
        <w:instrText>Tosco</w:instrText>
      </w:r>
      <w:r w:rsidR="00E67701" w:rsidRPr="00387ECF">
        <w:rPr>
          <w:lang w:val="ru-RU"/>
        </w:rPr>
        <w:instrText>","</w:instrText>
      </w:r>
      <w:r w:rsidR="00E67701">
        <w:instrText>given</w:instrText>
      </w:r>
      <w:r w:rsidR="00E67701" w:rsidRPr="00387ECF">
        <w:rPr>
          <w:lang w:val="ru-RU"/>
        </w:rPr>
        <w:instrText>":"</w:instrText>
      </w:r>
      <w:r w:rsidR="00E67701">
        <w:instrText>Paolo</w:instrText>
      </w:r>
      <w:r w:rsidR="00E67701" w:rsidRPr="00387ECF">
        <w:rPr>
          <w:lang w:val="ru-RU"/>
        </w:rPr>
        <w:instrText>"},{"</w:instrText>
      </w:r>
      <w:r w:rsidR="00E67701">
        <w:instrText>family</w:instrText>
      </w:r>
      <w:r w:rsidR="00E67701" w:rsidRPr="00387ECF">
        <w:rPr>
          <w:lang w:val="ru-RU"/>
        </w:rPr>
        <w:instrText>":"</w:instrText>
      </w:r>
      <w:r w:rsidR="00E67701">
        <w:instrText>Kelley</w:instrText>
      </w:r>
      <w:r w:rsidR="00E67701" w:rsidRPr="00387ECF">
        <w:rPr>
          <w:lang w:val="ru-RU"/>
        </w:rPr>
        <w:instrText>","</w:instrText>
      </w:r>
      <w:r w:rsidR="00E67701">
        <w:instrText>given</w:instrText>
      </w:r>
      <w:r w:rsidR="00E67701" w:rsidRPr="00387ECF">
        <w:rPr>
          <w:lang w:val="ru-RU"/>
        </w:rPr>
        <w:instrText>":"</w:instrText>
      </w:r>
      <w:r w:rsidR="00E67701">
        <w:instrText>Brian</w:instrText>
      </w:r>
      <w:r w:rsidR="00E67701" w:rsidRPr="00387ECF">
        <w:rPr>
          <w:lang w:val="ru-RU"/>
        </w:rPr>
        <w:instrText>"},{"</w:instrText>
      </w:r>
      <w:r w:rsidR="00E67701">
        <w:instrText>family</w:instrText>
      </w:r>
      <w:r w:rsidR="00E67701" w:rsidRPr="00387ECF">
        <w:rPr>
          <w:lang w:val="ru-RU"/>
        </w:rPr>
        <w:instrText>":"</w:instrText>
      </w:r>
      <w:r w:rsidR="00E67701">
        <w:instrText>Ric</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Sriniker</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Cosgrove</w:instrText>
      </w:r>
      <w:r w:rsidR="00E67701" w:rsidRPr="00387ECF">
        <w:rPr>
          <w:lang w:val="ru-RU"/>
        </w:rPr>
        <w:instrText>","</w:instrText>
      </w:r>
      <w:r w:rsidR="00E67701">
        <w:instrText>given</w:instrText>
      </w:r>
      <w:r w:rsidR="00E67701" w:rsidRPr="00387ECF">
        <w:rPr>
          <w:lang w:val="ru-RU"/>
        </w:rPr>
        <w:instrText>":"</w:instrText>
      </w:r>
      <w:r w:rsidR="00E67701">
        <w:instrText>David</w:instrText>
      </w:r>
      <w:r w:rsidR="00E67701" w:rsidRPr="00387ECF">
        <w:rPr>
          <w:lang w:val="ru-RU"/>
        </w:rPr>
        <w:instrText>"},{"</w:instrText>
      </w:r>
      <w:r w:rsidR="00E67701">
        <w:instrText>family</w:instrText>
      </w:r>
      <w:r w:rsidR="00E67701" w:rsidRPr="00387ECF">
        <w:rPr>
          <w:lang w:val="ru-RU"/>
        </w:rPr>
        <w:instrText>":"</w:instrText>
      </w:r>
      <w:r w:rsidR="00E67701">
        <w:instrText>Gedeck</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Vianello</w:instrText>
      </w:r>
      <w:r w:rsidR="00E67701" w:rsidRPr="00387ECF">
        <w:rPr>
          <w:lang w:val="ru-RU"/>
        </w:rPr>
        <w:instrText>","</w:instrText>
      </w:r>
      <w:r w:rsidR="00E67701">
        <w:instrText>given</w:instrText>
      </w:r>
      <w:r w:rsidR="00E67701" w:rsidRPr="00387ECF">
        <w:rPr>
          <w:lang w:val="ru-RU"/>
        </w:rPr>
        <w:instrText>":"</w:instrText>
      </w:r>
      <w:r w:rsidR="00E67701">
        <w:instrText>Riccardo</w:instrText>
      </w:r>
      <w:r w:rsidR="00E67701" w:rsidRPr="00387ECF">
        <w:rPr>
          <w:lang w:val="ru-RU"/>
        </w:rPr>
        <w:instrText>"},{"</w:instrText>
      </w:r>
      <w:r w:rsidR="00E67701">
        <w:instrText>family</w:instrText>
      </w:r>
      <w:r w:rsidR="00E67701" w:rsidRPr="00387ECF">
        <w:rPr>
          <w:lang w:val="ru-RU"/>
        </w:rPr>
        <w:instrText>":"</w:instrText>
      </w:r>
      <w:r w:rsidR="00E67701">
        <w:instrText>NadineSchneider</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Kawashima</w:instrText>
      </w:r>
      <w:r w:rsidR="00E67701" w:rsidRPr="00387ECF">
        <w:rPr>
          <w:lang w:val="ru-RU"/>
        </w:rPr>
        <w:instrText>","</w:instrText>
      </w:r>
      <w:r w:rsidR="00E67701">
        <w:instrText>given</w:instrText>
      </w:r>
      <w:r w:rsidR="00E67701" w:rsidRPr="00387ECF">
        <w:rPr>
          <w:lang w:val="ru-RU"/>
        </w:rPr>
        <w:instrText>":"</w:instrText>
      </w:r>
      <w:r w:rsidR="00E67701">
        <w:instrText>Eisuke</w:instrText>
      </w:r>
      <w:r w:rsidR="00E67701" w:rsidRPr="00387ECF">
        <w:rPr>
          <w:lang w:val="ru-RU"/>
        </w:rPr>
        <w:instrText>"},{"</w:instrText>
      </w:r>
      <w:r w:rsidR="00E67701">
        <w:instrText>family</w:instrText>
      </w:r>
      <w:r w:rsidR="00E67701" w:rsidRPr="00387ECF">
        <w:rPr>
          <w:lang w:val="ru-RU"/>
        </w:rPr>
        <w:instrText>":"</w:instrText>
      </w:r>
      <w:r w:rsidR="00E67701">
        <w:instrText>N</w:instrText>
      </w:r>
      <w:r w:rsidR="00E67701" w:rsidRPr="00387ECF">
        <w:rPr>
          <w:lang w:val="ru-RU"/>
        </w:rPr>
        <w:instrText>","</w:instrText>
      </w:r>
      <w:r w:rsidR="00E67701">
        <w:instrText>given</w:instrText>
      </w:r>
      <w:r w:rsidR="00E67701" w:rsidRPr="00387ECF">
        <w:rPr>
          <w:lang w:val="ru-RU"/>
        </w:rPr>
        <w:instrText>":"</w:instrText>
      </w:r>
      <w:r w:rsidR="00E67701">
        <w:instrText>Dan</w:instrText>
      </w:r>
      <w:r w:rsidR="00E67701" w:rsidRPr="00387ECF">
        <w:rPr>
          <w:lang w:val="ru-RU"/>
        </w:rPr>
        <w:instrText>"},{"</w:instrText>
      </w:r>
      <w:r w:rsidR="00E67701">
        <w:instrText>family</w:instrText>
      </w:r>
      <w:r w:rsidR="00E67701" w:rsidRPr="00387ECF">
        <w:rPr>
          <w:lang w:val="ru-RU"/>
        </w:rPr>
        <w:instrText>":"</w:instrText>
      </w:r>
      <w:r w:rsidR="00E67701">
        <w:instrText>Jones</w:instrText>
      </w:r>
      <w:r w:rsidR="00E67701" w:rsidRPr="00387ECF">
        <w:rPr>
          <w:lang w:val="ru-RU"/>
        </w:rPr>
        <w:instrText>","</w:instrText>
      </w:r>
      <w:r w:rsidR="00E67701">
        <w:instrText>given</w:instrText>
      </w:r>
      <w:r w:rsidR="00E67701" w:rsidRPr="00387ECF">
        <w:rPr>
          <w:lang w:val="ru-RU"/>
        </w:rPr>
        <w:instrText>":"</w:instrText>
      </w:r>
      <w:r w:rsidR="00E67701">
        <w:instrText>Gareth</w:instrText>
      </w:r>
      <w:r w:rsidR="00E67701" w:rsidRPr="00387ECF">
        <w:rPr>
          <w:lang w:val="ru-RU"/>
        </w:rPr>
        <w:instrText>"},{"</w:instrText>
      </w:r>
      <w:r w:rsidR="00E67701">
        <w:instrText>family</w:instrText>
      </w:r>
      <w:r w:rsidR="00E67701" w:rsidRPr="00387ECF">
        <w:rPr>
          <w:lang w:val="ru-RU"/>
        </w:rPr>
        <w:instrText>":"</w:instrText>
      </w:r>
      <w:r w:rsidR="00E67701">
        <w:instrText>Dalke</w:instrText>
      </w:r>
      <w:r w:rsidR="00E67701" w:rsidRPr="00387ECF">
        <w:rPr>
          <w:lang w:val="ru-RU"/>
        </w:rPr>
        <w:instrText>","</w:instrText>
      </w:r>
      <w:r w:rsidR="00E67701">
        <w:instrText>given</w:instrText>
      </w:r>
      <w:r w:rsidR="00E67701" w:rsidRPr="00387ECF">
        <w:rPr>
          <w:lang w:val="ru-RU"/>
        </w:rPr>
        <w:instrText>":"</w:instrText>
      </w:r>
      <w:r w:rsidR="00E67701">
        <w:instrText>Andrew</w:instrText>
      </w:r>
      <w:r w:rsidR="00E67701" w:rsidRPr="00387ECF">
        <w:rPr>
          <w:lang w:val="ru-RU"/>
        </w:rPr>
        <w:instrText>"},{"</w:instrText>
      </w:r>
      <w:r w:rsidR="00E67701">
        <w:instrText>family</w:instrText>
      </w:r>
      <w:r w:rsidR="00E67701" w:rsidRPr="00387ECF">
        <w:rPr>
          <w:lang w:val="ru-RU"/>
        </w:rPr>
        <w:instrText>":"</w:instrText>
      </w:r>
      <w:r w:rsidR="00E67701">
        <w:instrText>Cole</w:instrText>
      </w:r>
      <w:r w:rsidR="00E67701" w:rsidRPr="00387ECF">
        <w:rPr>
          <w:lang w:val="ru-RU"/>
        </w:rPr>
        <w:instrText>","</w:instrText>
      </w:r>
      <w:r w:rsidR="00E67701">
        <w:instrText>given</w:instrText>
      </w:r>
      <w:r w:rsidR="00E67701" w:rsidRPr="00387ECF">
        <w:rPr>
          <w:lang w:val="ru-RU"/>
        </w:rPr>
        <w:instrText>":"</w:instrText>
      </w:r>
      <w:r w:rsidR="00E67701">
        <w:instrText>Brian</w:instrText>
      </w:r>
      <w:r w:rsidR="00E67701" w:rsidRPr="00387ECF">
        <w:rPr>
          <w:lang w:val="ru-RU"/>
        </w:rPr>
        <w:instrText>"},{"</w:instrText>
      </w:r>
      <w:r w:rsidR="00E67701">
        <w:instrText>family</w:instrText>
      </w:r>
      <w:r w:rsidR="00E67701" w:rsidRPr="00387ECF">
        <w:rPr>
          <w:lang w:val="ru-RU"/>
        </w:rPr>
        <w:instrText>":"</w:instrText>
      </w:r>
      <w:r w:rsidR="00E67701">
        <w:instrText>Swain</w:instrText>
      </w:r>
      <w:r w:rsidR="00E67701" w:rsidRPr="00387ECF">
        <w:rPr>
          <w:lang w:val="ru-RU"/>
        </w:rPr>
        <w:instrText>","</w:instrText>
      </w:r>
      <w:r w:rsidR="00E67701">
        <w:instrText>given</w:instrText>
      </w:r>
      <w:r w:rsidR="00E67701" w:rsidRPr="00387ECF">
        <w:rPr>
          <w:lang w:val="ru-RU"/>
        </w:rPr>
        <w:instrText>":"</w:instrText>
      </w:r>
      <w:r w:rsidR="00E67701">
        <w:instrText>Matt</w:instrText>
      </w:r>
      <w:r w:rsidR="00E67701" w:rsidRPr="00387ECF">
        <w:rPr>
          <w:lang w:val="ru-RU"/>
        </w:rPr>
        <w:instrText>"},{"</w:instrText>
      </w:r>
      <w:r w:rsidR="00E67701">
        <w:instrText>family</w:instrText>
      </w:r>
      <w:r w:rsidR="00E67701" w:rsidRPr="00387ECF">
        <w:rPr>
          <w:lang w:val="ru-RU"/>
        </w:rPr>
        <w:instrText>":"</w:instrText>
      </w:r>
      <w:r w:rsidR="00E67701">
        <w:instrText>Turk</w:instrText>
      </w:r>
      <w:r w:rsidR="00E67701" w:rsidRPr="00387ECF">
        <w:rPr>
          <w:lang w:val="ru-RU"/>
        </w:rPr>
        <w:instrText>","</w:instrText>
      </w:r>
      <w:r w:rsidR="00E67701">
        <w:instrText>given</w:instrText>
      </w:r>
      <w:r w:rsidR="00E67701" w:rsidRPr="00387ECF">
        <w:rPr>
          <w:lang w:val="ru-RU"/>
        </w:rPr>
        <w:instrText>":"</w:instrText>
      </w:r>
      <w:r w:rsidR="00E67701">
        <w:instrText>Samo</w:instrText>
      </w:r>
      <w:r w:rsidR="00E67701" w:rsidRPr="00387ECF">
        <w:rPr>
          <w:lang w:val="ru-RU"/>
        </w:rPr>
        <w:instrText>"},{"</w:instrText>
      </w:r>
      <w:r w:rsidR="00E67701">
        <w:instrText>family</w:instrText>
      </w:r>
      <w:r w:rsidR="00E67701" w:rsidRPr="00387ECF">
        <w:rPr>
          <w:lang w:val="ru-RU"/>
        </w:rPr>
        <w:instrText>":"</w:instrText>
      </w:r>
      <w:r w:rsidR="00E67701">
        <w:instrText>AlexanderSavelyev</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Vaucher</w:instrText>
      </w:r>
      <w:r w:rsidR="00E67701" w:rsidRPr="00387ECF">
        <w:rPr>
          <w:lang w:val="ru-RU"/>
        </w:rPr>
        <w:instrText>","</w:instrText>
      </w:r>
      <w:r w:rsidR="00E67701">
        <w:instrText>given</w:instrText>
      </w:r>
      <w:r w:rsidR="00E67701" w:rsidRPr="00387ECF">
        <w:rPr>
          <w:lang w:val="ru-RU"/>
        </w:rPr>
        <w:instrText>":"</w:instrText>
      </w:r>
      <w:r w:rsidR="00E67701">
        <w:instrText>Alain</w:instrText>
      </w:r>
      <w:r w:rsidR="00E67701" w:rsidRPr="00387ECF">
        <w:rPr>
          <w:lang w:val="ru-RU"/>
        </w:rPr>
        <w:instrText>"},{"</w:instrText>
      </w:r>
      <w:r w:rsidR="00E67701">
        <w:instrText>family</w:instrText>
      </w:r>
      <w:r w:rsidR="00E67701" w:rsidRPr="00387ECF">
        <w:rPr>
          <w:lang w:val="ru-RU"/>
        </w:rPr>
        <w:instrText>":"</w:instrText>
      </w:r>
      <w:r w:rsidR="00E67701">
        <w:instrText>W</w:instrText>
      </w:r>
      <w:r w:rsidR="00E67701" w:rsidRPr="00387ECF">
        <w:rPr>
          <w:lang w:val="ru-RU"/>
        </w:rPr>
        <w:instrText>ó</w:instrText>
      </w:r>
      <w:r w:rsidR="00E67701">
        <w:instrText>jcikowski</w:instrText>
      </w:r>
      <w:r w:rsidR="00E67701" w:rsidRPr="00387ECF">
        <w:rPr>
          <w:lang w:val="ru-RU"/>
        </w:rPr>
        <w:instrText>","</w:instrText>
      </w:r>
      <w:r w:rsidR="00E67701">
        <w:instrText>given</w:instrText>
      </w:r>
      <w:r w:rsidR="00E67701" w:rsidRPr="00387ECF">
        <w:rPr>
          <w:lang w:val="ru-RU"/>
        </w:rPr>
        <w:instrText>":"</w:instrText>
      </w:r>
      <w:r w:rsidR="00E67701">
        <w:instrText>Maciej</w:instrText>
      </w:r>
      <w:r w:rsidR="00E67701" w:rsidRPr="00387ECF">
        <w:rPr>
          <w:lang w:val="ru-RU"/>
        </w:rPr>
        <w:instrText>"},{"</w:instrText>
      </w:r>
      <w:r w:rsidR="00E67701">
        <w:instrText>family</w:instrText>
      </w:r>
      <w:r w:rsidR="00E67701" w:rsidRPr="00387ECF">
        <w:rPr>
          <w:lang w:val="ru-RU"/>
        </w:rPr>
        <w:instrText>":"</w:instrText>
      </w:r>
      <w:r w:rsidR="00E67701">
        <w:instrText>Ichiru</w:instrText>
      </w:r>
      <w:r w:rsidR="00E67701" w:rsidRPr="00387ECF">
        <w:rPr>
          <w:lang w:val="ru-RU"/>
        </w:rPr>
        <w:instrText xml:space="preserve"> </w:instrText>
      </w:r>
      <w:r w:rsidR="00E67701">
        <w:instrText>Take</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Probst</w:instrText>
      </w:r>
      <w:r w:rsidR="00E67701" w:rsidRPr="00387ECF">
        <w:rPr>
          <w:lang w:val="ru-RU"/>
        </w:rPr>
        <w:instrText>","</w:instrText>
      </w:r>
      <w:r w:rsidR="00E67701">
        <w:instrText>given</w:instrText>
      </w:r>
      <w:r w:rsidR="00E67701" w:rsidRPr="00387ECF">
        <w:rPr>
          <w:lang w:val="ru-RU"/>
        </w:rPr>
        <w:instrText>":"</w:instrText>
      </w:r>
      <w:r w:rsidR="00E67701">
        <w:instrText>Daniel</w:instrText>
      </w:r>
      <w:r w:rsidR="00E67701" w:rsidRPr="00387ECF">
        <w:rPr>
          <w:lang w:val="ru-RU"/>
        </w:rPr>
        <w:instrText>"},{"</w:instrText>
      </w:r>
      <w:r w:rsidR="00E67701">
        <w:instrText>family</w:instrText>
      </w:r>
      <w:r w:rsidR="00E67701" w:rsidRPr="00387ECF">
        <w:rPr>
          <w:lang w:val="ru-RU"/>
        </w:rPr>
        <w:instrText>":"</w:instrText>
      </w:r>
      <w:r w:rsidR="00E67701">
        <w:instrText>Ujihara</w:instrText>
      </w:r>
      <w:r w:rsidR="00E67701" w:rsidRPr="00387ECF">
        <w:rPr>
          <w:lang w:val="ru-RU"/>
        </w:rPr>
        <w:instrText>","</w:instrText>
      </w:r>
      <w:r w:rsidR="00E67701">
        <w:instrText>given</w:instrText>
      </w:r>
      <w:r w:rsidR="00E67701" w:rsidRPr="00387ECF">
        <w:rPr>
          <w:lang w:val="ru-RU"/>
        </w:rPr>
        <w:instrText>":"</w:instrText>
      </w:r>
      <w:r w:rsidR="00E67701">
        <w:instrText>Kazuya</w:instrText>
      </w:r>
      <w:r w:rsidR="00E67701" w:rsidRPr="00387ECF">
        <w:rPr>
          <w:lang w:val="ru-RU"/>
        </w:rPr>
        <w:instrText>"},{"</w:instrText>
      </w:r>
      <w:r w:rsidR="00E67701">
        <w:instrText>family</w:instrText>
      </w:r>
      <w:r w:rsidR="00E67701" w:rsidRPr="00387ECF">
        <w:rPr>
          <w:lang w:val="ru-RU"/>
        </w:rPr>
        <w:instrText>":"</w:instrText>
      </w:r>
      <w:r w:rsidR="00E67701">
        <w:instrText>Scalfani</w:instrText>
      </w:r>
      <w:r w:rsidR="00E67701" w:rsidRPr="00387ECF">
        <w:rPr>
          <w:lang w:val="ru-RU"/>
        </w:rPr>
        <w:instrText>","</w:instrText>
      </w:r>
      <w:r w:rsidR="00E67701">
        <w:instrText>given</w:instrText>
      </w:r>
      <w:r w:rsidR="00E67701" w:rsidRPr="00387ECF">
        <w:rPr>
          <w:lang w:val="ru-RU"/>
        </w:rPr>
        <w:instrText>":"</w:instrText>
      </w:r>
      <w:r w:rsidR="00E67701">
        <w:instrText>Vincent</w:instrText>
      </w:r>
      <w:r w:rsidR="00E67701" w:rsidRPr="00387ECF">
        <w:rPr>
          <w:lang w:val="ru-RU"/>
        </w:rPr>
        <w:instrText xml:space="preserve"> </w:instrText>
      </w:r>
      <w:r w:rsidR="00E67701">
        <w:instrText>F</w:instrText>
      </w:r>
      <w:r w:rsidR="00E67701" w:rsidRPr="00387ECF">
        <w:rPr>
          <w:lang w:val="ru-RU"/>
        </w:rPr>
        <w:instrText>."},{"</w:instrText>
      </w:r>
      <w:r w:rsidR="00E67701">
        <w:instrText>family</w:instrText>
      </w:r>
      <w:r w:rsidR="00E67701" w:rsidRPr="00387ECF">
        <w:rPr>
          <w:lang w:val="ru-RU"/>
        </w:rPr>
        <w:instrText>":"</w:instrText>
      </w:r>
      <w:r w:rsidR="00E67701">
        <w:instrText>Godin</w:instrText>
      </w:r>
      <w:r w:rsidR="00E67701" w:rsidRPr="00387ECF">
        <w:rPr>
          <w:lang w:val="ru-RU"/>
        </w:rPr>
        <w:instrText>","</w:instrText>
      </w:r>
      <w:r w:rsidR="00E67701">
        <w:instrText>given</w:instrText>
      </w:r>
      <w:r w:rsidR="00E67701" w:rsidRPr="00387ECF">
        <w:rPr>
          <w:lang w:val="ru-RU"/>
        </w:rPr>
        <w:instrText>":"</w:instrText>
      </w:r>
      <w:r w:rsidR="00E67701">
        <w:instrText>Guillaume</w:instrText>
      </w:r>
      <w:r w:rsidR="00E67701" w:rsidRPr="00387ECF">
        <w:rPr>
          <w:lang w:val="ru-RU"/>
        </w:rPr>
        <w:instrText>"},{"</w:instrText>
      </w:r>
      <w:r w:rsidR="00E67701">
        <w:instrText>family</w:instrText>
      </w:r>
      <w:r w:rsidR="00E67701" w:rsidRPr="00387ECF">
        <w:rPr>
          <w:lang w:val="ru-RU"/>
        </w:rPr>
        <w:instrText>":"</w:instrText>
      </w:r>
      <w:r w:rsidR="00E67701">
        <w:instrText>Pahl</w:instrText>
      </w:r>
      <w:r w:rsidR="00E67701" w:rsidRPr="00387ECF">
        <w:rPr>
          <w:lang w:val="ru-RU"/>
        </w:rPr>
        <w:instrText>","</w:instrText>
      </w:r>
      <w:r w:rsidR="00E67701">
        <w:instrText>given</w:instrText>
      </w:r>
      <w:r w:rsidR="00E67701" w:rsidRPr="00387ECF">
        <w:rPr>
          <w:lang w:val="ru-RU"/>
        </w:rPr>
        <w:instrText>":"</w:instrText>
      </w:r>
      <w:r w:rsidR="00E67701">
        <w:instrText>Axel</w:instrText>
      </w:r>
      <w:r w:rsidR="00E67701" w:rsidRPr="00387ECF">
        <w:rPr>
          <w:lang w:val="ru-RU"/>
        </w:rPr>
        <w:instrText>"},{"</w:instrText>
      </w:r>
      <w:r w:rsidR="00E67701">
        <w:instrText>family</w:instrText>
      </w:r>
      <w:r w:rsidR="00E67701" w:rsidRPr="00387ECF">
        <w:rPr>
          <w:lang w:val="ru-RU"/>
        </w:rPr>
        <w:instrText>":"</w:instrText>
      </w:r>
      <w:r w:rsidR="00E67701">
        <w:instrText>Francois</w:instrText>
      </w:r>
      <w:r w:rsidR="00E67701" w:rsidRPr="00387ECF">
        <w:rPr>
          <w:lang w:val="ru-RU"/>
        </w:rPr>
        <w:instrText xml:space="preserve"> </w:instrText>
      </w:r>
      <w:r w:rsidR="00E67701">
        <w:instrText>Berenger</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JLVarjo</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Walker</w:instrText>
      </w:r>
      <w:r w:rsidR="00E67701" w:rsidRPr="00387ECF">
        <w:rPr>
          <w:lang w:val="ru-RU"/>
        </w:rPr>
        <w:instrText>","</w:instrText>
      </w:r>
      <w:r w:rsidR="00E67701">
        <w:instrText>given</w:instrText>
      </w:r>
      <w:r w:rsidR="00E67701" w:rsidRPr="00387ECF">
        <w:rPr>
          <w:lang w:val="ru-RU"/>
        </w:rPr>
        <w:instrText>":"</w:instrText>
      </w:r>
      <w:r w:rsidR="00E67701">
        <w:instrText>Rachel</w:instrText>
      </w:r>
      <w:r w:rsidR="00E67701" w:rsidRPr="00387ECF">
        <w:rPr>
          <w:lang w:val="ru-RU"/>
        </w:rPr>
        <w:instrText>"},{"</w:instrText>
      </w:r>
      <w:r w:rsidR="00E67701">
        <w:instrText>family</w:instrText>
      </w:r>
      <w:r w:rsidR="00E67701" w:rsidRPr="00387ECF">
        <w:rPr>
          <w:lang w:val="ru-RU"/>
        </w:rPr>
        <w:instrText>":"</w:instrText>
      </w:r>
      <w:r w:rsidR="00E67701">
        <w:instrText>Jasondbiggs</w:instrText>
      </w:r>
      <w:r w:rsidR="00E67701" w:rsidRPr="00387ECF">
        <w:rPr>
          <w:lang w:val="ru-RU"/>
        </w:rPr>
        <w:instrText>","</w:instrText>
      </w:r>
      <w:r w:rsidR="00E67701">
        <w:instrText>given</w:instrText>
      </w:r>
      <w:r w:rsidR="00E67701" w:rsidRPr="00387ECF">
        <w:rPr>
          <w:lang w:val="ru-RU"/>
        </w:rPr>
        <w:instrText>":""},{"</w:instrText>
      </w:r>
      <w:r w:rsidR="00E67701">
        <w:instrText>family</w:instrText>
      </w:r>
      <w:r w:rsidR="00E67701" w:rsidRPr="00387ECF">
        <w:rPr>
          <w:lang w:val="ru-RU"/>
        </w:rPr>
        <w:instrText>":"</w:instrText>
      </w:r>
      <w:r w:rsidR="00E67701">
        <w:instrText>Strets</w:instrText>
      </w:r>
      <w:r w:rsidR="00E67701" w:rsidRPr="00387ECF">
        <w:rPr>
          <w:lang w:val="ru-RU"/>
        </w:rPr>
        <w:instrText>123","</w:instrText>
      </w:r>
      <w:r w:rsidR="00E67701">
        <w:instrText>given</w:instrText>
      </w:r>
      <w:r w:rsidR="00E67701" w:rsidRPr="00387ECF">
        <w:rPr>
          <w:lang w:val="ru-RU"/>
        </w:rPr>
        <w:instrText>":""}],"</w:instrText>
      </w:r>
      <w:r w:rsidR="00E67701">
        <w:instrText>accessed</w:instrText>
      </w:r>
      <w:r w:rsidR="00E67701" w:rsidRPr="00387ECF">
        <w:rPr>
          <w:lang w:val="ru-RU"/>
        </w:rPr>
        <w:instrText>":{"</w:instrText>
      </w:r>
      <w:r w:rsidR="00E67701">
        <w:instrText>date</w:instrText>
      </w:r>
      <w:r w:rsidR="00E67701" w:rsidRPr="00387ECF">
        <w:rPr>
          <w:lang w:val="ru-RU"/>
        </w:rPr>
        <w:instrText>-</w:instrText>
      </w:r>
      <w:r w:rsidR="00E67701">
        <w:instrText>parts</w:instrText>
      </w:r>
      <w:r w:rsidR="00E67701" w:rsidRPr="00387ECF">
        <w:rPr>
          <w:lang w:val="ru-RU"/>
        </w:rPr>
        <w:instrText>":[["2023",5,23]]},"</w:instrText>
      </w:r>
      <w:r w:rsidR="00E67701">
        <w:instrText>issued</w:instrText>
      </w:r>
      <w:r w:rsidR="00E67701" w:rsidRPr="00387ECF">
        <w:rPr>
          <w:lang w:val="ru-RU"/>
        </w:rPr>
        <w:instrText>":{"</w:instrText>
      </w:r>
      <w:r w:rsidR="00E67701">
        <w:instrText>date</w:instrText>
      </w:r>
      <w:r w:rsidR="00E67701" w:rsidRPr="00387ECF">
        <w:rPr>
          <w:lang w:val="ru-RU"/>
        </w:rPr>
        <w:instrText>-</w:instrText>
      </w:r>
      <w:r w:rsidR="00E67701">
        <w:instrText>parts</w:instrText>
      </w:r>
      <w:r w:rsidR="00E67701" w:rsidRPr="00387ECF">
        <w:rPr>
          <w:lang w:val="ru-RU"/>
        </w:rPr>
        <w:instrText>":[["2023",4,30]]}}}],"</w:instrText>
      </w:r>
      <w:r w:rsidR="00E67701">
        <w:instrText>schema</w:instrText>
      </w:r>
      <w:r w:rsidR="00E67701" w:rsidRPr="00387ECF">
        <w:rPr>
          <w:lang w:val="ru-RU"/>
        </w:rPr>
        <w:instrText>":"</w:instrText>
      </w:r>
      <w:r w:rsidR="00E67701">
        <w:instrText>https</w:instrText>
      </w:r>
      <w:r w:rsidR="00E67701" w:rsidRPr="00387ECF">
        <w:rPr>
          <w:lang w:val="ru-RU"/>
        </w:rPr>
        <w:instrText>://</w:instrText>
      </w:r>
      <w:r w:rsidR="00E67701">
        <w:instrText>github</w:instrText>
      </w:r>
      <w:r w:rsidR="00E67701" w:rsidRPr="00387ECF">
        <w:rPr>
          <w:lang w:val="ru-RU"/>
        </w:rPr>
        <w:instrText>.</w:instrText>
      </w:r>
      <w:r w:rsidR="00E67701">
        <w:instrText>com</w:instrText>
      </w:r>
      <w:r w:rsidR="00E67701" w:rsidRPr="00387ECF">
        <w:rPr>
          <w:lang w:val="ru-RU"/>
        </w:rPr>
        <w:instrText>/</w:instrText>
      </w:r>
      <w:r w:rsidR="00E67701">
        <w:instrText>citation</w:instrText>
      </w:r>
      <w:r w:rsidR="00E67701" w:rsidRPr="00387ECF">
        <w:rPr>
          <w:lang w:val="ru-RU"/>
        </w:rPr>
        <w:instrText>-</w:instrText>
      </w:r>
      <w:r w:rsidR="00E67701">
        <w:instrText>style</w:instrText>
      </w:r>
      <w:r w:rsidR="00E67701" w:rsidRPr="00387ECF">
        <w:rPr>
          <w:lang w:val="ru-RU"/>
        </w:rPr>
        <w:instrText>-</w:instrText>
      </w:r>
      <w:r w:rsidR="00E67701">
        <w:instrText>language</w:instrText>
      </w:r>
      <w:r w:rsidR="00E67701" w:rsidRPr="00387ECF">
        <w:rPr>
          <w:lang w:val="ru-RU"/>
        </w:rPr>
        <w:instrText>/</w:instrText>
      </w:r>
      <w:r w:rsidR="00E67701">
        <w:instrText>schema</w:instrText>
      </w:r>
      <w:r w:rsidR="00E67701" w:rsidRPr="00387ECF">
        <w:rPr>
          <w:lang w:val="ru-RU"/>
        </w:rPr>
        <w:instrText>/</w:instrText>
      </w:r>
      <w:r w:rsidR="00E67701">
        <w:instrText>raw</w:instrText>
      </w:r>
      <w:r w:rsidR="00E67701" w:rsidRPr="00387ECF">
        <w:rPr>
          <w:lang w:val="ru-RU"/>
        </w:rPr>
        <w:instrText>/</w:instrText>
      </w:r>
      <w:r w:rsidR="00E67701">
        <w:instrText>master</w:instrText>
      </w:r>
      <w:r w:rsidR="00E67701" w:rsidRPr="00387ECF">
        <w:rPr>
          <w:lang w:val="ru-RU"/>
        </w:rPr>
        <w:instrText>/</w:instrText>
      </w:r>
      <w:r w:rsidR="00E67701">
        <w:instrText>csl</w:instrText>
      </w:r>
      <w:r w:rsidR="00E67701" w:rsidRPr="00387ECF">
        <w:rPr>
          <w:lang w:val="ru-RU"/>
        </w:rPr>
        <w:instrText>-</w:instrText>
      </w:r>
      <w:r w:rsidR="00E67701">
        <w:instrText>citation</w:instrText>
      </w:r>
      <w:r w:rsidR="00E67701" w:rsidRPr="00387ECF">
        <w:rPr>
          <w:lang w:val="ru-RU"/>
        </w:rPr>
        <w:instrText>.</w:instrText>
      </w:r>
      <w:r w:rsidR="00E67701">
        <w:instrText>json</w:instrText>
      </w:r>
      <w:r w:rsidR="00E67701" w:rsidRPr="00387ECF">
        <w:rPr>
          <w:lang w:val="ru-RU"/>
        </w:rPr>
        <w:instrText xml:space="preserve">"} </w:instrText>
      </w:r>
      <w:r w:rsidR="00E67701">
        <w:fldChar w:fldCharType="separate"/>
      </w:r>
      <w:r w:rsidR="00E67701" w:rsidRPr="00387ECF">
        <w:rPr>
          <w:rFonts w:cs="Times New Roman"/>
          <w:lang w:val="ru-RU"/>
        </w:rPr>
        <w:t>[107]</w:t>
      </w:r>
      <w:r w:rsidR="00E67701">
        <w:fldChar w:fldCharType="end"/>
      </w:r>
      <w:r w:rsidR="00A97629" w:rsidRPr="0075779D">
        <w:rPr>
          <w:lang w:val="ru-RU"/>
        </w:rPr>
        <w:t>.</w:t>
      </w:r>
    </w:p>
    <w:p w14:paraId="0D7502A4" w14:textId="15129B17" w:rsidR="00E67701" w:rsidRDefault="00171E8E" w:rsidP="00171E8E">
      <w:pPr>
        <w:pStyle w:val="2"/>
        <w:rPr>
          <w:lang w:val="ru-RU"/>
        </w:rPr>
      </w:pPr>
      <w:bookmarkStart w:id="224" w:name="_Toc136219696"/>
      <w:r w:rsidRPr="0075779D">
        <w:rPr>
          <w:lang w:val="ru-RU"/>
        </w:rPr>
        <w:lastRenderedPageBreak/>
        <w:t xml:space="preserve">2.3. </w:t>
      </w:r>
      <w:r>
        <w:rPr>
          <w:lang w:val="ru-RU"/>
        </w:rPr>
        <w:t>Построение моделей «структура-активность»</w:t>
      </w:r>
      <w:bookmarkEnd w:id="224"/>
    </w:p>
    <w:p w14:paraId="00A3416C" w14:textId="5F00D04A" w:rsidR="007D6005" w:rsidRDefault="00FE1138" w:rsidP="0075779D">
      <w:pPr>
        <w:pStyle w:val="a0"/>
        <w:ind w:firstLine="720"/>
        <w:rPr>
          <w:lang w:val="ru-RU"/>
        </w:rPr>
      </w:pPr>
      <w:r>
        <w:rPr>
          <w:lang w:val="ru-RU"/>
        </w:rPr>
        <w:t xml:space="preserve">В основе построения моделей «структура-активность» лежит предположение, что некоторая биологическая активность химического соединения есть функция от </w:t>
      </w:r>
      <w:r w:rsidR="00783D9E">
        <w:rPr>
          <w:lang w:val="ru-RU"/>
        </w:rPr>
        <w:t xml:space="preserve">её химической структуры </w:t>
      </w:r>
      <w:r w:rsidR="00783D9E">
        <w:rPr>
          <w:lang w:val="ru-RU"/>
        </w:rPr>
        <w:fldChar w:fldCharType="begin"/>
      </w:r>
      <w:r w:rsidR="00783D9E">
        <w:rPr>
          <w:lang w:val="ru-RU"/>
        </w:rPr>
        <w:instrText xml:space="preserve"> ADDIN ZOTERO_ITEM CSL_CITATION {"citationID":"uF2eZGlF","properties":{"formattedCitation":"[108]","plainCitation":"[108]","noteIndex":0},"citationItems":[{"id":646,"uris":["http://zotero.org/users/10071278/items/T5Q6UIT9"],"itemData":{"id":646,"type":"book","event-place":"Москва, Казань, Страсбург","number-of-volumes":"6","publisher-place":"Москва, Казань, Страсбург","title":"Введение в хемоинформатику: моделирование \"структура-свойство\"","volume":"3","author":[{"family":"Баскин","given":"И.И."},{"family":"Маджидов","given":"Т.И."},{"family":"Варнек","given":"А.А."}],"issued":{"date-parts":[["2020"]]}}}],"schema":"https://github.com/citation-style-language/schema/raw/master/csl-citation.json"} </w:instrText>
      </w:r>
      <w:r w:rsidR="00783D9E">
        <w:rPr>
          <w:lang w:val="ru-RU"/>
        </w:rPr>
        <w:fldChar w:fldCharType="separate"/>
      </w:r>
      <w:r w:rsidR="00783D9E" w:rsidRPr="00783D9E">
        <w:rPr>
          <w:rFonts w:cs="Times New Roman"/>
          <w:lang w:val="ru-RU"/>
        </w:rPr>
        <w:t>[108]</w:t>
      </w:r>
      <w:r w:rsidR="00783D9E">
        <w:rPr>
          <w:lang w:val="ru-RU"/>
        </w:rPr>
        <w:fldChar w:fldCharType="end"/>
      </w:r>
      <w:r w:rsidR="00783D9E">
        <w:rPr>
          <w:lang w:val="ru-RU"/>
        </w:rPr>
        <w:t>.</w:t>
      </w:r>
      <w:r w:rsidR="00EA0569" w:rsidRPr="00A91834">
        <w:rPr>
          <w:lang w:val="ru-RU"/>
        </w:rPr>
        <w:t xml:space="preserve"> </w:t>
      </w:r>
      <w:r w:rsidR="00EA0569">
        <w:rPr>
          <w:lang w:val="ru-RU"/>
        </w:rPr>
        <w:t xml:space="preserve">Для построения моделей прогноза активности для </w:t>
      </w:r>
      <w:r w:rsidR="00EA0569">
        <w:t>TAP</w:t>
      </w:r>
      <w:r w:rsidR="00EA0569" w:rsidRPr="00A91834">
        <w:rPr>
          <w:lang w:val="ru-RU"/>
        </w:rPr>
        <w:t xml:space="preserve"> </w:t>
      </w:r>
      <w:r w:rsidR="00EA0569">
        <w:rPr>
          <w:lang w:val="ru-RU"/>
        </w:rPr>
        <w:t xml:space="preserve">и </w:t>
      </w:r>
      <w:r w:rsidR="00EA0569">
        <w:t>HLA</w:t>
      </w:r>
      <w:r w:rsidR="00EA0569">
        <w:rPr>
          <w:lang w:val="ru-RU"/>
        </w:rPr>
        <w:t xml:space="preserve"> уже в сыром виде есть структура и связанная с ней активность. Для предсказания активности протеасомы к каждому остатку в белке необходимо получить структуру «окрестности» для каждого остатка.</w:t>
      </w:r>
      <w:r w:rsidR="00783D9E">
        <w:rPr>
          <w:lang w:val="ru-RU"/>
        </w:rPr>
        <w:t xml:space="preserve"> </w:t>
      </w:r>
      <w:r w:rsidR="007D6005">
        <w:rPr>
          <w:lang w:val="ru-RU"/>
        </w:rPr>
        <w:t xml:space="preserve">Построение модели прогноза сайтов расщепления белков протеасомой происходило по следующему алгоритму: </w:t>
      </w:r>
    </w:p>
    <w:p w14:paraId="377714B7" w14:textId="4D813ED3" w:rsidR="007D6005" w:rsidRDefault="007D6005" w:rsidP="007D6005">
      <w:pPr>
        <w:pStyle w:val="a0"/>
        <w:numPr>
          <w:ilvl w:val="0"/>
          <w:numId w:val="10"/>
        </w:numPr>
        <w:rPr>
          <w:lang w:val="ru-RU"/>
        </w:rPr>
      </w:pPr>
      <w:r>
        <w:rPr>
          <w:lang w:val="ru-RU"/>
        </w:rPr>
        <w:t>Поиск координат пептидов в их исходной последовательности</w:t>
      </w:r>
    </w:p>
    <w:p w14:paraId="7253F19A" w14:textId="4F8354A3" w:rsidR="007D6005" w:rsidRPr="0075779D" w:rsidRDefault="007D6005" w:rsidP="007D6005">
      <w:pPr>
        <w:pStyle w:val="a0"/>
        <w:numPr>
          <w:ilvl w:val="0"/>
          <w:numId w:val="10"/>
        </w:numPr>
        <w:rPr>
          <w:i/>
          <w:iCs/>
          <w:lang w:val="ru-RU"/>
        </w:rPr>
      </w:pPr>
      <w:r>
        <w:rPr>
          <w:lang w:val="ru-RU"/>
        </w:rPr>
        <w:t xml:space="preserve">Для данных </w:t>
      </w:r>
      <w:r w:rsidRPr="0075779D">
        <w:rPr>
          <w:i/>
          <w:iCs/>
        </w:rPr>
        <w:t>in</w:t>
      </w:r>
      <w:r w:rsidRPr="0075779D">
        <w:rPr>
          <w:i/>
          <w:iCs/>
          <w:lang w:val="ru-RU"/>
        </w:rPr>
        <w:t xml:space="preserve"> </w:t>
      </w:r>
      <w:r w:rsidRPr="0075779D">
        <w:rPr>
          <w:i/>
          <w:iCs/>
        </w:rPr>
        <w:t>vitro</w:t>
      </w:r>
      <w:r>
        <w:rPr>
          <w:lang w:val="ru-RU"/>
        </w:rPr>
        <w:t xml:space="preserve"> активными помечались остаток левее </w:t>
      </w:r>
      <w:r>
        <w:t>N</w:t>
      </w:r>
      <w:r w:rsidRPr="0075779D">
        <w:rPr>
          <w:lang w:val="ru-RU"/>
        </w:rPr>
        <w:t>-</w:t>
      </w:r>
      <w:r>
        <w:rPr>
          <w:lang w:val="ru-RU"/>
        </w:rPr>
        <w:t xml:space="preserve">конца пептида и С-конец пептида, для данных </w:t>
      </w:r>
      <w:r w:rsidRPr="0075779D">
        <w:rPr>
          <w:i/>
          <w:iCs/>
        </w:rPr>
        <w:t>in</w:t>
      </w:r>
      <w:r w:rsidRPr="0075779D">
        <w:rPr>
          <w:i/>
          <w:iCs/>
          <w:lang w:val="ru-RU"/>
        </w:rPr>
        <w:t xml:space="preserve"> </w:t>
      </w:r>
      <w:r w:rsidRPr="0075779D">
        <w:rPr>
          <w:i/>
          <w:iCs/>
        </w:rPr>
        <w:t>vivo</w:t>
      </w:r>
      <w:r>
        <w:rPr>
          <w:lang w:val="ru-RU"/>
        </w:rPr>
        <w:t xml:space="preserve"> только С-конец пептида</w:t>
      </w:r>
      <w:r w:rsidR="00085258">
        <w:rPr>
          <w:lang w:val="ru-RU"/>
        </w:rPr>
        <w:t>. Все остальные остатки помечались как неактивные</w:t>
      </w:r>
      <w:r w:rsidR="00050457">
        <w:rPr>
          <w:lang w:val="ru-RU"/>
        </w:rPr>
        <w:t xml:space="preserve"> (</w:t>
      </w:r>
      <w:r w:rsidR="00050457" w:rsidRPr="00BE76AA">
        <w:rPr>
          <w:i/>
          <w:iCs/>
        </w:rPr>
        <w:t>in</w:t>
      </w:r>
      <w:r w:rsidR="00050457" w:rsidRPr="00BE76AA">
        <w:rPr>
          <w:i/>
          <w:iCs/>
          <w:lang w:val="ru-RU"/>
        </w:rPr>
        <w:t xml:space="preserve"> </w:t>
      </w:r>
      <w:r w:rsidR="00050457" w:rsidRPr="00BE76AA">
        <w:rPr>
          <w:i/>
          <w:iCs/>
        </w:rPr>
        <w:t>vitro</w:t>
      </w:r>
      <w:r w:rsidR="00050457">
        <w:rPr>
          <w:lang w:val="ru-RU"/>
        </w:rPr>
        <w:t>) или случайный остаток из входящих в пептид, но не входящих в окно с активным остатком (</w:t>
      </w:r>
      <w:r w:rsidR="00050457" w:rsidRPr="00BE76AA">
        <w:rPr>
          <w:i/>
          <w:iCs/>
        </w:rPr>
        <w:t>in</w:t>
      </w:r>
      <w:r w:rsidR="00050457" w:rsidRPr="00BE76AA">
        <w:rPr>
          <w:i/>
          <w:iCs/>
          <w:lang w:val="ru-RU"/>
        </w:rPr>
        <w:t xml:space="preserve"> </w:t>
      </w:r>
      <w:r w:rsidR="00050457" w:rsidRPr="00BE76AA">
        <w:rPr>
          <w:i/>
          <w:iCs/>
        </w:rPr>
        <w:t>vivo</w:t>
      </w:r>
      <w:r w:rsidR="00050457">
        <w:rPr>
          <w:lang w:val="ru-RU"/>
        </w:rPr>
        <w:t>)</w:t>
      </w:r>
      <w:r w:rsidR="00085258">
        <w:rPr>
          <w:lang w:val="ru-RU"/>
        </w:rPr>
        <w:t>.</w:t>
      </w:r>
    </w:p>
    <w:p w14:paraId="6B738FE4" w14:textId="4B202AA9" w:rsidR="00085258" w:rsidRPr="0075779D" w:rsidRDefault="005E2C91" w:rsidP="007D6005">
      <w:pPr>
        <w:pStyle w:val="a0"/>
        <w:numPr>
          <w:ilvl w:val="0"/>
          <w:numId w:val="10"/>
        </w:numPr>
        <w:rPr>
          <w:i/>
          <w:iCs/>
          <w:lang w:val="ru-RU"/>
        </w:rPr>
      </w:pPr>
      <w:r>
        <w:rPr>
          <w:lang w:val="ru-RU"/>
        </w:rPr>
        <w:t xml:space="preserve">Задается некоторый радиус окна </w:t>
      </w:r>
      <w:r>
        <w:t>w</w:t>
      </w:r>
      <w:r>
        <w:rPr>
          <w:lang w:val="ru-RU"/>
        </w:rPr>
        <w:t>. В этой работе мы использовали радиус окна равный 2, 3, 4 аминокислотным остаткам.</w:t>
      </w:r>
    </w:p>
    <w:p w14:paraId="4971B6A9" w14:textId="39FFB14F" w:rsidR="005E2C91" w:rsidRPr="0075779D" w:rsidRDefault="005E2C91" w:rsidP="007D6005">
      <w:pPr>
        <w:pStyle w:val="a0"/>
        <w:numPr>
          <w:ilvl w:val="0"/>
          <w:numId w:val="10"/>
        </w:numPr>
        <w:rPr>
          <w:i/>
          <w:iCs/>
          <w:lang w:val="ru-RU"/>
        </w:rPr>
      </w:pPr>
      <w:r>
        <w:rPr>
          <w:lang w:val="ru-RU"/>
        </w:rPr>
        <w:t xml:space="preserve">От </w:t>
      </w:r>
      <w:proofErr w:type="spellStart"/>
      <w:r>
        <w:t>i</w:t>
      </w:r>
      <w:proofErr w:type="spellEnd"/>
      <w:r w:rsidRPr="0075779D">
        <w:rPr>
          <w:lang w:val="ru-RU"/>
        </w:rPr>
        <w:t xml:space="preserve"> = </w:t>
      </w:r>
      <w:r>
        <w:t>w</w:t>
      </w:r>
      <w:r>
        <w:rPr>
          <w:lang w:val="ru-RU"/>
        </w:rPr>
        <w:t xml:space="preserve"> до </w:t>
      </w:r>
      <w:r w:rsidRPr="0075779D">
        <w:rPr>
          <w:lang w:val="ru-RU"/>
        </w:rPr>
        <w:t>“</w:t>
      </w:r>
      <w:r>
        <w:rPr>
          <w:lang w:val="ru-RU"/>
        </w:rPr>
        <w:t xml:space="preserve">длина последовательности – </w:t>
      </w:r>
      <w:r>
        <w:t>w</w:t>
      </w:r>
      <w:r w:rsidRPr="0075779D">
        <w:rPr>
          <w:lang w:val="ru-RU"/>
        </w:rPr>
        <w:t xml:space="preserve"> -</w:t>
      </w:r>
      <w:r>
        <w:rPr>
          <w:lang w:val="ru-RU"/>
        </w:rPr>
        <w:t xml:space="preserve"> </w:t>
      </w:r>
      <w:r w:rsidRPr="0075779D">
        <w:rPr>
          <w:lang w:val="ru-RU"/>
        </w:rPr>
        <w:t xml:space="preserve">1” </w:t>
      </w:r>
      <w:r>
        <w:rPr>
          <w:lang w:val="ru-RU"/>
        </w:rPr>
        <w:t>включительно:</w:t>
      </w:r>
    </w:p>
    <w:p w14:paraId="7BEA85D4" w14:textId="77777777" w:rsidR="005E2C91" w:rsidRPr="00BE76AA" w:rsidRDefault="005E2C91" w:rsidP="005E2C91">
      <w:pPr>
        <w:pStyle w:val="a0"/>
        <w:numPr>
          <w:ilvl w:val="1"/>
          <w:numId w:val="10"/>
        </w:numPr>
        <w:rPr>
          <w:i/>
          <w:iCs/>
          <w:lang w:val="ru-RU"/>
        </w:rPr>
      </w:pPr>
      <w:r>
        <w:rPr>
          <w:lang w:val="ru-RU"/>
        </w:rPr>
        <w:t xml:space="preserve">Выбирается подпоследовательность </w:t>
      </w:r>
      <w:r>
        <w:t>s</w:t>
      </w:r>
      <w:r>
        <w:rPr>
          <w:lang w:val="ru-RU"/>
        </w:rPr>
        <w:t xml:space="preserve"> </w:t>
      </w:r>
      <w:r w:rsidRPr="00BE76AA">
        <w:rPr>
          <w:lang w:val="ru-RU"/>
        </w:rPr>
        <w:t>[</w:t>
      </w:r>
      <w:proofErr w:type="spellStart"/>
      <w:r>
        <w:t>i</w:t>
      </w:r>
      <w:proofErr w:type="spellEnd"/>
      <w:r>
        <w:rPr>
          <w:lang w:val="ru-RU"/>
        </w:rPr>
        <w:t xml:space="preserve"> </w:t>
      </w:r>
      <w:r w:rsidRPr="00BE76AA">
        <w:rPr>
          <w:lang w:val="ru-RU"/>
        </w:rPr>
        <w:t>-</w:t>
      </w:r>
      <w:r>
        <w:rPr>
          <w:lang w:val="ru-RU"/>
        </w:rPr>
        <w:t xml:space="preserve"> </w:t>
      </w:r>
      <w:r>
        <w:t>w</w:t>
      </w:r>
      <w:r w:rsidRPr="00BE76AA">
        <w:rPr>
          <w:lang w:val="ru-RU"/>
        </w:rPr>
        <w:t>;</w:t>
      </w:r>
      <w:r>
        <w:rPr>
          <w:lang w:val="ru-RU"/>
        </w:rPr>
        <w:t xml:space="preserve"> </w:t>
      </w:r>
      <w:proofErr w:type="spellStart"/>
      <w:r>
        <w:t>i</w:t>
      </w:r>
      <w:proofErr w:type="spellEnd"/>
      <w:r>
        <w:rPr>
          <w:lang w:val="ru-RU"/>
        </w:rPr>
        <w:t xml:space="preserve"> </w:t>
      </w:r>
      <w:r w:rsidRPr="00BE76AA">
        <w:rPr>
          <w:lang w:val="ru-RU"/>
        </w:rPr>
        <w:t>+</w:t>
      </w:r>
      <w:r>
        <w:rPr>
          <w:lang w:val="ru-RU"/>
        </w:rPr>
        <w:t xml:space="preserve"> </w:t>
      </w:r>
      <w:r>
        <w:t>w</w:t>
      </w:r>
      <w:r w:rsidRPr="00BE76AA">
        <w:rPr>
          <w:lang w:val="ru-RU"/>
        </w:rPr>
        <w:t>]</w:t>
      </w:r>
      <w:r>
        <w:rPr>
          <w:lang w:val="ru-RU"/>
        </w:rPr>
        <w:t xml:space="preserve"> (длина подпоследовательности всегда нечетное число)</w:t>
      </w:r>
    </w:p>
    <w:p w14:paraId="6F1D03B5" w14:textId="77777777" w:rsidR="005E2C91" w:rsidRPr="00BE76AA" w:rsidRDefault="005E2C91" w:rsidP="005E2C91">
      <w:pPr>
        <w:pStyle w:val="a0"/>
        <w:numPr>
          <w:ilvl w:val="1"/>
          <w:numId w:val="10"/>
        </w:numPr>
        <w:rPr>
          <w:i/>
          <w:iCs/>
          <w:lang w:val="ru-RU"/>
        </w:rPr>
      </w:pPr>
      <w:r>
        <w:rPr>
          <w:lang w:val="ru-RU"/>
        </w:rPr>
        <w:t>Присвоение подпоследовательности класса активный/неактивный в зависимости от класса центрального остатка</w:t>
      </w:r>
    </w:p>
    <w:p w14:paraId="329728AB" w14:textId="7A8268E6" w:rsidR="005E2C91" w:rsidRPr="00BE76AA" w:rsidRDefault="005E2C91" w:rsidP="005E2C91">
      <w:pPr>
        <w:pStyle w:val="a0"/>
        <w:numPr>
          <w:ilvl w:val="0"/>
          <w:numId w:val="10"/>
        </w:numPr>
        <w:rPr>
          <w:i/>
          <w:iCs/>
          <w:lang w:val="ru-RU"/>
        </w:rPr>
      </w:pPr>
      <w:r>
        <w:rPr>
          <w:lang w:val="ru-RU"/>
        </w:rPr>
        <w:t xml:space="preserve">Крайним остаткам присваивается статус «неактивный» </w:t>
      </w:r>
    </w:p>
    <w:p w14:paraId="2141FF44" w14:textId="06557BE1" w:rsidR="005E2C91" w:rsidRPr="0075779D" w:rsidRDefault="00BC7CF9" w:rsidP="007D6005">
      <w:pPr>
        <w:pStyle w:val="a0"/>
        <w:numPr>
          <w:ilvl w:val="0"/>
          <w:numId w:val="10"/>
        </w:numPr>
        <w:rPr>
          <w:i/>
          <w:iCs/>
          <w:lang w:val="ru-RU"/>
        </w:rPr>
      </w:pPr>
      <w:r>
        <w:rPr>
          <w:lang w:val="ru-RU"/>
        </w:rPr>
        <w:t xml:space="preserve">Полученная таблица конвертируется в </w:t>
      </w:r>
      <w:r>
        <w:t>SDF</w:t>
      </w:r>
      <w:r w:rsidRPr="0075779D">
        <w:rPr>
          <w:lang w:val="ru-RU"/>
        </w:rPr>
        <w:t xml:space="preserve"> </w:t>
      </w:r>
      <w:r>
        <w:rPr>
          <w:lang w:val="ru-RU"/>
        </w:rPr>
        <w:t>формат</w:t>
      </w:r>
    </w:p>
    <w:p w14:paraId="4103958F" w14:textId="77777777" w:rsidR="00BC7CF9" w:rsidRPr="0075779D" w:rsidRDefault="00BC7CF9" w:rsidP="007D6005">
      <w:pPr>
        <w:pStyle w:val="a0"/>
        <w:numPr>
          <w:ilvl w:val="0"/>
          <w:numId w:val="10"/>
        </w:numPr>
        <w:rPr>
          <w:i/>
          <w:iCs/>
          <w:lang w:val="ru-RU"/>
        </w:rPr>
      </w:pPr>
      <w:r>
        <w:rPr>
          <w:lang w:val="ru-RU"/>
        </w:rPr>
        <w:lastRenderedPageBreak/>
        <w:t xml:space="preserve">Построение модели в </w:t>
      </w:r>
      <w:proofErr w:type="spellStart"/>
      <w:r>
        <w:t>MultiPASS</w:t>
      </w:r>
      <w:proofErr w:type="spellEnd"/>
    </w:p>
    <w:p w14:paraId="032CC236" w14:textId="694A5B6E" w:rsidR="005E2C91" w:rsidRPr="0075779D" w:rsidRDefault="00BC7CF9" w:rsidP="007D6005">
      <w:pPr>
        <w:pStyle w:val="a0"/>
        <w:numPr>
          <w:ilvl w:val="0"/>
          <w:numId w:val="10"/>
        </w:numPr>
        <w:rPr>
          <w:i/>
          <w:iCs/>
          <w:lang w:val="ru-RU"/>
        </w:rPr>
      </w:pPr>
      <w:r>
        <w:rPr>
          <w:lang w:val="ru-RU"/>
        </w:rPr>
        <w:t>Получение прогноза</w:t>
      </w:r>
    </w:p>
    <w:p w14:paraId="4C096D09" w14:textId="77777777" w:rsidR="00BC7CF9" w:rsidRPr="0075779D" w:rsidRDefault="00BC7CF9" w:rsidP="007D6005">
      <w:pPr>
        <w:pStyle w:val="a0"/>
        <w:numPr>
          <w:ilvl w:val="0"/>
          <w:numId w:val="10"/>
        </w:numPr>
        <w:rPr>
          <w:i/>
          <w:iCs/>
          <w:lang w:val="ru-RU"/>
        </w:rPr>
      </w:pPr>
      <w:r>
        <w:rPr>
          <w:lang w:val="ru-RU"/>
        </w:rPr>
        <w:t>Процедура восстановления последовательности из подпоследовательности</w:t>
      </w:r>
    </w:p>
    <w:p w14:paraId="6000C7A4" w14:textId="5C9273CA" w:rsidR="00BC7CF9" w:rsidRPr="0075779D" w:rsidRDefault="00BC7CF9" w:rsidP="007D6005">
      <w:pPr>
        <w:pStyle w:val="a0"/>
        <w:numPr>
          <w:ilvl w:val="0"/>
          <w:numId w:val="10"/>
        </w:numPr>
        <w:rPr>
          <w:i/>
          <w:iCs/>
          <w:lang w:val="ru-RU"/>
        </w:rPr>
      </w:pPr>
      <w:r>
        <w:rPr>
          <w:lang w:val="ru-RU"/>
        </w:rPr>
        <w:t xml:space="preserve"> Оценка качества прогноза</w:t>
      </w:r>
    </w:p>
    <w:p w14:paraId="05D6D35A" w14:textId="05B626E1" w:rsidR="005A12C5" w:rsidRPr="008D6BD1" w:rsidRDefault="005A12C5" w:rsidP="005A12C5">
      <w:pPr>
        <w:pStyle w:val="a0"/>
        <w:rPr>
          <w:lang w:val="ru-RU"/>
        </w:rPr>
      </w:pPr>
      <w:r>
        <w:rPr>
          <w:lang w:val="ru-RU"/>
        </w:rPr>
        <w:t xml:space="preserve">Для моделей связывания с </w:t>
      </w:r>
      <w:r>
        <w:t>TAP</w:t>
      </w:r>
      <w:r w:rsidRPr="0075779D">
        <w:rPr>
          <w:lang w:val="ru-RU"/>
        </w:rPr>
        <w:t xml:space="preserve"> </w:t>
      </w:r>
      <w:r>
        <w:rPr>
          <w:lang w:val="ru-RU"/>
        </w:rPr>
        <w:t xml:space="preserve">и </w:t>
      </w:r>
      <w:r>
        <w:t>HLA</w:t>
      </w:r>
      <w:r w:rsidRPr="0075779D">
        <w:rPr>
          <w:lang w:val="ru-RU"/>
        </w:rPr>
        <w:t xml:space="preserve"> </w:t>
      </w:r>
      <w:r>
        <w:rPr>
          <w:lang w:val="ru-RU"/>
        </w:rPr>
        <w:t xml:space="preserve">процедура построения моделей проще: отфильтрованные выборки конвертируются в </w:t>
      </w:r>
      <w:r>
        <w:t>SDF</w:t>
      </w:r>
      <w:r w:rsidRPr="0075779D">
        <w:rPr>
          <w:lang w:val="ru-RU"/>
        </w:rPr>
        <w:t xml:space="preserve"> </w:t>
      </w:r>
      <w:r>
        <w:rPr>
          <w:lang w:val="ru-RU"/>
        </w:rPr>
        <w:t xml:space="preserve">формат и подаются на вход программе </w:t>
      </w:r>
      <w:proofErr w:type="spellStart"/>
      <w:r>
        <w:t>MultiPASS</w:t>
      </w:r>
      <w:proofErr w:type="spellEnd"/>
      <w:r>
        <w:rPr>
          <w:lang w:val="ru-RU"/>
        </w:rPr>
        <w:t>, после чего оценивается качество прогноза.</w:t>
      </w:r>
      <w:r w:rsidR="008D6BD1">
        <w:rPr>
          <w:lang w:val="ru-RU"/>
        </w:rPr>
        <w:t xml:space="preserve"> Для построения моделей использовалась как консольная версия </w:t>
      </w:r>
      <w:proofErr w:type="spellStart"/>
      <w:r w:rsidR="008D6BD1">
        <w:t>MultiPASS</w:t>
      </w:r>
      <w:proofErr w:type="spellEnd"/>
      <w:r w:rsidR="008D6BD1" w:rsidRPr="0075779D">
        <w:rPr>
          <w:lang w:val="ru-RU"/>
        </w:rPr>
        <w:t xml:space="preserve">, </w:t>
      </w:r>
      <w:r w:rsidR="008D6BD1">
        <w:rPr>
          <w:lang w:val="ru-RU"/>
        </w:rPr>
        <w:t>так и версия с графическим интерфейсом.</w:t>
      </w:r>
    </w:p>
    <w:p w14:paraId="148CD3BD" w14:textId="0458F110" w:rsidR="008D6BD1" w:rsidRDefault="008D6BD1" w:rsidP="008D6BD1">
      <w:pPr>
        <w:pStyle w:val="2"/>
        <w:rPr>
          <w:lang w:val="ru-RU"/>
        </w:rPr>
      </w:pPr>
      <w:bookmarkStart w:id="225" w:name="_Toc136219697"/>
      <w:r>
        <w:rPr>
          <w:lang w:val="ru-RU"/>
        </w:rPr>
        <w:t>2.4. Оценка качества моделей</w:t>
      </w:r>
      <w:bookmarkEnd w:id="225"/>
    </w:p>
    <w:p w14:paraId="7B2D2441" w14:textId="29194018" w:rsidR="00C97B02" w:rsidRDefault="008D6BD1" w:rsidP="008D6BD1">
      <w:pPr>
        <w:pStyle w:val="a0"/>
        <w:rPr>
          <w:lang w:val="ru-RU"/>
        </w:rPr>
      </w:pPr>
      <w:r>
        <w:rPr>
          <w:lang w:val="ru-RU"/>
        </w:rPr>
        <w:t xml:space="preserve">Достоинство используемого подхода – малое число </w:t>
      </w:r>
      <w:proofErr w:type="spellStart"/>
      <w:r>
        <w:rPr>
          <w:lang w:val="ru-RU"/>
        </w:rPr>
        <w:t>гиперпараметров</w:t>
      </w:r>
      <w:proofErr w:type="spellEnd"/>
      <w:r>
        <w:rPr>
          <w:lang w:val="ru-RU"/>
        </w:rPr>
        <w:t xml:space="preserve">. Для моделей </w:t>
      </w:r>
      <w:r w:rsidR="00ED7CE7">
        <w:rPr>
          <w:lang w:val="ru-RU"/>
        </w:rPr>
        <w:t>ТАР и</w:t>
      </w:r>
      <w:r w:rsidR="00ED7CE7" w:rsidRPr="0075779D">
        <w:rPr>
          <w:lang w:val="ru-RU"/>
        </w:rPr>
        <w:t xml:space="preserve"> </w:t>
      </w:r>
      <w:r w:rsidR="00ED7CE7">
        <w:t>HLA</w:t>
      </w:r>
      <w:r w:rsidR="00ED7CE7" w:rsidRPr="0075779D">
        <w:rPr>
          <w:lang w:val="ru-RU"/>
        </w:rPr>
        <w:t xml:space="preserve"> </w:t>
      </w:r>
      <w:r w:rsidR="00ED7CE7">
        <w:rPr>
          <w:lang w:val="ru-RU"/>
        </w:rPr>
        <w:t xml:space="preserve">он всего один – уровень </w:t>
      </w:r>
      <w:r w:rsidR="00ED7CE7">
        <w:t>MNA</w:t>
      </w:r>
      <w:r w:rsidR="00ED7CE7" w:rsidRPr="0075779D">
        <w:rPr>
          <w:lang w:val="ru-RU"/>
        </w:rPr>
        <w:t xml:space="preserve"> </w:t>
      </w:r>
      <w:r w:rsidR="00ED7CE7">
        <w:rPr>
          <w:lang w:val="ru-RU"/>
        </w:rPr>
        <w:t xml:space="preserve">дескрипторов. Для модели протеасомы два – радиус используемого окна и уровень </w:t>
      </w:r>
      <w:r w:rsidR="00ED7CE7">
        <w:t>MNA</w:t>
      </w:r>
      <w:r w:rsidR="00ED7CE7" w:rsidRPr="0075779D">
        <w:rPr>
          <w:lang w:val="ru-RU"/>
        </w:rPr>
        <w:t xml:space="preserve"> </w:t>
      </w:r>
      <w:r w:rsidR="00ED7CE7">
        <w:rPr>
          <w:lang w:val="ru-RU"/>
        </w:rPr>
        <w:t xml:space="preserve">дескрипторов. Подбор оптимальных </w:t>
      </w:r>
      <w:proofErr w:type="spellStart"/>
      <w:r w:rsidR="00ED7CE7">
        <w:rPr>
          <w:lang w:val="ru-RU"/>
        </w:rPr>
        <w:t>гиперпараметров</w:t>
      </w:r>
      <w:proofErr w:type="spellEnd"/>
      <w:r w:rsidR="00ED7CE7">
        <w:rPr>
          <w:lang w:val="ru-RU"/>
        </w:rPr>
        <w:t xml:space="preserve"> и оценка качества моделей осуществлялась с помощью процедуры </w:t>
      </w:r>
      <w:r w:rsidR="00620ECB">
        <w:rPr>
          <w:lang w:val="ru-RU"/>
        </w:rPr>
        <w:t>пятикрат</w:t>
      </w:r>
      <w:r w:rsidR="00ED7CE7">
        <w:rPr>
          <w:lang w:val="ru-RU"/>
        </w:rPr>
        <w:t>ной кросс-валидации.</w:t>
      </w:r>
    </w:p>
    <w:p w14:paraId="1088182C" w14:textId="7EE6394B" w:rsidR="00C97B02" w:rsidRPr="00565535" w:rsidRDefault="00C97B02" w:rsidP="00C97B02">
      <w:pPr>
        <w:pStyle w:val="a0"/>
        <w:rPr>
          <w:lang w:val="ru-RU"/>
        </w:rPr>
      </w:pPr>
      <w:r>
        <w:t>K</w:t>
      </w:r>
      <w:r w:rsidRPr="0075779D">
        <w:rPr>
          <w:lang w:val="ru-RU"/>
        </w:rPr>
        <w:t>-</w:t>
      </w:r>
      <w:r>
        <w:t>fold</w:t>
      </w:r>
      <w:r w:rsidRPr="0075779D">
        <w:rPr>
          <w:lang w:val="ru-RU"/>
        </w:rPr>
        <w:t xml:space="preserve"> </w:t>
      </w:r>
      <w:r>
        <w:rPr>
          <w:lang w:val="ru-RU"/>
        </w:rPr>
        <w:t xml:space="preserve">кросс-валидация – процедура независимой оценки качества моделей, когда исходный набор разбивается </w:t>
      </w:r>
      <w:r>
        <w:t>k</w:t>
      </w:r>
      <w:r w:rsidRPr="0075779D">
        <w:rPr>
          <w:lang w:val="ru-RU"/>
        </w:rPr>
        <w:t xml:space="preserve"> </w:t>
      </w:r>
      <w:r>
        <w:rPr>
          <w:lang w:val="ru-RU"/>
        </w:rPr>
        <w:t>раз на обучающую и тестовую выборку так, чтобы тестовые наборы не пересекались</w:t>
      </w:r>
      <w:r w:rsidRPr="0075779D">
        <w:rPr>
          <w:lang w:val="ru-RU"/>
        </w:rPr>
        <w:t xml:space="preserve"> </w:t>
      </w:r>
      <w:r>
        <w:rPr>
          <w:lang w:val="ru-RU"/>
        </w:rPr>
        <w:fldChar w:fldCharType="begin"/>
      </w:r>
      <w:r>
        <w:rPr>
          <w:lang w:val="ru-RU"/>
        </w:rPr>
        <w:instrText xml:space="preserve"> ADDIN ZOTERO_ITEM CSL_CITATION {"citationID":"x6RaRgXr","properties":{"formattedCitation":"[109]","plainCitation":"[109]","noteIndex":0},"citationItems":[{"id":622,"uris":["http://zotero.org/users/10071278/items/G3ECM69B"],"itemData":{"id":622,"type":"book","edition":"2","language":"en","publisher":"Springer International Publishing","source":"Zotero","title":"The Elements of Statistical Learning Data Mining, Inference, and Prediction","author":[{"family":"Hastie","given":"Trevor"},{"family":"Tibshirani","given":"Robert"},{"family":"Friedman","given":"Jerome"}],"issued":{"date-parts":[["2017"]]}}}],"schema":"https://github.com/citation-style-language/schema/raw/master/csl-citation.json"} </w:instrText>
      </w:r>
      <w:r>
        <w:rPr>
          <w:lang w:val="ru-RU"/>
        </w:rPr>
        <w:fldChar w:fldCharType="separate"/>
      </w:r>
      <w:r w:rsidRPr="005860B8">
        <w:rPr>
          <w:rFonts w:cs="Times New Roman"/>
          <w:lang w:val="ru-RU"/>
        </w:rPr>
        <w:t>[109]</w:t>
      </w:r>
      <w:r>
        <w:rPr>
          <w:lang w:val="ru-RU"/>
        </w:rPr>
        <w:fldChar w:fldCharType="end"/>
      </w:r>
      <w:r>
        <w:rPr>
          <w:lang w:val="ru-RU"/>
        </w:rPr>
        <w:t xml:space="preserve">. Для каждого обучающего набора был сделан прогноз на тестовой выборке. Затем результаты прогноза объединялись в один файл, по которому рассчитывались метрики качества моделей. После оптимизации </w:t>
      </w:r>
      <w:proofErr w:type="spellStart"/>
      <w:r>
        <w:rPr>
          <w:lang w:val="ru-RU"/>
        </w:rPr>
        <w:t>гиперпараметров</w:t>
      </w:r>
      <w:proofErr w:type="spellEnd"/>
      <w:r>
        <w:rPr>
          <w:lang w:val="ru-RU"/>
        </w:rPr>
        <w:t xml:space="preserve"> для лучшей модели были рассчитаны следующие метрики помимо </w:t>
      </w:r>
      <w:r>
        <w:t>AUROC</w:t>
      </w:r>
      <w:r>
        <w:rPr>
          <w:lang w:val="ru-RU"/>
        </w:rPr>
        <w:t>: чувствительность, специфичность, точность (</w:t>
      </w:r>
      <w:r>
        <w:t>accuracy</w:t>
      </w:r>
      <w:r w:rsidRPr="0075779D">
        <w:rPr>
          <w:lang w:val="ru-RU"/>
        </w:rPr>
        <w:t>)</w:t>
      </w:r>
      <w:r>
        <w:rPr>
          <w:lang w:val="ru-RU"/>
        </w:rPr>
        <w:t>, сбалансированная точность</w:t>
      </w:r>
      <w:r w:rsidRPr="0075779D">
        <w:rPr>
          <w:lang w:val="ru-RU"/>
        </w:rPr>
        <w:t xml:space="preserve"> (</w:t>
      </w:r>
      <w:r>
        <w:t>balanced</w:t>
      </w:r>
      <w:r w:rsidRPr="0075779D">
        <w:rPr>
          <w:lang w:val="ru-RU"/>
        </w:rPr>
        <w:t xml:space="preserve"> </w:t>
      </w:r>
      <w:r>
        <w:t>accuracy</w:t>
      </w:r>
      <w:r w:rsidRPr="0075779D">
        <w:rPr>
          <w:lang w:val="ru-RU"/>
        </w:rPr>
        <w:t>)</w:t>
      </w:r>
      <w:r>
        <w:rPr>
          <w:lang w:val="ru-RU"/>
        </w:rPr>
        <w:t>,</w:t>
      </w:r>
      <w:r w:rsidRPr="0075779D">
        <w:rPr>
          <w:lang w:val="ru-RU"/>
        </w:rPr>
        <w:t xml:space="preserve"> </w:t>
      </w:r>
      <w:r>
        <w:rPr>
          <w:lang w:val="ru-RU"/>
        </w:rPr>
        <w:t>средняя точность (</w:t>
      </w:r>
      <w:r>
        <w:t>average</w:t>
      </w:r>
      <w:r w:rsidRPr="0075779D">
        <w:rPr>
          <w:lang w:val="ru-RU"/>
        </w:rPr>
        <w:t xml:space="preserve"> </w:t>
      </w:r>
      <w:r>
        <w:t>precision</w:t>
      </w:r>
      <w:r w:rsidRPr="0075779D">
        <w:rPr>
          <w:lang w:val="ru-RU"/>
        </w:rPr>
        <w:t xml:space="preserve">) </w:t>
      </w:r>
      <w:r>
        <w:rPr>
          <w:lang w:val="ru-RU"/>
        </w:rPr>
        <w:t>и коэффициент корреляции Мэтью</w:t>
      </w:r>
      <w:r w:rsidRPr="0075779D">
        <w:rPr>
          <w:lang w:val="ru-RU"/>
        </w:rPr>
        <w:t xml:space="preserve"> (</w:t>
      </w:r>
      <w:r>
        <w:t>MCC</w:t>
      </w:r>
      <w:r w:rsidRPr="0075779D">
        <w:rPr>
          <w:lang w:val="ru-RU"/>
        </w:rPr>
        <w:t>)</w:t>
      </w:r>
      <w:r>
        <w:rPr>
          <w:lang w:val="ru-RU"/>
        </w:rPr>
        <w:t xml:space="preserve">. Данные метрики рассчитываются </w:t>
      </w:r>
      <w:r>
        <w:rPr>
          <w:lang w:val="ru-RU"/>
        </w:rPr>
        <w:lastRenderedPageBreak/>
        <w:t>по формулам 1-6</w:t>
      </w:r>
      <w:r w:rsidRPr="0075779D">
        <w:rPr>
          <w:lang w:val="ru-RU"/>
        </w:rPr>
        <w:t xml:space="preserve"> </w:t>
      </w:r>
      <w:r>
        <w:rPr>
          <w:lang w:val="ru-RU"/>
        </w:rPr>
        <w:t xml:space="preserve">соответственно. Порог для расчета метрик рассчитывался по критерию </w:t>
      </w:r>
      <w:proofErr w:type="spellStart"/>
      <w:r>
        <w:rPr>
          <w:lang w:val="ru-RU"/>
        </w:rPr>
        <w:t>Юдена</w:t>
      </w:r>
      <w:proofErr w:type="spellEnd"/>
      <w:r>
        <w:rPr>
          <w:lang w:val="ru-RU"/>
        </w:rPr>
        <w:t xml:space="preserve"> </w:t>
      </w:r>
      <w:r>
        <w:rPr>
          <w:lang w:val="ru-RU"/>
        </w:rPr>
        <w:fldChar w:fldCharType="begin"/>
      </w:r>
      <w:r>
        <w:rPr>
          <w:lang w:val="ru-RU"/>
        </w:rPr>
        <w:instrText xml:space="preserve"> ADDIN ZOTERO_ITEM CSL_CITATION {"citationID":"RegJBBOP","properties":{"formattedCitation":"[110]","plainCitation":"[110]","noteIndex":0},"citationItems":[{"id":635,"uris":["http://zotero.org/users/10071278/items/5MVZJGEY"],"itemData":{"id":635,"type":"article-journal","container-title":"Cancer","DOI":"10.1002/1097-0142(1950)3:1&lt;32::aid-cncr2820030106&gt;3.0.co;2-3","ISSN":"0008-543X","issue":"1","journalAbbreviation":"Cancer","language":"eng","note":"PMID: 15405679","page":"32-35","source":"PubMed","title":"Index for rating diagnostic tests","volume":"3","author":[{"family":"Youden","given":"W. J."}],"issued":{"date-parts":[["1950",1]]}}}],"schema":"https://github.com/citation-style-language/schema/raw/master/csl-citation.json"} </w:instrText>
      </w:r>
      <w:r>
        <w:rPr>
          <w:lang w:val="ru-RU"/>
        </w:rPr>
        <w:fldChar w:fldCharType="separate"/>
      </w:r>
      <w:r w:rsidRPr="00285211">
        <w:rPr>
          <w:rFonts w:cs="Times New Roman"/>
          <w:lang w:val="ru-RU"/>
        </w:rPr>
        <w:t>[110]</w:t>
      </w:r>
      <w:r>
        <w:rPr>
          <w:lang w:val="ru-RU"/>
        </w:rPr>
        <w:fldChar w:fldCharType="end"/>
      </w:r>
      <w:r>
        <w:rPr>
          <w:lang w:val="ru-RU"/>
        </w:rPr>
        <w:t xml:space="preserve">. Для разбиения на </w:t>
      </w:r>
      <w:proofErr w:type="spellStart"/>
      <w:r>
        <w:rPr>
          <w:lang w:val="ru-RU"/>
        </w:rPr>
        <w:t>фолды</w:t>
      </w:r>
      <w:proofErr w:type="spellEnd"/>
      <w:r>
        <w:rPr>
          <w:lang w:val="ru-RU"/>
        </w:rPr>
        <w:t xml:space="preserve"> и расчёта метрик были использованы пакеты </w:t>
      </w:r>
      <w:r>
        <w:t>caret</w:t>
      </w:r>
      <w:r>
        <w:fldChar w:fldCharType="begin"/>
      </w:r>
      <w:r>
        <w:rPr>
          <w:lang w:val="ru-RU"/>
        </w:rPr>
        <w:instrText xml:space="preserve"> ADDIN ZOTERO_ITEM CSL_CITATION {"citationID":"4w1lz8Xt","properties":{"formattedCitation":"[111]","plainCitation":"[111]","noteIndex":0},"citationItems":[{"id":625,"uris":["http://zotero.org/users/10071278/items/V259PGWT"],"itemData":{"id":625,"type":"article-journal","container-title":"Journal of Statistical Software","DOI":"10.18637/jss.v028.i05","ISSN":"1548-7660","issue":"5","journalAbbreviation":"J. Stat. Soft.","language":"en","source":"DOI.org (Crossref)","title":"Building Predictive Models in &lt;i&gt;R&lt;/i&gt; Using the &lt;b&gt;caret&lt;/b&gt; Package","URL":"http://www.jstatsoft.org/v28/i05/","volume":"28","author":[{"family":"Kuhn","given":"Max"}],"accessed":{"date-parts":[["2023",5,23]]},"issued":{"date-parts":[["2008"]]}}}],"schema":"https://github.com/citation-style-language/schema/raw/master/csl-citation.json"} </w:instrText>
      </w:r>
      <w:r>
        <w:fldChar w:fldCharType="separate"/>
      </w:r>
      <w:r w:rsidRPr="00285211">
        <w:rPr>
          <w:rFonts w:cs="Times New Roman"/>
          <w:lang w:val="ru-RU"/>
        </w:rPr>
        <w:t>[111]</w:t>
      </w:r>
      <w:r>
        <w:fldChar w:fldCharType="end"/>
      </w:r>
      <w:r w:rsidRPr="0075779D">
        <w:rPr>
          <w:lang w:val="ru-RU"/>
        </w:rPr>
        <w:t xml:space="preserve"> </w:t>
      </w:r>
      <w:r>
        <w:rPr>
          <w:lang w:val="ru-RU"/>
        </w:rPr>
        <w:t xml:space="preserve">для языка программирования </w:t>
      </w:r>
      <w:r>
        <w:t>R</w:t>
      </w:r>
      <w:r w:rsidRPr="0075779D">
        <w:rPr>
          <w:lang w:val="ru-RU"/>
        </w:rPr>
        <w:t xml:space="preserve"> </w:t>
      </w:r>
      <w:r>
        <w:rPr>
          <w:lang w:val="ru-RU"/>
        </w:rPr>
        <w:t xml:space="preserve">и </w:t>
      </w:r>
      <w:r>
        <w:t>scikit</w:t>
      </w:r>
      <w:r w:rsidRPr="0075779D">
        <w:rPr>
          <w:lang w:val="ru-RU"/>
        </w:rPr>
        <w:t>-</w:t>
      </w:r>
      <w:r>
        <w:t>learn</w:t>
      </w:r>
      <w:r>
        <w:fldChar w:fldCharType="begin"/>
      </w:r>
      <w:r>
        <w:rPr>
          <w:lang w:val="ru-RU"/>
        </w:rPr>
        <w:instrText xml:space="preserve"> ADDIN ZOTERO_ITEM CSL_CITATION {"citationID":"ZZfnCgzM","properties":{"formattedCitation":"[112]","plainCitation":"[112]","noteIndex":0},"citationItems":[{"id":629,"uris":["http://zotero.org/users/10071278/items/IBT6WDB4"],"itemData":{"id":629,"type":"article-journal","abstract":"Scikit-learn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http://scikit-learn.sourceforge.net.","container-title":"MACHINE LEARNING IN PYTHON","language":"en","source":"Zotero","title":"Scikit-learn: Machine Learning in Python","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schema":"https://github.com/citation-style-language/schema/raw/master/csl-citation.json"} </w:instrText>
      </w:r>
      <w:r>
        <w:fldChar w:fldCharType="separate"/>
      </w:r>
      <w:r w:rsidRPr="00285211">
        <w:rPr>
          <w:rFonts w:cs="Times New Roman"/>
        </w:rPr>
        <w:t>[112]</w:t>
      </w:r>
      <w:r>
        <w:fldChar w:fldCharType="end"/>
      </w:r>
      <w:r w:rsidRPr="0075779D">
        <w:rPr>
          <w:lang w:val="ru-RU"/>
        </w:rPr>
        <w:t xml:space="preserve"> </w:t>
      </w:r>
      <w:r>
        <w:rPr>
          <w:lang w:val="ru-RU"/>
        </w:rPr>
        <w:t xml:space="preserve">для языка программирования </w:t>
      </w:r>
      <w:r>
        <w:t>Python</w:t>
      </w:r>
      <w:r w:rsidRPr="0075779D">
        <w:rPr>
          <w:lang w:val="ru-RU"/>
        </w:rPr>
        <w:t>.</w:t>
      </w:r>
    </w:p>
    <w:p w14:paraId="5014107F" w14:textId="2D11601E" w:rsidR="00C97B02" w:rsidRPr="00E441B8" w:rsidRDefault="009025EF" w:rsidP="00C97B02">
      <w:pPr>
        <w:pStyle w:val="a0"/>
        <w:rPr>
          <w:rFonts w:eastAsiaTheme="minorEastAsia"/>
          <w:lang w:val="ru-RU"/>
        </w:rPr>
      </w:pPr>
      <m:oMathPara>
        <m:oMath>
          <m:eqArr>
            <m:eqArrPr>
              <m:maxDist m:val="1"/>
              <m:ctrlPr>
                <w:rPr>
                  <w:rFonts w:ascii="Cambria Math" w:hAnsi="Cambria Math"/>
                  <w:i/>
                  <w:lang w:val="ru-RU"/>
                </w:rPr>
              </m:ctrlPr>
            </m:eqArrPr>
            <m:e>
              <m:r>
                <w:rPr>
                  <w:rFonts w:ascii="Cambria Math" w:hAnsi="Cambria Math"/>
                  <w:lang w:val="ru-RU"/>
                </w:rPr>
                <m:t>Sensivity=</m:t>
              </m:r>
              <m:f>
                <m:fPr>
                  <m:ctrlPr>
                    <w:rPr>
                      <w:rFonts w:ascii="Cambria Math" w:hAnsi="Cambria Math"/>
                      <w:i/>
                      <w:lang w:val="ru-RU"/>
                    </w:rPr>
                  </m:ctrlPr>
                </m:fPr>
                <m:num>
                  <m:r>
                    <w:rPr>
                      <w:rFonts w:ascii="Cambria Math" w:hAnsi="Cambria Math"/>
                      <w:lang w:val="ru-RU"/>
                    </w:rPr>
                    <m:t>TP</m:t>
                  </m:r>
                </m:num>
                <m:den>
                  <m:r>
                    <w:rPr>
                      <w:rFonts w:ascii="Cambria Math" w:hAnsi="Cambria Math"/>
                      <w:lang w:val="ru-RU"/>
                    </w:rPr>
                    <m:t>TP+FN</m:t>
                  </m:r>
                </m:den>
              </m:f>
              <m:r>
                <w:rPr>
                  <w:rFonts w:ascii="Cambria Math" w:hAnsi="Cambria Math"/>
                  <w:lang w:val="ru-RU"/>
                </w:rPr>
                <m:t xml:space="preserve"> #(1)</m:t>
              </m:r>
            </m:e>
          </m:eqArr>
        </m:oMath>
      </m:oMathPara>
    </w:p>
    <w:p w14:paraId="2CC9C10A" w14:textId="555BD243" w:rsidR="00C97B02" w:rsidRPr="00875C19" w:rsidRDefault="009025EF" w:rsidP="00C97B02">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Specifity=</m:t>
              </m:r>
              <m:f>
                <m:fPr>
                  <m:ctrlPr>
                    <w:rPr>
                      <w:rFonts w:ascii="Cambria Math" w:eastAsiaTheme="minorEastAsia" w:hAnsi="Cambria Math"/>
                      <w:i/>
                      <w:lang w:val="ru-RU"/>
                    </w:rPr>
                  </m:ctrlPr>
                </m:fPr>
                <m:num>
                  <m:r>
                    <w:rPr>
                      <w:rFonts w:ascii="Cambria Math" w:eastAsiaTheme="minorEastAsia" w:hAnsi="Cambria Math"/>
                      <w:lang w:val="ru-RU"/>
                    </w:rPr>
                    <m:t>TN</m:t>
                  </m:r>
                </m:num>
                <m:den>
                  <m:r>
                    <w:rPr>
                      <w:rFonts w:ascii="Cambria Math" w:eastAsiaTheme="minorEastAsia" w:hAnsi="Cambria Math"/>
                      <w:lang w:val="ru-RU"/>
                    </w:rPr>
                    <m:t>TN+FP</m:t>
                  </m:r>
                </m:den>
              </m:f>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2</m:t>
                  </m:r>
                </m:e>
              </m:d>
            </m:e>
          </m:eqArr>
        </m:oMath>
      </m:oMathPara>
    </w:p>
    <w:p w14:paraId="52FF5B7F" w14:textId="541F5ABD" w:rsidR="00C97B02" w:rsidRPr="00875C19" w:rsidRDefault="009025EF" w:rsidP="00C97B02">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Accuracy=</m:t>
              </m:r>
              <m:f>
                <m:fPr>
                  <m:ctrlPr>
                    <w:rPr>
                      <w:rFonts w:ascii="Cambria Math" w:eastAsiaTheme="minorEastAsia" w:hAnsi="Cambria Math"/>
                      <w:i/>
                      <w:lang w:val="ru-RU"/>
                    </w:rPr>
                  </m:ctrlPr>
                </m:fPr>
                <m:num>
                  <m:r>
                    <w:rPr>
                      <w:rFonts w:ascii="Cambria Math" w:eastAsiaTheme="minorEastAsia" w:hAnsi="Cambria Math"/>
                      <w:lang w:val="ru-RU"/>
                    </w:rPr>
                    <m:t>TP+TN</m:t>
                  </m:r>
                </m:num>
                <m:den>
                  <m:r>
                    <w:rPr>
                      <w:rFonts w:ascii="Cambria Math" w:eastAsiaTheme="minorEastAsia" w:hAnsi="Cambria Math"/>
                      <w:lang w:val="ru-RU"/>
                    </w:rPr>
                    <m:t>TP+TN+FP+FN</m:t>
                  </m:r>
                </m:den>
              </m:f>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3</m:t>
                  </m:r>
                </m:e>
              </m:d>
            </m:e>
          </m:eqArr>
        </m:oMath>
      </m:oMathPara>
    </w:p>
    <w:p w14:paraId="29660030" w14:textId="6D2B4BFD" w:rsidR="00C97B02" w:rsidRPr="00875C19" w:rsidRDefault="009025EF" w:rsidP="00C97B02">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 xml:space="preserve">Balanced accuracy </m:t>
              </m:r>
              <m:d>
                <m:dPr>
                  <m:ctrlPr>
                    <w:rPr>
                      <w:rFonts w:ascii="Cambria Math" w:eastAsiaTheme="minorEastAsia" w:hAnsi="Cambria Math"/>
                      <w:i/>
                      <w:lang w:val="ru-RU"/>
                    </w:rPr>
                  </m:ctrlPr>
                </m:dPr>
                <m:e>
                  <m:r>
                    <w:rPr>
                      <w:rFonts w:ascii="Cambria Math" w:eastAsiaTheme="minorEastAsia" w:hAnsi="Cambria Math"/>
                      <w:lang w:val="ru-RU"/>
                    </w:rPr>
                    <m:t>BA</m:t>
                  </m:r>
                </m:e>
              </m:d>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Sensivity+Specifity</m:t>
                  </m:r>
                </m:num>
                <m:den>
                  <m:r>
                    <w:rPr>
                      <w:rFonts w:ascii="Cambria Math" w:eastAsiaTheme="minorEastAsia" w:hAnsi="Cambria Math"/>
                      <w:lang w:val="ru-RU"/>
                    </w:rPr>
                    <m:t>2</m:t>
                  </m:r>
                </m:den>
              </m:f>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4</m:t>
                  </m:r>
                </m:e>
              </m:d>
            </m:e>
          </m:eqArr>
        </m:oMath>
      </m:oMathPara>
    </w:p>
    <w:p w14:paraId="4921FE3D" w14:textId="2CA37AFA" w:rsidR="00C97B02" w:rsidRPr="00560E42" w:rsidRDefault="009025EF" w:rsidP="00C97B02">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 xml:space="preserve">Average precision= </m:t>
              </m:r>
              <m:nary>
                <m:naryPr>
                  <m:chr m:val="∑"/>
                  <m:limLoc m:val="undOvr"/>
                  <m:supHide m:val="1"/>
                  <m:ctrlPr>
                    <w:rPr>
                      <w:rFonts w:ascii="Cambria Math" w:eastAsiaTheme="minorEastAsia" w:hAnsi="Cambria Math"/>
                      <w:i/>
                      <w:lang w:val="ru-RU"/>
                    </w:rPr>
                  </m:ctrlPr>
                </m:naryPr>
                <m:sub>
                  <m:r>
                    <w:rPr>
                      <w:rFonts w:ascii="Cambria Math" w:eastAsiaTheme="minorEastAsia" w:hAnsi="Cambria Math"/>
                      <w:lang w:val="ru-RU"/>
                    </w:rPr>
                    <m:t>n</m:t>
                  </m:r>
                </m:sub>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n-1</m:t>
                          </m:r>
                        </m:sub>
                      </m:sSub>
                    </m:e>
                  </m:d>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n</m:t>
                      </m:r>
                    </m:sub>
                  </m:sSub>
                </m:e>
              </m:nary>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5</m:t>
                  </m:r>
                </m:e>
              </m:d>
            </m:e>
          </m:eqArr>
        </m:oMath>
      </m:oMathPara>
    </w:p>
    <w:p w14:paraId="38234AF8" w14:textId="365E2EB7" w:rsidR="00C97B02" w:rsidRPr="00560E42" w:rsidRDefault="009025EF" w:rsidP="00C97B02">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 xml:space="preserve">MCC= </m:t>
              </m:r>
              <m:f>
                <m:fPr>
                  <m:ctrlPr>
                    <w:rPr>
                      <w:rFonts w:ascii="Cambria Math" w:eastAsiaTheme="minorEastAsia" w:hAnsi="Cambria Math"/>
                      <w:i/>
                      <w:iCs/>
                    </w:rPr>
                  </m:ctrlPr>
                </m:fPr>
                <m:num>
                  <m:r>
                    <w:rPr>
                      <w:rFonts w:ascii="Cambria Math" w:eastAsiaTheme="minorEastAsia" w:hAnsi="Cambria Math"/>
                    </w:rPr>
                    <m:t>tn*tp -fp*fn</m:t>
                  </m:r>
                </m:num>
                <m:den>
                  <m:rad>
                    <m:radPr>
                      <m:degHide m:val="1"/>
                      <m:ctrlPr>
                        <w:rPr>
                          <w:rFonts w:ascii="Cambria Math" w:eastAsiaTheme="minorEastAsia" w:hAnsi="Cambria Math"/>
                          <w:i/>
                          <w:iCs/>
                        </w:rPr>
                      </m:ctrlPr>
                    </m:radPr>
                    <m:deg/>
                    <m:e>
                      <m:d>
                        <m:dPr>
                          <m:ctrlPr>
                            <w:rPr>
                              <w:rFonts w:ascii="Cambria Math" w:eastAsiaTheme="minorEastAsia" w:hAnsi="Cambria Math"/>
                              <w:i/>
                              <w:iCs/>
                            </w:rPr>
                          </m:ctrlPr>
                        </m:dPr>
                        <m:e>
                          <m:r>
                            <w:rPr>
                              <w:rFonts w:ascii="Cambria Math" w:eastAsiaTheme="minorEastAsia" w:hAnsi="Cambria Math"/>
                            </w:rPr>
                            <m:t>tp+fp</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tp+fn</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tn+fp</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tn+fn</m:t>
                          </m:r>
                        </m:e>
                      </m:d>
                    </m:e>
                  </m:rad>
                </m:den>
              </m:f>
              <m:r>
                <w:rPr>
                  <w:rFonts w:ascii="Cambria Math" w:eastAsiaTheme="minorEastAsia" w:hAnsi="Cambria Math"/>
                </w:rPr>
                <m:t xml:space="preserve"> </m:t>
              </m:r>
              <m:r>
                <w:rPr>
                  <w:rFonts w:ascii="Cambria Math" w:eastAsiaTheme="minorEastAsia" w:hAnsi="Cambria Math"/>
                  <w:lang w:val="ru-RU"/>
                </w:rPr>
                <m:t>#</m:t>
              </m:r>
              <m:d>
                <m:dPr>
                  <m:ctrlPr>
                    <w:rPr>
                      <w:rFonts w:ascii="Cambria Math" w:eastAsiaTheme="minorEastAsia" w:hAnsi="Cambria Math"/>
                      <w:i/>
                      <w:iCs/>
                    </w:rPr>
                  </m:ctrlPr>
                </m:dPr>
                <m:e>
                  <m:r>
                    <w:rPr>
                      <w:rFonts w:ascii="Cambria Math" w:eastAsiaTheme="minorEastAsia" w:hAnsi="Cambria Math"/>
                    </w:rPr>
                    <m:t>6</m:t>
                  </m:r>
                </m:e>
              </m:d>
            </m:e>
          </m:eqArr>
        </m:oMath>
      </m:oMathPara>
    </w:p>
    <w:p w14:paraId="3CFFD9A5" w14:textId="77777777" w:rsidR="00C97B02" w:rsidRPr="00560E42" w:rsidRDefault="00C97B02" w:rsidP="00C97B02">
      <w:pPr>
        <w:pStyle w:val="a0"/>
        <w:ind w:firstLine="0"/>
        <w:rPr>
          <w:rFonts w:eastAsiaTheme="minorEastAsia"/>
          <w:iCs/>
          <w:lang w:val="ru-RU"/>
        </w:rPr>
      </w:pPr>
      <w:r>
        <w:rPr>
          <w:rFonts w:eastAsiaTheme="minorEastAsia"/>
          <w:iCs/>
          <w:lang w:val="ru-RU"/>
        </w:rPr>
        <w:t xml:space="preserve">где: </w:t>
      </w:r>
      <w:r>
        <w:rPr>
          <w:rFonts w:eastAsiaTheme="minorEastAsia"/>
          <w:iCs/>
        </w:rPr>
        <w:t>TP</w:t>
      </w:r>
      <w:r w:rsidRPr="0075779D">
        <w:rPr>
          <w:rFonts w:eastAsiaTheme="minorEastAsia"/>
          <w:iCs/>
          <w:lang w:val="ru-RU"/>
        </w:rPr>
        <w:t xml:space="preserve"> – </w:t>
      </w:r>
      <w:r>
        <w:rPr>
          <w:rFonts w:eastAsiaTheme="minorEastAsia"/>
          <w:iCs/>
          <w:lang w:val="ru-RU"/>
        </w:rPr>
        <w:t>количество правильно предсказанных положительных случаев</w:t>
      </w:r>
      <w:r w:rsidRPr="0075779D">
        <w:rPr>
          <w:rFonts w:eastAsiaTheme="minorEastAsia"/>
          <w:iCs/>
          <w:lang w:val="ru-RU"/>
        </w:rPr>
        <w:t>,</w:t>
      </w:r>
    </w:p>
    <w:p w14:paraId="3E4D68B5" w14:textId="77777777" w:rsidR="00C97B02" w:rsidRDefault="00C97B02" w:rsidP="00C97B02">
      <w:pPr>
        <w:pStyle w:val="a0"/>
        <w:ind w:firstLine="0"/>
        <w:rPr>
          <w:rFonts w:eastAsiaTheme="minorEastAsia"/>
          <w:iCs/>
          <w:lang w:val="ru-RU"/>
        </w:rPr>
      </w:pPr>
      <w:r>
        <w:rPr>
          <w:rFonts w:eastAsiaTheme="minorEastAsia"/>
          <w:iCs/>
        </w:rPr>
        <w:t>TN</w:t>
      </w:r>
      <w:r w:rsidRPr="0075779D">
        <w:rPr>
          <w:rFonts w:eastAsiaTheme="minorEastAsia"/>
          <w:iCs/>
          <w:lang w:val="ru-RU"/>
        </w:rPr>
        <w:t xml:space="preserve"> – </w:t>
      </w:r>
      <w:r>
        <w:rPr>
          <w:rFonts w:eastAsiaTheme="minorEastAsia"/>
          <w:iCs/>
          <w:lang w:val="ru-RU"/>
        </w:rPr>
        <w:t>количество правильно предсказанных отрицательных случаев</w:t>
      </w:r>
      <w:r w:rsidRPr="0075779D">
        <w:rPr>
          <w:rFonts w:eastAsiaTheme="minorEastAsia"/>
          <w:iCs/>
          <w:lang w:val="ru-RU"/>
        </w:rPr>
        <w:t>,</w:t>
      </w:r>
    </w:p>
    <w:p w14:paraId="3AB6B275" w14:textId="77777777" w:rsidR="00C97B02" w:rsidRDefault="00C97B02" w:rsidP="00C97B02">
      <w:pPr>
        <w:pStyle w:val="a0"/>
        <w:ind w:firstLine="0"/>
        <w:rPr>
          <w:rFonts w:eastAsiaTheme="minorEastAsia"/>
          <w:iCs/>
          <w:lang w:val="ru-RU"/>
        </w:rPr>
      </w:pPr>
      <w:r>
        <w:rPr>
          <w:rFonts w:eastAsiaTheme="minorEastAsia"/>
          <w:iCs/>
        </w:rPr>
        <w:t>FP</w:t>
      </w:r>
      <w:r w:rsidRPr="0075779D">
        <w:rPr>
          <w:rFonts w:eastAsiaTheme="minorEastAsia"/>
          <w:iCs/>
          <w:lang w:val="ru-RU"/>
        </w:rPr>
        <w:t xml:space="preserve"> – </w:t>
      </w:r>
      <w:r>
        <w:rPr>
          <w:rFonts w:eastAsiaTheme="minorEastAsia"/>
          <w:iCs/>
          <w:lang w:val="ru-RU"/>
        </w:rPr>
        <w:t>количество ложно предсказанных положительных случаев</w:t>
      </w:r>
      <w:r w:rsidRPr="0075779D">
        <w:rPr>
          <w:rFonts w:eastAsiaTheme="minorEastAsia"/>
          <w:iCs/>
          <w:lang w:val="ru-RU"/>
        </w:rPr>
        <w:t>,</w:t>
      </w:r>
    </w:p>
    <w:p w14:paraId="0DE91005" w14:textId="77777777" w:rsidR="00C97B02" w:rsidRPr="0075779D" w:rsidRDefault="00C97B02" w:rsidP="00C97B02">
      <w:pPr>
        <w:pStyle w:val="a0"/>
        <w:ind w:firstLine="0"/>
        <w:rPr>
          <w:rFonts w:eastAsiaTheme="minorEastAsia"/>
          <w:iCs/>
          <w:lang w:val="ru-RU"/>
        </w:rPr>
      </w:pPr>
      <w:r>
        <w:rPr>
          <w:rFonts w:eastAsiaTheme="minorEastAsia"/>
          <w:iCs/>
        </w:rPr>
        <w:t>FN</w:t>
      </w:r>
      <w:r w:rsidRPr="0075779D">
        <w:rPr>
          <w:rFonts w:eastAsiaTheme="minorEastAsia"/>
          <w:iCs/>
          <w:lang w:val="ru-RU"/>
        </w:rPr>
        <w:t xml:space="preserve"> – </w:t>
      </w:r>
      <w:r>
        <w:rPr>
          <w:rFonts w:eastAsiaTheme="minorEastAsia"/>
          <w:iCs/>
          <w:lang w:val="ru-RU"/>
        </w:rPr>
        <w:t>количество ложно предсказанных отрицательных случаев</w:t>
      </w:r>
      <w:r w:rsidRPr="0075779D">
        <w:rPr>
          <w:rFonts w:eastAsiaTheme="minorEastAsia"/>
          <w:iCs/>
          <w:lang w:val="ru-RU"/>
        </w:rPr>
        <w:t>,</w:t>
      </w:r>
    </w:p>
    <w:p w14:paraId="4118374E" w14:textId="77777777" w:rsidR="00C97B02" w:rsidRPr="0075779D" w:rsidRDefault="00C97B02" w:rsidP="00C97B02">
      <w:pPr>
        <w:pStyle w:val="a0"/>
        <w:ind w:firstLine="0"/>
        <w:rPr>
          <w:rFonts w:eastAsiaTheme="minorEastAsia"/>
          <w:i/>
          <w:iCs/>
          <w:lang w:val="ru-RU"/>
        </w:rPr>
      </w:pPr>
      <w:r>
        <w:rPr>
          <w:rFonts w:eastAsiaTheme="minorEastAsia"/>
          <w:iCs/>
        </w:rPr>
        <w:t>R</w:t>
      </w:r>
      <w:r>
        <w:rPr>
          <w:rFonts w:eastAsiaTheme="minorEastAsia"/>
          <w:iCs/>
          <w:vertAlign w:val="subscript"/>
        </w:rPr>
        <w:t>n</w:t>
      </w:r>
      <w:r w:rsidRPr="0075779D">
        <w:rPr>
          <w:rFonts w:eastAsiaTheme="minorEastAsia"/>
          <w:iCs/>
          <w:lang w:val="ru-RU"/>
        </w:rPr>
        <w:t xml:space="preserve"> – </w:t>
      </w:r>
      <w:r>
        <w:rPr>
          <w:rFonts w:eastAsiaTheme="minorEastAsia"/>
          <w:iCs/>
          <w:lang w:val="ru-RU"/>
        </w:rPr>
        <w:t xml:space="preserve">чувствительность, рассчитанная для порога </w:t>
      </w:r>
      <w:r>
        <w:rPr>
          <w:rFonts w:eastAsiaTheme="minorEastAsia"/>
          <w:iCs/>
        </w:rPr>
        <w:t>n</w:t>
      </w:r>
    </w:p>
    <w:p w14:paraId="36F28293" w14:textId="5632FBCB" w:rsidR="00C97B02" w:rsidRPr="00A91834" w:rsidRDefault="00C97B02" w:rsidP="00A91834">
      <w:pPr>
        <w:pStyle w:val="a0"/>
        <w:ind w:firstLine="0"/>
        <w:rPr>
          <w:rFonts w:eastAsiaTheme="minorEastAsia"/>
          <w:iCs/>
          <w:lang w:val="ru-RU"/>
        </w:rPr>
      </w:pPr>
      <w:proofErr w:type="spellStart"/>
      <w:r>
        <w:rPr>
          <w:rFonts w:eastAsiaTheme="minorEastAsia"/>
          <w:iCs/>
        </w:rPr>
        <w:t>P</w:t>
      </w:r>
      <w:r>
        <w:rPr>
          <w:rFonts w:eastAsiaTheme="minorEastAsia"/>
          <w:iCs/>
          <w:vertAlign w:val="subscript"/>
        </w:rPr>
        <w:t>n</w:t>
      </w:r>
      <w:proofErr w:type="spellEnd"/>
      <w:r w:rsidRPr="0075779D">
        <w:rPr>
          <w:rFonts w:eastAsiaTheme="minorEastAsia"/>
          <w:iCs/>
          <w:lang w:val="ru-RU"/>
        </w:rPr>
        <w:t xml:space="preserve"> – </w:t>
      </w:r>
      <m:oMath>
        <m:f>
          <m:fPr>
            <m:ctrlPr>
              <w:rPr>
                <w:rFonts w:ascii="Cambria Math" w:eastAsiaTheme="minorEastAsia" w:hAnsi="Cambria Math"/>
                <w:i/>
                <w:iCs/>
              </w:rPr>
            </m:ctrlPr>
          </m:fPr>
          <m:num>
            <m:r>
              <w:rPr>
                <w:rFonts w:ascii="Cambria Math" w:eastAsiaTheme="minorEastAsia" w:hAnsi="Cambria Math"/>
              </w:rPr>
              <m:t>TP</m:t>
            </m:r>
          </m:num>
          <m:den>
            <m:r>
              <w:rPr>
                <w:rFonts w:ascii="Cambria Math" w:eastAsiaTheme="minorEastAsia" w:hAnsi="Cambria Math"/>
              </w:rPr>
              <m:t>TP</m:t>
            </m:r>
            <m:r>
              <w:rPr>
                <w:rFonts w:ascii="Cambria Math" w:eastAsiaTheme="minorEastAsia" w:hAnsi="Cambria Math"/>
                <w:lang w:val="ru-RU"/>
              </w:rPr>
              <m:t>+</m:t>
            </m:r>
            <m:r>
              <w:rPr>
                <w:rFonts w:ascii="Cambria Math" w:eastAsiaTheme="minorEastAsia" w:hAnsi="Cambria Math"/>
              </w:rPr>
              <m:t>FP</m:t>
            </m:r>
          </m:den>
        </m:f>
      </m:oMath>
      <w:r w:rsidRPr="0075779D">
        <w:rPr>
          <w:rFonts w:eastAsiaTheme="minorEastAsia"/>
          <w:iCs/>
          <w:lang w:val="ru-RU"/>
        </w:rPr>
        <w:t xml:space="preserve">  , </w:t>
      </w:r>
      <w:r>
        <w:rPr>
          <w:rFonts w:eastAsiaTheme="minorEastAsia"/>
          <w:iCs/>
          <w:lang w:val="ru-RU"/>
        </w:rPr>
        <w:t xml:space="preserve">рассчитанный для порога </w:t>
      </w:r>
      <w:r>
        <w:rPr>
          <w:rFonts w:eastAsiaTheme="minorEastAsia"/>
          <w:iCs/>
        </w:rPr>
        <w:t>n</w:t>
      </w:r>
    </w:p>
    <w:p w14:paraId="02A742B2" w14:textId="05892DFF" w:rsidR="005860B8" w:rsidRPr="00B6302E" w:rsidRDefault="005860B8" w:rsidP="008D6BD1">
      <w:pPr>
        <w:pStyle w:val="a0"/>
        <w:rPr>
          <w:lang w:val="ru-RU"/>
        </w:rPr>
      </w:pPr>
      <w:r>
        <w:rPr>
          <w:lang w:val="ru-RU"/>
        </w:rPr>
        <w:t xml:space="preserve"> В качестве оптимизируемой</w:t>
      </w:r>
      <w:r w:rsidR="00C97B02">
        <w:rPr>
          <w:lang w:val="ru-RU"/>
        </w:rPr>
        <w:t xml:space="preserve"> при кросс-валидации</w:t>
      </w:r>
      <w:r>
        <w:rPr>
          <w:lang w:val="ru-RU"/>
        </w:rPr>
        <w:t xml:space="preserve"> метрики была выбрана площадь под операционной кривой приемника </w:t>
      </w:r>
      <w:r w:rsidRPr="0075779D">
        <w:rPr>
          <w:lang w:val="ru-RU"/>
        </w:rPr>
        <w:t>(</w:t>
      </w:r>
      <w:r>
        <w:t>Area</w:t>
      </w:r>
      <w:r w:rsidRPr="0075779D">
        <w:rPr>
          <w:lang w:val="ru-RU"/>
        </w:rPr>
        <w:t xml:space="preserve"> </w:t>
      </w:r>
      <w:r>
        <w:t>Under</w:t>
      </w:r>
      <w:r w:rsidRPr="0075779D">
        <w:rPr>
          <w:lang w:val="ru-RU"/>
        </w:rPr>
        <w:t xml:space="preserve"> </w:t>
      </w:r>
      <w:r>
        <w:t>Receiver</w:t>
      </w:r>
      <w:r w:rsidRPr="0075779D">
        <w:rPr>
          <w:lang w:val="ru-RU"/>
        </w:rPr>
        <w:t xml:space="preserve"> </w:t>
      </w:r>
      <w:r>
        <w:t>Operation</w:t>
      </w:r>
      <w:r w:rsidRPr="0075779D">
        <w:rPr>
          <w:lang w:val="ru-RU"/>
        </w:rPr>
        <w:t xml:space="preserve"> </w:t>
      </w:r>
      <w:r>
        <w:t>Curve</w:t>
      </w:r>
      <w:r w:rsidRPr="0075779D">
        <w:rPr>
          <w:lang w:val="ru-RU"/>
        </w:rPr>
        <w:t xml:space="preserve">, </w:t>
      </w:r>
      <w:r>
        <w:t>AUROC</w:t>
      </w:r>
      <w:r w:rsidRPr="0075779D">
        <w:rPr>
          <w:lang w:val="ru-RU"/>
        </w:rPr>
        <w:t xml:space="preserve">). </w:t>
      </w:r>
      <w:r>
        <w:t>AUROC</w:t>
      </w:r>
      <w:r w:rsidRPr="0075779D">
        <w:rPr>
          <w:lang w:val="ru-RU"/>
        </w:rPr>
        <w:t xml:space="preserve"> </w:t>
      </w:r>
      <w:r>
        <w:rPr>
          <w:lang w:val="ru-RU"/>
        </w:rPr>
        <w:t>рассчитывается по методу, описанному в следующей работе</w:t>
      </w:r>
      <w:r w:rsidR="00C97B02">
        <w:rPr>
          <w:lang w:val="ru-RU"/>
        </w:rPr>
        <w:t xml:space="preserve"> </w:t>
      </w:r>
      <w:r>
        <w:rPr>
          <w:lang w:val="ru-RU"/>
        </w:rPr>
        <w:fldChar w:fldCharType="begin"/>
      </w:r>
      <w:r w:rsidR="00783D9E">
        <w:rPr>
          <w:lang w:val="ru-RU"/>
        </w:rPr>
        <w:instrText xml:space="preserve"> ADDIN ZOTERO_ITEM CSL_CITATION {"citationID":"E2O94GD8","properties":{"formattedCitation":"[113]","plainCitation":"[113]","noteIndex":0},"citationItems":[{"id":623,"uris":["http://zotero.org/users/10071278/items/PX8VXBUX"],"itemData":{"id":623,"type":"book","abstract":"Chemoinformatics is broadly a scientific discipline encompassing the design, creation, organization, management, retrieval, analysis, dissemination, visualization and use of chemical information. It is distinct from other computational molecular modeling approaches in that it uses unique representations of chemical structures in the form of multiple chemical descriptors; has its own metrics for defining similarity and diversity of chemical compound libraries; and applies a wide array of statistical, data mining and machine learning techniques to very large collections of chemical compounds in order to establish robust relationships between chemical structure and its physical or biological properties. Chemoinformatics addresses a broad range of problems in chemistry and biology; however, the most commonly known applications of chemoinformatics approaches have been arguably in the area of drug discovery where chemoinformatics tools have played a central role in the analysis and interpretation of structure-property data collected by the means of modern high throughput screening. Early stages in modern drug discovery often involved screening small molecules for their effects on a selected protein target or a model of a biological pathway. In the past fifteen years, innovative technologies that enable rapid synthesis and high throughput screening of large libraries of compounds have been adopted in almost all major pharmaceutical and biotech companies. As a result, there has been a huge increase in the number of compounds available on a routine basis to quickly screen for novel drug candidates against new targets/pathways. In contrast, such technologies have rarely become available to the academic research community, thus limiting its ability to conduct large scale chemical genetics or chemical genomics research. However, the landscape of publicly available experimental data collection methods for chemoinformatics has changed dramatically in very recent years. The term \"virtual screening\" is commonly associated with methodologies that rely on the explicit knowledge of three-dimensional structure of the target protein to identify potential bioactive compounds. Traditional docking protocols and scoring functions rely on explicitly defined three dimensional coordinates and standard definitions of atom types of both receptors and ligands. Albeit reasonably accurate in many cases, conventional structure based virtual screening approaches are relatively computationally inefficient, which has precluded them from screening really large compound collections. Significant progress has been achieved over many years of research in developing many structure based virtual screening approaches. This book is the first monograph that summarizes innovative applications of efficient chemoinformatics approaches towards the goal of screening large chemical libraries. The focus on virtual screening expands chemoinformatics beyond its traditional boundaries as a synthetic and data-analytical area of research towards its recognition as a predictive and decision support scientific discipline. The approaches discussed by the contributors to the monograph rely on chemoinformatics concepts such as: -representation of molecules using multiple descriptors of chemical structures -advanced chemical similarity calculations in multidimensional descriptor spaces -the use of advanced machine learning and data mining approaches for building quantitative and predictive structure activity models -the use of chemoinformatics methodologies for the analysis of drug-likeness and property prediction -the emerging trend on combining chemoinformatics and bioinformatics concepts in structure based drug discovery The chapters of the book are organized in a logical flow that a typical chemoinformatics project would follow - from structure representation and comparison to data analysis and model building to applications of structure-property relationship models for hit identification and chemical library design. It opens with the overview of modern methods of compounds library design, followed by a chapter devoted to molecular similarity analysis. Four sections describe virtual screening based on the using of molecular fragments, 2D pharmacophores and 3D pharmacophores. Application of fuzzy pharmacophores for libraries design is the subject of the next chapter followed by a chapter dealing with QSAR studies based on local molecular parameters. Probabilistic approaches based on 2D descriptors in assessment of biological activities are also described with an overview of the modern methods and software for ADME prediction. The book ends with a chapter describing the new approach of coding the receptor binding sites and their respective ligands in multidimensional chemical descriptor space that affords an interesting and efficient alternative to traditional docking and screening techniques. Ligand-based approaches, which are in the focus of this work, are more computationally efficient compared to structure-based virtual screening and there are very few books related to modern developments in this field. The focus on extending the experiences accumulated in traditional areas of chemoinformatics research such as Quantitative Structure Activity Relationships (QSAR) or chemical similarity searching towards virtual screening make the theme of this monograph essential reading for researchers in the area of computer-aided drug discovery. However, due to its generic data-analytical focus there will be a growing application of chemoinformatics approaches in multiple areas of chemical and biological research such as synthesis planning, nanotechnology, proteomics, physical and analytical chemistry and chemical genomics.","ISBN":"978-0-85404-144-2","language":"en","note":"DOI: 10.1039/9781847558879","publisher":"The Royal Society of Chemistry","source":"DOI.org (Crossref)","title":"Chemoinformatics Approaches to Virtual Screening","URL":"https://books.rsc.org/books/book/1903/Chemoinformatics-Approaches-to-Virtual-Screening","editor":[{"family":"Varnek","given":"Alexandre"},{"family":"Tropsha","given":"Alex"}],"accessed":{"date-parts":[["2023",5,23]]},"issued":{"date-parts":[["2008",9,29]]}}}],"schema":"https://github.com/citation-style-language/schema/raw/master/csl-citation.json"} </w:instrText>
      </w:r>
      <w:r>
        <w:rPr>
          <w:lang w:val="ru-RU"/>
        </w:rPr>
        <w:fldChar w:fldCharType="separate"/>
      </w:r>
      <w:r w:rsidR="00783D9E" w:rsidRPr="00A91834">
        <w:rPr>
          <w:rFonts w:cs="Times New Roman"/>
          <w:lang w:val="ru-RU"/>
        </w:rPr>
        <w:t>[113]</w:t>
      </w:r>
      <w:r>
        <w:rPr>
          <w:lang w:val="ru-RU"/>
        </w:rPr>
        <w:fldChar w:fldCharType="end"/>
      </w:r>
      <w:r>
        <w:rPr>
          <w:lang w:val="ru-RU"/>
        </w:rPr>
        <w:t>.</w:t>
      </w:r>
      <w:r w:rsidR="00FB004F">
        <w:rPr>
          <w:lang w:val="ru-RU"/>
        </w:rPr>
        <w:t xml:space="preserve"> </w:t>
      </w:r>
      <w:r>
        <w:rPr>
          <w:lang w:val="ru-RU"/>
        </w:rPr>
        <w:t>Вводится понятие инвариан</w:t>
      </w:r>
      <w:r w:rsidR="00B6302E">
        <w:rPr>
          <w:lang w:val="ru-RU"/>
        </w:rPr>
        <w:t>тн</w:t>
      </w:r>
      <w:r>
        <w:rPr>
          <w:lang w:val="ru-RU"/>
        </w:rPr>
        <w:t xml:space="preserve">ой точности прогноза </w:t>
      </w:r>
      <w:r w:rsidRPr="0075779D">
        <w:rPr>
          <w:lang w:val="ru-RU"/>
        </w:rPr>
        <w:lastRenderedPageBreak/>
        <w:t>(</w:t>
      </w:r>
      <w:r>
        <w:t>Invariant</w:t>
      </w:r>
      <w:r w:rsidRPr="0075779D">
        <w:rPr>
          <w:lang w:val="ru-RU"/>
        </w:rPr>
        <w:t xml:space="preserve"> </w:t>
      </w:r>
      <w:r>
        <w:t>Accuracy</w:t>
      </w:r>
      <w:r w:rsidRPr="0075779D">
        <w:rPr>
          <w:lang w:val="ru-RU"/>
        </w:rPr>
        <w:t xml:space="preserve"> </w:t>
      </w:r>
      <w:r>
        <w:t>of</w:t>
      </w:r>
      <w:r w:rsidRPr="0075779D">
        <w:rPr>
          <w:lang w:val="ru-RU"/>
        </w:rPr>
        <w:t xml:space="preserve"> </w:t>
      </w:r>
      <w:r>
        <w:t>Prediction</w:t>
      </w:r>
      <w:r w:rsidRPr="0075779D">
        <w:rPr>
          <w:lang w:val="ru-RU"/>
        </w:rPr>
        <w:t xml:space="preserve">, </w:t>
      </w:r>
      <w:r>
        <w:t>IAP</w:t>
      </w:r>
      <w:r w:rsidRPr="0075779D">
        <w:rPr>
          <w:lang w:val="ru-RU"/>
        </w:rPr>
        <w:t>)</w:t>
      </w:r>
      <w:r>
        <w:rPr>
          <w:lang w:val="ru-RU"/>
        </w:rPr>
        <w:t xml:space="preserve">, которое численно равно </w:t>
      </w:r>
      <w:r>
        <w:t>AUROC</w:t>
      </w:r>
      <w:r w:rsidRPr="0075779D">
        <w:rPr>
          <w:lang w:val="ru-RU"/>
        </w:rPr>
        <w:t xml:space="preserve"> </w:t>
      </w:r>
      <w:r>
        <w:rPr>
          <w:lang w:val="ru-RU"/>
        </w:rPr>
        <w:t>и рассчитывается по формуле 1</w:t>
      </w:r>
      <w:r w:rsidR="00B6302E" w:rsidRPr="0075779D">
        <w:rPr>
          <w:lang w:val="ru-RU"/>
        </w:rPr>
        <w:t>,</w:t>
      </w:r>
    </w:p>
    <w:p w14:paraId="1FACE8C1" w14:textId="7AB63AA4" w:rsidR="005860B8" w:rsidRPr="0075779D" w:rsidRDefault="009025EF" w:rsidP="008D6BD1">
      <w:pPr>
        <w:pStyle w:val="a0"/>
        <w:rPr>
          <w:i/>
          <w:lang w:val="ru-RU"/>
        </w:rPr>
      </w:pPr>
      <m:oMathPara>
        <m:oMath>
          <m:eqArr>
            <m:eqArrPr>
              <m:maxDist m:val="1"/>
              <m:ctrlPr>
                <w:rPr>
                  <w:rFonts w:ascii="Cambria Math" w:hAnsi="Cambria Math"/>
                  <w:i/>
                </w:rPr>
              </m:ctrlPr>
            </m:eqArrPr>
            <m:e>
              <m:r>
                <w:rPr>
                  <w:rFonts w:ascii="Cambria Math" w:hAnsi="Cambria Math"/>
                  <w:lang w:val="ru-RU"/>
                </w:rPr>
                <m:t xml:space="preserve">IAP= </m:t>
              </m:r>
              <m:f>
                <m:fPr>
                  <m:ctrlPr>
                    <w:rPr>
                      <w:rFonts w:ascii="Cambria Math" w:hAnsi="Cambria Math"/>
                      <w:i/>
                      <w:lang w:val="ru-RU"/>
                    </w:rPr>
                  </m:ctrlPr>
                </m:fPr>
                <m:num>
                  <m:r>
                    <w:rPr>
                      <w:rFonts w:ascii="Cambria Math" w:hAnsi="Cambria Math"/>
                      <w:lang w:val="ru-RU"/>
                    </w:rPr>
                    <m:t>N</m:t>
                  </m:r>
                  <m:d>
                    <m:dPr>
                      <m:begChr m:val="{"/>
                      <m:endChr m:val="}"/>
                      <m:ctrlPr>
                        <w:rPr>
                          <w:rFonts w:ascii="Cambria Math" w:hAnsi="Cambria Math"/>
                          <w:i/>
                          <w:lang w:val="ru-RU"/>
                        </w:rPr>
                      </m:ctrlPr>
                    </m:dPr>
                    <m:e>
                      <m:r>
                        <w:rPr>
                          <w:rFonts w:ascii="Cambria Math" w:hAnsi="Cambria Math"/>
                          <w:lang w:val="ru-RU"/>
                        </w:rPr>
                        <m:t>P</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r>
                        <w:rPr>
                          <w:rFonts w:ascii="Cambria Math" w:hAnsi="Cambria Math"/>
                          <w:lang w:val="ru-RU"/>
                        </w:rPr>
                        <m:t xml:space="preserve">&gt;P </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e>
                  </m:d>
                </m:num>
                <m:den>
                  <m:r>
                    <w:rPr>
                      <w:rFonts w:ascii="Cambria Math" w:hAnsi="Cambria Math"/>
                      <w:lang w:val="ru-RU"/>
                    </w:rPr>
                    <m:t>N</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r>
                    <w:rPr>
                      <w:rFonts w:ascii="Cambria Math" w:hAnsi="Cambria Math"/>
                      <w:lang w:val="ru-RU"/>
                    </w:rPr>
                    <m:t>*N</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den>
              </m:f>
              <m:r>
                <w:rPr>
                  <w:rFonts w:ascii="Cambria Math" w:hAnsi="Cambria Math"/>
                  <w:lang w:val="ru-RU"/>
                </w:rPr>
                <m:t>#(</m:t>
              </m:r>
              <m:r>
                <w:rPr>
                  <w:rFonts w:ascii="Cambria Math" w:hAnsi="Cambria Math"/>
                </w:rPr>
                <m:t>7)</m:t>
              </m:r>
              <m:r>
                <w:rPr>
                  <w:rFonts w:ascii="Cambria Math" w:hAnsi="Cambria Math"/>
                  <w:lang w:val="ru-RU"/>
                </w:rPr>
                <m:t xml:space="preserve">  </m:t>
              </m:r>
              <m:ctrlPr>
                <w:rPr>
                  <w:rFonts w:ascii="Cambria Math" w:hAnsi="Cambria Math"/>
                  <w:i/>
                  <w:lang w:val="ru-RU"/>
                </w:rPr>
              </m:ctrlPr>
            </m:e>
          </m:eqArr>
        </m:oMath>
      </m:oMathPara>
    </w:p>
    <w:p w14:paraId="6CF93E0E" w14:textId="0A13FC90" w:rsidR="00184AA9" w:rsidRDefault="00184AA9" w:rsidP="00B6302E">
      <w:pPr>
        <w:pStyle w:val="a0"/>
        <w:ind w:firstLine="0"/>
        <w:rPr>
          <w:lang w:val="ru-RU"/>
        </w:rPr>
      </w:pPr>
      <w:r>
        <w:rPr>
          <w:lang w:val="ru-RU"/>
        </w:rPr>
        <w:t xml:space="preserve">где: </w:t>
      </w:r>
      <w:r w:rsidR="00B6302E">
        <w:t>N</w:t>
      </w:r>
      <w:r w:rsidR="00B6302E" w:rsidRPr="0075779D">
        <w:rPr>
          <w:lang w:val="ru-RU"/>
        </w:rPr>
        <w:t>(</w:t>
      </w:r>
      <w:r w:rsidR="00B6302E">
        <w:t>C</w:t>
      </w:r>
      <w:r w:rsidR="00B6302E" w:rsidRPr="0075779D">
        <w:rPr>
          <w:vertAlign w:val="subscript"/>
          <w:lang w:val="ru-RU"/>
        </w:rPr>
        <w:t>+</w:t>
      </w:r>
      <w:r w:rsidR="00B6302E" w:rsidRPr="0075779D">
        <w:rPr>
          <w:lang w:val="ru-RU"/>
        </w:rPr>
        <w:t xml:space="preserve">) </w:t>
      </w:r>
      <w:r w:rsidR="00B6302E">
        <w:rPr>
          <w:lang w:val="ru-RU"/>
        </w:rPr>
        <w:t>–</w:t>
      </w:r>
      <w:r w:rsidR="00B6302E" w:rsidRPr="0075779D">
        <w:rPr>
          <w:lang w:val="ru-RU"/>
        </w:rPr>
        <w:t xml:space="preserve"> </w:t>
      </w:r>
      <w:r>
        <w:rPr>
          <w:lang w:val="ru-RU"/>
        </w:rPr>
        <w:t>к</w:t>
      </w:r>
      <w:r w:rsidR="00B6302E">
        <w:rPr>
          <w:lang w:val="ru-RU"/>
        </w:rPr>
        <w:t>оличество положительных примеров</w:t>
      </w:r>
      <w:r>
        <w:rPr>
          <w:lang w:val="ru-RU"/>
        </w:rPr>
        <w:t>,</w:t>
      </w:r>
    </w:p>
    <w:p w14:paraId="415ABEF0" w14:textId="51CA7735" w:rsidR="00B6302E" w:rsidRDefault="00B6302E" w:rsidP="00B6302E">
      <w:pPr>
        <w:pStyle w:val="a0"/>
        <w:ind w:firstLine="0"/>
        <w:rPr>
          <w:lang w:val="ru-RU"/>
        </w:rPr>
      </w:pPr>
      <w:r>
        <w:t>N</w:t>
      </w:r>
      <w:r w:rsidRPr="0075779D">
        <w:rPr>
          <w:lang w:val="ru-RU"/>
        </w:rPr>
        <w:t>(</w:t>
      </w:r>
      <w:r>
        <w:rPr>
          <w:lang w:val="ru-RU"/>
        </w:rPr>
        <w:t>С</w:t>
      </w:r>
      <w:r w:rsidRPr="0075779D">
        <w:rPr>
          <w:vertAlign w:val="subscript"/>
          <w:lang w:val="ru-RU"/>
        </w:rPr>
        <w:t>-</w:t>
      </w:r>
      <w:r w:rsidRPr="0075779D">
        <w:rPr>
          <w:lang w:val="ru-RU"/>
        </w:rPr>
        <w:t xml:space="preserve">) – </w:t>
      </w:r>
      <w:r>
        <w:rPr>
          <w:lang w:val="ru-RU"/>
        </w:rPr>
        <w:t>количество отрицательных примеров</w:t>
      </w:r>
      <w:r w:rsidR="00184AA9">
        <w:rPr>
          <w:lang w:val="ru-RU"/>
        </w:rPr>
        <w:t>,</w:t>
      </w:r>
    </w:p>
    <w:p w14:paraId="7721348B" w14:textId="439660FD" w:rsidR="00184AA9" w:rsidRDefault="00184AA9" w:rsidP="00184AA9">
      <w:pPr>
        <w:pStyle w:val="a0"/>
        <w:ind w:firstLine="0"/>
        <w:rPr>
          <w:rFonts w:eastAsiaTheme="minorEastAsia"/>
          <w:lang w:val="ru-RU"/>
        </w:rPr>
      </w:pPr>
      <w:r>
        <w:rPr>
          <w:rFonts w:eastAsiaTheme="minorEastAsia"/>
        </w:rPr>
        <w:t>N</w:t>
      </w:r>
      <w:r w:rsidRPr="0075779D">
        <w:rPr>
          <w:rFonts w:eastAsiaTheme="minorEastAsia"/>
          <w:lang w:val="ru-RU"/>
        </w:rPr>
        <w:t>{</w:t>
      </w:r>
      <w:r>
        <w:rPr>
          <w:rFonts w:eastAsiaTheme="minorEastAsia"/>
        </w:rPr>
        <w:t>P</w:t>
      </w:r>
      <w:r w:rsidRPr="0075779D">
        <w:rPr>
          <w:rFonts w:eastAsiaTheme="minorEastAsia"/>
          <w:lang w:val="ru-RU"/>
        </w:rPr>
        <w:t>(</w:t>
      </w:r>
      <w:r>
        <w:rPr>
          <w:rFonts w:eastAsiaTheme="minorEastAsia"/>
        </w:rPr>
        <w:t>C</w:t>
      </w:r>
      <w:r w:rsidRPr="0075779D">
        <w:rPr>
          <w:rFonts w:eastAsiaTheme="minorEastAsia"/>
          <w:vertAlign w:val="subscript"/>
          <w:lang w:val="ru-RU"/>
        </w:rPr>
        <w:t>+</w:t>
      </w:r>
      <w:r w:rsidRPr="0075779D">
        <w:rPr>
          <w:rFonts w:eastAsiaTheme="minorEastAsia"/>
          <w:lang w:val="ru-RU"/>
        </w:rPr>
        <w:t xml:space="preserve">) &gt; </w:t>
      </w:r>
      <w:r>
        <w:rPr>
          <w:rFonts w:eastAsiaTheme="minorEastAsia"/>
        </w:rPr>
        <w:t>P</w:t>
      </w:r>
      <w:r w:rsidRPr="0075779D">
        <w:rPr>
          <w:rFonts w:eastAsiaTheme="minorEastAsia"/>
          <w:lang w:val="ru-RU"/>
        </w:rPr>
        <w:t>(</w:t>
      </w:r>
      <w:r>
        <w:rPr>
          <w:rFonts w:eastAsiaTheme="minorEastAsia"/>
        </w:rPr>
        <w:t>C</w:t>
      </w:r>
      <w:r w:rsidRPr="0075779D">
        <w:rPr>
          <w:rFonts w:eastAsiaTheme="minorEastAsia"/>
          <w:vertAlign w:val="subscript"/>
          <w:lang w:val="ru-RU"/>
        </w:rPr>
        <w:t>-</w:t>
      </w:r>
      <w:r w:rsidRPr="0075779D">
        <w:rPr>
          <w:rFonts w:eastAsiaTheme="minorEastAsia"/>
          <w:lang w:val="ru-RU"/>
        </w:rPr>
        <w:t xml:space="preserve">)} </w:t>
      </w:r>
      <w:r>
        <w:rPr>
          <w:rFonts w:eastAsiaTheme="minorEastAsia"/>
          <w:lang w:val="ru-RU"/>
        </w:rPr>
        <w:t>–</w:t>
      </w:r>
      <w:r w:rsidRPr="0075779D">
        <w:rPr>
          <w:rFonts w:eastAsiaTheme="minorEastAsia"/>
          <w:lang w:val="ru-RU"/>
        </w:rPr>
        <w:t xml:space="preserve"> </w:t>
      </w:r>
      <w:r>
        <w:rPr>
          <w:rFonts w:eastAsiaTheme="minorEastAsia"/>
          <w:lang w:val="ru-RU"/>
        </w:rPr>
        <w:t>количество примеров</w:t>
      </w:r>
      <w:r w:rsidR="00352641">
        <w:rPr>
          <w:rFonts w:eastAsiaTheme="minorEastAsia"/>
          <w:lang w:val="ru-RU"/>
        </w:rPr>
        <w:t>, для которых оценка вероятности для случайно взятого положительного примера больше оценки вероятности для случайно взятого отрицательного примера.</w:t>
      </w:r>
    </w:p>
    <w:p w14:paraId="7B139A15" w14:textId="3A0AFF1B" w:rsidR="00C97B02" w:rsidRDefault="00C97B02" w:rsidP="00184AA9">
      <w:pPr>
        <w:pStyle w:val="a0"/>
        <w:ind w:firstLine="0"/>
        <w:rPr>
          <w:rFonts w:eastAsiaTheme="minorEastAsia"/>
          <w:lang w:val="ru-RU"/>
        </w:rPr>
      </w:pPr>
      <w:r>
        <w:rPr>
          <w:lang w:val="ru-RU"/>
        </w:rPr>
        <w:t xml:space="preserve">Чем выше значение </w:t>
      </w:r>
      <w:r>
        <w:t>AUROC</w:t>
      </w:r>
      <w:r w:rsidRPr="00387ECF">
        <w:rPr>
          <w:lang w:val="ru-RU"/>
        </w:rPr>
        <w:t xml:space="preserve">, </w:t>
      </w:r>
      <w:r>
        <w:rPr>
          <w:lang w:val="ru-RU"/>
        </w:rPr>
        <w:t>тем выше качество модели, поэтому эта метрика подлежит максимизации.</w:t>
      </w:r>
    </w:p>
    <w:p w14:paraId="5DECC959" w14:textId="3509EA13" w:rsidR="00352641" w:rsidRPr="0075779D" w:rsidRDefault="00352641" w:rsidP="00387ECF">
      <w:pPr>
        <w:pStyle w:val="a0"/>
        <w:rPr>
          <w:rFonts w:eastAsiaTheme="minorEastAsia"/>
          <w:lang w:val="ru-RU"/>
        </w:rPr>
      </w:pPr>
      <w:r>
        <w:rPr>
          <w:rFonts w:eastAsiaTheme="minorEastAsia"/>
          <w:lang w:val="ru-RU"/>
        </w:rPr>
        <w:t xml:space="preserve">Кроме </w:t>
      </w:r>
      <w:r w:rsidR="00620ECB">
        <w:rPr>
          <w:rFonts w:eastAsiaTheme="minorEastAsia"/>
          <w:lang w:val="ru-RU"/>
        </w:rPr>
        <w:t>пятикрат</w:t>
      </w:r>
      <w:r>
        <w:rPr>
          <w:rFonts w:eastAsiaTheme="minorEastAsia"/>
          <w:lang w:val="ru-RU"/>
        </w:rPr>
        <w:t>ной кросс-валидации использовалась внутренняя оценка качества модели</w:t>
      </w:r>
      <w:r w:rsidR="00E441B8">
        <w:rPr>
          <w:rFonts w:eastAsiaTheme="minorEastAsia"/>
          <w:lang w:val="ru-RU"/>
        </w:rPr>
        <w:t xml:space="preserve"> – расчет </w:t>
      </w:r>
      <w:r w:rsidR="00E441B8">
        <w:rPr>
          <w:rFonts w:eastAsiaTheme="minorEastAsia"/>
        </w:rPr>
        <w:t>AUROC</w:t>
      </w:r>
      <w:r w:rsidR="00E441B8" w:rsidRPr="0075779D">
        <w:rPr>
          <w:rFonts w:eastAsiaTheme="minorEastAsia"/>
          <w:lang w:val="ru-RU"/>
        </w:rPr>
        <w:t xml:space="preserve"> </w:t>
      </w:r>
      <w:r w:rsidR="00E441B8">
        <w:rPr>
          <w:rFonts w:eastAsiaTheme="minorEastAsia"/>
          <w:lang w:val="ru-RU"/>
        </w:rPr>
        <w:t>по 20-кратной кросс-валидации (</w:t>
      </w:r>
      <w:r w:rsidR="00E441B8">
        <w:rPr>
          <w:rFonts w:eastAsiaTheme="minorEastAsia"/>
        </w:rPr>
        <w:t>AUROC</w:t>
      </w:r>
      <w:r w:rsidR="00E441B8" w:rsidRPr="0075779D">
        <w:rPr>
          <w:rFonts w:eastAsiaTheme="minorEastAsia"/>
          <w:lang w:val="ru-RU"/>
        </w:rPr>
        <w:t>20</w:t>
      </w:r>
      <w:r w:rsidR="00E441B8">
        <w:rPr>
          <w:rFonts w:eastAsiaTheme="minorEastAsia"/>
        </w:rPr>
        <w:t>CV</w:t>
      </w:r>
      <w:r w:rsidR="00E441B8" w:rsidRPr="0075779D">
        <w:rPr>
          <w:rFonts w:eastAsiaTheme="minorEastAsia"/>
          <w:lang w:val="ru-RU"/>
        </w:rPr>
        <w:t>)</w:t>
      </w:r>
      <w:r w:rsidR="00E441B8">
        <w:rPr>
          <w:rFonts w:eastAsiaTheme="minorEastAsia"/>
          <w:lang w:val="ru-RU"/>
        </w:rPr>
        <w:t xml:space="preserve"> на каждом обучающем наборе</w:t>
      </w:r>
      <w:r w:rsidR="000B2D18">
        <w:rPr>
          <w:rFonts w:eastAsiaTheme="minorEastAsia"/>
          <w:lang w:val="ru-RU"/>
        </w:rPr>
        <w:t>, то есть обучающий набор делится на обучающую и тестовую выборки 20 раз, так чтобы получающиеся тестовые выборки не пересекались.</w:t>
      </w:r>
      <w:r w:rsidR="00E441B8" w:rsidRPr="0075779D">
        <w:rPr>
          <w:rFonts w:eastAsiaTheme="minorEastAsia"/>
          <w:lang w:val="ru-RU"/>
        </w:rPr>
        <w:t xml:space="preserve"> </w:t>
      </w:r>
      <w:r w:rsidR="00E441B8">
        <w:rPr>
          <w:rFonts w:eastAsiaTheme="minorEastAsia"/>
        </w:rPr>
        <w:t>AUROC</w:t>
      </w:r>
      <w:r w:rsidR="00E441B8" w:rsidRPr="0075779D">
        <w:rPr>
          <w:rFonts w:eastAsiaTheme="minorEastAsia"/>
          <w:lang w:val="ru-RU"/>
        </w:rPr>
        <w:t>20</w:t>
      </w:r>
      <w:r w:rsidR="00E441B8">
        <w:rPr>
          <w:rFonts w:eastAsiaTheme="minorEastAsia"/>
        </w:rPr>
        <w:t>CV</w:t>
      </w:r>
      <w:r w:rsidR="00E441B8" w:rsidRPr="0075779D">
        <w:rPr>
          <w:rFonts w:eastAsiaTheme="minorEastAsia"/>
          <w:lang w:val="ru-RU"/>
        </w:rPr>
        <w:t xml:space="preserve"> </w:t>
      </w:r>
      <w:r w:rsidR="00E441B8">
        <w:rPr>
          <w:rFonts w:eastAsiaTheme="minorEastAsia"/>
          <w:lang w:val="ru-RU"/>
        </w:rPr>
        <w:t xml:space="preserve">для каждого класса рассчитывает </w:t>
      </w:r>
      <w:proofErr w:type="spellStart"/>
      <w:r w:rsidR="00E441B8">
        <w:rPr>
          <w:rFonts w:eastAsiaTheme="minorEastAsia"/>
        </w:rPr>
        <w:t>MultiPASS</w:t>
      </w:r>
      <w:proofErr w:type="spellEnd"/>
      <w:r w:rsidR="00E441B8" w:rsidRPr="0075779D">
        <w:rPr>
          <w:rFonts w:eastAsiaTheme="minorEastAsia"/>
          <w:lang w:val="ru-RU"/>
        </w:rPr>
        <w:t xml:space="preserve">, </w:t>
      </w:r>
      <w:r w:rsidR="00E441B8">
        <w:rPr>
          <w:rFonts w:eastAsiaTheme="minorEastAsia"/>
          <w:lang w:val="ru-RU"/>
        </w:rPr>
        <w:t xml:space="preserve">используя формулу </w:t>
      </w:r>
      <w:r w:rsidR="00C97B02">
        <w:rPr>
          <w:rFonts w:eastAsiaTheme="minorEastAsia"/>
          <w:lang w:val="ru-RU"/>
        </w:rPr>
        <w:t>7</w:t>
      </w:r>
      <w:r w:rsidR="00E441B8">
        <w:rPr>
          <w:rFonts w:eastAsiaTheme="minorEastAsia"/>
          <w:lang w:val="ru-RU"/>
        </w:rPr>
        <w:t>.</w:t>
      </w:r>
    </w:p>
    <w:p w14:paraId="5D1112BC" w14:textId="16F9048E" w:rsidR="00565535" w:rsidRDefault="0002028E" w:rsidP="0002028E">
      <w:pPr>
        <w:pStyle w:val="2"/>
        <w:rPr>
          <w:lang w:val="ru-RU"/>
        </w:rPr>
      </w:pPr>
      <w:bookmarkStart w:id="226" w:name="_Toc136219698"/>
      <w:r w:rsidRPr="0075779D">
        <w:rPr>
          <w:lang w:val="ru-RU"/>
        </w:rPr>
        <w:t xml:space="preserve">2.5. </w:t>
      </w:r>
      <w:r>
        <w:rPr>
          <w:lang w:val="ru-RU"/>
        </w:rPr>
        <w:t>Веб-сервис</w:t>
      </w:r>
      <w:bookmarkEnd w:id="226"/>
    </w:p>
    <w:p w14:paraId="6A307355" w14:textId="56AAD320" w:rsidR="0002028E" w:rsidRPr="00387ECF" w:rsidRDefault="0002028E" w:rsidP="0075779D">
      <w:pPr>
        <w:pStyle w:val="a0"/>
        <w:rPr>
          <w:lang w:val="ru-RU"/>
        </w:rPr>
      </w:pPr>
      <w:r>
        <w:rPr>
          <w:lang w:val="ru-RU"/>
        </w:rPr>
        <w:t xml:space="preserve">Веб-сервис разработан с помощью пакета </w:t>
      </w:r>
      <w:r>
        <w:t>shiny</w:t>
      </w:r>
      <w:r>
        <w:fldChar w:fldCharType="begin"/>
      </w:r>
      <w:r w:rsidR="00783D9E">
        <w:rPr>
          <w:lang w:val="ru-RU"/>
        </w:rPr>
        <w:instrText xml:space="preserve"> ADDIN ZOTERO_ITEM CSL_CITATION {"citationID":"VN6XvUDG","properties":{"formattedCitation":"[114]","plainCitation":"[114]","noteIndex":0},"citationItems":[{"id":634,"uris":["http://zotero.org/users/10071278/items/53B9NGB6"],"itemData":{"id":634,"type":"software","abstract":"{R package version 1.7.4.9002","genre":"R","title":"shiny: Web Application Framework for R","URL":"https://shiny.rstudio.com/","version":"1.7.4.9002","author":[{"family":"Chang","given":"Winston"}],"issued":{"date-parts":[["2023"]]}}}],"schema":"https://github.com/citation-style-language/schema/raw/master/csl-citation.json"} </w:instrText>
      </w:r>
      <w:r>
        <w:fldChar w:fldCharType="separate"/>
      </w:r>
      <w:r w:rsidR="00783D9E" w:rsidRPr="00783D9E">
        <w:rPr>
          <w:rFonts w:cs="Times New Roman"/>
          <w:lang w:val="ru-RU"/>
        </w:rPr>
        <w:t>[114]</w:t>
      </w:r>
      <w:r>
        <w:fldChar w:fldCharType="end"/>
      </w:r>
      <w:r w:rsidRPr="0075779D">
        <w:rPr>
          <w:lang w:val="ru-RU"/>
        </w:rPr>
        <w:t xml:space="preserve"> </w:t>
      </w:r>
      <w:r>
        <w:rPr>
          <w:lang w:val="ru-RU"/>
        </w:rPr>
        <w:t xml:space="preserve">для языка программирования </w:t>
      </w:r>
      <w:r>
        <w:t>R</w:t>
      </w:r>
      <w:r w:rsidRPr="0075779D">
        <w:rPr>
          <w:lang w:val="ru-RU"/>
        </w:rPr>
        <w:t xml:space="preserve">. </w:t>
      </w:r>
      <w:r>
        <w:t>Shiny</w:t>
      </w:r>
      <w:r w:rsidRPr="0075779D">
        <w:rPr>
          <w:lang w:val="ru-RU"/>
        </w:rPr>
        <w:t xml:space="preserve"> </w:t>
      </w:r>
      <w:r>
        <w:t>Server</w:t>
      </w:r>
      <w:r w:rsidRPr="0075779D">
        <w:rPr>
          <w:lang w:val="ru-RU"/>
        </w:rPr>
        <w:t xml:space="preserve"> </w:t>
      </w:r>
      <w:r>
        <w:rPr>
          <w:lang w:val="ru-RU"/>
        </w:rPr>
        <w:t xml:space="preserve">был развернут на арендованном </w:t>
      </w:r>
      <w:r w:rsidR="00D942AB">
        <w:rPr>
          <w:lang w:val="ru-RU"/>
        </w:rPr>
        <w:t>виртуальном частном сервере (</w:t>
      </w:r>
      <w:r w:rsidR="00D942AB">
        <w:t>Virtual</w:t>
      </w:r>
      <w:r w:rsidR="00D942AB" w:rsidRPr="0075779D">
        <w:rPr>
          <w:lang w:val="ru-RU"/>
        </w:rPr>
        <w:t xml:space="preserve"> </w:t>
      </w:r>
      <w:r w:rsidR="00D942AB">
        <w:t>Private</w:t>
      </w:r>
      <w:r w:rsidR="00D942AB" w:rsidRPr="0075779D">
        <w:rPr>
          <w:lang w:val="ru-RU"/>
        </w:rPr>
        <w:t xml:space="preserve"> </w:t>
      </w:r>
      <w:r w:rsidR="00D942AB">
        <w:t>Server</w:t>
      </w:r>
      <w:r w:rsidR="00D942AB" w:rsidRPr="0075779D">
        <w:rPr>
          <w:lang w:val="ru-RU"/>
        </w:rPr>
        <w:t xml:space="preserve">, </w:t>
      </w:r>
      <w:r w:rsidR="00D942AB">
        <w:t>VPS</w:t>
      </w:r>
      <w:r w:rsidR="00D942AB" w:rsidRPr="0075779D">
        <w:rPr>
          <w:lang w:val="ru-RU"/>
        </w:rPr>
        <w:t xml:space="preserve">) </w:t>
      </w:r>
      <w:r w:rsidR="00D942AB">
        <w:rPr>
          <w:lang w:val="ru-RU"/>
        </w:rPr>
        <w:t xml:space="preserve">от российской компании </w:t>
      </w:r>
      <w:proofErr w:type="spellStart"/>
      <w:r w:rsidR="00D942AB">
        <w:t>Jino</w:t>
      </w:r>
      <w:proofErr w:type="spellEnd"/>
      <w:r w:rsidR="00D942AB" w:rsidRPr="0075779D">
        <w:rPr>
          <w:lang w:val="ru-RU"/>
        </w:rPr>
        <w:t>.</w:t>
      </w:r>
      <w:r w:rsidR="00D942AB">
        <w:rPr>
          <w:lang w:val="ru-RU"/>
        </w:rPr>
        <w:t xml:space="preserve"> </w:t>
      </w:r>
      <w:r w:rsidR="00D942AB">
        <w:t>VPS</w:t>
      </w:r>
      <w:r w:rsidR="00D942AB" w:rsidRPr="0075779D">
        <w:rPr>
          <w:lang w:val="ru-RU"/>
        </w:rPr>
        <w:t xml:space="preserve"> </w:t>
      </w:r>
      <w:r w:rsidR="00D942AB">
        <w:rPr>
          <w:lang w:val="ru-RU"/>
        </w:rPr>
        <w:t xml:space="preserve">работает под операционной системой </w:t>
      </w:r>
      <w:r w:rsidR="00D942AB">
        <w:t>Ubuntu</w:t>
      </w:r>
      <w:r w:rsidR="00D942AB" w:rsidRPr="0075779D">
        <w:rPr>
          <w:lang w:val="ru-RU"/>
        </w:rPr>
        <w:t xml:space="preserve"> 20.04. </w:t>
      </w:r>
      <w:proofErr w:type="spellStart"/>
      <w:r w:rsidR="00D942AB">
        <w:t>MultiPASS</w:t>
      </w:r>
      <w:proofErr w:type="spellEnd"/>
      <w:r w:rsidR="00D942AB" w:rsidRPr="0075779D">
        <w:rPr>
          <w:lang w:val="ru-RU"/>
        </w:rPr>
        <w:t xml:space="preserve"> </w:t>
      </w:r>
      <w:r w:rsidR="00D942AB">
        <w:rPr>
          <w:lang w:val="ru-RU"/>
        </w:rPr>
        <w:t xml:space="preserve">не поддерживает </w:t>
      </w:r>
      <w:r w:rsidR="00D942AB">
        <w:t>Unix</w:t>
      </w:r>
      <w:r w:rsidR="00D942AB" w:rsidRPr="0075779D">
        <w:rPr>
          <w:lang w:val="ru-RU"/>
        </w:rPr>
        <w:t>-</w:t>
      </w:r>
      <w:r w:rsidR="00D942AB">
        <w:rPr>
          <w:lang w:val="ru-RU"/>
        </w:rPr>
        <w:t xml:space="preserve">подобные операционные системы, поэтому на </w:t>
      </w:r>
      <w:r w:rsidR="00D942AB">
        <w:t>VPS</w:t>
      </w:r>
      <w:r w:rsidR="00D942AB" w:rsidRPr="0075779D">
        <w:rPr>
          <w:lang w:val="ru-RU"/>
        </w:rPr>
        <w:t xml:space="preserve"> </w:t>
      </w:r>
      <w:r w:rsidR="00D942AB">
        <w:rPr>
          <w:lang w:val="ru-RU"/>
        </w:rPr>
        <w:t>также был развернут</w:t>
      </w:r>
      <w:r w:rsidR="00D942AB" w:rsidRPr="0075779D">
        <w:rPr>
          <w:lang w:val="ru-RU"/>
        </w:rPr>
        <w:t xml:space="preserve"> </w:t>
      </w:r>
      <w:r w:rsidR="00D942AB">
        <w:t>VPN</w:t>
      </w:r>
      <w:r w:rsidR="00D942AB" w:rsidRPr="0075779D">
        <w:rPr>
          <w:lang w:val="ru-RU"/>
        </w:rPr>
        <w:t xml:space="preserve"> (</w:t>
      </w:r>
      <w:r w:rsidR="00D942AB">
        <w:t>Virtual</w:t>
      </w:r>
      <w:r w:rsidR="00D942AB" w:rsidRPr="0075779D">
        <w:rPr>
          <w:lang w:val="ru-RU"/>
        </w:rPr>
        <w:t xml:space="preserve"> </w:t>
      </w:r>
      <w:r w:rsidR="00D942AB">
        <w:t>Private</w:t>
      </w:r>
      <w:r w:rsidR="00D942AB" w:rsidRPr="0075779D">
        <w:rPr>
          <w:lang w:val="ru-RU"/>
        </w:rPr>
        <w:t xml:space="preserve"> </w:t>
      </w:r>
      <w:r w:rsidR="00D942AB">
        <w:t>Network</w:t>
      </w:r>
      <w:r w:rsidR="00D942AB" w:rsidRPr="0075779D">
        <w:rPr>
          <w:lang w:val="ru-RU"/>
        </w:rPr>
        <w:t xml:space="preserve">, </w:t>
      </w:r>
      <w:r w:rsidR="00D942AB">
        <w:rPr>
          <w:lang w:val="ru-RU"/>
        </w:rPr>
        <w:t>виртуальная частная сеть</w:t>
      </w:r>
      <w:r w:rsidR="00D942AB" w:rsidRPr="0075779D">
        <w:rPr>
          <w:lang w:val="ru-RU"/>
        </w:rPr>
        <w:t xml:space="preserve">) </w:t>
      </w:r>
      <w:r w:rsidR="00D942AB">
        <w:rPr>
          <w:lang w:val="ru-RU"/>
        </w:rPr>
        <w:t>сервер</w:t>
      </w:r>
      <w:r w:rsidR="00D942AB" w:rsidRPr="0075779D">
        <w:rPr>
          <w:lang w:val="ru-RU"/>
        </w:rPr>
        <w:t xml:space="preserve"> </w:t>
      </w:r>
      <w:r w:rsidR="00D942AB">
        <w:rPr>
          <w:lang w:val="ru-RU"/>
        </w:rPr>
        <w:t xml:space="preserve">на основе стандарта </w:t>
      </w:r>
      <w:r w:rsidR="00D942AB">
        <w:t>OpenVPN</w:t>
      </w:r>
      <w:r w:rsidR="00D942AB">
        <w:rPr>
          <w:lang w:val="ru-RU"/>
        </w:rPr>
        <w:t xml:space="preserve">, сервер по обмену данных по протоколу </w:t>
      </w:r>
      <w:r w:rsidR="00D942AB">
        <w:t>FTP</w:t>
      </w:r>
      <w:r w:rsidR="00D942AB" w:rsidRPr="0075779D">
        <w:rPr>
          <w:lang w:val="ru-RU"/>
        </w:rPr>
        <w:t xml:space="preserve"> (</w:t>
      </w:r>
      <w:r w:rsidR="00D942AB">
        <w:t>File</w:t>
      </w:r>
      <w:r w:rsidR="00D942AB" w:rsidRPr="0075779D">
        <w:rPr>
          <w:lang w:val="ru-RU"/>
        </w:rPr>
        <w:t xml:space="preserve"> </w:t>
      </w:r>
      <w:r w:rsidR="00D942AB">
        <w:t>Transfer</w:t>
      </w:r>
      <w:r w:rsidR="00D942AB" w:rsidRPr="0075779D">
        <w:rPr>
          <w:lang w:val="ru-RU"/>
        </w:rPr>
        <w:t xml:space="preserve"> </w:t>
      </w:r>
      <w:r w:rsidR="00D942AB">
        <w:t>Protocol</w:t>
      </w:r>
      <w:r w:rsidR="00D942AB" w:rsidRPr="0075779D">
        <w:rPr>
          <w:lang w:val="ru-RU"/>
        </w:rPr>
        <w:t xml:space="preserve">, </w:t>
      </w:r>
      <w:r w:rsidR="00D942AB">
        <w:rPr>
          <w:lang w:val="ru-RU"/>
        </w:rPr>
        <w:t xml:space="preserve">протокол обмена файлами) и сервер </w:t>
      </w:r>
      <w:r w:rsidR="00D942AB">
        <w:t>OpenSSH</w:t>
      </w:r>
      <w:r w:rsidR="00D942AB" w:rsidRPr="0075779D">
        <w:rPr>
          <w:lang w:val="ru-RU"/>
        </w:rPr>
        <w:t xml:space="preserve"> (</w:t>
      </w:r>
      <w:r w:rsidR="00D942AB">
        <w:t>SSH</w:t>
      </w:r>
      <w:r w:rsidR="00D942AB" w:rsidRPr="0075779D">
        <w:rPr>
          <w:lang w:val="ru-RU"/>
        </w:rPr>
        <w:t xml:space="preserve"> - </w:t>
      </w:r>
      <w:r w:rsidR="00D942AB">
        <w:t>Secure</w:t>
      </w:r>
      <w:r w:rsidR="00D942AB" w:rsidRPr="0075779D">
        <w:rPr>
          <w:lang w:val="ru-RU"/>
        </w:rPr>
        <w:t xml:space="preserve"> </w:t>
      </w:r>
      <w:r w:rsidR="00D942AB">
        <w:t>Shell</w:t>
      </w:r>
      <w:r w:rsidR="00D942AB" w:rsidRPr="0075779D">
        <w:rPr>
          <w:lang w:val="ru-RU"/>
        </w:rPr>
        <w:t xml:space="preserve">, </w:t>
      </w:r>
      <w:r w:rsidR="00D942AB">
        <w:rPr>
          <w:lang w:val="ru-RU"/>
        </w:rPr>
        <w:t xml:space="preserve">протокол безопасного выполнения команд на </w:t>
      </w:r>
      <w:r w:rsidR="00D942AB">
        <w:rPr>
          <w:lang w:val="ru-RU"/>
        </w:rPr>
        <w:lastRenderedPageBreak/>
        <w:t>удаленном терминале</w:t>
      </w:r>
      <w:r w:rsidR="00D942AB" w:rsidRPr="0075779D">
        <w:rPr>
          <w:lang w:val="ru-RU"/>
        </w:rPr>
        <w:t xml:space="preserve">). </w:t>
      </w:r>
      <w:r w:rsidR="00D942AB">
        <w:rPr>
          <w:lang w:val="ru-RU"/>
        </w:rPr>
        <w:t xml:space="preserve">К </w:t>
      </w:r>
      <w:r w:rsidR="00D942AB">
        <w:t>VPN</w:t>
      </w:r>
      <w:r w:rsidR="00D942AB" w:rsidRPr="0075779D">
        <w:rPr>
          <w:lang w:val="ru-RU"/>
        </w:rPr>
        <w:t xml:space="preserve"> </w:t>
      </w:r>
      <w:r w:rsidR="00D942AB">
        <w:rPr>
          <w:lang w:val="ru-RU"/>
        </w:rPr>
        <w:t xml:space="preserve">серверу подключена домашняя рабочая станция, на которой стоит консольная версия </w:t>
      </w:r>
      <w:proofErr w:type="spellStart"/>
      <w:r w:rsidR="00D942AB">
        <w:t>MultiPASS</w:t>
      </w:r>
      <w:proofErr w:type="spellEnd"/>
      <w:r w:rsidR="00D942AB" w:rsidRPr="0075779D">
        <w:rPr>
          <w:lang w:val="ru-RU"/>
        </w:rPr>
        <w:t xml:space="preserve">. </w:t>
      </w:r>
      <w:r w:rsidR="00972DB9">
        <w:rPr>
          <w:lang w:val="ru-RU"/>
        </w:rPr>
        <w:t xml:space="preserve">Подключение через </w:t>
      </w:r>
      <w:r w:rsidR="00972DB9">
        <w:t>VPN</w:t>
      </w:r>
      <w:r w:rsidR="00972DB9" w:rsidRPr="0075779D">
        <w:rPr>
          <w:lang w:val="ru-RU"/>
        </w:rPr>
        <w:t xml:space="preserve"> </w:t>
      </w:r>
      <w:r w:rsidR="00972DB9">
        <w:rPr>
          <w:lang w:val="ru-RU"/>
        </w:rPr>
        <w:t xml:space="preserve">необходимо для устойчивого соединения между сервером и станцией с известными внутри виртуальной сети статическими </w:t>
      </w:r>
      <w:proofErr w:type="spellStart"/>
      <w:r w:rsidR="00972DB9">
        <w:t>IPv</w:t>
      </w:r>
      <w:proofErr w:type="spellEnd"/>
      <w:r w:rsidR="00972DB9" w:rsidRPr="0075779D">
        <w:rPr>
          <w:lang w:val="ru-RU"/>
        </w:rPr>
        <w:t xml:space="preserve">4 </w:t>
      </w:r>
      <w:r w:rsidR="00972DB9">
        <w:rPr>
          <w:lang w:val="ru-RU"/>
        </w:rPr>
        <w:t xml:space="preserve">адресами, по протоколу </w:t>
      </w:r>
      <w:r w:rsidR="00972DB9">
        <w:t>FTP</w:t>
      </w:r>
      <w:r w:rsidR="00972DB9" w:rsidRPr="0075779D">
        <w:rPr>
          <w:lang w:val="ru-RU"/>
        </w:rPr>
        <w:t xml:space="preserve"> </w:t>
      </w:r>
      <w:r w:rsidR="00972DB9">
        <w:rPr>
          <w:lang w:val="ru-RU"/>
        </w:rPr>
        <w:t xml:space="preserve">сервер отправляет входные данные на станцию и получает от нее результат. Команды и скрипты промежуточной обработки данных, написанные на языке программирования </w:t>
      </w:r>
      <w:r w:rsidR="00972DB9">
        <w:t>Python</w:t>
      </w:r>
      <w:r w:rsidR="00972DB9" w:rsidRPr="0075779D">
        <w:rPr>
          <w:lang w:val="ru-RU"/>
        </w:rPr>
        <w:t>,</w:t>
      </w:r>
      <w:r w:rsidR="00972DB9">
        <w:rPr>
          <w:lang w:val="ru-RU"/>
        </w:rPr>
        <w:t xml:space="preserve"> сервер запускает на станции через подключение по </w:t>
      </w:r>
      <w:r w:rsidR="00972DB9">
        <w:t>SSH</w:t>
      </w:r>
      <w:r w:rsidR="00972DB9" w:rsidRPr="0075779D">
        <w:rPr>
          <w:lang w:val="ru-RU"/>
        </w:rPr>
        <w:t>.</w:t>
      </w:r>
      <w:r w:rsidR="00972DB9">
        <w:rPr>
          <w:lang w:val="ru-RU"/>
        </w:rPr>
        <w:t xml:space="preserve"> </w:t>
      </w:r>
    </w:p>
    <w:p w14:paraId="719066DA" w14:textId="47A26F43" w:rsidR="00E67701" w:rsidRDefault="00E67701" w:rsidP="00E67701">
      <w:pPr>
        <w:pStyle w:val="2"/>
        <w:rPr>
          <w:lang w:val="ru-RU"/>
        </w:rPr>
      </w:pPr>
      <w:bookmarkStart w:id="227" w:name="_Toc136219699"/>
      <w:r w:rsidRPr="0075779D">
        <w:rPr>
          <w:lang w:val="ru-RU"/>
        </w:rPr>
        <w:t>2.</w:t>
      </w:r>
      <w:r w:rsidR="0002028E">
        <w:rPr>
          <w:lang w:val="ru-RU"/>
        </w:rPr>
        <w:t>6</w:t>
      </w:r>
      <w:r w:rsidRPr="0075779D">
        <w:rPr>
          <w:lang w:val="ru-RU"/>
        </w:rPr>
        <w:t xml:space="preserve">. </w:t>
      </w:r>
      <w:r>
        <w:rPr>
          <w:lang w:val="ru-RU"/>
        </w:rPr>
        <w:t>Программное обеспечение для разработки</w:t>
      </w:r>
      <w:bookmarkEnd w:id="227"/>
    </w:p>
    <w:p w14:paraId="0164FE1F" w14:textId="248794C3" w:rsidR="00A21C46" w:rsidRDefault="00E67701" w:rsidP="006A327A">
      <w:pPr>
        <w:pStyle w:val="a0"/>
        <w:rPr>
          <w:lang w:val="ru-RU"/>
        </w:rPr>
      </w:pPr>
      <w:r>
        <w:rPr>
          <w:lang w:val="ru-RU"/>
        </w:rPr>
        <w:t xml:space="preserve">Все поставленные в этой работе задачи выполнялись с помощью языков программирования </w:t>
      </w:r>
      <w:r>
        <w:t>Python</w:t>
      </w:r>
      <w:r>
        <w:rPr>
          <w:lang w:val="ru-RU"/>
        </w:rPr>
        <w:t xml:space="preserve"> версии 3.9</w:t>
      </w:r>
      <w:r w:rsidRPr="0075779D">
        <w:rPr>
          <w:lang w:val="ru-RU"/>
        </w:rPr>
        <w:t xml:space="preserve">, </w:t>
      </w:r>
      <w:r>
        <w:t>R</w:t>
      </w:r>
      <w:r>
        <w:rPr>
          <w:lang w:val="ru-RU"/>
        </w:rPr>
        <w:t xml:space="preserve"> версии 4.2.3</w:t>
      </w:r>
      <w:r w:rsidRPr="0075779D">
        <w:rPr>
          <w:lang w:val="ru-RU"/>
        </w:rPr>
        <w:t xml:space="preserve">, </w:t>
      </w:r>
      <w:r>
        <w:t>SQL</w:t>
      </w:r>
      <w:r>
        <w:rPr>
          <w:lang w:val="ru-RU"/>
        </w:rPr>
        <w:t xml:space="preserve"> диалекта </w:t>
      </w:r>
      <w:r>
        <w:t>MySQL</w:t>
      </w:r>
      <w:r w:rsidRPr="0075779D">
        <w:rPr>
          <w:lang w:val="ru-RU"/>
        </w:rPr>
        <w:t>.</w:t>
      </w:r>
      <w:r w:rsidR="00D772E4" w:rsidRPr="0075779D">
        <w:rPr>
          <w:lang w:val="ru-RU"/>
        </w:rPr>
        <w:t xml:space="preserve"> </w:t>
      </w:r>
      <w:r w:rsidR="00E05FFF">
        <w:rPr>
          <w:lang w:val="ru-RU"/>
        </w:rPr>
        <w:t xml:space="preserve">Основные подзадачи, исполняемые веб-сервисом, написаны на языке программирования </w:t>
      </w:r>
      <w:r w:rsidR="00E05FFF">
        <w:t>Python</w:t>
      </w:r>
      <w:r w:rsidR="00E05FFF" w:rsidRPr="00A91834">
        <w:rPr>
          <w:lang w:val="ru-RU"/>
        </w:rPr>
        <w:t>.</w:t>
      </w:r>
      <w:r w:rsidR="00E05FFF">
        <w:rPr>
          <w:lang w:val="ru-RU"/>
        </w:rPr>
        <w:t xml:space="preserve"> Сам веб-сервис реализован с помощью фреймворка </w:t>
      </w:r>
      <w:r w:rsidR="00E05FFF">
        <w:t>shiny</w:t>
      </w:r>
      <w:r w:rsidR="00E05FFF" w:rsidRPr="00A91834">
        <w:rPr>
          <w:lang w:val="ru-RU"/>
        </w:rPr>
        <w:t xml:space="preserve"> </w:t>
      </w:r>
      <w:r w:rsidR="00E05FFF">
        <w:rPr>
          <w:lang w:val="ru-RU"/>
        </w:rPr>
        <w:t xml:space="preserve">на языке программирования </w:t>
      </w:r>
      <w:r w:rsidR="00E05FFF">
        <w:t>R</w:t>
      </w:r>
      <w:r w:rsidR="00E05FFF" w:rsidRPr="00A91834">
        <w:rPr>
          <w:lang w:val="ru-RU"/>
        </w:rPr>
        <w:t xml:space="preserve">.  </w:t>
      </w:r>
      <w:r w:rsidR="00D772E4">
        <w:rPr>
          <w:lang w:val="ru-RU"/>
        </w:rPr>
        <w:t>Для работы с БД</w:t>
      </w:r>
      <w:r w:rsidR="00D772E4" w:rsidRPr="0075779D">
        <w:rPr>
          <w:lang w:val="ru-RU"/>
        </w:rPr>
        <w:t xml:space="preserve"> </w:t>
      </w:r>
      <w:r w:rsidR="00D772E4">
        <w:t>IEDB</w:t>
      </w:r>
      <w:r w:rsidR="00D772E4" w:rsidRPr="0075779D">
        <w:rPr>
          <w:lang w:val="ru-RU"/>
        </w:rPr>
        <w:t xml:space="preserve"> </w:t>
      </w:r>
      <w:r w:rsidR="00D772E4">
        <w:rPr>
          <w:lang w:val="ru-RU"/>
        </w:rPr>
        <w:t xml:space="preserve">был развернут локальный </w:t>
      </w:r>
      <w:r w:rsidR="00D772E4">
        <w:t>MySQL</w:t>
      </w:r>
      <w:r w:rsidR="00D772E4" w:rsidRPr="0075779D">
        <w:rPr>
          <w:lang w:val="ru-RU"/>
        </w:rPr>
        <w:t xml:space="preserve"> </w:t>
      </w:r>
      <w:r w:rsidR="00D772E4">
        <w:t>Server</w:t>
      </w:r>
      <w:r w:rsidR="00D772E4" w:rsidRPr="0075779D">
        <w:rPr>
          <w:lang w:val="ru-RU"/>
        </w:rPr>
        <w:t xml:space="preserve"> </w:t>
      </w:r>
      <w:r w:rsidR="00D772E4">
        <w:rPr>
          <w:lang w:val="ru-RU"/>
        </w:rPr>
        <w:t>версии 8.0</w:t>
      </w:r>
      <w:r w:rsidR="0031793F">
        <w:rPr>
          <w:lang w:val="ru-RU"/>
        </w:rPr>
        <w:t>,</w:t>
      </w:r>
      <w:r w:rsidR="00171E8E">
        <w:rPr>
          <w:lang w:val="ru-RU"/>
        </w:rPr>
        <w:t xml:space="preserve"> доступ к нему и работа с ним проводилась с помощью программы </w:t>
      </w:r>
      <w:proofErr w:type="spellStart"/>
      <w:r w:rsidR="00171E8E">
        <w:t>DataGrip</w:t>
      </w:r>
      <w:proofErr w:type="spellEnd"/>
      <w:r w:rsidR="00171E8E" w:rsidRPr="0075779D">
        <w:rPr>
          <w:lang w:val="ru-RU"/>
        </w:rPr>
        <w:t xml:space="preserve"> </w:t>
      </w:r>
      <w:r w:rsidR="00171E8E">
        <w:rPr>
          <w:lang w:val="ru-RU"/>
        </w:rPr>
        <w:t xml:space="preserve">от компании </w:t>
      </w:r>
      <w:r w:rsidR="00171E8E">
        <w:t>JetBrains</w:t>
      </w:r>
      <w:r w:rsidR="00171E8E" w:rsidRPr="0075779D">
        <w:rPr>
          <w:lang w:val="ru-RU"/>
        </w:rPr>
        <w:t xml:space="preserve">. </w:t>
      </w:r>
      <w:r w:rsidR="00171E8E">
        <w:rPr>
          <w:lang w:val="ru-RU"/>
        </w:rPr>
        <w:t xml:space="preserve">Для разработки на языках программирования </w:t>
      </w:r>
      <w:r w:rsidR="00171E8E">
        <w:t>Python</w:t>
      </w:r>
      <w:r w:rsidR="00171E8E">
        <w:rPr>
          <w:lang w:val="ru-RU"/>
        </w:rPr>
        <w:t xml:space="preserve">, </w:t>
      </w:r>
      <w:r w:rsidR="00171E8E">
        <w:t>R</w:t>
      </w:r>
      <w:r w:rsidR="00171E8E" w:rsidRPr="0075779D">
        <w:rPr>
          <w:lang w:val="ru-RU"/>
        </w:rPr>
        <w:t xml:space="preserve"> </w:t>
      </w:r>
      <w:r w:rsidR="00171E8E">
        <w:rPr>
          <w:lang w:val="ru-RU"/>
        </w:rPr>
        <w:t xml:space="preserve">использовалась программа </w:t>
      </w:r>
      <w:r w:rsidR="00171E8E">
        <w:t>PyCharm</w:t>
      </w:r>
      <w:r w:rsidR="00171E8E" w:rsidRPr="0075779D">
        <w:rPr>
          <w:lang w:val="ru-RU"/>
        </w:rPr>
        <w:t xml:space="preserve"> </w:t>
      </w:r>
      <w:r w:rsidR="00171E8E">
        <w:t>Professional</w:t>
      </w:r>
      <w:r w:rsidR="00171E8E" w:rsidRPr="0075779D">
        <w:rPr>
          <w:lang w:val="ru-RU"/>
        </w:rPr>
        <w:t xml:space="preserve"> </w:t>
      </w:r>
      <w:r w:rsidR="00171E8E">
        <w:rPr>
          <w:lang w:val="ru-RU"/>
        </w:rPr>
        <w:t xml:space="preserve">от компании </w:t>
      </w:r>
      <w:r w:rsidR="00171E8E">
        <w:t>JetBrains</w:t>
      </w:r>
      <w:r w:rsidR="00171E8E" w:rsidRPr="0075779D">
        <w:rPr>
          <w:lang w:val="ru-RU"/>
        </w:rPr>
        <w:t>.</w:t>
      </w:r>
      <w:r w:rsidR="00171E8E">
        <w:rPr>
          <w:lang w:val="ru-RU"/>
        </w:rPr>
        <w:t xml:space="preserve"> Разработка веб-сервиса осуществлялась также с помощью </w:t>
      </w:r>
      <w:r w:rsidR="00171E8E">
        <w:t>RStudio</w:t>
      </w:r>
      <w:r w:rsidR="00171E8E" w:rsidRPr="0075779D">
        <w:rPr>
          <w:lang w:val="ru-RU"/>
        </w:rPr>
        <w:t xml:space="preserve"> </w:t>
      </w:r>
      <w:r w:rsidR="00171E8E">
        <w:t>Server</w:t>
      </w:r>
      <w:r w:rsidR="00171E8E" w:rsidRPr="0075779D">
        <w:rPr>
          <w:lang w:val="ru-RU"/>
        </w:rPr>
        <w:t xml:space="preserve"> </w:t>
      </w:r>
      <w:r w:rsidR="00171E8E">
        <w:rPr>
          <w:lang w:val="ru-RU"/>
        </w:rPr>
        <w:t xml:space="preserve">от компании </w:t>
      </w:r>
      <w:r w:rsidR="00171E8E">
        <w:t>Posit</w:t>
      </w:r>
      <w:r w:rsidR="00171E8E" w:rsidRPr="0075779D">
        <w:rPr>
          <w:lang w:val="ru-RU"/>
        </w:rPr>
        <w:t xml:space="preserve">. </w:t>
      </w:r>
      <w:r w:rsidR="00171E8E">
        <w:rPr>
          <w:lang w:val="ru-RU"/>
        </w:rPr>
        <w:t xml:space="preserve">Разработка велась в изолированном виртуальном окружении, созданном с помощью программы </w:t>
      </w:r>
      <w:r w:rsidR="00171E8E">
        <w:t>Anaconda</w:t>
      </w:r>
      <w:r w:rsidR="00171E8E" w:rsidRPr="0075779D">
        <w:rPr>
          <w:lang w:val="ru-RU"/>
        </w:rPr>
        <w:t xml:space="preserve">. </w:t>
      </w:r>
      <w:r w:rsidR="00171E8E">
        <w:rPr>
          <w:lang w:val="ru-RU"/>
        </w:rPr>
        <w:t xml:space="preserve">Веб-сервис работает на </w:t>
      </w:r>
      <w:r w:rsidR="00171E8E">
        <w:t>Shiny</w:t>
      </w:r>
      <w:r w:rsidR="00171E8E" w:rsidRPr="0075779D">
        <w:rPr>
          <w:lang w:val="ru-RU"/>
        </w:rPr>
        <w:t xml:space="preserve"> </w:t>
      </w:r>
      <w:r w:rsidR="00171E8E">
        <w:t>Server</w:t>
      </w:r>
      <w:r w:rsidR="00171E8E" w:rsidRPr="0075779D">
        <w:rPr>
          <w:lang w:val="ru-RU"/>
        </w:rPr>
        <w:t xml:space="preserve"> </w:t>
      </w:r>
      <w:r w:rsidR="00171E8E">
        <w:rPr>
          <w:lang w:val="ru-RU"/>
        </w:rPr>
        <w:t xml:space="preserve">в связке с </w:t>
      </w:r>
      <w:r w:rsidR="00171E8E">
        <w:t>Nginx</w:t>
      </w:r>
      <w:r w:rsidR="00171E8E" w:rsidRPr="0075779D">
        <w:rPr>
          <w:lang w:val="ru-RU"/>
        </w:rPr>
        <w:t xml:space="preserve">. </w:t>
      </w:r>
      <w:r w:rsidR="00171E8E">
        <w:rPr>
          <w:lang w:val="ru-RU"/>
        </w:rPr>
        <w:t xml:space="preserve">Для связи между узлами веб-сервиса используются программы </w:t>
      </w:r>
      <w:r w:rsidR="00171E8E">
        <w:t>OpenVPN</w:t>
      </w:r>
      <w:r w:rsidR="00171E8E" w:rsidRPr="0075779D">
        <w:rPr>
          <w:lang w:val="ru-RU"/>
        </w:rPr>
        <w:t xml:space="preserve"> </w:t>
      </w:r>
      <w:r w:rsidR="00171E8E">
        <w:rPr>
          <w:lang w:val="ru-RU"/>
        </w:rPr>
        <w:t xml:space="preserve">и </w:t>
      </w:r>
      <w:proofErr w:type="spellStart"/>
      <w:r w:rsidR="00171E8E" w:rsidRPr="00171E8E">
        <w:t>vsftpd</w:t>
      </w:r>
      <w:proofErr w:type="spellEnd"/>
      <w:r w:rsidR="00171E8E" w:rsidRPr="0075779D">
        <w:rPr>
          <w:lang w:val="ru-RU"/>
        </w:rPr>
        <w:t>.</w:t>
      </w:r>
      <w:r w:rsidR="00171E8E">
        <w:rPr>
          <w:lang w:val="ru-RU"/>
        </w:rPr>
        <w:t xml:space="preserve"> В разработке использовалась система контроля версий </w:t>
      </w:r>
      <w:r w:rsidR="00171E8E">
        <w:t>git</w:t>
      </w:r>
      <w:r w:rsidR="00171E8E" w:rsidRPr="0075779D">
        <w:rPr>
          <w:lang w:val="ru-RU"/>
        </w:rPr>
        <w:t xml:space="preserve"> </w:t>
      </w:r>
      <w:r w:rsidR="00171E8E">
        <w:rPr>
          <w:lang w:val="ru-RU"/>
        </w:rPr>
        <w:t>и удаленный репозиторий</w:t>
      </w:r>
      <w:r w:rsidR="006E1E94">
        <w:rPr>
          <w:lang w:val="ru-RU"/>
        </w:rPr>
        <w:t xml:space="preserve"> проектов</w:t>
      </w:r>
      <w:r w:rsidR="00171E8E">
        <w:rPr>
          <w:lang w:val="ru-RU"/>
        </w:rPr>
        <w:t xml:space="preserve"> </w:t>
      </w:r>
      <w:r w:rsidR="00171E8E">
        <w:t>GitHub</w:t>
      </w:r>
      <w:r w:rsidR="00171E8E" w:rsidRPr="0075779D">
        <w:rPr>
          <w:lang w:val="ru-RU"/>
        </w:rPr>
        <w:t>.</w:t>
      </w:r>
      <w:r w:rsidRPr="0075779D">
        <w:rPr>
          <w:lang w:val="ru-RU"/>
        </w:rPr>
        <w:t xml:space="preserve"> </w:t>
      </w:r>
      <w:r w:rsidR="00BC7CF9">
        <w:rPr>
          <w:lang w:val="ru-RU"/>
        </w:rPr>
        <w:t>Для написания и запуска типовых процедур (</w:t>
      </w:r>
      <w:proofErr w:type="spellStart"/>
      <w:r w:rsidR="00BC7CF9">
        <w:rPr>
          <w:lang w:val="ru-RU"/>
        </w:rPr>
        <w:t>пайплайнов</w:t>
      </w:r>
      <w:proofErr w:type="spellEnd"/>
      <w:r w:rsidR="00BC7CF9">
        <w:rPr>
          <w:lang w:val="ru-RU"/>
        </w:rPr>
        <w:t xml:space="preserve">) использовался </w:t>
      </w:r>
      <w:proofErr w:type="spellStart"/>
      <w:r w:rsidR="00BC7CF9">
        <w:t>Jupyter</w:t>
      </w:r>
      <w:proofErr w:type="spellEnd"/>
      <w:r w:rsidR="00BC7CF9" w:rsidRPr="0075779D">
        <w:rPr>
          <w:lang w:val="ru-RU"/>
        </w:rPr>
        <w:t xml:space="preserve"> </w:t>
      </w:r>
      <w:r w:rsidR="00BC7CF9">
        <w:t>Notebook</w:t>
      </w:r>
      <w:r w:rsidR="00BC7CF9" w:rsidRPr="0075779D">
        <w:rPr>
          <w:lang w:val="ru-RU"/>
        </w:rPr>
        <w:t>.</w:t>
      </w:r>
    </w:p>
    <w:p w14:paraId="40DC60E4" w14:textId="478B46F9" w:rsidR="00297BAA" w:rsidRDefault="00A21C46">
      <w:pPr>
        <w:pStyle w:val="1"/>
        <w:rPr>
          <w:lang w:val="ru-RU"/>
        </w:rPr>
      </w:pPr>
      <w:r>
        <w:rPr>
          <w:lang w:val="ru-RU"/>
        </w:rPr>
        <w:br w:type="page"/>
      </w:r>
      <w:bookmarkStart w:id="228" w:name="методы-моделирования"/>
      <w:bookmarkStart w:id="229" w:name="_Toc136219700"/>
      <w:bookmarkEnd w:id="214"/>
      <w:r w:rsidR="002B7277" w:rsidRPr="00FD0554">
        <w:rPr>
          <w:lang w:val="ru-RU"/>
        </w:rPr>
        <w:lastRenderedPageBreak/>
        <w:t xml:space="preserve">Глава </w:t>
      </w:r>
      <w:r w:rsidR="00297BAA" w:rsidRPr="00FD0554">
        <w:rPr>
          <w:lang w:val="ru-RU"/>
        </w:rPr>
        <w:t>3. Результаты</w:t>
      </w:r>
      <w:bookmarkEnd w:id="229"/>
    </w:p>
    <w:p w14:paraId="3612ACC7" w14:textId="08275CAC" w:rsidR="00A803B9" w:rsidRPr="00A91834" w:rsidRDefault="00A803B9" w:rsidP="00A91834">
      <w:pPr>
        <w:pStyle w:val="a0"/>
        <w:rPr>
          <w:lang w:val="ru-RU"/>
        </w:rPr>
      </w:pPr>
      <w:r>
        <w:rPr>
          <w:lang w:val="ru-RU"/>
        </w:rPr>
        <w:t xml:space="preserve">На рисунке 3 приведена краткая схема проводимого исследования. Она состоит из </w:t>
      </w:r>
      <w:r w:rsidR="003947AE">
        <w:rPr>
          <w:lang w:val="ru-RU"/>
        </w:rPr>
        <w:t>2</w:t>
      </w:r>
      <w:r>
        <w:rPr>
          <w:lang w:val="ru-RU"/>
        </w:rPr>
        <w:t xml:space="preserve"> частей: описания использованных данных</w:t>
      </w:r>
      <w:r w:rsidR="003947AE">
        <w:rPr>
          <w:lang w:val="ru-RU"/>
        </w:rPr>
        <w:t xml:space="preserve"> и описания процесса моделирования. </w:t>
      </w:r>
      <w:r w:rsidR="00613C7F">
        <w:rPr>
          <w:lang w:val="ru-RU"/>
        </w:rPr>
        <w:t xml:space="preserve">Данные по протеасоме было решено разделить на </w:t>
      </w:r>
      <w:r w:rsidR="00613C7F">
        <w:t>in</w:t>
      </w:r>
      <w:r w:rsidR="00613C7F" w:rsidRPr="00A91834">
        <w:rPr>
          <w:lang w:val="ru-RU"/>
        </w:rPr>
        <w:t xml:space="preserve"> </w:t>
      </w:r>
      <w:r w:rsidR="00613C7F">
        <w:t>vitro</w:t>
      </w:r>
      <w:r w:rsidR="00613C7F" w:rsidRPr="00A91834">
        <w:rPr>
          <w:lang w:val="ru-RU"/>
        </w:rPr>
        <w:t xml:space="preserve"> </w:t>
      </w:r>
      <w:r w:rsidR="00613C7F">
        <w:rPr>
          <w:lang w:val="ru-RU"/>
        </w:rPr>
        <w:t xml:space="preserve">и </w:t>
      </w:r>
      <w:r w:rsidR="00613C7F">
        <w:t>in</w:t>
      </w:r>
      <w:r w:rsidR="00613C7F" w:rsidRPr="00A91834">
        <w:rPr>
          <w:lang w:val="ru-RU"/>
        </w:rPr>
        <w:t xml:space="preserve"> </w:t>
      </w:r>
      <w:r w:rsidR="00613C7F">
        <w:t>vivo</w:t>
      </w:r>
      <w:r w:rsidR="00613C7F" w:rsidRPr="00A91834">
        <w:rPr>
          <w:lang w:val="ru-RU"/>
        </w:rPr>
        <w:t xml:space="preserve">, </w:t>
      </w:r>
      <w:r w:rsidR="00613C7F">
        <w:rPr>
          <w:lang w:val="ru-RU"/>
        </w:rPr>
        <w:t xml:space="preserve">так как мы строим предположении </w:t>
      </w:r>
      <w:r w:rsidR="001722E8">
        <w:rPr>
          <w:lang w:val="ru-RU"/>
        </w:rPr>
        <w:t xml:space="preserve">о сайте расщепления по тому, что наблюдаем на молекуле </w:t>
      </w:r>
      <w:r w:rsidR="001722E8">
        <w:t>MHC</w:t>
      </w:r>
      <w:r w:rsidR="001722E8">
        <w:rPr>
          <w:lang w:val="ru-RU"/>
        </w:rPr>
        <w:t>.</w:t>
      </w:r>
      <w:r w:rsidR="001722E8" w:rsidRPr="00A91834">
        <w:rPr>
          <w:lang w:val="ru-RU"/>
        </w:rPr>
        <w:t xml:space="preserve"> </w:t>
      </w:r>
      <w:r w:rsidR="001722E8">
        <w:rPr>
          <w:lang w:val="ru-RU"/>
        </w:rPr>
        <w:t xml:space="preserve">То есть </w:t>
      </w:r>
      <w:r w:rsidR="00613C7F">
        <w:rPr>
          <w:lang w:val="ru-RU"/>
        </w:rPr>
        <w:t xml:space="preserve">моделирование на данных </w:t>
      </w:r>
      <w:r w:rsidR="00613C7F">
        <w:t>in</w:t>
      </w:r>
      <w:r w:rsidR="00613C7F" w:rsidRPr="00A91834">
        <w:rPr>
          <w:lang w:val="ru-RU"/>
        </w:rPr>
        <w:t xml:space="preserve"> </w:t>
      </w:r>
      <w:r w:rsidR="00613C7F">
        <w:t>vivo</w:t>
      </w:r>
      <w:r w:rsidR="00613C7F">
        <w:rPr>
          <w:lang w:val="ru-RU"/>
        </w:rPr>
        <w:t xml:space="preserve"> строится на предположении, что антигенный процессинг после выхода пептида из протеасомы не идёт с С-конца, что, строго говоря, иногда не соблюдается</w:t>
      </w:r>
      <w:r w:rsidR="001722E8">
        <w:rPr>
          <w:lang w:val="ru-RU"/>
        </w:rPr>
        <w:t xml:space="preserve"> и в клетке присутствует множество факторов, которые могут повлиять на конечный </w:t>
      </w:r>
      <w:proofErr w:type="spellStart"/>
      <w:r w:rsidR="001722E8">
        <w:rPr>
          <w:lang w:val="ru-RU"/>
        </w:rPr>
        <w:t>презентируемый</w:t>
      </w:r>
      <w:proofErr w:type="spellEnd"/>
      <w:r w:rsidR="001722E8">
        <w:rPr>
          <w:lang w:val="ru-RU"/>
        </w:rPr>
        <w:t xml:space="preserve"> продукт, в том числе неизвестные сегодня науке</w:t>
      </w:r>
      <w:r w:rsidR="00613C7F">
        <w:rPr>
          <w:lang w:val="ru-RU"/>
        </w:rPr>
        <w:t>.</w:t>
      </w:r>
      <w:r w:rsidR="0094123B">
        <w:rPr>
          <w:lang w:val="ru-RU"/>
        </w:rPr>
        <w:t xml:space="preserve"> Данные по </w:t>
      </w:r>
      <w:r w:rsidR="0094123B">
        <w:t>TAP</w:t>
      </w:r>
      <w:r w:rsidR="0094123B" w:rsidRPr="00A91834">
        <w:rPr>
          <w:lang w:val="ru-RU"/>
        </w:rPr>
        <w:t xml:space="preserve"> </w:t>
      </w:r>
      <w:r w:rsidR="0094123B">
        <w:rPr>
          <w:lang w:val="ru-RU"/>
        </w:rPr>
        <w:t xml:space="preserve">транспортеру представляют собой результат измерений </w:t>
      </w:r>
      <w:r w:rsidR="0094123B">
        <w:t>in</w:t>
      </w:r>
      <w:r w:rsidR="0094123B" w:rsidRPr="00A91834">
        <w:rPr>
          <w:lang w:val="ru-RU"/>
        </w:rPr>
        <w:t xml:space="preserve"> </w:t>
      </w:r>
      <w:r w:rsidR="0094123B">
        <w:t>vitro</w:t>
      </w:r>
      <w:r w:rsidR="0094123B" w:rsidRPr="00A91834">
        <w:rPr>
          <w:lang w:val="ru-RU"/>
        </w:rPr>
        <w:t xml:space="preserve">. </w:t>
      </w:r>
      <w:r w:rsidR="0094123B">
        <w:rPr>
          <w:lang w:val="ru-RU"/>
        </w:rPr>
        <w:t xml:space="preserve">Данные по </w:t>
      </w:r>
      <w:r w:rsidR="0094123B">
        <w:t>HLA</w:t>
      </w:r>
      <w:r w:rsidR="0094123B" w:rsidRPr="00A91834">
        <w:rPr>
          <w:lang w:val="ru-RU"/>
        </w:rPr>
        <w:t xml:space="preserve"> </w:t>
      </w:r>
      <w:r w:rsidR="0094123B">
        <w:rPr>
          <w:lang w:val="ru-RU"/>
        </w:rPr>
        <w:t xml:space="preserve">было решено не разделять, так как они представляют собой результат непосредственного определения связывания пептидов с </w:t>
      </w:r>
      <w:r w:rsidR="0094123B">
        <w:t>MHC</w:t>
      </w:r>
      <w:r w:rsidR="0094123B" w:rsidRPr="00A91834">
        <w:rPr>
          <w:lang w:val="ru-RU"/>
        </w:rPr>
        <w:t xml:space="preserve"> </w:t>
      </w:r>
      <w:r w:rsidR="0094123B">
        <w:rPr>
          <w:lang w:val="ru-RU"/>
        </w:rPr>
        <w:t xml:space="preserve">различными методами. Так как это конечный этап антигенного процессинга, то нет промежуточных этапов, которые могли бы изменить последовательность </w:t>
      </w:r>
      <w:proofErr w:type="spellStart"/>
      <w:r w:rsidR="0094123B">
        <w:rPr>
          <w:lang w:val="ru-RU"/>
        </w:rPr>
        <w:t>презентируемого</w:t>
      </w:r>
      <w:proofErr w:type="spellEnd"/>
      <w:r w:rsidR="0094123B">
        <w:rPr>
          <w:lang w:val="ru-RU"/>
        </w:rPr>
        <w:t xml:space="preserve"> пептида, а варианты с </w:t>
      </w:r>
      <w:proofErr w:type="spellStart"/>
      <w:r w:rsidR="0094123B">
        <w:rPr>
          <w:lang w:val="ru-RU"/>
        </w:rPr>
        <w:t>посттрансляционными</w:t>
      </w:r>
      <w:proofErr w:type="spellEnd"/>
      <w:r w:rsidR="0094123B">
        <w:rPr>
          <w:lang w:val="ru-RU"/>
        </w:rPr>
        <w:t xml:space="preserve"> модификациями были отфильтрованы.</w:t>
      </w:r>
      <w:r w:rsidR="00BC59B3">
        <w:rPr>
          <w:lang w:val="ru-RU"/>
        </w:rPr>
        <w:t xml:space="preserve"> Критерий присвоения классов были составлены с опорой на данные литературы и технические возможности программы </w:t>
      </w:r>
      <w:proofErr w:type="spellStart"/>
      <w:r w:rsidR="00BC59B3">
        <w:t>MultiPASS</w:t>
      </w:r>
      <w:proofErr w:type="spellEnd"/>
      <w:r w:rsidR="00BC59B3" w:rsidRPr="00A91834">
        <w:rPr>
          <w:lang w:val="ru-RU"/>
        </w:rPr>
        <w:t xml:space="preserve">. </w:t>
      </w:r>
      <w:r w:rsidR="00BC59B3">
        <w:rPr>
          <w:lang w:val="ru-RU"/>
        </w:rPr>
        <w:t xml:space="preserve">Следует отметить, что данных </w:t>
      </w:r>
      <w:r w:rsidR="00BC59B3">
        <w:t>in</w:t>
      </w:r>
      <w:r w:rsidR="00BC59B3" w:rsidRPr="00A91834">
        <w:rPr>
          <w:lang w:val="ru-RU"/>
        </w:rPr>
        <w:t xml:space="preserve"> </w:t>
      </w:r>
      <w:r w:rsidR="00BC59B3">
        <w:t>vitro</w:t>
      </w:r>
      <w:r w:rsidR="00BC59B3" w:rsidRPr="00A91834">
        <w:rPr>
          <w:lang w:val="ru-RU"/>
        </w:rPr>
        <w:t xml:space="preserve"> </w:t>
      </w:r>
      <w:r w:rsidR="00BC59B3">
        <w:rPr>
          <w:lang w:val="ru-RU"/>
        </w:rPr>
        <w:t xml:space="preserve">на порядок меньше, чем данных </w:t>
      </w:r>
      <w:r w:rsidR="00BC59B3">
        <w:t>in</w:t>
      </w:r>
      <w:r w:rsidR="00BC59B3" w:rsidRPr="00A91834">
        <w:rPr>
          <w:lang w:val="ru-RU"/>
        </w:rPr>
        <w:t xml:space="preserve"> </w:t>
      </w:r>
      <w:r w:rsidR="00BC59B3">
        <w:t>vivo</w:t>
      </w:r>
      <w:r w:rsidR="00BC59B3">
        <w:rPr>
          <w:lang w:val="ru-RU"/>
        </w:rPr>
        <w:t xml:space="preserve">, так как эксперименты </w:t>
      </w:r>
      <w:r w:rsidR="00BC59B3">
        <w:t>in</w:t>
      </w:r>
      <w:r w:rsidR="00BC59B3" w:rsidRPr="00A91834">
        <w:rPr>
          <w:lang w:val="ru-RU"/>
        </w:rPr>
        <w:t xml:space="preserve"> </w:t>
      </w:r>
      <w:r w:rsidR="00BC59B3">
        <w:t>vitro</w:t>
      </w:r>
      <w:r w:rsidR="00BC59B3" w:rsidRPr="00A91834">
        <w:rPr>
          <w:lang w:val="ru-RU"/>
        </w:rPr>
        <w:t xml:space="preserve"> </w:t>
      </w:r>
      <w:r w:rsidR="00BC59B3">
        <w:rPr>
          <w:lang w:val="ru-RU"/>
        </w:rPr>
        <w:t xml:space="preserve">дороже и сложнее экспериментов </w:t>
      </w:r>
      <w:r w:rsidR="00BC59B3">
        <w:t>in</w:t>
      </w:r>
      <w:r w:rsidR="00BC59B3" w:rsidRPr="00A91834">
        <w:rPr>
          <w:lang w:val="ru-RU"/>
        </w:rPr>
        <w:t xml:space="preserve"> </w:t>
      </w:r>
      <w:r w:rsidR="00BC59B3">
        <w:t>vivo</w:t>
      </w:r>
      <w:r w:rsidR="00BC59B3" w:rsidRPr="00A91834">
        <w:rPr>
          <w:lang w:val="ru-RU"/>
        </w:rPr>
        <w:t xml:space="preserve">: </w:t>
      </w:r>
      <w:r w:rsidR="00BC59B3">
        <w:rPr>
          <w:lang w:val="ru-RU"/>
        </w:rPr>
        <w:t xml:space="preserve">удешевлению экспериментов </w:t>
      </w:r>
      <w:r w:rsidR="00BC59B3">
        <w:t>in</w:t>
      </w:r>
      <w:r w:rsidR="00BC59B3" w:rsidRPr="00A91834">
        <w:rPr>
          <w:lang w:val="ru-RU"/>
        </w:rPr>
        <w:t xml:space="preserve"> </w:t>
      </w:r>
      <w:r w:rsidR="00BC59B3">
        <w:t>vivo</w:t>
      </w:r>
      <w:r w:rsidR="00BC59B3" w:rsidRPr="00A91834">
        <w:rPr>
          <w:lang w:val="ru-RU"/>
        </w:rPr>
        <w:t xml:space="preserve"> </w:t>
      </w:r>
      <w:r w:rsidR="00BC59B3">
        <w:rPr>
          <w:lang w:val="ru-RU"/>
        </w:rPr>
        <w:t xml:space="preserve">способствует широкое распространение высокопроизводительной масс-спектрометрии. Для эксперимента легче достать материал и сам эксперимент занимает меньше времени. Для эксперимента </w:t>
      </w:r>
      <w:r w:rsidR="00BC59B3">
        <w:t>in</w:t>
      </w:r>
      <w:r w:rsidR="00BC59B3" w:rsidRPr="00A91834">
        <w:rPr>
          <w:lang w:val="ru-RU"/>
        </w:rPr>
        <w:t xml:space="preserve"> </w:t>
      </w:r>
      <w:r w:rsidR="00BC59B3">
        <w:t>vitro</w:t>
      </w:r>
      <w:r w:rsidR="00BC59B3">
        <w:rPr>
          <w:lang w:val="ru-RU"/>
        </w:rPr>
        <w:t xml:space="preserve"> требуются очищенные белки, специальные, </w:t>
      </w:r>
      <w:proofErr w:type="spellStart"/>
      <w:r w:rsidR="00BC59B3">
        <w:rPr>
          <w:lang w:val="ru-RU"/>
        </w:rPr>
        <w:t>генномодифицированные</w:t>
      </w:r>
      <w:proofErr w:type="spellEnd"/>
      <w:r w:rsidR="00BC59B3">
        <w:rPr>
          <w:lang w:val="ru-RU"/>
        </w:rPr>
        <w:t xml:space="preserve"> клеточные линии и дорогие реактивы.</w:t>
      </w:r>
    </w:p>
    <w:p w14:paraId="6373A5EA" w14:textId="77777777" w:rsidR="00A803B9" w:rsidRDefault="00A803B9" w:rsidP="00A91834">
      <w:pPr>
        <w:pStyle w:val="a0"/>
        <w:keepNext/>
        <w:ind w:right="-1" w:firstLine="0"/>
      </w:pPr>
      <w:r>
        <w:rPr>
          <w:noProof/>
        </w:rPr>
        <w:lastRenderedPageBreak/>
        <w:drawing>
          <wp:inline distT="0" distB="0" distL="0" distR="0" wp14:anchorId="13B7DF41" wp14:editId="79D6786F">
            <wp:extent cx="5940425" cy="341439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414395"/>
                    </a:xfrm>
                    <a:prstGeom prst="rect">
                      <a:avLst/>
                    </a:prstGeom>
                    <a:noFill/>
                    <a:ln>
                      <a:noFill/>
                    </a:ln>
                  </pic:spPr>
                </pic:pic>
              </a:graphicData>
            </a:graphic>
          </wp:inline>
        </w:drawing>
      </w:r>
    </w:p>
    <w:p w14:paraId="5CBC8F54" w14:textId="7DAF7DDC" w:rsidR="00A803B9" w:rsidRPr="00A91834" w:rsidRDefault="00A803B9" w:rsidP="00A91834">
      <w:pPr>
        <w:pStyle w:val="afa"/>
        <w:spacing w:line="360" w:lineRule="auto"/>
        <w:jc w:val="both"/>
        <w:rPr>
          <w:rFonts w:ascii="Times New Roman" w:hAnsi="Times New Roman" w:cs="Times New Roman"/>
          <w:i w:val="0"/>
          <w:iCs/>
          <w:sz w:val="28"/>
          <w:szCs w:val="28"/>
          <w:lang w:val="ru-RU"/>
        </w:rPr>
      </w:pPr>
      <w:r w:rsidRPr="00A91834">
        <w:rPr>
          <w:rFonts w:ascii="Times New Roman" w:hAnsi="Times New Roman" w:cs="Times New Roman"/>
          <w:b/>
          <w:bCs/>
          <w:i w:val="0"/>
          <w:iCs/>
          <w:sz w:val="28"/>
          <w:szCs w:val="28"/>
          <w:lang w:val="ru-RU"/>
        </w:rPr>
        <w:t xml:space="preserve">Рисунок </w:t>
      </w:r>
      <w:r w:rsidRPr="00A91834">
        <w:rPr>
          <w:rFonts w:ascii="Times New Roman" w:hAnsi="Times New Roman" w:cs="Times New Roman"/>
          <w:b/>
          <w:bCs/>
          <w:i w:val="0"/>
          <w:iCs/>
          <w:sz w:val="28"/>
          <w:szCs w:val="28"/>
        </w:rPr>
        <w:fldChar w:fldCharType="begin"/>
      </w:r>
      <w:r w:rsidRPr="00A91834">
        <w:rPr>
          <w:rFonts w:ascii="Times New Roman" w:hAnsi="Times New Roman" w:cs="Times New Roman"/>
          <w:b/>
          <w:bCs/>
          <w:i w:val="0"/>
          <w:iCs/>
          <w:sz w:val="28"/>
          <w:szCs w:val="28"/>
          <w:lang w:val="ru-RU"/>
        </w:rPr>
        <w:instrText xml:space="preserve"> </w:instrText>
      </w:r>
      <w:r w:rsidRPr="00A91834">
        <w:rPr>
          <w:rFonts w:ascii="Times New Roman" w:hAnsi="Times New Roman" w:cs="Times New Roman"/>
          <w:b/>
          <w:bCs/>
          <w:i w:val="0"/>
          <w:iCs/>
          <w:sz w:val="28"/>
          <w:szCs w:val="28"/>
        </w:rPr>
        <w:instrText>SEQ</w:instrText>
      </w:r>
      <w:r w:rsidRPr="00A91834">
        <w:rPr>
          <w:rFonts w:ascii="Times New Roman" w:hAnsi="Times New Roman" w:cs="Times New Roman"/>
          <w:b/>
          <w:bCs/>
          <w:i w:val="0"/>
          <w:iCs/>
          <w:sz w:val="28"/>
          <w:szCs w:val="28"/>
          <w:lang w:val="ru-RU"/>
        </w:rPr>
        <w:instrText xml:space="preserve"> Рисунок \* </w:instrText>
      </w:r>
      <w:r w:rsidRPr="00A91834">
        <w:rPr>
          <w:rFonts w:ascii="Times New Roman" w:hAnsi="Times New Roman" w:cs="Times New Roman"/>
          <w:b/>
          <w:bCs/>
          <w:i w:val="0"/>
          <w:iCs/>
          <w:sz w:val="28"/>
          <w:szCs w:val="28"/>
        </w:rPr>
        <w:instrText>ARABIC</w:instrText>
      </w:r>
      <w:r w:rsidRPr="00A91834">
        <w:rPr>
          <w:rFonts w:ascii="Times New Roman" w:hAnsi="Times New Roman" w:cs="Times New Roman"/>
          <w:b/>
          <w:bCs/>
          <w:i w:val="0"/>
          <w:iCs/>
          <w:sz w:val="28"/>
          <w:szCs w:val="28"/>
          <w:lang w:val="ru-RU"/>
        </w:rPr>
        <w:instrText xml:space="preserve"> </w:instrText>
      </w:r>
      <w:r w:rsidRPr="00A91834">
        <w:rPr>
          <w:rFonts w:ascii="Times New Roman" w:hAnsi="Times New Roman" w:cs="Times New Roman"/>
          <w:b/>
          <w:bCs/>
          <w:i w:val="0"/>
          <w:iCs/>
          <w:sz w:val="28"/>
          <w:szCs w:val="28"/>
        </w:rPr>
        <w:fldChar w:fldCharType="separate"/>
      </w:r>
      <w:ins w:id="230" w:author="Антон Смирнов" w:date="2023-05-29T02:18:00Z">
        <w:r w:rsidR="00D52F11">
          <w:rPr>
            <w:rFonts w:ascii="Times New Roman" w:hAnsi="Times New Roman" w:cs="Times New Roman"/>
            <w:b/>
            <w:bCs/>
            <w:i w:val="0"/>
            <w:iCs/>
            <w:noProof/>
            <w:sz w:val="28"/>
            <w:szCs w:val="28"/>
          </w:rPr>
          <w:t>3</w:t>
        </w:r>
      </w:ins>
      <w:del w:id="231" w:author="Антон Смирнов" w:date="2023-05-29T00:09:00Z">
        <w:r w:rsidRPr="00A91834" w:rsidDel="00DA08C5">
          <w:rPr>
            <w:rFonts w:ascii="Times New Roman" w:hAnsi="Times New Roman" w:cs="Times New Roman"/>
            <w:b/>
            <w:bCs/>
            <w:i w:val="0"/>
            <w:iCs/>
            <w:noProof/>
            <w:sz w:val="28"/>
            <w:szCs w:val="28"/>
            <w:lang w:val="ru-RU"/>
          </w:rPr>
          <w:delText>3</w:delText>
        </w:r>
      </w:del>
      <w:r w:rsidRPr="00A91834">
        <w:rPr>
          <w:rFonts w:ascii="Times New Roman" w:hAnsi="Times New Roman" w:cs="Times New Roman"/>
          <w:b/>
          <w:bCs/>
          <w:i w:val="0"/>
          <w:iCs/>
          <w:sz w:val="28"/>
          <w:szCs w:val="28"/>
        </w:rPr>
        <w:fldChar w:fldCharType="end"/>
      </w:r>
      <w:r w:rsidRPr="00A91834">
        <w:rPr>
          <w:rFonts w:ascii="Times New Roman" w:hAnsi="Times New Roman" w:cs="Times New Roman"/>
          <w:b/>
          <w:bCs/>
          <w:i w:val="0"/>
          <w:iCs/>
          <w:sz w:val="28"/>
          <w:szCs w:val="28"/>
          <w:lang w:val="ru-RU"/>
        </w:rPr>
        <w:t>.</w:t>
      </w:r>
      <w:r w:rsidRPr="00A91834">
        <w:rPr>
          <w:rFonts w:ascii="Times New Roman" w:hAnsi="Times New Roman" w:cs="Times New Roman"/>
          <w:i w:val="0"/>
          <w:iCs/>
          <w:sz w:val="28"/>
          <w:szCs w:val="28"/>
          <w:lang w:val="ru-RU"/>
        </w:rPr>
        <w:t xml:space="preserve"> Схема проведенного исследования.</w:t>
      </w:r>
      <w:r w:rsidR="003947AE">
        <w:rPr>
          <w:rFonts w:ascii="Times New Roman" w:hAnsi="Times New Roman" w:cs="Times New Roman"/>
          <w:i w:val="0"/>
          <w:iCs/>
          <w:sz w:val="28"/>
          <w:szCs w:val="28"/>
          <w:lang w:val="ru-RU"/>
        </w:rPr>
        <w:t xml:space="preserve"> </w:t>
      </w:r>
      <w:r w:rsidR="003947AE">
        <w:rPr>
          <w:rFonts w:ascii="Times New Roman" w:hAnsi="Times New Roman" w:cs="Times New Roman"/>
          <w:i w:val="0"/>
          <w:iCs/>
          <w:sz w:val="28"/>
          <w:szCs w:val="28"/>
        </w:rPr>
        <w:t>BA</w:t>
      </w:r>
      <w:r w:rsidR="003947AE" w:rsidRPr="00A91834">
        <w:rPr>
          <w:rFonts w:ascii="Times New Roman" w:hAnsi="Times New Roman" w:cs="Times New Roman"/>
          <w:i w:val="0"/>
          <w:iCs/>
          <w:sz w:val="28"/>
          <w:szCs w:val="28"/>
          <w:lang w:val="ru-RU"/>
        </w:rPr>
        <w:t xml:space="preserve"> – </w:t>
      </w:r>
      <w:r w:rsidR="003947AE">
        <w:rPr>
          <w:rFonts w:ascii="Times New Roman" w:hAnsi="Times New Roman" w:cs="Times New Roman"/>
          <w:i w:val="0"/>
          <w:iCs/>
          <w:sz w:val="28"/>
          <w:szCs w:val="28"/>
          <w:lang w:val="ru-RU"/>
        </w:rPr>
        <w:t xml:space="preserve">данные </w:t>
      </w:r>
      <w:r w:rsidR="003947AE">
        <w:rPr>
          <w:rFonts w:ascii="Times New Roman" w:hAnsi="Times New Roman" w:cs="Times New Roman"/>
          <w:i w:val="0"/>
          <w:iCs/>
          <w:sz w:val="28"/>
          <w:szCs w:val="28"/>
        </w:rPr>
        <w:t>in</w:t>
      </w:r>
      <w:r w:rsidR="003947AE" w:rsidRPr="00A91834">
        <w:rPr>
          <w:rFonts w:ascii="Times New Roman" w:hAnsi="Times New Roman" w:cs="Times New Roman"/>
          <w:i w:val="0"/>
          <w:iCs/>
          <w:sz w:val="28"/>
          <w:szCs w:val="28"/>
          <w:lang w:val="ru-RU"/>
        </w:rPr>
        <w:t xml:space="preserve"> </w:t>
      </w:r>
      <w:r w:rsidR="003947AE">
        <w:rPr>
          <w:rFonts w:ascii="Times New Roman" w:hAnsi="Times New Roman" w:cs="Times New Roman"/>
          <w:i w:val="0"/>
          <w:iCs/>
          <w:sz w:val="28"/>
          <w:szCs w:val="28"/>
        </w:rPr>
        <w:t>vitro</w:t>
      </w:r>
      <w:r w:rsidR="003947AE" w:rsidRPr="00A91834">
        <w:rPr>
          <w:rFonts w:ascii="Times New Roman" w:hAnsi="Times New Roman" w:cs="Times New Roman"/>
          <w:i w:val="0"/>
          <w:iCs/>
          <w:sz w:val="28"/>
          <w:szCs w:val="28"/>
          <w:lang w:val="ru-RU"/>
        </w:rPr>
        <w:t xml:space="preserve">, </w:t>
      </w:r>
      <w:r w:rsidR="003947AE">
        <w:rPr>
          <w:rFonts w:ascii="Times New Roman" w:hAnsi="Times New Roman" w:cs="Times New Roman"/>
          <w:i w:val="0"/>
          <w:iCs/>
          <w:sz w:val="28"/>
          <w:szCs w:val="28"/>
        </w:rPr>
        <w:t>EL</w:t>
      </w:r>
      <w:r w:rsidR="003947AE" w:rsidRPr="00A91834">
        <w:rPr>
          <w:rFonts w:ascii="Times New Roman" w:hAnsi="Times New Roman" w:cs="Times New Roman"/>
          <w:i w:val="0"/>
          <w:iCs/>
          <w:sz w:val="28"/>
          <w:szCs w:val="28"/>
          <w:lang w:val="ru-RU"/>
        </w:rPr>
        <w:t xml:space="preserve"> – </w:t>
      </w:r>
      <w:r w:rsidR="003947AE">
        <w:rPr>
          <w:rFonts w:ascii="Times New Roman" w:hAnsi="Times New Roman" w:cs="Times New Roman"/>
          <w:i w:val="0"/>
          <w:iCs/>
          <w:sz w:val="28"/>
          <w:szCs w:val="28"/>
          <w:lang w:val="ru-RU"/>
        </w:rPr>
        <w:t xml:space="preserve">данные </w:t>
      </w:r>
      <w:r w:rsidR="003947AE">
        <w:rPr>
          <w:rFonts w:ascii="Times New Roman" w:hAnsi="Times New Roman" w:cs="Times New Roman"/>
          <w:i w:val="0"/>
          <w:iCs/>
          <w:sz w:val="28"/>
          <w:szCs w:val="28"/>
        </w:rPr>
        <w:t>in</w:t>
      </w:r>
      <w:r w:rsidR="003947AE" w:rsidRPr="00A91834">
        <w:rPr>
          <w:rFonts w:ascii="Times New Roman" w:hAnsi="Times New Roman" w:cs="Times New Roman"/>
          <w:i w:val="0"/>
          <w:iCs/>
          <w:sz w:val="28"/>
          <w:szCs w:val="28"/>
          <w:lang w:val="ru-RU"/>
        </w:rPr>
        <w:t xml:space="preserve"> </w:t>
      </w:r>
      <w:r w:rsidR="003947AE">
        <w:rPr>
          <w:rFonts w:ascii="Times New Roman" w:hAnsi="Times New Roman" w:cs="Times New Roman"/>
          <w:i w:val="0"/>
          <w:iCs/>
          <w:sz w:val="28"/>
          <w:szCs w:val="28"/>
        </w:rPr>
        <w:t>vivo</w:t>
      </w:r>
      <w:r w:rsidR="001722E8">
        <w:rPr>
          <w:rFonts w:ascii="Times New Roman" w:hAnsi="Times New Roman" w:cs="Times New Roman"/>
          <w:i w:val="0"/>
          <w:iCs/>
          <w:sz w:val="28"/>
          <w:szCs w:val="28"/>
          <w:lang w:val="ru-RU"/>
        </w:rPr>
        <w:t>. Количество белков и пептидов приведено на момент после фильтрации и подготовки данных.</w:t>
      </w:r>
    </w:p>
    <w:p w14:paraId="71E44AFC" w14:textId="4F9E9E74" w:rsidR="00FD0554" w:rsidRDefault="00FD0554" w:rsidP="002339B3">
      <w:pPr>
        <w:pStyle w:val="2"/>
        <w:rPr>
          <w:lang w:val="ru-RU"/>
        </w:rPr>
      </w:pPr>
      <w:bookmarkStart w:id="232" w:name="_Toc136219701"/>
      <w:r>
        <w:rPr>
          <w:lang w:val="ru-RU"/>
        </w:rPr>
        <w:t>3.</w:t>
      </w:r>
      <w:r w:rsidR="003947AE">
        <w:rPr>
          <w:lang w:val="ru-RU"/>
        </w:rPr>
        <w:t>1</w:t>
      </w:r>
      <w:r>
        <w:rPr>
          <w:lang w:val="ru-RU"/>
        </w:rPr>
        <w:t xml:space="preserve">. </w:t>
      </w:r>
      <w:r w:rsidR="002339B3">
        <w:rPr>
          <w:lang w:val="ru-RU"/>
        </w:rPr>
        <w:t>Моделирование</w:t>
      </w:r>
      <w:r w:rsidR="008D1348">
        <w:rPr>
          <w:lang w:val="ru-RU"/>
        </w:rPr>
        <w:t xml:space="preserve"> протеасомы</w:t>
      </w:r>
      <w:bookmarkEnd w:id="232"/>
    </w:p>
    <w:p w14:paraId="4A6A8613" w14:textId="4C576D65" w:rsidR="00501422" w:rsidRDefault="002F01F3" w:rsidP="006B282F">
      <w:pPr>
        <w:pStyle w:val="a0"/>
        <w:rPr>
          <w:lang w:val="ru-RU"/>
        </w:rPr>
      </w:pPr>
      <w:r>
        <w:rPr>
          <w:lang w:val="ru-RU"/>
        </w:rPr>
        <w:t>Характеристика используемых наборов данных для моделей протеасомы представлена в Приложении 1.</w:t>
      </w:r>
      <w:r w:rsidR="009961A9">
        <w:rPr>
          <w:lang w:val="ru-RU"/>
        </w:rPr>
        <w:t xml:space="preserve"> </w:t>
      </w:r>
      <w:r w:rsidR="00791D7E">
        <w:rPr>
          <w:lang w:val="ru-RU"/>
        </w:rPr>
        <w:t xml:space="preserve">Для каждого набора данных были построены модели с разными значениями </w:t>
      </w:r>
      <w:proofErr w:type="spellStart"/>
      <w:r w:rsidR="00791D7E">
        <w:rPr>
          <w:lang w:val="ru-RU"/>
        </w:rPr>
        <w:t>гиперпараметров</w:t>
      </w:r>
      <w:proofErr w:type="spellEnd"/>
      <w:r w:rsidR="00791D7E">
        <w:rPr>
          <w:lang w:val="ru-RU"/>
        </w:rPr>
        <w:t xml:space="preserve">. Радиус окна изменялся от </w:t>
      </w:r>
      <w:r w:rsidR="00620ECB">
        <w:rPr>
          <w:lang w:val="ru-RU"/>
        </w:rPr>
        <w:t xml:space="preserve">двух </w:t>
      </w:r>
      <w:r w:rsidR="00791D7E">
        <w:rPr>
          <w:lang w:val="ru-RU"/>
        </w:rPr>
        <w:t xml:space="preserve">до </w:t>
      </w:r>
      <w:r w:rsidR="00620ECB">
        <w:rPr>
          <w:lang w:val="ru-RU"/>
        </w:rPr>
        <w:t xml:space="preserve">четырёх </w:t>
      </w:r>
      <w:r w:rsidR="00791D7E">
        <w:rPr>
          <w:lang w:val="ru-RU"/>
        </w:rPr>
        <w:t xml:space="preserve">включительно с шагом в </w:t>
      </w:r>
      <w:r w:rsidR="00620ECB">
        <w:rPr>
          <w:lang w:val="ru-RU"/>
        </w:rPr>
        <w:t>один</w:t>
      </w:r>
      <w:r w:rsidR="00791D7E">
        <w:rPr>
          <w:lang w:val="ru-RU"/>
        </w:rPr>
        <w:t xml:space="preserve">, уровень </w:t>
      </w:r>
      <w:r w:rsidR="00791D7E">
        <w:t>MNA</w:t>
      </w:r>
      <w:r w:rsidR="00791D7E">
        <w:rPr>
          <w:lang w:val="ru-RU"/>
        </w:rPr>
        <w:t xml:space="preserve"> изменялся от </w:t>
      </w:r>
      <w:r w:rsidR="00620ECB">
        <w:rPr>
          <w:lang w:val="ru-RU"/>
        </w:rPr>
        <w:t xml:space="preserve">двух </w:t>
      </w:r>
      <w:r w:rsidR="00791D7E">
        <w:rPr>
          <w:lang w:val="ru-RU"/>
        </w:rPr>
        <w:t xml:space="preserve">до </w:t>
      </w:r>
      <w:r w:rsidR="00620ECB">
        <w:rPr>
          <w:lang w:val="ru-RU"/>
        </w:rPr>
        <w:t xml:space="preserve">двенадцати </w:t>
      </w:r>
      <w:r w:rsidR="009025EF">
        <w:rPr>
          <w:lang w:val="ru-RU"/>
        </w:rPr>
        <w:t>включительно</w:t>
      </w:r>
      <w:r w:rsidR="00791D7E">
        <w:rPr>
          <w:lang w:val="ru-RU"/>
        </w:rPr>
        <w:t xml:space="preserve"> с шагом в </w:t>
      </w:r>
      <w:r w:rsidR="00620ECB">
        <w:rPr>
          <w:lang w:val="ru-RU"/>
        </w:rPr>
        <w:t>один</w:t>
      </w:r>
      <w:r w:rsidR="00791D7E">
        <w:rPr>
          <w:lang w:val="ru-RU"/>
        </w:rPr>
        <w:t xml:space="preserve">. Для </w:t>
      </w:r>
      <w:r w:rsidR="00620ECB">
        <w:rPr>
          <w:lang w:val="ru-RU"/>
        </w:rPr>
        <w:t>пятикрат</w:t>
      </w:r>
      <w:r w:rsidR="00791D7E">
        <w:rPr>
          <w:lang w:val="ru-RU"/>
        </w:rPr>
        <w:t xml:space="preserve">ной кросс-валидации набор данных разбивался </w:t>
      </w:r>
      <w:r w:rsidR="00620ECB">
        <w:rPr>
          <w:lang w:val="ru-RU"/>
        </w:rPr>
        <w:t xml:space="preserve">пять </w:t>
      </w:r>
      <w:r w:rsidR="00791D7E">
        <w:rPr>
          <w:lang w:val="ru-RU"/>
        </w:rPr>
        <w:t xml:space="preserve">раз, следовательно, на каждом наборе данных было построено 165 моделей. </w:t>
      </w:r>
    </w:p>
    <w:p w14:paraId="6E027DFB" w14:textId="37A8B927" w:rsidR="00765029" w:rsidRDefault="00791D7E" w:rsidP="00DA08C5">
      <w:pPr>
        <w:pStyle w:val="Usual"/>
        <w:ind w:firstLine="360"/>
        <w:rPr>
          <w:ins w:id="233" w:author="Антон Смирнов" w:date="2023-05-28T21:00:00Z"/>
        </w:rPr>
        <w:pPrChange w:id="234" w:author="Антон Смирнов" w:date="2023-05-29T00:08:00Z">
          <w:pPr>
            <w:pStyle w:val="Usual"/>
          </w:pPr>
        </w:pPrChange>
      </w:pPr>
      <w:r>
        <w:t xml:space="preserve">Внутренняя оценка моделей, построенных на данных </w:t>
      </w:r>
      <w:r w:rsidR="009025EF">
        <w:t>i</w:t>
      </w:r>
      <w:r>
        <w:t>n</w:t>
      </w:r>
      <w:r w:rsidRPr="009E3156">
        <w:t xml:space="preserve"> </w:t>
      </w:r>
      <w:r>
        <w:t xml:space="preserve">vitro для </w:t>
      </w:r>
      <w:r w:rsidRPr="009E3156">
        <w:t>20</w:t>
      </w:r>
      <w:r>
        <w:t>S конститутивной протеасомы представлена на рисунк</w:t>
      </w:r>
      <w:r w:rsidR="009025EF">
        <w:t>е</w:t>
      </w:r>
      <w:r>
        <w:t xml:space="preserve"> </w:t>
      </w:r>
      <w:del w:id="235" w:author="Антон Смирнов" w:date="2023-05-29T00:08:00Z">
        <w:r w:rsidDel="00DA08C5">
          <w:delText>3</w:delText>
        </w:r>
      </w:del>
      <w:ins w:id="236" w:author="Антон Смирнов" w:date="2023-05-29T00:08:00Z">
        <w:r w:rsidR="00DA08C5">
          <w:t>4</w:t>
        </w:r>
      </w:ins>
      <w:r>
        <w:t xml:space="preserve">. </w:t>
      </w:r>
      <w:r w:rsidR="00620ECB">
        <w:t xml:space="preserve">Для радиуса окна, равным двум, для каждого разбиения наблюдается типичный вид кривых: рост качества до некоторого оптимума, после которого наблюдается спад качества. Для радиуса окна, равным трём, наблюдается такой же вид кривых, но спад точности после оптимума не такой крутой. Для радиуса окна, равным </w:t>
      </w:r>
      <w:r w:rsidR="00620ECB">
        <w:lastRenderedPageBreak/>
        <w:t xml:space="preserve">четырём, кривая имеет </w:t>
      </w:r>
      <w:proofErr w:type="spellStart"/>
      <w:r w:rsidR="00620ECB">
        <w:t>сигмоидный</w:t>
      </w:r>
      <w:proofErr w:type="spellEnd"/>
      <w:r w:rsidR="00620ECB">
        <w:t xml:space="preserve"> вид: </w:t>
      </w:r>
      <w:r w:rsidR="00A07EE5">
        <w:t>качество</w:t>
      </w:r>
      <w:r w:rsidR="00620ECB">
        <w:t xml:space="preserve"> на высоких уровнях MNA</w:t>
      </w:r>
      <w:r w:rsidR="00620ECB" w:rsidRPr="00A91834">
        <w:t xml:space="preserve"> </w:t>
      </w:r>
      <w:r w:rsidR="00620ECB">
        <w:t xml:space="preserve">дескрипторах выходит на плато. </w:t>
      </w:r>
      <w:r w:rsidR="00215AA5">
        <w:t>Разница между наибольшим и наименьшим значением точности растет пропорционально радиусу окна. С увеличением радиуса окна увеличивается уровень MNA дескриптора, при котором наблюдается максимальн</w:t>
      </w:r>
      <w:r w:rsidR="00A07EE5">
        <w:t>ое</w:t>
      </w:r>
      <w:r w:rsidR="00215AA5">
        <w:t xml:space="preserve"> </w:t>
      </w:r>
      <w:r w:rsidR="00A07EE5">
        <w:t>качество</w:t>
      </w:r>
      <w:r w:rsidR="00215AA5">
        <w:t>.</w:t>
      </w:r>
      <w:r w:rsidR="006B282F">
        <w:t xml:space="preserve"> Кривые имеют одинаковый вид и по абсолютным значениям координат несильно друг от друга.</w:t>
      </w:r>
      <w:ins w:id="237" w:author="Антон Смирнов" w:date="2023-05-28T21:00:00Z">
        <w:r w:rsidR="00765029" w:rsidRPr="00765029">
          <w:t xml:space="preserve"> </w:t>
        </w:r>
        <w:r w:rsidR="00765029">
          <w:t>По</w:t>
        </w:r>
        <w:r w:rsidR="00765029" w:rsidRPr="00765029">
          <w:rPr>
            <w:rPrChange w:id="238" w:author="Антон Смирнов" w:date="2023-05-28T21:00:00Z">
              <w:rPr/>
            </w:rPrChange>
          </w:rPr>
          <w:t xml:space="preserve"> </w:t>
        </w:r>
        <w:r w:rsidR="00765029">
          <w:t>данным кривым можно сделать следующие промежуточные выводы:</w:t>
        </w:r>
      </w:ins>
    </w:p>
    <w:p w14:paraId="70A80050" w14:textId="77777777" w:rsidR="00765029" w:rsidRDefault="00765029" w:rsidP="00765029">
      <w:pPr>
        <w:pStyle w:val="Usual"/>
        <w:numPr>
          <w:ilvl w:val="0"/>
          <w:numId w:val="14"/>
        </w:numPr>
        <w:rPr>
          <w:ins w:id="239" w:author="Антон Смирнов" w:date="2023-05-28T21:00:00Z"/>
        </w:rPr>
      </w:pPr>
      <w:ins w:id="240" w:author="Антон Смирнов" w:date="2023-05-28T21:00:00Z">
        <w:r>
          <w:t>Разбиение выборок при пятикратной кросс-валидации было сбалансировано;</w:t>
        </w:r>
      </w:ins>
    </w:p>
    <w:p w14:paraId="78210042" w14:textId="77777777" w:rsidR="00765029" w:rsidRDefault="00765029" w:rsidP="00765029">
      <w:pPr>
        <w:pStyle w:val="Usual"/>
        <w:numPr>
          <w:ilvl w:val="0"/>
          <w:numId w:val="14"/>
        </w:numPr>
        <w:rPr>
          <w:ins w:id="241" w:author="Антон Смирнов" w:date="2023-05-28T21:00:00Z"/>
        </w:rPr>
      </w:pPr>
      <w:ins w:id="242" w:author="Антон Смирнов" w:date="2023-05-28T21:00:00Z">
        <w:r>
          <w:t>Качество предсказания сайтов расщепления зависит от радиуса используемого окна прямо пропорционально;</w:t>
        </w:r>
      </w:ins>
    </w:p>
    <w:p w14:paraId="2513E647" w14:textId="77777777" w:rsidR="00765029" w:rsidRPr="00A91834" w:rsidRDefault="00765029" w:rsidP="00765029">
      <w:pPr>
        <w:pStyle w:val="Usual"/>
        <w:numPr>
          <w:ilvl w:val="0"/>
          <w:numId w:val="14"/>
        </w:numPr>
        <w:rPr>
          <w:ins w:id="243" w:author="Антон Смирнов" w:date="2023-05-28T21:00:00Z"/>
        </w:rPr>
      </w:pPr>
      <w:ins w:id="244" w:author="Антон Смирнов" w:date="2023-05-28T21:00:00Z">
        <w:r>
          <w:t xml:space="preserve">Чем </w:t>
        </w:r>
        <w:proofErr w:type="spellStart"/>
        <w:r>
          <w:t>бо́льший</w:t>
        </w:r>
        <w:proofErr w:type="spellEnd"/>
        <w:r>
          <w:t xml:space="preserve"> радиус окна используется для моделирования, тем больший уровень </w:t>
        </w:r>
        <w:r>
          <w:rPr>
            <w:lang w:val="en-US"/>
          </w:rPr>
          <w:t>MNA</w:t>
        </w:r>
        <w:r w:rsidRPr="00A91834">
          <w:t xml:space="preserve"> </w:t>
        </w:r>
        <w:r>
          <w:t>дескрипторов необходимо использовать для моделирования.</w:t>
        </w:r>
      </w:ins>
    </w:p>
    <w:p w14:paraId="71566394" w14:textId="077606D7" w:rsidR="006B282F" w:rsidRPr="00A91834" w:rsidRDefault="006B282F" w:rsidP="00A91834">
      <w:pPr>
        <w:pStyle w:val="a0"/>
        <w:rPr>
          <w:lang w:val="ru-RU"/>
        </w:rPr>
      </w:pPr>
    </w:p>
    <w:p w14:paraId="5C13ADD7" w14:textId="77777777" w:rsidR="009025EF" w:rsidRDefault="009025EF" w:rsidP="00A91834">
      <w:pPr>
        <w:pStyle w:val="a0"/>
        <w:keepNext/>
      </w:pPr>
      <w:r>
        <w:rPr>
          <w:noProof/>
        </w:rPr>
        <w:lastRenderedPageBreak/>
        <w:drawing>
          <wp:inline distT="0" distB="0" distL="0" distR="0" wp14:anchorId="7A6C9D65" wp14:editId="6855D6B7">
            <wp:extent cx="4625975" cy="80295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5975" cy="8029575"/>
                    </a:xfrm>
                    <a:prstGeom prst="rect">
                      <a:avLst/>
                    </a:prstGeom>
                    <a:noFill/>
                    <a:ln>
                      <a:noFill/>
                    </a:ln>
                  </pic:spPr>
                </pic:pic>
              </a:graphicData>
            </a:graphic>
          </wp:inline>
        </w:drawing>
      </w:r>
    </w:p>
    <w:p w14:paraId="593D9EDF" w14:textId="18520CAB" w:rsidR="006B282F" w:rsidRPr="00A91834" w:rsidRDefault="009025EF" w:rsidP="00A91834">
      <w:pPr>
        <w:pStyle w:val="afa"/>
        <w:spacing w:line="360" w:lineRule="auto"/>
        <w:jc w:val="both"/>
        <w:rPr>
          <w:rFonts w:ascii="Times New Roman" w:hAnsi="Times New Roman" w:cs="Times New Roman"/>
          <w:sz w:val="28"/>
          <w:szCs w:val="28"/>
          <w:lang w:val="ru-RU"/>
        </w:rPr>
      </w:pPr>
      <w:r w:rsidRPr="00A91834">
        <w:rPr>
          <w:rFonts w:ascii="Times New Roman" w:hAnsi="Times New Roman" w:cs="Times New Roman"/>
          <w:b/>
          <w:bCs/>
          <w:i w:val="0"/>
          <w:iCs/>
          <w:sz w:val="28"/>
          <w:szCs w:val="28"/>
          <w:lang w:val="ru-RU"/>
        </w:rPr>
        <w:t xml:space="preserve">Рисунок </w:t>
      </w:r>
      <w:r w:rsidRPr="00A91834">
        <w:rPr>
          <w:rFonts w:ascii="Times New Roman" w:hAnsi="Times New Roman" w:cs="Times New Roman"/>
          <w:b/>
          <w:bCs/>
          <w:i w:val="0"/>
          <w:iCs/>
          <w:sz w:val="28"/>
          <w:szCs w:val="28"/>
        </w:rPr>
        <w:fldChar w:fldCharType="begin"/>
      </w:r>
      <w:r w:rsidRPr="00A91834">
        <w:rPr>
          <w:rFonts w:ascii="Times New Roman" w:hAnsi="Times New Roman" w:cs="Times New Roman"/>
          <w:b/>
          <w:bCs/>
          <w:i w:val="0"/>
          <w:iCs/>
          <w:sz w:val="28"/>
          <w:szCs w:val="28"/>
          <w:lang w:val="ru-RU"/>
        </w:rPr>
        <w:instrText xml:space="preserve"> </w:instrText>
      </w:r>
      <w:r w:rsidRPr="00A91834">
        <w:rPr>
          <w:rFonts w:ascii="Times New Roman" w:hAnsi="Times New Roman" w:cs="Times New Roman"/>
          <w:b/>
          <w:bCs/>
          <w:i w:val="0"/>
          <w:iCs/>
          <w:sz w:val="28"/>
          <w:szCs w:val="28"/>
        </w:rPr>
        <w:instrText>SEQ</w:instrText>
      </w:r>
      <w:r w:rsidRPr="00A91834">
        <w:rPr>
          <w:rFonts w:ascii="Times New Roman" w:hAnsi="Times New Roman" w:cs="Times New Roman"/>
          <w:b/>
          <w:bCs/>
          <w:i w:val="0"/>
          <w:iCs/>
          <w:sz w:val="28"/>
          <w:szCs w:val="28"/>
          <w:lang w:val="ru-RU"/>
        </w:rPr>
        <w:instrText xml:space="preserve"> Рисунок \* </w:instrText>
      </w:r>
      <w:r w:rsidRPr="00A91834">
        <w:rPr>
          <w:rFonts w:ascii="Times New Roman" w:hAnsi="Times New Roman" w:cs="Times New Roman"/>
          <w:b/>
          <w:bCs/>
          <w:i w:val="0"/>
          <w:iCs/>
          <w:sz w:val="28"/>
          <w:szCs w:val="28"/>
        </w:rPr>
        <w:instrText>ARABIC</w:instrText>
      </w:r>
      <w:r w:rsidRPr="00A91834">
        <w:rPr>
          <w:rFonts w:ascii="Times New Roman" w:hAnsi="Times New Roman" w:cs="Times New Roman"/>
          <w:b/>
          <w:bCs/>
          <w:i w:val="0"/>
          <w:iCs/>
          <w:sz w:val="28"/>
          <w:szCs w:val="28"/>
          <w:lang w:val="ru-RU"/>
        </w:rPr>
        <w:instrText xml:space="preserve"> </w:instrText>
      </w:r>
      <w:r w:rsidRPr="00A91834">
        <w:rPr>
          <w:rFonts w:ascii="Times New Roman" w:hAnsi="Times New Roman" w:cs="Times New Roman"/>
          <w:b/>
          <w:bCs/>
          <w:i w:val="0"/>
          <w:iCs/>
          <w:sz w:val="28"/>
          <w:szCs w:val="28"/>
        </w:rPr>
        <w:fldChar w:fldCharType="separate"/>
      </w:r>
      <w:ins w:id="245" w:author="Антон Смирнов" w:date="2023-05-29T02:18:00Z">
        <w:r w:rsidR="00D52F11">
          <w:rPr>
            <w:rFonts w:ascii="Times New Roman" w:hAnsi="Times New Roman" w:cs="Times New Roman"/>
            <w:b/>
            <w:bCs/>
            <w:i w:val="0"/>
            <w:iCs/>
            <w:noProof/>
            <w:sz w:val="28"/>
            <w:szCs w:val="28"/>
          </w:rPr>
          <w:t>4</w:t>
        </w:r>
      </w:ins>
      <w:del w:id="246" w:author="Антон Смирнов" w:date="2023-05-29T00:09:00Z">
        <w:r w:rsidR="00A803B9" w:rsidRPr="00765029" w:rsidDel="00DA08C5">
          <w:rPr>
            <w:rFonts w:ascii="Times New Roman" w:hAnsi="Times New Roman" w:cs="Times New Roman"/>
            <w:b/>
            <w:bCs/>
            <w:i w:val="0"/>
            <w:iCs/>
            <w:noProof/>
            <w:sz w:val="28"/>
            <w:szCs w:val="28"/>
            <w:lang w:val="ru-RU"/>
          </w:rPr>
          <w:delText>4</w:delText>
        </w:r>
      </w:del>
      <w:r w:rsidRPr="00A91834">
        <w:rPr>
          <w:rFonts w:ascii="Times New Roman" w:hAnsi="Times New Roman" w:cs="Times New Roman"/>
          <w:b/>
          <w:bCs/>
          <w:i w:val="0"/>
          <w:iCs/>
          <w:sz w:val="28"/>
          <w:szCs w:val="28"/>
        </w:rPr>
        <w:fldChar w:fldCharType="end"/>
      </w:r>
      <w:r w:rsidRPr="00A91834">
        <w:rPr>
          <w:rFonts w:ascii="Times New Roman" w:hAnsi="Times New Roman" w:cs="Times New Roman"/>
          <w:b/>
          <w:bCs/>
          <w:i w:val="0"/>
          <w:iCs/>
          <w:sz w:val="28"/>
          <w:szCs w:val="28"/>
          <w:lang w:val="ru-RU"/>
        </w:rPr>
        <w:t>.</w:t>
      </w:r>
      <w:r w:rsidRPr="00A91834">
        <w:rPr>
          <w:rFonts w:ascii="Times New Roman" w:hAnsi="Times New Roman" w:cs="Times New Roman"/>
          <w:i w:val="0"/>
          <w:iCs/>
          <w:sz w:val="28"/>
          <w:szCs w:val="28"/>
          <w:lang w:val="ru-RU"/>
        </w:rPr>
        <w:t xml:space="preserve"> Зависимость метрики внутренней оценки качества моделей на данных </w:t>
      </w:r>
      <w:r w:rsidRPr="00A91834">
        <w:rPr>
          <w:rFonts w:ascii="Times New Roman" w:hAnsi="Times New Roman" w:cs="Times New Roman"/>
          <w:i w:val="0"/>
          <w:iCs/>
          <w:sz w:val="28"/>
          <w:szCs w:val="28"/>
        </w:rPr>
        <w:t>in</w:t>
      </w:r>
      <w:r w:rsidRPr="00A91834">
        <w:rPr>
          <w:rFonts w:ascii="Times New Roman" w:hAnsi="Times New Roman" w:cs="Times New Roman"/>
          <w:i w:val="0"/>
          <w:iCs/>
          <w:sz w:val="28"/>
          <w:szCs w:val="28"/>
          <w:lang w:val="ru-RU"/>
        </w:rPr>
        <w:t xml:space="preserve"> </w:t>
      </w:r>
      <w:r w:rsidRPr="00A91834">
        <w:rPr>
          <w:rFonts w:ascii="Times New Roman" w:hAnsi="Times New Roman" w:cs="Times New Roman"/>
          <w:i w:val="0"/>
          <w:iCs/>
          <w:sz w:val="28"/>
          <w:szCs w:val="28"/>
        </w:rPr>
        <w:t>vitro</w:t>
      </w:r>
      <w:r w:rsidRPr="00A91834">
        <w:rPr>
          <w:rFonts w:ascii="Times New Roman" w:hAnsi="Times New Roman" w:cs="Times New Roman"/>
          <w:i w:val="0"/>
          <w:iCs/>
          <w:sz w:val="28"/>
          <w:szCs w:val="28"/>
          <w:lang w:val="ru-RU"/>
        </w:rPr>
        <w:t xml:space="preserve"> 20</w:t>
      </w:r>
      <w:r w:rsidRPr="00A91834">
        <w:rPr>
          <w:rFonts w:ascii="Times New Roman" w:hAnsi="Times New Roman" w:cs="Times New Roman"/>
          <w:i w:val="0"/>
          <w:iCs/>
          <w:sz w:val="28"/>
          <w:szCs w:val="28"/>
        </w:rPr>
        <w:t>S</w:t>
      </w:r>
      <w:r w:rsidRPr="00A91834">
        <w:rPr>
          <w:rFonts w:ascii="Times New Roman" w:hAnsi="Times New Roman" w:cs="Times New Roman"/>
          <w:i w:val="0"/>
          <w:iCs/>
          <w:sz w:val="28"/>
          <w:szCs w:val="28"/>
          <w:lang w:val="ru-RU"/>
        </w:rPr>
        <w:t xml:space="preserve"> конститутивной протеасомы от уровня </w:t>
      </w:r>
      <w:r w:rsidRPr="00A91834">
        <w:rPr>
          <w:rFonts w:ascii="Times New Roman" w:hAnsi="Times New Roman" w:cs="Times New Roman"/>
          <w:i w:val="0"/>
          <w:iCs/>
          <w:sz w:val="28"/>
          <w:szCs w:val="28"/>
        </w:rPr>
        <w:t>MNA</w:t>
      </w:r>
      <w:r w:rsidRPr="00A91834">
        <w:rPr>
          <w:rFonts w:ascii="Times New Roman" w:hAnsi="Times New Roman" w:cs="Times New Roman"/>
          <w:i w:val="0"/>
          <w:iCs/>
          <w:sz w:val="28"/>
          <w:szCs w:val="28"/>
          <w:lang w:val="ru-RU"/>
        </w:rPr>
        <w:t xml:space="preserve"> дескрипторов при различном радиусе скользящего окна.</w:t>
      </w:r>
    </w:p>
    <w:p w14:paraId="0DE9CD30" w14:textId="43A42E67" w:rsidR="00791D7E" w:rsidDel="00765029" w:rsidRDefault="006B282F" w:rsidP="006B282F">
      <w:pPr>
        <w:pStyle w:val="Usual"/>
        <w:rPr>
          <w:del w:id="247" w:author="Антон Смирнов" w:date="2023-05-28T21:00:00Z"/>
        </w:rPr>
      </w:pPr>
      <w:del w:id="248" w:author="Антон Смирнов" w:date="2023-05-28T21:00:00Z">
        <w:r w:rsidDel="00765029">
          <w:lastRenderedPageBreak/>
          <w:tab/>
          <w:delText>По данным кривым можно сделать следующие промежуточные выводы:</w:delText>
        </w:r>
      </w:del>
    </w:p>
    <w:p w14:paraId="62D8C1CE" w14:textId="631592AB" w:rsidR="006B282F" w:rsidDel="00765029" w:rsidRDefault="006B282F" w:rsidP="006B282F">
      <w:pPr>
        <w:pStyle w:val="Usual"/>
        <w:numPr>
          <w:ilvl w:val="0"/>
          <w:numId w:val="14"/>
        </w:numPr>
        <w:rPr>
          <w:del w:id="249" w:author="Антон Смирнов" w:date="2023-05-28T21:00:00Z"/>
        </w:rPr>
      </w:pPr>
      <w:del w:id="250" w:author="Антон Смирнов" w:date="2023-05-28T21:00:00Z">
        <w:r w:rsidDel="00765029">
          <w:delText>Разбиение выборок при пятикратной кросс-валидации было сбалансировано;</w:delText>
        </w:r>
      </w:del>
    </w:p>
    <w:p w14:paraId="56A211C0" w14:textId="4EF7F052" w:rsidR="006B282F" w:rsidDel="00765029" w:rsidRDefault="00A07EE5" w:rsidP="006B282F">
      <w:pPr>
        <w:pStyle w:val="Usual"/>
        <w:numPr>
          <w:ilvl w:val="0"/>
          <w:numId w:val="14"/>
        </w:numPr>
        <w:rPr>
          <w:del w:id="251" w:author="Антон Смирнов" w:date="2023-05-28T21:00:00Z"/>
        </w:rPr>
      </w:pPr>
      <w:del w:id="252" w:author="Антон Смирнов" w:date="2023-05-28T21:00:00Z">
        <w:r w:rsidDel="00765029">
          <w:delText xml:space="preserve">Качество </w:delText>
        </w:r>
        <w:r w:rsidR="006B282F" w:rsidDel="00765029">
          <w:delText>предсказания сайтов расщепления зависит от радиуса используемого окна прямо пропорционально;</w:delText>
        </w:r>
      </w:del>
    </w:p>
    <w:p w14:paraId="6C560D18" w14:textId="686EB194" w:rsidR="006B282F" w:rsidRPr="00A91834" w:rsidDel="00765029" w:rsidRDefault="006B282F" w:rsidP="00A91834">
      <w:pPr>
        <w:pStyle w:val="Usual"/>
        <w:numPr>
          <w:ilvl w:val="0"/>
          <w:numId w:val="14"/>
        </w:numPr>
        <w:rPr>
          <w:del w:id="253" w:author="Антон Смирнов" w:date="2023-05-28T21:00:00Z"/>
        </w:rPr>
      </w:pPr>
      <w:del w:id="254" w:author="Антон Смирнов" w:date="2023-05-28T21:00:00Z">
        <w:r w:rsidDel="00765029">
          <w:delText xml:space="preserve">Чем бо́льший радиус окна используется для моделирования, тем больший уровень </w:delText>
        </w:r>
        <w:r w:rsidDel="00765029">
          <w:rPr>
            <w:lang w:val="en-US"/>
          </w:rPr>
          <w:delText>MNA</w:delText>
        </w:r>
        <w:r w:rsidRPr="00A91834" w:rsidDel="00765029">
          <w:delText xml:space="preserve"> </w:delText>
        </w:r>
        <w:r w:rsidDel="00765029">
          <w:delText>дескрипторов необходимо использовать для моделирования.</w:delText>
        </w:r>
      </w:del>
    </w:p>
    <w:p w14:paraId="548A29DB" w14:textId="2D6ADD8F" w:rsidR="009F7750" w:rsidRDefault="009F7750" w:rsidP="00DA08C5">
      <w:pPr>
        <w:pStyle w:val="a0"/>
        <w:rPr>
          <w:rFonts w:cs="Times New Roman"/>
          <w:i/>
          <w:iCs/>
          <w:szCs w:val="28"/>
          <w:lang w:val="ru-RU"/>
        </w:rPr>
        <w:pPrChange w:id="255" w:author="Антон Смирнов" w:date="2023-05-29T00:09:00Z">
          <w:pPr>
            <w:pStyle w:val="afa"/>
            <w:spacing w:line="360" w:lineRule="auto"/>
            <w:jc w:val="both"/>
          </w:pPr>
        </w:pPrChange>
      </w:pPr>
      <w:r w:rsidRPr="00DA08C5">
        <w:rPr>
          <w:rFonts w:cs="Times New Roman"/>
          <w:szCs w:val="28"/>
          <w:lang w:val="ru-RU"/>
          <w:rPrChange w:id="256" w:author="Антон Смирнов" w:date="2023-05-29T00:09:00Z">
            <w:rPr>
              <w:rFonts w:ascii="Times New Roman" w:hAnsi="Times New Roman" w:cs="Times New Roman"/>
              <w:i w:val="0"/>
              <w:iCs/>
              <w:sz w:val="28"/>
              <w:szCs w:val="28"/>
              <w:lang w:val="ru-RU"/>
            </w:rPr>
          </w:rPrChange>
        </w:rPr>
        <w:tab/>
        <w:t xml:space="preserve">Внешняя оценка для моделей, построенных на данных </w:t>
      </w:r>
      <w:r w:rsidRPr="00DA08C5">
        <w:rPr>
          <w:rFonts w:cs="Times New Roman"/>
          <w:szCs w:val="28"/>
          <w:rPrChange w:id="257" w:author="Антон Смирнов" w:date="2023-05-29T00:09:00Z">
            <w:rPr>
              <w:rFonts w:ascii="Times New Roman" w:hAnsi="Times New Roman" w:cs="Times New Roman"/>
              <w:i w:val="0"/>
              <w:iCs/>
              <w:sz w:val="28"/>
              <w:szCs w:val="28"/>
            </w:rPr>
          </w:rPrChange>
        </w:rPr>
        <w:t>in</w:t>
      </w:r>
      <w:r w:rsidRPr="00DA08C5">
        <w:rPr>
          <w:rFonts w:cs="Times New Roman"/>
          <w:szCs w:val="28"/>
          <w:lang w:val="ru-RU"/>
          <w:rPrChange w:id="258" w:author="Антон Смирнов" w:date="2023-05-29T00:09:00Z">
            <w:rPr>
              <w:rFonts w:ascii="Times New Roman" w:hAnsi="Times New Roman" w:cs="Times New Roman"/>
              <w:i w:val="0"/>
              <w:iCs/>
              <w:sz w:val="28"/>
              <w:szCs w:val="28"/>
              <w:lang w:val="ru-RU"/>
            </w:rPr>
          </w:rPrChange>
        </w:rPr>
        <w:t xml:space="preserve"> </w:t>
      </w:r>
      <w:r w:rsidRPr="00DA08C5">
        <w:rPr>
          <w:rFonts w:cs="Times New Roman"/>
          <w:szCs w:val="28"/>
          <w:rPrChange w:id="259" w:author="Антон Смирнов" w:date="2023-05-29T00:09:00Z">
            <w:rPr>
              <w:rFonts w:ascii="Times New Roman" w:hAnsi="Times New Roman" w:cs="Times New Roman"/>
              <w:i w:val="0"/>
              <w:iCs/>
              <w:sz w:val="28"/>
              <w:szCs w:val="28"/>
            </w:rPr>
          </w:rPrChange>
        </w:rPr>
        <w:t>vitro</w:t>
      </w:r>
      <w:r w:rsidRPr="00DA08C5">
        <w:rPr>
          <w:rFonts w:cs="Times New Roman"/>
          <w:szCs w:val="28"/>
          <w:lang w:val="ru-RU"/>
          <w:rPrChange w:id="260" w:author="Антон Смирнов" w:date="2023-05-29T00:09:00Z">
            <w:rPr>
              <w:rFonts w:ascii="Times New Roman" w:hAnsi="Times New Roman" w:cs="Times New Roman"/>
              <w:i w:val="0"/>
              <w:iCs/>
              <w:sz w:val="28"/>
              <w:szCs w:val="28"/>
              <w:lang w:val="ru-RU"/>
            </w:rPr>
          </w:rPrChange>
        </w:rPr>
        <w:t xml:space="preserve"> 20</w:t>
      </w:r>
      <w:r w:rsidRPr="00DA08C5">
        <w:rPr>
          <w:rFonts w:cs="Times New Roman"/>
          <w:szCs w:val="28"/>
          <w:rPrChange w:id="261" w:author="Антон Смирнов" w:date="2023-05-29T00:09:00Z">
            <w:rPr>
              <w:rFonts w:ascii="Times New Roman" w:hAnsi="Times New Roman" w:cs="Times New Roman"/>
              <w:i w:val="0"/>
              <w:iCs/>
              <w:sz w:val="28"/>
              <w:szCs w:val="28"/>
            </w:rPr>
          </w:rPrChange>
        </w:rPr>
        <w:t>S</w:t>
      </w:r>
      <w:r w:rsidRPr="00DA08C5">
        <w:rPr>
          <w:rFonts w:cs="Times New Roman"/>
          <w:szCs w:val="28"/>
          <w:lang w:val="ru-RU"/>
          <w:rPrChange w:id="262" w:author="Антон Смирнов" w:date="2023-05-29T00:09:00Z">
            <w:rPr>
              <w:rFonts w:ascii="Times New Roman" w:hAnsi="Times New Roman" w:cs="Times New Roman"/>
              <w:i w:val="0"/>
              <w:iCs/>
              <w:sz w:val="28"/>
              <w:szCs w:val="28"/>
              <w:lang w:val="ru-RU"/>
            </w:rPr>
          </w:rPrChange>
        </w:rPr>
        <w:t xml:space="preserve"> конститутивной протеасомы представлена на рисунке </w:t>
      </w:r>
      <w:ins w:id="263" w:author="Антон Смирнов" w:date="2023-05-29T00:08:00Z">
        <w:r w:rsidR="00DA08C5" w:rsidRPr="00DA08C5">
          <w:rPr>
            <w:rFonts w:cs="Times New Roman"/>
            <w:szCs w:val="28"/>
            <w:lang w:val="ru-RU"/>
            <w:rPrChange w:id="264" w:author="Антон Смирнов" w:date="2023-05-29T00:09:00Z">
              <w:rPr>
                <w:rFonts w:ascii="Times New Roman" w:hAnsi="Times New Roman" w:cs="Times New Roman"/>
                <w:i w:val="0"/>
                <w:iCs/>
                <w:sz w:val="28"/>
                <w:szCs w:val="28"/>
                <w:lang w:val="ru-RU"/>
              </w:rPr>
            </w:rPrChange>
          </w:rPr>
          <w:t>5</w:t>
        </w:r>
      </w:ins>
      <w:del w:id="265" w:author="Антон Смирнов" w:date="2023-05-29T00:08:00Z">
        <w:r w:rsidR="00DB2211" w:rsidRPr="00DA08C5" w:rsidDel="00DA08C5">
          <w:rPr>
            <w:rFonts w:cs="Times New Roman"/>
            <w:szCs w:val="28"/>
            <w:lang w:val="ru-RU"/>
            <w:rPrChange w:id="266" w:author="Антон Смирнов" w:date="2023-05-29T00:09:00Z">
              <w:rPr>
                <w:rFonts w:ascii="Times New Roman" w:hAnsi="Times New Roman" w:cs="Times New Roman"/>
                <w:i w:val="0"/>
                <w:iCs/>
                <w:sz w:val="28"/>
                <w:szCs w:val="28"/>
                <w:lang w:val="ru-RU"/>
              </w:rPr>
            </w:rPrChange>
          </w:rPr>
          <w:delText>4</w:delText>
        </w:r>
      </w:del>
      <w:r w:rsidRPr="00DA08C5">
        <w:rPr>
          <w:rFonts w:cs="Times New Roman"/>
          <w:szCs w:val="28"/>
          <w:lang w:val="ru-RU"/>
          <w:rPrChange w:id="267" w:author="Антон Смирнов" w:date="2023-05-29T00:09:00Z">
            <w:rPr>
              <w:rFonts w:ascii="Times New Roman" w:hAnsi="Times New Roman" w:cs="Times New Roman"/>
              <w:i w:val="0"/>
              <w:iCs/>
              <w:sz w:val="28"/>
              <w:szCs w:val="28"/>
              <w:lang w:val="ru-RU"/>
            </w:rPr>
          </w:rPrChange>
        </w:rPr>
        <w:t>.</w:t>
      </w:r>
      <w:ins w:id="268" w:author="Антон Смирнов" w:date="2023-05-29T00:09:00Z">
        <w:r w:rsidR="00DA08C5">
          <w:rPr>
            <w:rFonts w:cs="Times New Roman"/>
            <w:szCs w:val="28"/>
            <w:lang w:val="ru-RU"/>
          </w:rPr>
          <w:t xml:space="preserve"> По рисунку 5 можно заметить, что несмотря на прямую зависимость точности модели от радиуса окна при внутренней оценке качества модели, наилучшее качество имеют модели, построенные с использованием минимального радиуса окна вне зависимости от уровня </w:t>
        </w:r>
        <w:r w:rsidR="00DA08C5">
          <w:rPr>
            <w:rFonts w:cs="Times New Roman"/>
            <w:szCs w:val="28"/>
          </w:rPr>
          <w:t>MNA</w:t>
        </w:r>
        <w:r w:rsidR="00DA08C5" w:rsidRPr="00A91834">
          <w:rPr>
            <w:rFonts w:cs="Times New Roman"/>
            <w:szCs w:val="28"/>
            <w:lang w:val="ru-RU"/>
          </w:rPr>
          <w:t xml:space="preserve"> </w:t>
        </w:r>
        <w:r w:rsidR="00DA08C5">
          <w:rPr>
            <w:rFonts w:cs="Times New Roman"/>
            <w:szCs w:val="28"/>
            <w:lang w:val="ru-RU"/>
          </w:rPr>
          <w:t xml:space="preserve">дескрипторов. Качество моделей при использовании больших уровнях </w:t>
        </w:r>
        <w:r w:rsidR="00DA08C5">
          <w:rPr>
            <w:rFonts w:cs="Times New Roman"/>
            <w:szCs w:val="28"/>
          </w:rPr>
          <w:t>MNA</w:t>
        </w:r>
        <w:r w:rsidR="00DA08C5" w:rsidRPr="00A91834">
          <w:rPr>
            <w:rFonts w:cs="Times New Roman"/>
            <w:szCs w:val="28"/>
            <w:lang w:val="ru-RU"/>
          </w:rPr>
          <w:t xml:space="preserve"> </w:t>
        </w:r>
        <w:r w:rsidR="00DA08C5">
          <w:rPr>
            <w:rFonts w:cs="Times New Roman"/>
            <w:szCs w:val="28"/>
            <w:lang w:val="ru-RU"/>
          </w:rPr>
          <w:t xml:space="preserve">дескрипторов не изменяется или изменяется незначительно. Точка оптимума располагается на седьмом уровне </w:t>
        </w:r>
        <w:r w:rsidR="00DA08C5">
          <w:rPr>
            <w:rFonts w:cs="Times New Roman"/>
            <w:szCs w:val="28"/>
          </w:rPr>
          <w:t>MNA</w:t>
        </w:r>
        <w:r w:rsidR="00DA08C5" w:rsidRPr="00A91834">
          <w:rPr>
            <w:rFonts w:cs="Times New Roman"/>
            <w:szCs w:val="28"/>
            <w:lang w:val="ru-RU"/>
          </w:rPr>
          <w:t xml:space="preserve"> </w:t>
        </w:r>
        <w:r w:rsidR="00DA08C5">
          <w:rPr>
            <w:rFonts w:cs="Times New Roman"/>
            <w:szCs w:val="28"/>
            <w:lang w:val="ru-RU"/>
          </w:rPr>
          <w:t>дескрипторов для каждого радиуса окна. Уровень качества наилучших моделей недостаточен, чтобы называть его удовлетворительном. Для практического использования такие модели непригодны.</w:t>
        </w:r>
      </w:ins>
    </w:p>
    <w:p w14:paraId="106497B9" w14:textId="77777777" w:rsidR="00DA08C5" w:rsidRPr="00DA08C5" w:rsidRDefault="009F7750" w:rsidP="00DA08C5">
      <w:pPr>
        <w:pStyle w:val="afa"/>
        <w:keepNext/>
        <w:spacing w:line="360" w:lineRule="auto"/>
        <w:jc w:val="both"/>
        <w:rPr>
          <w:ins w:id="269" w:author="Антон Смирнов" w:date="2023-05-29T00:09:00Z"/>
          <w:rFonts w:ascii="Times New Roman" w:hAnsi="Times New Roman" w:cs="Times New Roman"/>
          <w:i w:val="0"/>
          <w:iCs/>
          <w:sz w:val="28"/>
          <w:szCs w:val="28"/>
          <w:rPrChange w:id="270" w:author="Антон Смирнов" w:date="2023-05-29T00:09:00Z">
            <w:rPr>
              <w:ins w:id="271" w:author="Антон Смирнов" w:date="2023-05-29T00:09:00Z"/>
            </w:rPr>
          </w:rPrChange>
        </w:rPr>
        <w:pPrChange w:id="272" w:author="Антон Смирнов" w:date="2023-05-29T00:10:00Z">
          <w:pPr>
            <w:pStyle w:val="afa"/>
            <w:keepNext/>
            <w:spacing w:line="360" w:lineRule="auto"/>
            <w:jc w:val="both"/>
          </w:pPr>
        </w:pPrChange>
      </w:pPr>
      <w:r w:rsidRPr="00DA08C5">
        <w:rPr>
          <w:rFonts w:ascii="Times New Roman" w:hAnsi="Times New Roman" w:cs="Times New Roman"/>
          <w:i w:val="0"/>
          <w:iCs/>
          <w:noProof/>
          <w:sz w:val="28"/>
          <w:szCs w:val="28"/>
          <w:lang w:val="ru-RU"/>
          <w:rPrChange w:id="273" w:author="Антон Смирнов" w:date="2023-05-29T00:09:00Z">
            <w:rPr>
              <w:rFonts w:ascii="Times New Roman" w:hAnsi="Times New Roman" w:cs="Times New Roman"/>
              <w:i w:val="0"/>
              <w:iCs/>
              <w:noProof/>
              <w:sz w:val="28"/>
              <w:szCs w:val="28"/>
              <w:lang w:val="ru-RU"/>
            </w:rPr>
          </w:rPrChange>
        </w:rPr>
        <w:drawing>
          <wp:inline distT="0" distB="0" distL="0" distR="0" wp14:anchorId="58AEBC43" wp14:editId="78C014F8">
            <wp:extent cx="5848350" cy="43910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89F613E" w14:textId="3255B8DF" w:rsidR="00302DDD" w:rsidRPr="00DA08C5" w:rsidRDefault="00DA08C5" w:rsidP="00DA08C5">
      <w:pPr>
        <w:pStyle w:val="afa"/>
        <w:spacing w:line="360" w:lineRule="auto"/>
        <w:jc w:val="both"/>
        <w:rPr>
          <w:rFonts w:ascii="Times New Roman" w:hAnsi="Times New Roman" w:cs="Times New Roman"/>
          <w:i w:val="0"/>
          <w:iCs/>
          <w:sz w:val="28"/>
          <w:szCs w:val="28"/>
          <w:lang w:val="ru-RU"/>
          <w:rPrChange w:id="274" w:author="Антон Смирнов" w:date="2023-05-29T00:09:00Z">
            <w:rPr/>
          </w:rPrChange>
        </w:rPr>
        <w:pPrChange w:id="275" w:author="Антон Смирнов" w:date="2023-05-29T00:10:00Z">
          <w:pPr>
            <w:pStyle w:val="afa"/>
            <w:keepNext/>
            <w:spacing w:line="360" w:lineRule="auto"/>
            <w:jc w:val="both"/>
          </w:pPr>
        </w:pPrChange>
      </w:pPr>
      <w:ins w:id="276" w:author="Антон Смирнов" w:date="2023-05-29T00:09:00Z">
        <w:r w:rsidRPr="00DA08C5">
          <w:rPr>
            <w:rFonts w:ascii="Times New Roman" w:hAnsi="Times New Roman" w:cs="Times New Roman"/>
            <w:b/>
            <w:bCs/>
            <w:i w:val="0"/>
            <w:iCs/>
            <w:sz w:val="28"/>
            <w:szCs w:val="28"/>
            <w:lang w:val="ru-RU"/>
            <w:rPrChange w:id="277" w:author="Антон Смирнов" w:date="2023-05-29T00:10:00Z">
              <w:rPr/>
            </w:rPrChange>
          </w:rPr>
          <w:t xml:space="preserve">Рисунок </w:t>
        </w:r>
        <w:r w:rsidRPr="00DA08C5">
          <w:rPr>
            <w:rFonts w:ascii="Times New Roman" w:hAnsi="Times New Roman" w:cs="Times New Roman"/>
            <w:b/>
            <w:bCs/>
            <w:i w:val="0"/>
            <w:iCs/>
            <w:sz w:val="28"/>
            <w:szCs w:val="28"/>
            <w:rPrChange w:id="278" w:author="Антон Смирнов" w:date="2023-05-29T00:10:00Z">
              <w:rPr/>
            </w:rPrChange>
          </w:rPr>
          <w:fldChar w:fldCharType="begin"/>
        </w:r>
        <w:r w:rsidRPr="00DA08C5">
          <w:rPr>
            <w:rFonts w:ascii="Times New Roman" w:hAnsi="Times New Roman" w:cs="Times New Roman"/>
            <w:b/>
            <w:bCs/>
            <w:i w:val="0"/>
            <w:iCs/>
            <w:sz w:val="28"/>
            <w:szCs w:val="28"/>
            <w:lang w:val="ru-RU"/>
            <w:rPrChange w:id="279" w:author="Антон Смирнов" w:date="2023-05-29T00:10:00Z">
              <w:rPr/>
            </w:rPrChange>
          </w:rPr>
          <w:instrText xml:space="preserve"> </w:instrText>
        </w:r>
        <w:r w:rsidRPr="00DA08C5">
          <w:rPr>
            <w:rFonts w:ascii="Times New Roman" w:hAnsi="Times New Roman" w:cs="Times New Roman"/>
            <w:b/>
            <w:bCs/>
            <w:i w:val="0"/>
            <w:iCs/>
            <w:sz w:val="28"/>
            <w:szCs w:val="28"/>
            <w:rPrChange w:id="280" w:author="Антон Смирнов" w:date="2023-05-29T00:10:00Z">
              <w:rPr/>
            </w:rPrChange>
          </w:rPr>
          <w:instrText>SEQ</w:instrText>
        </w:r>
        <w:r w:rsidRPr="00DA08C5">
          <w:rPr>
            <w:rFonts w:ascii="Times New Roman" w:hAnsi="Times New Roman" w:cs="Times New Roman"/>
            <w:b/>
            <w:bCs/>
            <w:i w:val="0"/>
            <w:iCs/>
            <w:sz w:val="28"/>
            <w:szCs w:val="28"/>
            <w:lang w:val="ru-RU"/>
            <w:rPrChange w:id="281" w:author="Антон Смирнов" w:date="2023-05-29T00:10:00Z">
              <w:rPr/>
            </w:rPrChange>
          </w:rPr>
          <w:instrText xml:space="preserve"> Рисунок \* </w:instrText>
        </w:r>
        <w:r w:rsidRPr="00DA08C5">
          <w:rPr>
            <w:rFonts w:ascii="Times New Roman" w:hAnsi="Times New Roman" w:cs="Times New Roman"/>
            <w:b/>
            <w:bCs/>
            <w:i w:val="0"/>
            <w:iCs/>
            <w:sz w:val="28"/>
            <w:szCs w:val="28"/>
            <w:rPrChange w:id="282" w:author="Антон Смирнов" w:date="2023-05-29T00:10:00Z">
              <w:rPr/>
            </w:rPrChange>
          </w:rPr>
          <w:instrText>ARABIC</w:instrText>
        </w:r>
        <w:r w:rsidRPr="00DA08C5">
          <w:rPr>
            <w:rFonts w:ascii="Times New Roman" w:hAnsi="Times New Roman" w:cs="Times New Roman"/>
            <w:b/>
            <w:bCs/>
            <w:i w:val="0"/>
            <w:iCs/>
            <w:sz w:val="28"/>
            <w:szCs w:val="28"/>
            <w:lang w:val="ru-RU"/>
            <w:rPrChange w:id="283" w:author="Антон Смирнов" w:date="2023-05-29T00:10:00Z">
              <w:rPr/>
            </w:rPrChange>
          </w:rPr>
          <w:instrText xml:space="preserve"> </w:instrText>
        </w:r>
      </w:ins>
      <w:r w:rsidRPr="00DA08C5">
        <w:rPr>
          <w:rFonts w:ascii="Times New Roman" w:hAnsi="Times New Roman" w:cs="Times New Roman"/>
          <w:b/>
          <w:bCs/>
          <w:i w:val="0"/>
          <w:iCs/>
          <w:sz w:val="28"/>
          <w:szCs w:val="28"/>
          <w:rPrChange w:id="284" w:author="Антон Смирнов" w:date="2023-05-29T00:10:00Z">
            <w:rPr/>
          </w:rPrChange>
        </w:rPr>
        <w:fldChar w:fldCharType="separate"/>
      </w:r>
      <w:ins w:id="285" w:author="Антон Смирнов" w:date="2023-05-29T02:18:00Z">
        <w:r w:rsidR="00D52F11">
          <w:rPr>
            <w:rFonts w:ascii="Times New Roman" w:hAnsi="Times New Roman" w:cs="Times New Roman"/>
            <w:b/>
            <w:bCs/>
            <w:i w:val="0"/>
            <w:iCs/>
            <w:noProof/>
            <w:sz w:val="28"/>
            <w:szCs w:val="28"/>
          </w:rPr>
          <w:t>5</w:t>
        </w:r>
      </w:ins>
      <w:ins w:id="286" w:author="Антон Смирнов" w:date="2023-05-29T00:09:00Z">
        <w:r w:rsidRPr="00DA08C5">
          <w:rPr>
            <w:rFonts w:ascii="Times New Roman" w:hAnsi="Times New Roman" w:cs="Times New Roman"/>
            <w:b/>
            <w:bCs/>
            <w:i w:val="0"/>
            <w:iCs/>
            <w:sz w:val="28"/>
            <w:szCs w:val="28"/>
            <w:rPrChange w:id="287" w:author="Антон Смирнов" w:date="2023-05-29T00:10:00Z">
              <w:rPr/>
            </w:rPrChange>
          </w:rPr>
          <w:fldChar w:fldCharType="end"/>
        </w:r>
        <w:r w:rsidRPr="00DA08C5">
          <w:rPr>
            <w:rFonts w:ascii="Times New Roman" w:hAnsi="Times New Roman" w:cs="Times New Roman"/>
            <w:b/>
            <w:bCs/>
            <w:i w:val="0"/>
            <w:iCs/>
            <w:sz w:val="28"/>
            <w:szCs w:val="28"/>
            <w:lang w:val="ru-RU"/>
            <w:rPrChange w:id="288" w:author="Антон Смирнов" w:date="2023-05-29T00:10:00Z">
              <w:rPr>
                <w:lang w:val="ru-RU"/>
              </w:rPr>
            </w:rPrChange>
          </w:rPr>
          <w:t>.</w:t>
        </w:r>
        <w:r w:rsidRPr="00DA08C5">
          <w:rPr>
            <w:rFonts w:ascii="Times New Roman" w:hAnsi="Times New Roman" w:cs="Times New Roman"/>
            <w:i w:val="0"/>
            <w:iCs/>
            <w:sz w:val="28"/>
            <w:szCs w:val="28"/>
            <w:lang w:val="ru-RU"/>
            <w:rPrChange w:id="289" w:author="Антон Смирнов" w:date="2023-05-29T00:09:00Z">
              <w:rPr>
                <w:lang w:val="ru-RU"/>
              </w:rPr>
            </w:rPrChange>
          </w:rPr>
          <w:t xml:space="preserve"> Зависимость внешней метрики качества моделей, построенных с использованием разного радиуса окна, от уровня MNA дескрипторов.</w:t>
        </w:r>
      </w:ins>
    </w:p>
    <w:p w14:paraId="7A10CA70" w14:textId="1FB1DB93" w:rsidR="00285211" w:rsidRPr="00A91834" w:rsidRDefault="00302DDD" w:rsidP="00A91834">
      <w:pPr>
        <w:pStyle w:val="afa"/>
        <w:spacing w:line="360" w:lineRule="auto"/>
        <w:jc w:val="both"/>
        <w:rPr>
          <w:rFonts w:ascii="Times New Roman" w:hAnsi="Times New Roman" w:cs="Times New Roman"/>
          <w:i w:val="0"/>
          <w:iCs/>
          <w:sz w:val="28"/>
          <w:szCs w:val="28"/>
          <w:lang w:val="ru-RU"/>
        </w:rPr>
      </w:pPr>
      <w:del w:id="290" w:author="Антон Смирнов" w:date="2023-05-29T00:09:00Z">
        <w:r w:rsidRPr="00A91834" w:rsidDel="00DA08C5">
          <w:rPr>
            <w:rFonts w:ascii="Times New Roman" w:hAnsi="Times New Roman" w:cs="Times New Roman"/>
            <w:b/>
            <w:bCs/>
            <w:i w:val="0"/>
            <w:iCs/>
            <w:sz w:val="28"/>
            <w:szCs w:val="28"/>
            <w:lang w:val="ru-RU"/>
          </w:rPr>
          <w:delText xml:space="preserve">Рисунок </w:delText>
        </w:r>
        <w:r w:rsidRPr="00A91834" w:rsidDel="00DA08C5">
          <w:rPr>
            <w:rFonts w:ascii="Times New Roman" w:hAnsi="Times New Roman" w:cs="Times New Roman"/>
            <w:b/>
            <w:bCs/>
            <w:i w:val="0"/>
            <w:iCs/>
            <w:sz w:val="28"/>
            <w:szCs w:val="28"/>
          </w:rPr>
          <w:fldChar w:fldCharType="begin"/>
        </w:r>
        <w:r w:rsidRPr="00A91834" w:rsidDel="00DA08C5">
          <w:rPr>
            <w:rFonts w:ascii="Times New Roman" w:hAnsi="Times New Roman" w:cs="Times New Roman"/>
            <w:b/>
            <w:bCs/>
            <w:i w:val="0"/>
            <w:iCs/>
            <w:sz w:val="28"/>
            <w:szCs w:val="28"/>
            <w:lang w:val="ru-RU"/>
          </w:rPr>
          <w:delInstrText xml:space="preserve"> </w:delInstrText>
        </w:r>
        <w:r w:rsidRPr="00A91834" w:rsidDel="00DA08C5">
          <w:rPr>
            <w:rFonts w:ascii="Times New Roman" w:hAnsi="Times New Roman" w:cs="Times New Roman"/>
            <w:b/>
            <w:bCs/>
            <w:i w:val="0"/>
            <w:iCs/>
            <w:sz w:val="28"/>
            <w:szCs w:val="28"/>
          </w:rPr>
          <w:delInstrText>SEQ</w:delInstrText>
        </w:r>
        <w:r w:rsidRPr="00A91834" w:rsidDel="00DA08C5">
          <w:rPr>
            <w:rFonts w:ascii="Times New Roman" w:hAnsi="Times New Roman" w:cs="Times New Roman"/>
            <w:b/>
            <w:bCs/>
            <w:i w:val="0"/>
            <w:iCs/>
            <w:sz w:val="28"/>
            <w:szCs w:val="28"/>
            <w:lang w:val="ru-RU"/>
          </w:rPr>
          <w:delInstrText xml:space="preserve"> Рисунок \* </w:delInstrText>
        </w:r>
        <w:r w:rsidRPr="00A91834" w:rsidDel="00DA08C5">
          <w:rPr>
            <w:rFonts w:ascii="Times New Roman" w:hAnsi="Times New Roman" w:cs="Times New Roman"/>
            <w:b/>
            <w:bCs/>
            <w:i w:val="0"/>
            <w:iCs/>
            <w:sz w:val="28"/>
            <w:szCs w:val="28"/>
          </w:rPr>
          <w:delInstrText>ARABIC</w:delInstrText>
        </w:r>
        <w:r w:rsidRPr="00A91834" w:rsidDel="00DA08C5">
          <w:rPr>
            <w:rFonts w:ascii="Times New Roman" w:hAnsi="Times New Roman" w:cs="Times New Roman"/>
            <w:b/>
            <w:bCs/>
            <w:i w:val="0"/>
            <w:iCs/>
            <w:sz w:val="28"/>
            <w:szCs w:val="28"/>
            <w:lang w:val="ru-RU"/>
          </w:rPr>
          <w:delInstrText xml:space="preserve"> </w:delInstrText>
        </w:r>
        <w:r w:rsidRPr="00A91834" w:rsidDel="00DA08C5">
          <w:rPr>
            <w:rFonts w:ascii="Times New Roman" w:hAnsi="Times New Roman" w:cs="Times New Roman"/>
            <w:b/>
            <w:bCs/>
            <w:i w:val="0"/>
            <w:iCs/>
            <w:sz w:val="28"/>
            <w:szCs w:val="28"/>
          </w:rPr>
          <w:fldChar w:fldCharType="separate"/>
        </w:r>
        <w:r w:rsidRPr="00A91834" w:rsidDel="00DA08C5">
          <w:rPr>
            <w:rFonts w:ascii="Times New Roman" w:hAnsi="Times New Roman" w:cs="Times New Roman"/>
            <w:b/>
            <w:bCs/>
            <w:i w:val="0"/>
            <w:iCs/>
            <w:noProof/>
            <w:sz w:val="28"/>
            <w:szCs w:val="28"/>
            <w:lang w:val="ru-RU"/>
          </w:rPr>
          <w:delText>4</w:delText>
        </w:r>
        <w:r w:rsidRPr="00A91834" w:rsidDel="00DA08C5">
          <w:rPr>
            <w:rFonts w:ascii="Times New Roman" w:hAnsi="Times New Roman" w:cs="Times New Roman"/>
            <w:b/>
            <w:bCs/>
            <w:i w:val="0"/>
            <w:iCs/>
            <w:sz w:val="28"/>
            <w:szCs w:val="28"/>
          </w:rPr>
          <w:fldChar w:fldCharType="end"/>
        </w:r>
        <w:r w:rsidRPr="00A91834" w:rsidDel="00DA08C5">
          <w:rPr>
            <w:rFonts w:ascii="Times New Roman" w:hAnsi="Times New Roman" w:cs="Times New Roman"/>
            <w:b/>
            <w:bCs/>
            <w:i w:val="0"/>
            <w:iCs/>
            <w:sz w:val="28"/>
            <w:szCs w:val="28"/>
            <w:lang w:val="ru-RU"/>
          </w:rPr>
          <w:delText>.</w:delText>
        </w:r>
        <w:r w:rsidRPr="00A91834" w:rsidDel="00DA08C5">
          <w:rPr>
            <w:rFonts w:ascii="Times New Roman" w:hAnsi="Times New Roman" w:cs="Times New Roman"/>
            <w:i w:val="0"/>
            <w:iCs/>
            <w:sz w:val="28"/>
            <w:szCs w:val="28"/>
            <w:lang w:val="ru-RU"/>
          </w:rPr>
          <w:delText xml:space="preserve"> Зависимость внешней метрики качества моделей</w:delText>
        </w:r>
        <w:r w:rsidDel="00DA08C5">
          <w:rPr>
            <w:rFonts w:ascii="Times New Roman" w:hAnsi="Times New Roman" w:cs="Times New Roman"/>
            <w:i w:val="0"/>
            <w:iCs/>
            <w:sz w:val="28"/>
            <w:szCs w:val="28"/>
            <w:lang w:val="ru-RU"/>
          </w:rPr>
          <w:delText>, построенных с использованием разного радиуса окна,</w:delText>
        </w:r>
        <w:r w:rsidRPr="00A91834" w:rsidDel="00DA08C5">
          <w:rPr>
            <w:rFonts w:ascii="Times New Roman" w:hAnsi="Times New Roman" w:cs="Times New Roman"/>
            <w:i w:val="0"/>
            <w:iCs/>
            <w:sz w:val="28"/>
            <w:szCs w:val="28"/>
            <w:lang w:val="ru-RU"/>
          </w:rPr>
          <w:delText xml:space="preserve"> от уровня MNA дескрипторов</w:delText>
        </w:r>
        <w:r w:rsidDel="00DA08C5">
          <w:rPr>
            <w:rFonts w:ascii="Times New Roman" w:hAnsi="Times New Roman" w:cs="Times New Roman"/>
            <w:i w:val="0"/>
            <w:iCs/>
            <w:sz w:val="28"/>
            <w:szCs w:val="28"/>
            <w:lang w:val="ru-RU"/>
          </w:rPr>
          <w:delText>.</w:delText>
        </w:r>
      </w:del>
    </w:p>
    <w:p w14:paraId="1F8C4B85" w14:textId="2FC9D530" w:rsidR="00302DDD" w:rsidDel="00DA08C5" w:rsidRDefault="00501422" w:rsidP="008D1348">
      <w:pPr>
        <w:pStyle w:val="a0"/>
        <w:rPr>
          <w:del w:id="291" w:author="Антон Смирнов" w:date="2023-05-29T00:08:00Z"/>
          <w:rFonts w:cs="Times New Roman"/>
          <w:i/>
          <w:iCs/>
          <w:szCs w:val="28"/>
          <w:lang w:val="ru-RU"/>
        </w:rPr>
      </w:pPr>
      <w:del w:id="292" w:author="Антон Смирнов" w:date="2023-05-29T00:08:00Z">
        <w:r w:rsidDel="00DA08C5">
          <w:rPr>
            <w:rFonts w:cs="Times New Roman"/>
            <w:szCs w:val="28"/>
            <w:lang w:val="ru-RU"/>
          </w:rPr>
          <w:lastRenderedPageBreak/>
          <w:delText>По</w:delText>
        </w:r>
        <w:r w:rsidR="00302DDD" w:rsidDel="00DA08C5">
          <w:rPr>
            <w:rFonts w:cs="Times New Roman"/>
            <w:szCs w:val="28"/>
            <w:lang w:val="ru-RU"/>
          </w:rPr>
          <w:delText xml:space="preserve"> рисунк</w:delText>
        </w:r>
        <w:r w:rsidDel="00DA08C5">
          <w:rPr>
            <w:rFonts w:cs="Times New Roman"/>
            <w:szCs w:val="28"/>
            <w:lang w:val="ru-RU"/>
          </w:rPr>
          <w:delText>у</w:delText>
        </w:r>
        <w:r w:rsidR="00302DDD" w:rsidDel="00DA08C5">
          <w:rPr>
            <w:rFonts w:cs="Times New Roman"/>
            <w:szCs w:val="28"/>
            <w:lang w:val="ru-RU"/>
          </w:rPr>
          <w:delText xml:space="preserve"> 4 </w:delText>
        </w:r>
        <w:r w:rsidDel="00DA08C5">
          <w:rPr>
            <w:rFonts w:cs="Times New Roman"/>
            <w:szCs w:val="28"/>
            <w:lang w:val="ru-RU"/>
          </w:rPr>
          <w:delText xml:space="preserve">можно заметить, что несмотря на прямую зависимость точности модели от радиуса окна при внутренней оценке качества модели, наилучшее качество имеют модели, построенные с использованием минимального радиуса окна вне зависимости от уровня </w:delText>
        </w:r>
        <w:r w:rsidDel="00DA08C5">
          <w:rPr>
            <w:rFonts w:cs="Times New Roman"/>
            <w:szCs w:val="28"/>
          </w:rPr>
          <w:delText>MNA</w:delText>
        </w:r>
        <w:r w:rsidRPr="00A91834" w:rsidDel="00DA08C5">
          <w:rPr>
            <w:rFonts w:cs="Times New Roman"/>
            <w:szCs w:val="28"/>
            <w:lang w:val="ru-RU"/>
          </w:rPr>
          <w:delText xml:space="preserve"> </w:delText>
        </w:r>
        <w:r w:rsidDel="00DA08C5">
          <w:rPr>
            <w:rFonts w:cs="Times New Roman"/>
            <w:szCs w:val="28"/>
            <w:lang w:val="ru-RU"/>
          </w:rPr>
          <w:delText xml:space="preserve">дескрипторов. Качество моделей при использовании больших уровнях </w:delText>
        </w:r>
        <w:r w:rsidDel="00DA08C5">
          <w:rPr>
            <w:rFonts w:cs="Times New Roman"/>
            <w:szCs w:val="28"/>
          </w:rPr>
          <w:delText>MNA</w:delText>
        </w:r>
        <w:r w:rsidRPr="00A91834" w:rsidDel="00DA08C5">
          <w:rPr>
            <w:rFonts w:cs="Times New Roman"/>
            <w:szCs w:val="28"/>
            <w:lang w:val="ru-RU"/>
          </w:rPr>
          <w:delText xml:space="preserve"> </w:delText>
        </w:r>
        <w:r w:rsidDel="00DA08C5">
          <w:rPr>
            <w:rFonts w:cs="Times New Roman"/>
            <w:szCs w:val="28"/>
            <w:lang w:val="ru-RU"/>
          </w:rPr>
          <w:delText xml:space="preserve">дескрипторов не изменяется или изменяется незначительно. </w:delText>
        </w:r>
        <w:r w:rsidR="003A5D25" w:rsidDel="00DA08C5">
          <w:rPr>
            <w:rFonts w:cs="Times New Roman"/>
            <w:szCs w:val="28"/>
            <w:lang w:val="ru-RU"/>
          </w:rPr>
          <w:delText xml:space="preserve">Точка оптимума располагается на седьмом уровне </w:delText>
        </w:r>
        <w:r w:rsidR="003A5D25" w:rsidDel="00DA08C5">
          <w:rPr>
            <w:rFonts w:cs="Times New Roman"/>
            <w:szCs w:val="28"/>
          </w:rPr>
          <w:delText>MNA</w:delText>
        </w:r>
        <w:r w:rsidR="003A5D25" w:rsidRPr="00A91834" w:rsidDel="00DA08C5">
          <w:rPr>
            <w:rFonts w:cs="Times New Roman"/>
            <w:szCs w:val="28"/>
            <w:lang w:val="ru-RU"/>
          </w:rPr>
          <w:delText xml:space="preserve"> </w:delText>
        </w:r>
        <w:r w:rsidR="003A5D25" w:rsidDel="00DA08C5">
          <w:rPr>
            <w:rFonts w:cs="Times New Roman"/>
            <w:szCs w:val="28"/>
            <w:lang w:val="ru-RU"/>
          </w:rPr>
          <w:delText xml:space="preserve">дескрипторов для каждого радиуса окна. </w:delText>
        </w:r>
        <w:r w:rsidR="00A07EE5" w:rsidDel="00DA08C5">
          <w:rPr>
            <w:rFonts w:cs="Times New Roman"/>
            <w:szCs w:val="28"/>
            <w:lang w:val="ru-RU"/>
          </w:rPr>
          <w:delText>Уровень качества</w:delText>
        </w:r>
        <w:r w:rsidDel="00DA08C5">
          <w:rPr>
            <w:rFonts w:cs="Times New Roman"/>
            <w:szCs w:val="28"/>
            <w:lang w:val="ru-RU"/>
          </w:rPr>
          <w:delText xml:space="preserve"> наилучших моделей недостаточ</w:delText>
        </w:r>
        <w:r w:rsidR="00A07EE5" w:rsidDel="00DA08C5">
          <w:rPr>
            <w:rFonts w:cs="Times New Roman"/>
            <w:szCs w:val="28"/>
            <w:lang w:val="ru-RU"/>
          </w:rPr>
          <w:delText>ен</w:delText>
        </w:r>
        <w:r w:rsidDel="00DA08C5">
          <w:rPr>
            <w:rFonts w:cs="Times New Roman"/>
            <w:szCs w:val="28"/>
            <w:lang w:val="ru-RU"/>
          </w:rPr>
          <w:delText xml:space="preserve">, чтобы </w:delText>
        </w:r>
        <w:r w:rsidR="00A07EE5" w:rsidDel="00DA08C5">
          <w:rPr>
            <w:rFonts w:cs="Times New Roman"/>
            <w:szCs w:val="28"/>
            <w:lang w:val="ru-RU"/>
          </w:rPr>
          <w:delText>называть его</w:delText>
        </w:r>
        <w:r w:rsidDel="00DA08C5">
          <w:rPr>
            <w:rFonts w:cs="Times New Roman"/>
            <w:szCs w:val="28"/>
            <w:lang w:val="ru-RU"/>
          </w:rPr>
          <w:delText xml:space="preserve"> удовлетворительном. </w:delText>
        </w:r>
        <w:bookmarkStart w:id="293" w:name="_Hlk136173049"/>
        <w:r w:rsidDel="00DA08C5">
          <w:rPr>
            <w:rFonts w:cs="Times New Roman"/>
            <w:szCs w:val="28"/>
            <w:lang w:val="ru-RU"/>
          </w:rPr>
          <w:delText>Для практического использования такие модели непригодны.</w:delText>
        </w:r>
      </w:del>
    </w:p>
    <w:bookmarkEnd w:id="293"/>
    <w:p w14:paraId="2AC491A7" w14:textId="763D94E8" w:rsidR="002E576F" w:rsidRDefault="008D1348" w:rsidP="008D1348">
      <w:pPr>
        <w:pStyle w:val="a0"/>
        <w:rPr>
          <w:ins w:id="294" w:author="Антон Смирнов" w:date="2023-05-28T21:04:00Z"/>
          <w:lang w:val="ru-RU"/>
        </w:rPr>
      </w:pPr>
      <w:r>
        <w:rPr>
          <w:lang w:val="ru-RU"/>
        </w:rPr>
        <w:t xml:space="preserve">Внутренняя оценка моделей, построенных на данных </w:t>
      </w:r>
      <w:r w:rsidR="009961A9">
        <w:t>in</w:t>
      </w:r>
      <w:r w:rsidR="009961A9" w:rsidRPr="009E3156">
        <w:rPr>
          <w:lang w:val="ru-RU"/>
        </w:rPr>
        <w:t xml:space="preserve"> </w:t>
      </w:r>
      <w:r>
        <w:t>vitro</w:t>
      </w:r>
      <w:r>
        <w:rPr>
          <w:lang w:val="ru-RU"/>
        </w:rPr>
        <w:t xml:space="preserve"> для </w:t>
      </w:r>
      <w:r w:rsidRPr="009E3156">
        <w:rPr>
          <w:lang w:val="ru-RU"/>
        </w:rPr>
        <w:t>20</w:t>
      </w:r>
      <w:r>
        <w:t>S</w:t>
      </w:r>
      <w:r>
        <w:rPr>
          <w:lang w:val="ru-RU"/>
        </w:rPr>
        <w:t xml:space="preserve"> </w:t>
      </w:r>
      <w:proofErr w:type="spellStart"/>
      <w:r>
        <w:rPr>
          <w:lang w:val="ru-RU"/>
        </w:rPr>
        <w:t>иммуннопротеасомы</w:t>
      </w:r>
      <w:proofErr w:type="spellEnd"/>
      <w:r>
        <w:rPr>
          <w:lang w:val="ru-RU"/>
        </w:rPr>
        <w:t xml:space="preserve"> представлена на рисунк</w:t>
      </w:r>
      <w:r w:rsidR="00501422">
        <w:rPr>
          <w:lang w:val="ru-RU"/>
        </w:rPr>
        <w:t xml:space="preserve">е </w:t>
      </w:r>
      <w:ins w:id="295" w:author="Антон Смирнов" w:date="2023-05-29T00:10:00Z">
        <w:r w:rsidR="00DA08C5">
          <w:rPr>
            <w:lang w:val="ru-RU"/>
          </w:rPr>
          <w:t>6</w:t>
        </w:r>
      </w:ins>
      <w:del w:id="296" w:author="Антон Смирнов" w:date="2023-05-29T00:10:00Z">
        <w:r w:rsidR="00501422" w:rsidDel="00DA08C5">
          <w:rPr>
            <w:lang w:val="ru-RU"/>
          </w:rPr>
          <w:delText>5</w:delText>
        </w:r>
      </w:del>
      <w:r>
        <w:rPr>
          <w:lang w:val="ru-RU"/>
        </w:rPr>
        <w:t xml:space="preserve">. </w:t>
      </w:r>
      <w:r w:rsidR="009961A9">
        <w:rPr>
          <w:lang w:val="ru-RU"/>
        </w:rPr>
        <w:t xml:space="preserve">Можно заметить, что кривые могут значительно отличаться друг от друга разбросом и формой. Для радиуса окна, равным двум и трем, кривые визуально </w:t>
      </w:r>
      <w:r w:rsidR="006C56AA">
        <w:rPr>
          <w:lang w:val="ru-RU"/>
        </w:rPr>
        <w:t>ещё</w:t>
      </w:r>
      <w:r w:rsidR="009961A9">
        <w:rPr>
          <w:lang w:val="ru-RU"/>
        </w:rPr>
        <w:t xml:space="preserve"> укладываются в общую картину</w:t>
      </w:r>
      <w:r w:rsidR="00F7118A">
        <w:rPr>
          <w:lang w:val="ru-RU"/>
        </w:rPr>
        <w:t xml:space="preserve"> гиперболы</w:t>
      </w:r>
      <w:r w:rsidR="009961A9">
        <w:rPr>
          <w:lang w:val="ru-RU"/>
        </w:rPr>
        <w:t xml:space="preserve">, несмотря на выпадение кривых 0 для радиуса, равного двум, </w:t>
      </w:r>
      <w:r w:rsidR="006C56AA">
        <w:rPr>
          <w:lang w:val="ru-RU"/>
        </w:rPr>
        <w:t xml:space="preserve">0 и 1 для радиуса, равным трём из общей картины. Для радиуса, равного четырем, кривые имеют большой разброс друг относительно друга и различный друг от друга вид. Модели при радиусе окна в четыре и уровне </w:t>
      </w:r>
      <w:r w:rsidR="006C56AA">
        <w:t>MNA</w:t>
      </w:r>
      <w:r w:rsidR="006C56AA" w:rsidRPr="00A91834">
        <w:rPr>
          <w:lang w:val="ru-RU"/>
        </w:rPr>
        <w:t xml:space="preserve"> </w:t>
      </w:r>
      <w:r w:rsidR="006C56AA">
        <w:rPr>
          <w:lang w:val="ru-RU"/>
        </w:rPr>
        <w:t xml:space="preserve">дескрипторов в два для разбиений с первого по четвертый не прошли внутренний контроль качества </w:t>
      </w:r>
      <w:proofErr w:type="spellStart"/>
      <w:r w:rsidR="006C56AA">
        <w:t>MultiPASS</w:t>
      </w:r>
      <w:proofErr w:type="spellEnd"/>
      <w:r w:rsidR="006C56AA">
        <w:rPr>
          <w:lang w:val="ru-RU"/>
        </w:rPr>
        <w:t xml:space="preserve">, поэтому не отображены на графике. </w:t>
      </w:r>
      <w:r w:rsidR="008F3F01">
        <w:rPr>
          <w:lang w:val="ru-RU"/>
        </w:rPr>
        <w:t xml:space="preserve">По графикам внутреннего контроля качества тяжело судить об оптимальных значениях </w:t>
      </w:r>
      <w:proofErr w:type="spellStart"/>
      <w:r w:rsidR="008F3F01">
        <w:rPr>
          <w:lang w:val="ru-RU"/>
        </w:rPr>
        <w:t>гиперпараметров</w:t>
      </w:r>
      <w:proofErr w:type="spellEnd"/>
      <w:r w:rsidR="008F3F01">
        <w:rPr>
          <w:lang w:val="ru-RU"/>
        </w:rPr>
        <w:t>.</w:t>
      </w:r>
      <w:ins w:id="297" w:author="Антон Смирнов" w:date="2023-05-28T21:01:00Z">
        <w:r w:rsidR="002E576F">
          <w:rPr>
            <w:lang w:val="ru-RU"/>
          </w:rPr>
          <w:t xml:space="preserve"> В отличие от моделей конститутивной протеасомы:</w:t>
        </w:r>
      </w:ins>
    </w:p>
    <w:p w14:paraId="1B315A58" w14:textId="15078C0B" w:rsidR="002E576F" w:rsidRDefault="002E576F" w:rsidP="002E576F">
      <w:pPr>
        <w:pStyle w:val="a0"/>
        <w:numPr>
          <w:ilvl w:val="0"/>
          <w:numId w:val="15"/>
        </w:numPr>
        <w:ind w:left="993"/>
        <w:rPr>
          <w:ins w:id="298" w:author="Антон Смирнов" w:date="2023-05-28T21:01:00Z"/>
          <w:lang w:val="ru-RU"/>
        </w:rPr>
        <w:pPrChange w:id="299" w:author="Антон Смирнов" w:date="2023-05-28T21:05:00Z">
          <w:pPr>
            <w:pStyle w:val="a0"/>
          </w:pPr>
        </w:pPrChange>
      </w:pPr>
      <w:ins w:id="300" w:author="Антон Смирнов" w:date="2023-05-28T21:04:00Z">
        <w:r>
          <w:rPr>
            <w:lang w:val="ru-RU"/>
          </w:rPr>
          <w:t>Разбиения отличаются крайней несбалансированностью</w:t>
        </w:r>
      </w:ins>
      <w:ins w:id="301" w:author="Антон Смирнов" w:date="2023-05-28T21:05:00Z">
        <w:r>
          <w:rPr>
            <w:lang w:val="ru-RU"/>
          </w:rPr>
          <w:t>;</w:t>
        </w:r>
      </w:ins>
    </w:p>
    <w:p w14:paraId="6B4197D5" w14:textId="5D944714" w:rsidR="002E576F" w:rsidRDefault="008F3F01" w:rsidP="002E576F">
      <w:pPr>
        <w:pStyle w:val="a0"/>
        <w:numPr>
          <w:ilvl w:val="0"/>
          <w:numId w:val="15"/>
        </w:numPr>
        <w:ind w:left="993"/>
        <w:rPr>
          <w:ins w:id="302" w:author="Антон Смирнов" w:date="2023-05-28T21:04:00Z"/>
          <w:lang w:val="ru-RU"/>
        </w:rPr>
        <w:pPrChange w:id="303" w:author="Антон Смирнов" w:date="2023-05-28T21:05:00Z">
          <w:pPr>
            <w:pStyle w:val="a0"/>
          </w:pPr>
        </w:pPrChange>
      </w:pPr>
      <w:del w:id="304" w:author="Антон Смирнов" w:date="2023-05-28T21:05:00Z">
        <w:r w:rsidDel="002E576F">
          <w:rPr>
            <w:lang w:val="ru-RU"/>
          </w:rPr>
          <w:delText xml:space="preserve"> </w:delText>
        </w:r>
      </w:del>
      <w:r>
        <w:rPr>
          <w:lang w:val="ru-RU"/>
        </w:rPr>
        <w:t xml:space="preserve">Не наблюдается зависимости точности от радиуса окна и точности от радиуса окна и уровня </w:t>
      </w:r>
      <w:r>
        <w:t>MNA</w:t>
      </w:r>
      <w:r w:rsidRPr="00A91834">
        <w:rPr>
          <w:lang w:val="ru-RU"/>
        </w:rPr>
        <w:t xml:space="preserve"> </w:t>
      </w:r>
      <w:r>
        <w:rPr>
          <w:lang w:val="ru-RU"/>
        </w:rPr>
        <w:t>дескрипторов</w:t>
      </w:r>
      <w:ins w:id="305" w:author="Антон Смирнов" w:date="2023-05-28T21:05:00Z">
        <w:r w:rsidR="002E576F">
          <w:rPr>
            <w:lang w:val="ru-RU"/>
          </w:rPr>
          <w:t>;</w:t>
        </w:r>
      </w:ins>
      <w:del w:id="306" w:author="Антон Смирнов" w:date="2023-05-28T21:05:00Z">
        <w:r w:rsidDel="002E576F">
          <w:rPr>
            <w:lang w:val="ru-RU"/>
          </w:rPr>
          <w:delText>.</w:delText>
        </w:r>
        <w:r w:rsidR="009B46EF" w:rsidDel="002E576F">
          <w:rPr>
            <w:lang w:val="ru-RU"/>
          </w:rPr>
          <w:delText xml:space="preserve"> </w:delText>
        </w:r>
      </w:del>
    </w:p>
    <w:p w14:paraId="5490E90A" w14:textId="77777777" w:rsidR="002E576F" w:rsidRDefault="008F3F01" w:rsidP="002E576F">
      <w:pPr>
        <w:pStyle w:val="a0"/>
        <w:numPr>
          <w:ilvl w:val="0"/>
          <w:numId w:val="15"/>
        </w:numPr>
        <w:ind w:left="993"/>
        <w:rPr>
          <w:ins w:id="307" w:author="Антон Смирнов" w:date="2023-05-28T21:04:00Z"/>
          <w:lang w:val="ru-RU"/>
        </w:rPr>
        <w:pPrChange w:id="308" w:author="Антон Смирнов" w:date="2023-05-28T21:05:00Z">
          <w:pPr>
            <w:pStyle w:val="a0"/>
          </w:pPr>
        </w:pPrChange>
      </w:pPr>
      <w:r>
        <w:rPr>
          <w:lang w:val="ru-RU"/>
        </w:rPr>
        <w:t xml:space="preserve">Для радиуса окна, равного четырем, крайне слабая зависимость точности прогноза от уровня </w:t>
      </w:r>
      <w:r>
        <w:t>MNA</w:t>
      </w:r>
      <w:r w:rsidRPr="00A91834">
        <w:rPr>
          <w:lang w:val="ru-RU"/>
        </w:rPr>
        <w:t xml:space="preserve"> </w:t>
      </w:r>
      <w:r>
        <w:rPr>
          <w:lang w:val="ru-RU"/>
        </w:rPr>
        <w:t xml:space="preserve">дескрипторов. </w:t>
      </w:r>
    </w:p>
    <w:p w14:paraId="521D6C00" w14:textId="2BB8E6DE" w:rsidR="008D1348" w:rsidRPr="00A91834" w:rsidRDefault="00A07EE5" w:rsidP="008D1348">
      <w:pPr>
        <w:pStyle w:val="a0"/>
        <w:rPr>
          <w:lang w:val="ru-RU"/>
        </w:rPr>
      </w:pPr>
      <w:r>
        <w:rPr>
          <w:lang w:val="ru-RU"/>
        </w:rPr>
        <w:t>Качество</w:t>
      </w:r>
      <w:r w:rsidR="008F3F01">
        <w:rPr>
          <w:lang w:val="ru-RU"/>
        </w:rPr>
        <w:t xml:space="preserve"> моделей находится на неудовлетворительном уровне при всех выбранных вариантах значений </w:t>
      </w:r>
      <w:proofErr w:type="spellStart"/>
      <w:r w:rsidR="008F3F01">
        <w:rPr>
          <w:lang w:val="ru-RU"/>
        </w:rPr>
        <w:t>гиперпараметров</w:t>
      </w:r>
      <w:proofErr w:type="spellEnd"/>
      <w:r w:rsidR="008F3F01">
        <w:rPr>
          <w:lang w:val="ru-RU"/>
        </w:rPr>
        <w:t xml:space="preserve">. </w:t>
      </w:r>
      <w:del w:id="309" w:author="Антон Смирнов" w:date="2023-05-28T21:04:00Z">
        <w:r w:rsidR="008F3F01" w:rsidDel="002E576F">
          <w:rPr>
            <w:lang w:val="ru-RU"/>
          </w:rPr>
          <w:delText xml:space="preserve">Разбиения отличаются крайней несбалансированностью. </w:delText>
        </w:r>
      </w:del>
    </w:p>
    <w:p w14:paraId="740D381E" w14:textId="77777777" w:rsidR="00DA08C5" w:rsidRDefault="00501422" w:rsidP="00DA08C5">
      <w:pPr>
        <w:pStyle w:val="a0"/>
        <w:keepNext/>
        <w:rPr>
          <w:ins w:id="310" w:author="Антон Смирнов" w:date="2023-05-29T00:10:00Z"/>
        </w:rPr>
        <w:pPrChange w:id="311" w:author="Антон Смирнов" w:date="2023-05-29T00:10:00Z">
          <w:pPr>
            <w:pStyle w:val="a0"/>
            <w:keepNext/>
          </w:pPr>
        </w:pPrChange>
      </w:pPr>
      <w:r>
        <w:rPr>
          <w:noProof/>
        </w:rPr>
        <w:lastRenderedPageBreak/>
        <w:drawing>
          <wp:inline distT="0" distB="0" distL="0" distR="0" wp14:anchorId="43AC263B" wp14:editId="3024E158">
            <wp:extent cx="4625975" cy="81819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5975" cy="8181975"/>
                    </a:xfrm>
                    <a:prstGeom prst="rect">
                      <a:avLst/>
                    </a:prstGeom>
                    <a:noFill/>
                    <a:ln>
                      <a:noFill/>
                    </a:ln>
                  </pic:spPr>
                </pic:pic>
              </a:graphicData>
            </a:graphic>
          </wp:inline>
        </w:drawing>
      </w:r>
    </w:p>
    <w:p w14:paraId="6A6B3624" w14:textId="0FA4B68F" w:rsidR="00501422" w:rsidRPr="00DA08C5" w:rsidRDefault="00DA08C5" w:rsidP="00DA08C5">
      <w:pPr>
        <w:pStyle w:val="afa"/>
        <w:spacing w:line="360" w:lineRule="auto"/>
        <w:jc w:val="both"/>
        <w:rPr>
          <w:rFonts w:ascii="Times New Roman" w:hAnsi="Times New Roman" w:cs="Times New Roman"/>
          <w:i w:val="0"/>
          <w:iCs/>
          <w:sz w:val="28"/>
          <w:szCs w:val="28"/>
          <w:lang w:val="ru-RU"/>
          <w:rPrChange w:id="312" w:author="Антон Смирнов" w:date="2023-05-29T00:10:00Z">
            <w:rPr/>
          </w:rPrChange>
        </w:rPr>
        <w:pPrChange w:id="313" w:author="Антон Смирнов" w:date="2023-05-29T00:10:00Z">
          <w:pPr>
            <w:pStyle w:val="a0"/>
            <w:keepNext/>
          </w:pPr>
        </w:pPrChange>
      </w:pPr>
      <w:ins w:id="314" w:author="Антон Смирнов" w:date="2023-05-29T00:10:00Z">
        <w:r w:rsidRPr="00DA08C5">
          <w:rPr>
            <w:rFonts w:ascii="Times New Roman" w:hAnsi="Times New Roman" w:cs="Times New Roman"/>
            <w:b/>
            <w:bCs/>
            <w:i w:val="0"/>
            <w:iCs/>
            <w:sz w:val="28"/>
            <w:szCs w:val="28"/>
            <w:lang w:val="ru-RU"/>
            <w:rPrChange w:id="315" w:author="Антон Смирнов" w:date="2023-05-29T00:10:00Z">
              <w:rPr/>
            </w:rPrChange>
          </w:rPr>
          <w:t xml:space="preserve">Рисунок </w:t>
        </w:r>
        <w:r w:rsidRPr="00DA08C5">
          <w:rPr>
            <w:rFonts w:ascii="Times New Roman" w:hAnsi="Times New Roman" w:cs="Times New Roman"/>
            <w:b/>
            <w:bCs/>
            <w:i w:val="0"/>
            <w:iCs/>
            <w:sz w:val="28"/>
            <w:szCs w:val="28"/>
            <w:rPrChange w:id="316" w:author="Антон Смирнов" w:date="2023-05-29T00:10:00Z">
              <w:rPr/>
            </w:rPrChange>
          </w:rPr>
          <w:fldChar w:fldCharType="begin"/>
        </w:r>
        <w:r w:rsidRPr="00DA08C5">
          <w:rPr>
            <w:rFonts w:ascii="Times New Roman" w:hAnsi="Times New Roman" w:cs="Times New Roman"/>
            <w:b/>
            <w:bCs/>
            <w:i w:val="0"/>
            <w:iCs/>
            <w:sz w:val="28"/>
            <w:szCs w:val="28"/>
            <w:lang w:val="ru-RU"/>
            <w:rPrChange w:id="317" w:author="Антон Смирнов" w:date="2023-05-29T00:10:00Z">
              <w:rPr/>
            </w:rPrChange>
          </w:rPr>
          <w:instrText xml:space="preserve"> </w:instrText>
        </w:r>
        <w:r w:rsidRPr="00DA08C5">
          <w:rPr>
            <w:rFonts w:ascii="Times New Roman" w:hAnsi="Times New Roman" w:cs="Times New Roman"/>
            <w:b/>
            <w:bCs/>
            <w:i w:val="0"/>
            <w:iCs/>
            <w:sz w:val="28"/>
            <w:szCs w:val="28"/>
            <w:rPrChange w:id="318" w:author="Антон Смирнов" w:date="2023-05-29T00:10:00Z">
              <w:rPr/>
            </w:rPrChange>
          </w:rPr>
          <w:instrText>SEQ</w:instrText>
        </w:r>
        <w:r w:rsidRPr="00DA08C5">
          <w:rPr>
            <w:rFonts w:ascii="Times New Roman" w:hAnsi="Times New Roman" w:cs="Times New Roman"/>
            <w:b/>
            <w:bCs/>
            <w:i w:val="0"/>
            <w:iCs/>
            <w:sz w:val="28"/>
            <w:szCs w:val="28"/>
            <w:lang w:val="ru-RU"/>
            <w:rPrChange w:id="319" w:author="Антон Смирнов" w:date="2023-05-29T00:10:00Z">
              <w:rPr/>
            </w:rPrChange>
          </w:rPr>
          <w:instrText xml:space="preserve"> Рисунок \* </w:instrText>
        </w:r>
        <w:r w:rsidRPr="00DA08C5">
          <w:rPr>
            <w:rFonts w:ascii="Times New Roman" w:hAnsi="Times New Roman" w:cs="Times New Roman"/>
            <w:b/>
            <w:bCs/>
            <w:i w:val="0"/>
            <w:iCs/>
            <w:sz w:val="28"/>
            <w:szCs w:val="28"/>
            <w:rPrChange w:id="320" w:author="Антон Смирнов" w:date="2023-05-29T00:10:00Z">
              <w:rPr/>
            </w:rPrChange>
          </w:rPr>
          <w:instrText>ARABIC</w:instrText>
        </w:r>
        <w:r w:rsidRPr="00DA08C5">
          <w:rPr>
            <w:rFonts w:ascii="Times New Roman" w:hAnsi="Times New Roman" w:cs="Times New Roman"/>
            <w:b/>
            <w:bCs/>
            <w:i w:val="0"/>
            <w:iCs/>
            <w:sz w:val="28"/>
            <w:szCs w:val="28"/>
            <w:lang w:val="ru-RU"/>
            <w:rPrChange w:id="321" w:author="Антон Смирнов" w:date="2023-05-29T00:10:00Z">
              <w:rPr/>
            </w:rPrChange>
          </w:rPr>
          <w:instrText xml:space="preserve"> </w:instrText>
        </w:r>
      </w:ins>
      <w:r w:rsidRPr="00DA08C5">
        <w:rPr>
          <w:rFonts w:ascii="Times New Roman" w:hAnsi="Times New Roman" w:cs="Times New Roman"/>
          <w:b/>
          <w:bCs/>
          <w:i w:val="0"/>
          <w:iCs/>
          <w:sz w:val="28"/>
          <w:szCs w:val="28"/>
          <w:rPrChange w:id="322" w:author="Антон Смирнов" w:date="2023-05-29T00:10:00Z">
            <w:rPr/>
          </w:rPrChange>
        </w:rPr>
        <w:fldChar w:fldCharType="separate"/>
      </w:r>
      <w:ins w:id="323" w:author="Антон Смирнов" w:date="2023-05-29T00:10:00Z">
        <w:r w:rsidRPr="00DA08C5">
          <w:rPr>
            <w:rFonts w:ascii="Times New Roman" w:hAnsi="Times New Roman" w:cs="Times New Roman"/>
            <w:b/>
            <w:bCs/>
            <w:i w:val="0"/>
            <w:iCs/>
            <w:noProof/>
            <w:sz w:val="28"/>
            <w:szCs w:val="28"/>
            <w:lang w:val="ru-RU"/>
            <w:rPrChange w:id="324" w:author="Антон Смирнов" w:date="2023-05-29T00:10:00Z">
              <w:rPr>
                <w:noProof/>
              </w:rPr>
            </w:rPrChange>
          </w:rPr>
          <w:t>6</w:t>
        </w:r>
        <w:r w:rsidRPr="00DA08C5">
          <w:rPr>
            <w:rFonts w:ascii="Times New Roman" w:hAnsi="Times New Roman" w:cs="Times New Roman"/>
            <w:b/>
            <w:bCs/>
            <w:i w:val="0"/>
            <w:iCs/>
            <w:sz w:val="28"/>
            <w:szCs w:val="28"/>
            <w:rPrChange w:id="325" w:author="Антон Смирнов" w:date="2023-05-29T00:10:00Z">
              <w:rPr/>
            </w:rPrChange>
          </w:rPr>
          <w:fldChar w:fldCharType="end"/>
        </w:r>
        <w:r w:rsidRPr="00DA08C5">
          <w:rPr>
            <w:rFonts w:ascii="Times New Roman" w:hAnsi="Times New Roman" w:cs="Times New Roman"/>
            <w:b/>
            <w:bCs/>
            <w:i w:val="0"/>
            <w:iCs/>
            <w:sz w:val="28"/>
            <w:szCs w:val="28"/>
            <w:lang w:val="ru-RU"/>
            <w:rPrChange w:id="326" w:author="Антон Смирнов" w:date="2023-05-29T00:10:00Z">
              <w:rPr>
                <w:lang w:val="ru-RU"/>
              </w:rPr>
            </w:rPrChange>
          </w:rPr>
          <w:t>.</w:t>
        </w:r>
        <w:r w:rsidRPr="00DA08C5">
          <w:rPr>
            <w:rFonts w:ascii="Times New Roman" w:hAnsi="Times New Roman" w:cs="Times New Roman"/>
            <w:i w:val="0"/>
            <w:iCs/>
            <w:sz w:val="28"/>
            <w:szCs w:val="28"/>
            <w:lang w:val="ru-RU"/>
            <w:rPrChange w:id="327" w:author="Антон Смирнов" w:date="2023-05-29T00:10:00Z">
              <w:rPr>
                <w:lang w:val="ru-RU"/>
              </w:rPr>
            </w:rPrChange>
          </w:rPr>
          <w:t xml:space="preserve"> Зависимость метрики внутренней оценки качества моделей на данных </w:t>
        </w:r>
        <w:proofErr w:type="spellStart"/>
        <w:r w:rsidRPr="00DA08C5">
          <w:rPr>
            <w:rFonts w:ascii="Times New Roman" w:hAnsi="Times New Roman" w:cs="Times New Roman"/>
            <w:i w:val="0"/>
            <w:iCs/>
            <w:sz w:val="28"/>
            <w:szCs w:val="28"/>
            <w:lang w:val="ru-RU"/>
            <w:rPrChange w:id="328" w:author="Антон Смирнов" w:date="2023-05-29T00:10:00Z">
              <w:rPr>
                <w:lang w:val="ru-RU"/>
              </w:rPr>
            </w:rPrChange>
          </w:rPr>
          <w:t>in</w:t>
        </w:r>
        <w:proofErr w:type="spellEnd"/>
        <w:r w:rsidRPr="00DA08C5">
          <w:rPr>
            <w:rFonts w:ascii="Times New Roman" w:hAnsi="Times New Roman" w:cs="Times New Roman"/>
            <w:i w:val="0"/>
            <w:iCs/>
            <w:sz w:val="28"/>
            <w:szCs w:val="28"/>
            <w:lang w:val="ru-RU"/>
            <w:rPrChange w:id="329" w:author="Антон Смирнов" w:date="2023-05-29T00:10:00Z">
              <w:rPr>
                <w:lang w:val="ru-RU"/>
              </w:rPr>
            </w:rPrChange>
          </w:rPr>
          <w:t xml:space="preserve"> </w:t>
        </w:r>
        <w:proofErr w:type="spellStart"/>
        <w:r w:rsidRPr="00DA08C5">
          <w:rPr>
            <w:rFonts w:ascii="Times New Roman" w:hAnsi="Times New Roman" w:cs="Times New Roman"/>
            <w:i w:val="0"/>
            <w:iCs/>
            <w:sz w:val="28"/>
            <w:szCs w:val="28"/>
            <w:lang w:val="ru-RU"/>
            <w:rPrChange w:id="330" w:author="Антон Смирнов" w:date="2023-05-29T00:10:00Z">
              <w:rPr>
                <w:lang w:val="ru-RU"/>
              </w:rPr>
            </w:rPrChange>
          </w:rPr>
          <w:t>vitro</w:t>
        </w:r>
        <w:proofErr w:type="spellEnd"/>
        <w:r w:rsidRPr="00DA08C5">
          <w:rPr>
            <w:rFonts w:ascii="Times New Roman" w:hAnsi="Times New Roman" w:cs="Times New Roman"/>
            <w:i w:val="0"/>
            <w:iCs/>
            <w:sz w:val="28"/>
            <w:szCs w:val="28"/>
            <w:lang w:val="ru-RU"/>
            <w:rPrChange w:id="331" w:author="Антон Смирнов" w:date="2023-05-29T00:10:00Z">
              <w:rPr>
                <w:lang w:val="ru-RU"/>
              </w:rPr>
            </w:rPrChange>
          </w:rPr>
          <w:t xml:space="preserve"> 20S </w:t>
        </w:r>
        <w:proofErr w:type="spellStart"/>
        <w:r w:rsidRPr="00DA08C5">
          <w:rPr>
            <w:rFonts w:ascii="Times New Roman" w:hAnsi="Times New Roman" w:cs="Times New Roman"/>
            <w:i w:val="0"/>
            <w:iCs/>
            <w:sz w:val="28"/>
            <w:szCs w:val="28"/>
            <w:lang w:val="ru-RU"/>
            <w:rPrChange w:id="332" w:author="Антон Смирнов" w:date="2023-05-29T00:10:00Z">
              <w:rPr>
                <w:lang w:val="ru-RU"/>
              </w:rPr>
            </w:rPrChange>
          </w:rPr>
          <w:t>иммунопротеасомы</w:t>
        </w:r>
        <w:proofErr w:type="spellEnd"/>
        <w:r w:rsidRPr="00DA08C5">
          <w:rPr>
            <w:rFonts w:ascii="Times New Roman" w:hAnsi="Times New Roman" w:cs="Times New Roman"/>
            <w:i w:val="0"/>
            <w:iCs/>
            <w:sz w:val="28"/>
            <w:szCs w:val="28"/>
            <w:lang w:val="ru-RU"/>
            <w:rPrChange w:id="333" w:author="Антон Смирнов" w:date="2023-05-29T00:10:00Z">
              <w:rPr>
                <w:lang w:val="ru-RU"/>
              </w:rPr>
            </w:rPrChange>
          </w:rPr>
          <w:t xml:space="preserve"> от уровня MNA дескрипторов при различном радиусе скользящего окна.</w:t>
        </w:r>
      </w:ins>
    </w:p>
    <w:p w14:paraId="41223873" w14:textId="6EE6D92D" w:rsidR="00501422" w:rsidRPr="00A91834" w:rsidDel="00DA08C5" w:rsidRDefault="00501422" w:rsidP="00A91834">
      <w:pPr>
        <w:pStyle w:val="afa"/>
        <w:spacing w:line="360" w:lineRule="auto"/>
        <w:jc w:val="both"/>
        <w:rPr>
          <w:del w:id="334" w:author="Антон Смирнов" w:date="2023-05-29T00:10:00Z"/>
          <w:rFonts w:ascii="Times New Roman" w:hAnsi="Times New Roman" w:cs="Times New Roman"/>
          <w:i w:val="0"/>
          <w:iCs/>
          <w:sz w:val="28"/>
          <w:szCs w:val="28"/>
          <w:lang w:val="ru-RU"/>
        </w:rPr>
      </w:pPr>
      <w:del w:id="335" w:author="Антон Смирнов" w:date="2023-05-29T00:10:00Z">
        <w:r w:rsidRPr="00A91834" w:rsidDel="00DA08C5">
          <w:rPr>
            <w:rFonts w:ascii="Times New Roman" w:hAnsi="Times New Roman" w:cs="Times New Roman"/>
            <w:b/>
            <w:bCs/>
            <w:i w:val="0"/>
            <w:iCs/>
            <w:sz w:val="28"/>
            <w:szCs w:val="28"/>
            <w:lang w:val="ru-RU"/>
          </w:rPr>
          <w:lastRenderedPageBreak/>
          <w:delText xml:space="preserve">Рисунок </w:delText>
        </w:r>
        <w:r w:rsidRPr="00A91834" w:rsidDel="00DA08C5">
          <w:rPr>
            <w:rFonts w:ascii="Times New Roman" w:hAnsi="Times New Roman" w:cs="Times New Roman"/>
            <w:b/>
            <w:bCs/>
            <w:i w:val="0"/>
            <w:iCs/>
            <w:sz w:val="28"/>
            <w:szCs w:val="28"/>
          </w:rPr>
          <w:fldChar w:fldCharType="begin"/>
        </w:r>
        <w:r w:rsidRPr="00A91834" w:rsidDel="00DA08C5">
          <w:rPr>
            <w:rFonts w:ascii="Times New Roman" w:hAnsi="Times New Roman" w:cs="Times New Roman"/>
            <w:b/>
            <w:bCs/>
            <w:i w:val="0"/>
            <w:iCs/>
            <w:sz w:val="28"/>
            <w:szCs w:val="28"/>
            <w:lang w:val="ru-RU"/>
          </w:rPr>
          <w:delInstrText xml:space="preserve"> </w:delInstrText>
        </w:r>
        <w:r w:rsidRPr="00A91834" w:rsidDel="00DA08C5">
          <w:rPr>
            <w:rFonts w:ascii="Times New Roman" w:hAnsi="Times New Roman" w:cs="Times New Roman"/>
            <w:b/>
            <w:bCs/>
            <w:i w:val="0"/>
            <w:iCs/>
            <w:sz w:val="28"/>
            <w:szCs w:val="28"/>
          </w:rPr>
          <w:delInstrText>SEQ</w:delInstrText>
        </w:r>
        <w:r w:rsidRPr="00A91834" w:rsidDel="00DA08C5">
          <w:rPr>
            <w:rFonts w:ascii="Times New Roman" w:hAnsi="Times New Roman" w:cs="Times New Roman"/>
            <w:b/>
            <w:bCs/>
            <w:i w:val="0"/>
            <w:iCs/>
            <w:sz w:val="28"/>
            <w:szCs w:val="28"/>
            <w:lang w:val="ru-RU"/>
          </w:rPr>
          <w:delInstrText xml:space="preserve"> Рисунок \* </w:delInstrText>
        </w:r>
        <w:r w:rsidRPr="00A91834" w:rsidDel="00DA08C5">
          <w:rPr>
            <w:rFonts w:ascii="Times New Roman" w:hAnsi="Times New Roman" w:cs="Times New Roman"/>
            <w:b/>
            <w:bCs/>
            <w:i w:val="0"/>
            <w:iCs/>
            <w:sz w:val="28"/>
            <w:szCs w:val="28"/>
          </w:rPr>
          <w:delInstrText>ARABIC</w:delInstrText>
        </w:r>
        <w:r w:rsidRPr="00A91834" w:rsidDel="00DA08C5">
          <w:rPr>
            <w:rFonts w:ascii="Times New Roman" w:hAnsi="Times New Roman" w:cs="Times New Roman"/>
            <w:b/>
            <w:bCs/>
            <w:i w:val="0"/>
            <w:iCs/>
            <w:sz w:val="28"/>
            <w:szCs w:val="28"/>
            <w:lang w:val="ru-RU"/>
          </w:rPr>
          <w:delInstrText xml:space="preserve"> </w:delInstrText>
        </w:r>
        <w:r w:rsidRPr="00A91834" w:rsidDel="00DA08C5">
          <w:rPr>
            <w:rFonts w:ascii="Times New Roman" w:hAnsi="Times New Roman" w:cs="Times New Roman"/>
            <w:b/>
            <w:bCs/>
            <w:i w:val="0"/>
            <w:iCs/>
            <w:sz w:val="28"/>
            <w:szCs w:val="28"/>
          </w:rPr>
          <w:fldChar w:fldCharType="separate"/>
        </w:r>
        <w:r w:rsidRPr="00A91834" w:rsidDel="00DA08C5">
          <w:rPr>
            <w:rFonts w:ascii="Times New Roman" w:hAnsi="Times New Roman" w:cs="Times New Roman"/>
            <w:b/>
            <w:bCs/>
            <w:i w:val="0"/>
            <w:iCs/>
            <w:noProof/>
            <w:sz w:val="28"/>
            <w:szCs w:val="28"/>
            <w:lang w:val="ru-RU"/>
          </w:rPr>
          <w:delText>5</w:delText>
        </w:r>
        <w:r w:rsidRPr="00A91834" w:rsidDel="00DA08C5">
          <w:rPr>
            <w:rFonts w:ascii="Times New Roman" w:hAnsi="Times New Roman" w:cs="Times New Roman"/>
            <w:b/>
            <w:bCs/>
            <w:i w:val="0"/>
            <w:iCs/>
            <w:sz w:val="28"/>
            <w:szCs w:val="28"/>
          </w:rPr>
          <w:fldChar w:fldCharType="end"/>
        </w:r>
        <w:r w:rsidR="009961A9" w:rsidRPr="00A91834" w:rsidDel="00DA08C5">
          <w:rPr>
            <w:rFonts w:ascii="Times New Roman" w:hAnsi="Times New Roman" w:cs="Times New Roman"/>
            <w:i w:val="0"/>
            <w:iCs/>
            <w:sz w:val="28"/>
            <w:szCs w:val="28"/>
            <w:lang w:val="ru-RU"/>
          </w:rPr>
          <w:delText xml:space="preserve">. Зависимость метрики внутренней оценки качества моделей на данных </w:delText>
        </w:r>
        <w:r w:rsidR="009961A9" w:rsidRPr="00A91834" w:rsidDel="00DA08C5">
          <w:rPr>
            <w:rFonts w:ascii="Times New Roman" w:hAnsi="Times New Roman" w:cs="Times New Roman"/>
            <w:i w:val="0"/>
            <w:iCs/>
            <w:sz w:val="28"/>
            <w:szCs w:val="28"/>
          </w:rPr>
          <w:delText>in</w:delText>
        </w:r>
        <w:r w:rsidR="009961A9" w:rsidRPr="00A91834" w:rsidDel="00DA08C5">
          <w:rPr>
            <w:rFonts w:ascii="Times New Roman" w:hAnsi="Times New Roman" w:cs="Times New Roman"/>
            <w:i w:val="0"/>
            <w:iCs/>
            <w:sz w:val="28"/>
            <w:szCs w:val="28"/>
            <w:lang w:val="ru-RU"/>
          </w:rPr>
          <w:delText xml:space="preserve"> </w:delText>
        </w:r>
        <w:r w:rsidR="009961A9" w:rsidRPr="00A91834" w:rsidDel="00DA08C5">
          <w:rPr>
            <w:rFonts w:ascii="Times New Roman" w:hAnsi="Times New Roman" w:cs="Times New Roman"/>
            <w:i w:val="0"/>
            <w:iCs/>
            <w:sz w:val="28"/>
            <w:szCs w:val="28"/>
          </w:rPr>
          <w:delText>vitro</w:delText>
        </w:r>
        <w:r w:rsidR="009961A9" w:rsidRPr="00A91834" w:rsidDel="00DA08C5">
          <w:rPr>
            <w:rFonts w:ascii="Times New Roman" w:hAnsi="Times New Roman" w:cs="Times New Roman"/>
            <w:i w:val="0"/>
            <w:iCs/>
            <w:sz w:val="28"/>
            <w:szCs w:val="28"/>
            <w:lang w:val="ru-RU"/>
          </w:rPr>
          <w:delText xml:space="preserve"> 20</w:delText>
        </w:r>
        <w:r w:rsidR="009961A9" w:rsidRPr="00A91834" w:rsidDel="00DA08C5">
          <w:rPr>
            <w:rFonts w:ascii="Times New Roman" w:hAnsi="Times New Roman" w:cs="Times New Roman"/>
            <w:i w:val="0"/>
            <w:iCs/>
            <w:sz w:val="28"/>
            <w:szCs w:val="28"/>
          </w:rPr>
          <w:delText>S</w:delText>
        </w:r>
        <w:r w:rsidR="009961A9" w:rsidRPr="00A91834" w:rsidDel="00DA08C5">
          <w:rPr>
            <w:rFonts w:ascii="Times New Roman" w:hAnsi="Times New Roman" w:cs="Times New Roman"/>
            <w:i w:val="0"/>
            <w:iCs/>
            <w:sz w:val="28"/>
            <w:szCs w:val="28"/>
            <w:lang w:val="ru-RU"/>
          </w:rPr>
          <w:delText xml:space="preserve"> </w:delText>
        </w:r>
        <w:r w:rsidR="009961A9" w:rsidDel="00DA08C5">
          <w:rPr>
            <w:rFonts w:ascii="Times New Roman" w:hAnsi="Times New Roman" w:cs="Times New Roman"/>
            <w:i w:val="0"/>
            <w:iCs/>
            <w:sz w:val="28"/>
            <w:szCs w:val="28"/>
            <w:lang w:val="ru-RU"/>
          </w:rPr>
          <w:delText>иммуно</w:delText>
        </w:r>
        <w:r w:rsidR="009961A9" w:rsidRPr="00A91834" w:rsidDel="00DA08C5">
          <w:rPr>
            <w:rFonts w:ascii="Times New Roman" w:hAnsi="Times New Roman" w:cs="Times New Roman"/>
            <w:i w:val="0"/>
            <w:iCs/>
            <w:sz w:val="28"/>
            <w:szCs w:val="28"/>
            <w:lang w:val="ru-RU"/>
          </w:rPr>
          <w:delText xml:space="preserve">протеасомы от уровня </w:delText>
        </w:r>
        <w:r w:rsidR="009961A9" w:rsidRPr="00A91834" w:rsidDel="00DA08C5">
          <w:rPr>
            <w:rFonts w:ascii="Times New Roman" w:hAnsi="Times New Roman" w:cs="Times New Roman"/>
            <w:i w:val="0"/>
            <w:iCs/>
            <w:sz w:val="28"/>
            <w:szCs w:val="28"/>
          </w:rPr>
          <w:delText>MNA</w:delText>
        </w:r>
        <w:r w:rsidR="009961A9" w:rsidRPr="00A91834" w:rsidDel="00DA08C5">
          <w:rPr>
            <w:rFonts w:ascii="Times New Roman" w:hAnsi="Times New Roman" w:cs="Times New Roman"/>
            <w:i w:val="0"/>
            <w:iCs/>
            <w:sz w:val="28"/>
            <w:szCs w:val="28"/>
            <w:lang w:val="ru-RU"/>
          </w:rPr>
          <w:delText xml:space="preserve"> дескрипторов при различном радиусе скользящего окна.</w:delText>
        </w:r>
      </w:del>
    </w:p>
    <w:p w14:paraId="096F9A86" w14:textId="4B61B1A1" w:rsidR="00350A0C" w:rsidRPr="00387ECF" w:rsidRDefault="00350A0C" w:rsidP="00387ECF">
      <w:pPr>
        <w:pStyle w:val="afa"/>
        <w:spacing w:line="360" w:lineRule="auto"/>
        <w:ind w:firstLine="720"/>
        <w:jc w:val="both"/>
        <w:rPr>
          <w:rFonts w:ascii="Times New Roman" w:hAnsi="Times New Roman" w:cs="Times New Roman"/>
          <w:i w:val="0"/>
          <w:iCs/>
          <w:sz w:val="28"/>
          <w:szCs w:val="28"/>
          <w:lang w:val="ru-RU"/>
        </w:rPr>
      </w:pPr>
      <w:bookmarkStart w:id="336" w:name="_Hlk135819997"/>
      <w:r>
        <w:rPr>
          <w:rFonts w:ascii="Times New Roman" w:hAnsi="Times New Roman" w:cs="Times New Roman"/>
          <w:i w:val="0"/>
          <w:iCs/>
          <w:sz w:val="28"/>
          <w:szCs w:val="28"/>
          <w:lang w:val="ru-RU"/>
        </w:rPr>
        <w:t xml:space="preserve">Внешняя оценка для моделей, построенных на данных </w:t>
      </w:r>
      <w:r>
        <w:rPr>
          <w:rFonts w:ascii="Times New Roman" w:hAnsi="Times New Roman" w:cs="Times New Roman"/>
          <w:i w:val="0"/>
          <w:iCs/>
          <w:sz w:val="28"/>
          <w:szCs w:val="28"/>
        </w:rPr>
        <w:t>in</w:t>
      </w:r>
      <w:r w:rsidRPr="00E03C36">
        <w:rPr>
          <w:rFonts w:ascii="Times New Roman" w:hAnsi="Times New Roman" w:cs="Times New Roman"/>
          <w:i w:val="0"/>
          <w:iCs/>
          <w:sz w:val="28"/>
          <w:szCs w:val="28"/>
          <w:lang w:val="ru-RU"/>
        </w:rPr>
        <w:t xml:space="preserve"> </w:t>
      </w:r>
      <w:r>
        <w:rPr>
          <w:rFonts w:ascii="Times New Roman" w:hAnsi="Times New Roman" w:cs="Times New Roman"/>
          <w:i w:val="0"/>
          <w:iCs/>
          <w:sz w:val="28"/>
          <w:szCs w:val="28"/>
        </w:rPr>
        <w:t>vitro</w:t>
      </w:r>
      <w:r w:rsidRPr="00E03C36">
        <w:rPr>
          <w:rFonts w:ascii="Times New Roman" w:hAnsi="Times New Roman" w:cs="Times New Roman"/>
          <w:i w:val="0"/>
          <w:iCs/>
          <w:sz w:val="28"/>
          <w:szCs w:val="28"/>
          <w:lang w:val="ru-RU"/>
        </w:rPr>
        <w:t xml:space="preserve"> 20</w:t>
      </w:r>
      <w:r>
        <w:rPr>
          <w:rFonts w:ascii="Times New Roman" w:hAnsi="Times New Roman" w:cs="Times New Roman"/>
          <w:i w:val="0"/>
          <w:iCs/>
          <w:sz w:val="28"/>
          <w:szCs w:val="28"/>
        </w:rPr>
        <w:t>S</w:t>
      </w:r>
      <w:r>
        <w:rPr>
          <w:rFonts w:ascii="Times New Roman" w:hAnsi="Times New Roman" w:cs="Times New Roman"/>
          <w:i w:val="0"/>
          <w:iCs/>
          <w:sz w:val="28"/>
          <w:szCs w:val="28"/>
          <w:lang w:val="ru-RU"/>
        </w:rPr>
        <w:t xml:space="preserve"> </w:t>
      </w:r>
      <w:proofErr w:type="spellStart"/>
      <w:r>
        <w:rPr>
          <w:rFonts w:ascii="Times New Roman" w:hAnsi="Times New Roman" w:cs="Times New Roman"/>
          <w:i w:val="0"/>
          <w:iCs/>
          <w:sz w:val="28"/>
          <w:szCs w:val="28"/>
          <w:lang w:val="ru-RU"/>
        </w:rPr>
        <w:t>иммуннопротеасомы</w:t>
      </w:r>
      <w:proofErr w:type="spellEnd"/>
      <w:r>
        <w:rPr>
          <w:rFonts w:ascii="Times New Roman" w:hAnsi="Times New Roman" w:cs="Times New Roman"/>
          <w:i w:val="0"/>
          <w:iCs/>
          <w:sz w:val="28"/>
          <w:szCs w:val="28"/>
          <w:lang w:val="ru-RU"/>
        </w:rPr>
        <w:t xml:space="preserve"> представлена на рисунке </w:t>
      </w:r>
      <w:del w:id="337" w:author="Антон Смирнов" w:date="2023-05-29T00:11:00Z">
        <w:r w:rsidR="008F3F01" w:rsidDel="00DA08C5">
          <w:rPr>
            <w:rFonts w:ascii="Times New Roman" w:hAnsi="Times New Roman" w:cs="Times New Roman"/>
            <w:i w:val="0"/>
            <w:iCs/>
            <w:sz w:val="28"/>
            <w:szCs w:val="28"/>
            <w:lang w:val="ru-RU"/>
          </w:rPr>
          <w:delText>6</w:delText>
        </w:r>
      </w:del>
      <w:ins w:id="338" w:author="Антон Смирнов" w:date="2023-05-29T00:11:00Z">
        <w:r w:rsidR="00DA08C5">
          <w:rPr>
            <w:rFonts w:ascii="Times New Roman" w:hAnsi="Times New Roman" w:cs="Times New Roman"/>
            <w:i w:val="0"/>
            <w:iCs/>
            <w:sz w:val="28"/>
            <w:szCs w:val="28"/>
            <w:lang w:val="ru-RU"/>
          </w:rPr>
          <w:t>7</w:t>
        </w:r>
      </w:ins>
      <w:r>
        <w:rPr>
          <w:rFonts w:ascii="Times New Roman" w:hAnsi="Times New Roman" w:cs="Times New Roman"/>
          <w:i w:val="0"/>
          <w:iCs/>
          <w:sz w:val="28"/>
          <w:szCs w:val="28"/>
          <w:lang w:val="ru-RU"/>
        </w:rPr>
        <w:t>.</w:t>
      </w:r>
    </w:p>
    <w:bookmarkEnd w:id="336"/>
    <w:p w14:paraId="14DDCCC9" w14:textId="77777777" w:rsidR="00DA08C5" w:rsidRDefault="008D1348" w:rsidP="00DA08C5">
      <w:pPr>
        <w:pStyle w:val="afa"/>
        <w:keepNext/>
        <w:spacing w:line="360" w:lineRule="auto"/>
        <w:jc w:val="both"/>
        <w:rPr>
          <w:ins w:id="339" w:author="Антон Смирнов" w:date="2023-05-29T00:11:00Z"/>
        </w:rPr>
        <w:pPrChange w:id="340" w:author="Антон Смирнов" w:date="2023-05-29T00:11:00Z">
          <w:pPr>
            <w:pStyle w:val="afa"/>
            <w:keepNext/>
            <w:spacing w:line="360" w:lineRule="auto"/>
            <w:jc w:val="both"/>
          </w:pPr>
        </w:pPrChange>
      </w:pPr>
      <w:r>
        <w:rPr>
          <w:rFonts w:ascii="Times New Roman" w:hAnsi="Times New Roman" w:cs="Times New Roman"/>
          <w:i w:val="0"/>
          <w:iCs/>
          <w:noProof/>
          <w:sz w:val="28"/>
          <w:szCs w:val="28"/>
          <w:lang w:val="ru-RU"/>
        </w:rPr>
        <w:drawing>
          <wp:inline distT="0" distB="0" distL="0" distR="0" wp14:anchorId="6F05CE3A" wp14:editId="26E8113E">
            <wp:extent cx="5848350" cy="4229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3687"/>
                    <a:stretch/>
                  </pic:blipFill>
                  <pic:spPr bwMode="auto">
                    <a:xfrm>
                      <a:off x="0" y="0"/>
                      <a:ext cx="5848350" cy="4229100"/>
                    </a:xfrm>
                    <a:prstGeom prst="rect">
                      <a:avLst/>
                    </a:prstGeom>
                    <a:noFill/>
                    <a:ln>
                      <a:noFill/>
                    </a:ln>
                    <a:extLst>
                      <a:ext uri="{53640926-AAD7-44D8-BBD7-CCE9431645EC}">
                        <a14:shadowObscured xmlns:a14="http://schemas.microsoft.com/office/drawing/2010/main"/>
                      </a:ext>
                    </a:extLst>
                  </pic:spPr>
                </pic:pic>
              </a:graphicData>
            </a:graphic>
          </wp:inline>
        </w:drawing>
      </w:r>
    </w:p>
    <w:p w14:paraId="76B1690A" w14:textId="0C1C9075" w:rsidR="008F3F01" w:rsidRPr="00DA08C5" w:rsidRDefault="00DA08C5" w:rsidP="00DA08C5">
      <w:pPr>
        <w:pStyle w:val="afa"/>
        <w:spacing w:line="360" w:lineRule="auto"/>
        <w:jc w:val="both"/>
        <w:rPr>
          <w:rFonts w:ascii="Times New Roman" w:hAnsi="Times New Roman" w:cs="Times New Roman"/>
          <w:i w:val="0"/>
          <w:iCs/>
          <w:sz w:val="28"/>
          <w:szCs w:val="28"/>
          <w:lang w:val="ru-RU"/>
          <w:rPrChange w:id="341" w:author="Антон Смирнов" w:date="2023-05-29T00:11:00Z">
            <w:rPr/>
          </w:rPrChange>
        </w:rPr>
        <w:pPrChange w:id="342" w:author="Антон Смирнов" w:date="2023-05-29T00:11:00Z">
          <w:pPr>
            <w:pStyle w:val="afa"/>
            <w:keepNext/>
            <w:spacing w:line="360" w:lineRule="auto"/>
            <w:jc w:val="both"/>
          </w:pPr>
        </w:pPrChange>
      </w:pPr>
      <w:ins w:id="343" w:author="Антон Смирнов" w:date="2023-05-29T00:11:00Z">
        <w:r w:rsidRPr="00DA08C5">
          <w:rPr>
            <w:rFonts w:ascii="Times New Roman" w:hAnsi="Times New Roman" w:cs="Times New Roman"/>
            <w:b/>
            <w:bCs/>
            <w:i w:val="0"/>
            <w:iCs/>
            <w:sz w:val="28"/>
            <w:szCs w:val="28"/>
            <w:lang w:val="ru-RU"/>
            <w:rPrChange w:id="344" w:author="Антон Смирнов" w:date="2023-05-29T00:11:00Z">
              <w:rPr/>
            </w:rPrChange>
          </w:rPr>
          <w:t xml:space="preserve">Рисунок </w:t>
        </w:r>
        <w:r w:rsidRPr="00DA08C5">
          <w:rPr>
            <w:rFonts w:ascii="Times New Roman" w:hAnsi="Times New Roman" w:cs="Times New Roman"/>
            <w:b/>
            <w:bCs/>
            <w:i w:val="0"/>
            <w:iCs/>
            <w:sz w:val="28"/>
            <w:szCs w:val="28"/>
            <w:rPrChange w:id="345" w:author="Антон Смирнов" w:date="2023-05-29T00:11:00Z">
              <w:rPr/>
            </w:rPrChange>
          </w:rPr>
          <w:fldChar w:fldCharType="begin"/>
        </w:r>
        <w:r w:rsidRPr="00DA08C5">
          <w:rPr>
            <w:rFonts w:ascii="Times New Roman" w:hAnsi="Times New Roman" w:cs="Times New Roman"/>
            <w:b/>
            <w:bCs/>
            <w:i w:val="0"/>
            <w:iCs/>
            <w:sz w:val="28"/>
            <w:szCs w:val="28"/>
            <w:lang w:val="ru-RU"/>
            <w:rPrChange w:id="346" w:author="Антон Смирнов" w:date="2023-05-29T00:11:00Z">
              <w:rPr/>
            </w:rPrChange>
          </w:rPr>
          <w:instrText xml:space="preserve"> </w:instrText>
        </w:r>
        <w:r w:rsidRPr="00DA08C5">
          <w:rPr>
            <w:rFonts w:ascii="Times New Roman" w:hAnsi="Times New Roman" w:cs="Times New Roman"/>
            <w:b/>
            <w:bCs/>
            <w:i w:val="0"/>
            <w:iCs/>
            <w:sz w:val="28"/>
            <w:szCs w:val="28"/>
            <w:rPrChange w:id="347" w:author="Антон Смирнов" w:date="2023-05-29T00:11:00Z">
              <w:rPr/>
            </w:rPrChange>
          </w:rPr>
          <w:instrText>SEQ</w:instrText>
        </w:r>
        <w:r w:rsidRPr="00DA08C5">
          <w:rPr>
            <w:rFonts w:ascii="Times New Roman" w:hAnsi="Times New Roman" w:cs="Times New Roman"/>
            <w:b/>
            <w:bCs/>
            <w:i w:val="0"/>
            <w:iCs/>
            <w:sz w:val="28"/>
            <w:szCs w:val="28"/>
            <w:lang w:val="ru-RU"/>
            <w:rPrChange w:id="348" w:author="Антон Смирнов" w:date="2023-05-29T00:11:00Z">
              <w:rPr/>
            </w:rPrChange>
          </w:rPr>
          <w:instrText xml:space="preserve"> Рисунок \* </w:instrText>
        </w:r>
        <w:r w:rsidRPr="00DA08C5">
          <w:rPr>
            <w:rFonts w:ascii="Times New Roman" w:hAnsi="Times New Roman" w:cs="Times New Roman"/>
            <w:b/>
            <w:bCs/>
            <w:i w:val="0"/>
            <w:iCs/>
            <w:sz w:val="28"/>
            <w:szCs w:val="28"/>
            <w:rPrChange w:id="349" w:author="Антон Смирнов" w:date="2023-05-29T00:11:00Z">
              <w:rPr/>
            </w:rPrChange>
          </w:rPr>
          <w:instrText>ARABIC</w:instrText>
        </w:r>
        <w:r w:rsidRPr="00DA08C5">
          <w:rPr>
            <w:rFonts w:ascii="Times New Roman" w:hAnsi="Times New Roman" w:cs="Times New Roman"/>
            <w:b/>
            <w:bCs/>
            <w:i w:val="0"/>
            <w:iCs/>
            <w:sz w:val="28"/>
            <w:szCs w:val="28"/>
            <w:lang w:val="ru-RU"/>
            <w:rPrChange w:id="350" w:author="Антон Смирнов" w:date="2023-05-29T00:11:00Z">
              <w:rPr/>
            </w:rPrChange>
          </w:rPr>
          <w:instrText xml:space="preserve"> </w:instrText>
        </w:r>
      </w:ins>
      <w:r w:rsidRPr="00DA08C5">
        <w:rPr>
          <w:rFonts w:ascii="Times New Roman" w:hAnsi="Times New Roman" w:cs="Times New Roman"/>
          <w:b/>
          <w:bCs/>
          <w:i w:val="0"/>
          <w:iCs/>
          <w:sz w:val="28"/>
          <w:szCs w:val="28"/>
          <w:rPrChange w:id="351" w:author="Антон Смирнов" w:date="2023-05-29T00:11:00Z">
            <w:rPr/>
          </w:rPrChange>
        </w:rPr>
        <w:fldChar w:fldCharType="separate"/>
      </w:r>
      <w:ins w:id="352" w:author="Антон Смирнов" w:date="2023-05-29T00:11:00Z">
        <w:r w:rsidRPr="00DA08C5">
          <w:rPr>
            <w:rFonts w:ascii="Times New Roman" w:hAnsi="Times New Roman" w:cs="Times New Roman"/>
            <w:b/>
            <w:bCs/>
            <w:i w:val="0"/>
            <w:iCs/>
            <w:noProof/>
            <w:sz w:val="28"/>
            <w:szCs w:val="28"/>
            <w:lang w:val="ru-RU"/>
            <w:rPrChange w:id="353" w:author="Антон Смирнов" w:date="2023-05-29T00:11:00Z">
              <w:rPr>
                <w:noProof/>
              </w:rPr>
            </w:rPrChange>
          </w:rPr>
          <w:t>7</w:t>
        </w:r>
        <w:r w:rsidRPr="00DA08C5">
          <w:rPr>
            <w:rFonts w:ascii="Times New Roman" w:hAnsi="Times New Roman" w:cs="Times New Roman"/>
            <w:b/>
            <w:bCs/>
            <w:i w:val="0"/>
            <w:iCs/>
            <w:sz w:val="28"/>
            <w:szCs w:val="28"/>
            <w:rPrChange w:id="354" w:author="Антон Смирнов" w:date="2023-05-29T00:11:00Z">
              <w:rPr/>
            </w:rPrChange>
          </w:rPr>
          <w:fldChar w:fldCharType="end"/>
        </w:r>
        <w:r w:rsidRPr="00DA08C5">
          <w:rPr>
            <w:rFonts w:ascii="Times New Roman" w:hAnsi="Times New Roman" w:cs="Times New Roman"/>
            <w:b/>
            <w:bCs/>
            <w:i w:val="0"/>
            <w:iCs/>
            <w:sz w:val="28"/>
            <w:szCs w:val="28"/>
            <w:lang w:val="ru-RU"/>
            <w:rPrChange w:id="355" w:author="Антон Смирнов" w:date="2023-05-29T00:11:00Z">
              <w:rPr>
                <w:lang w:val="ru-RU"/>
              </w:rPr>
            </w:rPrChange>
          </w:rPr>
          <w:t>.</w:t>
        </w:r>
        <w:r w:rsidRPr="00DA08C5">
          <w:rPr>
            <w:rFonts w:ascii="Times New Roman" w:hAnsi="Times New Roman" w:cs="Times New Roman"/>
            <w:i w:val="0"/>
            <w:iCs/>
            <w:sz w:val="28"/>
            <w:szCs w:val="28"/>
            <w:lang w:val="ru-RU"/>
            <w:rPrChange w:id="356" w:author="Антон Смирнов" w:date="2023-05-29T00:11:00Z">
              <w:rPr>
                <w:lang w:val="ru-RU"/>
              </w:rPr>
            </w:rPrChange>
          </w:rPr>
          <w:t xml:space="preserve"> Зависимость внешней метрики качества моделей от уровня MNA дескрипторов.</w:t>
        </w:r>
      </w:ins>
    </w:p>
    <w:p w14:paraId="68297057" w14:textId="02E88AB3" w:rsidR="00350A0C" w:rsidDel="00DA08C5" w:rsidRDefault="008F3F01" w:rsidP="008F3F01">
      <w:pPr>
        <w:pStyle w:val="afa"/>
        <w:spacing w:line="360" w:lineRule="auto"/>
        <w:jc w:val="both"/>
        <w:rPr>
          <w:del w:id="357" w:author="Антон Смирнов" w:date="2023-05-29T00:11:00Z"/>
          <w:rFonts w:ascii="Times New Roman" w:hAnsi="Times New Roman" w:cs="Times New Roman"/>
          <w:i w:val="0"/>
          <w:iCs/>
          <w:sz w:val="28"/>
          <w:szCs w:val="28"/>
          <w:lang w:val="ru-RU"/>
        </w:rPr>
      </w:pPr>
      <w:del w:id="358" w:author="Антон Смирнов" w:date="2023-05-29T00:11:00Z">
        <w:r w:rsidRPr="00A91834" w:rsidDel="00DA08C5">
          <w:rPr>
            <w:rFonts w:ascii="Times New Roman" w:hAnsi="Times New Roman" w:cs="Times New Roman"/>
            <w:b/>
            <w:bCs/>
            <w:i w:val="0"/>
            <w:iCs/>
            <w:sz w:val="28"/>
            <w:szCs w:val="28"/>
            <w:lang w:val="ru-RU"/>
          </w:rPr>
          <w:delText xml:space="preserve">Рисунок </w:delText>
        </w:r>
        <w:r w:rsidRPr="00A91834" w:rsidDel="00DA08C5">
          <w:rPr>
            <w:rFonts w:ascii="Times New Roman" w:hAnsi="Times New Roman" w:cs="Times New Roman"/>
            <w:b/>
            <w:bCs/>
            <w:i w:val="0"/>
            <w:iCs/>
            <w:sz w:val="28"/>
            <w:szCs w:val="28"/>
          </w:rPr>
          <w:fldChar w:fldCharType="begin"/>
        </w:r>
        <w:r w:rsidRPr="00A91834" w:rsidDel="00DA08C5">
          <w:rPr>
            <w:rFonts w:ascii="Times New Roman" w:hAnsi="Times New Roman" w:cs="Times New Roman"/>
            <w:b/>
            <w:bCs/>
            <w:i w:val="0"/>
            <w:iCs/>
            <w:sz w:val="28"/>
            <w:szCs w:val="28"/>
            <w:lang w:val="ru-RU"/>
          </w:rPr>
          <w:delInstrText xml:space="preserve"> </w:delInstrText>
        </w:r>
        <w:r w:rsidRPr="00A91834" w:rsidDel="00DA08C5">
          <w:rPr>
            <w:rFonts w:ascii="Times New Roman" w:hAnsi="Times New Roman" w:cs="Times New Roman"/>
            <w:b/>
            <w:bCs/>
            <w:i w:val="0"/>
            <w:iCs/>
            <w:sz w:val="28"/>
            <w:szCs w:val="28"/>
          </w:rPr>
          <w:delInstrText>SEQ</w:delInstrText>
        </w:r>
        <w:r w:rsidRPr="00A91834" w:rsidDel="00DA08C5">
          <w:rPr>
            <w:rFonts w:ascii="Times New Roman" w:hAnsi="Times New Roman" w:cs="Times New Roman"/>
            <w:b/>
            <w:bCs/>
            <w:i w:val="0"/>
            <w:iCs/>
            <w:sz w:val="28"/>
            <w:szCs w:val="28"/>
            <w:lang w:val="ru-RU"/>
          </w:rPr>
          <w:delInstrText xml:space="preserve"> Рисунок \* </w:delInstrText>
        </w:r>
        <w:r w:rsidRPr="00A91834" w:rsidDel="00DA08C5">
          <w:rPr>
            <w:rFonts w:ascii="Times New Roman" w:hAnsi="Times New Roman" w:cs="Times New Roman"/>
            <w:b/>
            <w:bCs/>
            <w:i w:val="0"/>
            <w:iCs/>
            <w:sz w:val="28"/>
            <w:szCs w:val="28"/>
          </w:rPr>
          <w:delInstrText>ARABIC</w:delInstrText>
        </w:r>
        <w:r w:rsidRPr="00A91834" w:rsidDel="00DA08C5">
          <w:rPr>
            <w:rFonts w:ascii="Times New Roman" w:hAnsi="Times New Roman" w:cs="Times New Roman"/>
            <w:b/>
            <w:bCs/>
            <w:i w:val="0"/>
            <w:iCs/>
            <w:sz w:val="28"/>
            <w:szCs w:val="28"/>
            <w:lang w:val="ru-RU"/>
          </w:rPr>
          <w:delInstrText xml:space="preserve"> </w:delInstrText>
        </w:r>
        <w:r w:rsidRPr="00A91834" w:rsidDel="00DA08C5">
          <w:rPr>
            <w:rFonts w:ascii="Times New Roman" w:hAnsi="Times New Roman" w:cs="Times New Roman"/>
            <w:b/>
            <w:bCs/>
            <w:i w:val="0"/>
            <w:iCs/>
            <w:sz w:val="28"/>
            <w:szCs w:val="28"/>
          </w:rPr>
          <w:fldChar w:fldCharType="separate"/>
        </w:r>
        <w:r w:rsidRPr="00A91834" w:rsidDel="00DA08C5">
          <w:rPr>
            <w:rFonts w:ascii="Times New Roman" w:hAnsi="Times New Roman" w:cs="Times New Roman"/>
            <w:b/>
            <w:bCs/>
            <w:i w:val="0"/>
            <w:iCs/>
            <w:noProof/>
            <w:sz w:val="28"/>
            <w:szCs w:val="28"/>
            <w:lang w:val="ru-RU"/>
          </w:rPr>
          <w:delText>6</w:delText>
        </w:r>
        <w:r w:rsidRPr="00A91834" w:rsidDel="00DA08C5">
          <w:rPr>
            <w:rFonts w:ascii="Times New Roman" w:hAnsi="Times New Roman" w:cs="Times New Roman"/>
            <w:b/>
            <w:bCs/>
            <w:i w:val="0"/>
            <w:iCs/>
            <w:sz w:val="28"/>
            <w:szCs w:val="28"/>
          </w:rPr>
          <w:fldChar w:fldCharType="end"/>
        </w:r>
        <w:r w:rsidRPr="00A91834" w:rsidDel="00DA08C5">
          <w:rPr>
            <w:rFonts w:ascii="Times New Roman" w:hAnsi="Times New Roman" w:cs="Times New Roman"/>
            <w:i w:val="0"/>
            <w:iCs/>
            <w:sz w:val="28"/>
            <w:szCs w:val="28"/>
            <w:lang w:val="ru-RU"/>
          </w:rPr>
          <w:delText>. Зависимость внешней метрики качества моделей от уровня MNA дескрипторов.</w:delText>
        </w:r>
      </w:del>
    </w:p>
    <w:p w14:paraId="75CF38B1" w14:textId="15983BAB" w:rsidR="008F3F01" w:rsidRDefault="008F3F01" w:rsidP="008F3F01">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ab/>
        <w:t>Как и для конститутивной протеасомы наилучш</w:t>
      </w:r>
      <w:r w:rsidR="00A07EE5">
        <w:rPr>
          <w:rFonts w:ascii="Times New Roman" w:hAnsi="Times New Roman" w:cs="Times New Roman"/>
          <w:i w:val="0"/>
          <w:iCs/>
          <w:sz w:val="28"/>
          <w:szCs w:val="28"/>
          <w:lang w:val="ru-RU"/>
        </w:rPr>
        <w:t>ее</w:t>
      </w:r>
      <w:r>
        <w:rPr>
          <w:rFonts w:ascii="Times New Roman" w:hAnsi="Times New Roman" w:cs="Times New Roman"/>
          <w:i w:val="0"/>
          <w:iCs/>
          <w:sz w:val="28"/>
          <w:szCs w:val="28"/>
          <w:lang w:val="ru-RU"/>
        </w:rPr>
        <w:t xml:space="preserve"> </w:t>
      </w:r>
      <w:r w:rsidR="00A07EE5">
        <w:rPr>
          <w:rFonts w:ascii="Times New Roman" w:hAnsi="Times New Roman" w:cs="Times New Roman"/>
          <w:i w:val="0"/>
          <w:iCs/>
          <w:sz w:val="28"/>
          <w:szCs w:val="28"/>
          <w:lang w:val="ru-RU"/>
        </w:rPr>
        <w:t>качество</w:t>
      </w:r>
      <w:r>
        <w:rPr>
          <w:rFonts w:ascii="Times New Roman" w:hAnsi="Times New Roman" w:cs="Times New Roman"/>
          <w:i w:val="0"/>
          <w:iCs/>
          <w:sz w:val="28"/>
          <w:szCs w:val="28"/>
          <w:lang w:val="ru-RU"/>
        </w:rPr>
        <w:t xml:space="preserve"> показали модели </w:t>
      </w:r>
      <w:r w:rsidR="003A5D25">
        <w:rPr>
          <w:rFonts w:ascii="Times New Roman" w:hAnsi="Times New Roman" w:cs="Times New Roman"/>
          <w:i w:val="0"/>
          <w:iCs/>
          <w:sz w:val="28"/>
          <w:szCs w:val="28"/>
          <w:lang w:val="ru-RU"/>
        </w:rPr>
        <w:t>с использованием</w:t>
      </w:r>
      <w:r w:rsidR="009B46EF">
        <w:rPr>
          <w:rFonts w:ascii="Times New Roman" w:hAnsi="Times New Roman" w:cs="Times New Roman"/>
          <w:i w:val="0"/>
          <w:iCs/>
          <w:sz w:val="28"/>
          <w:szCs w:val="28"/>
          <w:lang w:val="ru-RU"/>
        </w:rPr>
        <w:t xml:space="preserve"> минимального окна. Для радиуса окна, равного двум и трем, оптимум </w:t>
      </w:r>
      <w:r w:rsidR="009B46EF">
        <w:rPr>
          <w:rFonts w:ascii="Times New Roman" w:hAnsi="Times New Roman" w:cs="Times New Roman"/>
          <w:i w:val="0"/>
          <w:iCs/>
          <w:sz w:val="28"/>
          <w:szCs w:val="28"/>
        </w:rPr>
        <w:t>MNA</w:t>
      </w:r>
      <w:r w:rsidR="009B46EF" w:rsidRPr="00A91834">
        <w:rPr>
          <w:rFonts w:ascii="Times New Roman" w:hAnsi="Times New Roman" w:cs="Times New Roman"/>
          <w:i w:val="0"/>
          <w:iCs/>
          <w:sz w:val="28"/>
          <w:szCs w:val="28"/>
          <w:lang w:val="ru-RU"/>
        </w:rPr>
        <w:t xml:space="preserve"> </w:t>
      </w:r>
      <w:r w:rsidR="009B46EF">
        <w:rPr>
          <w:rFonts w:ascii="Times New Roman" w:hAnsi="Times New Roman" w:cs="Times New Roman"/>
          <w:i w:val="0"/>
          <w:iCs/>
          <w:sz w:val="28"/>
          <w:szCs w:val="28"/>
          <w:lang w:val="ru-RU"/>
        </w:rPr>
        <w:t xml:space="preserve">дескрипторов равен семи, как и для конститутивной протеасомы. Однако для радиуса окна, равного четырем, наблюдается отсутствие зависимости качества моделей от уровня </w:t>
      </w:r>
      <w:r w:rsidR="009B46EF">
        <w:rPr>
          <w:rFonts w:ascii="Times New Roman" w:hAnsi="Times New Roman" w:cs="Times New Roman"/>
          <w:i w:val="0"/>
          <w:iCs/>
          <w:sz w:val="28"/>
          <w:szCs w:val="28"/>
        </w:rPr>
        <w:t>MNA</w:t>
      </w:r>
      <w:r w:rsidR="009B46EF" w:rsidRPr="00A91834">
        <w:rPr>
          <w:rFonts w:ascii="Times New Roman" w:hAnsi="Times New Roman" w:cs="Times New Roman"/>
          <w:i w:val="0"/>
          <w:iCs/>
          <w:sz w:val="28"/>
          <w:szCs w:val="28"/>
          <w:lang w:val="ru-RU"/>
        </w:rPr>
        <w:t xml:space="preserve"> </w:t>
      </w:r>
      <w:r w:rsidR="009B46EF">
        <w:rPr>
          <w:rFonts w:ascii="Times New Roman" w:hAnsi="Times New Roman" w:cs="Times New Roman"/>
          <w:i w:val="0"/>
          <w:iCs/>
          <w:sz w:val="28"/>
          <w:szCs w:val="28"/>
          <w:lang w:val="ru-RU"/>
        </w:rPr>
        <w:t xml:space="preserve">дескрипторов. </w:t>
      </w:r>
      <w:r w:rsidR="00A07EE5">
        <w:rPr>
          <w:rFonts w:ascii="Times New Roman" w:hAnsi="Times New Roman" w:cs="Times New Roman"/>
          <w:i w:val="0"/>
          <w:iCs/>
          <w:sz w:val="28"/>
          <w:szCs w:val="28"/>
          <w:lang w:val="ru-RU"/>
        </w:rPr>
        <w:t>Качество</w:t>
      </w:r>
      <w:r w:rsidR="009B46EF">
        <w:rPr>
          <w:rFonts w:ascii="Times New Roman" w:hAnsi="Times New Roman" w:cs="Times New Roman"/>
          <w:i w:val="0"/>
          <w:iCs/>
          <w:sz w:val="28"/>
          <w:szCs w:val="28"/>
          <w:lang w:val="ru-RU"/>
        </w:rPr>
        <w:t xml:space="preserve"> этих моделей находится практически на уровне случайного классификатора. </w:t>
      </w:r>
      <w:r w:rsidR="00A07EE5">
        <w:rPr>
          <w:rFonts w:ascii="Times New Roman" w:hAnsi="Times New Roman" w:cs="Times New Roman"/>
          <w:i w:val="0"/>
          <w:iCs/>
          <w:sz w:val="28"/>
          <w:szCs w:val="28"/>
          <w:lang w:val="ru-RU"/>
        </w:rPr>
        <w:t>Качество</w:t>
      </w:r>
      <w:r w:rsidR="009B46EF">
        <w:rPr>
          <w:rFonts w:ascii="Times New Roman" w:hAnsi="Times New Roman" w:cs="Times New Roman"/>
          <w:i w:val="0"/>
          <w:iCs/>
          <w:sz w:val="28"/>
          <w:szCs w:val="28"/>
          <w:lang w:val="ru-RU"/>
        </w:rPr>
        <w:t xml:space="preserve"> моделей с оптимальными значениями </w:t>
      </w:r>
      <w:proofErr w:type="spellStart"/>
      <w:r w:rsidR="009B46EF">
        <w:rPr>
          <w:rFonts w:ascii="Times New Roman" w:hAnsi="Times New Roman" w:cs="Times New Roman"/>
          <w:i w:val="0"/>
          <w:iCs/>
          <w:sz w:val="28"/>
          <w:szCs w:val="28"/>
          <w:lang w:val="ru-RU"/>
        </w:rPr>
        <w:t>гиперпараметров</w:t>
      </w:r>
      <w:proofErr w:type="spellEnd"/>
      <w:r w:rsidR="009B46EF">
        <w:rPr>
          <w:rFonts w:ascii="Times New Roman" w:hAnsi="Times New Roman" w:cs="Times New Roman"/>
          <w:i w:val="0"/>
          <w:iCs/>
          <w:sz w:val="28"/>
          <w:szCs w:val="28"/>
          <w:lang w:val="ru-RU"/>
        </w:rPr>
        <w:t xml:space="preserve"> также оставляет желать лучшего.  </w:t>
      </w:r>
      <w:r w:rsidR="009B46EF" w:rsidRPr="009B46EF">
        <w:rPr>
          <w:rFonts w:ascii="Times New Roman" w:hAnsi="Times New Roman" w:cs="Times New Roman"/>
          <w:i w:val="0"/>
          <w:iCs/>
          <w:sz w:val="28"/>
          <w:szCs w:val="28"/>
          <w:lang w:val="ru-RU"/>
        </w:rPr>
        <w:t>Для практического использования такие модели непригодны.</w:t>
      </w:r>
    </w:p>
    <w:p w14:paraId="6CD5F21D" w14:textId="77777777" w:rsidR="00A32529" w:rsidRDefault="009B46EF" w:rsidP="00A32529">
      <w:pPr>
        <w:pStyle w:val="afa"/>
        <w:spacing w:line="360" w:lineRule="auto"/>
        <w:jc w:val="both"/>
        <w:rPr>
          <w:ins w:id="359" w:author="Антон Смирнов" w:date="2023-05-28T21:06:00Z"/>
          <w:rFonts w:ascii="Times New Roman" w:hAnsi="Times New Roman" w:cs="Times New Roman"/>
          <w:i w:val="0"/>
          <w:iCs/>
          <w:sz w:val="28"/>
          <w:szCs w:val="28"/>
          <w:lang w:val="ru-RU"/>
        </w:rPr>
      </w:pPr>
      <w:r>
        <w:rPr>
          <w:rFonts w:ascii="Times New Roman" w:hAnsi="Times New Roman" w:cs="Times New Roman"/>
          <w:i w:val="0"/>
          <w:iCs/>
          <w:sz w:val="28"/>
          <w:szCs w:val="28"/>
          <w:lang w:val="ru-RU"/>
        </w:rPr>
        <w:tab/>
        <w:t xml:space="preserve">Причина низкого качества моделей, построенных на данных </w:t>
      </w:r>
      <w:r>
        <w:rPr>
          <w:rFonts w:ascii="Times New Roman" w:hAnsi="Times New Roman" w:cs="Times New Roman"/>
          <w:i w:val="0"/>
          <w:iCs/>
          <w:sz w:val="28"/>
          <w:szCs w:val="28"/>
        </w:rPr>
        <w:t>in</w:t>
      </w:r>
      <w:r w:rsidRPr="00A91834">
        <w:rPr>
          <w:rFonts w:ascii="Times New Roman" w:hAnsi="Times New Roman" w:cs="Times New Roman"/>
          <w:i w:val="0"/>
          <w:iCs/>
          <w:sz w:val="28"/>
          <w:szCs w:val="28"/>
          <w:lang w:val="ru-RU"/>
        </w:rPr>
        <w:t xml:space="preserve"> </w:t>
      </w:r>
      <w:proofErr w:type="gramStart"/>
      <w:r>
        <w:rPr>
          <w:rFonts w:ascii="Times New Roman" w:hAnsi="Times New Roman" w:cs="Times New Roman"/>
          <w:i w:val="0"/>
          <w:iCs/>
          <w:sz w:val="28"/>
          <w:szCs w:val="28"/>
        </w:rPr>
        <w:t>vitro</w:t>
      </w:r>
      <w:proofErr w:type="gramEnd"/>
      <w:r w:rsidRPr="00A91834">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может заключаться в самих данных</w:t>
      </w:r>
      <w:r w:rsidR="006876BE">
        <w:rPr>
          <w:rFonts w:ascii="Times New Roman" w:hAnsi="Times New Roman" w:cs="Times New Roman"/>
          <w:i w:val="0"/>
          <w:iCs/>
          <w:sz w:val="28"/>
          <w:szCs w:val="28"/>
          <w:lang w:val="ru-RU"/>
        </w:rPr>
        <w:t xml:space="preserve"> и в принципах разметки. Отрицательные </w:t>
      </w:r>
      <w:r w:rsidR="006876BE">
        <w:rPr>
          <w:rFonts w:ascii="Times New Roman" w:hAnsi="Times New Roman" w:cs="Times New Roman"/>
          <w:i w:val="0"/>
          <w:iCs/>
          <w:sz w:val="28"/>
          <w:szCs w:val="28"/>
          <w:lang w:val="ru-RU"/>
        </w:rPr>
        <w:lastRenderedPageBreak/>
        <w:t xml:space="preserve">и положительные примеры могут располагаться друг от друга по соседству в исходной последовательности, могут чередоваться. Нередка ситуация, когда пептидные фрагменты является продуктами последовательного расщепления длинной последовательности. Например, исходная последовательность – </w:t>
      </w:r>
      <w:r w:rsidR="006876BE">
        <w:rPr>
          <w:rFonts w:ascii="Times New Roman" w:hAnsi="Times New Roman" w:cs="Times New Roman"/>
          <w:i w:val="0"/>
          <w:iCs/>
          <w:sz w:val="28"/>
          <w:szCs w:val="28"/>
        </w:rPr>
        <w:t>FDSTRYPLKMVCWTLK</w:t>
      </w:r>
      <w:r w:rsidR="006876BE" w:rsidRPr="00A91834">
        <w:rPr>
          <w:rFonts w:ascii="Times New Roman" w:hAnsi="Times New Roman" w:cs="Times New Roman"/>
          <w:i w:val="0"/>
          <w:iCs/>
          <w:sz w:val="28"/>
          <w:szCs w:val="28"/>
          <w:lang w:val="ru-RU"/>
        </w:rPr>
        <w:t xml:space="preserve">, </w:t>
      </w:r>
      <w:r w:rsidR="006876BE">
        <w:rPr>
          <w:rFonts w:ascii="Times New Roman" w:hAnsi="Times New Roman" w:cs="Times New Roman"/>
          <w:i w:val="0"/>
          <w:iCs/>
          <w:sz w:val="28"/>
          <w:szCs w:val="28"/>
          <w:lang w:val="ru-RU"/>
        </w:rPr>
        <w:t xml:space="preserve">а продукты – </w:t>
      </w:r>
      <w:r w:rsidR="006876BE">
        <w:rPr>
          <w:rFonts w:ascii="Times New Roman" w:hAnsi="Times New Roman" w:cs="Times New Roman"/>
          <w:i w:val="0"/>
          <w:iCs/>
          <w:sz w:val="28"/>
          <w:szCs w:val="28"/>
        </w:rPr>
        <w:t>FDSTRYPLKMV</w:t>
      </w:r>
      <w:r w:rsidR="006876BE" w:rsidRPr="00A91834">
        <w:rPr>
          <w:rFonts w:ascii="Times New Roman" w:hAnsi="Times New Roman" w:cs="Times New Roman"/>
          <w:i w:val="0"/>
          <w:iCs/>
          <w:sz w:val="28"/>
          <w:szCs w:val="28"/>
          <w:lang w:val="ru-RU"/>
        </w:rPr>
        <w:t xml:space="preserve">, </w:t>
      </w:r>
      <w:r w:rsidR="006876BE">
        <w:rPr>
          <w:rFonts w:ascii="Times New Roman" w:hAnsi="Times New Roman" w:cs="Times New Roman"/>
          <w:i w:val="0"/>
          <w:iCs/>
          <w:sz w:val="28"/>
          <w:szCs w:val="28"/>
        </w:rPr>
        <w:t>FDSTRYPLK</w:t>
      </w:r>
      <w:r w:rsidR="006876BE" w:rsidRPr="00A91834">
        <w:rPr>
          <w:rFonts w:ascii="Times New Roman" w:hAnsi="Times New Roman" w:cs="Times New Roman"/>
          <w:i w:val="0"/>
          <w:iCs/>
          <w:sz w:val="28"/>
          <w:szCs w:val="28"/>
          <w:lang w:val="ru-RU"/>
        </w:rPr>
        <w:t xml:space="preserve">, </w:t>
      </w:r>
      <w:r w:rsidR="006876BE">
        <w:rPr>
          <w:rFonts w:ascii="Times New Roman" w:hAnsi="Times New Roman" w:cs="Times New Roman"/>
          <w:i w:val="0"/>
          <w:iCs/>
          <w:sz w:val="28"/>
          <w:szCs w:val="28"/>
          <w:lang w:val="ru-RU"/>
        </w:rPr>
        <w:t xml:space="preserve">– </w:t>
      </w:r>
      <w:r w:rsidR="006876BE">
        <w:rPr>
          <w:rFonts w:ascii="Times New Roman" w:hAnsi="Times New Roman" w:cs="Times New Roman"/>
          <w:i w:val="0"/>
          <w:iCs/>
          <w:sz w:val="28"/>
          <w:szCs w:val="28"/>
        </w:rPr>
        <w:t>FDSTRY</w:t>
      </w:r>
      <w:r w:rsidR="006876BE" w:rsidRPr="00A91834">
        <w:rPr>
          <w:rFonts w:ascii="Times New Roman" w:hAnsi="Times New Roman" w:cs="Times New Roman"/>
          <w:i w:val="0"/>
          <w:iCs/>
          <w:sz w:val="28"/>
          <w:szCs w:val="28"/>
          <w:lang w:val="ru-RU"/>
        </w:rPr>
        <w:t xml:space="preserve">, </w:t>
      </w:r>
      <w:r w:rsidR="006876BE">
        <w:rPr>
          <w:rFonts w:ascii="Times New Roman" w:hAnsi="Times New Roman" w:cs="Times New Roman"/>
          <w:i w:val="0"/>
          <w:iCs/>
          <w:sz w:val="28"/>
          <w:szCs w:val="28"/>
          <w:lang w:val="ru-RU"/>
        </w:rPr>
        <w:t>тогда разметка активности с пятой по двенадцатую аминокислоту будет выглядеть следующим образом: 01001010. Таким образом</w:t>
      </w:r>
      <w:r w:rsidR="00A4579D">
        <w:rPr>
          <w:rFonts w:ascii="Times New Roman" w:hAnsi="Times New Roman" w:cs="Times New Roman"/>
          <w:i w:val="0"/>
          <w:iCs/>
          <w:sz w:val="28"/>
          <w:szCs w:val="28"/>
          <w:lang w:val="ru-RU"/>
        </w:rPr>
        <w:t>, сайты могут быть разделены друг от друга всего лишь одним остатком и при использовании больших радиусов окна могут быть неправильно определены дескрипторы</w:t>
      </w:r>
      <w:r w:rsidR="00E8046A">
        <w:rPr>
          <w:rFonts w:ascii="Times New Roman" w:hAnsi="Times New Roman" w:cs="Times New Roman"/>
          <w:i w:val="0"/>
          <w:iCs/>
          <w:sz w:val="28"/>
          <w:szCs w:val="28"/>
          <w:lang w:val="ru-RU"/>
        </w:rPr>
        <w:t>, ответственные за формирование сайта расщепления</w:t>
      </w:r>
      <w:r w:rsidR="003772D6">
        <w:rPr>
          <w:rFonts w:ascii="Times New Roman" w:hAnsi="Times New Roman" w:cs="Times New Roman"/>
          <w:i w:val="0"/>
          <w:iCs/>
          <w:sz w:val="28"/>
          <w:szCs w:val="28"/>
          <w:lang w:val="ru-RU"/>
        </w:rPr>
        <w:t xml:space="preserve">, поэтому нецелесообразно использовать </w:t>
      </w:r>
      <w:proofErr w:type="spellStart"/>
      <w:r w:rsidR="003772D6">
        <w:rPr>
          <w:rFonts w:ascii="Times New Roman" w:hAnsi="Times New Roman" w:cs="Times New Roman"/>
          <w:i w:val="0"/>
          <w:iCs/>
          <w:sz w:val="28"/>
          <w:szCs w:val="28"/>
          <w:lang w:val="ru-RU"/>
        </w:rPr>
        <w:t>бо́льший</w:t>
      </w:r>
      <w:proofErr w:type="spellEnd"/>
      <w:r w:rsidR="003772D6">
        <w:rPr>
          <w:rFonts w:ascii="Times New Roman" w:hAnsi="Times New Roman" w:cs="Times New Roman"/>
          <w:i w:val="0"/>
          <w:iCs/>
          <w:sz w:val="28"/>
          <w:szCs w:val="28"/>
          <w:lang w:val="ru-RU"/>
        </w:rPr>
        <w:t xml:space="preserve"> радиус окна.</w:t>
      </w:r>
      <w:r w:rsidR="002B399E">
        <w:rPr>
          <w:rFonts w:ascii="Times New Roman" w:hAnsi="Times New Roman" w:cs="Times New Roman"/>
          <w:i w:val="0"/>
          <w:iCs/>
          <w:sz w:val="28"/>
          <w:szCs w:val="28"/>
          <w:lang w:val="ru-RU"/>
        </w:rPr>
        <w:t xml:space="preserve"> К тому же нецелесообразно увеличивать его из-за небольшой длины исходных белков, использованных для экспериментов, которые по сути своей </w:t>
      </w:r>
      <w:r w:rsidR="00A91834">
        <w:rPr>
          <w:rFonts w:ascii="Times New Roman" w:hAnsi="Times New Roman" w:cs="Times New Roman"/>
          <w:i w:val="0"/>
          <w:iCs/>
          <w:sz w:val="28"/>
          <w:szCs w:val="28"/>
          <w:lang w:val="ru-RU"/>
        </w:rPr>
        <w:t>являются частями</w:t>
      </w:r>
      <w:r w:rsidR="002B399E">
        <w:rPr>
          <w:rFonts w:ascii="Times New Roman" w:hAnsi="Times New Roman" w:cs="Times New Roman"/>
          <w:i w:val="0"/>
          <w:iCs/>
          <w:sz w:val="28"/>
          <w:szCs w:val="28"/>
          <w:lang w:val="ru-RU"/>
        </w:rPr>
        <w:t xml:space="preserve"> некоторых больших белков.</w:t>
      </w:r>
      <w:r w:rsidR="003772D6">
        <w:rPr>
          <w:rFonts w:ascii="Times New Roman" w:hAnsi="Times New Roman" w:cs="Times New Roman"/>
          <w:i w:val="0"/>
          <w:iCs/>
          <w:sz w:val="28"/>
          <w:szCs w:val="28"/>
          <w:lang w:val="ru-RU"/>
        </w:rPr>
        <w:t xml:space="preserve"> </w:t>
      </w:r>
      <w:r w:rsidR="00E8046A">
        <w:rPr>
          <w:rFonts w:ascii="Times New Roman" w:hAnsi="Times New Roman" w:cs="Times New Roman"/>
          <w:i w:val="0"/>
          <w:iCs/>
          <w:sz w:val="28"/>
          <w:szCs w:val="28"/>
          <w:lang w:val="ru-RU"/>
        </w:rPr>
        <w:t xml:space="preserve">Использование радиуса окна, равного в единицу, было сочтено недостаточным, исходя из положений, что </w:t>
      </w:r>
      <w:r w:rsidR="003772D6">
        <w:rPr>
          <w:rFonts w:ascii="Times New Roman" w:hAnsi="Times New Roman" w:cs="Times New Roman"/>
          <w:i w:val="0"/>
          <w:iCs/>
          <w:sz w:val="28"/>
          <w:szCs w:val="28"/>
          <w:lang w:val="ru-RU"/>
        </w:rPr>
        <w:t xml:space="preserve">выявленные </w:t>
      </w:r>
      <w:r w:rsidR="00E8046A">
        <w:rPr>
          <w:rFonts w:ascii="Times New Roman" w:hAnsi="Times New Roman" w:cs="Times New Roman"/>
          <w:i w:val="0"/>
          <w:iCs/>
          <w:sz w:val="28"/>
          <w:szCs w:val="28"/>
          <w:lang w:val="ru-RU"/>
        </w:rPr>
        <w:t>паттерны из трех остатков будут встречаться гораздо чаще</w:t>
      </w:r>
      <w:r w:rsidR="003772D6">
        <w:rPr>
          <w:rFonts w:ascii="Times New Roman" w:hAnsi="Times New Roman" w:cs="Times New Roman"/>
          <w:i w:val="0"/>
          <w:iCs/>
          <w:sz w:val="28"/>
          <w:szCs w:val="28"/>
          <w:lang w:val="ru-RU"/>
        </w:rPr>
        <w:t>, чем выявленные паттерны из пяти остатков, и приводит к кратному увеличению число ложно положительных результатов.</w:t>
      </w:r>
    </w:p>
    <w:p w14:paraId="5FD2E93A" w14:textId="161CE04F" w:rsidR="009B46EF" w:rsidRDefault="00A32529" w:rsidP="00A32529">
      <w:pPr>
        <w:pStyle w:val="afa"/>
        <w:spacing w:line="360" w:lineRule="auto"/>
        <w:ind w:firstLine="720"/>
        <w:jc w:val="both"/>
        <w:rPr>
          <w:rFonts w:ascii="Times New Roman" w:hAnsi="Times New Roman" w:cs="Times New Roman"/>
          <w:i w:val="0"/>
          <w:iCs/>
          <w:sz w:val="28"/>
          <w:szCs w:val="28"/>
          <w:lang w:val="ru-RU"/>
        </w:rPr>
        <w:pPrChange w:id="360" w:author="Антон Смирнов" w:date="2023-05-28T21:06:00Z">
          <w:pPr>
            <w:pStyle w:val="afa"/>
            <w:spacing w:line="360" w:lineRule="auto"/>
            <w:jc w:val="both"/>
          </w:pPr>
        </w:pPrChange>
      </w:pPr>
      <w:ins w:id="361" w:author="Антон Смирнов" w:date="2023-05-28T21:05:00Z">
        <w:r>
          <w:rPr>
            <w:rFonts w:ascii="Times New Roman" w:hAnsi="Times New Roman" w:cs="Times New Roman"/>
            <w:i w:val="0"/>
            <w:iCs/>
            <w:sz w:val="28"/>
            <w:szCs w:val="32"/>
            <w:lang w:val="ru-RU"/>
          </w:rPr>
          <w:t xml:space="preserve">По рисунку 7 можно заметить, что профиль каталитической активности у конститутивной протеасомы и </w:t>
        </w:r>
        <w:proofErr w:type="spellStart"/>
        <w:r>
          <w:rPr>
            <w:rFonts w:ascii="Times New Roman" w:hAnsi="Times New Roman" w:cs="Times New Roman"/>
            <w:i w:val="0"/>
            <w:iCs/>
            <w:sz w:val="28"/>
            <w:szCs w:val="32"/>
            <w:lang w:val="ru-RU"/>
          </w:rPr>
          <w:t>иммуннопротеасомы</w:t>
        </w:r>
        <w:proofErr w:type="spellEnd"/>
        <w:r>
          <w:rPr>
            <w:rFonts w:ascii="Times New Roman" w:hAnsi="Times New Roman" w:cs="Times New Roman"/>
            <w:i w:val="0"/>
            <w:iCs/>
            <w:sz w:val="28"/>
            <w:szCs w:val="32"/>
            <w:lang w:val="ru-RU"/>
          </w:rPr>
          <w:t xml:space="preserve"> отличается. Например, </w:t>
        </w:r>
        <w:proofErr w:type="spellStart"/>
        <w:r>
          <w:rPr>
            <w:rFonts w:ascii="Times New Roman" w:hAnsi="Times New Roman" w:cs="Times New Roman"/>
            <w:i w:val="0"/>
            <w:iCs/>
            <w:sz w:val="28"/>
            <w:szCs w:val="32"/>
            <w:lang w:val="ru-RU"/>
          </w:rPr>
          <w:t>иммуннопротеасома</w:t>
        </w:r>
        <w:proofErr w:type="spellEnd"/>
        <w:r>
          <w:rPr>
            <w:rFonts w:ascii="Times New Roman" w:hAnsi="Times New Roman" w:cs="Times New Roman"/>
            <w:i w:val="0"/>
            <w:iCs/>
            <w:sz w:val="28"/>
            <w:szCs w:val="32"/>
            <w:lang w:val="ru-RU"/>
          </w:rPr>
          <w:t xml:space="preserve"> гораздо более активна по остатку</w:t>
        </w:r>
        <w:r w:rsidRPr="00A91834">
          <w:rPr>
            <w:rFonts w:ascii="Times New Roman" w:hAnsi="Times New Roman" w:cs="Times New Roman"/>
            <w:i w:val="0"/>
            <w:iCs/>
            <w:sz w:val="28"/>
            <w:szCs w:val="32"/>
            <w:lang w:val="ru-RU"/>
          </w:rPr>
          <w:t xml:space="preserve"> </w:t>
        </w:r>
        <w:r>
          <w:rPr>
            <w:rFonts w:ascii="Times New Roman" w:hAnsi="Times New Roman" w:cs="Times New Roman"/>
            <w:i w:val="0"/>
            <w:iCs/>
            <w:sz w:val="28"/>
            <w:szCs w:val="32"/>
            <w:lang w:val="ru-RU"/>
          </w:rPr>
          <w:t xml:space="preserve">аргинина, чем конститутивная протеасома, но неактивна по остатку цистеина и практически неактивна по остаткам метионина и аспарагина. Конститутивная протеасома проявляет одинаковую активность по отношению к большинству аминокислот, в отличие от </w:t>
        </w:r>
        <w:proofErr w:type="spellStart"/>
        <w:r>
          <w:rPr>
            <w:rFonts w:ascii="Times New Roman" w:hAnsi="Times New Roman" w:cs="Times New Roman"/>
            <w:i w:val="0"/>
            <w:iCs/>
            <w:sz w:val="28"/>
            <w:szCs w:val="32"/>
            <w:lang w:val="ru-RU"/>
          </w:rPr>
          <w:t>иммуннопротеасомы</w:t>
        </w:r>
        <w:proofErr w:type="spellEnd"/>
        <w:r>
          <w:rPr>
            <w:rFonts w:ascii="Times New Roman" w:hAnsi="Times New Roman" w:cs="Times New Roman"/>
            <w:i w:val="0"/>
            <w:iCs/>
            <w:sz w:val="28"/>
            <w:szCs w:val="32"/>
            <w:lang w:val="ru-RU"/>
          </w:rPr>
          <w:t>.</w:t>
        </w:r>
      </w:ins>
      <w:del w:id="362" w:author="Антон Смирнов" w:date="2023-05-28T21:06:00Z">
        <w:r w:rsidR="003772D6" w:rsidDel="00A32529">
          <w:rPr>
            <w:rFonts w:ascii="Times New Roman" w:hAnsi="Times New Roman" w:cs="Times New Roman"/>
            <w:i w:val="0"/>
            <w:iCs/>
            <w:sz w:val="28"/>
            <w:szCs w:val="28"/>
            <w:lang w:val="ru-RU"/>
          </w:rPr>
          <w:delText xml:space="preserve"> </w:delText>
        </w:r>
      </w:del>
      <w:ins w:id="363" w:author="Антон Смирнов" w:date="2023-05-28T21:06:00Z">
        <w:r>
          <w:rPr>
            <w:rFonts w:ascii="Times New Roman" w:hAnsi="Times New Roman" w:cs="Times New Roman"/>
            <w:i w:val="0"/>
            <w:iCs/>
            <w:sz w:val="28"/>
            <w:szCs w:val="28"/>
            <w:lang w:val="ru-RU"/>
          </w:rPr>
          <w:t xml:space="preserve"> </w:t>
        </w:r>
      </w:ins>
      <w:r w:rsidR="003772D6">
        <w:rPr>
          <w:rFonts w:ascii="Times New Roman" w:hAnsi="Times New Roman" w:cs="Times New Roman"/>
          <w:i w:val="0"/>
          <w:iCs/>
          <w:sz w:val="28"/>
          <w:szCs w:val="28"/>
          <w:lang w:val="ru-RU"/>
        </w:rPr>
        <w:t xml:space="preserve">Использование только аминокислот невозможно, так как по данным литературы и проведенным исследованиям данных протеасомы работают по всем остаткам, но с разной частотой (рис. 7). </w:t>
      </w:r>
    </w:p>
    <w:p w14:paraId="0690E36F" w14:textId="77777777" w:rsidR="00DA08C5" w:rsidRPr="00DA08C5" w:rsidRDefault="00984038" w:rsidP="00DA08C5">
      <w:pPr>
        <w:pStyle w:val="afa"/>
        <w:keepNext/>
        <w:spacing w:line="360" w:lineRule="auto"/>
        <w:jc w:val="both"/>
        <w:rPr>
          <w:ins w:id="364" w:author="Антон Смирнов" w:date="2023-05-29T00:12:00Z"/>
          <w:rFonts w:ascii="Times New Roman" w:hAnsi="Times New Roman" w:cs="Times New Roman"/>
          <w:i w:val="0"/>
          <w:iCs/>
          <w:sz w:val="28"/>
          <w:szCs w:val="28"/>
          <w:rPrChange w:id="365" w:author="Антон Смирнов" w:date="2023-05-29T00:12:00Z">
            <w:rPr>
              <w:ins w:id="366" w:author="Антон Смирнов" w:date="2023-05-29T00:12:00Z"/>
            </w:rPr>
          </w:rPrChange>
        </w:rPr>
        <w:pPrChange w:id="367" w:author="Антон Смирнов" w:date="2023-05-29T00:12:00Z">
          <w:pPr>
            <w:pStyle w:val="afa"/>
            <w:keepNext/>
            <w:spacing w:line="360" w:lineRule="auto"/>
            <w:jc w:val="both"/>
          </w:pPr>
        </w:pPrChange>
      </w:pPr>
      <w:r w:rsidRPr="00DA08C5">
        <w:rPr>
          <w:rFonts w:ascii="Times New Roman" w:hAnsi="Times New Roman" w:cs="Times New Roman"/>
          <w:i w:val="0"/>
          <w:iCs/>
          <w:noProof/>
          <w:sz w:val="28"/>
          <w:szCs w:val="28"/>
          <w:rPrChange w:id="368" w:author="Антон Смирнов" w:date="2023-05-29T00:12:00Z">
            <w:rPr>
              <w:noProof/>
            </w:rPr>
          </w:rPrChange>
        </w:rPr>
        <w:lastRenderedPageBreak/>
        <w:drawing>
          <wp:inline distT="0" distB="0" distL="0" distR="0" wp14:anchorId="5386D2B8" wp14:editId="38224B73">
            <wp:extent cx="5940425" cy="4125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125595"/>
                    </a:xfrm>
                    <a:prstGeom prst="rect">
                      <a:avLst/>
                    </a:prstGeom>
                    <a:noFill/>
                    <a:ln>
                      <a:noFill/>
                    </a:ln>
                  </pic:spPr>
                </pic:pic>
              </a:graphicData>
            </a:graphic>
          </wp:inline>
        </w:drawing>
      </w:r>
    </w:p>
    <w:p w14:paraId="057D52F7" w14:textId="2FE9D5CF" w:rsidR="00984038" w:rsidRPr="00DA08C5" w:rsidDel="0063193C" w:rsidRDefault="00DA08C5" w:rsidP="00DA08C5">
      <w:pPr>
        <w:pStyle w:val="afa"/>
        <w:spacing w:line="360" w:lineRule="auto"/>
        <w:jc w:val="both"/>
        <w:rPr>
          <w:del w:id="369" w:author="Антон Смирнов" w:date="2023-05-29T00:12:00Z"/>
          <w:rFonts w:ascii="Times New Roman" w:hAnsi="Times New Roman" w:cs="Times New Roman"/>
          <w:i w:val="0"/>
          <w:iCs/>
          <w:sz w:val="28"/>
          <w:szCs w:val="28"/>
          <w:rPrChange w:id="370" w:author="Антон Смирнов" w:date="2023-05-29T00:12:00Z">
            <w:rPr>
              <w:del w:id="371" w:author="Антон Смирнов" w:date="2023-05-29T00:12:00Z"/>
            </w:rPr>
          </w:rPrChange>
        </w:rPr>
        <w:pPrChange w:id="372" w:author="Антон Смирнов" w:date="2023-05-29T00:12:00Z">
          <w:pPr>
            <w:pStyle w:val="afa"/>
            <w:keepNext/>
            <w:spacing w:line="360" w:lineRule="auto"/>
            <w:jc w:val="both"/>
          </w:pPr>
        </w:pPrChange>
      </w:pPr>
      <w:ins w:id="373" w:author="Антон Смирнов" w:date="2023-05-29T00:12:00Z">
        <w:r w:rsidRPr="00DA08C5">
          <w:rPr>
            <w:rFonts w:ascii="Times New Roman" w:hAnsi="Times New Roman" w:cs="Times New Roman"/>
            <w:b/>
            <w:bCs/>
            <w:i w:val="0"/>
            <w:iCs/>
            <w:sz w:val="28"/>
            <w:szCs w:val="28"/>
            <w:lang w:val="ru-RU"/>
            <w:rPrChange w:id="374" w:author="Антон Смирнов" w:date="2023-05-29T00:12:00Z">
              <w:rPr/>
            </w:rPrChange>
          </w:rPr>
          <w:t xml:space="preserve">Рисунок </w:t>
        </w:r>
        <w:r w:rsidRPr="00DA08C5">
          <w:rPr>
            <w:rFonts w:ascii="Times New Roman" w:hAnsi="Times New Roman" w:cs="Times New Roman"/>
            <w:b/>
            <w:bCs/>
            <w:i w:val="0"/>
            <w:iCs/>
            <w:sz w:val="28"/>
            <w:szCs w:val="28"/>
            <w:rPrChange w:id="375" w:author="Антон Смирнов" w:date="2023-05-29T00:12:00Z">
              <w:rPr/>
            </w:rPrChange>
          </w:rPr>
          <w:fldChar w:fldCharType="begin"/>
        </w:r>
        <w:r w:rsidRPr="00DA08C5">
          <w:rPr>
            <w:rFonts w:ascii="Times New Roman" w:hAnsi="Times New Roman" w:cs="Times New Roman"/>
            <w:b/>
            <w:bCs/>
            <w:i w:val="0"/>
            <w:iCs/>
            <w:sz w:val="28"/>
            <w:szCs w:val="28"/>
            <w:lang w:val="ru-RU"/>
            <w:rPrChange w:id="376" w:author="Антон Смирнов" w:date="2023-05-29T00:12:00Z">
              <w:rPr/>
            </w:rPrChange>
          </w:rPr>
          <w:instrText xml:space="preserve"> </w:instrText>
        </w:r>
        <w:r w:rsidRPr="00DA08C5">
          <w:rPr>
            <w:rFonts w:ascii="Times New Roman" w:hAnsi="Times New Roman" w:cs="Times New Roman"/>
            <w:b/>
            <w:bCs/>
            <w:i w:val="0"/>
            <w:iCs/>
            <w:sz w:val="28"/>
            <w:szCs w:val="28"/>
            <w:rPrChange w:id="377" w:author="Антон Смирнов" w:date="2023-05-29T00:12:00Z">
              <w:rPr/>
            </w:rPrChange>
          </w:rPr>
          <w:instrText>SEQ</w:instrText>
        </w:r>
        <w:r w:rsidRPr="00DA08C5">
          <w:rPr>
            <w:rFonts w:ascii="Times New Roman" w:hAnsi="Times New Roman" w:cs="Times New Roman"/>
            <w:b/>
            <w:bCs/>
            <w:i w:val="0"/>
            <w:iCs/>
            <w:sz w:val="28"/>
            <w:szCs w:val="28"/>
            <w:lang w:val="ru-RU"/>
            <w:rPrChange w:id="378" w:author="Антон Смирнов" w:date="2023-05-29T00:12:00Z">
              <w:rPr/>
            </w:rPrChange>
          </w:rPr>
          <w:instrText xml:space="preserve"> Рисунок \* </w:instrText>
        </w:r>
        <w:r w:rsidRPr="00DA08C5">
          <w:rPr>
            <w:rFonts w:ascii="Times New Roman" w:hAnsi="Times New Roman" w:cs="Times New Roman"/>
            <w:b/>
            <w:bCs/>
            <w:i w:val="0"/>
            <w:iCs/>
            <w:sz w:val="28"/>
            <w:szCs w:val="28"/>
            <w:rPrChange w:id="379" w:author="Антон Смирнов" w:date="2023-05-29T00:12:00Z">
              <w:rPr/>
            </w:rPrChange>
          </w:rPr>
          <w:instrText>ARABIC</w:instrText>
        </w:r>
        <w:r w:rsidRPr="00DA08C5">
          <w:rPr>
            <w:rFonts w:ascii="Times New Roman" w:hAnsi="Times New Roman" w:cs="Times New Roman"/>
            <w:b/>
            <w:bCs/>
            <w:i w:val="0"/>
            <w:iCs/>
            <w:sz w:val="28"/>
            <w:szCs w:val="28"/>
            <w:lang w:val="ru-RU"/>
            <w:rPrChange w:id="380" w:author="Антон Смирнов" w:date="2023-05-29T00:12:00Z">
              <w:rPr/>
            </w:rPrChange>
          </w:rPr>
          <w:instrText xml:space="preserve"> </w:instrText>
        </w:r>
      </w:ins>
      <w:r w:rsidRPr="00DA08C5">
        <w:rPr>
          <w:rFonts w:ascii="Times New Roman" w:hAnsi="Times New Roman" w:cs="Times New Roman"/>
          <w:b/>
          <w:bCs/>
          <w:i w:val="0"/>
          <w:iCs/>
          <w:sz w:val="28"/>
          <w:szCs w:val="28"/>
          <w:rPrChange w:id="381" w:author="Антон Смирнов" w:date="2023-05-29T00:12:00Z">
            <w:rPr/>
          </w:rPrChange>
        </w:rPr>
        <w:fldChar w:fldCharType="separate"/>
      </w:r>
      <w:ins w:id="382" w:author="Антон Смирнов" w:date="2023-05-29T00:12:00Z">
        <w:r w:rsidRPr="00DA08C5">
          <w:rPr>
            <w:rFonts w:ascii="Times New Roman" w:hAnsi="Times New Roman" w:cs="Times New Roman"/>
            <w:b/>
            <w:bCs/>
            <w:i w:val="0"/>
            <w:iCs/>
            <w:noProof/>
            <w:sz w:val="28"/>
            <w:szCs w:val="28"/>
            <w:lang w:val="ru-RU"/>
            <w:rPrChange w:id="383" w:author="Антон Смирнов" w:date="2023-05-29T00:12:00Z">
              <w:rPr>
                <w:noProof/>
              </w:rPr>
            </w:rPrChange>
          </w:rPr>
          <w:t>8</w:t>
        </w:r>
        <w:r w:rsidRPr="00DA08C5">
          <w:rPr>
            <w:rFonts w:ascii="Times New Roman" w:hAnsi="Times New Roman" w:cs="Times New Roman"/>
            <w:b/>
            <w:bCs/>
            <w:i w:val="0"/>
            <w:iCs/>
            <w:sz w:val="28"/>
            <w:szCs w:val="28"/>
            <w:rPrChange w:id="384" w:author="Антон Смирнов" w:date="2023-05-29T00:12:00Z">
              <w:rPr/>
            </w:rPrChange>
          </w:rPr>
          <w:fldChar w:fldCharType="end"/>
        </w:r>
        <w:r w:rsidRPr="00DA08C5">
          <w:rPr>
            <w:rFonts w:ascii="Times New Roman" w:hAnsi="Times New Roman" w:cs="Times New Roman"/>
            <w:b/>
            <w:bCs/>
            <w:i w:val="0"/>
            <w:iCs/>
            <w:sz w:val="28"/>
            <w:szCs w:val="28"/>
            <w:lang w:val="ru-RU"/>
            <w:rPrChange w:id="385" w:author="Антон Смирнов" w:date="2023-05-29T00:12:00Z">
              <w:rPr>
                <w:lang w:val="ru-RU"/>
              </w:rPr>
            </w:rPrChange>
          </w:rPr>
          <w:t>.</w:t>
        </w:r>
        <w:r w:rsidRPr="00DA08C5">
          <w:rPr>
            <w:rFonts w:ascii="Times New Roman" w:hAnsi="Times New Roman" w:cs="Times New Roman"/>
            <w:i w:val="0"/>
            <w:iCs/>
            <w:sz w:val="28"/>
            <w:szCs w:val="28"/>
            <w:lang w:val="ru-RU"/>
            <w:rPrChange w:id="386" w:author="Антон Смирнов" w:date="2023-05-29T00:12:00Z">
              <w:rPr>
                <w:rFonts w:ascii="Times New Roman" w:hAnsi="Times New Roman" w:cs="Times New Roman"/>
                <w:i w:val="0"/>
                <w:iCs/>
                <w:sz w:val="28"/>
                <w:szCs w:val="28"/>
                <w:lang w:val="ru-RU"/>
              </w:rPr>
            </w:rPrChange>
          </w:rPr>
          <w:t xml:space="preserve"> Относительная частота встречаемости аминокислотных остатков в сайтах расщепления белков протеасомой. Оценено по данным работы </w:t>
        </w:r>
        <w:r w:rsidRPr="00DA08C5">
          <w:rPr>
            <w:rFonts w:ascii="Times New Roman" w:hAnsi="Times New Roman" w:cs="Times New Roman"/>
            <w:i w:val="0"/>
            <w:iCs/>
            <w:sz w:val="28"/>
            <w:szCs w:val="28"/>
            <w:lang w:val="ru-RU"/>
            <w:rPrChange w:id="387" w:author="Антон Смирнов" w:date="2023-05-29T00:12:00Z">
              <w:rPr>
                <w:rFonts w:ascii="Times New Roman" w:hAnsi="Times New Roman" w:cs="Times New Roman"/>
                <w:i w:val="0"/>
                <w:iCs/>
                <w:sz w:val="28"/>
                <w:szCs w:val="28"/>
                <w:lang w:val="ru-RU"/>
              </w:rPr>
            </w:rPrChange>
          </w:rPr>
          <w:fldChar w:fldCharType="begin"/>
        </w:r>
        <w:r w:rsidRPr="00DA08C5">
          <w:rPr>
            <w:rFonts w:ascii="Times New Roman" w:hAnsi="Times New Roman" w:cs="Times New Roman"/>
            <w:i w:val="0"/>
            <w:iCs/>
            <w:sz w:val="28"/>
            <w:szCs w:val="28"/>
            <w:lang w:val="ru-RU"/>
            <w:rPrChange w:id="388" w:author="Антон Смирнов" w:date="2023-05-29T00:12:00Z">
              <w:rPr>
                <w:rFonts w:ascii="Times New Roman" w:hAnsi="Times New Roman" w:cs="Times New Roman"/>
                <w:i w:val="0"/>
                <w:iCs/>
                <w:sz w:val="28"/>
                <w:szCs w:val="28"/>
                <w:lang w:val="ru-RU"/>
              </w:rPr>
            </w:rPrChange>
          </w:rPr>
          <w:instrText xml:space="preserve"> ADDIN ZOTERO_ITEM CSL_CITATION {"citationID":"hADnsH7k","properties":{"formattedCitation":"[115]","plainCitation":"[115]","noteIndex":0},"citationItems":[{"id":83,"uris":["http://zotero.org/users/10071278/items/9XKGKLF3"],"itemData":{"id":83,"type":"article-journal","abstract":"Abstract\n            \n              Proteasomes are the main producers of antigenic peptides presented to CD8\n              +\n              T cells. They can cut proteins and release their fragments or recombine non-contiguous fragments thereby generating novel sequences,\n              i.e\n              . spliced peptides. Understanding which are the driving forces and the sequence preferences of both reactions can streamline target discovery in immunotherapies against cancer, infection and autoimmunity. Here, we present a large database of spliced and non-spliced peptides generated by proteasomes\n              in vitro\n              , which is available as simple CSV file and as a MySQL database. To generate the database, we performed\n              in vitro\n              digestions of 55 unique synthetic polypeptide substrates with different proteasome isoforms and experimental conditions. We measured the samples using three mass spectrometers, filtered and validated putative peptides, identified 22,333 peptide product sequences (15,028 spliced and 7,305 non-spliced product sequences). Our database and datasets have been deposited to the Mendeley (doi:10.17632/nr7cs764rc.1) and PRIDE (PXD016782) repositories. We anticipate that this unique database can be a valuable source for predictors of proteasome-catalyzed peptide hydrolysis and splicing, with various future translational applications.","container-title":"Scientific Data","DOI":"10.1038/s41597-020-0487-6","ISSN":"2052-4463","issue":"1","journalAbbreviation":"Sci Data","language":"en","page":"146","source":"DOI.org (Crossref)","title":"Large database for the analysis and prediction of spliced and non-spliced peptide generation by proteasomes","volume":"7","author":[{"family":"Specht","given":"Gerd"},{"family":"Roetschke","given":"Hanna P."},{"family":"Mansurkhodzhaev","given":"Artem"},{"family":"Henklein","given":"Petra"},{"family":"Textoris-Taube","given":"Kathrin"},{"family":"Urlaub","given":"Henning"},{"family":"Mishto","given":"Michele"},{"family":"Liepe","given":"Juliane"}],"issued":{"date-parts":[["2020",12]]}}}],"schema":"https://github.com/citation-style-language/schema/raw/master/csl-citation.json"} </w:instrText>
        </w:r>
        <w:r w:rsidRPr="00DA08C5">
          <w:rPr>
            <w:rFonts w:ascii="Times New Roman" w:hAnsi="Times New Roman" w:cs="Times New Roman"/>
            <w:i w:val="0"/>
            <w:iCs/>
            <w:sz w:val="28"/>
            <w:szCs w:val="28"/>
            <w:lang w:val="ru-RU"/>
            <w:rPrChange w:id="389" w:author="Антон Смирнов" w:date="2023-05-29T00:12:00Z">
              <w:rPr>
                <w:rFonts w:ascii="Times New Roman" w:hAnsi="Times New Roman" w:cs="Times New Roman"/>
                <w:i w:val="0"/>
                <w:iCs/>
                <w:sz w:val="28"/>
                <w:szCs w:val="28"/>
                <w:lang w:val="ru-RU"/>
              </w:rPr>
            </w:rPrChange>
          </w:rPr>
          <w:fldChar w:fldCharType="separate"/>
        </w:r>
        <w:r w:rsidRPr="00DA08C5">
          <w:rPr>
            <w:rFonts w:ascii="Times New Roman" w:hAnsi="Times New Roman" w:cs="Times New Roman"/>
            <w:i w:val="0"/>
            <w:iCs/>
            <w:sz w:val="28"/>
            <w:szCs w:val="28"/>
            <w:lang w:val="ru-RU"/>
            <w:rPrChange w:id="390" w:author="Антон Смирнов" w:date="2023-05-29T00:12:00Z">
              <w:rPr>
                <w:rFonts w:ascii="Times New Roman" w:hAnsi="Times New Roman" w:cs="Times New Roman"/>
                <w:i w:val="0"/>
                <w:iCs/>
                <w:sz w:val="28"/>
                <w:szCs w:val="28"/>
                <w:lang w:val="ru-RU"/>
              </w:rPr>
            </w:rPrChange>
          </w:rPr>
          <w:t>[115]</w:t>
        </w:r>
        <w:r w:rsidRPr="00DA08C5">
          <w:rPr>
            <w:rFonts w:ascii="Times New Roman" w:hAnsi="Times New Roman" w:cs="Times New Roman"/>
            <w:i w:val="0"/>
            <w:iCs/>
            <w:sz w:val="28"/>
            <w:szCs w:val="28"/>
            <w:lang w:val="ru-RU"/>
            <w:rPrChange w:id="391" w:author="Антон Смирнов" w:date="2023-05-29T00:12:00Z">
              <w:rPr>
                <w:rFonts w:ascii="Times New Roman" w:hAnsi="Times New Roman" w:cs="Times New Roman"/>
                <w:i w:val="0"/>
                <w:iCs/>
                <w:sz w:val="28"/>
                <w:szCs w:val="28"/>
                <w:lang w:val="ru-RU"/>
              </w:rPr>
            </w:rPrChange>
          </w:rPr>
          <w:fldChar w:fldCharType="end"/>
        </w:r>
        <w:r w:rsidRPr="00DA08C5">
          <w:rPr>
            <w:rFonts w:ascii="Times New Roman" w:hAnsi="Times New Roman" w:cs="Times New Roman"/>
            <w:i w:val="0"/>
            <w:iCs/>
            <w:sz w:val="28"/>
            <w:szCs w:val="28"/>
            <w:lang w:val="ru-RU"/>
            <w:rPrChange w:id="392" w:author="Антон Смирнов" w:date="2023-05-29T00:12:00Z">
              <w:rPr>
                <w:rFonts w:ascii="Times New Roman" w:hAnsi="Times New Roman" w:cs="Times New Roman"/>
                <w:i w:val="0"/>
                <w:iCs/>
                <w:sz w:val="28"/>
                <w:szCs w:val="28"/>
                <w:lang w:val="ru-RU"/>
              </w:rPr>
            </w:rPrChange>
          </w:rPr>
          <w:t>.</w:t>
        </w:r>
      </w:ins>
    </w:p>
    <w:p w14:paraId="0B0E7DE0" w14:textId="21F21958" w:rsidR="00984038" w:rsidRPr="00A91834" w:rsidRDefault="00984038" w:rsidP="00A91834">
      <w:pPr>
        <w:pStyle w:val="afa"/>
        <w:spacing w:line="360" w:lineRule="auto"/>
        <w:jc w:val="both"/>
        <w:rPr>
          <w:rFonts w:ascii="Times New Roman" w:hAnsi="Times New Roman" w:cs="Times New Roman"/>
          <w:i w:val="0"/>
          <w:iCs/>
          <w:sz w:val="32"/>
          <w:szCs w:val="32"/>
          <w:lang w:val="ru-RU"/>
        </w:rPr>
      </w:pPr>
      <w:del w:id="393" w:author="Антон Смирнов" w:date="2023-05-29T00:12:00Z">
        <w:r w:rsidRPr="00A91834" w:rsidDel="00DA08C5">
          <w:rPr>
            <w:rFonts w:ascii="Times New Roman" w:hAnsi="Times New Roman" w:cs="Times New Roman"/>
            <w:b/>
            <w:bCs/>
            <w:i w:val="0"/>
            <w:iCs/>
            <w:sz w:val="28"/>
            <w:szCs w:val="28"/>
            <w:lang w:val="ru-RU"/>
          </w:rPr>
          <w:delText xml:space="preserve">Рисунок </w:delText>
        </w:r>
        <w:r w:rsidRPr="00A91834" w:rsidDel="00DA08C5">
          <w:rPr>
            <w:rFonts w:ascii="Times New Roman" w:hAnsi="Times New Roman" w:cs="Times New Roman"/>
            <w:b/>
            <w:bCs/>
            <w:i w:val="0"/>
            <w:iCs/>
            <w:sz w:val="28"/>
            <w:szCs w:val="28"/>
          </w:rPr>
          <w:fldChar w:fldCharType="begin"/>
        </w:r>
        <w:r w:rsidRPr="00A91834" w:rsidDel="00DA08C5">
          <w:rPr>
            <w:rFonts w:ascii="Times New Roman" w:hAnsi="Times New Roman" w:cs="Times New Roman"/>
            <w:b/>
            <w:bCs/>
            <w:i w:val="0"/>
            <w:iCs/>
            <w:sz w:val="28"/>
            <w:szCs w:val="28"/>
            <w:lang w:val="ru-RU"/>
          </w:rPr>
          <w:delInstrText xml:space="preserve"> </w:delInstrText>
        </w:r>
        <w:r w:rsidRPr="00A91834" w:rsidDel="00DA08C5">
          <w:rPr>
            <w:rFonts w:ascii="Times New Roman" w:hAnsi="Times New Roman" w:cs="Times New Roman"/>
            <w:b/>
            <w:bCs/>
            <w:i w:val="0"/>
            <w:iCs/>
            <w:sz w:val="28"/>
            <w:szCs w:val="28"/>
          </w:rPr>
          <w:delInstrText>SEQ</w:delInstrText>
        </w:r>
        <w:r w:rsidRPr="00A91834" w:rsidDel="00DA08C5">
          <w:rPr>
            <w:rFonts w:ascii="Times New Roman" w:hAnsi="Times New Roman" w:cs="Times New Roman"/>
            <w:b/>
            <w:bCs/>
            <w:i w:val="0"/>
            <w:iCs/>
            <w:sz w:val="28"/>
            <w:szCs w:val="28"/>
            <w:lang w:val="ru-RU"/>
          </w:rPr>
          <w:delInstrText xml:space="preserve"> Рисунок \* </w:delInstrText>
        </w:r>
        <w:r w:rsidRPr="00A91834" w:rsidDel="00DA08C5">
          <w:rPr>
            <w:rFonts w:ascii="Times New Roman" w:hAnsi="Times New Roman" w:cs="Times New Roman"/>
            <w:b/>
            <w:bCs/>
            <w:i w:val="0"/>
            <w:iCs/>
            <w:sz w:val="28"/>
            <w:szCs w:val="28"/>
          </w:rPr>
          <w:delInstrText>ARABIC</w:delInstrText>
        </w:r>
        <w:r w:rsidRPr="00A91834" w:rsidDel="00DA08C5">
          <w:rPr>
            <w:rFonts w:ascii="Times New Roman" w:hAnsi="Times New Roman" w:cs="Times New Roman"/>
            <w:b/>
            <w:bCs/>
            <w:i w:val="0"/>
            <w:iCs/>
            <w:sz w:val="28"/>
            <w:szCs w:val="28"/>
            <w:lang w:val="ru-RU"/>
          </w:rPr>
          <w:delInstrText xml:space="preserve"> </w:delInstrText>
        </w:r>
        <w:r w:rsidRPr="00A91834" w:rsidDel="00DA08C5">
          <w:rPr>
            <w:rFonts w:ascii="Times New Roman" w:hAnsi="Times New Roman" w:cs="Times New Roman"/>
            <w:b/>
            <w:bCs/>
            <w:i w:val="0"/>
            <w:iCs/>
            <w:sz w:val="28"/>
            <w:szCs w:val="28"/>
          </w:rPr>
          <w:fldChar w:fldCharType="separate"/>
        </w:r>
        <w:r w:rsidRPr="00A91834" w:rsidDel="00DA08C5">
          <w:rPr>
            <w:rFonts w:ascii="Times New Roman" w:hAnsi="Times New Roman" w:cs="Times New Roman"/>
            <w:b/>
            <w:bCs/>
            <w:i w:val="0"/>
            <w:iCs/>
            <w:noProof/>
            <w:sz w:val="28"/>
            <w:szCs w:val="28"/>
            <w:lang w:val="ru-RU"/>
          </w:rPr>
          <w:delText>7</w:delText>
        </w:r>
        <w:r w:rsidRPr="00A91834" w:rsidDel="00DA08C5">
          <w:rPr>
            <w:rFonts w:ascii="Times New Roman" w:hAnsi="Times New Roman" w:cs="Times New Roman"/>
            <w:b/>
            <w:bCs/>
            <w:i w:val="0"/>
            <w:iCs/>
            <w:sz w:val="28"/>
            <w:szCs w:val="28"/>
          </w:rPr>
          <w:fldChar w:fldCharType="end"/>
        </w:r>
        <w:r w:rsidR="009538DB" w:rsidRPr="00A91834" w:rsidDel="00DA08C5">
          <w:rPr>
            <w:rFonts w:ascii="Times New Roman" w:hAnsi="Times New Roman" w:cs="Times New Roman"/>
            <w:i w:val="0"/>
            <w:iCs/>
            <w:sz w:val="28"/>
            <w:szCs w:val="28"/>
            <w:lang w:val="ru-RU"/>
          </w:rPr>
          <w:delText>. Относительная частота встречаемости аминокислотных остатков</w:delText>
        </w:r>
        <w:r w:rsidR="00567DF7" w:rsidRPr="00A91834" w:rsidDel="00DA08C5">
          <w:rPr>
            <w:rFonts w:ascii="Times New Roman" w:hAnsi="Times New Roman" w:cs="Times New Roman"/>
            <w:i w:val="0"/>
            <w:iCs/>
            <w:sz w:val="28"/>
            <w:szCs w:val="28"/>
            <w:lang w:val="ru-RU"/>
          </w:rPr>
          <w:delText xml:space="preserve"> </w:delText>
        </w:r>
        <w:r w:rsidR="00567DF7" w:rsidDel="00DA08C5">
          <w:rPr>
            <w:rFonts w:ascii="Times New Roman" w:hAnsi="Times New Roman" w:cs="Times New Roman"/>
            <w:i w:val="0"/>
            <w:iCs/>
            <w:sz w:val="28"/>
            <w:szCs w:val="28"/>
            <w:lang w:val="ru-RU"/>
          </w:rPr>
          <w:delText xml:space="preserve">в сайтах расщепления белков протеасомой. </w:delText>
        </w:r>
        <w:r w:rsidR="009538DB" w:rsidRPr="00A91834" w:rsidDel="00DA08C5">
          <w:rPr>
            <w:rFonts w:ascii="Times New Roman" w:hAnsi="Times New Roman" w:cs="Times New Roman"/>
            <w:i w:val="0"/>
            <w:iCs/>
            <w:sz w:val="28"/>
            <w:szCs w:val="28"/>
            <w:lang w:val="ru-RU"/>
          </w:rPr>
          <w:delText xml:space="preserve">Оценено по данным </w:delText>
        </w:r>
        <w:r w:rsidR="00567DF7" w:rsidRPr="00A91834" w:rsidDel="00DA08C5">
          <w:rPr>
            <w:rFonts w:ascii="Times New Roman" w:hAnsi="Times New Roman" w:cs="Times New Roman"/>
            <w:i w:val="0"/>
            <w:iCs/>
            <w:sz w:val="28"/>
            <w:szCs w:val="28"/>
            <w:lang w:val="ru-RU"/>
          </w:rPr>
          <w:delText xml:space="preserve">работы </w:delText>
        </w:r>
        <w:r w:rsidR="00567DF7" w:rsidRPr="00A91834" w:rsidDel="00DA08C5">
          <w:rPr>
            <w:rFonts w:ascii="Times New Roman" w:hAnsi="Times New Roman" w:cs="Times New Roman"/>
            <w:i w:val="0"/>
            <w:iCs/>
            <w:sz w:val="28"/>
            <w:szCs w:val="28"/>
            <w:lang w:val="ru-RU"/>
          </w:rPr>
          <w:fldChar w:fldCharType="begin"/>
        </w:r>
        <w:r w:rsidR="00567DF7" w:rsidRPr="00A91834" w:rsidDel="00DA08C5">
          <w:rPr>
            <w:rFonts w:ascii="Times New Roman" w:hAnsi="Times New Roman" w:cs="Times New Roman"/>
            <w:i w:val="0"/>
            <w:iCs/>
            <w:sz w:val="28"/>
            <w:szCs w:val="28"/>
            <w:lang w:val="ru-RU"/>
          </w:rPr>
          <w:delInstrText xml:space="preserve"> ADDIN ZOTERO_ITEM CSL_CITATION {"citationID":"hADnsH7k","properties":{"formattedCitation":"[115]","plainCitation":"[115]","noteIndex":0},"citationItems":[{"id":83,"uris":["http://zotero.org/users/10071278/items/9XKGKLF3"],"itemData":{"id":83,"type":"article-journal","abstract":"Abstract\n            \n              Proteasomes are the main producers of antigenic peptides presented to CD8\n              +\n              T cells. They can cut proteins and release their fragments or recombine non-contiguous fragments thereby generating novel sequences,\n              i.e\n              . spliced peptides. Understanding which are the driving forces and the sequence preferences of both reactions can streamline target discovery in immunotherapies against cancer, infection and autoimmunity. Here, we present a large database of spliced and non-spliced peptides generated by proteasomes\n              in vitro\n              , which is available as simple CSV file and as a MySQL database. To generate the database, we performed\n              in vitro\n              digestions of 55 unique synthetic polypeptide substrates with different proteasome isoforms and experimental conditions. We measured the samples using three mass spectrometers, filtered and validated putative peptides, identified 22,333 peptide product sequences (15,028 spliced and 7,305 non-spliced product sequences). Our database and datasets have been deposited to the Mendeley (doi:10.17632/nr7cs764rc.1) and PRIDE (PXD016782) repositories. We anticipate that this unique database can be a valuable source for predictors of proteasome-catalyzed peptide hydrolysis and splicing, with various future translational applications.","container-title":"Scientific Data","DOI":"10.1038/s41597-020-0487-6","ISSN":"2052-4463","issue":"1","journalAbbreviation":"Sci Data","language":"en","page":"146","source":"DOI.org (Crossref)","title":"Large database for the analysis and prediction of spliced and non-spliced peptide generation by proteasomes","volume":"7","author":[{"family":"Specht","given":"Gerd"},{"family":"Roetschke","given":"Hanna P."},{"family":"Mansurkhodzhaev","given":"Artem"},{"family":"Henklein","given":"Petra"},{"family":"Textoris-Taube","given":"Kathrin"},{"family":"Urlaub","given":"Henning"},{"family":"Mishto","given":"Michele"},{"family":"Liepe","given":"Juliane"}],"issued":{"date-parts":[["2020",12]]}}}],"schema":"https://github.com/citation-style-language/schema/raw/master/csl-citation.json"} </w:delInstrText>
        </w:r>
        <w:r w:rsidR="00567DF7" w:rsidRPr="00A91834" w:rsidDel="00DA08C5">
          <w:rPr>
            <w:rFonts w:ascii="Times New Roman" w:hAnsi="Times New Roman" w:cs="Times New Roman"/>
            <w:i w:val="0"/>
            <w:iCs/>
            <w:sz w:val="28"/>
            <w:szCs w:val="28"/>
            <w:lang w:val="ru-RU"/>
          </w:rPr>
          <w:fldChar w:fldCharType="separate"/>
        </w:r>
        <w:r w:rsidR="00567DF7" w:rsidRPr="00A91834" w:rsidDel="00DA08C5">
          <w:rPr>
            <w:rFonts w:ascii="Times New Roman" w:hAnsi="Times New Roman" w:cs="Times New Roman"/>
            <w:i w:val="0"/>
            <w:iCs/>
            <w:sz w:val="28"/>
            <w:szCs w:val="28"/>
            <w:lang w:val="ru-RU"/>
          </w:rPr>
          <w:delText>[115]</w:delText>
        </w:r>
        <w:r w:rsidR="00567DF7" w:rsidRPr="00A91834" w:rsidDel="00DA08C5">
          <w:rPr>
            <w:rFonts w:ascii="Times New Roman" w:hAnsi="Times New Roman" w:cs="Times New Roman"/>
            <w:i w:val="0"/>
            <w:iCs/>
            <w:sz w:val="28"/>
            <w:szCs w:val="28"/>
            <w:lang w:val="ru-RU"/>
          </w:rPr>
          <w:fldChar w:fldCharType="end"/>
        </w:r>
        <w:r w:rsidR="00567DF7" w:rsidRPr="00A91834" w:rsidDel="00DA08C5">
          <w:rPr>
            <w:rFonts w:ascii="Times New Roman" w:hAnsi="Times New Roman" w:cs="Times New Roman"/>
            <w:i w:val="0"/>
            <w:iCs/>
            <w:sz w:val="28"/>
            <w:szCs w:val="28"/>
            <w:lang w:val="ru-RU"/>
          </w:rPr>
          <w:delText>.</w:delText>
        </w:r>
      </w:del>
    </w:p>
    <w:p w14:paraId="02A9AA67" w14:textId="57F5AA28" w:rsidR="008D1348" w:rsidRDefault="003772D6" w:rsidP="00350A0C">
      <w:pPr>
        <w:pStyle w:val="afa"/>
        <w:spacing w:line="360" w:lineRule="auto"/>
        <w:jc w:val="both"/>
        <w:rPr>
          <w:rFonts w:ascii="Times New Roman" w:hAnsi="Times New Roman" w:cs="Times New Roman"/>
          <w:i w:val="0"/>
          <w:iCs/>
          <w:sz w:val="28"/>
          <w:szCs w:val="28"/>
          <w:lang w:val="ru-RU"/>
        </w:rPr>
      </w:pPr>
      <w:r w:rsidRPr="00A91834">
        <w:rPr>
          <w:rFonts w:ascii="Times New Roman" w:hAnsi="Times New Roman" w:cs="Times New Roman"/>
          <w:b/>
          <w:bCs/>
          <w:i w:val="0"/>
          <w:iCs/>
          <w:sz w:val="28"/>
          <w:szCs w:val="28"/>
          <w:lang w:val="ru-RU"/>
        </w:rPr>
        <w:t>#</w:t>
      </w:r>
      <w:r>
        <w:rPr>
          <w:rFonts w:ascii="Times New Roman" w:hAnsi="Times New Roman" w:cs="Times New Roman"/>
          <w:b/>
          <w:bCs/>
          <w:i w:val="0"/>
          <w:iCs/>
          <w:sz w:val="28"/>
          <w:szCs w:val="28"/>
        </w:rPr>
        <w:t>TODO</w:t>
      </w:r>
      <w:r w:rsidRPr="00A91834">
        <w:rPr>
          <w:rFonts w:ascii="Times New Roman" w:hAnsi="Times New Roman" w:cs="Times New Roman"/>
          <w:b/>
          <w:bCs/>
          <w:i w:val="0"/>
          <w:iCs/>
          <w:sz w:val="28"/>
          <w:szCs w:val="28"/>
          <w:lang w:val="ru-RU"/>
        </w:rPr>
        <w:t xml:space="preserve"> – </w:t>
      </w:r>
      <w:r>
        <w:rPr>
          <w:rFonts w:ascii="Times New Roman" w:hAnsi="Times New Roman" w:cs="Times New Roman"/>
          <w:b/>
          <w:bCs/>
          <w:i w:val="0"/>
          <w:iCs/>
          <w:sz w:val="28"/>
          <w:szCs w:val="28"/>
          <w:lang w:val="ru-RU"/>
        </w:rPr>
        <w:t>вставь гистограмму частот разрезания по остаткам</w:t>
      </w:r>
    </w:p>
    <w:p w14:paraId="0EBE3094" w14:textId="4ED8D186" w:rsidR="00E811CD" w:rsidRPr="00A91834" w:rsidDel="00A32529" w:rsidRDefault="00E811CD" w:rsidP="00E811CD">
      <w:pPr>
        <w:pStyle w:val="afa"/>
        <w:keepNext/>
        <w:spacing w:line="360" w:lineRule="auto"/>
        <w:ind w:firstLine="720"/>
        <w:jc w:val="both"/>
        <w:rPr>
          <w:del w:id="394" w:author="Антон Смирнов" w:date="2023-05-28T21:05:00Z"/>
          <w:rFonts w:ascii="Times New Roman" w:hAnsi="Times New Roman" w:cs="Times New Roman"/>
          <w:i w:val="0"/>
          <w:iCs/>
          <w:sz w:val="28"/>
          <w:szCs w:val="32"/>
          <w:lang w:val="ru-RU"/>
        </w:rPr>
      </w:pPr>
      <w:del w:id="395" w:author="Антон Смирнов" w:date="2023-05-28T21:05:00Z">
        <w:r w:rsidDel="00A32529">
          <w:rPr>
            <w:rFonts w:ascii="Times New Roman" w:hAnsi="Times New Roman" w:cs="Times New Roman"/>
            <w:i w:val="0"/>
            <w:iCs/>
            <w:sz w:val="28"/>
            <w:szCs w:val="32"/>
            <w:lang w:val="ru-RU"/>
          </w:rPr>
          <w:delText xml:space="preserve">По рисунку 7 можно заметить, что профиль каталитической активности у конститутивной протеасомы и иммуннопротеасомы отличается. Например, иммуннопротеасома гораздо более активна </w:delText>
        </w:r>
        <w:r w:rsidR="009538DB" w:rsidDel="00A32529">
          <w:rPr>
            <w:rFonts w:ascii="Times New Roman" w:hAnsi="Times New Roman" w:cs="Times New Roman"/>
            <w:i w:val="0"/>
            <w:iCs/>
            <w:sz w:val="28"/>
            <w:szCs w:val="32"/>
            <w:lang w:val="ru-RU"/>
          </w:rPr>
          <w:delText>по остатку</w:delText>
        </w:r>
        <w:r w:rsidR="009538DB" w:rsidRPr="00A91834" w:rsidDel="00A32529">
          <w:rPr>
            <w:rFonts w:ascii="Times New Roman" w:hAnsi="Times New Roman" w:cs="Times New Roman"/>
            <w:i w:val="0"/>
            <w:iCs/>
            <w:sz w:val="28"/>
            <w:szCs w:val="32"/>
            <w:lang w:val="ru-RU"/>
          </w:rPr>
          <w:delText xml:space="preserve"> </w:delText>
        </w:r>
        <w:r w:rsidR="009538DB" w:rsidDel="00A32529">
          <w:rPr>
            <w:rFonts w:ascii="Times New Roman" w:hAnsi="Times New Roman" w:cs="Times New Roman"/>
            <w:i w:val="0"/>
            <w:iCs/>
            <w:sz w:val="28"/>
            <w:szCs w:val="32"/>
            <w:lang w:val="ru-RU"/>
          </w:rPr>
          <w:delText>аргинина, чем конститутивная протеасома, но неактивна по остатку цистеина и практически неактивна по остаткам метионина и аспарагина. Конститутивная протеасома проявляет одинаковую активность по отношению к большинству аминокислот, в отличие от иммуннопротеасомы.</w:delText>
        </w:r>
      </w:del>
    </w:p>
    <w:p w14:paraId="17F88D1E" w14:textId="77777777" w:rsidR="00707F16" w:rsidRDefault="00350A0C" w:rsidP="00A91834">
      <w:pPr>
        <w:pStyle w:val="afa"/>
        <w:keepNext/>
        <w:spacing w:line="360" w:lineRule="auto"/>
        <w:ind w:firstLine="720"/>
        <w:jc w:val="both"/>
        <w:rPr>
          <w:ins w:id="396" w:author="Антон Смирнов" w:date="2023-05-29T00:18:00Z"/>
          <w:rFonts w:ascii="Times New Roman" w:hAnsi="Times New Roman" w:cs="Times New Roman"/>
          <w:i w:val="0"/>
          <w:iCs/>
          <w:sz w:val="28"/>
          <w:szCs w:val="28"/>
          <w:lang w:val="ru-RU"/>
        </w:rPr>
      </w:pPr>
      <w:r w:rsidRPr="00350A0C">
        <w:rPr>
          <w:rFonts w:ascii="Times New Roman" w:hAnsi="Times New Roman" w:cs="Times New Roman"/>
          <w:i w:val="0"/>
          <w:iCs/>
          <w:sz w:val="28"/>
          <w:szCs w:val="32"/>
          <w:lang w:val="ru-RU"/>
        </w:rPr>
        <w:t xml:space="preserve">Внутренняя оценка моделей, построенных на данных </w:t>
      </w:r>
      <w:proofErr w:type="spellStart"/>
      <w:r w:rsidR="00984038">
        <w:rPr>
          <w:rFonts w:ascii="Times New Roman" w:hAnsi="Times New Roman" w:cs="Times New Roman"/>
          <w:i w:val="0"/>
          <w:iCs/>
          <w:sz w:val="28"/>
          <w:szCs w:val="32"/>
        </w:rPr>
        <w:t>i</w:t>
      </w:r>
      <w:proofErr w:type="spellEnd"/>
      <w:r w:rsidR="00984038" w:rsidRPr="00350A0C">
        <w:rPr>
          <w:rFonts w:ascii="Times New Roman" w:hAnsi="Times New Roman" w:cs="Times New Roman"/>
          <w:i w:val="0"/>
          <w:iCs/>
          <w:sz w:val="28"/>
          <w:szCs w:val="32"/>
          <w:lang w:val="ru-RU"/>
        </w:rPr>
        <w:t>n</w:t>
      </w:r>
      <w:r w:rsidR="00A91834">
        <w:rPr>
          <w:rFonts w:ascii="Times New Roman" w:hAnsi="Times New Roman" w:cs="Times New Roman"/>
          <w:i w:val="0"/>
          <w:iCs/>
          <w:sz w:val="28"/>
          <w:szCs w:val="32"/>
          <w:lang w:val="ru-RU"/>
        </w:rPr>
        <w:t xml:space="preserve"> </w:t>
      </w:r>
      <w:proofErr w:type="spellStart"/>
      <w:r w:rsidRPr="00350A0C">
        <w:rPr>
          <w:rFonts w:ascii="Times New Roman" w:hAnsi="Times New Roman" w:cs="Times New Roman"/>
          <w:i w:val="0"/>
          <w:iCs/>
          <w:sz w:val="28"/>
          <w:szCs w:val="32"/>
          <w:lang w:val="ru-RU"/>
        </w:rPr>
        <w:t>vi</w:t>
      </w:r>
      <w:r>
        <w:rPr>
          <w:rFonts w:ascii="Times New Roman" w:hAnsi="Times New Roman" w:cs="Times New Roman"/>
          <w:i w:val="0"/>
          <w:iCs/>
          <w:sz w:val="28"/>
          <w:szCs w:val="32"/>
        </w:rPr>
        <w:t>vo</w:t>
      </w:r>
      <w:proofErr w:type="spellEnd"/>
      <w:r>
        <w:rPr>
          <w:rFonts w:ascii="Times New Roman" w:hAnsi="Times New Roman" w:cs="Times New Roman"/>
          <w:i w:val="0"/>
          <w:iCs/>
          <w:sz w:val="28"/>
          <w:szCs w:val="32"/>
          <w:lang w:val="ru-RU"/>
        </w:rPr>
        <w:t xml:space="preserve"> представлена</w:t>
      </w:r>
      <w:r w:rsidRPr="00350A0C">
        <w:rPr>
          <w:rFonts w:ascii="Times New Roman" w:hAnsi="Times New Roman" w:cs="Times New Roman"/>
          <w:i w:val="0"/>
          <w:iCs/>
          <w:sz w:val="28"/>
          <w:szCs w:val="32"/>
          <w:lang w:val="ru-RU"/>
        </w:rPr>
        <w:t xml:space="preserve"> на рисунк</w:t>
      </w:r>
      <w:r w:rsidR="00984038">
        <w:rPr>
          <w:rFonts w:ascii="Times New Roman" w:hAnsi="Times New Roman" w:cs="Times New Roman"/>
          <w:i w:val="0"/>
          <w:iCs/>
          <w:sz w:val="28"/>
          <w:szCs w:val="32"/>
          <w:lang w:val="ru-RU"/>
        </w:rPr>
        <w:t xml:space="preserve">е </w:t>
      </w:r>
      <w:ins w:id="397" w:author="Антон Смирнов" w:date="2023-05-29T00:12:00Z">
        <w:r w:rsidR="0063193C">
          <w:rPr>
            <w:rFonts w:ascii="Times New Roman" w:hAnsi="Times New Roman" w:cs="Times New Roman"/>
            <w:i w:val="0"/>
            <w:iCs/>
            <w:sz w:val="28"/>
            <w:szCs w:val="32"/>
            <w:lang w:val="ru-RU"/>
          </w:rPr>
          <w:t>9</w:t>
        </w:r>
      </w:ins>
      <w:del w:id="398" w:author="Антон Смирнов" w:date="2023-05-29T00:12:00Z">
        <w:r w:rsidR="00984038" w:rsidDel="0063193C">
          <w:rPr>
            <w:rFonts w:ascii="Times New Roman" w:hAnsi="Times New Roman" w:cs="Times New Roman"/>
            <w:i w:val="0"/>
            <w:iCs/>
            <w:sz w:val="28"/>
            <w:szCs w:val="32"/>
            <w:lang w:val="ru-RU"/>
          </w:rPr>
          <w:delText>8</w:delText>
        </w:r>
      </w:del>
      <w:r w:rsidRPr="00350A0C">
        <w:rPr>
          <w:rFonts w:ascii="Times New Roman" w:hAnsi="Times New Roman" w:cs="Times New Roman"/>
          <w:i w:val="0"/>
          <w:iCs/>
          <w:sz w:val="28"/>
          <w:szCs w:val="32"/>
          <w:lang w:val="ru-RU"/>
        </w:rPr>
        <w:t>.</w:t>
      </w:r>
      <w:r w:rsidR="00984038">
        <w:rPr>
          <w:rFonts w:ascii="Times New Roman" w:hAnsi="Times New Roman" w:cs="Times New Roman"/>
          <w:i w:val="0"/>
          <w:iCs/>
          <w:sz w:val="28"/>
          <w:szCs w:val="32"/>
          <w:lang w:val="ru-RU"/>
        </w:rPr>
        <w:t xml:space="preserve"> </w:t>
      </w:r>
      <w:r w:rsidR="00984038">
        <w:rPr>
          <w:rFonts w:ascii="Times New Roman" w:hAnsi="Times New Roman" w:cs="Times New Roman"/>
          <w:i w:val="0"/>
          <w:iCs/>
          <w:sz w:val="28"/>
          <w:szCs w:val="28"/>
          <w:lang w:val="ru-RU"/>
        </w:rPr>
        <w:t xml:space="preserve">Кривые совпадают, так как </w:t>
      </w:r>
      <w:proofErr w:type="spellStart"/>
      <w:r w:rsidR="00984038">
        <w:rPr>
          <w:rFonts w:ascii="Times New Roman" w:hAnsi="Times New Roman" w:cs="Times New Roman"/>
          <w:i w:val="0"/>
          <w:iCs/>
          <w:sz w:val="28"/>
          <w:szCs w:val="28"/>
          <w:lang w:val="ru-RU"/>
        </w:rPr>
        <w:t>датасет</w:t>
      </w:r>
      <w:proofErr w:type="spellEnd"/>
      <w:r w:rsidR="00984038">
        <w:rPr>
          <w:rFonts w:ascii="Times New Roman" w:hAnsi="Times New Roman" w:cs="Times New Roman"/>
          <w:i w:val="0"/>
          <w:iCs/>
          <w:sz w:val="28"/>
          <w:szCs w:val="28"/>
          <w:lang w:val="ru-RU"/>
        </w:rPr>
        <w:t xml:space="preserve"> является практически идеально сбалансированным по количеству примеров в классах</w:t>
      </w:r>
      <w:r w:rsidR="0062428B">
        <w:rPr>
          <w:rFonts w:ascii="Times New Roman" w:hAnsi="Times New Roman" w:cs="Times New Roman"/>
          <w:i w:val="0"/>
          <w:iCs/>
          <w:sz w:val="28"/>
          <w:szCs w:val="28"/>
          <w:lang w:val="ru-RU"/>
        </w:rPr>
        <w:t xml:space="preserve"> благодаря алгоритму формирования выборки</w:t>
      </w:r>
      <w:r w:rsidR="00984038">
        <w:rPr>
          <w:rFonts w:ascii="Times New Roman" w:hAnsi="Times New Roman" w:cs="Times New Roman"/>
          <w:i w:val="0"/>
          <w:iCs/>
          <w:sz w:val="28"/>
          <w:szCs w:val="28"/>
          <w:lang w:val="ru-RU"/>
        </w:rPr>
        <w:t xml:space="preserve"> и этих примеров</w:t>
      </w:r>
      <w:r w:rsidR="00984038" w:rsidRPr="008C3AE0">
        <w:rPr>
          <w:rFonts w:ascii="Times New Roman" w:hAnsi="Times New Roman" w:cs="Times New Roman"/>
          <w:i w:val="0"/>
          <w:iCs/>
          <w:sz w:val="28"/>
          <w:szCs w:val="28"/>
          <w:lang w:val="ru-RU"/>
        </w:rPr>
        <w:t xml:space="preserve"> </w:t>
      </w:r>
      <w:r w:rsidR="00984038">
        <w:rPr>
          <w:rFonts w:ascii="Times New Roman" w:hAnsi="Times New Roman" w:cs="Times New Roman"/>
          <w:i w:val="0"/>
          <w:iCs/>
          <w:sz w:val="28"/>
          <w:szCs w:val="28"/>
          <w:lang w:val="ru-RU"/>
        </w:rPr>
        <w:t>довольно большое количество.</w:t>
      </w:r>
      <w:r w:rsidR="00F7118A">
        <w:rPr>
          <w:rFonts w:ascii="Times New Roman" w:hAnsi="Times New Roman" w:cs="Times New Roman"/>
          <w:i w:val="0"/>
          <w:iCs/>
          <w:sz w:val="28"/>
          <w:szCs w:val="28"/>
          <w:lang w:val="ru-RU"/>
        </w:rPr>
        <w:t xml:space="preserve"> На графиках не представлены данные для двенадцатого уровня </w:t>
      </w:r>
      <w:r w:rsidR="00F7118A">
        <w:rPr>
          <w:rFonts w:ascii="Times New Roman" w:hAnsi="Times New Roman" w:cs="Times New Roman"/>
          <w:i w:val="0"/>
          <w:iCs/>
          <w:sz w:val="28"/>
          <w:szCs w:val="28"/>
        </w:rPr>
        <w:t>MNA</w:t>
      </w:r>
      <w:r w:rsidR="00F7118A" w:rsidRPr="00A91834">
        <w:rPr>
          <w:rFonts w:ascii="Times New Roman" w:hAnsi="Times New Roman" w:cs="Times New Roman"/>
          <w:i w:val="0"/>
          <w:iCs/>
          <w:sz w:val="28"/>
          <w:szCs w:val="28"/>
          <w:lang w:val="ru-RU"/>
        </w:rPr>
        <w:t xml:space="preserve"> </w:t>
      </w:r>
      <w:r w:rsidR="00F7118A">
        <w:rPr>
          <w:rFonts w:ascii="Times New Roman" w:hAnsi="Times New Roman" w:cs="Times New Roman"/>
          <w:i w:val="0"/>
          <w:iCs/>
          <w:sz w:val="28"/>
          <w:szCs w:val="28"/>
          <w:lang w:val="ru-RU"/>
        </w:rPr>
        <w:t xml:space="preserve">дескрипторов, так как модели получились такими же, как и при одиннадцатом из-за технических особенностей программы </w:t>
      </w:r>
      <w:proofErr w:type="spellStart"/>
      <w:r w:rsidR="00F7118A">
        <w:rPr>
          <w:rFonts w:ascii="Times New Roman" w:hAnsi="Times New Roman" w:cs="Times New Roman"/>
          <w:i w:val="0"/>
          <w:iCs/>
          <w:sz w:val="28"/>
          <w:szCs w:val="28"/>
        </w:rPr>
        <w:t>MultiPASS</w:t>
      </w:r>
      <w:proofErr w:type="spellEnd"/>
      <w:r w:rsidR="00F7118A" w:rsidRPr="00A91834">
        <w:rPr>
          <w:rFonts w:ascii="Times New Roman" w:hAnsi="Times New Roman" w:cs="Times New Roman"/>
          <w:i w:val="0"/>
          <w:iCs/>
          <w:sz w:val="28"/>
          <w:szCs w:val="28"/>
          <w:lang w:val="ru-RU"/>
        </w:rPr>
        <w:t xml:space="preserve">, </w:t>
      </w:r>
      <w:r w:rsidR="00F7118A">
        <w:rPr>
          <w:rFonts w:ascii="Times New Roman" w:hAnsi="Times New Roman" w:cs="Times New Roman"/>
          <w:i w:val="0"/>
          <w:iCs/>
          <w:sz w:val="28"/>
          <w:szCs w:val="28"/>
          <w:lang w:val="ru-RU"/>
        </w:rPr>
        <w:t xml:space="preserve">о которых будет сказано ниже. </w:t>
      </w:r>
      <w:r w:rsidR="002B399E">
        <w:rPr>
          <w:rFonts w:ascii="Times New Roman" w:hAnsi="Times New Roman" w:cs="Times New Roman"/>
          <w:i w:val="0"/>
          <w:iCs/>
          <w:sz w:val="28"/>
          <w:szCs w:val="28"/>
          <w:lang w:val="ru-RU"/>
        </w:rPr>
        <w:t>Существуют некоторые отличия от результатов, полученных на конститутивной протеасоме. Заметно</w:t>
      </w:r>
      <w:r w:rsidR="006B17C7">
        <w:rPr>
          <w:rFonts w:ascii="Times New Roman" w:hAnsi="Times New Roman" w:cs="Times New Roman"/>
          <w:i w:val="0"/>
          <w:iCs/>
          <w:sz w:val="28"/>
          <w:szCs w:val="28"/>
          <w:lang w:val="ru-RU"/>
        </w:rPr>
        <w:t>, что максимальн</w:t>
      </w:r>
      <w:r w:rsidR="00A07EE5">
        <w:rPr>
          <w:rFonts w:ascii="Times New Roman" w:hAnsi="Times New Roman" w:cs="Times New Roman"/>
          <w:i w:val="0"/>
          <w:iCs/>
          <w:sz w:val="28"/>
          <w:szCs w:val="28"/>
          <w:lang w:val="ru-RU"/>
        </w:rPr>
        <w:t>о</w:t>
      </w:r>
      <w:r w:rsidR="006B17C7">
        <w:rPr>
          <w:rFonts w:ascii="Times New Roman" w:hAnsi="Times New Roman" w:cs="Times New Roman"/>
          <w:i w:val="0"/>
          <w:iCs/>
          <w:sz w:val="28"/>
          <w:szCs w:val="28"/>
          <w:lang w:val="ru-RU"/>
        </w:rPr>
        <w:t xml:space="preserve"> достигаем</w:t>
      </w:r>
      <w:r w:rsidR="00A07EE5">
        <w:rPr>
          <w:rFonts w:ascii="Times New Roman" w:hAnsi="Times New Roman" w:cs="Times New Roman"/>
          <w:i w:val="0"/>
          <w:iCs/>
          <w:sz w:val="28"/>
          <w:szCs w:val="28"/>
          <w:lang w:val="ru-RU"/>
        </w:rPr>
        <w:t>ое</w:t>
      </w:r>
      <w:r w:rsidR="006B17C7">
        <w:rPr>
          <w:rFonts w:ascii="Times New Roman" w:hAnsi="Times New Roman" w:cs="Times New Roman"/>
          <w:i w:val="0"/>
          <w:iCs/>
          <w:sz w:val="28"/>
          <w:szCs w:val="28"/>
          <w:lang w:val="ru-RU"/>
        </w:rPr>
        <w:t xml:space="preserve"> </w:t>
      </w:r>
      <w:r w:rsidR="00A07EE5">
        <w:rPr>
          <w:rFonts w:ascii="Times New Roman" w:hAnsi="Times New Roman" w:cs="Times New Roman"/>
          <w:i w:val="0"/>
          <w:iCs/>
          <w:sz w:val="28"/>
          <w:szCs w:val="28"/>
          <w:lang w:val="ru-RU"/>
        </w:rPr>
        <w:t>качество</w:t>
      </w:r>
      <w:r w:rsidR="006B17C7">
        <w:rPr>
          <w:rFonts w:ascii="Times New Roman" w:hAnsi="Times New Roman" w:cs="Times New Roman"/>
          <w:i w:val="0"/>
          <w:iCs/>
          <w:sz w:val="28"/>
          <w:szCs w:val="28"/>
          <w:lang w:val="ru-RU"/>
        </w:rPr>
        <w:t xml:space="preserve"> моделей при использовании радиуса окна в четыре меньше, чем при радиусе окна, равного двум и трём. Разница между минимальным и максимальным значением точности не зависит от радиуса </w:t>
      </w:r>
      <w:r w:rsidR="006B17C7">
        <w:rPr>
          <w:rFonts w:ascii="Times New Roman" w:hAnsi="Times New Roman" w:cs="Times New Roman"/>
          <w:i w:val="0"/>
          <w:iCs/>
          <w:sz w:val="28"/>
          <w:szCs w:val="28"/>
          <w:lang w:val="ru-RU"/>
        </w:rPr>
        <w:lastRenderedPageBreak/>
        <w:t>окна.</w:t>
      </w:r>
      <w:r w:rsidR="00E811CD">
        <w:rPr>
          <w:rFonts w:ascii="Times New Roman" w:hAnsi="Times New Roman" w:cs="Times New Roman"/>
          <w:i w:val="0"/>
          <w:iCs/>
          <w:sz w:val="28"/>
          <w:szCs w:val="28"/>
          <w:lang w:val="ru-RU"/>
        </w:rPr>
        <w:t xml:space="preserve"> Следует отметить, что уровень </w:t>
      </w:r>
      <w:r w:rsidR="00E811CD">
        <w:rPr>
          <w:rFonts w:ascii="Times New Roman" w:hAnsi="Times New Roman" w:cs="Times New Roman"/>
          <w:i w:val="0"/>
          <w:iCs/>
          <w:sz w:val="28"/>
          <w:szCs w:val="28"/>
        </w:rPr>
        <w:t>MNA</w:t>
      </w:r>
      <w:r w:rsidR="00E811CD" w:rsidRPr="00505E38">
        <w:rPr>
          <w:rFonts w:ascii="Times New Roman" w:hAnsi="Times New Roman" w:cs="Times New Roman"/>
          <w:i w:val="0"/>
          <w:iCs/>
          <w:sz w:val="28"/>
          <w:szCs w:val="28"/>
          <w:lang w:val="ru-RU"/>
        </w:rPr>
        <w:t xml:space="preserve"> </w:t>
      </w:r>
      <w:r w:rsidR="00E811CD">
        <w:rPr>
          <w:rFonts w:ascii="Times New Roman" w:hAnsi="Times New Roman" w:cs="Times New Roman"/>
          <w:i w:val="0"/>
          <w:iCs/>
          <w:sz w:val="28"/>
          <w:szCs w:val="28"/>
          <w:lang w:val="ru-RU"/>
        </w:rPr>
        <w:t xml:space="preserve">дескрипторов, при котором достигается максимальное качество прогноза смещается в сторону </w:t>
      </w:r>
      <w:proofErr w:type="spellStart"/>
      <w:r w:rsidR="00E811CD">
        <w:rPr>
          <w:rFonts w:ascii="Times New Roman" w:hAnsi="Times New Roman" w:cs="Times New Roman"/>
          <w:i w:val="0"/>
          <w:iCs/>
          <w:sz w:val="28"/>
          <w:szCs w:val="28"/>
          <w:lang w:val="ru-RU"/>
        </w:rPr>
        <w:t>бо́льших</w:t>
      </w:r>
      <w:proofErr w:type="spellEnd"/>
      <w:r w:rsidR="00E811CD">
        <w:rPr>
          <w:rFonts w:ascii="Times New Roman" w:hAnsi="Times New Roman" w:cs="Times New Roman"/>
          <w:i w:val="0"/>
          <w:iCs/>
          <w:sz w:val="28"/>
          <w:szCs w:val="28"/>
          <w:lang w:val="ru-RU"/>
        </w:rPr>
        <w:t xml:space="preserve"> значений при увеличении радиуса окна. Это следствие алгоритма формирования </w:t>
      </w:r>
      <w:r w:rsidR="00E811CD">
        <w:rPr>
          <w:rFonts w:ascii="Times New Roman" w:hAnsi="Times New Roman" w:cs="Times New Roman"/>
          <w:i w:val="0"/>
          <w:iCs/>
          <w:sz w:val="28"/>
          <w:szCs w:val="28"/>
        </w:rPr>
        <w:t>MNA</w:t>
      </w:r>
      <w:r w:rsidR="00E811CD" w:rsidRPr="00505E38">
        <w:rPr>
          <w:rFonts w:ascii="Times New Roman" w:hAnsi="Times New Roman" w:cs="Times New Roman"/>
          <w:i w:val="0"/>
          <w:iCs/>
          <w:sz w:val="28"/>
          <w:szCs w:val="28"/>
          <w:lang w:val="ru-RU"/>
        </w:rPr>
        <w:t xml:space="preserve"> </w:t>
      </w:r>
      <w:r w:rsidR="00E811CD">
        <w:rPr>
          <w:rFonts w:ascii="Times New Roman" w:hAnsi="Times New Roman" w:cs="Times New Roman"/>
          <w:i w:val="0"/>
          <w:iCs/>
          <w:sz w:val="28"/>
          <w:szCs w:val="28"/>
          <w:lang w:val="ru-RU"/>
        </w:rPr>
        <w:t xml:space="preserve">дескрипторов: дескрипторы меньшего порядка входят в состав дескрипторов </w:t>
      </w:r>
      <w:proofErr w:type="spellStart"/>
      <w:r w:rsidR="00E811CD">
        <w:rPr>
          <w:rFonts w:ascii="Times New Roman" w:hAnsi="Times New Roman" w:cs="Times New Roman"/>
          <w:i w:val="0"/>
          <w:iCs/>
          <w:sz w:val="28"/>
          <w:szCs w:val="28"/>
          <w:lang w:val="ru-RU"/>
        </w:rPr>
        <w:t>бо́льшего</w:t>
      </w:r>
      <w:proofErr w:type="spellEnd"/>
      <w:r w:rsidR="00E811CD">
        <w:rPr>
          <w:rFonts w:ascii="Times New Roman" w:hAnsi="Times New Roman" w:cs="Times New Roman"/>
          <w:i w:val="0"/>
          <w:iCs/>
          <w:sz w:val="28"/>
          <w:szCs w:val="28"/>
          <w:lang w:val="ru-RU"/>
        </w:rPr>
        <w:t xml:space="preserve"> порядка и более подробно описывают структуру больших соединений. При всех значениях радиуса окна модели показывают хорошее качество предсказание. Все кривые имеют стандартный вид: увеличение качества до некоторого оптимума, после которого наблюдается спад. </w:t>
      </w:r>
    </w:p>
    <w:p w14:paraId="7F39D20F" w14:textId="42AFA867" w:rsidR="00E811CD" w:rsidRPr="00707F16" w:rsidRDefault="0063193C" w:rsidP="00A91834">
      <w:pPr>
        <w:pStyle w:val="afa"/>
        <w:keepNext/>
        <w:spacing w:line="360" w:lineRule="auto"/>
        <w:ind w:firstLine="720"/>
        <w:jc w:val="both"/>
        <w:rPr>
          <w:rFonts w:ascii="Times New Roman" w:hAnsi="Times New Roman" w:cs="Times New Roman"/>
          <w:i w:val="0"/>
          <w:iCs/>
          <w:sz w:val="28"/>
          <w:szCs w:val="28"/>
          <w:lang w:val="ru-RU"/>
          <w:rPrChange w:id="399" w:author="Антон Смирнов" w:date="2023-05-29T00:18:00Z">
            <w:rPr>
              <w:rFonts w:ascii="Times New Roman" w:hAnsi="Times New Roman" w:cs="Times New Roman"/>
              <w:i w:val="0"/>
              <w:iCs/>
              <w:sz w:val="28"/>
              <w:szCs w:val="28"/>
              <w:lang w:val="ru-RU"/>
            </w:rPr>
          </w:rPrChange>
        </w:rPr>
      </w:pPr>
      <w:ins w:id="400" w:author="Антон Смирнов" w:date="2023-05-29T00:14:00Z">
        <w:r>
          <w:rPr>
            <w:rFonts w:ascii="Times New Roman" w:hAnsi="Times New Roman" w:cs="Times New Roman"/>
            <w:i w:val="0"/>
            <w:iCs/>
            <w:sz w:val="28"/>
            <w:szCs w:val="28"/>
            <w:lang w:val="ru-RU"/>
          </w:rPr>
          <w:t xml:space="preserve">По данным внутренней валидации оптимальный радиус окна равен трем, а оптимальный уровень </w:t>
        </w:r>
        <w:r>
          <w:rPr>
            <w:rFonts w:ascii="Times New Roman" w:hAnsi="Times New Roman" w:cs="Times New Roman"/>
            <w:i w:val="0"/>
            <w:iCs/>
            <w:sz w:val="28"/>
            <w:szCs w:val="28"/>
          </w:rPr>
          <w:t>MNA</w:t>
        </w:r>
        <w:r>
          <w:rPr>
            <w:rFonts w:ascii="Times New Roman" w:hAnsi="Times New Roman" w:cs="Times New Roman"/>
            <w:i w:val="0"/>
            <w:iCs/>
            <w:sz w:val="28"/>
            <w:szCs w:val="28"/>
            <w:lang w:val="ru-RU"/>
          </w:rPr>
          <w:t xml:space="preserve"> дескрипторов равен девяти.</w:t>
        </w:r>
      </w:ins>
      <w:ins w:id="401" w:author="Антон Смирнов" w:date="2023-05-29T00:16:00Z">
        <w:r w:rsidR="00707F16">
          <w:rPr>
            <w:rFonts w:ascii="Times New Roman" w:hAnsi="Times New Roman" w:cs="Times New Roman"/>
            <w:i w:val="0"/>
            <w:iCs/>
            <w:sz w:val="28"/>
            <w:szCs w:val="28"/>
            <w:lang w:val="ru-RU"/>
          </w:rPr>
          <w:t xml:space="preserve"> В отличие данных </w:t>
        </w:r>
        <w:r w:rsidR="00707F16">
          <w:rPr>
            <w:rFonts w:ascii="Times New Roman" w:hAnsi="Times New Roman" w:cs="Times New Roman"/>
            <w:i w:val="0"/>
            <w:iCs/>
            <w:sz w:val="28"/>
            <w:szCs w:val="28"/>
          </w:rPr>
          <w:t>in</w:t>
        </w:r>
        <w:r w:rsidR="00707F16" w:rsidRPr="00707F16">
          <w:rPr>
            <w:rFonts w:ascii="Times New Roman" w:hAnsi="Times New Roman" w:cs="Times New Roman"/>
            <w:i w:val="0"/>
            <w:iCs/>
            <w:sz w:val="28"/>
            <w:szCs w:val="28"/>
            <w:lang w:val="ru-RU"/>
            <w:rPrChange w:id="402" w:author="Антон Смирнов" w:date="2023-05-29T00:16:00Z">
              <w:rPr>
                <w:rFonts w:ascii="Times New Roman" w:hAnsi="Times New Roman" w:cs="Times New Roman"/>
                <w:i w:val="0"/>
                <w:iCs/>
                <w:sz w:val="28"/>
                <w:szCs w:val="28"/>
              </w:rPr>
            </w:rPrChange>
          </w:rPr>
          <w:t xml:space="preserve"> </w:t>
        </w:r>
        <w:r w:rsidR="00707F16">
          <w:rPr>
            <w:rFonts w:ascii="Times New Roman" w:hAnsi="Times New Roman" w:cs="Times New Roman"/>
            <w:i w:val="0"/>
            <w:iCs/>
            <w:sz w:val="28"/>
            <w:szCs w:val="28"/>
          </w:rPr>
          <w:t>vitro</w:t>
        </w:r>
        <w:r w:rsidR="00707F16">
          <w:rPr>
            <w:rFonts w:ascii="Times New Roman" w:hAnsi="Times New Roman" w:cs="Times New Roman"/>
            <w:i w:val="0"/>
            <w:iCs/>
            <w:sz w:val="28"/>
            <w:szCs w:val="28"/>
            <w:lang w:val="ru-RU"/>
          </w:rPr>
          <w:t xml:space="preserve">, данные </w:t>
        </w:r>
        <w:r w:rsidR="00707F16">
          <w:rPr>
            <w:rFonts w:ascii="Times New Roman" w:hAnsi="Times New Roman" w:cs="Times New Roman"/>
            <w:i w:val="0"/>
            <w:iCs/>
            <w:sz w:val="28"/>
            <w:szCs w:val="28"/>
          </w:rPr>
          <w:t>in</w:t>
        </w:r>
        <w:r w:rsidR="00707F16" w:rsidRPr="00707F16">
          <w:rPr>
            <w:rFonts w:ascii="Times New Roman" w:hAnsi="Times New Roman" w:cs="Times New Roman"/>
            <w:i w:val="0"/>
            <w:iCs/>
            <w:sz w:val="28"/>
            <w:szCs w:val="28"/>
            <w:lang w:val="ru-RU"/>
            <w:rPrChange w:id="403" w:author="Антон Смирнов" w:date="2023-05-29T00:16:00Z">
              <w:rPr>
                <w:rFonts w:ascii="Times New Roman" w:hAnsi="Times New Roman" w:cs="Times New Roman"/>
                <w:i w:val="0"/>
                <w:iCs/>
                <w:sz w:val="28"/>
                <w:szCs w:val="28"/>
              </w:rPr>
            </w:rPrChange>
          </w:rPr>
          <w:t xml:space="preserve"> </w:t>
        </w:r>
        <w:r w:rsidR="00707F16">
          <w:rPr>
            <w:rFonts w:ascii="Times New Roman" w:hAnsi="Times New Roman" w:cs="Times New Roman"/>
            <w:i w:val="0"/>
            <w:iCs/>
            <w:sz w:val="28"/>
            <w:szCs w:val="28"/>
          </w:rPr>
          <w:t>vivo</w:t>
        </w:r>
        <w:r w:rsidR="00707F16" w:rsidRPr="00707F16">
          <w:rPr>
            <w:rFonts w:ascii="Times New Roman" w:hAnsi="Times New Roman" w:cs="Times New Roman"/>
            <w:i w:val="0"/>
            <w:iCs/>
            <w:sz w:val="28"/>
            <w:szCs w:val="28"/>
            <w:lang w:val="ru-RU"/>
            <w:rPrChange w:id="404" w:author="Антон Смирнов" w:date="2023-05-29T00:16:00Z">
              <w:rPr>
                <w:rFonts w:ascii="Times New Roman" w:hAnsi="Times New Roman" w:cs="Times New Roman"/>
                <w:i w:val="0"/>
                <w:iCs/>
                <w:sz w:val="28"/>
                <w:szCs w:val="28"/>
              </w:rPr>
            </w:rPrChange>
          </w:rPr>
          <w:t xml:space="preserve"> </w:t>
        </w:r>
        <w:r w:rsidR="00707F16">
          <w:rPr>
            <w:rFonts w:ascii="Times New Roman" w:hAnsi="Times New Roman" w:cs="Times New Roman"/>
            <w:i w:val="0"/>
            <w:iCs/>
            <w:sz w:val="28"/>
            <w:szCs w:val="28"/>
            <w:lang w:val="ru-RU"/>
          </w:rPr>
          <w:t>не ограничивают нас в</w:t>
        </w:r>
      </w:ins>
      <w:ins w:id="405" w:author="Антон Смирнов" w:date="2023-05-29T00:17:00Z">
        <w:r w:rsidR="00707F16">
          <w:rPr>
            <w:rFonts w:ascii="Times New Roman" w:hAnsi="Times New Roman" w:cs="Times New Roman"/>
            <w:i w:val="0"/>
            <w:iCs/>
            <w:sz w:val="28"/>
            <w:szCs w:val="28"/>
            <w:lang w:val="ru-RU"/>
          </w:rPr>
          <w:t xml:space="preserve"> использовании окна большего радиуса, однако при радиусе окна, равным четырем наб</w:t>
        </w:r>
      </w:ins>
      <w:ins w:id="406" w:author="Антон Смирнов" w:date="2023-05-29T00:18:00Z">
        <w:r w:rsidR="00707F16">
          <w:rPr>
            <w:rFonts w:ascii="Times New Roman" w:hAnsi="Times New Roman" w:cs="Times New Roman"/>
            <w:i w:val="0"/>
            <w:iCs/>
            <w:sz w:val="28"/>
            <w:szCs w:val="28"/>
            <w:lang w:val="ru-RU"/>
          </w:rPr>
          <w:t xml:space="preserve">людается снижение качества модели на всем диапазоне уровней </w:t>
        </w:r>
        <w:r w:rsidR="00707F16">
          <w:rPr>
            <w:rFonts w:ascii="Times New Roman" w:hAnsi="Times New Roman" w:cs="Times New Roman"/>
            <w:i w:val="0"/>
            <w:iCs/>
            <w:sz w:val="28"/>
            <w:szCs w:val="28"/>
          </w:rPr>
          <w:t>MNA</w:t>
        </w:r>
        <w:r w:rsidR="00707F16" w:rsidRPr="00707F16">
          <w:rPr>
            <w:rFonts w:ascii="Times New Roman" w:hAnsi="Times New Roman" w:cs="Times New Roman"/>
            <w:i w:val="0"/>
            <w:iCs/>
            <w:sz w:val="28"/>
            <w:szCs w:val="28"/>
            <w:lang w:val="ru-RU"/>
            <w:rPrChange w:id="407" w:author="Антон Смирнов" w:date="2023-05-29T00:18:00Z">
              <w:rPr>
                <w:rFonts w:ascii="Times New Roman" w:hAnsi="Times New Roman" w:cs="Times New Roman"/>
                <w:i w:val="0"/>
                <w:iCs/>
                <w:sz w:val="28"/>
                <w:szCs w:val="28"/>
              </w:rPr>
            </w:rPrChange>
          </w:rPr>
          <w:t xml:space="preserve"> </w:t>
        </w:r>
        <w:r w:rsidR="00707F16">
          <w:rPr>
            <w:rFonts w:ascii="Times New Roman" w:hAnsi="Times New Roman" w:cs="Times New Roman"/>
            <w:i w:val="0"/>
            <w:iCs/>
            <w:sz w:val="28"/>
            <w:szCs w:val="28"/>
            <w:lang w:val="ru-RU"/>
          </w:rPr>
          <w:t xml:space="preserve">дескрипторов. </w:t>
        </w:r>
      </w:ins>
      <w:ins w:id="408" w:author="Антон Смирнов" w:date="2023-05-29T00:19:00Z">
        <w:r w:rsidR="00707F16">
          <w:rPr>
            <w:rFonts w:ascii="Times New Roman" w:hAnsi="Times New Roman" w:cs="Times New Roman"/>
            <w:i w:val="0"/>
            <w:iCs/>
            <w:sz w:val="28"/>
            <w:szCs w:val="28"/>
            <w:lang w:val="ru-RU"/>
          </w:rPr>
          <w:t>Данное снижение может быть связано с алгоритмом получения отрицательных примеров.</w:t>
        </w:r>
      </w:ins>
      <w:ins w:id="409" w:author="Антон Смирнов" w:date="2023-05-29T00:20:00Z">
        <w:r w:rsidR="00707F16">
          <w:rPr>
            <w:rFonts w:ascii="Times New Roman" w:hAnsi="Times New Roman" w:cs="Times New Roman"/>
            <w:i w:val="0"/>
            <w:iCs/>
            <w:sz w:val="28"/>
            <w:szCs w:val="28"/>
            <w:lang w:val="ru-RU"/>
          </w:rPr>
          <w:t xml:space="preserve"> В качестве отрицательного примера использовался случайный остаток, входящий в состав эпитопа, но не входящий в </w:t>
        </w:r>
      </w:ins>
      <w:ins w:id="410" w:author="Антон Смирнов" w:date="2023-05-29T00:21:00Z">
        <w:r w:rsidR="00707F16">
          <w:rPr>
            <w:rFonts w:ascii="Times New Roman" w:hAnsi="Times New Roman" w:cs="Times New Roman"/>
            <w:i w:val="0"/>
            <w:iCs/>
            <w:sz w:val="28"/>
            <w:szCs w:val="28"/>
            <w:lang w:val="ru-RU"/>
          </w:rPr>
          <w:t xml:space="preserve">окрестность положительного примера. Так как эпитопы, в большинстве своем небольшого размера – длиной </w:t>
        </w:r>
      </w:ins>
      <w:ins w:id="411" w:author="Антон Смирнов" w:date="2023-05-29T00:24:00Z">
        <w:r w:rsidR="009B0491">
          <w:rPr>
            <w:rFonts w:ascii="Times New Roman" w:hAnsi="Times New Roman" w:cs="Times New Roman"/>
            <w:i w:val="0"/>
            <w:iCs/>
            <w:sz w:val="28"/>
            <w:szCs w:val="28"/>
            <w:lang w:val="ru-RU"/>
          </w:rPr>
          <w:t>восемь</w:t>
        </w:r>
      </w:ins>
      <w:ins w:id="412" w:author="Антон Смирнов" w:date="2023-05-29T00:21:00Z">
        <w:r w:rsidR="00707F16">
          <w:rPr>
            <w:rFonts w:ascii="Times New Roman" w:hAnsi="Times New Roman" w:cs="Times New Roman"/>
            <w:i w:val="0"/>
            <w:iCs/>
            <w:sz w:val="28"/>
            <w:szCs w:val="28"/>
            <w:lang w:val="ru-RU"/>
          </w:rPr>
          <w:t xml:space="preserve"> или </w:t>
        </w:r>
      </w:ins>
      <w:ins w:id="413" w:author="Антон Смирнов" w:date="2023-05-29T00:24:00Z">
        <w:r w:rsidR="009B0491">
          <w:rPr>
            <w:rFonts w:ascii="Times New Roman" w:hAnsi="Times New Roman" w:cs="Times New Roman"/>
            <w:i w:val="0"/>
            <w:iCs/>
            <w:sz w:val="28"/>
            <w:szCs w:val="28"/>
            <w:lang w:val="ru-RU"/>
          </w:rPr>
          <w:t>девять</w:t>
        </w:r>
      </w:ins>
      <w:ins w:id="414" w:author="Антон Смирнов" w:date="2023-05-29T00:21:00Z">
        <w:r w:rsidR="00707F16">
          <w:rPr>
            <w:rFonts w:ascii="Times New Roman" w:hAnsi="Times New Roman" w:cs="Times New Roman"/>
            <w:i w:val="0"/>
            <w:iCs/>
            <w:sz w:val="28"/>
            <w:szCs w:val="28"/>
            <w:lang w:val="ru-RU"/>
          </w:rPr>
          <w:t xml:space="preserve"> </w:t>
        </w:r>
      </w:ins>
      <w:ins w:id="415" w:author="Антон Смирнов" w:date="2023-05-29T00:22:00Z">
        <w:r w:rsidR="00707F16">
          <w:rPr>
            <w:rFonts w:ascii="Times New Roman" w:hAnsi="Times New Roman" w:cs="Times New Roman"/>
            <w:i w:val="0"/>
            <w:iCs/>
            <w:sz w:val="28"/>
            <w:szCs w:val="28"/>
            <w:lang w:val="ru-RU"/>
          </w:rPr>
          <w:t>аминокислотных остатков – то при использовании радиуса окна в четыре остатка</w:t>
        </w:r>
      </w:ins>
      <w:ins w:id="416" w:author="Антон Смирнов" w:date="2023-05-29T00:24:00Z">
        <w:r w:rsidR="009B0491">
          <w:rPr>
            <w:rFonts w:ascii="Times New Roman" w:hAnsi="Times New Roman" w:cs="Times New Roman"/>
            <w:i w:val="0"/>
            <w:iCs/>
            <w:sz w:val="28"/>
            <w:szCs w:val="28"/>
            <w:lang w:val="ru-RU"/>
          </w:rPr>
          <w:t xml:space="preserve"> для выбора остаются три или четыре аминокислотных остатка, и, следовате</w:t>
        </w:r>
      </w:ins>
      <w:ins w:id="417" w:author="Антон Смирнов" w:date="2023-05-29T00:25:00Z">
        <w:r w:rsidR="009B0491">
          <w:rPr>
            <w:rFonts w:ascii="Times New Roman" w:hAnsi="Times New Roman" w:cs="Times New Roman"/>
            <w:i w:val="0"/>
            <w:iCs/>
            <w:sz w:val="28"/>
            <w:szCs w:val="28"/>
            <w:lang w:val="ru-RU"/>
          </w:rPr>
          <w:t>льно, окрестности положительного и отрицательного примера будут пересекаться. Пересечение окрес</w:t>
        </w:r>
      </w:ins>
      <w:ins w:id="418" w:author="Антон Смирнов" w:date="2023-05-29T00:26:00Z">
        <w:r w:rsidR="009B0491">
          <w:rPr>
            <w:rFonts w:ascii="Times New Roman" w:hAnsi="Times New Roman" w:cs="Times New Roman"/>
            <w:i w:val="0"/>
            <w:iCs/>
            <w:sz w:val="28"/>
            <w:szCs w:val="28"/>
            <w:lang w:val="ru-RU"/>
          </w:rPr>
          <w:t>тностей положительного и отрицательного примеров приводит к искажению оценок вероятности связи с конкретной активностью и росту ложных предсказаний.</w:t>
        </w:r>
      </w:ins>
      <w:ins w:id="419" w:author="Антон Смирнов" w:date="2023-05-29T00:25:00Z">
        <w:r w:rsidR="009B0491">
          <w:rPr>
            <w:rFonts w:ascii="Times New Roman" w:hAnsi="Times New Roman" w:cs="Times New Roman"/>
            <w:i w:val="0"/>
            <w:iCs/>
            <w:sz w:val="28"/>
            <w:szCs w:val="28"/>
            <w:lang w:val="ru-RU"/>
          </w:rPr>
          <w:t xml:space="preserve"> </w:t>
        </w:r>
      </w:ins>
    </w:p>
    <w:p w14:paraId="1515608B" w14:textId="017762B9" w:rsidR="00984038" w:rsidRPr="00A91834" w:rsidRDefault="0063193C" w:rsidP="00A91834">
      <w:pPr>
        <w:pStyle w:val="afa"/>
        <w:keepNext/>
        <w:spacing w:line="360" w:lineRule="auto"/>
        <w:ind w:firstLine="720"/>
        <w:jc w:val="both"/>
        <w:rPr>
          <w:rFonts w:ascii="Times New Roman" w:hAnsi="Times New Roman" w:cs="Times New Roman"/>
          <w:i w:val="0"/>
          <w:iCs/>
          <w:sz w:val="28"/>
          <w:szCs w:val="28"/>
          <w:lang w:val="ru-RU"/>
        </w:rPr>
      </w:pPr>
      <w:ins w:id="420" w:author="Антон Смирнов" w:date="2023-05-29T00:14:00Z">
        <w:r>
          <w:rPr>
            <w:rFonts w:ascii="Times New Roman" w:hAnsi="Times New Roman" w:cs="Times New Roman"/>
            <w:i w:val="0"/>
            <w:iCs/>
            <w:sz w:val="28"/>
            <w:szCs w:val="28"/>
            <w:lang w:val="ru-RU"/>
          </w:rPr>
          <w:t xml:space="preserve"> </w:t>
        </w:r>
      </w:ins>
    </w:p>
    <w:p w14:paraId="4D5D9533" w14:textId="70256CEA" w:rsidR="00350A0C" w:rsidRDefault="00350A0C" w:rsidP="00387ECF">
      <w:pPr>
        <w:pStyle w:val="afa"/>
        <w:spacing w:line="360" w:lineRule="auto"/>
        <w:ind w:firstLine="720"/>
        <w:jc w:val="both"/>
        <w:rPr>
          <w:rFonts w:ascii="Times New Roman" w:hAnsi="Times New Roman" w:cs="Times New Roman"/>
          <w:i w:val="0"/>
          <w:iCs/>
          <w:sz w:val="28"/>
          <w:szCs w:val="32"/>
          <w:lang w:val="ru-RU"/>
        </w:rPr>
      </w:pPr>
    </w:p>
    <w:p w14:paraId="14715E27" w14:textId="77777777" w:rsidR="0063193C" w:rsidRDefault="00984038" w:rsidP="0063193C">
      <w:pPr>
        <w:pStyle w:val="afa"/>
        <w:keepNext/>
        <w:spacing w:line="360" w:lineRule="auto"/>
        <w:ind w:firstLine="720"/>
        <w:jc w:val="both"/>
        <w:rPr>
          <w:ins w:id="421" w:author="Антон Смирнов" w:date="2023-05-29T00:13:00Z"/>
        </w:rPr>
        <w:pPrChange w:id="422" w:author="Антон Смирнов" w:date="2023-05-29T00:13:00Z">
          <w:pPr>
            <w:pStyle w:val="afa"/>
            <w:keepNext/>
            <w:spacing w:line="360" w:lineRule="auto"/>
            <w:ind w:firstLine="720"/>
            <w:jc w:val="both"/>
          </w:pPr>
        </w:pPrChange>
      </w:pPr>
      <w:r>
        <w:rPr>
          <w:noProof/>
        </w:rPr>
        <w:lastRenderedPageBreak/>
        <w:drawing>
          <wp:inline distT="0" distB="0" distL="0" distR="0" wp14:anchorId="6C531094" wp14:editId="195CEB2B">
            <wp:extent cx="4625975" cy="82581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5975" cy="8258175"/>
                    </a:xfrm>
                    <a:prstGeom prst="rect">
                      <a:avLst/>
                    </a:prstGeom>
                    <a:noFill/>
                    <a:ln>
                      <a:noFill/>
                    </a:ln>
                  </pic:spPr>
                </pic:pic>
              </a:graphicData>
            </a:graphic>
          </wp:inline>
        </w:drawing>
      </w:r>
    </w:p>
    <w:p w14:paraId="428562A7" w14:textId="237564D6" w:rsidR="00984038" w:rsidRPr="0063193C" w:rsidRDefault="0063193C" w:rsidP="0063193C">
      <w:pPr>
        <w:pStyle w:val="afa"/>
        <w:spacing w:line="360" w:lineRule="auto"/>
        <w:jc w:val="both"/>
        <w:rPr>
          <w:rFonts w:ascii="Times New Roman" w:hAnsi="Times New Roman" w:cs="Times New Roman"/>
          <w:i w:val="0"/>
          <w:iCs/>
          <w:sz w:val="28"/>
          <w:szCs w:val="28"/>
          <w:lang w:val="ru-RU"/>
          <w:rPrChange w:id="423" w:author="Антон Смирнов" w:date="2023-05-29T00:13:00Z">
            <w:rPr/>
          </w:rPrChange>
        </w:rPr>
        <w:pPrChange w:id="424" w:author="Антон Смирнов" w:date="2023-05-29T00:13:00Z">
          <w:pPr>
            <w:pStyle w:val="afa"/>
            <w:keepNext/>
            <w:spacing w:line="360" w:lineRule="auto"/>
            <w:ind w:firstLine="720"/>
            <w:jc w:val="both"/>
          </w:pPr>
        </w:pPrChange>
      </w:pPr>
      <w:ins w:id="425" w:author="Антон Смирнов" w:date="2023-05-29T00:13:00Z">
        <w:r w:rsidRPr="0063193C">
          <w:rPr>
            <w:rFonts w:ascii="Times New Roman" w:hAnsi="Times New Roman" w:cs="Times New Roman"/>
            <w:b/>
            <w:bCs/>
            <w:i w:val="0"/>
            <w:iCs/>
            <w:sz w:val="28"/>
            <w:szCs w:val="28"/>
            <w:lang w:val="ru-RU"/>
            <w:rPrChange w:id="426" w:author="Антон Смирнов" w:date="2023-05-29T00:13:00Z">
              <w:rPr/>
            </w:rPrChange>
          </w:rPr>
          <w:t xml:space="preserve">Рисунок </w:t>
        </w:r>
        <w:r w:rsidRPr="0063193C">
          <w:rPr>
            <w:rFonts w:ascii="Times New Roman" w:hAnsi="Times New Roman" w:cs="Times New Roman"/>
            <w:b/>
            <w:bCs/>
            <w:i w:val="0"/>
            <w:iCs/>
            <w:sz w:val="28"/>
            <w:szCs w:val="28"/>
            <w:rPrChange w:id="427" w:author="Антон Смирнов" w:date="2023-05-29T00:13:00Z">
              <w:rPr/>
            </w:rPrChange>
          </w:rPr>
          <w:fldChar w:fldCharType="begin"/>
        </w:r>
        <w:r w:rsidRPr="0063193C">
          <w:rPr>
            <w:rFonts w:ascii="Times New Roman" w:hAnsi="Times New Roman" w:cs="Times New Roman"/>
            <w:b/>
            <w:bCs/>
            <w:i w:val="0"/>
            <w:iCs/>
            <w:sz w:val="28"/>
            <w:szCs w:val="28"/>
            <w:lang w:val="ru-RU"/>
            <w:rPrChange w:id="428" w:author="Антон Смирнов" w:date="2023-05-29T00:13:00Z">
              <w:rPr/>
            </w:rPrChange>
          </w:rPr>
          <w:instrText xml:space="preserve"> </w:instrText>
        </w:r>
        <w:r w:rsidRPr="0063193C">
          <w:rPr>
            <w:rFonts w:ascii="Times New Roman" w:hAnsi="Times New Roman" w:cs="Times New Roman"/>
            <w:b/>
            <w:bCs/>
            <w:i w:val="0"/>
            <w:iCs/>
            <w:sz w:val="28"/>
            <w:szCs w:val="28"/>
            <w:rPrChange w:id="429" w:author="Антон Смирнов" w:date="2023-05-29T00:13:00Z">
              <w:rPr/>
            </w:rPrChange>
          </w:rPr>
          <w:instrText>SEQ</w:instrText>
        </w:r>
        <w:r w:rsidRPr="0063193C">
          <w:rPr>
            <w:rFonts w:ascii="Times New Roman" w:hAnsi="Times New Roman" w:cs="Times New Roman"/>
            <w:b/>
            <w:bCs/>
            <w:i w:val="0"/>
            <w:iCs/>
            <w:sz w:val="28"/>
            <w:szCs w:val="28"/>
            <w:lang w:val="ru-RU"/>
            <w:rPrChange w:id="430" w:author="Антон Смирнов" w:date="2023-05-29T00:13:00Z">
              <w:rPr/>
            </w:rPrChange>
          </w:rPr>
          <w:instrText xml:space="preserve"> Рисунок \* </w:instrText>
        </w:r>
        <w:r w:rsidRPr="0063193C">
          <w:rPr>
            <w:rFonts w:ascii="Times New Roman" w:hAnsi="Times New Roman" w:cs="Times New Roman"/>
            <w:b/>
            <w:bCs/>
            <w:i w:val="0"/>
            <w:iCs/>
            <w:sz w:val="28"/>
            <w:szCs w:val="28"/>
            <w:rPrChange w:id="431" w:author="Антон Смирнов" w:date="2023-05-29T00:13:00Z">
              <w:rPr/>
            </w:rPrChange>
          </w:rPr>
          <w:instrText>ARABIC</w:instrText>
        </w:r>
        <w:r w:rsidRPr="0063193C">
          <w:rPr>
            <w:rFonts w:ascii="Times New Roman" w:hAnsi="Times New Roman" w:cs="Times New Roman"/>
            <w:b/>
            <w:bCs/>
            <w:i w:val="0"/>
            <w:iCs/>
            <w:sz w:val="28"/>
            <w:szCs w:val="28"/>
            <w:lang w:val="ru-RU"/>
            <w:rPrChange w:id="432" w:author="Антон Смирнов" w:date="2023-05-29T00:13:00Z">
              <w:rPr/>
            </w:rPrChange>
          </w:rPr>
          <w:instrText xml:space="preserve"> </w:instrText>
        </w:r>
      </w:ins>
      <w:r w:rsidRPr="0063193C">
        <w:rPr>
          <w:rFonts w:ascii="Times New Roman" w:hAnsi="Times New Roman" w:cs="Times New Roman"/>
          <w:b/>
          <w:bCs/>
          <w:i w:val="0"/>
          <w:iCs/>
          <w:sz w:val="28"/>
          <w:szCs w:val="28"/>
          <w:rPrChange w:id="433" w:author="Антон Смирнов" w:date="2023-05-29T00:13:00Z">
            <w:rPr/>
          </w:rPrChange>
        </w:rPr>
        <w:fldChar w:fldCharType="separate"/>
      </w:r>
      <w:ins w:id="434" w:author="Антон Смирнов" w:date="2023-05-29T00:13:00Z">
        <w:r w:rsidRPr="0063193C">
          <w:rPr>
            <w:rFonts w:ascii="Times New Roman" w:hAnsi="Times New Roman" w:cs="Times New Roman"/>
            <w:b/>
            <w:bCs/>
            <w:i w:val="0"/>
            <w:iCs/>
            <w:noProof/>
            <w:sz w:val="28"/>
            <w:szCs w:val="28"/>
            <w:lang w:val="ru-RU"/>
            <w:rPrChange w:id="435" w:author="Антон Смирнов" w:date="2023-05-29T00:13:00Z">
              <w:rPr>
                <w:noProof/>
              </w:rPr>
            </w:rPrChange>
          </w:rPr>
          <w:t>9</w:t>
        </w:r>
        <w:r w:rsidRPr="0063193C">
          <w:rPr>
            <w:rFonts w:ascii="Times New Roman" w:hAnsi="Times New Roman" w:cs="Times New Roman"/>
            <w:b/>
            <w:bCs/>
            <w:i w:val="0"/>
            <w:iCs/>
            <w:sz w:val="28"/>
            <w:szCs w:val="28"/>
            <w:rPrChange w:id="436" w:author="Антон Смирнов" w:date="2023-05-29T00:13:00Z">
              <w:rPr/>
            </w:rPrChange>
          </w:rPr>
          <w:fldChar w:fldCharType="end"/>
        </w:r>
        <w:r w:rsidRPr="0063193C">
          <w:rPr>
            <w:rFonts w:ascii="Times New Roman" w:hAnsi="Times New Roman" w:cs="Times New Roman"/>
            <w:b/>
            <w:bCs/>
            <w:i w:val="0"/>
            <w:iCs/>
            <w:sz w:val="28"/>
            <w:szCs w:val="28"/>
            <w:lang w:val="ru-RU"/>
            <w:rPrChange w:id="437" w:author="Антон Смирнов" w:date="2023-05-29T00:13:00Z">
              <w:rPr>
                <w:lang w:val="ru-RU"/>
              </w:rPr>
            </w:rPrChange>
          </w:rPr>
          <w:t>.</w:t>
        </w:r>
        <w:r w:rsidRPr="0063193C">
          <w:rPr>
            <w:rFonts w:ascii="Times New Roman" w:hAnsi="Times New Roman" w:cs="Times New Roman"/>
            <w:i w:val="0"/>
            <w:iCs/>
            <w:sz w:val="28"/>
            <w:szCs w:val="28"/>
            <w:lang w:val="ru-RU"/>
            <w:rPrChange w:id="438" w:author="Антон Смирнов" w:date="2023-05-29T00:13:00Z">
              <w:rPr>
                <w:lang w:val="ru-RU"/>
              </w:rPr>
            </w:rPrChange>
          </w:rPr>
          <w:t xml:space="preserve"> Зависимость метрики внутренней оценки качества моделей на данных </w:t>
        </w:r>
        <w:proofErr w:type="spellStart"/>
        <w:r w:rsidRPr="0063193C">
          <w:rPr>
            <w:rFonts w:ascii="Times New Roman" w:hAnsi="Times New Roman" w:cs="Times New Roman"/>
            <w:i w:val="0"/>
            <w:iCs/>
            <w:sz w:val="28"/>
            <w:szCs w:val="28"/>
            <w:lang w:val="ru-RU"/>
            <w:rPrChange w:id="439" w:author="Антон Смирнов" w:date="2023-05-29T00:13:00Z">
              <w:rPr>
                <w:lang w:val="ru-RU"/>
              </w:rPr>
            </w:rPrChange>
          </w:rPr>
          <w:t>in</w:t>
        </w:r>
        <w:proofErr w:type="spellEnd"/>
        <w:r w:rsidRPr="0063193C">
          <w:rPr>
            <w:rFonts w:ascii="Times New Roman" w:hAnsi="Times New Roman" w:cs="Times New Roman"/>
            <w:i w:val="0"/>
            <w:iCs/>
            <w:sz w:val="28"/>
            <w:szCs w:val="28"/>
            <w:lang w:val="ru-RU"/>
            <w:rPrChange w:id="440" w:author="Антон Смирнов" w:date="2023-05-29T00:13:00Z">
              <w:rPr>
                <w:lang w:val="ru-RU"/>
              </w:rPr>
            </w:rPrChange>
          </w:rPr>
          <w:t xml:space="preserve"> </w:t>
        </w:r>
        <w:proofErr w:type="spellStart"/>
        <w:r w:rsidRPr="0063193C">
          <w:rPr>
            <w:rFonts w:ascii="Times New Roman" w:hAnsi="Times New Roman" w:cs="Times New Roman"/>
            <w:i w:val="0"/>
            <w:iCs/>
            <w:sz w:val="28"/>
            <w:szCs w:val="28"/>
            <w:lang w:val="ru-RU"/>
            <w:rPrChange w:id="441" w:author="Антон Смирнов" w:date="2023-05-29T00:13:00Z">
              <w:rPr>
                <w:lang w:val="ru-RU"/>
              </w:rPr>
            </w:rPrChange>
          </w:rPr>
          <w:t>vivo</w:t>
        </w:r>
        <w:proofErr w:type="spellEnd"/>
        <w:r w:rsidRPr="0063193C">
          <w:rPr>
            <w:rFonts w:ascii="Times New Roman" w:hAnsi="Times New Roman" w:cs="Times New Roman"/>
            <w:i w:val="0"/>
            <w:iCs/>
            <w:sz w:val="28"/>
            <w:szCs w:val="28"/>
            <w:lang w:val="ru-RU"/>
            <w:rPrChange w:id="442" w:author="Антон Смирнов" w:date="2023-05-29T00:13:00Z">
              <w:rPr>
                <w:lang w:val="ru-RU"/>
              </w:rPr>
            </w:rPrChange>
          </w:rPr>
          <w:t xml:space="preserve"> от уровня MNA дескрипторов при различных радиусах окна для различных разбиений исходного набора данных.</w:t>
        </w:r>
      </w:ins>
    </w:p>
    <w:p w14:paraId="23B4E08D" w14:textId="7760DD8C" w:rsidR="00984038" w:rsidRPr="00A91834" w:rsidDel="0063193C" w:rsidRDefault="00984038" w:rsidP="00A91834">
      <w:pPr>
        <w:pStyle w:val="afa"/>
        <w:spacing w:line="360" w:lineRule="auto"/>
        <w:jc w:val="both"/>
        <w:rPr>
          <w:del w:id="443" w:author="Антон Смирнов" w:date="2023-05-29T00:13:00Z"/>
          <w:rFonts w:ascii="Times New Roman" w:hAnsi="Times New Roman" w:cs="Times New Roman"/>
          <w:i w:val="0"/>
          <w:iCs/>
          <w:sz w:val="28"/>
          <w:szCs w:val="28"/>
          <w:lang w:val="ru-RU"/>
        </w:rPr>
      </w:pPr>
      <w:del w:id="444" w:author="Антон Смирнов" w:date="2023-05-29T00:13:00Z">
        <w:r w:rsidRPr="00A91834" w:rsidDel="0063193C">
          <w:rPr>
            <w:rFonts w:ascii="Times New Roman" w:hAnsi="Times New Roman" w:cs="Times New Roman"/>
            <w:b/>
            <w:bCs/>
            <w:i w:val="0"/>
            <w:iCs/>
            <w:sz w:val="28"/>
            <w:szCs w:val="28"/>
            <w:lang w:val="ru-RU"/>
          </w:rPr>
          <w:lastRenderedPageBreak/>
          <w:delText xml:space="preserve">Рисунок </w:delText>
        </w:r>
        <w:r w:rsidRPr="00A91834" w:rsidDel="0063193C">
          <w:rPr>
            <w:rFonts w:ascii="Times New Roman" w:hAnsi="Times New Roman" w:cs="Times New Roman"/>
            <w:b/>
            <w:bCs/>
            <w:i w:val="0"/>
            <w:iCs/>
            <w:sz w:val="28"/>
            <w:szCs w:val="28"/>
          </w:rPr>
          <w:fldChar w:fldCharType="begin"/>
        </w:r>
        <w:r w:rsidRPr="00A91834" w:rsidDel="0063193C">
          <w:rPr>
            <w:rFonts w:ascii="Times New Roman" w:hAnsi="Times New Roman" w:cs="Times New Roman"/>
            <w:b/>
            <w:bCs/>
            <w:i w:val="0"/>
            <w:iCs/>
            <w:sz w:val="28"/>
            <w:szCs w:val="28"/>
            <w:lang w:val="ru-RU"/>
          </w:rPr>
          <w:delInstrText xml:space="preserve"> </w:delInstrText>
        </w:r>
        <w:r w:rsidRPr="00A91834" w:rsidDel="0063193C">
          <w:rPr>
            <w:rFonts w:ascii="Times New Roman" w:hAnsi="Times New Roman" w:cs="Times New Roman"/>
            <w:b/>
            <w:bCs/>
            <w:i w:val="0"/>
            <w:iCs/>
            <w:sz w:val="28"/>
            <w:szCs w:val="28"/>
          </w:rPr>
          <w:delInstrText>SEQ</w:delInstrText>
        </w:r>
        <w:r w:rsidRPr="00A91834" w:rsidDel="0063193C">
          <w:rPr>
            <w:rFonts w:ascii="Times New Roman" w:hAnsi="Times New Roman" w:cs="Times New Roman"/>
            <w:b/>
            <w:bCs/>
            <w:i w:val="0"/>
            <w:iCs/>
            <w:sz w:val="28"/>
            <w:szCs w:val="28"/>
            <w:lang w:val="ru-RU"/>
          </w:rPr>
          <w:delInstrText xml:space="preserve"> Рисунок \* </w:delInstrText>
        </w:r>
        <w:r w:rsidRPr="00A91834" w:rsidDel="0063193C">
          <w:rPr>
            <w:rFonts w:ascii="Times New Roman" w:hAnsi="Times New Roman" w:cs="Times New Roman"/>
            <w:b/>
            <w:bCs/>
            <w:i w:val="0"/>
            <w:iCs/>
            <w:sz w:val="28"/>
            <w:szCs w:val="28"/>
          </w:rPr>
          <w:delInstrText>ARABIC</w:delInstrText>
        </w:r>
        <w:r w:rsidRPr="00A91834" w:rsidDel="0063193C">
          <w:rPr>
            <w:rFonts w:ascii="Times New Roman" w:hAnsi="Times New Roman" w:cs="Times New Roman"/>
            <w:b/>
            <w:bCs/>
            <w:i w:val="0"/>
            <w:iCs/>
            <w:sz w:val="28"/>
            <w:szCs w:val="28"/>
            <w:lang w:val="ru-RU"/>
          </w:rPr>
          <w:delInstrText xml:space="preserve"> </w:delInstrText>
        </w:r>
        <w:r w:rsidRPr="00A91834" w:rsidDel="0063193C">
          <w:rPr>
            <w:rFonts w:ascii="Times New Roman" w:hAnsi="Times New Roman" w:cs="Times New Roman"/>
            <w:b/>
            <w:bCs/>
            <w:i w:val="0"/>
            <w:iCs/>
            <w:sz w:val="28"/>
            <w:szCs w:val="28"/>
          </w:rPr>
          <w:fldChar w:fldCharType="separate"/>
        </w:r>
        <w:r w:rsidRPr="00A91834" w:rsidDel="0063193C">
          <w:rPr>
            <w:rFonts w:ascii="Times New Roman" w:hAnsi="Times New Roman" w:cs="Times New Roman"/>
            <w:b/>
            <w:bCs/>
            <w:i w:val="0"/>
            <w:iCs/>
            <w:noProof/>
            <w:sz w:val="28"/>
            <w:szCs w:val="28"/>
            <w:lang w:val="ru-RU"/>
          </w:rPr>
          <w:delText>8</w:delText>
        </w:r>
        <w:r w:rsidRPr="00A91834" w:rsidDel="0063193C">
          <w:rPr>
            <w:rFonts w:ascii="Times New Roman" w:hAnsi="Times New Roman" w:cs="Times New Roman"/>
            <w:b/>
            <w:bCs/>
            <w:i w:val="0"/>
            <w:iCs/>
            <w:sz w:val="28"/>
            <w:szCs w:val="28"/>
          </w:rPr>
          <w:fldChar w:fldCharType="end"/>
        </w:r>
        <w:r w:rsidRPr="00A91834" w:rsidDel="0063193C">
          <w:rPr>
            <w:rFonts w:ascii="Times New Roman" w:hAnsi="Times New Roman" w:cs="Times New Roman"/>
            <w:i w:val="0"/>
            <w:iCs/>
            <w:sz w:val="28"/>
            <w:szCs w:val="28"/>
            <w:lang w:val="ru-RU"/>
          </w:rPr>
          <w:delText xml:space="preserve">. Зависимость метрики внутренней оценки качества моделей на данных in </w:delText>
        </w:r>
        <w:r w:rsidRPr="00A91834" w:rsidDel="0063193C">
          <w:rPr>
            <w:rFonts w:ascii="Times New Roman" w:hAnsi="Times New Roman" w:cs="Times New Roman"/>
            <w:i w:val="0"/>
            <w:iCs/>
            <w:sz w:val="28"/>
            <w:szCs w:val="28"/>
          </w:rPr>
          <w:delText>vivo</w:delText>
        </w:r>
        <w:r w:rsidRPr="00A91834" w:rsidDel="0063193C">
          <w:rPr>
            <w:rFonts w:ascii="Times New Roman" w:hAnsi="Times New Roman" w:cs="Times New Roman"/>
            <w:i w:val="0"/>
            <w:iCs/>
            <w:sz w:val="28"/>
            <w:szCs w:val="28"/>
            <w:lang w:val="ru-RU"/>
          </w:rPr>
          <w:delText xml:space="preserve"> от уровня MNA дескрипторов при различных радиусах окна для различных разбиений исходного набора данных.</w:delText>
        </w:r>
      </w:del>
    </w:p>
    <w:p w14:paraId="77163D23" w14:textId="4CACDEB6" w:rsidR="00CF0A6A" w:rsidRPr="009B0491" w:rsidRDefault="00F7118A" w:rsidP="00A91834">
      <w:pPr>
        <w:pStyle w:val="afa"/>
        <w:spacing w:line="360" w:lineRule="auto"/>
        <w:jc w:val="both"/>
        <w:rPr>
          <w:rFonts w:ascii="Times New Roman" w:hAnsi="Times New Roman" w:cs="Times New Roman"/>
          <w:i w:val="0"/>
          <w:iCs/>
          <w:sz w:val="28"/>
          <w:szCs w:val="28"/>
          <w:lang w:val="ru-RU"/>
          <w:rPrChange w:id="445" w:author="Антон Смирнов" w:date="2023-05-29T00:29:00Z">
            <w:rPr>
              <w:rFonts w:ascii="Times New Roman" w:hAnsi="Times New Roman" w:cs="Times New Roman"/>
              <w:i w:val="0"/>
              <w:iCs/>
              <w:sz w:val="28"/>
              <w:szCs w:val="28"/>
              <w:lang w:val="ru-RU"/>
            </w:rPr>
          </w:rPrChange>
        </w:rPr>
      </w:pPr>
      <w:del w:id="446" w:author="Антон Смирнов" w:date="2023-05-29T00:13:00Z">
        <w:r w:rsidDel="0063193C">
          <w:rPr>
            <w:rFonts w:ascii="Times New Roman" w:hAnsi="Times New Roman" w:cs="Times New Roman"/>
            <w:b/>
            <w:bCs/>
            <w:i w:val="0"/>
            <w:iCs/>
            <w:sz w:val="28"/>
            <w:szCs w:val="28"/>
            <w:lang w:val="ru-RU"/>
          </w:rPr>
          <w:delText xml:space="preserve"> </w:delText>
        </w:r>
      </w:del>
      <w:r w:rsidR="006B17C7">
        <w:rPr>
          <w:rFonts w:ascii="Times New Roman" w:hAnsi="Times New Roman" w:cs="Times New Roman"/>
          <w:i w:val="0"/>
          <w:iCs/>
          <w:sz w:val="28"/>
          <w:szCs w:val="28"/>
          <w:lang w:val="ru-RU"/>
        </w:rPr>
        <w:tab/>
      </w:r>
      <w:r w:rsidR="00CF0A6A" w:rsidRPr="00387ECF">
        <w:rPr>
          <w:rFonts w:ascii="Times New Roman" w:hAnsi="Times New Roman" w:cs="Times New Roman"/>
          <w:i w:val="0"/>
          <w:iCs/>
          <w:sz w:val="28"/>
          <w:szCs w:val="28"/>
          <w:lang w:val="ru-RU"/>
        </w:rPr>
        <w:t xml:space="preserve">Внешняя оценка для моделей, построенных на данных </w:t>
      </w:r>
      <w:proofErr w:type="spellStart"/>
      <w:r w:rsidR="00CF0A6A" w:rsidRPr="00387ECF">
        <w:rPr>
          <w:rFonts w:ascii="Times New Roman" w:hAnsi="Times New Roman" w:cs="Times New Roman"/>
          <w:i w:val="0"/>
          <w:iCs/>
          <w:sz w:val="28"/>
          <w:szCs w:val="28"/>
          <w:lang w:val="ru-RU"/>
        </w:rPr>
        <w:t>in</w:t>
      </w:r>
      <w:proofErr w:type="spellEnd"/>
      <w:r w:rsidR="00CF0A6A" w:rsidRPr="00387ECF">
        <w:rPr>
          <w:rFonts w:ascii="Times New Roman" w:hAnsi="Times New Roman" w:cs="Times New Roman"/>
          <w:i w:val="0"/>
          <w:iCs/>
          <w:sz w:val="28"/>
          <w:szCs w:val="28"/>
          <w:lang w:val="ru-RU"/>
        </w:rPr>
        <w:t xml:space="preserve"> </w:t>
      </w:r>
      <w:proofErr w:type="spellStart"/>
      <w:r w:rsidR="00CF0A6A" w:rsidRPr="00387ECF">
        <w:rPr>
          <w:rFonts w:ascii="Times New Roman" w:hAnsi="Times New Roman" w:cs="Times New Roman"/>
          <w:i w:val="0"/>
          <w:iCs/>
          <w:sz w:val="28"/>
          <w:szCs w:val="28"/>
          <w:lang w:val="ru-RU"/>
        </w:rPr>
        <w:t>vi</w:t>
      </w:r>
      <w:r w:rsidR="00CF0A6A">
        <w:rPr>
          <w:rFonts w:ascii="Times New Roman" w:hAnsi="Times New Roman" w:cs="Times New Roman"/>
          <w:i w:val="0"/>
          <w:iCs/>
          <w:sz w:val="28"/>
          <w:szCs w:val="28"/>
        </w:rPr>
        <w:t>vo</w:t>
      </w:r>
      <w:proofErr w:type="spellEnd"/>
      <w:r w:rsidR="00CF0A6A" w:rsidRPr="00387ECF">
        <w:rPr>
          <w:rFonts w:ascii="Times New Roman" w:hAnsi="Times New Roman" w:cs="Times New Roman"/>
          <w:i w:val="0"/>
          <w:iCs/>
          <w:sz w:val="28"/>
          <w:szCs w:val="28"/>
          <w:lang w:val="ru-RU"/>
        </w:rPr>
        <w:t xml:space="preserve"> представлена на рисунке</w:t>
      </w:r>
      <w:r w:rsidR="00CF0A6A">
        <w:rPr>
          <w:rFonts w:ascii="Times New Roman" w:hAnsi="Times New Roman" w:cs="Times New Roman"/>
          <w:i w:val="0"/>
          <w:iCs/>
          <w:sz w:val="28"/>
          <w:szCs w:val="28"/>
          <w:lang w:val="ru-RU"/>
        </w:rPr>
        <w:t xml:space="preserve"> </w:t>
      </w:r>
      <w:del w:id="447" w:author="Антон Смирнов" w:date="2023-05-29T00:27:00Z">
        <w:r w:rsidR="00764D33" w:rsidDel="009B0491">
          <w:rPr>
            <w:rFonts w:ascii="Times New Roman" w:hAnsi="Times New Roman" w:cs="Times New Roman"/>
            <w:i w:val="0"/>
            <w:iCs/>
            <w:sz w:val="28"/>
            <w:szCs w:val="28"/>
            <w:lang w:val="ru-RU"/>
          </w:rPr>
          <w:delText>9</w:delText>
        </w:r>
      </w:del>
      <w:ins w:id="448" w:author="Антон Смирнов" w:date="2023-05-29T00:27:00Z">
        <w:r w:rsidR="009B0491">
          <w:rPr>
            <w:rFonts w:ascii="Times New Roman" w:hAnsi="Times New Roman" w:cs="Times New Roman"/>
            <w:i w:val="0"/>
            <w:iCs/>
            <w:sz w:val="28"/>
            <w:szCs w:val="28"/>
            <w:lang w:val="ru-RU"/>
          </w:rPr>
          <w:t>10</w:t>
        </w:r>
      </w:ins>
      <w:r w:rsidR="00CF0A6A" w:rsidRPr="00387ECF">
        <w:rPr>
          <w:rFonts w:ascii="Times New Roman" w:hAnsi="Times New Roman" w:cs="Times New Roman"/>
          <w:i w:val="0"/>
          <w:iCs/>
          <w:sz w:val="28"/>
          <w:szCs w:val="28"/>
          <w:lang w:val="ru-RU"/>
        </w:rPr>
        <w:t>.</w:t>
      </w:r>
      <w:ins w:id="449" w:author="Антон Смирнов" w:date="2023-05-29T00:28:00Z">
        <w:r w:rsidR="009B0491">
          <w:rPr>
            <w:rFonts w:ascii="Times New Roman" w:hAnsi="Times New Roman" w:cs="Times New Roman"/>
            <w:i w:val="0"/>
            <w:iCs/>
            <w:sz w:val="28"/>
            <w:szCs w:val="28"/>
            <w:lang w:val="ru-RU"/>
          </w:rPr>
          <w:t xml:space="preserve"> На малых уровнях</w:t>
        </w:r>
      </w:ins>
      <w:ins w:id="450" w:author="Антон Смирнов" w:date="2023-05-29T00:29:00Z">
        <w:r w:rsidR="009B0491">
          <w:rPr>
            <w:rFonts w:ascii="Times New Roman" w:hAnsi="Times New Roman" w:cs="Times New Roman"/>
            <w:i w:val="0"/>
            <w:iCs/>
            <w:sz w:val="28"/>
            <w:szCs w:val="28"/>
            <w:lang w:val="ru-RU"/>
          </w:rPr>
          <w:t xml:space="preserve"> </w:t>
        </w:r>
        <w:r w:rsidR="009B0491">
          <w:rPr>
            <w:rFonts w:ascii="Times New Roman" w:hAnsi="Times New Roman" w:cs="Times New Roman"/>
            <w:i w:val="0"/>
            <w:iCs/>
            <w:sz w:val="28"/>
            <w:szCs w:val="28"/>
          </w:rPr>
          <w:t>MNA</w:t>
        </w:r>
        <w:r w:rsidR="009B0491" w:rsidRPr="009B0491">
          <w:rPr>
            <w:rFonts w:ascii="Times New Roman" w:hAnsi="Times New Roman" w:cs="Times New Roman"/>
            <w:i w:val="0"/>
            <w:iCs/>
            <w:sz w:val="28"/>
            <w:szCs w:val="28"/>
            <w:lang w:val="ru-RU"/>
            <w:rPrChange w:id="451" w:author="Антон Смирнов" w:date="2023-05-29T00:29:00Z">
              <w:rPr>
                <w:rFonts w:ascii="Times New Roman" w:hAnsi="Times New Roman" w:cs="Times New Roman"/>
                <w:i w:val="0"/>
                <w:iCs/>
                <w:sz w:val="28"/>
                <w:szCs w:val="28"/>
              </w:rPr>
            </w:rPrChange>
          </w:rPr>
          <w:t xml:space="preserve"> </w:t>
        </w:r>
        <w:r w:rsidR="009B0491">
          <w:rPr>
            <w:rFonts w:ascii="Times New Roman" w:hAnsi="Times New Roman" w:cs="Times New Roman"/>
            <w:i w:val="0"/>
            <w:iCs/>
            <w:sz w:val="28"/>
            <w:szCs w:val="28"/>
            <w:lang w:val="ru-RU"/>
          </w:rPr>
          <w:t>дескрипторов модели с радиусом окна, равного двум, показывают себя лучшими, однако с ростом уровня дескрипторов</w:t>
        </w:r>
      </w:ins>
      <w:ins w:id="452" w:author="Антон Смирнов" w:date="2023-05-29T00:30:00Z">
        <w:r w:rsidR="009B0491">
          <w:rPr>
            <w:rFonts w:ascii="Times New Roman" w:hAnsi="Times New Roman" w:cs="Times New Roman"/>
            <w:i w:val="0"/>
            <w:iCs/>
            <w:sz w:val="28"/>
            <w:szCs w:val="28"/>
            <w:lang w:val="ru-RU"/>
          </w:rPr>
          <w:t xml:space="preserve"> после некоторого оптимума не происходит рост качества, так как </w:t>
        </w:r>
      </w:ins>
      <w:ins w:id="453" w:author="Антон Смирнов" w:date="2023-05-29T00:31:00Z">
        <w:r w:rsidR="009B0491">
          <w:rPr>
            <w:rFonts w:ascii="Times New Roman" w:hAnsi="Times New Roman" w:cs="Times New Roman"/>
            <w:i w:val="0"/>
            <w:iCs/>
            <w:sz w:val="28"/>
            <w:szCs w:val="28"/>
            <w:lang w:val="ru-RU"/>
          </w:rPr>
          <w:t>один дескриптор</w:t>
        </w:r>
      </w:ins>
      <w:ins w:id="454" w:author="Антон Смирнов" w:date="2023-05-29T00:30:00Z">
        <w:r w:rsidR="009B0491">
          <w:rPr>
            <w:rFonts w:ascii="Times New Roman" w:hAnsi="Times New Roman" w:cs="Times New Roman"/>
            <w:i w:val="0"/>
            <w:iCs/>
            <w:sz w:val="28"/>
            <w:szCs w:val="28"/>
            <w:lang w:val="ru-RU"/>
          </w:rPr>
          <w:t xml:space="preserve"> высокого уровня</w:t>
        </w:r>
      </w:ins>
      <w:ins w:id="455" w:author="Антон Смирнов" w:date="2023-05-29T00:31:00Z">
        <w:r w:rsidR="009B0491">
          <w:rPr>
            <w:rFonts w:ascii="Times New Roman" w:hAnsi="Times New Roman" w:cs="Times New Roman"/>
            <w:i w:val="0"/>
            <w:iCs/>
            <w:sz w:val="28"/>
            <w:szCs w:val="28"/>
            <w:lang w:val="ru-RU"/>
          </w:rPr>
          <w:t xml:space="preserve"> может</w:t>
        </w:r>
      </w:ins>
      <w:ins w:id="456" w:author="Антон Смирнов" w:date="2023-05-29T00:30:00Z">
        <w:r w:rsidR="009B0491">
          <w:rPr>
            <w:rFonts w:ascii="Times New Roman" w:hAnsi="Times New Roman" w:cs="Times New Roman"/>
            <w:i w:val="0"/>
            <w:iCs/>
            <w:sz w:val="28"/>
            <w:szCs w:val="28"/>
            <w:lang w:val="ru-RU"/>
          </w:rPr>
          <w:t xml:space="preserve"> описыва</w:t>
        </w:r>
      </w:ins>
      <w:ins w:id="457" w:author="Антон Смирнов" w:date="2023-05-29T00:31:00Z">
        <w:r w:rsidR="009B0491">
          <w:rPr>
            <w:rFonts w:ascii="Times New Roman" w:hAnsi="Times New Roman" w:cs="Times New Roman"/>
            <w:i w:val="0"/>
            <w:iCs/>
            <w:sz w:val="28"/>
            <w:szCs w:val="28"/>
            <w:lang w:val="ru-RU"/>
          </w:rPr>
          <w:t xml:space="preserve">ть пептид </w:t>
        </w:r>
      </w:ins>
      <w:ins w:id="458" w:author="Антон Смирнов" w:date="2023-05-29T00:30:00Z">
        <w:r w:rsidR="009B0491">
          <w:rPr>
            <w:rFonts w:ascii="Times New Roman" w:hAnsi="Times New Roman" w:cs="Times New Roman"/>
            <w:i w:val="0"/>
            <w:iCs/>
            <w:sz w:val="28"/>
            <w:szCs w:val="28"/>
            <w:lang w:val="ru-RU"/>
          </w:rPr>
          <w:t>целиком</w:t>
        </w:r>
      </w:ins>
      <w:ins w:id="459" w:author="Антон Смирнов" w:date="2023-05-29T00:31:00Z">
        <w:r w:rsidR="009B0491">
          <w:rPr>
            <w:rFonts w:ascii="Times New Roman" w:hAnsi="Times New Roman" w:cs="Times New Roman"/>
            <w:i w:val="0"/>
            <w:iCs/>
            <w:sz w:val="28"/>
            <w:szCs w:val="28"/>
            <w:lang w:val="ru-RU"/>
          </w:rPr>
          <w:t xml:space="preserve">. Таким образом, модель запоминает не закономерности, определяющие сайт расщепления, а </w:t>
        </w:r>
      </w:ins>
      <w:ins w:id="460" w:author="Антон Смирнов" w:date="2023-05-29T00:32:00Z">
        <w:r w:rsidR="009B0491">
          <w:rPr>
            <w:rFonts w:ascii="Times New Roman" w:hAnsi="Times New Roman" w:cs="Times New Roman"/>
            <w:i w:val="0"/>
            <w:iCs/>
            <w:sz w:val="28"/>
            <w:szCs w:val="28"/>
            <w:lang w:val="ru-RU"/>
          </w:rPr>
          <w:t>конкретные окрестности, которые ассоциированы с сайтом, иными словами модели переобучаются.</w:t>
        </w:r>
      </w:ins>
      <w:ins w:id="461" w:author="Антон Смирнов" w:date="2023-05-29T00:35:00Z">
        <w:r w:rsidR="007E4FBF">
          <w:rPr>
            <w:rFonts w:ascii="Times New Roman" w:hAnsi="Times New Roman" w:cs="Times New Roman"/>
            <w:i w:val="0"/>
            <w:iCs/>
            <w:sz w:val="28"/>
            <w:szCs w:val="28"/>
            <w:lang w:val="ru-RU"/>
          </w:rPr>
          <w:t xml:space="preserve"> Поэтому после шестого уровня дескрипторов каче</w:t>
        </w:r>
      </w:ins>
      <w:ins w:id="462" w:author="Антон Смирнов" w:date="2023-05-29T00:36:00Z">
        <w:r w:rsidR="007E4FBF">
          <w:rPr>
            <w:rFonts w:ascii="Times New Roman" w:hAnsi="Times New Roman" w:cs="Times New Roman"/>
            <w:i w:val="0"/>
            <w:iCs/>
            <w:sz w:val="28"/>
            <w:szCs w:val="28"/>
            <w:lang w:val="ru-RU"/>
          </w:rPr>
          <w:t xml:space="preserve">ство моделей с радиусом окна в два, становится хуже, чем качество моделей с радиусом окна в три. </w:t>
        </w:r>
      </w:ins>
      <w:ins w:id="463" w:author="Антон Смирнов" w:date="2023-05-29T00:38:00Z">
        <w:r w:rsidR="007E4FBF">
          <w:rPr>
            <w:rFonts w:ascii="Times New Roman" w:hAnsi="Times New Roman" w:cs="Times New Roman"/>
            <w:i w:val="0"/>
            <w:iCs/>
            <w:sz w:val="28"/>
            <w:szCs w:val="28"/>
            <w:lang w:val="ru-RU"/>
          </w:rPr>
          <w:t>Однако, после оптимального уров</w:t>
        </w:r>
      </w:ins>
      <w:ins w:id="464" w:author="Антон Смирнов" w:date="2023-05-29T00:39:00Z">
        <w:r w:rsidR="007E4FBF">
          <w:rPr>
            <w:rFonts w:ascii="Times New Roman" w:hAnsi="Times New Roman" w:cs="Times New Roman"/>
            <w:i w:val="0"/>
            <w:iCs/>
            <w:sz w:val="28"/>
            <w:szCs w:val="28"/>
            <w:lang w:val="ru-RU"/>
          </w:rPr>
          <w:t xml:space="preserve">ня, модели по тем же причинам начинают переобучаться. </w:t>
        </w:r>
      </w:ins>
      <w:ins w:id="465" w:author="Антон Смирнов" w:date="2023-05-29T00:40:00Z">
        <w:r w:rsidR="007E4FBF">
          <w:rPr>
            <w:rFonts w:ascii="Times New Roman" w:hAnsi="Times New Roman" w:cs="Times New Roman"/>
            <w:i w:val="0"/>
            <w:iCs/>
            <w:sz w:val="28"/>
            <w:szCs w:val="28"/>
            <w:lang w:val="ru-RU"/>
          </w:rPr>
          <w:t>Качество м</w:t>
        </w:r>
      </w:ins>
      <w:ins w:id="466" w:author="Антон Смирнов" w:date="2023-05-29T00:39:00Z">
        <w:r w:rsidR="007E4FBF">
          <w:rPr>
            <w:rFonts w:ascii="Times New Roman" w:hAnsi="Times New Roman" w:cs="Times New Roman"/>
            <w:i w:val="0"/>
            <w:iCs/>
            <w:sz w:val="28"/>
            <w:szCs w:val="28"/>
            <w:lang w:val="ru-RU"/>
          </w:rPr>
          <w:t>одел</w:t>
        </w:r>
      </w:ins>
      <w:ins w:id="467" w:author="Антон Смирнов" w:date="2023-05-29T00:40:00Z">
        <w:r w:rsidR="007E4FBF">
          <w:rPr>
            <w:rFonts w:ascii="Times New Roman" w:hAnsi="Times New Roman" w:cs="Times New Roman"/>
            <w:i w:val="0"/>
            <w:iCs/>
            <w:sz w:val="28"/>
            <w:szCs w:val="28"/>
            <w:lang w:val="ru-RU"/>
          </w:rPr>
          <w:t>ей</w:t>
        </w:r>
      </w:ins>
      <w:ins w:id="468" w:author="Антон Смирнов" w:date="2023-05-29T00:39:00Z">
        <w:r w:rsidR="007E4FBF">
          <w:rPr>
            <w:rFonts w:ascii="Times New Roman" w:hAnsi="Times New Roman" w:cs="Times New Roman"/>
            <w:i w:val="0"/>
            <w:iCs/>
            <w:sz w:val="28"/>
            <w:szCs w:val="28"/>
            <w:lang w:val="ru-RU"/>
          </w:rPr>
          <w:t xml:space="preserve"> с радиусом окна в четыре</w:t>
        </w:r>
      </w:ins>
      <w:ins w:id="469" w:author="Антон Смирнов" w:date="2023-05-29T00:40:00Z">
        <w:r w:rsidR="007E4FBF">
          <w:rPr>
            <w:rFonts w:ascii="Times New Roman" w:hAnsi="Times New Roman" w:cs="Times New Roman"/>
            <w:i w:val="0"/>
            <w:iCs/>
            <w:sz w:val="28"/>
            <w:szCs w:val="28"/>
            <w:lang w:val="ru-RU"/>
          </w:rPr>
          <w:t xml:space="preserve"> плавно растет до 9 уровня дескрипторов. Возможно, </w:t>
        </w:r>
      </w:ins>
      <w:ins w:id="470" w:author="Антон Смирнов" w:date="2023-05-29T00:41:00Z">
        <w:r w:rsidR="007E4FBF">
          <w:rPr>
            <w:rFonts w:ascii="Times New Roman" w:hAnsi="Times New Roman" w:cs="Times New Roman"/>
            <w:i w:val="0"/>
            <w:iCs/>
            <w:sz w:val="28"/>
            <w:szCs w:val="28"/>
            <w:lang w:val="ru-RU"/>
          </w:rPr>
          <w:t xml:space="preserve">их качество могло бы превзойти качество моделей с </w:t>
        </w:r>
      </w:ins>
      <w:ins w:id="471" w:author="Антон Смирнов" w:date="2023-05-29T00:43:00Z">
        <w:r w:rsidR="007E4FBF">
          <w:rPr>
            <w:rFonts w:ascii="Times New Roman" w:hAnsi="Times New Roman" w:cs="Times New Roman"/>
            <w:i w:val="0"/>
            <w:iCs/>
            <w:sz w:val="28"/>
            <w:szCs w:val="28"/>
            <w:lang w:val="ru-RU"/>
          </w:rPr>
          <w:t>меньшими радиусами окон</w:t>
        </w:r>
      </w:ins>
      <w:ins w:id="472" w:author="Антон Смирнов" w:date="2023-05-29T00:41:00Z">
        <w:r w:rsidR="007E4FBF">
          <w:rPr>
            <w:rFonts w:ascii="Times New Roman" w:hAnsi="Times New Roman" w:cs="Times New Roman"/>
            <w:i w:val="0"/>
            <w:iCs/>
            <w:sz w:val="28"/>
            <w:szCs w:val="28"/>
            <w:lang w:val="ru-RU"/>
          </w:rPr>
          <w:t>, но это не наблю</w:t>
        </w:r>
      </w:ins>
      <w:ins w:id="473" w:author="Антон Смирнов" w:date="2023-05-29T00:42:00Z">
        <w:r w:rsidR="007E4FBF">
          <w:rPr>
            <w:rFonts w:ascii="Times New Roman" w:hAnsi="Times New Roman" w:cs="Times New Roman"/>
            <w:i w:val="0"/>
            <w:iCs/>
            <w:sz w:val="28"/>
            <w:szCs w:val="28"/>
            <w:lang w:val="ru-RU"/>
          </w:rPr>
          <w:t>дается.</w:t>
        </w:r>
      </w:ins>
    </w:p>
    <w:p w14:paraId="75D75986" w14:textId="77777777" w:rsidR="009B0491" w:rsidRPr="007E4FBF" w:rsidRDefault="00631E48" w:rsidP="009B0491">
      <w:pPr>
        <w:pStyle w:val="afa"/>
        <w:keepNext/>
        <w:spacing w:line="360" w:lineRule="auto"/>
        <w:jc w:val="both"/>
        <w:rPr>
          <w:ins w:id="474" w:author="Антон Смирнов" w:date="2023-05-29T00:28:00Z"/>
          <w:lang w:val="ru-RU"/>
          <w:rPrChange w:id="475" w:author="Антон Смирнов" w:date="2023-05-29T00:42:00Z">
            <w:rPr>
              <w:ins w:id="476" w:author="Антон Смирнов" w:date="2023-05-29T00:28:00Z"/>
            </w:rPr>
          </w:rPrChange>
        </w:rPr>
        <w:pPrChange w:id="477" w:author="Антон Смирнов" w:date="2023-05-29T00:28:00Z">
          <w:pPr>
            <w:pStyle w:val="afa"/>
            <w:keepNext/>
            <w:spacing w:line="360" w:lineRule="auto"/>
            <w:jc w:val="both"/>
          </w:pPr>
        </w:pPrChange>
      </w:pPr>
      <w:r>
        <w:rPr>
          <w:rFonts w:cs="Times New Roman"/>
          <w:iCs/>
          <w:noProof/>
          <w:szCs w:val="28"/>
          <w:lang w:val="ru-RU"/>
        </w:rPr>
        <w:drawing>
          <wp:inline distT="0" distB="0" distL="0" distR="0" wp14:anchorId="3F674BC4" wp14:editId="3A79F07E">
            <wp:extent cx="5848350" cy="39909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6943" b="2169"/>
                    <a:stretch/>
                  </pic:blipFill>
                  <pic:spPr bwMode="auto">
                    <a:xfrm>
                      <a:off x="0" y="0"/>
                      <a:ext cx="5848350" cy="3990975"/>
                    </a:xfrm>
                    <a:prstGeom prst="rect">
                      <a:avLst/>
                    </a:prstGeom>
                    <a:noFill/>
                    <a:ln>
                      <a:noFill/>
                    </a:ln>
                    <a:extLst>
                      <a:ext uri="{53640926-AAD7-44D8-BBD7-CCE9431645EC}">
                        <a14:shadowObscured xmlns:a14="http://schemas.microsoft.com/office/drawing/2010/main"/>
                      </a:ext>
                    </a:extLst>
                  </pic:spPr>
                </pic:pic>
              </a:graphicData>
            </a:graphic>
          </wp:inline>
        </w:drawing>
      </w:r>
    </w:p>
    <w:p w14:paraId="1353910A" w14:textId="55C2A71D" w:rsidR="001D5427" w:rsidRPr="009B0491" w:rsidRDefault="009B0491" w:rsidP="009B0491">
      <w:pPr>
        <w:pStyle w:val="afa"/>
        <w:spacing w:line="360" w:lineRule="auto"/>
        <w:jc w:val="both"/>
        <w:rPr>
          <w:rFonts w:ascii="Times New Roman" w:hAnsi="Times New Roman" w:cs="Times New Roman"/>
          <w:i w:val="0"/>
          <w:iCs/>
          <w:sz w:val="28"/>
          <w:szCs w:val="28"/>
          <w:lang w:val="ru-RU"/>
          <w:rPrChange w:id="478" w:author="Антон Смирнов" w:date="2023-05-29T00:28:00Z">
            <w:rPr/>
          </w:rPrChange>
        </w:rPr>
        <w:pPrChange w:id="479" w:author="Антон Смирнов" w:date="2023-05-29T00:28:00Z">
          <w:pPr>
            <w:pStyle w:val="afa"/>
            <w:keepNext/>
            <w:spacing w:line="360" w:lineRule="auto"/>
            <w:jc w:val="both"/>
          </w:pPr>
        </w:pPrChange>
      </w:pPr>
      <w:ins w:id="480" w:author="Антон Смирнов" w:date="2023-05-29T00:28:00Z">
        <w:r w:rsidRPr="009B0491">
          <w:rPr>
            <w:rFonts w:ascii="Times New Roman" w:hAnsi="Times New Roman" w:cs="Times New Roman"/>
            <w:b/>
            <w:bCs/>
            <w:i w:val="0"/>
            <w:iCs/>
            <w:sz w:val="28"/>
            <w:szCs w:val="28"/>
            <w:lang w:val="ru-RU"/>
            <w:rPrChange w:id="481" w:author="Антон Смирнов" w:date="2023-05-29T00:28:00Z">
              <w:rPr/>
            </w:rPrChange>
          </w:rPr>
          <w:t xml:space="preserve">Рисунок </w:t>
        </w:r>
        <w:r w:rsidRPr="009B0491">
          <w:rPr>
            <w:rFonts w:ascii="Times New Roman" w:hAnsi="Times New Roman" w:cs="Times New Roman"/>
            <w:b/>
            <w:bCs/>
            <w:i w:val="0"/>
            <w:iCs/>
            <w:sz w:val="28"/>
            <w:szCs w:val="28"/>
            <w:rPrChange w:id="482" w:author="Антон Смирнов" w:date="2023-05-29T00:28:00Z">
              <w:rPr/>
            </w:rPrChange>
          </w:rPr>
          <w:fldChar w:fldCharType="begin"/>
        </w:r>
        <w:r w:rsidRPr="009B0491">
          <w:rPr>
            <w:rFonts w:ascii="Times New Roman" w:hAnsi="Times New Roman" w:cs="Times New Roman"/>
            <w:b/>
            <w:bCs/>
            <w:i w:val="0"/>
            <w:iCs/>
            <w:sz w:val="28"/>
            <w:szCs w:val="28"/>
            <w:lang w:val="ru-RU"/>
            <w:rPrChange w:id="483" w:author="Антон Смирнов" w:date="2023-05-29T00:28:00Z">
              <w:rPr/>
            </w:rPrChange>
          </w:rPr>
          <w:instrText xml:space="preserve"> </w:instrText>
        </w:r>
        <w:r w:rsidRPr="009B0491">
          <w:rPr>
            <w:rFonts w:ascii="Times New Roman" w:hAnsi="Times New Roman" w:cs="Times New Roman"/>
            <w:b/>
            <w:bCs/>
            <w:i w:val="0"/>
            <w:iCs/>
            <w:sz w:val="28"/>
            <w:szCs w:val="28"/>
            <w:rPrChange w:id="484" w:author="Антон Смирнов" w:date="2023-05-29T00:28:00Z">
              <w:rPr/>
            </w:rPrChange>
          </w:rPr>
          <w:instrText>SEQ</w:instrText>
        </w:r>
        <w:r w:rsidRPr="009B0491">
          <w:rPr>
            <w:rFonts w:ascii="Times New Roman" w:hAnsi="Times New Roman" w:cs="Times New Roman"/>
            <w:b/>
            <w:bCs/>
            <w:i w:val="0"/>
            <w:iCs/>
            <w:sz w:val="28"/>
            <w:szCs w:val="28"/>
            <w:lang w:val="ru-RU"/>
            <w:rPrChange w:id="485" w:author="Антон Смирнов" w:date="2023-05-29T00:28:00Z">
              <w:rPr/>
            </w:rPrChange>
          </w:rPr>
          <w:instrText xml:space="preserve"> Рисунок \* </w:instrText>
        </w:r>
        <w:r w:rsidRPr="009B0491">
          <w:rPr>
            <w:rFonts w:ascii="Times New Roman" w:hAnsi="Times New Roman" w:cs="Times New Roman"/>
            <w:b/>
            <w:bCs/>
            <w:i w:val="0"/>
            <w:iCs/>
            <w:sz w:val="28"/>
            <w:szCs w:val="28"/>
            <w:rPrChange w:id="486" w:author="Антон Смирнов" w:date="2023-05-29T00:28:00Z">
              <w:rPr/>
            </w:rPrChange>
          </w:rPr>
          <w:instrText>ARABIC</w:instrText>
        </w:r>
        <w:r w:rsidRPr="009B0491">
          <w:rPr>
            <w:rFonts w:ascii="Times New Roman" w:hAnsi="Times New Roman" w:cs="Times New Roman"/>
            <w:b/>
            <w:bCs/>
            <w:i w:val="0"/>
            <w:iCs/>
            <w:sz w:val="28"/>
            <w:szCs w:val="28"/>
            <w:lang w:val="ru-RU"/>
            <w:rPrChange w:id="487" w:author="Антон Смирнов" w:date="2023-05-29T00:28:00Z">
              <w:rPr/>
            </w:rPrChange>
          </w:rPr>
          <w:instrText xml:space="preserve"> </w:instrText>
        </w:r>
      </w:ins>
      <w:r w:rsidRPr="009B0491">
        <w:rPr>
          <w:rFonts w:ascii="Times New Roman" w:hAnsi="Times New Roman" w:cs="Times New Roman"/>
          <w:b/>
          <w:bCs/>
          <w:i w:val="0"/>
          <w:iCs/>
          <w:sz w:val="28"/>
          <w:szCs w:val="28"/>
          <w:rPrChange w:id="488" w:author="Антон Смирнов" w:date="2023-05-29T00:28:00Z">
            <w:rPr/>
          </w:rPrChange>
        </w:rPr>
        <w:fldChar w:fldCharType="separate"/>
      </w:r>
      <w:ins w:id="489" w:author="Антон Смирнов" w:date="2023-05-29T00:28:00Z">
        <w:r w:rsidRPr="009B0491">
          <w:rPr>
            <w:rFonts w:ascii="Times New Roman" w:hAnsi="Times New Roman" w:cs="Times New Roman"/>
            <w:b/>
            <w:bCs/>
            <w:i w:val="0"/>
            <w:iCs/>
            <w:noProof/>
            <w:sz w:val="28"/>
            <w:szCs w:val="28"/>
            <w:lang w:val="ru-RU"/>
            <w:rPrChange w:id="490" w:author="Антон Смирнов" w:date="2023-05-29T00:28:00Z">
              <w:rPr>
                <w:noProof/>
              </w:rPr>
            </w:rPrChange>
          </w:rPr>
          <w:t>10</w:t>
        </w:r>
        <w:r w:rsidRPr="009B0491">
          <w:rPr>
            <w:rFonts w:ascii="Times New Roman" w:hAnsi="Times New Roman" w:cs="Times New Roman"/>
            <w:b/>
            <w:bCs/>
            <w:i w:val="0"/>
            <w:iCs/>
            <w:sz w:val="28"/>
            <w:szCs w:val="28"/>
            <w:rPrChange w:id="491" w:author="Антон Смирнов" w:date="2023-05-29T00:28:00Z">
              <w:rPr/>
            </w:rPrChange>
          </w:rPr>
          <w:fldChar w:fldCharType="end"/>
        </w:r>
        <w:r w:rsidRPr="009B0491">
          <w:rPr>
            <w:rFonts w:ascii="Times New Roman" w:hAnsi="Times New Roman" w:cs="Times New Roman"/>
            <w:i w:val="0"/>
            <w:iCs/>
            <w:sz w:val="28"/>
            <w:szCs w:val="28"/>
            <w:lang w:val="ru-RU"/>
            <w:rPrChange w:id="492" w:author="Антон Смирнов" w:date="2023-05-29T00:28:00Z">
              <w:rPr>
                <w:lang w:val="ru-RU"/>
              </w:rPr>
            </w:rPrChange>
          </w:rPr>
          <w:t>. Зависимость внешней метрики качества моделей от уровня MNA дескрипторов.</w:t>
        </w:r>
      </w:ins>
    </w:p>
    <w:p w14:paraId="654C9802" w14:textId="046C17FE" w:rsidR="00631E48" w:rsidDel="009B0491" w:rsidRDefault="001D5427" w:rsidP="001D5427">
      <w:pPr>
        <w:pStyle w:val="afa"/>
        <w:spacing w:line="360" w:lineRule="auto"/>
        <w:jc w:val="both"/>
        <w:rPr>
          <w:del w:id="493" w:author="Антон Смирнов" w:date="2023-05-29T00:28:00Z"/>
          <w:rFonts w:ascii="Times New Roman" w:hAnsi="Times New Roman" w:cs="Times New Roman"/>
          <w:i w:val="0"/>
          <w:iCs/>
          <w:sz w:val="28"/>
          <w:szCs w:val="28"/>
          <w:lang w:val="ru-RU"/>
        </w:rPr>
      </w:pPr>
      <w:del w:id="494" w:author="Антон Смирнов" w:date="2023-05-29T00:28:00Z">
        <w:r w:rsidRPr="00387ECF" w:rsidDel="009B0491">
          <w:rPr>
            <w:rFonts w:ascii="Times New Roman" w:hAnsi="Times New Roman" w:cs="Times New Roman"/>
            <w:b/>
            <w:bCs/>
            <w:i w:val="0"/>
            <w:iCs/>
            <w:sz w:val="28"/>
            <w:szCs w:val="28"/>
            <w:lang w:val="ru-RU"/>
          </w:rPr>
          <w:lastRenderedPageBreak/>
          <w:delText xml:space="preserve">Рисунок </w:delText>
        </w:r>
        <w:r w:rsidRPr="00387ECF" w:rsidDel="009B0491">
          <w:rPr>
            <w:rFonts w:ascii="Times New Roman" w:hAnsi="Times New Roman" w:cs="Times New Roman"/>
            <w:b/>
            <w:bCs/>
            <w:i w:val="0"/>
            <w:iCs/>
            <w:sz w:val="28"/>
            <w:szCs w:val="28"/>
          </w:rPr>
          <w:fldChar w:fldCharType="begin"/>
        </w:r>
        <w:r w:rsidRPr="00387ECF" w:rsidDel="009B0491">
          <w:rPr>
            <w:rFonts w:ascii="Times New Roman" w:hAnsi="Times New Roman" w:cs="Times New Roman"/>
            <w:b/>
            <w:bCs/>
            <w:i w:val="0"/>
            <w:iCs/>
            <w:sz w:val="28"/>
            <w:szCs w:val="28"/>
            <w:lang w:val="ru-RU"/>
          </w:rPr>
          <w:delInstrText xml:space="preserve"> </w:delInstrText>
        </w:r>
        <w:r w:rsidRPr="00387ECF" w:rsidDel="009B0491">
          <w:rPr>
            <w:rFonts w:ascii="Times New Roman" w:hAnsi="Times New Roman" w:cs="Times New Roman"/>
            <w:b/>
            <w:bCs/>
            <w:i w:val="0"/>
            <w:iCs/>
            <w:sz w:val="28"/>
            <w:szCs w:val="28"/>
          </w:rPr>
          <w:delInstrText>SEQ</w:delInstrText>
        </w:r>
        <w:r w:rsidRPr="00387ECF" w:rsidDel="009B0491">
          <w:rPr>
            <w:rFonts w:ascii="Times New Roman" w:hAnsi="Times New Roman" w:cs="Times New Roman"/>
            <w:b/>
            <w:bCs/>
            <w:i w:val="0"/>
            <w:iCs/>
            <w:sz w:val="28"/>
            <w:szCs w:val="28"/>
            <w:lang w:val="ru-RU"/>
          </w:rPr>
          <w:delInstrText xml:space="preserve"> Рисунок \* </w:delInstrText>
        </w:r>
        <w:r w:rsidRPr="00387ECF" w:rsidDel="009B0491">
          <w:rPr>
            <w:rFonts w:ascii="Times New Roman" w:hAnsi="Times New Roman" w:cs="Times New Roman"/>
            <w:b/>
            <w:bCs/>
            <w:i w:val="0"/>
            <w:iCs/>
            <w:sz w:val="28"/>
            <w:szCs w:val="28"/>
          </w:rPr>
          <w:delInstrText>ARABIC</w:delInstrText>
        </w:r>
        <w:r w:rsidRPr="00387ECF" w:rsidDel="009B0491">
          <w:rPr>
            <w:rFonts w:ascii="Times New Roman" w:hAnsi="Times New Roman" w:cs="Times New Roman"/>
            <w:b/>
            <w:bCs/>
            <w:i w:val="0"/>
            <w:iCs/>
            <w:sz w:val="28"/>
            <w:szCs w:val="28"/>
            <w:lang w:val="ru-RU"/>
          </w:rPr>
          <w:delInstrText xml:space="preserve"> </w:delInstrText>
        </w:r>
        <w:r w:rsidRPr="00387ECF" w:rsidDel="009B0491">
          <w:rPr>
            <w:rFonts w:ascii="Times New Roman" w:hAnsi="Times New Roman" w:cs="Times New Roman"/>
            <w:b/>
            <w:bCs/>
            <w:i w:val="0"/>
            <w:iCs/>
            <w:sz w:val="28"/>
            <w:szCs w:val="28"/>
          </w:rPr>
          <w:fldChar w:fldCharType="separate"/>
        </w:r>
        <w:r w:rsidR="009025EF" w:rsidRPr="00765029" w:rsidDel="009B0491">
          <w:rPr>
            <w:rFonts w:ascii="Times New Roman" w:hAnsi="Times New Roman" w:cs="Times New Roman"/>
            <w:b/>
            <w:bCs/>
            <w:i w:val="0"/>
            <w:iCs/>
            <w:noProof/>
            <w:sz w:val="28"/>
            <w:szCs w:val="28"/>
            <w:lang w:val="ru-RU"/>
            <w:rPrChange w:id="495" w:author="Антон Смирнов" w:date="2023-05-28T20:59:00Z">
              <w:rPr>
                <w:rFonts w:ascii="Times New Roman" w:hAnsi="Times New Roman" w:cs="Times New Roman"/>
                <w:b/>
                <w:bCs/>
                <w:i w:val="0"/>
                <w:iCs/>
                <w:noProof/>
                <w:sz w:val="28"/>
                <w:szCs w:val="28"/>
              </w:rPr>
            </w:rPrChange>
          </w:rPr>
          <w:delText>15</w:delText>
        </w:r>
        <w:r w:rsidRPr="00387ECF" w:rsidDel="009B0491">
          <w:rPr>
            <w:rFonts w:ascii="Times New Roman" w:hAnsi="Times New Roman" w:cs="Times New Roman"/>
            <w:b/>
            <w:bCs/>
            <w:i w:val="0"/>
            <w:iCs/>
            <w:sz w:val="28"/>
            <w:szCs w:val="28"/>
          </w:rPr>
          <w:fldChar w:fldCharType="end"/>
        </w:r>
        <w:r w:rsidRPr="00387ECF" w:rsidDel="009B0491">
          <w:rPr>
            <w:rFonts w:ascii="Times New Roman" w:hAnsi="Times New Roman" w:cs="Times New Roman"/>
            <w:i w:val="0"/>
            <w:iCs/>
            <w:sz w:val="28"/>
            <w:szCs w:val="28"/>
            <w:lang w:val="ru-RU"/>
          </w:rPr>
          <w:delText>. Зависимость внешней метрики качества моделей от уровня MNA дескрипторов.</w:delText>
        </w:r>
      </w:del>
    </w:p>
    <w:p w14:paraId="0F9212EF" w14:textId="7DCBB91C" w:rsidR="00FB004F" w:rsidRPr="00387ECF" w:rsidRDefault="00FB004F" w:rsidP="00387ECF">
      <w:pPr>
        <w:pStyle w:val="afa"/>
        <w:keepNext/>
        <w:spacing w:line="360" w:lineRule="auto"/>
        <w:jc w:val="both"/>
        <w:rPr>
          <w:rFonts w:ascii="Times New Roman" w:hAnsi="Times New Roman" w:cs="Times New Roman"/>
          <w:i w:val="0"/>
          <w:iCs/>
          <w:sz w:val="28"/>
          <w:szCs w:val="28"/>
          <w:lang w:val="ru-RU"/>
        </w:rPr>
      </w:pPr>
      <w:r w:rsidRPr="00387ECF">
        <w:rPr>
          <w:lang w:val="ru-RU"/>
        </w:rPr>
        <w:tab/>
      </w:r>
      <w:r>
        <w:rPr>
          <w:rFonts w:ascii="Times New Roman" w:hAnsi="Times New Roman" w:cs="Times New Roman"/>
          <w:i w:val="0"/>
          <w:iCs/>
          <w:sz w:val="28"/>
          <w:szCs w:val="28"/>
          <w:lang w:val="ru-RU"/>
        </w:rPr>
        <w:t xml:space="preserve">Внешняя оценка более объективна, чем внутренняя, так как сделана на независимом от обучающей выборки наборе данных. Поэтому при выборе </w:t>
      </w:r>
      <w:proofErr w:type="spellStart"/>
      <w:r>
        <w:rPr>
          <w:rFonts w:ascii="Times New Roman" w:hAnsi="Times New Roman" w:cs="Times New Roman"/>
          <w:i w:val="0"/>
          <w:iCs/>
          <w:sz w:val="28"/>
          <w:szCs w:val="28"/>
          <w:lang w:val="ru-RU"/>
        </w:rPr>
        <w:t>гиперпараметров</w:t>
      </w:r>
      <w:proofErr w:type="spellEnd"/>
      <w:r>
        <w:rPr>
          <w:rFonts w:ascii="Times New Roman" w:hAnsi="Times New Roman" w:cs="Times New Roman"/>
          <w:i w:val="0"/>
          <w:iCs/>
          <w:sz w:val="28"/>
          <w:szCs w:val="28"/>
          <w:lang w:val="ru-RU"/>
        </w:rPr>
        <w:t xml:space="preserve"> приоритет отдавался результатам, полученных при </w:t>
      </w:r>
      <w:r w:rsidR="00620ECB">
        <w:rPr>
          <w:rFonts w:ascii="Times New Roman" w:hAnsi="Times New Roman" w:cs="Times New Roman"/>
          <w:i w:val="0"/>
          <w:iCs/>
          <w:sz w:val="28"/>
          <w:szCs w:val="28"/>
          <w:lang w:val="ru-RU"/>
        </w:rPr>
        <w:t>пятикрат</w:t>
      </w:r>
      <w:r>
        <w:rPr>
          <w:rFonts w:ascii="Times New Roman" w:hAnsi="Times New Roman" w:cs="Times New Roman"/>
          <w:i w:val="0"/>
          <w:iCs/>
          <w:sz w:val="28"/>
          <w:szCs w:val="28"/>
          <w:lang w:val="ru-RU"/>
        </w:rPr>
        <w:t xml:space="preserve">ной кросс-валидации. Выбранные </w:t>
      </w:r>
      <w:proofErr w:type="spellStart"/>
      <w:r>
        <w:rPr>
          <w:rFonts w:ascii="Times New Roman" w:hAnsi="Times New Roman" w:cs="Times New Roman"/>
          <w:i w:val="0"/>
          <w:iCs/>
          <w:sz w:val="28"/>
          <w:szCs w:val="28"/>
          <w:lang w:val="ru-RU"/>
        </w:rPr>
        <w:t>гиперпараметры</w:t>
      </w:r>
      <w:proofErr w:type="spellEnd"/>
      <w:r>
        <w:rPr>
          <w:rFonts w:ascii="Times New Roman" w:hAnsi="Times New Roman" w:cs="Times New Roman"/>
          <w:i w:val="0"/>
          <w:iCs/>
          <w:sz w:val="28"/>
          <w:szCs w:val="28"/>
          <w:lang w:val="ru-RU"/>
        </w:rPr>
        <w:t xml:space="preserve"> представлены в таблице </w:t>
      </w:r>
      <w:ins w:id="496" w:author="Антон Смирнов" w:date="2023-05-29T00:44:00Z">
        <w:r w:rsidR="009531C8">
          <w:rPr>
            <w:rFonts w:ascii="Times New Roman" w:hAnsi="Times New Roman" w:cs="Times New Roman"/>
            <w:i w:val="0"/>
            <w:iCs/>
            <w:sz w:val="28"/>
            <w:szCs w:val="28"/>
            <w:lang w:val="ru-RU"/>
          </w:rPr>
          <w:t>3</w:t>
        </w:r>
      </w:ins>
      <w:del w:id="497" w:author="Антон Смирнов" w:date="2023-05-29T00:44:00Z">
        <w:r w:rsidDel="009531C8">
          <w:rPr>
            <w:rFonts w:ascii="Times New Roman" w:hAnsi="Times New Roman" w:cs="Times New Roman"/>
            <w:i w:val="0"/>
            <w:iCs/>
            <w:sz w:val="28"/>
            <w:szCs w:val="28"/>
            <w:lang w:val="ru-RU"/>
          </w:rPr>
          <w:delText>4</w:delText>
        </w:r>
      </w:del>
      <w:r>
        <w:rPr>
          <w:rFonts w:ascii="Times New Roman" w:hAnsi="Times New Roman" w:cs="Times New Roman"/>
          <w:i w:val="0"/>
          <w:iCs/>
          <w:sz w:val="28"/>
          <w:szCs w:val="28"/>
          <w:lang w:val="ru-RU"/>
        </w:rPr>
        <w:t>.</w:t>
      </w:r>
    </w:p>
    <w:p w14:paraId="2968C922" w14:textId="1A0DE1B0" w:rsidR="00FB004F" w:rsidRPr="00387ECF" w:rsidRDefault="00FB004F" w:rsidP="00387ECF">
      <w:pPr>
        <w:pStyle w:val="afa"/>
        <w:keepNext/>
        <w:spacing w:line="360" w:lineRule="auto"/>
        <w:rPr>
          <w:rFonts w:ascii="Times New Roman" w:hAnsi="Times New Roman" w:cs="Times New Roman"/>
          <w:iCs/>
          <w:sz w:val="28"/>
          <w:szCs w:val="28"/>
          <w:lang w:val="ru-RU"/>
        </w:rPr>
      </w:pPr>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r w:rsidR="0030389C" w:rsidRPr="00ED0F1D">
        <w:rPr>
          <w:rFonts w:ascii="Times New Roman" w:hAnsi="Times New Roman" w:cs="Times New Roman"/>
          <w:b/>
          <w:bCs/>
          <w:i w:val="0"/>
          <w:iCs/>
          <w:noProof/>
          <w:sz w:val="28"/>
          <w:szCs w:val="28"/>
          <w:lang w:val="ru-RU"/>
        </w:rPr>
        <w:t>3</w:t>
      </w:r>
      <w:r w:rsidRPr="00387ECF">
        <w:rPr>
          <w:rFonts w:ascii="Times New Roman" w:hAnsi="Times New Roman" w:cs="Times New Roman"/>
          <w:b/>
          <w:bCs/>
          <w:i w:val="0"/>
          <w:iCs/>
          <w:sz w:val="28"/>
          <w:szCs w:val="28"/>
        </w:rPr>
        <w:fldChar w:fldCharType="end"/>
      </w:r>
      <w:r>
        <w:rPr>
          <w:rFonts w:ascii="Times New Roman" w:hAnsi="Times New Roman" w:cs="Times New Roman"/>
          <w:b/>
          <w:bCs/>
          <w:i w:val="0"/>
          <w:iCs/>
          <w:sz w:val="28"/>
          <w:szCs w:val="28"/>
          <w:lang w:val="ru-RU"/>
        </w:rPr>
        <w:t>.</w:t>
      </w:r>
      <w:r>
        <w:rPr>
          <w:rFonts w:ascii="Times New Roman" w:hAnsi="Times New Roman" w:cs="Times New Roman"/>
          <w:i w:val="0"/>
          <w:iCs/>
          <w:sz w:val="28"/>
          <w:szCs w:val="28"/>
          <w:lang w:val="ru-RU"/>
        </w:rPr>
        <w:t xml:space="preserve"> Выбранные значения </w:t>
      </w:r>
      <w:proofErr w:type="spellStart"/>
      <w:r>
        <w:rPr>
          <w:rFonts w:ascii="Times New Roman" w:hAnsi="Times New Roman" w:cs="Times New Roman"/>
          <w:i w:val="0"/>
          <w:iCs/>
          <w:sz w:val="28"/>
          <w:szCs w:val="28"/>
          <w:lang w:val="ru-RU"/>
        </w:rPr>
        <w:t>гиперпараметров</w:t>
      </w:r>
      <w:proofErr w:type="spellEnd"/>
      <w:r w:rsidR="00F0155F">
        <w:rPr>
          <w:rFonts w:ascii="Times New Roman" w:hAnsi="Times New Roman" w:cs="Times New Roman"/>
          <w:i w:val="0"/>
          <w:iCs/>
          <w:sz w:val="28"/>
          <w:szCs w:val="28"/>
          <w:lang w:val="ru-RU"/>
        </w:rPr>
        <w:t xml:space="preserve"> для моделей, построенных на разных наборах данных для прогноза сайтов расщепления белков протеасомой.</w:t>
      </w:r>
    </w:p>
    <w:tbl>
      <w:tblPr>
        <w:tblStyle w:val="af0"/>
        <w:tblW w:w="0" w:type="auto"/>
        <w:tblLook w:val="04A0" w:firstRow="1" w:lastRow="0" w:firstColumn="1" w:lastColumn="0" w:noHBand="0" w:noVBand="1"/>
      </w:tblPr>
      <w:tblGrid>
        <w:gridCol w:w="3190"/>
        <w:gridCol w:w="3190"/>
        <w:gridCol w:w="3191"/>
        <w:tblGridChange w:id="498">
          <w:tblGrid>
            <w:gridCol w:w="3190"/>
            <w:gridCol w:w="3190"/>
            <w:gridCol w:w="3191"/>
          </w:tblGrid>
        </w:tblGridChange>
      </w:tblGrid>
      <w:tr w:rsidR="00631E48" w:rsidRPr="00631E48" w14:paraId="7634D87C" w14:textId="77777777" w:rsidTr="00387ECF">
        <w:trPr>
          <w:tblHeader/>
        </w:trPr>
        <w:tc>
          <w:tcPr>
            <w:tcW w:w="3190" w:type="dxa"/>
            <w:vAlign w:val="center"/>
          </w:tcPr>
          <w:p w14:paraId="3D9BA231" w14:textId="7B36B040" w:rsidR="00631E48" w:rsidRPr="00387ECF" w:rsidRDefault="00631E48" w:rsidP="00387ECF">
            <w:pPr>
              <w:pStyle w:val="afa"/>
              <w:spacing w:line="360" w:lineRule="auto"/>
              <w:jc w:val="center"/>
              <w:rPr>
                <w:rFonts w:ascii="Times New Roman" w:hAnsi="Times New Roman" w:cs="Times New Roman"/>
                <w:b/>
                <w:bCs/>
                <w:i w:val="0"/>
                <w:sz w:val="28"/>
                <w:szCs w:val="28"/>
                <w:lang w:val="ru-RU"/>
              </w:rPr>
            </w:pPr>
            <w:r w:rsidRPr="00387ECF">
              <w:rPr>
                <w:rFonts w:ascii="Times New Roman" w:hAnsi="Times New Roman" w:cs="Times New Roman"/>
                <w:b/>
                <w:bCs/>
                <w:i w:val="0"/>
                <w:sz w:val="28"/>
                <w:szCs w:val="28"/>
                <w:lang w:val="ru-RU"/>
              </w:rPr>
              <w:t>Набор данных</w:t>
            </w:r>
          </w:p>
        </w:tc>
        <w:tc>
          <w:tcPr>
            <w:tcW w:w="3190" w:type="dxa"/>
            <w:vAlign w:val="center"/>
          </w:tcPr>
          <w:p w14:paraId="16A9F730" w14:textId="36EF2202" w:rsidR="00631E48" w:rsidRPr="00387ECF" w:rsidRDefault="00631E48" w:rsidP="00387ECF">
            <w:pPr>
              <w:pStyle w:val="afa"/>
              <w:spacing w:line="360" w:lineRule="auto"/>
              <w:jc w:val="center"/>
              <w:rPr>
                <w:rFonts w:ascii="Times New Roman" w:hAnsi="Times New Roman" w:cs="Times New Roman"/>
                <w:b/>
                <w:bCs/>
                <w:i w:val="0"/>
                <w:sz w:val="28"/>
                <w:szCs w:val="28"/>
                <w:lang w:val="ru-RU"/>
              </w:rPr>
            </w:pPr>
            <w:r w:rsidRPr="00387ECF">
              <w:rPr>
                <w:rFonts w:ascii="Times New Roman" w:hAnsi="Times New Roman" w:cs="Times New Roman"/>
                <w:b/>
                <w:bCs/>
                <w:i w:val="0"/>
                <w:sz w:val="28"/>
                <w:szCs w:val="28"/>
                <w:lang w:val="ru-RU"/>
              </w:rPr>
              <w:t>Оптимальный радиус окна</w:t>
            </w:r>
          </w:p>
        </w:tc>
        <w:tc>
          <w:tcPr>
            <w:tcW w:w="3191" w:type="dxa"/>
            <w:vAlign w:val="center"/>
          </w:tcPr>
          <w:p w14:paraId="117CA78F" w14:textId="460F3FEF" w:rsidR="00631E48" w:rsidRPr="00387ECF" w:rsidRDefault="00631E48" w:rsidP="00387ECF">
            <w:pPr>
              <w:pStyle w:val="afa"/>
              <w:spacing w:line="360" w:lineRule="auto"/>
              <w:jc w:val="center"/>
              <w:rPr>
                <w:rFonts w:ascii="Times New Roman" w:hAnsi="Times New Roman" w:cs="Times New Roman"/>
                <w:b/>
                <w:bCs/>
                <w:i w:val="0"/>
                <w:sz w:val="28"/>
                <w:szCs w:val="28"/>
                <w:lang w:val="ru-RU"/>
              </w:rPr>
            </w:pPr>
            <w:r w:rsidRPr="00387ECF">
              <w:rPr>
                <w:rFonts w:ascii="Times New Roman" w:hAnsi="Times New Roman" w:cs="Times New Roman"/>
                <w:b/>
                <w:bCs/>
                <w:i w:val="0"/>
                <w:sz w:val="28"/>
                <w:szCs w:val="28"/>
                <w:lang w:val="ru-RU"/>
              </w:rPr>
              <w:t xml:space="preserve">Оптимальный уровень </w:t>
            </w:r>
            <w:r w:rsidRPr="00387ECF">
              <w:rPr>
                <w:rFonts w:ascii="Times New Roman" w:hAnsi="Times New Roman" w:cs="Times New Roman"/>
                <w:b/>
                <w:bCs/>
                <w:i w:val="0"/>
                <w:sz w:val="28"/>
                <w:szCs w:val="28"/>
              </w:rPr>
              <w:t xml:space="preserve">MNA </w:t>
            </w:r>
            <w:r w:rsidRPr="00387ECF">
              <w:rPr>
                <w:rFonts w:ascii="Times New Roman" w:hAnsi="Times New Roman" w:cs="Times New Roman"/>
                <w:b/>
                <w:bCs/>
                <w:i w:val="0"/>
                <w:sz w:val="28"/>
                <w:szCs w:val="28"/>
                <w:lang w:val="ru-RU"/>
              </w:rPr>
              <w:t>дескрипторов</w:t>
            </w:r>
          </w:p>
        </w:tc>
      </w:tr>
      <w:tr w:rsidR="00631E48" w:rsidRPr="00631E48" w14:paraId="753CEAFB" w14:textId="77777777" w:rsidTr="00515A91">
        <w:tblPrEx>
          <w:tblW w:w="0" w:type="auto"/>
          <w:tblPrExChange w:id="499" w:author="Антон Смирнов" w:date="2023-05-29T00:46:00Z">
            <w:tblPrEx>
              <w:tblW w:w="0" w:type="auto"/>
            </w:tblPrEx>
          </w:tblPrExChange>
        </w:tblPrEx>
        <w:trPr>
          <w:trHeight w:val="1310"/>
        </w:trPr>
        <w:tc>
          <w:tcPr>
            <w:tcW w:w="3190" w:type="dxa"/>
            <w:tcPrChange w:id="500" w:author="Антон Смирнов" w:date="2023-05-29T00:46:00Z">
              <w:tcPr>
                <w:tcW w:w="3190" w:type="dxa"/>
                <w:vAlign w:val="center"/>
              </w:tcPr>
            </w:tcPrChange>
          </w:tcPr>
          <w:p w14:paraId="64620E72" w14:textId="5A5DF6FE" w:rsidR="00631E48" w:rsidRPr="00387ECF" w:rsidRDefault="00631E48" w:rsidP="00515A91">
            <w:pPr>
              <w:pStyle w:val="afa"/>
              <w:spacing w:line="360" w:lineRule="auto"/>
              <w:rPr>
                <w:rFonts w:ascii="Times New Roman" w:hAnsi="Times New Roman" w:cs="Times New Roman"/>
                <w:i w:val="0"/>
                <w:iCs/>
                <w:sz w:val="28"/>
                <w:szCs w:val="28"/>
                <w:lang w:val="ru-RU"/>
              </w:rPr>
              <w:pPrChange w:id="501" w:author="Антон Смирнов" w:date="2023-05-29T00:46:00Z">
                <w:pPr>
                  <w:pStyle w:val="afa"/>
                  <w:spacing w:line="360" w:lineRule="auto"/>
                  <w:jc w:val="center"/>
                </w:pPr>
              </w:pPrChange>
            </w:pPr>
            <w:r w:rsidRPr="00387ECF">
              <w:rPr>
                <w:rFonts w:ascii="Times New Roman" w:hAnsi="Times New Roman" w:cs="Times New Roman"/>
                <w:i w:val="0"/>
                <w:iCs/>
                <w:sz w:val="28"/>
                <w:szCs w:val="28"/>
              </w:rPr>
              <w:t>In</w:t>
            </w:r>
            <w:r w:rsidRPr="00387ECF">
              <w:rPr>
                <w:rFonts w:ascii="Times New Roman" w:hAnsi="Times New Roman" w:cs="Times New Roman"/>
                <w:i w:val="0"/>
                <w:iCs/>
                <w:sz w:val="28"/>
                <w:szCs w:val="28"/>
                <w:lang w:val="ru-RU"/>
              </w:rPr>
              <w:t xml:space="preserve"> </w:t>
            </w:r>
            <w:r w:rsidRPr="00387ECF">
              <w:rPr>
                <w:rFonts w:ascii="Times New Roman" w:hAnsi="Times New Roman" w:cs="Times New Roman"/>
                <w:i w:val="0"/>
                <w:iCs/>
                <w:sz w:val="28"/>
                <w:szCs w:val="28"/>
              </w:rPr>
              <w:t>vitro</w:t>
            </w:r>
            <w:r w:rsidRPr="00387ECF">
              <w:rPr>
                <w:rFonts w:ascii="Times New Roman" w:hAnsi="Times New Roman" w:cs="Times New Roman"/>
                <w:i w:val="0"/>
                <w:iCs/>
                <w:sz w:val="28"/>
                <w:szCs w:val="28"/>
                <w:lang w:val="ru-RU"/>
              </w:rPr>
              <w:t>, 20</w:t>
            </w:r>
            <w:r w:rsidRPr="00387ECF">
              <w:rPr>
                <w:rFonts w:ascii="Times New Roman" w:hAnsi="Times New Roman" w:cs="Times New Roman"/>
                <w:i w:val="0"/>
                <w:iCs/>
                <w:sz w:val="28"/>
                <w:szCs w:val="28"/>
              </w:rPr>
              <w:t>S</w:t>
            </w:r>
            <w:ins w:id="502" w:author="Антон Смирнов" w:date="2023-05-29T00:46:00Z">
              <w:r w:rsidR="00515A91">
                <w:rPr>
                  <w:rFonts w:ascii="Times New Roman" w:hAnsi="Times New Roman" w:cs="Times New Roman"/>
                  <w:i w:val="0"/>
                  <w:iCs/>
                  <w:sz w:val="28"/>
                  <w:szCs w:val="28"/>
                  <w:lang w:val="ru-RU"/>
                </w:rPr>
                <w:t xml:space="preserve"> </w:t>
              </w:r>
            </w:ins>
            <w:del w:id="503" w:author="Антон Смирнов" w:date="2023-05-29T00:46:00Z">
              <w:r w:rsidRPr="00387ECF" w:rsidDel="00515A91">
                <w:rPr>
                  <w:rFonts w:ascii="Times New Roman" w:hAnsi="Times New Roman" w:cs="Times New Roman"/>
                  <w:i w:val="0"/>
                  <w:iCs/>
                  <w:sz w:val="28"/>
                  <w:szCs w:val="28"/>
                  <w:lang w:val="ru-RU"/>
                </w:rPr>
                <w:delText xml:space="preserve"> </w:delText>
              </w:r>
            </w:del>
            <w:r w:rsidRPr="00387ECF">
              <w:rPr>
                <w:rFonts w:ascii="Times New Roman" w:hAnsi="Times New Roman" w:cs="Times New Roman"/>
                <w:i w:val="0"/>
                <w:iCs/>
                <w:sz w:val="28"/>
                <w:szCs w:val="28"/>
                <w:lang w:val="ru-RU"/>
              </w:rPr>
              <w:t>конститутивная протеасома</w:t>
            </w:r>
          </w:p>
        </w:tc>
        <w:tc>
          <w:tcPr>
            <w:tcW w:w="3190" w:type="dxa"/>
            <w:vAlign w:val="center"/>
            <w:tcPrChange w:id="504" w:author="Антон Смирнов" w:date="2023-05-29T00:46:00Z">
              <w:tcPr>
                <w:tcW w:w="3190" w:type="dxa"/>
                <w:vAlign w:val="center"/>
              </w:tcPr>
            </w:tcPrChange>
          </w:tcPr>
          <w:p w14:paraId="20D11FEE" w14:textId="7D5849EC"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2</w:t>
            </w:r>
          </w:p>
        </w:tc>
        <w:tc>
          <w:tcPr>
            <w:tcW w:w="3191" w:type="dxa"/>
            <w:vAlign w:val="center"/>
            <w:tcPrChange w:id="505" w:author="Антон Смирнов" w:date="2023-05-29T00:46:00Z">
              <w:tcPr>
                <w:tcW w:w="3191" w:type="dxa"/>
                <w:vAlign w:val="center"/>
              </w:tcPr>
            </w:tcPrChange>
          </w:tcPr>
          <w:p w14:paraId="11C2B240" w14:textId="70720172"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7</w:t>
            </w:r>
          </w:p>
        </w:tc>
      </w:tr>
      <w:tr w:rsidR="00631E48" w:rsidRPr="00631E48" w14:paraId="64219294" w14:textId="77777777" w:rsidTr="00515A91">
        <w:tblPrEx>
          <w:tblW w:w="0" w:type="auto"/>
          <w:tblPrExChange w:id="506" w:author="Антон Смирнов" w:date="2023-05-29T00:46:00Z">
            <w:tblPrEx>
              <w:tblW w:w="0" w:type="auto"/>
            </w:tblPrEx>
          </w:tblPrExChange>
        </w:tblPrEx>
        <w:trPr>
          <w:trHeight w:val="878"/>
        </w:trPr>
        <w:tc>
          <w:tcPr>
            <w:tcW w:w="3190" w:type="dxa"/>
            <w:tcPrChange w:id="507" w:author="Антон Смирнов" w:date="2023-05-29T00:46:00Z">
              <w:tcPr>
                <w:tcW w:w="3190" w:type="dxa"/>
                <w:vAlign w:val="center"/>
              </w:tcPr>
            </w:tcPrChange>
          </w:tcPr>
          <w:p w14:paraId="3D0FA60E" w14:textId="026930FA" w:rsidR="00631E48" w:rsidRPr="00387ECF" w:rsidRDefault="00631E48" w:rsidP="00515A91">
            <w:pPr>
              <w:pStyle w:val="afa"/>
              <w:spacing w:line="360" w:lineRule="auto"/>
              <w:rPr>
                <w:rFonts w:ascii="Times New Roman" w:hAnsi="Times New Roman" w:cs="Times New Roman"/>
                <w:i w:val="0"/>
                <w:iCs/>
                <w:sz w:val="28"/>
                <w:szCs w:val="28"/>
                <w:lang w:val="ru-RU"/>
              </w:rPr>
              <w:pPrChange w:id="508" w:author="Антон Смирнов" w:date="2023-05-29T00:46:00Z">
                <w:pPr>
                  <w:pStyle w:val="afa"/>
                  <w:spacing w:line="360" w:lineRule="auto"/>
                  <w:jc w:val="center"/>
                </w:pPr>
              </w:pPrChange>
            </w:pPr>
            <w:r w:rsidRPr="00387ECF">
              <w:rPr>
                <w:rFonts w:ascii="Times New Roman" w:hAnsi="Times New Roman" w:cs="Times New Roman"/>
                <w:i w:val="0"/>
                <w:iCs/>
                <w:sz w:val="28"/>
                <w:szCs w:val="28"/>
              </w:rPr>
              <w:t>In vitro, 20S</w:t>
            </w:r>
            <w:r w:rsidRPr="00387ECF">
              <w:rPr>
                <w:rFonts w:ascii="Times New Roman" w:hAnsi="Times New Roman" w:cs="Times New Roman"/>
                <w:i w:val="0"/>
                <w:iCs/>
                <w:sz w:val="28"/>
                <w:szCs w:val="28"/>
                <w:lang w:val="ru-RU"/>
              </w:rPr>
              <w:t xml:space="preserve">, </w:t>
            </w:r>
            <w:proofErr w:type="spellStart"/>
            <w:r w:rsidRPr="00387ECF">
              <w:rPr>
                <w:rFonts w:ascii="Times New Roman" w:hAnsi="Times New Roman" w:cs="Times New Roman"/>
                <w:i w:val="0"/>
                <w:iCs/>
                <w:sz w:val="28"/>
                <w:szCs w:val="28"/>
                <w:lang w:val="ru-RU"/>
              </w:rPr>
              <w:t>иммунопротеасома</w:t>
            </w:r>
            <w:proofErr w:type="spellEnd"/>
          </w:p>
        </w:tc>
        <w:tc>
          <w:tcPr>
            <w:tcW w:w="3190" w:type="dxa"/>
            <w:vAlign w:val="center"/>
            <w:tcPrChange w:id="509" w:author="Антон Смирнов" w:date="2023-05-29T00:46:00Z">
              <w:tcPr>
                <w:tcW w:w="3190" w:type="dxa"/>
                <w:vAlign w:val="center"/>
              </w:tcPr>
            </w:tcPrChange>
          </w:tcPr>
          <w:p w14:paraId="1C623F21" w14:textId="3F18DA9F"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2</w:t>
            </w:r>
          </w:p>
        </w:tc>
        <w:tc>
          <w:tcPr>
            <w:tcW w:w="3191" w:type="dxa"/>
            <w:vAlign w:val="center"/>
            <w:tcPrChange w:id="510" w:author="Антон Смирнов" w:date="2023-05-29T00:46:00Z">
              <w:tcPr>
                <w:tcW w:w="3191" w:type="dxa"/>
                <w:vAlign w:val="center"/>
              </w:tcPr>
            </w:tcPrChange>
          </w:tcPr>
          <w:p w14:paraId="001C98E1" w14:textId="60AE63C7"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7</w:t>
            </w:r>
          </w:p>
        </w:tc>
      </w:tr>
      <w:tr w:rsidR="00631E48" w:rsidRPr="00631E48" w14:paraId="082D3691" w14:textId="77777777" w:rsidTr="00515A91">
        <w:tblPrEx>
          <w:tblW w:w="0" w:type="auto"/>
          <w:tblPrExChange w:id="511" w:author="Антон Смирнов" w:date="2023-05-29T00:46:00Z">
            <w:tblPrEx>
              <w:tblW w:w="0" w:type="auto"/>
            </w:tblPrEx>
          </w:tblPrExChange>
        </w:tblPrEx>
        <w:trPr>
          <w:trHeight w:val="341"/>
        </w:trPr>
        <w:tc>
          <w:tcPr>
            <w:tcW w:w="3190" w:type="dxa"/>
            <w:tcPrChange w:id="512" w:author="Антон Смирнов" w:date="2023-05-29T00:46:00Z">
              <w:tcPr>
                <w:tcW w:w="3190" w:type="dxa"/>
                <w:vAlign w:val="center"/>
              </w:tcPr>
            </w:tcPrChange>
          </w:tcPr>
          <w:p w14:paraId="7701235C" w14:textId="1888943B" w:rsidR="00631E48" w:rsidRPr="00387ECF" w:rsidRDefault="00631E48" w:rsidP="00515A91">
            <w:pPr>
              <w:pStyle w:val="afa"/>
              <w:spacing w:line="360" w:lineRule="auto"/>
              <w:rPr>
                <w:rFonts w:ascii="Times New Roman" w:hAnsi="Times New Roman" w:cs="Times New Roman"/>
                <w:i w:val="0"/>
                <w:iCs/>
                <w:sz w:val="28"/>
                <w:szCs w:val="28"/>
                <w:lang w:val="ru-RU"/>
              </w:rPr>
              <w:pPrChange w:id="513" w:author="Антон Смирнов" w:date="2023-05-29T00:46:00Z">
                <w:pPr>
                  <w:pStyle w:val="afa"/>
                  <w:spacing w:line="360" w:lineRule="auto"/>
                  <w:jc w:val="center"/>
                </w:pPr>
              </w:pPrChange>
            </w:pPr>
            <w:r w:rsidRPr="00387ECF">
              <w:rPr>
                <w:rFonts w:ascii="Times New Roman" w:hAnsi="Times New Roman" w:cs="Times New Roman"/>
                <w:i w:val="0"/>
                <w:iCs/>
                <w:sz w:val="28"/>
                <w:szCs w:val="28"/>
              </w:rPr>
              <w:t>In vivo</w:t>
            </w:r>
          </w:p>
        </w:tc>
        <w:tc>
          <w:tcPr>
            <w:tcW w:w="3190" w:type="dxa"/>
            <w:vAlign w:val="center"/>
            <w:tcPrChange w:id="514" w:author="Антон Смирнов" w:date="2023-05-29T00:46:00Z">
              <w:tcPr>
                <w:tcW w:w="3190" w:type="dxa"/>
                <w:vAlign w:val="center"/>
              </w:tcPr>
            </w:tcPrChange>
          </w:tcPr>
          <w:p w14:paraId="01B688B8" w14:textId="3787D137"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3</w:t>
            </w:r>
          </w:p>
        </w:tc>
        <w:tc>
          <w:tcPr>
            <w:tcW w:w="3191" w:type="dxa"/>
            <w:vAlign w:val="center"/>
            <w:tcPrChange w:id="515" w:author="Антон Смирнов" w:date="2023-05-29T00:46:00Z">
              <w:tcPr>
                <w:tcW w:w="3191" w:type="dxa"/>
                <w:vAlign w:val="center"/>
              </w:tcPr>
            </w:tcPrChange>
          </w:tcPr>
          <w:p w14:paraId="52A7BDE7" w14:textId="1D36C2C1" w:rsidR="00631E48" w:rsidRPr="00387ECF" w:rsidRDefault="00FB004F" w:rsidP="00387ECF">
            <w:pPr>
              <w:pStyle w:val="afa"/>
              <w:spacing w:line="360" w:lineRule="auto"/>
              <w:jc w:val="center"/>
              <w:rPr>
                <w:rFonts w:ascii="Times New Roman" w:hAnsi="Times New Roman" w:cs="Times New Roman"/>
                <w:i w:val="0"/>
                <w:iCs/>
                <w:sz w:val="28"/>
                <w:szCs w:val="28"/>
                <w:lang w:val="ru-RU"/>
              </w:rPr>
            </w:pPr>
            <w:r>
              <w:rPr>
                <w:rFonts w:ascii="Times New Roman" w:hAnsi="Times New Roman" w:cs="Times New Roman"/>
                <w:i w:val="0"/>
                <w:iCs/>
                <w:sz w:val="28"/>
                <w:szCs w:val="28"/>
                <w:lang w:val="ru-RU"/>
              </w:rPr>
              <w:t>9</w:t>
            </w:r>
          </w:p>
        </w:tc>
      </w:tr>
    </w:tbl>
    <w:p w14:paraId="1DC738C8" w14:textId="0DC34B04" w:rsidR="00631E48" w:rsidDel="00515A91" w:rsidRDefault="00515A91" w:rsidP="00515A91">
      <w:pPr>
        <w:pStyle w:val="afa"/>
        <w:spacing w:line="360" w:lineRule="auto"/>
        <w:jc w:val="both"/>
        <w:rPr>
          <w:del w:id="516" w:author="Антон Смирнов" w:date="2023-05-29T00:46:00Z"/>
          <w:rFonts w:ascii="Times New Roman" w:hAnsi="Times New Roman" w:cs="Times New Roman"/>
          <w:i w:val="0"/>
          <w:sz w:val="28"/>
          <w:szCs w:val="28"/>
          <w:lang w:val="ru-RU"/>
        </w:rPr>
      </w:pPr>
      <w:ins w:id="517" w:author="Антон Смирнов" w:date="2023-05-29T00:46:00Z">
        <w:r>
          <w:rPr>
            <w:rFonts w:ascii="Times New Roman" w:hAnsi="Times New Roman" w:cs="Times New Roman"/>
            <w:i w:val="0"/>
            <w:sz w:val="28"/>
            <w:szCs w:val="28"/>
            <w:lang w:val="ru-RU"/>
          </w:rPr>
          <w:tab/>
        </w:r>
      </w:ins>
    </w:p>
    <w:p w14:paraId="18218E54" w14:textId="77777777" w:rsidR="00515A91" w:rsidRDefault="00515A91">
      <w:pPr>
        <w:pStyle w:val="afa"/>
        <w:spacing w:line="360" w:lineRule="auto"/>
        <w:jc w:val="both"/>
        <w:rPr>
          <w:ins w:id="518" w:author="Антон Смирнов" w:date="2023-05-29T00:46:00Z"/>
          <w:rFonts w:ascii="Times New Roman" w:hAnsi="Times New Roman" w:cs="Times New Roman"/>
          <w:i w:val="0"/>
          <w:sz w:val="28"/>
          <w:szCs w:val="28"/>
        </w:rPr>
      </w:pPr>
    </w:p>
    <w:p w14:paraId="707BBBDD" w14:textId="130167BF" w:rsidR="006904D6" w:rsidRPr="00515A91" w:rsidRDefault="006904D6" w:rsidP="00515A91">
      <w:pPr>
        <w:pStyle w:val="afa"/>
        <w:spacing w:line="360" w:lineRule="auto"/>
        <w:ind w:firstLine="720"/>
        <w:jc w:val="both"/>
        <w:rPr>
          <w:rFonts w:ascii="Times New Roman" w:hAnsi="Times New Roman" w:cs="Times New Roman"/>
          <w:i w:val="0"/>
          <w:sz w:val="28"/>
          <w:szCs w:val="28"/>
          <w:lang w:val="ru-RU"/>
          <w:rPrChange w:id="519" w:author="Антон Смирнов" w:date="2023-05-29T00:49:00Z">
            <w:rPr>
              <w:rFonts w:ascii="Times New Roman" w:hAnsi="Times New Roman" w:cs="Times New Roman"/>
              <w:i w:val="0"/>
              <w:sz w:val="28"/>
              <w:szCs w:val="28"/>
              <w:lang w:val="ru-RU"/>
            </w:rPr>
          </w:rPrChange>
        </w:rPr>
        <w:pPrChange w:id="520" w:author="Антон Смирнов" w:date="2023-05-29T00:46:00Z">
          <w:pPr>
            <w:pStyle w:val="afa"/>
            <w:spacing w:line="360" w:lineRule="auto"/>
            <w:ind w:firstLine="720"/>
            <w:jc w:val="both"/>
          </w:pPr>
        </w:pPrChange>
      </w:pPr>
      <w:r>
        <w:rPr>
          <w:rFonts w:ascii="Times New Roman" w:hAnsi="Times New Roman" w:cs="Times New Roman"/>
          <w:i w:val="0"/>
          <w:sz w:val="28"/>
          <w:szCs w:val="28"/>
          <w:lang w:val="ru-RU"/>
        </w:rPr>
        <w:t xml:space="preserve">В таблице </w:t>
      </w:r>
      <w:ins w:id="521" w:author="Антон Смирнов" w:date="2023-05-29T00:44:00Z">
        <w:r w:rsidR="009531C8">
          <w:rPr>
            <w:rFonts w:ascii="Times New Roman" w:hAnsi="Times New Roman" w:cs="Times New Roman"/>
            <w:i w:val="0"/>
            <w:sz w:val="28"/>
            <w:szCs w:val="28"/>
            <w:lang w:val="ru-RU"/>
          </w:rPr>
          <w:t>4</w:t>
        </w:r>
      </w:ins>
      <w:del w:id="522" w:author="Антон Смирнов" w:date="2023-05-29T00:44:00Z">
        <w:r w:rsidDel="009531C8">
          <w:rPr>
            <w:rFonts w:ascii="Times New Roman" w:hAnsi="Times New Roman" w:cs="Times New Roman"/>
            <w:i w:val="0"/>
            <w:sz w:val="28"/>
            <w:szCs w:val="28"/>
            <w:lang w:val="ru-RU"/>
          </w:rPr>
          <w:delText>5</w:delText>
        </w:r>
      </w:del>
      <w:r>
        <w:rPr>
          <w:rFonts w:ascii="Times New Roman" w:hAnsi="Times New Roman" w:cs="Times New Roman"/>
          <w:i w:val="0"/>
          <w:sz w:val="28"/>
          <w:szCs w:val="28"/>
          <w:lang w:val="ru-RU"/>
        </w:rPr>
        <w:t xml:space="preserve"> представлен</w:t>
      </w:r>
      <w:ins w:id="523" w:author="Антон Смирнов" w:date="2023-05-29T00:44:00Z">
        <w:r w:rsidR="00515A91">
          <w:rPr>
            <w:rFonts w:ascii="Times New Roman" w:hAnsi="Times New Roman" w:cs="Times New Roman"/>
            <w:i w:val="0"/>
            <w:sz w:val="28"/>
            <w:szCs w:val="28"/>
            <w:lang w:val="ru-RU"/>
          </w:rPr>
          <w:t>ы</w:t>
        </w:r>
      </w:ins>
      <w:r>
        <w:rPr>
          <w:rFonts w:ascii="Times New Roman" w:hAnsi="Times New Roman" w:cs="Times New Roman"/>
          <w:i w:val="0"/>
          <w:sz w:val="28"/>
          <w:szCs w:val="28"/>
          <w:lang w:val="ru-RU"/>
        </w:rPr>
        <w:t xml:space="preserve"> рассчитанные </w:t>
      </w:r>
      <w:ins w:id="524" w:author="Антон Смирнов" w:date="2023-05-29T00:44:00Z">
        <w:r w:rsidR="00515A91">
          <w:rPr>
            <w:rFonts w:ascii="Times New Roman" w:hAnsi="Times New Roman" w:cs="Times New Roman"/>
            <w:i w:val="0"/>
            <w:sz w:val="28"/>
            <w:szCs w:val="28"/>
            <w:lang w:val="ru-RU"/>
          </w:rPr>
          <w:t>статистич</w:t>
        </w:r>
      </w:ins>
      <w:ins w:id="525" w:author="Антон Смирнов" w:date="2023-05-29T00:45:00Z">
        <w:r w:rsidR="00515A91">
          <w:rPr>
            <w:rFonts w:ascii="Times New Roman" w:hAnsi="Times New Roman" w:cs="Times New Roman"/>
            <w:i w:val="0"/>
            <w:sz w:val="28"/>
            <w:szCs w:val="28"/>
            <w:lang w:val="ru-RU"/>
          </w:rPr>
          <w:t xml:space="preserve">еские </w:t>
        </w:r>
      </w:ins>
      <w:r>
        <w:rPr>
          <w:rFonts w:ascii="Times New Roman" w:hAnsi="Times New Roman" w:cs="Times New Roman"/>
          <w:i w:val="0"/>
          <w:sz w:val="28"/>
          <w:szCs w:val="28"/>
          <w:lang w:val="ru-RU"/>
        </w:rPr>
        <w:t xml:space="preserve">метрики по результатам </w:t>
      </w:r>
      <w:r w:rsidR="00620ECB">
        <w:rPr>
          <w:rFonts w:ascii="Times New Roman" w:hAnsi="Times New Roman" w:cs="Times New Roman"/>
          <w:i w:val="0"/>
          <w:sz w:val="28"/>
          <w:szCs w:val="28"/>
          <w:lang w:val="ru-RU"/>
        </w:rPr>
        <w:t>пятикрат</w:t>
      </w:r>
      <w:r>
        <w:rPr>
          <w:rFonts w:ascii="Times New Roman" w:hAnsi="Times New Roman" w:cs="Times New Roman"/>
          <w:i w:val="0"/>
          <w:sz w:val="28"/>
          <w:szCs w:val="28"/>
          <w:lang w:val="ru-RU"/>
        </w:rPr>
        <w:t xml:space="preserve">ной кросс-валидации для моделей с оптимальными </w:t>
      </w:r>
      <w:proofErr w:type="spellStart"/>
      <w:r>
        <w:rPr>
          <w:rFonts w:ascii="Times New Roman" w:hAnsi="Times New Roman" w:cs="Times New Roman"/>
          <w:i w:val="0"/>
          <w:sz w:val="28"/>
          <w:szCs w:val="28"/>
          <w:lang w:val="ru-RU"/>
        </w:rPr>
        <w:t>гиперпараметрами</w:t>
      </w:r>
      <w:proofErr w:type="spellEnd"/>
      <w:r>
        <w:rPr>
          <w:rFonts w:ascii="Times New Roman" w:hAnsi="Times New Roman" w:cs="Times New Roman"/>
          <w:i w:val="0"/>
          <w:sz w:val="28"/>
          <w:szCs w:val="28"/>
          <w:lang w:val="ru-RU"/>
        </w:rPr>
        <w:t>.</w:t>
      </w:r>
      <w:ins w:id="526" w:author="Антон Смирнов" w:date="2023-05-29T00:49:00Z">
        <w:r w:rsidR="00515A91" w:rsidRPr="00515A91">
          <w:rPr>
            <w:rFonts w:ascii="Times New Roman" w:hAnsi="Times New Roman" w:cs="Times New Roman"/>
            <w:i w:val="0"/>
            <w:sz w:val="28"/>
            <w:szCs w:val="28"/>
            <w:lang w:val="ru-RU"/>
            <w:rPrChange w:id="527" w:author="Антон Смирнов" w:date="2023-05-29T00:49:00Z">
              <w:rPr>
                <w:rFonts w:ascii="Times New Roman" w:hAnsi="Times New Roman" w:cs="Times New Roman"/>
                <w:i w:val="0"/>
                <w:sz w:val="28"/>
                <w:szCs w:val="28"/>
              </w:rPr>
            </w:rPrChange>
          </w:rPr>
          <w:t xml:space="preserve"> </w:t>
        </w:r>
      </w:ins>
    </w:p>
    <w:p w14:paraId="66B0BCBE" w14:textId="2197DCDB" w:rsidR="006904D6" w:rsidRPr="00387ECF" w:rsidRDefault="006904D6" w:rsidP="00387ECF">
      <w:pPr>
        <w:pStyle w:val="afa"/>
        <w:keepNext/>
        <w:spacing w:line="360" w:lineRule="auto"/>
        <w:rPr>
          <w:rFonts w:ascii="Times New Roman" w:hAnsi="Times New Roman" w:cs="Times New Roman"/>
          <w:iCs/>
          <w:sz w:val="28"/>
          <w:szCs w:val="28"/>
          <w:lang w:val="ru-RU"/>
        </w:rPr>
      </w:pPr>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r w:rsidR="0030389C" w:rsidRPr="00ED0F1D">
        <w:rPr>
          <w:rFonts w:ascii="Times New Roman" w:hAnsi="Times New Roman" w:cs="Times New Roman"/>
          <w:b/>
          <w:bCs/>
          <w:i w:val="0"/>
          <w:iCs/>
          <w:noProof/>
          <w:sz w:val="28"/>
          <w:szCs w:val="28"/>
          <w:lang w:val="ru-RU"/>
        </w:rPr>
        <w:t>4</w:t>
      </w:r>
      <w:r w:rsidRPr="00387ECF">
        <w:rPr>
          <w:rFonts w:ascii="Times New Roman" w:hAnsi="Times New Roman" w:cs="Times New Roman"/>
          <w:b/>
          <w:bCs/>
          <w:i w:val="0"/>
          <w:iCs/>
          <w:sz w:val="28"/>
          <w:szCs w:val="28"/>
        </w:rPr>
        <w:fldChar w:fldCharType="end"/>
      </w:r>
      <w:r>
        <w:rPr>
          <w:rFonts w:ascii="Times New Roman" w:hAnsi="Times New Roman" w:cs="Times New Roman"/>
          <w:i w:val="0"/>
          <w:iCs/>
          <w:sz w:val="28"/>
          <w:szCs w:val="28"/>
          <w:lang w:val="ru-RU"/>
        </w:rPr>
        <w:t>. Статистические характеристики моделей</w:t>
      </w:r>
      <w:r w:rsidR="00AA3239">
        <w:rPr>
          <w:rFonts w:ascii="Times New Roman" w:hAnsi="Times New Roman" w:cs="Times New Roman"/>
          <w:i w:val="0"/>
          <w:iCs/>
          <w:sz w:val="28"/>
          <w:szCs w:val="28"/>
          <w:lang w:val="ru-RU"/>
        </w:rPr>
        <w:t>, построенных на разных наборах данных для прогноза сайтов расщепления белков протеасомой</w:t>
      </w:r>
      <w:r>
        <w:rPr>
          <w:rFonts w:ascii="Times New Roman" w:hAnsi="Times New Roman" w:cs="Times New Roman"/>
          <w:i w:val="0"/>
          <w:iCs/>
          <w:sz w:val="28"/>
          <w:szCs w:val="28"/>
          <w:lang w:val="ru-RU"/>
        </w:rPr>
        <w:t xml:space="preserve"> с оптимальными </w:t>
      </w:r>
      <w:proofErr w:type="spellStart"/>
      <w:r>
        <w:rPr>
          <w:rFonts w:ascii="Times New Roman" w:hAnsi="Times New Roman" w:cs="Times New Roman"/>
          <w:i w:val="0"/>
          <w:iCs/>
          <w:sz w:val="28"/>
          <w:szCs w:val="28"/>
          <w:lang w:val="ru-RU"/>
        </w:rPr>
        <w:t>гиперпараметрами</w:t>
      </w:r>
      <w:proofErr w:type="spellEnd"/>
    </w:p>
    <w:tbl>
      <w:tblPr>
        <w:tblStyle w:val="af0"/>
        <w:tblW w:w="0" w:type="auto"/>
        <w:tblLook w:val="04A0" w:firstRow="1" w:lastRow="0" w:firstColumn="1" w:lastColumn="0" w:noHBand="0" w:noVBand="1"/>
        <w:tblPrChange w:id="528" w:author="Антон Смирнов" w:date="2023-05-29T00:46:00Z">
          <w:tblPr>
            <w:tblStyle w:val="af0"/>
            <w:tblW w:w="0" w:type="auto"/>
            <w:tblLook w:val="04A0" w:firstRow="1" w:lastRow="0" w:firstColumn="1" w:lastColumn="0" w:noHBand="0" w:noVBand="1"/>
          </w:tblPr>
        </w:tblPrChange>
      </w:tblPr>
      <w:tblGrid>
        <w:gridCol w:w="2447"/>
        <w:gridCol w:w="2360"/>
        <w:gridCol w:w="2654"/>
        <w:gridCol w:w="2110"/>
        <w:tblGridChange w:id="529">
          <w:tblGrid>
            <w:gridCol w:w="2447"/>
            <w:gridCol w:w="2360"/>
            <w:gridCol w:w="7"/>
            <w:gridCol w:w="2517"/>
            <w:gridCol w:w="130"/>
            <w:gridCol w:w="2110"/>
          </w:tblGrid>
        </w:tblGridChange>
      </w:tblGrid>
      <w:tr w:rsidR="00631E48" w:rsidRPr="00631E48" w14:paraId="617D1D57" w14:textId="77777777" w:rsidTr="00515A91">
        <w:trPr>
          <w:tblHeader/>
        </w:trPr>
        <w:tc>
          <w:tcPr>
            <w:tcW w:w="2447" w:type="dxa"/>
            <w:tcPrChange w:id="530" w:author="Антон Смирнов" w:date="2023-05-29T00:46:00Z">
              <w:tcPr>
                <w:tcW w:w="2447" w:type="dxa"/>
              </w:tcPr>
            </w:tcPrChange>
          </w:tcPr>
          <w:p w14:paraId="6C82EB7D" w14:textId="69922BAB" w:rsidR="00631E48" w:rsidRPr="00515A91" w:rsidRDefault="00631E48">
            <w:pPr>
              <w:pStyle w:val="afa"/>
              <w:spacing w:line="360" w:lineRule="auto"/>
              <w:jc w:val="both"/>
              <w:rPr>
                <w:rFonts w:ascii="Times New Roman" w:hAnsi="Times New Roman" w:cs="Times New Roman"/>
                <w:b/>
                <w:bCs/>
                <w:i w:val="0"/>
                <w:sz w:val="28"/>
                <w:szCs w:val="28"/>
                <w:lang w:val="ru-RU"/>
                <w:rPrChange w:id="531" w:author="Антон Смирнов" w:date="2023-05-29T00:46:00Z">
                  <w:rPr>
                    <w:rFonts w:ascii="Times New Roman" w:hAnsi="Times New Roman" w:cs="Times New Roman"/>
                    <w:i w:val="0"/>
                    <w:sz w:val="28"/>
                    <w:szCs w:val="28"/>
                    <w:lang w:val="ru-RU"/>
                  </w:rPr>
                </w:rPrChange>
              </w:rPr>
            </w:pPr>
            <w:r w:rsidRPr="00515A91">
              <w:rPr>
                <w:rFonts w:ascii="Times New Roman" w:hAnsi="Times New Roman" w:cs="Times New Roman"/>
                <w:b/>
                <w:bCs/>
                <w:i w:val="0"/>
                <w:sz w:val="28"/>
                <w:szCs w:val="28"/>
                <w:lang w:val="ru-RU"/>
                <w:rPrChange w:id="532" w:author="Антон Смирнов" w:date="2023-05-29T00:46:00Z">
                  <w:rPr>
                    <w:rFonts w:ascii="Times New Roman" w:hAnsi="Times New Roman" w:cs="Times New Roman"/>
                    <w:i w:val="0"/>
                    <w:sz w:val="28"/>
                    <w:szCs w:val="28"/>
                    <w:lang w:val="ru-RU"/>
                  </w:rPr>
                </w:rPrChange>
              </w:rPr>
              <w:t>Метрика</w:t>
            </w:r>
          </w:p>
        </w:tc>
        <w:tc>
          <w:tcPr>
            <w:tcW w:w="2360" w:type="dxa"/>
            <w:tcPrChange w:id="533" w:author="Антон Смирнов" w:date="2023-05-29T00:46:00Z">
              <w:tcPr>
                <w:tcW w:w="2367" w:type="dxa"/>
                <w:gridSpan w:val="2"/>
              </w:tcPr>
            </w:tcPrChange>
          </w:tcPr>
          <w:p w14:paraId="759112D1" w14:textId="110BE263" w:rsidR="00631E48" w:rsidRPr="00515A91" w:rsidRDefault="00631E48">
            <w:pPr>
              <w:pStyle w:val="afa"/>
              <w:spacing w:line="360" w:lineRule="auto"/>
              <w:jc w:val="both"/>
              <w:rPr>
                <w:rFonts w:ascii="Times New Roman" w:hAnsi="Times New Roman" w:cs="Times New Roman"/>
                <w:b/>
                <w:bCs/>
                <w:i w:val="0"/>
                <w:sz w:val="28"/>
                <w:szCs w:val="28"/>
                <w:lang w:val="ru-RU"/>
                <w:rPrChange w:id="534" w:author="Антон Смирнов" w:date="2023-05-29T00:46:00Z">
                  <w:rPr>
                    <w:rFonts w:ascii="Times New Roman" w:hAnsi="Times New Roman" w:cs="Times New Roman"/>
                    <w:i w:val="0"/>
                    <w:sz w:val="28"/>
                    <w:szCs w:val="28"/>
                    <w:lang w:val="ru-RU"/>
                  </w:rPr>
                </w:rPrChange>
              </w:rPr>
            </w:pPr>
            <w:r w:rsidRPr="00515A91">
              <w:rPr>
                <w:rFonts w:ascii="Times New Roman" w:hAnsi="Times New Roman" w:cs="Times New Roman"/>
                <w:b/>
                <w:bCs/>
                <w:i w:val="0"/>
                <w:iCs/>
                <w:sz w:val="28"/>
                <w:szCs w:val="28"/>
                <w:rPrChange w:id="535" w:author="Антон Смирнов" w:date="2023-05-29T00:46:00Z">
                  <w:rPr>
                    <w:rFonts w:ascii="Times New Roman" w:hAnsi="Times New Roman" w:cs="Times New Roman"/>
                    <w:i w:val="0"/>
                    <w:iCs/>
                    <w:sz w:val="28"/>
                    <w:szCs w:val="28"/>
                  </w:rPr>
                </w:rPrChange>
              </w:rPr>
              <w:t>In</w:t>
            </w:r>
            <w:r w:rsidRPr="00515A91">
              <w:rPr>
                <w:rFonts w:ascii="Times New Roman" w:hAnsi="Times New Roman" w:cs="Times New Roman"/>
                <w:b/>
                <w:bCs/>
                <w:i w:val="0"/>
                <w:iCs/>
                <w:sz w:val="28"/>
                <w:szCs w:val="28"/>
                <w:lang w:val="ru-RU"/>
                <w:rPrChange w:id="536" w:author="Антон Смирнов" w:date="2023-05-29T00:46:00Z">
                  <w:rPr>
                    <w:rFonts w:ascii="Times New Roman" w:hAnsi="Times New Roman" w:cs="Times New Roman"/>
                    <w:i w:val="0"/>
                    <w:iCs/>
                    <w:sz w:val="28"/>
                    <w:szCs w:val="28"/>
                    <w:lang w:val="ru-RU"/>
                  </w:rPr>
                </w:rPrChange>
              </w:rPr>
              <w:t xml:space="preserve"> </w:t>
            </w:r>
            <w:r w:rsidRPr="00515A91">
              <w:rPr>
                <w:rFonts w:ascii="Times New Roman" w:hAnsi="Times New Roman" w:cs="Times New Roman"/>
                <w:b/>
                <w:bCs/>
                <w:i w:val="0"/>
                <w:iCs/>
                <w:sz w:val="28"/>
                <w:szCs w:val="28"/>
                <w:rPrChange w:id="537" w:author="Антон Смирнов" w:date="2023-05-29T00:46:00Z">
                  <w:rPr>
                    <w:rFonts w:ascii="Times New Roman" w:hAnsi="Times New Roman" w:cs="Times New Roman"/>
                    <w:i w:val="0"/>
                    <w:iCs/>
                    <w:sz w:val="28"/>
                    <w:szCs w:val="28"/>
                  </w:rPr>
                </w:rPrChange>
              </w:rPr>
              <w:t>vitro</w:t>
            </w:r>
            <w:r w:rsidRPr="00515A91">
              <w:rPr>
                <w:rFonts w:ascii="Times New Roman" w:hAnsi="Times New Roman" w:cs="Times New Roman"/>
                <w:b/>
                <w:bCs/>
                <w:i w:val="0"/>
                <w:iCs/>
                <w:sz w:val="28"/>
                <w:szCs w:val="28"/>
                <w:lang w:val="ru-RU"/>
                <w:rPrChange w:id="538" w:author="Антон Смирнов" w:date="2023-05-29T00:46:00Z">
                  <w:rPr>
                    <w:rFonts w:ascii="Times New Roman" w:hAnsi="Times New Roman" w:cs="Times New Roman"/>
                    <w:i w:val="0"/>
                    <w:iCs/>
                    <w:sz w:val="28"/>
                    <w:szCs w:val="28"/>
                    <w:lang w:val="ru-RU"/>
                  </w:rPr>
                </w:rPrChange>
              </w:rPr>
              <w:t>, 20</w:t>
            </w:r>
            <w:r w:rsidRPr="00515A91">
              <w:rPr>
                <w:rFonts w:ascii="Times New Roman" w:hAnsi="Times New Roman" w:cs="Times New Roman"/>
                <w:b/>
                <w:bCs/>
                <w:i w:val="0"/>
                <w:iCs/>
                <w:sz w:val="28"/>
                <w:szCs w:val="28"/>
                <w:rPrChange w:id="539" w:author="Антон Смирнов" w:date="2023-05-29T00:46:00Z">
                  <w:rPr>
                    <w:rFonts w:ascii="Times New Roman" w:hAnsi="Times New Roman" w:cs="Times New Roman"/>
                    <w:i w:val="0"/>
                    <w:iCs/>
                    <w:sz w:val="28"/>
                    <w:szCs w:val="28"/>
                  </w:rPr>
                </w:rPrChange>
              </w:rPr>
              <w:t>S</w:t>
            </w:r>
            <w:r w:rsidRPr="00515A91">
              <w:rPr>
                <w:rFonts w:ascii="Times New Roman" w:hAnsi="Times New Roman" w:cs="Times New Roman"/>
                <w:b/>
                <w:bCs/>
                <w:i w:val="0"/>
                <w:iCs/>
                <w:sz w:val="28"/>
                <w:szCs w:val="28"/>
                <w:lang w:val="ru-RU"/>
                <w:rPrChange w:id="540" w:author="Антон Смирнов" w:date="2023-05-29T00:46:00Z">
                  <w:rPr>
                    <w:rFonts w:ascii="Times New Roman" w:hAnsi="Times New Roman" w:cs="Times New Roman"/>
                    <w:i w:val="0"/>
                    <w:iCs/>
                    <w:sz w:val="28"/>
                    <w:szCs w:val="28"/>
                    <w:lang w:val="ru-RU"/>
                  </w:rPr>
                </w:rPrChange>
              </w:rPr>
              <w:t xml:space="preserve"> конститутивная протеасома</w:t>
            </w:r>
          </w:p>
        </w:tc>
        <w:tc>
          <w:tcPr>
            <w:tcW w:w="2654" w:type="dxa"/>
            <w:tcPrChange w:id="541" w:author="Антон Смирнов" w:date="2023-05-29T00:46:00Z">
              <w:tcPr>
                <w:tcW w:w="2517" w:type="dxa"/>
              </w:tcPr>
            </w:tcPrChange>
          </w:tcPr>
          <w:p w14:paraId="598BD83B" w14:textId="4C13F2D1" w:rsidR="00631E48" w:rsidRPr="00515A91" w:rsidRDefault="00631E48">
            <w:pPr>
              <w:pStyle w:val="afa"/>
              <w:spacing w:line="360" w:lineRule="auto"/>
              <w:jc w:val="both"/>
              <w:rPr>
                <w:rFonts w:ascii="Times New Roman" w:hAnsi="Times New Roman" w:cs="Times New Roman"/>
                <w:b/>
                <w:bCs/>
                <w:i w:val="0"/>
                <w:sz w:val="28"/>
                <w:szCs w:val="28"/>
                <w:lang w:val="ru-RU"/>
                <w:rPrChange w:id="542" w:author="Антон Смирнов" w:date="2023-05-29T00:46:00Z">
                  <w:rPr>
                    <w:rFonts w:ascii="Times New Roman" w:hAnsi="Times New Roman" w:cs="Times New Roman"/>
                    <w:i w:val="0"/>
                    <w:sz w:val="28"/>
                    <w:szCs w:val="28"/>
                    <w:lang w:val="ru-RU"/>
                  </w:rPr>
                </w:rPrChange>
              </w:rPr>
            </w:pPr>
            <w:r w:rsidRPr="00515A91">
              <w:rPr>
                <w:rFonts w:ascii="Times New Roman" w:hAnsi="Times New Roman" w:cs="Times New Roman"/>
                <w:b/>
                <w:bCs/>
                <w:i w:val="0"/>
                <w:iCs/>
                <w:sz w:val="28"/>
                <w:szCs w:val="28"/>
                <w:rPrChange w:id="543" w:author="Антон Смирнов" w:date="2023-05-29T00:46:00Z">
                  <w:rPr>
                    <w:rFonts w:ascii="Times New Roman" w:hAnsi="Times New Roman" w:cs="Times New Roman"/>
                    <w:i w:val="0"/>
                    <w:iCs/>
                    <w:sz w:val="28"/>
                    <w:szCs w:val="28"/>
                  </w:rPr>
                </w:rPrChange>
              </w:rPr>
              <w:t>In vitro, 20S</w:t>
            </w:r>
            <w:r w:rsidRPr="00515A91">
              <w:rPr>
                <w:rFonts w:ascii="Times New Roman" w:hAnsi="Times New Roman" w:cs="Times New Roman"/>
                <w:b/>
                <w:bCs/>
                <w:i w:val="0"/>
                <w:iCs/>
                <w:sz w:val="28"/>
                <w:szCs w:val="28"/>
                <w:lang w:val="ru-RU"/>
                <w:rPrChange w:id="544" w:author="Антон Смирнов" w:date="2023-05-29T00:46:00Z">
                  <w:rPr>
                    <w:rFonts w:ascii="Times New Roman" w:hAnsi="Times New Roman" w:cs="Times New Roman"/>
                    <w:i w:val="0"/>
                    <w:iCs/>
                    <w:sz w:val="28"/>
                    <w:szCs w:val="28"/>
                    <w:lang w:val="ru-RU"/>
                  </w:rPr>
                </w:rPrChange>
              </w:rPr>
              <w:t xml:space="preserve">, </w:t>
            </w:r>
            <w:proofErr w:type="spellStart"/>
            <w:r w:rsidRPr="00515A91">
              <w:rPr>
                <w:rFonts w:ascii="Times New Roman" w:hAnsi="Times New Roman" w:cs="Times New Roman"/>
                <w:b/>
                <w:bCs/>
                <w:i w:val="0"/>
                <w:iCs/>
                <w:sz w:val="28"/>
                <w:szCs w:val="28"/>
                <w:lang w:val="ru-RU"/>
                <w:rPrChange w:id="545" w:author="Антон Смирнов" w:date="2023-05-29T00:46:00Z">
                  <w:rPr>
                    <w:rFonts w:ascii="Times New Roman" w:hAnsi="Times New Roman" w:cs="Times New Roman"/>
                    <w:i w:val="0"/>
                    <w:iCs/>
                    <w:sz w:val="28"/>
                    <w:szCs w:val="28"/>
                    <w:lang w:val="ru-RU"/>
                  </w:rPr>
                </w:rPrChange>
              </w:rPr>
              <w:t>иммунопротеасома</w:t>
            </w:r>
            <w:proofErr w:type="spellEnd"/>
          </w:p>
        </w:tc>
        <w:tc>
          <w:tcPr>
            <w:tcW w:w="2110" w:type="dxa"/>
            <w:tcPrChange w:id="546" w:author="Антон Смирнов" w:date="2023-05-29T00:46:00Z">
              <w:tcPr>
                <w:tcW w:w="2240" w:type="dxa"/>
                <w:gridSpan w:val="2"/>
              </w:tcPr>
            </w:tcPrChange>
          </w:tcPr>
          <w:p w14:paraId="64F33675" w14:textId="0F2474D2" w:rsidR="00631E48" w:rsidRPr="00515A91" w:rsidRDefault="00631E48">
            <w:pPr>
              <w:pStyle w:val="afa"/>
              <w:spacing w:line="360" w:lineRule="auto"/>
              <w:jc w:val="both"/>
              <w:rPr>
                <w:rFonts w:ascii="Times New Roman" w:hAnsi="Times New Roman" w:cs="Times New Roman"/>
                <w:b/>
                <w:bCs/>
                <w:i w:val="0"/>
                <w:sz w:val="28"/>
                <w:szCs w:val="28"/>
                <w:lang w:val="ru-RU"/>
                <w:rPrChange w:id="547" w:author="Антон Смирнов" w:date="2023-05-29T00:46:00Z">
                  <w:rPr>
                    <w:rFonts w:ascii="Times New Roman" w:hAnsi="Times New Roman" w:cs="Times New Roman"/>
                    <w:i w:val="0"/>
                    <w:sz w:val="28"/>
                    <w:szCs w:val="28"/>
                    <w:lang w:val="ru-RU"/>
                  </w:rPr>
                </w:rPrChange>
              </w:rPr>
            </w:pPr>
            <w:r w:rsidRPr="00515A91">
              <w:rPr>
                <w:rFonts w:ascii="Times New Roman" w:hAnsi="Times New Roman" w:cs="Times New Roman"/>
                <w:b/>
                <w:bCs/>
                <w:i w:val="0"/>
                <w:iCs/>
                <w:sz w:val="28"/>
                <w:szCs w:val="28"/>
                <w:rPrChange w:id="548" w:author="Антон Смирнов" w:date="2023-05-29T00:46:00Z">
                  <w:rPr>
                    <w:rFonts w:ascii="Times New Roman" w:hAnsi="Times New Roman" w:cs="Times New Roman"/>
                    <w:i w:val="0"/>
                    <w:iCs/>
                    <w:sz w:val="28"/>
                    <w:szCs w:val="28"/>
                  </w:rPr>
                </w:rPrChange>
              </w:rPr>
              <w:t>In vivo</w:t>
            </w:r>
          </w:p>
        </w:tc>
      </w:tr>
      <w:tr w:rsidR="006904D6" w:rsidRPr="00631E48" w14:paraId="479B5F4E" w14:textId="77777777" w:rsidTr="00515A91">
        <w:tc>
          <w:tcPr>
            <w:tcW w:w="2447" w:type="dxa"/>
          </w:tcPr>
          <w:p w14:paraId="2C3C0FB4" w14:textId="7A732B77" w:rsidR="006904D6" w:rsidRPr="00387ECF" w:rsidRDefault="006904D6">
            <w:pPr>
              <w:pStyle w:val="afa"/>
              <w:spacing w:line="360" w:lineRule="auto"/>
              <w:jc w:val="both"/>
              <w:rPr>
                <w:rFonts w:ascii="Times New Roman" w:hAnsi="Times New Roman" w:cs="Times New Roman"/>
                <w:i w:val="0"/>
                <w:sz w:val="28"/>
                <w:szCs w:val="28"/>
                <w:lang w:val="ru-RU"/>
              </w:rPr>
            </w:pPr>
            <w:del w:id="549" w:author="Антон Смирнов" w:date="2023-05-29T00:50:00Z">
              <w:r w:rsidDel="00515A91">
                <w:rPr>
                  <w:rFonts w:ascii="Times New Roman" w:hAnsi="Times New Roman" w:cs="Times New Roman"/>
                  <w:i w:val="0"/>
                  <w:sz w:val="28"/>
                  <w:szCs w:val="28"/>
                  <w:lang w:val="ru-RU"/>
                </w:rPr>
                <w:delText xml:space="preserve">Оптимальный </w:delText>
              </w:r>
            </w:del>
            <w:ins w:id="550" w:author="Антон Смирнов" w:date="2023-05-29T00:50:00Z">
              <w:r w:rsidR="00515A91">
                <w:rPr>
                  <w:rFonts w:ascii="Times New Roman" w:hAnsi="Times New Roman" w:cs="Times New Roman"/>
                  <w:i w:val="0"/>
                  <w:sz w:val="28"/>
                  <w:szCs w:val="28"/>
                  <w:lang w:val="ru-RU"/>
                </w:rPr>
                <w:t>Порог</w:t>
              </w:r>
              <w:r w:rsidR="00515A91">
                <w:rPr>
                  <w:rFonts w:ascii="Times New Roman" w:hAnsi="Times New Roman" w:cs="Times New Roman"/>
                  <w:i w:val="0"/>
                  <w:sz w:val="28"/>
                  <w:szCs w:val="28"/>
                  <w:lang w:val="ru-RU"/>
                </w:rPr>
                <w:t xml:space="preserve"> </w:t>
              </w:r>
            </w:ins>
            <w:del w:id="551" w:author="Антон Смирнов" w:date="2023-05-29T00:50:00Z">
              <w:r w:rsidDel="00515A91">
                <w:rPr>
                  <w:rFonts w:ascii="Times New Roman" w:hAnsi="Times New Roman" w:cs="Times New Roman"/>
                  <w:i w:val="0"/>
                  <w:sz w:val="28"/>
                  <w:szCs w:val="28"/>
                  <w:lang w:val="ru-RU"/>
                </w:rPr>
                <w:delText>порог</w:delText>
              </w:r>
            </w:del>
          </w:p>
        </w:tc>
        <w:tc>
          <w:tcPr>
            <w:tcW w:w="2360" w:type="dxa"/>
          </w:tcPr>
          <w:p w14:paraId="173344F5" w14:textId="28CA5123" w:rsidR="006904D6"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-0,08</w:t>
            </w:r>
          </w:p>
        </w:tc>
        <w:tc>
          <w:tcPr>
            <w:tcW w:w="2654" w:type="dxa"/>
          </w:tcPr>
          <w:p w14:paraId="24E9394E" w14:textId="0E09C8CB" w:rsidR="006904D6"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0,48</w:t>
            </w:r>
          </w:p>
        </w:tc>
        <w:tc>
          <w:tcPr>
            <w:tcW w:w="2110" w:type="dxa"/>
          </w:tcPr>
          <w:p w14:paraId="2248380F" w14:textId="12F30AF2" w:rsidR="006904D6"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-0,03</w:t>
            </w:r>
          </w:p>
        </w:tc>
      </w:tr>
      <w:tr w:rsidR="00F0155F" w:rsidRPr="00631E48" w14:paraId="20B36E4E" w14:textId="77777777" w:rsidTr="00515A91">
        <w:tc>
          <w:tcPr>
            <w:tcW w:w="2447" w:type="dxa"/>
          </w:tcPr>
          <w:p w14:paraId="4D54D32A" w14:textId="27D7F806" w:rsidR="00F0155F" w:rsidRPr="00387ECF" w:rsidRDefault="00F0155F">
            <w:pPr>
              <w:pStyle w:val="afa"/>
              <w:spacing w:line="360" w:lineRule="auto"/>
              <w:jc w:val="both"/>
              <w:rPr>
                <w:rFonts w:ascii="Times New Roman" w:hAnsi="Times New Roman" w:cs="Times New Roman"/>
                <w:i w:val="0"/>
                <w:sz w:val="28"/>
                <w:szCs w:val="28"/>
              </w:rPr>
            </w:pPr>
            <w:r>
              <w:rPr>
                <w:rFonts w:ascii="Times New Roman" w:hAnsi="Times New Roman" w:cs="Times New Roman"/>
                <w:i w:val="0"/>
                <w:sz w:val="28"/>
                <w:szCs w:val="28"/>
              </w:rPr>
              <w:lastRenderedPageBreak/>
              <w:t>AUROC</w:t>
            </w:r>
          </w:p>
        </w:tc>
        <w:tc>
          <w:tcPr>
            <w:tcW w:w="2360" w:type="dxa"/>
          </w:tcPr>
          <w:p w14:paraId="4A35D743" w14:textId="62B27274" w:rsidR="00F0155F"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0,68</w:t>
            </w:r>
          </w:p>
        </w:tc>
        <w:tc>
          <w:tcPr>
            <w:tcW w:w="2654" w:type="dxa"/>
          </w:tcPr>
          <w:p w14:paraId="0E8FF97D" w14:textId="56F5765E" w:rsidR="00F0155F"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0,63</w:t>
            </w:r>
          </w:p>
        </w:tc>
        <w:tc>
          <w:tcPr>
            <w:tcW w:w="2110" w:type="dxa"/>
          </w:tcPr>
          <w:p w14:paraId="4462E336" w14:textId="47574316" w:rsidR="00F0155F" w:rsidRPr="00631E48"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0,87</w:t>
            </w:r>
          </w:p>
        </w:tc>
      </w:tr>
      <w:tr w:rsidR="00631E48" w:rsidRPr="00631E48" w14:paraId="70BD0B43" w14:textId="77777777" w:rsidTr="00515A91">
        <w:tc>
          <w:tcPr>
            <w:tcW w:w="2447" w:type="dxa"/>
          </w:tcPr>
          <w:p w14:paraId="17DB6F98" w14:textId="5E6923D1"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Чувствительность</w:t>
            </w:r>
          </w:p>
        </w:tc>
        <w:tc>
          <w:tcPr>
            <w:tcW w:w="2360" w:type="dxa"/>
          </w:tcPr>
          <w:p w14:paraId="5854DDA7" w14:textId="3A3BAFC5"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0,69</w:t>
            </w:r>
          </w:p>
        </w:tc>
        <w:tc>
          <w:tcPr>
            <w:tcW w:w="2654" w:type="dxa"/>
          </w:tcPr>
          <w:p w14:paraId="4AC83BCA" w14:textId="576ED578"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0,43</w:t>
            </w:r>
          </w:p>
        </w:tc>
        <w:tc>
          <w:tcPr>
            <w:tcW w:w="2110" w:type="dxa"/>
          </w:tcPr>
          <w:p w14:paraId="7EAA9257" w14:textId="5A4AAA82"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0,81</w:t>
            </w:r>
          </w:p>
        </w:tc>
      </w:tr>
      <w:tr w:rsidR="00631E48" w:rsidRPr="00631E48" w14:paraId="6908ABE0" w14:textId="77777777" w:rsidTr="00515A91">
        <w:tc>
          <w:tcPr>
            <w:tcW w:w="2447" w:type="dxa"/>
          </w:tcPr>
          <w:p w14:paraId="1F660CB1" w14:textId="0DB351A2"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Специфичность</w:t>
            </w:r>
          </w:p>
        </w:tc>
        <w:tc>
          <w:tcPr>
            <w:tcW w:w="2360" w:type="dxa"/>
          </w:tcPr>
          <w:p w14:paraId="2901A5D0" w14:textId="76967870"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0,58</w:t>
            </w:r>
          </w:p>
        </w:tc>
        <w:tc>
          <w:tcPr>
            <w:tcW w:w="2654" w:type="dxa"/>
          </w:tcPr>
          <w:p w14:paraId="3F42E94A" w14:textId="71495F5C"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0,81</w:t>
            </w:r>
          </w:p>
        </w:tc>
        <w:tc>
          <w:tcPr>
            <w:tcW w:w="2110" w:type="dxa"/>
          </w:tcPr>
          <w:p w14:paraId="04FC95BA" w14:textId="30F88F43"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0,78</w:t>
            </w:r>
          </w:p>
        </w:tc>
      </w:tr>
      <w:tr w:rsidR="00631E48" w:rsidRPr="00631E48" w14:paraId="1740F751" w14:textId="77777777" w:rsidTr="00515A91">
        <w:tc>
          <w:tcPr>
            <w:tcW w:w="2447" w:type="dxa"/>
          </w:tcPr>
          <w:p w14:paraId="0CB6B022" w14:textId="4D44EF31"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Точность</w:t>
            </w:r>
          </w:p>
        </w:tc>
        <w:tc>
          <w:tcPr>
            <w:tcW w:w="2360" w:type="dxa"/>
          </w:tcPr>
          <w:p w14:paraId="578FB036" w14:textId="70914584"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0,63</w:t>
            </w:r>
          </w:p>
        </w:tc>
        <w:tc>
          <w:tcPr>
            <w:tcW w:w="2654" w:type="dxa"/>
          </w:tcPr>
          <w:p w14:paraId="3E67F9BC" w14:textId="09F7F3EA"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0,68</w:t>
            </w:r>
          </w:p>
        </w:tc>
        <w:tc>
          <w:tcPr>
            <w:tcW w:w="2110" w:type="dxa"/>
          </w:tcPr>
          <w:p w14:paraId="35E46D46" w14:textId="25C155C5"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0,80</w:t>
            </w:r>
          </w:p>
        </w:tc>
      </w:tr>
      <w:tr w:rsidR="00631E48" w:rsidRPr="00631E48" w14:paraId="7E5FA216" w14:textId="77777777" w:rsidTr="00515A91">
        <w:tc>
          <w:tcPr>
            <w:tcW w:w="2447" w:type="dxa"/>
          </w:tcPr>
          <w:p w14:paraId="325C8C95" w14:textId="5FD9B06E"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Сбалансированная точность</w:t>
            </w:r>
          </w:p>
        </w:tc>
        <w:tc>
          <w:tcPr>
            <w:tcW w:w="2360" w:type="dxa"/>
          </w:tcPr>
          <w:p w14:paraId="238A05C6" w14:textId="57AA19F4"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0,63</w:t>
            </w:r>
          </w:p>
        </w:tc>
        <w:tc>
          <w:tcPr>
            <w:tcW w:w="2654" w:type="dxa"/>
          </w:tcPr>
          <w:p w14:paraId="010C4803" w14:textId="722088DA"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0,62</w:t>
            </w:r>
          </w:p>
        </w:tc>
        <w:tc>
          <w:tcPr>
            <w:tcW w:w="2110" w:type="dxa"/>
          </w:tcPr>
          <w:p w14:paraId="4F334EB7" w14:textId="208BFD8A"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0,80</w:t>
            </w:r>
          </w:p>
        </w:tc>
      </w:tr>
      <w:tr w:rsidR="00631E48" w:rsidRPr="00631E48" w14:paraId="614ABC2B" w14:textId="77777777" w:rsidTr="00515A91">
        <w:tc>
          <w:tcPr>
            <w:tcW w:w="2447" w:type="dxa"/>
          </w:tcPr>
          <w:p w14:paraId="35DA28F8" w14:textId="5CAC375E"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Средняя точность</w:t>
            </w:r>
          </w:p>
        </w:tc>
        <w:tc>
          <w:tcPr>
            <w:tcW w:w="2360" w:type="dxa"/>
          </w:tcPr>
          <w:p w14:paraId="0D62790E" w14:textId="5530BB32"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0,59</w:t>
            </w:r>
          </w:p>
        </w:tc>
        <w:tc>
          <w:tcPr>
            <w:tcW w:w="2654" w:type="dxa"/>
          </w:tcPr>
          <w:p w14:paraId="15CAC217" w14:textId="1B098A25"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0,50</w:t>
            </w:r>
          </w:p>
        </w:tc>
        <w:tc>
          <w:tcPr>
            <w:tcW w:w="2110" w:type="dxa"/>
          </w:tcPr>
          <w:p w14:paraId="1E84A215" w14:textId="1DF9BD50"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0,86</w:t>
            </w:r>
          </w:p>
        </w:tc>
      </w:tr>
      <w:tr w:rsidR="00631E48" w:rsidRPr="00631E48" w14:paraId="1ABB38AF" w14:textId="77777777" w:rsidTr="00515A91">
        <w:tc>
          <w:tcPr>
            <w:tcW w:w="2447" w:type="dxa"/>
          </w:tcPr>
          <w:p w14:paraId="0B21B4D6" w14:textId="23C2CD11" w:rsidR="00631E48" w:rsidRPr="00387ECF" w:rsidRDefault="00631E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Коэффициент корреляции Мэтью</w:t>
            </w:r>
          </w:p>
        </w:tc>
        <w:tc>
          <w:tcPr>
            <w:tcW w:w="2360" w:type="dxa"/>
          </w:tcPr>
          <w:p w14:paraId="272328D8" w14:textId="43FE746D"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0,27</w:t>
            </w:r>
          </w:p>
        </w:tc>
        <w:tc>
          <w:tcPr>
            <w:tcW w:w="2654" w:type="dxa"/>
          </w:tcPr>
          <w:p w14:paraId="0AE2BBAA" w14:textId="0F691B3D"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0,25</w:t>
            </w:r>
          </w:p>
        </w:tc>
        <w:tc>
          <w:tcPr>
            <w:tcW w:w="2110" w:type="dxa"/>
          </w:tcPr>
          <w:p w14:paraId="37463064" w14:textId="344A2210" w:rsidR="00631E48" w:rsidRPr="00387ECF" w:rsidRDefault="006904D6">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0,60</w:t>
            </w:r>
          </w:p>
        </w:tc>
      </w:tr>
    </w:tbl>
    <w:p w14:paraId="40AB11F7" w14:textId="682A9E39" w:rsidR="00631E48" w:rsidDel="00515A91" w:rsidRDefault="00631E48" w:rsidP="00515A91">
      <w:pPr>
        <w:pStyle w:val="Usual"/>
        <w:rPr>
          <w:del w:id="552" w:author="Антон Смирнов" w:date="2023-05-29T00:47:00Z"/>
        </w:rPr>
      </w:pPr>
    </w:p>
    <w:p w14:paraId="4604EB37" w14:textId="45C07625" w:rsidR="00515A91" w:rsidRDefault="00515A91" w:rsidP="00515A91">
      <w:pPr>
        <w:pStyle w:val="Usual"/>
        <w:rPr>
          <w:ins w:id="553" w:author="Антон Смирнов" w:date="2023-05-29T00:50:00Z"/>
        </w:rPr>
      </w:pPr>
    </w:p>
    <w:p w14:paraId="26B68F40" w14:textId="4B4EEBEA" w:rsidR="00515A91" w:rsidRDefault="00515A91" w:rsidP="00515A91">
      <w:pPr>
        <w:pStyle w:val="Usual"/>
        <w:rPr>
          <w:ins w:id="554" w:author="Антон Смирнов" w:date="2023-05-29T00:51:00Z"/>
        </w:rPr>
      </w:pPr>
      <w:ins w:id="555" w:author="Антон Смирнов" w:date="2023-05-29T00:50:00Z">
        <w:r>
          <w:tab/>
          <w:t>По данным таблицы 5 можно сделать следующие промеж</w:t>
        </w:r>
      </w:ins>
      <w:ins w:id="556" w:author="Антон Смирнов" w:date="2023-05-29T00:51:00Z">
        <w:r>
          <w:t>уточные выводы:</w:t>
        </w:r>
      </w:ins>
    </w:p>
    <w:p w14:paraId="2DBD4940" w14:textId="04CA6BC9" w:rsidR="00515A91" w:rsidRDefault="00515A91" w:rsidP="00515A91">
      <w:pPr>
        <w:pStyle w:val="Usual"/>
        <w:numPr>
          <w:ilvl w:val="0"/>
          <w:numId w:val="16"/>
        </w:numPr>
        <w:rPr>
          <w:ins w:id="557" w:author="Антон Смирнов" w:date="2023-05-29T00:53:00Z"/>
        </w:rPr>
      </w:pPr>
      <w:ins w:id="558" w:author="Антон Смирнов" w:date="2023-05-29T00:51:00Z">
        <w:r>
          <w:t xml:space="preserve">Модели, построенные по данным </w:t>
        </w:r>
        <w:r>
          <w:rPr>
            <w:lang w:val="en-US"/>
          </w:rPr>
          <w:t>in</w:t>
        </w:r>
        <w:r w:rsidRPr="00515A91">
          <w:rPr>
            <w:rPrChange w:id="559" w:author="Антон Смирнов" w:date="2023-05-29T00:51:00Z">
              <w:rPr>
                <w:lang w:val="en-US"/>
              </w:rPr>
            </w:rPrChange>
          </w:rPr>
          <w:t xml:space="preserve"> </w:t>
        </w:r>
        <w:r>
          <w:rPr>
            <w:lang w:val="en-US"/>
          </w:rPr>
          <w:t>vivo</w:t>
        </w:r>
      </w:ins>
      <w:ins w:id="560" w:author="Антон Смирнов" w:date="2023-05-29T00:52:00Z">
        <w:r>
          <w:t xml:space="preserve">, превосходят по всем характеристикам модели, построенные по данным </w:t>
        </w:r>
        <w:r>
          <w:rPr>
            <w:lang w:val="en-US"/>
          </w:rPr>
          <w:t>in</w:t>
        </w:r>
        <w:r w:rsidRPr="00515A91">
          <w:rPr>
            <w:rPrChange w:id="561" w:author="Антон Смирнов" w:date="2023-05-29T00:52:00Z">
              <w:rPr>
                <w:lang w:val="en-US"/>
              </w:rPr>
            </w:rPrChange>
          </w:rPr>
          <w:t xml:space="preserve"> </w:t>
        </w:r>
        <w:r>
          <w:rPr>
            <w:lang w:val="en-US"/>
          </w:rPr>
          <w:t>vitro</w:t>
        </w:r>
      </w:ins>
      <w:ins w:id="562" w:author="Антон Смирнов" w:date="2023-05-29T00:53:00Z">
        <w:r w:rsidRPr="00515A91">
          <w:rPr>
            <w:rPrChange w:id="563" w:author="Антон Смирнов" w:date="2023-05-29T00:53:00Z">
              <w:rPr>
                <w:lang w:val="en-US"/>
              </w:rPr>
            </w:rPrChange>
          </w:rPr>
          <w:t>;</w:t>
        </w:r>
      </w:ins>
    </w:p>
    <w:p w14:paraId="64959F83" w14:textId="005E9E67" w:rsidR="00515A91" w:rsidRDefault="00515A91" w:rsidP="00515A91">
      <w:pPr>
        <w:pStyle w:val="Usual"/>
        <w:numPr>
          <w:ilvl w:val="0"/>
          <w:numId w:val="16"/>
        </w:numPr>
        <w:rPr>
          <w:ins w:id="564" w:author="Антон Смирнов" w:date="2023-05-29T00:54:00Z"/>
        </w:rPr>
      </w:pPr>
      <w:ins w:id="565" w:author="Антон Смирнов" w:date="2023-05-29T00:53:00Z">
        <w:r>
          <w:t>Модел</w:t>
        </w:r>
      </w:ins>
      <w:ins w:id="566" w:author="Антон Смирнов" w:date="2023-05-29T00:54:00Z">
        <w:r>
          <w:t xml:space="preserve">и конститутивной протеасомы лучше моделей </w:t>
        </w:r>
        <w:proofErr w:type="spellStart"/>
        <w:r>
          <w:t>иммунопротеасомы</w:t>
        </w:r>
        <w:proofErr w:type="spellEnd"/>
        <w:r>
          <w:t>;</w:t>
        </w:r>
      </w:ins>
    </w:p>
    <w:p w14:paraId="48EF7ABB" w14:textId="56874F9F" w:rsidR="00515A91" w:rsidRDefault="00A1524D" w:rsidP="00515A91">
      <w:pPr>
        <w:pStyle w:val="Usual"/>
        <w:numPr>
          <w:ilvl w:val="0"/>
          <w:numId w:val="16"/>
        </w:numPr>
        <w:rPr>
          <w:ins w:id="567" w:author="Антон Смирнов" w:date="2023-05-29T00:55:00Z"/>
        </w:rPr>
      </w:pPr>
      <w:ins w:id="568" w:author="Антон Смирнов" w:date="2023-05-29T00:54:00Z">
        <w:r>
          <w:t>Модели, п</w:t>
        </w:r>
      </w:ins>
      <w:ins w:id="569" w:author="Антон Смирнов" w:date="2023-05-29T00:55:00Z">
        <w:r>
          <w:t xml:space="preserve">остроенные на данных </w:t>
        </w:r>
        <w:r>
          <w:rPr>
            <w:lang w:val="en-US"/>
          </w:rPr>
          <w:t>in</w:t>
        </w:r>
        <w:r w:rsidRPr="00A1524D">
          <w:rPr>
            <w:rPrChange w:id="570" w:author="Антон Смирнов" w:date="2023-05-29T00:55:00Z">
              <w:rPr>
                <w:lang w:val="en-US"/>
              </w:rPr>
            </w:rPrChange>
          </w:rPr>
          <w:t xml:space="preserve"> </w:t>
        </w:r>
        <w:r>
          <w:rPr>
            <w:lang w:val="en-US"/>
          </w:rPr>
          <w:t>vitro</w:t>
        </w:r>
        <w:r w:rsidRPr="00A1524D">
          <w:rPr>
            <w:rPrChange w:id="571" w:author="Антон Смирнов" w:date="2023-05-29T00:55:00Z">
              <w:rPr>
                <w:lang w:val="en-US"/>
              </w:rPr>
            </w:rPrChange>
          </w:rPr>
          <w:t xml:space="preserve"> </w:t>
        </w:r>
        <w:r>
          <w:t>не применимы для практического использования;</w:t>
        </w:r>
      </w:ins>
    </w:p>
    <w:p w14:paraId="7394FC73" w14:textId="26E72E9D" w:rsidR="00A1524D" w:rsidRDefault="00A1524D" w:rsidP="00A1524D">
      <w:pPr>
        <w:pStyle w:val="Usual"/>
        <w:numPr>
          <w:ilvl w:val="0"/>
          <w:numId w:val="16"/>
        </w:numPr>
        <w:rPr>
          <w:ins w:id="572" w:author="Антон Смирнов" w:date="2023-05-29T00:57:00Z"/>
        </w:rPr>
      </w:pPr>
      <w:ins w:id="573" w:author="Антон Смирнов" w:date="2023-05-29T00:55:00Z">
        <w:r>
          <w:t>М</w:t>
        </w:r>
      </w:ins>
      <w:ins w:id="574" w:author="Антон Смирнов" w:date="2023-05-29T00:56:00Z">
        <w:r>
          <w:t>о</w:t>
        </w:r>
      </w:ins>
      <w:ins w:id="575" w:author="Антон Смирнов" w:date="2023-05-29T00:55:00Z">
        <w:r>
          <w:t>дели</w:t>
        </w:r>
      </w:ins>
      <w:ins w:id="576" w:author="Антон Смирнов" w:date="2023-05-29T00:56:00Z">
        <w:r>
          <w:t xml:space="preserve">, построенные на данных </w:t>
        </w:r>
        <w:r>
          <w:rPr>
            <w:lang w:val="en-US"/>
          </w:rPr>
          <w:t>in</w:t>
        </w:r>
        <w:r w:rsidRPr="00A1524D">
          <w:rPr>
            <w:rPrChange w:id="577" w:author="Антон Смирнов" w:date="2023-05-29T00:56:00Z">
              <w:rPr>
                <w:lang w:val="en-US"/>
              </w:rPr>
            </w:rPrChange>
          </w:rPr>
          <w:t xml:space="preserve"> </w:t>
        </w:r>
        <w:r>
          <w:rPr>
            <w:lang w:val="en-US"/>
          </w:rPr>
          <w:t>vivo</w:t>
        </w:r>
        <w:r w:rsidRPr="00A1524D">
          <w:rPr>
            <w:rPrChange w:id="578" w:author="Антон Смирнов" w:date="2023-05-29T00:56:00Z">
              <w:rPr>
                <w:lang w:val="en-US"/>
              </w:rPr>
            </w:rPrChange>
          </w:rPr>
          <w:t xml:space="preserve">, </w:t>
        </w:r>
        <w:r>
          <w:t>имеют хорошее качество</w:t>
        </w:r>
      </w:ins>
      <w:ins w:id="579" w:author="Антон Смирнов" w:date="2023-05-29T00:57:00Z">
        <w:r>
          <w:t>.</w:t>
        </w:r>
      </w:ins>
    </w:p>
    <w:p w14:paraId="0DF40F89" w14:textId="31DD8367" w:rsidR="00A1524D" w:rsidRPr="00A1524D" w:rsidRDefault="00A1524D" w:rsidP="004F42B4">
      <w:pPr>
        <w:pStyle w:val="Usual"/>
        <w:ind w:firstLine="709"/>
        <w:rPr>
          <w:ins w:id="580" w:author="Антон Смирнов" w:date="2023-05-29T00:50:00Z"/>
          <w:rPrChange w:id="581" w:author="Антон Смирнов" w:date="2023-05-29T00:58:00Z">
            <w:rPr>
              <w:ins w:id="582" w:author="Антон Смирнов" w:date="2023-05-29T00:50:00Z"/>
              <w:rFonts w:cs="Times New Roman"/>
              <w:iCs/>
              <w:szCs w:val="28"/>
              <w:lang w:val="ru-RU"/>
            </w:rPr>
          </w:rPrChange>
        </w:rPr>
        <w:pPrChange w:id="583" w:author="Антон Смирнов" w:date="2023-05-29T01:01:00Z">
          <w:pPr>
            <w:pStyle w:val="afa"/>
            <w:spacing w:line="360" w:lineRule="auto"/>
            <w:jc w:val="both"/>
          </w:pPr>
        </w:pPrChange>
      </w:pPr>
      <w:bookmarkStart w:id="584" w:name="_Hlk136217018"/>
      <w:ins w:id="585" w:author="Антон Смирнов" w:date="2023-05-29T00:57:00Z">
        <w:r>
          <w:t xml:space="preserve">Для дальнейшей работы и построения прототипа веб-сервиса была взята модель, построенная на данных </w:t>
        </w:r>
      </w:ins>
      <w:ins w:id="586" w:author="Антон Смирнов" w:date="2023-05-29T00:58:00Z">
        <w:r>
          <w:rPr>
            <w:lang w:val="en-US"/>
          </w:rPr>
          <w:t>in</w:t>
        </w:r>
        <w:r w:rsidRPr="00A1524D">
          <w:rPr>
            <w:rPrChange w:id="587" w:author="Антон Смирнов" w:date="2023-05-29T00:58:00Z">
              <w:rPr/>
            </w:rPrChange>
          </w:rPr>
          <w:t xml:space="preserve"> </w:t>
        </w:r>
        <w:r>
          <w:rPr>
            <w:lang w:val="en-US"/>
          </w:rPr>
          <w:t>vivo</w:t>
        </w:r>
        <w:r>
          <w:t xml:space="preserve"> с радиусом окна, равного трём и уровнем </w:t>
        </w:r>
        <w:r>
          <w:rPr>
            <w:lang w:val="en-US"/>
          </w:rPr>
          <w:t>MNA</w:t>
        </w:r>
        <w:r w:rsidRPr="00A1524D">
          <w:rPr>
            <w:rPrChange w:id="588" w:author="Антон Смирнов" w:date="2023-05-29T00:58:00Z">
              <w:rPr/>
            </w:rPrChange>
          </w:rPr>
          <w:t xml:space="preserve"> </w:t>
        </w:r>
        <w:r>
          <w:t>дескрипторов, равного девяти.</w:t>
        </w:r>
      </w:ins>
      <w:bookmarkEnd w:id="584"/>
    </w:p>
    <w:p w14:paraId="6277DCA0" w14:textId="4DF18339" w:rsidR="006904D6" w:rsidRPr="00515A91" w:rsidRDefault="004C1F0C" w:rsidP="0034144E">
      <w:pPr>
        <w:pStyle w:val="2"/>
        <w:rPr>
          <w:lang w:val="ru-RU"/>
          <w:rPrChange w:id="589" w:author="Антон Смирнов" w:date="2023-05-29T00:50:00Z">
            <w:rPr/>
          </w:rPrChange>
        </w:rPr>
        <w:pPrChange w:id="590" w:author="Антон Смирнов" w:date="2023-05-29T00:58:00Z">
          <w:pPr>
            <w:pStyle w:val="2"/>
          </w:pPr>
        </w:pPrChange>
      </w:pPr>
      <w:bookmarkStart w:id="591" w:name="_Toc136219702"/>
      <w:r>
        <w:rPr>
          <w:lang w:val="ru-RU"/>
        </w:rPr>
        <w:lastRenderedPageBreak/>
        <w:t>3.</w:t>
      </w:r>
      <w:r w:rsidR="003947AE">
        <w:rPr>
          <w:lang w:val="ru-RU"/>
        </w:rPr>
        <w:t>2</w:t>
      </w:r>
      <w:r>
        <w:rPr>
          <w:lang w:val="ru-RU"/>
        </w:rPr>
        <w:t xml:space="preserve"> Моделирование </w:t>
      </w:r>
      <w:r>
        <w:t>TAP</w:t>
      </w:r>
      <w:bookmarkEnd w:id="591"/>
    </w:p>
    <w:p w14:paraId="050FA023" w14:textId="77777777" w:rsidR="00375060" w:rsidRDefault="004C1F0C" w:rsidP="00E5249E">
      <w:pPr>
        <w:pStyle w:val="a0"/>
        <w:rPr>
          <w:ins w:id="592" w:author="Антон Смирнов" w:date="2023-05-29T01:16:00Z"/>
          <w:rFonts w:cs="Times New Roman"/>
          <w:szCs w:val="28"/>
          <w:lang w:val="ru-RU"/>
        </w:rPr>
      </w:pPr>
      <w:r>
        <w:rPr>
          <w:lang w:val="ru-RU"/>
        </w:rPr>
        <w:t xml:space="preserve">Набор данных, использованный для прогноза характера активности пептидов с </w:t>
      </w:r>
      <w:r>
        <w:t>TAP</w:t>
      </w:r>
      <w:r w:rsidRPr="00387ECF">
        <w:rPr>
          <w:lang w:val="ru-RU"/>
        </w:rPr>
        <w:t xml:space="preserve"> </w:t>
      </w:r>
      <w:r>
        <w:rPr>
          <w:lang w:val="ru-RU"/>
        </w:rPr>
        <w:t xml:space="preserve">транспортером, содержит 613 пептидов. Количество </w:t>
      </w:r>
      <w:proofErr w:type="spellStart"/>
      <w:r>
        <w:rPr>
          <w:lang w:val="ru-RU"/>
        </w:rPr>
        <w:t>сильноактивных</w:t>
      </w:r>
      <w:proofErr w:type="spellEnd"/>
      <w:r>
        <w:rPr>
          <w:lang w:val="ru-RU"/>
        </w:rPr>
        <w:t xml:space="preserve"> пептидов - </w:t>
      </w:r>
      <w:r w:rsidR="00372ABB">
        <w:rPr>
          <w:lang w:val="ru-RU"/>
        </w:rPr>
        <w:t>468</w:t>
      </w:r>
      <w:r>
        <w:rPr>
          <w:lang w:val="ru-RU"/>
        </w:rPr>
        <w:t>, слабоактивных</w:t>
      </w:r>
      <w:r w:rsidR="000907AC">
        <w:rPr>
          <w:lang w:val="ru-RU"/>
        </w:rPr>
        <w:t xml:space="preserve"> или неактивных</w:t>
      </w:r>
      <w:r>
        <w:rPr>
          <w:lang w:val="ru-RU"/>
        </w:rPr>
        <w:t xml:space="preserve"> - </w:t>
      </w:r>
      <w:r w:rsidR="00372ABB">
        <w:rPr>
          <w:lang w:val="ru-RU"/>
        </w:rPr>
        <w:t>145</w:t>
      </w:r>
      <w:r>
        <w:rPr>
          <w:lang w:val="ru-RU"/>
        </w:rPr>
        <w:t>.</w:t>
      </w:r>
      <w:ins w:id="593" w:author="Антон Смирнов" w:date="2023-05-29T01:13:00Z">
        <w:r w:rsidR="00E5249E">
          <w:rPr>
            <w:lang w:val="ru-RU"/>
          </w:rPr>
          <w:t xml:space="preserve"> Для моделей предсказания характера активности к </w:t>
        </w:r>
        <w:r w:rsidR="00E5249E">
          <w:t>TAP</w:t>
        </w:r>
        <w:r w:rsidR="00E5249E" w:rsidRPr="00E5249E">
          <w:rPr>
            <w:lang w:val="ru-RU"/>
            <w:rPrChange w:id="594" w:author="Антон Смирнов" w:date="2023-05-29T01:13:00Z">
              <w:rPr/>
            </w:rPrChange>
          </w:rPr>
          <w:t xml:space="preserve"> </w:t>
        </w:r>
        <w:r w:rsidR="00E5249E">
          <w:rPr>
            <w:lang w:val="ru-RU"/>
          </w:rPr>
          <w:t xml:space="preserve">транспортеру, также как и для моделей предсказания связывания с аллелями </w:t>
        </w:r>
        <w:r w:rsidR="00E5249E">
          <w:t>HLA</w:t>
        </w:r>
      </w:ins>
      <w:ins w:id="595" w:author="Антон Смирнов" w:date="2023-05-29T01:14:00Z">
        <w:r w:rsidR="00E5249E">
          <w:rPr>
            <w:lang w:val="ru-RU"/>
          </w:rPr>
          <w:t xml:space="preserve"> необходимо оптимизировать всего лишь один </w:t>
        </w:r>
        <w:proofErr w:type="spellStart"/>
        <w:r w:rsidR="00E5249E">
          <w:rPr>
            <w:lang w:val="ru-RU"/>
          </w:rPr>
          <w:t>гиперпараметр</w:t>
        </w:r>
        <w:proofErr w:type="spellEnd"/>
        <w:r w:rsidR="00E5249E">
          <w:rPr>
            <w:lang w:val="ru-RU"/>
          </w:rPr>
          <w:t xml:space="preserve"> – уровень </w:t>
        </w:r>
        <w:r w:rsidR="00E5249E">
          <w:t>MNA</w:t>
        </w:r>
        <w:r w:rsidR="00E5249E" w:rsidRPr="00E5249E">
          <w:rPr>
            <w:lang w:val="ru-RU"/>
            <w:rPrChange w:id="596" w:author="Антон Смирнов" w:date="2023-05-29T01:14:00Z">
              <w:rPr/>
            </w:rPrChange>
          </w:rPr>
          <w:t xml:space="preserve"> </w:t>
        </w:r>
        <w:r w:rsidR="00E5249E">
          <w:rPr>
            <w:lang w:val="ru-RU"/>
          </w:rPr>
          <w:t>дескрипторов.</w:t>
        </w:r>
      </w:ins>
      <w:r w:rsidR="000907AC">
        <w:rPr>
          <w:lang w:val="ru-RU"/>
        </w:rPr>
        <w:t xml:space="preserve"> Результаты внутренней оценки представлены на рисунке 1</w:t>
      </w:r>
      <w:ins w:id="597" w:author="Антон Смирнов" w:date="2023-05-29T01:00:00Z">
        <w:r w:rsidR="0034144E">
          <w:rPr>
            <w:lang w:val="ru-RU"/>
          </w:rPr>
          <w:t>1</w:t>
        </w:r>
      </w:ins>
      <w:del w:id="598" w:author="Антон Смирнов" w:date="2023-05-29T01:00:00Z">
        <w:r w:rsidR="000907AC" w:rsidRPr="000717C0" w:rsidDel="0034144E">
          <w:rPr>
            <w:lang w:val="ru-RU"/>
            <w:rPrChange w:id="599" w:author="Антон Смирнов" w:date="2023-05-29T01:04:00Z">
              <w:rPr>
                <w:lang w:val="ru-RU"/>
              </w:rPr>
            </w:rPrChange>
          </w:rPr>
          <w:delText>4</w:delText>
        </w:r>
      </w:del>
      <w:ins w:id="600" w:author="Антон Смирнов" w:date="2023-05-29T01:02:00Z">
        <w:r w:rsidR="000717C0" w:rsidRPr="000717C0">
          <w:rPr>
            <w:lang w:val="ru-RU"/>
            <w:rPrChange w:id="601" w:author="Антон Смирнов" w:date="2023-05-29T01:04:00Z">
              <w:rPr>
                <w:lang w:val="ru-RU"/>
              </w:rPr>
            </w:rPrChange>
          </w:rPr>
          <w:t>.</w:t>
        </w:r>
      </w:ins>
      <w:ins w:id="602" w:author="Антон Смирнов" w:date="2023-05-29T01:04:00Z">
        <w:r w:rsidR="000717C0" w:rsidRPr="000717C0">
          <w:rPr>
            <w:lang w:val="ru-RU"/>
            <w:rPrChange w:id="603" w:author="Антон Смирнов" w:date="2023-05-29T01:04:00Z">
              <w:rPr>
                <w:lang w:val="ru-RU"/>
              </w:rPr>
            </w:rPrChange>
          </w:rPr>
          <w:t xml:space="preserve"> </w:t>
        </w:r>
        <w:r w:rsidR="000717C0" w:rsidRPr="000717C0">
          <w:rPr>
            <w:rFonts w:cs="Times New Roman"/>
            <w:szCs w:val="28"/>
            <w:lang w:val="ru-RU"/>
            <w:rPrChange w:id="604" w:author="Антон Смирнов" w:date="2023-05-29T01:04:00Z">
              <w:rPr>
                <w:rFonts w:cs="Times New Roman"/>
                <w:i/>
                <w:szCs w:val="28"/>
                <w:lang w:val="ru-RU"/>
              </w:rPr>
            </w:rPrChange>
          </w:rPr>
          <w:t>Стоит отметить необычное поведение кривых на рисунке 1</w:t>
        </w:r>
        <w:r w:rsidR="000717C0">
          <w:rPr>
            <w:rFonts w:cs="Times New Roman"/>
            <w:szCs w:val="28"/>
            <w:lang w:val="ru-RU"/>
          </w:rPr>
          <w:t>1</w:t>
        </w:r>
        <w:r w:rsidR="000717C0" w:rsidRPr="000717C0">
          <w:rPr>
            <w:rFonts w:cs="Times New Roman"/>
            <w:szCs w:val="28"/>
            <w:lang w:val="ru-RU"/>
            <w:rPrChange w:id="605" w:author="Антон Смирнов" w:date="2023-05-29T01:04:00Z">
              <w:rPr>
                <w:rFonts w:cs="Times New Roman"/>
                <w:i/>
                <w:szCs w:val="28"/>
                <w:lang w:val="ru-RU"/>
              </w:rPr>
            </w:rPrChange>
          </w:rPr>
          <w:t xml:space="preserve">. Пять кривых после четвертого уровня </w:t>
        </w:r>
        <w:r w:rsidR="000717C0" w:rsidRPr="000717C0">
          <w:rPr>
            <w:rFonts w:cs="Times New Roman"/>
            <w:szCs w:val="28"/>
            <w:rPrChange w:id="606" w:author="Антон Смирнов" w:date="2023-05-29T01:04:00Z">
              <w:rPr>
                <w:rFonts w:cs="Times New Roman"/>
                <w:i/>
                <w:szCs w:val="28"/>
              </w:rPr>
            </w:rPrChange>
          </w:rPr>
          <w:t>MNA</w:t>
        </w:r>
        <w:r w:rsidR="000717C0" w:rsidRPr="000717C0">
          <w:rPr>
            <w:rFonts w:cs="Times New Roman"/>
            <w:szCs w:val="28"/>
            <w:lang w:val="ru-RU"/>
            <w:rPrChange w:id="607" w:author="Антон Смирнов" w:date="2023-05-29T01:04:00Z">
              <w:rPr>
                <w:rFonts w:cs="Times New Roman"/>
                <w:i/>
                <w:szCs w:val="28"/>
                <w:lang w:val="ru-RU"/>
              </w:rPr>
            </w:rPrChange>
          </w:rPr>
          <w:t xml:space="preserve"> дескрипторов, разделяются на две группы с выходом на плато у значения </w:t>
        </w:r>
        <w:r w:rsidR="000717C0" w:rsidRPr="000717C0">
          <w:rPr>
            <w:rFonts w:cs="Times New Roman"/>
            <w:szCs w:val="28"/>
            <w:rPrChange w:id="608" w:author="Антон Смирнов" w:date="2023-05-29T01:04:00Z">
              <w:rPr>
                <w:rFonts w:cs="Times New Roman"/>
                <w:i/>
                <w:szCs w:val="28"/>
              </w:rPr>
            </w:rPrChange>
          </w:rPr>
          <w:t>AUC</w:t>
        </w:r>
        <w:r w:rsidR="000717C0" w:rsidRPr="000717C0">
          <w:rPr>
            <w:rFonts w:cs="Times New Roman"/>
            <w:szCs w:val="28"/>
            <w:lang w:val="ru-RU"/>
            <w:rPrChange w:id="609" w:author="Антон Смирнов" w:date="2023-05-29T01:04:00Z">
              <w:rPr>
                <w:rFonts w:cs="Times New Roman"/>
                <w:i/>
                <w:szCs w:val="28"/>
                <w:lang w:val="ru-RU"/>
              </w:rPr>
            </w:rPrChange>
          </w:rPr>
          <w:t xml:space="preserve"> 0,84 и 0,86.</w:t>
        </w:r>
      </w:ins>
      <w:ins w:id="610" w:author="Антон Смирнов" w:date="2023-05-29T01:06:00Z">
        <w:r w:rsidR="00E5249E">
          <w:rPr>
            <w:rFonts w:cs="Times New Roman"/>
            <w:szCs w:val="28"/>
            <w:lang w:val="ru-RU"/>
          </w:rPr>
          <w:t xml:space="preserve"> Кривые имеют гиперболический вид с выходом на плато после пятого уровня дескрипторов</w:t>
        </w:r>
      </w:ins>
      <w:ins w:id="611" w:author="Антон Смирнов" w:date="2023-05-29T01:07:00Z">
        <w:r w:rsidR="00E5249E">
          <w:rPr>
            <w:rFonts w:cs="Times New Roman"/>
            <w:szCs w:val="28"/>
            <w:lang w:val="ru-RU"/>
          </w:rPr>
          <w:t xml:space="preserve"> для одной группы кривых и после шестого уровня дескрипто</w:t>
        </w:r>
      </w:ins>
      <w:ins w:id="612" w:author="Антон Смирнов" w:date="2023-05-29T01:08:00Z">
        <w:r w:rsidR="00E5249E">
          <w:rPr>
            <w:rFonts w:cs="Times New Roman"/>
            <w:szCs w:val="28"/>
            <w:lang w:val="ru-RU"/>
          </w:rPr>
          <w:t>ров для другой группы кривых</w:t>
        </w:r>
      </w:ins>
      <w:ins w:id="613" w:author="Антон Смирнов" w:date="2023-05-29T01:06:00Z">
        <w:r w:rsidR="00E5249E">
          <w:rPr>
            <w:rFonts w:cs="Times New Roman"/>
            <w:szCs w:val="28"/>
            <w:lang w:val="ru-RU"/>
          </w:rPr>
          <w:t>.</w:t>
        </w:r>
      </w:ins>
      <w:ins w:id="614" w:author="Антон Смирнов" w:date="2023-05-29T01:08:00Z">
        <w:r w:rsidR="00E5249E">
          <w:rPr>
            <w:rFonts w:cs="Times New Roman"/>
            <w:szCs w:val="28"/>
            <w:lang w:val="ru-RU"/>
          </w:rPr>
          <w:t xml:space="preserve"> Исходя из этого можно сделать два вывода</w:t>
        </w:r>
      </w:ins>
      <w:ins w:id="615" w:author="Антон Смирнов" w:date="2023-05-29T01:12:00Z">
        <w:r w:rsidR="00E5249E">
          <w:rPr>
            <w:rFonts w:cs="Times New Roman"/>
            <w:szCs w:val="28"/>
            <w:lang w:val="ru-RU"/>
          </w:rPr>
          <w:t xml:space="preserve">: </w:t>
        </w:r>
      </w:ins>
    </w:p>
    <w:p w14:paraId="7BF55E76" w14:textId="77777777" w:rsidR="00375060" w:rsidRDefault="00E5249E" w:rsidP="00375060">
      <w:pPr>
        <w:pStyle w:val="a0"/>
        <w:numPr>
          <w:ilvl w:val="0"/>
          <w:numId w:val="18"/>
        </w:numPr>
        <w:ind w:left="993" w:hanging="284"/>
        <w:rPr>
          <w:ins w:id="616" w:author="Антон Смирнов" w:date="2023-05-29T01:16:00Z"/>
          <w:lang w:val="ru-RU"/>
        </w:rPr>
        <w:pPrChange w:id="617" w:author="Антон Смирнов" w:date="2023-05-29T01:17:00Z">
          <w:pPr>
            <w:pStyle w:val="a0"/>
          </w:pPr>
        </w:pPrChange>
      </w:pPr>
      <w:ins w:id="618" w:author="Антон Смирнов" w:date="2023-05-29T01:09:00Z">
        <w:r>
          <w:rPr>
            <w:lang w:val="ru-RU"/>
          </w:rPr>
          <w:t xml:space="preserve">Разбиения </w:t>
        </w:r>
        <w:proofErr w:type="spellStart"/>
        <w:r>
          <w:rPr>
            <w:lang w:val="ru-RU"/>
          </w:rPr>
          <w:t>несбалансированы</w:t>
        </w:r>
      </w:ins>
      <w:proofErr w:type="spellEnd"/>
      <w:ins w:id="619" w:author="Антон Смирнов" w:date="2023-05-29T01:11:00Z">
        <w:r>
          <w:rPr>
            <w:lang w:val="ru-RU"/>
          </w:rPr>
          <w:t>. Можно разбить их на две группы,</w:t>
        </w:r>
      </w:ins>
      <w:ins w:id="620" w:author="Антон Смирнов" w:date="2023-05-29T01:09:00Z">
        <w:r>
          <w:rPr>
            <w:lang w:val="ru-RU"/>
          </w:rPr>
          <w:t xml:space="preserve"> </w:t>
        </w:r>
      </w:ins>
      <w:ins w:id="621" w:author="Антон Смирнов" w:date="2023-05-29T01:12:00Z">
        <w:r>
          <w:rPr>
            <w:lang w:val="ru-RU"/>
          </w:rPr>
          <w:t>в одной из которых присутствуют пептиды, содержащие дескрипторы, которые сильно влияют на качество предсказания</w:t>
        </w:r>
      </w:ins>
      <w:ins w:id="622" w:author="Антон Смирнов" w:date="2023-05-29T01:15:00Z">
        <w:r w:rsidR="00375060">
          <w:rPr>
            <w:lang w:val="ru-RU"/>
          </w:rPr>
          <w:t xml:space="preserve">. </w:t>
        </w:r>
      </w:ins>
    </w:p>
    <w:p w14:paraId="3267D41A" w14:textId="71F5B2D6" w:rsidR="004C1F0C" w:rsidRDefault="00375060" w:rsidP="00375060">
      <w:pPr>
        <w:pStyle w:val="a0"/>
        <w:numPr>
          <w:ilvl w:val="0"/>
          <w:numId w:val="18"/>
        </w:numPr>
        <w:ind w:left="993" w:hanging="284"/>
        <w:rPr>
          <w:ins w:id="623" w:author="Антон Смирнов" w:date="2023-05-29T01:18:00Z"/>
          <w:lang w:val="ru-RU"/>
        </w:rPr>
      </w:pPr>
      <w:ins w:id="624" w:author="Антон Смирнов" w:date="2023-05-29T01:15:00Z">
        <w:r>
          <w:rPr>
            <w:lang w:val="ru-RU"/>
          </w:rPr>
          <w:t>Использование уров</w:t>
        </w:r>
      </w:ins>
      <w:ins w:id="625" w:author="Антон Смирнов" w:date="2023-05-29T01:16:00Z">
        <w:r>
          <w:rPr>
            <w:lang w:val="ru-RU"/>
          </w:rPr>
          <w:t xml:space="preserve">ня </w:t>
        </w:r>
        <w:r>
          <w:t>MNA</w:t>
        </w:r>
        <w:r w:rsidRPr="00375060">
          <w:rPr>
            <w:lang w:val="ru-RU"/>
            <w:rPrChange w:id="626" w:author="Антон Смирнов" w:date="2023-05-29T01:16:00Z">
              <w:rPr/>
            </w:rPrChange>
          </w:rPr>
          <w:t xml:space="preserve"> </w:t>
        </w:r>
        <w:r>
          <w:rPr>
            <w:lang w:val="ru-RU"/>
          </w:rPr>
          <w:t>дескрипторов больше шести нецелесообразно, так как модели с использованием более высокого порядка дескрипторов переобучаются.</w:t>
        </w:r>
      </w:ins>
      <w:del w:id="627" w:author="Антон Смирнов" w:date="2023-05-29T01:01:00Z">
        <w:r w:rsidR="000907AC" w:rsidRPr="000717C0" w:rsidDel="000717C0">
          <w:rPr>
            <w:lang w:val="ru-RU"/>
            <w:rPrChange w:id="628" w:author="Антон Смирнов" w:date="2023-05-29T01:04:00Z">
              <w:rPr>
                <w:lang w:val="ru-RU"/>
              </w:rPr>
            </w:rPrChange>
          </w:rPr>
          <w:delText>, результаты внешней оценки – на рисунке 15.</w:delText>
        </w:r>
      </w:del>
    </w:p>
    <w:p w14:paraId="79DAB80C" w14:textId="02A39C5B" w:rsidR="00EF1952" w:rsidRPr="000717C0" w:rsidRDefault="00EF1952" w:rsidP="00EF1952">
      <w:pPr>
        <w:pStyle w:val="a0"/>
        <w:ind w:firstLine="0"/>
        <w:rPr>
          <w:lang w:val="ru-RU"/>
          <w:rPrChange w:id="629" w:author="Антон Смирнов" w:date="2023-05-29T01:04:00Z">
            <w:rPr>
              <w:lang w:val="ru-RU"/>
            </w:rPr>
          </w:rPrChange>
        </w:rPr>
        <w:pPrChange w:id="630" w:author="Антон Смирнов" w:date="2023-05-29T01:21:00Z">
          <w:pPr>
            <w:pStyle w:val="a0"/>
          </w:pPr>
        </w:pPrChange>
      </w:pPr>
      <w:ins w:id="631" w:author="Антон Смирнов" w:date="2023-05-29T01:18:00Z">
        <w:r>
          <w:rPr>
            <w:lang w:val="ru-RU"/>
          </w:rPr>
          <w:t>Характерная длина пептидов в обучающих и тестовых наборах равна девяти.</w:t>
        </w:r>
      </w:ins>
      <w:ins w:id="632" w:author="Антон Смирнов" w:date="2023-05-29T01:19:00Z">
        <w:r>
          <w:rPr>
            <w:lang w:val="ru-RU"/>
          </w:rPr>
          <w:t xml:space="preserve"> Механизм переобучения заключается в запоминании моделью ассоциации крупных молекулярных фраг</w:t>
        </w:r>
      </w:ins>
      <w:ins w:id="633" w:author="Антон Смирнов" w:date="2023-05-29T01:20:00Z">
        <w:r>
          <w:rPr>
            <w:lang w:val="ru-RU"/>
          </w:rPr>
          <w:t>ментов с характером активности, а не выявлении физико-химических особенностей молекулы, ответственных за х</w:t>
        </w:r>
      </w:ins>
      <w:ins w:id="634" w:author="Антон Смирнов" w:date="2023-05-29T01:21:00Z">
        <w:r>
          <w:rPr>
            <w:lang w:val="ru-RU"/>
          </w:rPr>
          <w:t>арактер активности.</w:t>
        </w:r>
      </w:ins>
      <w:ins w:id="635" w:author="Антон Смирнов" w:date="2023-05-29T01:18:00Z">
        <w:r>
          <w:rPr>
            <w:lang w:val="ru-RU"/>
          </w:rPr>
          <w:t xml:space="preserve"> </w:t>
        </w:r>
      </w:ins>
    </w:p>
    <w:p w14:paraId="09314B8C" w14:textId="77777777" w:rsidR="000717C0" w:rsidRDefault="000717C0" w:rsidP="000717C0">
      <w:pPr>
        <w:pStyle w:val="a0"/>
        <w:keepNext/>
        <w:ind w:firstLine="0"/>
        <w:rPr>
          <w:ins w:id="636" w:author="Антон Смирнов" w:date="2023-05-29T01:03:00Z"/>
        </w:rPr>
        <w:pPrChange w:id="637" w:author="Антон Смирнов" w:date="2023-05-29T01:03:00Z">
          <w:pPr>
            <w:pStyle w:val="a0"/>
            <w:keepNext/>
            <w:ind w:firstLine="0"/>
          </w:pPr>
        </w:pPrChange>
      </w:pPr>
      <w:ins w:id="638" w:author="Антон Смирнов" w:date="2023-05-29T01:03:00Z">
        <w:r w:rsidRPr="00387ECF">
          <w:rPr>
            <w:rFonts w:cs="Times New Roman"/>
            <w:noProof/>
            <w:sz w:val="32"/>
            <w:szCs w:val="28"/>
            <w:lang w:val="ru-RU"/>
          </w:rPr>
          <w:lastRenderedPageBreak/>
          <w:drawing>
            <wp:inline distT="0" distB="0" distL="0" distR="0" wp14:anchorId="578DDEDA" wp14:editId="5BB047DD">
              <wp:extent cx="5848350" cy="4114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6290"/>
                      <a:stretch/>
                    </pic:blipFill>
                    <pic:spPr bwMode="auto">
                      <a:xfrm>
                        <a:off x="0" y="0"/>
                        <a:ext cx="5848350" cy="41148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432BF5A7" w14:textId="6F8D9EE7" w:rsidR="000717C0" w:rsidRPr="000717C0" w:rsidRDefault="000717C0" w:rsidP="000717C0">
      <w:pPr>
        <w:pStyle w:val="afa"/>
        <w:spacing w:line="360" w:lineRule="auto"/>
        <w:jc w:val="both"/>
        <w:rPr>
          <w:ins w:id="639" w:author="Антон Смирнов" w:date="2023-05-29T01:03:00Z"/>
          <w:rFonts w:ascii="Times New Roman" w:hAnsi="Times New Roman" w:cs="Times New Roman"/>
          <w:i w:val="0"/>
          <w:iCs/>
          <w:sz w:val="28"/>
          <w:szCs w:val="28"/>
          <w:lang w:val="ru-RU"/>
          <w:rPrChange w:id="640" w:author="Антон Смирнов" w:date="2023-05-29T01:03:00Z">
            <w:rPr>
              <w:ins w:id="641" w:author="Антон Смирнов" w:date="2023-05-29T01:03:00Z"/>
            </w:rPr>
          </w:rPrChange>
        </w:rPr>
        <w:pPrChange w:id="642" w:author="Антон Смирнов" w:date="2023-05-29T01:03:00Z">
          <w:pPr>
            <w:pStyle w:val="afa"/>
          </w:pPr>
        </w:pPrChange>
      </w:pPr>
      <w:ins w:id="643" w:author="Антон Смирнов" w:date="2023-05-29T01:03:00Z">
        <w:r w:rsidRPr="000717C0">
          <w:rPr>
            <w:rFonts w:ascii="Times New Roman" w:hAnsi="Times New Roman" w:cs="Times New Roman"/>
            <w:b/>
            <w:bCs/>
            <w:i w:val="0"/>
            <w:iCs/>
            <w:sz w:val="28"/>
            <w:szCs w:val="28"/>
            <w:lang w:val="ru-RU"/>
            <w:rPrChange w:id="644" w:author="Антон Смирнов" w:date="2023-05-29T01:04:00Z">
              <w:rPr/>
            </w:rPrChange>
          </w:rPr>
          <w:t xml:space="preserve">Рисунок </w:t>
        </w:r>
        <w:r w:rsidRPr="000717C0">
          <w:rPr>
            <w:rFonts w:ascii="Times New Roman" w:hAnsi="Times New Roman" w:cs="Times New Roman"/>
            <w:b/>
            <w:bCs/>
            <w:i w:val="0"/>
            <w:iCs/>
            <w:sz w:val="28"/>
            <w:szCs w:val="28"/>
            <w:rPrChange w:id="645" w:author="Антон Смирнов" w:date="2023-05-29T01:04:00Z">
              <w:rPr/>
            </w:rPrChange>
          </w:rPr>
          <w:fldChar w:fldCharType="begin"/>
        </w:r>
        <w:r w:rsidRPr="000717C0">
          <w:rPr>
            <w:rFonts w:ascii="Times New Roman" w:hAnsi="Times New Roman" w:cs="Times New Roman"/>
            <w:b/>
            <w:bCs/>
            <w:i w:val="0"/>
            <w:iCs/>
            <w:sz w:val="28"/>
            <w:szCs w:val="28"/>
            <w:lang w:val="ru-RU"/>
            <w:rPrChange w:id="646" w:author="Антон Смирнов" w:date="2023-05-29T01:04:00Z">
              <w:rPr/>
            </w:rPrChange>
          </w:rPr>
          <w:instrText xml:space="preserve"> </w:instrText>
        </w:r>
        <w:r w:rsidRPr="000717C0">
          <w:rPr>
            <w:rFonts w:ascii="Times New Roman" w:hAnsi="Times New Roman" w:cs="Times New Roman"/>
            <w:b/>
            <w:bCs/>
            <w:i w:val="0"/>
            <w:iCs/>
            <w:sz w:val="28"/>
            <w:szCs w:val="28"/>
            <w:rPrChange w:id="647" w:author="Антон Смирнов" w:date="2023-05-29T01:04:00Z">
              <w:rPr/>
            </w:rPrChange>
          </w:rPr>
          <w:instrText>SEQ</w:instrText>
        </w:r>
        <w:r w:rsidRPr="000717C0">
          <w:rPr>
            <w:rFonts w:ascii="Times New Roman" w:hAnsi="Times New Roman" w:cs="Times New Roman"/>
            <w:b/>
            <w:bCs/>
            <w:i w:val="0"/>
            <w:iCs/>
            <w:sz w:val="28"/>
            <w:szCs w:val="28"/>
            <w:lang w:val="ru-RU"/>
            <w:rPrChange w:id="648" w:author="Антон Смирнов" w:date="2023-05-29T01:04:00Z">
              <w:rPr/>
            </w:rPrChange>
          </w:rPr>
          <w:instrText xml:space="preserve"> Рисунок \* </w:instrText>
        </w:r>
        <w:r w:rsidRPr="000717C0">
          <w:rPr>
            <w:rFonts w:ascii="Times New Roman" w:hAnsi="Times New Roman" w:cs="Times New Roman"/>
            <w:b/>
            <w:bCs/>
            <w:i w:val="0"/>
            <w:iCs/>
            <w:sz w:val="28"/>
            <w:szCs w:val="28"/>
            <w:rPrChange w:id="649" w:author="Антон Смирнов" w:date="2023-05-29T01:04:00Z">
              <w:rPr/>
            </w:rPrChange>
          </w:rPr>
          <w:instrText>ARABIC</w:instrText>
        </w:r>
        <w:r w:rsidRPr="000717C0">
          <w:rPr>
            <w:rFonts w:ascii="Times New Roman" w:hAnsi="Times New Roman" w:cs="Times New Roman"/>
            <w:b/>
            <w:bCs/>
            <w:i w:val="0"/>
            <w:iCs/>
            <w:sz w:val="28"/>
            <w:szCs w:val="28"/>
            <w:lang w:val="ru-RU"/>
            <w:rPrChange w:id="650" w:author="Антон Смирнов" w:date="2023-05-29T01:04:00Z">
              <w:rPr/>
            </w:rPrChange>
          </w:rPr>
          <w:instrText xml:space="preserve"> </w:instrText>
        </w:r>
      </w:ins>
      <w:r w:rsidRPr="000717C0">
        <w:rPr>
          <w:rFonts w:ascii="Times New Roman" w:hAnsi="Times New Roman" w:cs="Times New Roman"/>
          <w:b/>
          <w:bCs/>
          <w:i w:val="0"/>
          <w:iCs/>
          <w:sz w:val="28"/>
          <w:szCs w:val="28"/>
          <w:rPrChange w:id="651" w:author="Антон Смирнов" w:date="2023-05-29T01:04:00Z">
            <w:rPr/>
          </w:rPrChange>
        </w:rPr>
        <w:fldChar w:fldCharType="separate"/>
      </w:r>
      <w:ins w:id="652" w:author="Антон Смирнов" w:date="2023-05-29T01:03:00Z">
        <w:r w:rsidRPr="000717C0">
          <w:rPr>
            <w:rFonts w:ascii="Times New Roman" w:hAnsi="Times New Roman" w:cs="Times New Roman"/>
            <w:b/>
            <w:bCs/>
            <w:i w:val="0"/>
            <w:iCs/>
            <w:noProof/>
            <w:sz w:val="28"/>
            <w:szCs w:val="28"/>
            <w:lang w:val="ru-RU"/>
            <w:rPrChange w:id="653" w:author="Антон Смирнов" w:date="2023-05-29T01:04:00Z">
              <w:rPr>
                <w:noProof/>
              </w:rPr>
            </w:rPrChange>
          </w:rPr>
          <w:t>11</w:t>
        </w:r>
        <w:r w:rsidRPr="000717C0">
          <w:rPr>
            <w:rFonts w:ascii="Times New Roman" w:hAnsi="Times New Roman" w:cs="Times New Roman"/>
            <w:b/>
            <w:bCs/>
            <w:i w:val="0"/>
            <w:iCs/>
            <w:sz w:val="28"/>
            <w:szCs w:val="28"/>
            <w:rPrChange w:id="654" w:author="Антон Смирнов" w:date="2023-05-29T01:04:00Z">
              <w:rPr/>
            </w:rPrChange>
          </w:rPr>
          <w:fldChar w:fldCharType="end"/>
        </w:r>
        <w:r w:rsidRPr="000717C0">
          <w:rPr>
            <w:rFonts w:ascii="Times New Roman" w:hAnsi="Times New Roman" w:cs="Times New Roman"/>
            <w:b/>
            <w:bCs/>
            <w:i w:val="0"/>
            <w:iCs/>
            <w:sz w:val="28"/>
            <w:szCs w:val="28"/>
            <w:lang w:val="ru-RU"/>
            <w:rPrChange w:id="655" w:author="Антон Смирнов" w:date="2023-05-29T01:04:00Z">
              <w:rPr>
                <w:lang w:val="ru-RU"/>
              </w:rPr>
            </w:rPrChange>
          </w:rPr>
          <w:t>.</w:t>
        </w:r>
        <w:r w:rsidRPr="000717C0">
          <w:rPr>
            <w:rFonts w:ascii="Times New Roman" w:hAnsi="Times New Roman" w:cs="Times New Roman"/>
            <w:b/>
            <w:bCs/>
            <w:i w:val="0"/>
            <w:iCs/>
            <w:sz w:val="28"/>
            <w:szCs w:val="28"/>
            <w:lang w:val="ru-RU"/>
            <w:rPrChange w:id="656" w:author="Антон Смирнов" w:date="2023-05-29T01:04:00Z">
              <w:rPr>
                <w:rFonts w:ascii="Times New Roman" w:hAnsi="Times New Roman" w:cs="Times New Roman"/>
                <w:i w:val="0"/>
                <w:sz w:val="28"/>
                <w:szCs w:val="28"/>
                <w:lang w:val="ru-RU"/>
              </w:rPr>
            </w:rPrChange>
          </w:rPr>
          <w:t xml:space="preserve"> </w:t>
        </w:r>
        <w:r w:rsidRPr="000717C0">
          <w:rPr>
            <w:rFonts w:ascii="Times New Roman" w:hAnsi="Times New Roman" w:cs="Times New Roman"/>
            <w:i w:val="0"/>
            <w:iCs/>
            <w:sz w:val="28"/>
            <w:szCs w:val="28"/>
            <w:lang w:val="ru-RU"/>
            <w:rPrChange w:id="657" w:author="Антон Смирнов" w:date="2023-05-29T01:03:00Z">
              <w:rPr>
                <w:rFonts w:ascii="Times New Roman" w:hAnsi="Times New Roman" w:cs="Times New Roman"/>
                <w:i w:val="0"/>
                <w:sz w:val="28"/>
                <w:szCs w:val="28"/>
                <w:lang w:val="ru-RU"/>
              </w:rPr>
            </w:rPrChange>
          </w:rPr>
          <w:t xml:space="preserve">Зависимость метрики внутренней оценки качества моделей </w:t>
        </w:r>
        <w:r w:rsidRPr="000717C0">
          <w:rPr>
            <w:rFonts w:ascii="Times New Roman" w:hAnsi="Times New Roman" w:cs="Times New Roman"/>
            <w:i w:val="0"/>
            <w:iCs/>
            <w:sz w:val="28"/>
            <w:szCs w:val="28"/>
            <w:rPrChange w:id="658" w:author="Антон Смирнов" w:date="2023-05-29T01:03:00Z">
              <w:rPr>
                <w:rFonts w:ascii="Times New Roman" w:hAnsi="Times New Roman" w:cs="Times New Roman"/>
                <w:i w:val="0"/>
                <w:sz w:val="28"/>
                <w:szCs w:val="28"/>
              </w:rPr>
            </w:rPrChange>
          </w:rPr>
          <w:t>TAP</w:t>
        </w:r>
        <w:r w:rsidRPr="000717C0">
          <w:rPr>
            <w:rFonts w:ascii="Times New Roman" w:hAnsi="Times New Roman" w:cs="Times New Roman"/>
            <w:i w:val="0"/>
            <w:iCs/>
            <w:sz w:val="28"/>
            <w:szCs w:val="28"/>
            <w:lang w:val="ru-RU"/>
            <w:rPrChange w:id="659" w:author="Антон Смирнов" w:date="2023-05-29T01:03:00Z">
              <w:rPr>
                <w:rFonts w:ascii="Times New Roman" w:hAnsi="Times New Roman" w:cs="Times New Roman"/>
                <w:i w:val="0"/>
                <w:sz w:val="28"/>
                <w:szCs w:val="28"/>
                <w:lang w:val="ru-RU"/>
              </w:rPr>
            </w:rPrChange>
          </w:rPr>
          <w:t xml:space="preserve"> транспортера от уровня MNA для различных разбиений исходного набора данных.</w:t>
        </w:r>
      </w:ins>
    </w:p>
    <w:p w14:paraId="0DD20D9A" w14:textId="1BCBECE8" w:rsidR="000907AC" w:rsidRPr="000717C0" w:rsidDel="000717C0" w:rsidRDefault="00F52C9E" w:rsidP="00ED0F1D">
      <w:pPr>
        <w:pStyle w:val="a0"/>
        <w:keepNext/>
        <w:ind w:firstLine="0"/>
        <w:rPr>
          <w:del w:id="660" w:author="Антон Смирнов" w:date="2023-05-29T01:02:00Z"/>
          <w:rFonts w:cs="Times New Roman"/>
          <w:sz w:val="32"/>
          <w:szCs w:val="28"/>
          <w:lang w:val="ru-RU"/>
          <w:rPrChange w:id="661" w:author="Антон Смирнов" w:date="2023-05-29T01:03:00Z">
            <w:rPr>
              <w:del w:id="662" w:author="Антон Смирнов" w:date="2023-05-29T01:02:00Z"/>
              <w:rFonts w:cs="Times New Roman"/>
              <w:sz w:val="32"/>
              <w:szCs w:val="28"/>
            </w:rPr>
          </w:rPrChange>
        </w:rPr>
      </w:pPr>
      <w:ins w:id="663" w:author="Антон Смирнов" w:date="2023-05-29T01:22:00Z">
        <w:r>
          <w:rPr>
            <w:rFonts w:cs="Times New Roman"/>
            <w:sz w:val="32"/>
            <w:szCs w:val="28"/>
            <w:lang w:val="ru-RU"/>
          </w:rPr>
          <w:tab/>
        </w:r>
      </w:ins>
      <w:del w:id="664" w:author="Антон Смирнов" w:date="2023-05-29T01:03:00Z">
        <w:r w:rsidR="000907AC" w:rsidRPr="00387ECF" w:rsidDel="000717C0">
          <w:rPr>
            <w:rFonts w:cs="Times New Roman"/>
            <w:noProof/>
            <w:sz w:val="32"/>
            <w:szCs w:val="28"/>
            <w:lang w:val="ru-RU"/>
          </w:rPr>
          <w:drawing>
            <wp:inline distT="0" distB="0" distL="0" distR="0" wp14:anchorId="411A9035" wp14:editId="5FD48BA2">
              <wp:extent cx="5848350" cy="43910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1988A239" w14:textId="10E15BDD" w:rsidR="000907AC" w:rsidDel="000717C0" w:rsidRDefault="000907AC" w:rsidP="000717C0">
      <w:pPr>
        <w:pStyle w:val="a0"/>
        <w:keepNext/>
        <w:ind w:firstLine="0"/>
        <w:rPr>
          <w:del w:id="665" w:author="Антон Смирнов" w:date="2023-05-29T01:04:00Z"/>
          <w:lang w:val="ru-RU"/>
        </w:rPr>
        <w:pPrChange w:id="666" w:author="Антон Смирнов" w:date="2023-05-29T01:04:00Z">
          <w:pPr>
            <w:pStyle w:val="afa"/>
            <w:spacing w:line="360" w:lineRule="auto"/>
            <w:jc w:val="both"/>
          </w:pPr>
        </w:pPrChange>
      </w:pPr>
      <w:del w:id="667" w:author="Антон Смирнов" w:date="2023-05-29T01:02:00Z">
        <w:r w:rsidRPr="00387ECF" w:rsidDel="000717C0">
          <w:rPr>
            <w:b/>
            <w:bCs/>
            <w:lang w:val="ru-RU"/>
          </w:rPr>
          <w:delText xml:space="preserve">Рисунок </w:delText>
        </w:r>
        <w:r w:rsidRPr="00387ECF" w:rsidDel="000717C0">
          <w:rPr>
            <w:b/>
            <w:bCs/>
          </w:rPr>
          <w:fldChar w:fldCharType="begin"/>
        </w:r>
        <w:r w:rsidRPr="00387ECF" w:rsidDel="000717C0">
          <w:rPr>
            <w:b/>
            <w:bCs/>
            <w:lang w:val="ru-RU"/>
          </w:rPr>
          <w:delInstrText xml:space="preserve"> </w:delInstrText>
        </w:r>
        <w:r w:rsidRPr="00387ECF" w:rsidDel="000717C0">
          <w:rPr>
            <w:b/>
            <w:bCs/>
          </w:rPr>
          <w:delInstrText>SEQ</w:delInstrText>
        </w:r>
        <w:r w:rsidRPr="00387ECF" w:rsidDel="000717C0">
          <w:rPr>
            <w:b/>
            <w:bCs/>
            <w:lang w:val="ru-RU"/>
          </w:rPr>
          <w:delInstrText xml:space="preserve"> Рисунок \* </w:delInstrText>
        </w:r>
        <w:r w:rsidRPr="00387ECF" w:rsidDel="000717C0">
          <w:rPr>
            <w:b/>
            <w:bCs/>
          </w:rPr>
          <w:delInstrText>ARABIC</w:delInstrText>
        </w:r>
        <w:r w:rsidRPr="00387ECF" w:rsidDel="000717C0">
          <w:rPr>
            <w:b/>
            <w:bCs/>
            <w:lang w:val="ru-RU"/>
          </w:rPr>
          <w:delInstrText xml:space="preserve"> </w:delInstrText>
        </w:r>
        <w:r w:rsidRPr="00387ECF" w:rsidDel="000717C0">
          <w:rPr>
            <w:b/>
            <w:bCs/>
          </w:rPr>
          <w:fldChar w:fldCharType="separate"/>
        </w:r>
        <w:r w:rsidR="009025EF" w:rsidRPr="00765029" w:rsidDel="000717C0">
          <w:rPr>
            <w:b/>
            <w:bCs/>
            <w:noProof/>
            <w:lang w:val="ru-RU"/>
            <w:rPrChange w:id="668" w:author="Антон Смирнов" w:date="2023-05-28T20:59:00Z">
              <w:rPr>
                <w:rFonts w:ascii="Times New Roman" w:hAnsi="Times New Roman" w:cs="Times New Roman"/>
                <w:b/>
                <w:bCs/>
                <w:i w:val="0"/>
                <w:noProof/>
                <w:sz w:val="28"/>
                <w:szCs w:val="28"/>
              </w:rPr>
            </w:rPrChange>
          </w:rPr>
          <w:delText>16</w:delText>
        </w:r>
        <w:r w:rsidRPr="00387ECF" w:rsidDel="000717C0">
          <w:rPr>
            <w:b/>
            <w:bCs/>
          </w:rPr>
          <w:fldChar w:fldCharType="end"/>
        </w:r>
        <w:r w:rsidRPr="00387ECF" w:rsidDel="000717C0">
          <w:rPr>
            <w:lang w:val="ru-RU"/>
          </w:rPr>
          <w:delText xml:space="preserve">. Зависимость метрики внутренней оценки качества моделей </w:delText>
        </w:r>
        <w:r w:rsidRPr="00387ECF" w:rsidDel="000717C0">
          <w:delText>TAP</w:delText>
        </w:r>
        <w:r w:rsidRPr="00387ECF" w:rsidDel="000717C0">
          <w:rPr>
            <w:lang w:val="ru-RU"/>
          </w:rPr>
          <w:delText xml:space="preserve"> транспортера от уровня MNA для различных разбиений исходного набора данных.</w:delText>
        </w:r>
      </w:del>
    </w:p>
    <w:p w14:paraId="4479D81A" w14:textId="2648CFC9" w:rsidR="000717C0" w:rsidRPr="00600916" w:rsidRDefault="00D834C1" w:rsidP="000717C0">
      <w:pPr>
        <w:pStyle w:val="a0"/>
        <w:keepNext/>
        <w:ind w:firstLine="0"/>
        <w:rPr>
          <w:rFonts w:cs="Times New Roman"/>
          <w:i/>
          <w:szCs w:val="28"/>
          <w:lang w:val="ru-RU"/>
        </w:rPr>
        <w:pPrChange w:id="669" w:author="Антон Смирнов" w:date="2023-05-29T01:04:00Z">
          <w:pPr>
            <w:pStyle w:val="afa"/>
            <w:spacing w:line="360" w:lineRule="auto"/>
            <w:jc w:val="both"/>
          </w:pPr>
        </w:pPrChange>
      </w:pPr>
      <w:del w:id="670" w:author="Антон Смирнов" w:date="2023-05-29T01:04:00Z">
        <w:r w:rsidDel="000717C0">
          <w:rPr>
            <w:rFonts w:cs="Times New Roman"/>
            <w:i/>
            <w:szCs w:val="28"/>
            <w:lang w:val="ru-RU"/>
          </w:rPr>
          <w:tab/>
          <w:delText>Стоит отметить необычное поведение кривых</w:delText>
        </w:r>
        <w:r w:rsidR="00600916" w:rsidDel="000717C0">
          <w:rPr>
            <w:rFonts w:cs="Times New Roman"/>
            <w:i/>
            <w:szCs w:val="28"/>
            <w:lang w:val="ru-RU"/>
          </w:rPr>
          <w:delText xml:space="preserve"> на рисунке 14. Пять кривых после четвертого уровня </w:delText>
        </w:r>
        <w:r w:rsidR="00600916" w:rsidDel="000717C0">
          <w:rPr>
            <w:rFonts w:cs="Times New Roman"/>
            <w:i/>
            <w:szCs w:val="28"/>
          </w:rPr>
          <w:delText>MNA</w:delText>
        </w:r>
        <w:r w:rsidR="00600916" w:rsidRPr="00387ECF" w:rsidDel="000717C0">
          <w:rPr>
            <w:rFonts w:cs="Times New Roman"/>
            <w:i/>
            <w:szCs w:val="28"/>
            <w:lang w:val="ru-RU"/>
          </w:rPr>
          <w:delText xml:space="preserve"> </w:delText>
        </w:r>
        <w:r w:rsidR="00600916" w:rsidDel="000717C0">
          <w:rPr>
            <w:rFonts w:cs="Times New Roman"/>
            <w:i/>
            <w:szCs w:val="28"/>
            <w:lang w:val="ru-RU"/>
          </w:rPr>
          <w:delText xml:space="preserve">дескрипторов, разделяются на две группы с выходом на плато у значения </w:delText>
        </w:r>
        <w:r w:rsidR="00600916" w:rsidDel="000717C0">
          <w:rPr>
            <w:rFonts w:cs="Times New Roman"/>
            <w:i/>
            <w:szCs w:val="28"/>
          </w:rPr>
          <w:delText>AUC</w:delText>
        </w:r>
        <w:r w:rsidR="00600916" w:rsidRPr="00387ECF" w:rsidDel="000717C0">
          <w:rPr>
            <w:rFonts w:cs="Times New Roman"/>
            <w:i/>
            <w:szCs w:val="28"/>
            <w:lang w:val="ru-RU"/>
          </w:rPr>
          <w:delText xml:space="preserve"> </w:delText>
        </w:r>
        <w:r w:rsidR="00600916" w:rsidDel="000717C0">
          <w:rPr>
            <w:rFonts w:cs="Times New Roman"/>
            <w:i/>
            <w:szCs w:val="28"/>
            <w:lang w:val="ru-RU"/>
          </w:rPr>
          <w:delText>0,84 и 0,86.</w:delText>
        </w:r>
      </w:del>
      <w:ins w:id="671" w:author="Антон Смирнов" w:date="2023-05-29T01:22:00Z">
        <w:r w:rsidR="00F52C9E">
          <w:rPr>
            <w:lang w:val="ru-RU"/>
          </w:rPr>
          <w:t>Р</w:t>
        </w:r>
      </w:ins>
      <w:ins w:id="672" w:author="Антон Смирнов" w:date="2023-05-29T01:02:00Z">
        <w:r w:rsidR="000717C0">
          <w:rPr>
            <w:lang w:val="ru-RU"/>
          </w:rPr>
          <w:t xml:space="preserve">езультаты внешней оценки </w:t>
        </w:r>
      </w:ins>
      <w:ins w:id="673" w:author="Антон Смирнов" w:date="2023-05-29T01:22:00Z">
        <w:r w:rsidR="00F52C9E">
          <w:rPr>
            <w:lang w:val="ru-RU"/>
          </w:rPr>
          <w:t>представлены</w:t>
        </w:r>
      </w:ins>
      <w:ins w:id="674" w:author="Антон Смирнов" w:date="2023-05-29T01:02:00Z">
        <w:r w:rsidR="000717C0">
          <w:rPr>
            <w:lang w:val="ru-RU"/>
          </w:rPr>
          <w:t xml:space="preserve"> на рисунке 1</w:t>
        </w:r>
      </w:ins>
      <w:ins w:id="675" w:author="Антон Смирнов" w:date="2023-05-29T01:23:00Z">
        <w:r w:rsidR="00F52C9E">
          <w:rPr>
            <w:lang w:val="ru-RU"/>
          </w:rPr>
          <w:t>2</w:t>
        </w:r>
      </w:ins>
      <w:ins w:id="676" w:author="Антон Смирнов" w:date="2023-05-29T01:02:00Z">
        <w:r w:rsidR="000717C0">
          <w:rPr>
            <w:lang w:val="ru-RU"/>
          </w:rPr>
          <w:t>.</w:t>
        </w:r>
      </w:ins>
      <w:ins w:id="677" w:author="Антон Смирнов" w:date="2023-05-29T01:29:00Z">
        <w:r w:rsidR="006C449D">
          <w:rPr>
            <w:lang w:val="ru-RU"/>
          </w:rPr>
          <w:t xml:space="preserve"> Кривая имеет гиперболический вид, как и при </w:t>
        </w:r>
      </w:ins>
      <w:ins w:id="678" w:author="Антон Смирнов" w:date="2023-05-29T01:30:00Z">
        <w:r w:rsidR="006C449D">
          <w:rPr>
            <w:lang w:val="ru-RU"/>
          </w:rPr>
          <w:t xml:space="preserve">внутренней оценке качества. Как было сказано выше, </w:t>
        </w:r>
      </w:ins>
      <w:ins w:id="679" w:author="Антон Смирнов" w:date="2023-05-29T01:31:00Z">
        <w:r w:rsidR="006C449D">
          <w:rPr>
            <w:lang w:val="ru-RU"/>
          </w:rPr>
          <w:t>это может свидетельствовать о переобучении, поэтому в качестве оптимального уровня дескриптора была взята первая точка на плато</w:t>
        </w:r>
      </w:ins>
      <w:ins w:id="680" w:author="Антон Смирнов" w:date="2023-05-29T01:32:00Z">
        <w:r w:rsidR="006C449D">
          <w:rPr>
            <w:lang w:val="ru-RU"/>
          </w:rPr>
          <w:t xml:space="preserve">, а не максимум. После шестого уровня рост качества моделей не происходит или происходит незначительно. </w:t>
        </w:r>
      </w:ins>
      <w:ins w:id="681" w:author="Антон Смирнов" w:date="2023-05-29T01:35:00Z">
        <w:r w:rsidR="00173FAD">
          <w:rPr>
            <w:lang w:val="ru-RU"/>
          </w:rPr>
          <w:t>Это значения уровня было выбрано как оптимальное.</w:t>
        </w:r>
      </w:ins>
      <w:ins w:id="682" w:author="Антон Смирнов" w:date="2023-05-29T01:37:00Z">
        <w:r w:rsidR="00173FAD">
          <w:rPr>
            <w:lang w:val="ru-RU"/>
          </w:rPr>
          <w:t xml:space="preserve"> </w:t>
        </w:r>
      </w:ins>
      <w:ins w:id="683" w:author="Антон Смирнов" w:date="2023-05-29T01:36:00Z">
        <w:r w:rsidR="00173FAD" w:rsidRPr="00173FAD">
          <w:rPr>
            <w:rFonts w:cs="Times New Roman"/>
            <w:szCs w:val="28"/>
            <w:lang w:val="ru-RU"/>
            <w:rPrChange w:id="684" w:author="Антон Смирнов" w:date="2023-05-29T01:37:00Z">
              <w:rPr>
                <w:rFonts w:ascii="Times New Roman" w:hAnsi="Times New Roman" w:cs="Times New Roman"/>
                <w:i w:val="0"/>
                <w:iCs/>
                <w:sz w:val="28"/>
                <w:szCs w:val="28"/>
                <w:lang w:val="ru-RU"/>
              </w:rPr>
            </w:rPrChange>
          </w:rPr>
          <w:t xml:space="preserve">Статистические характеристики модели, построенной с использованием шестого уровня </w:t>
        </w:r>
        <w:r w:rsidR="00173FAD" w:rsidRPr="00173FAD">
          <w:rPr>
            <w:rFonts w:cs="Times New Roman"/>
            <w:szCs w:val="28"/>
            <w:rPrChange w:id="685" w:author="Антон Смирнов" w:date="2023-05-29T01:37:00Z">
              <w:rPr>
                <w:rFonts w:ascii="Times New Roman" w:hAnsi="Times New Roman" w:cs="Times New Roman"/>
                <w:i w:val="0"/>
                <w:iCs/>
                <w:sz w:val="28"/>
                <w:szCs w:val="28"/>
              </w:rPr>
            </w:rPrChange>
          </w:rPr>
          <w:t>MNA</w:t>
        </w:r>
        <w:r w:rsidR="00173FAD" w:rsidRPr="00173FAD">
          <w:rPr>
            <w:rFonts w:cs="Times New Roman"/>
            <w:szCs w:val="28"/>
            <w:lang w:val="ru-RU"/>
            <w:rPrChange w:id="686" w:author="Антон Смирнов" w:date="2023-05-29T01:37:00Z">
              <w:rPr>
                <w:rFonts w:ascii="Times New Roman" w:hAnsi="Times New Roman" w:cs="Times New Roman"/>
                <w:i w:val="0"/>
                <w:iCs/>
                <w:sz w:val="28"/>
                <w:szCs w:val="28"/>
                <w:lang w:val="ru-RU"/>
              </w:rPr>
            </w:rPrChange>
          </w:rPr>
          <w:t xml:space="preserve"> дескрипторов</w:t>
        </w:r>
      </w:ins>
      <w:ins w:id="687" w:author="Антон Смирнов" w:date="2023-05-29T01:37:00Z">
        <w:r w:rsidR="00173FAD" w:rsidRPr="00173FAD">
          <w:rPr>
            <w:rFonts w:cs="Times New Roman"/>
            <w:szCs w:val="28"/>
            <w:lang w:val="ru-RU"/>
            <w:rPrChange w:id="688" w:author="Антон Смирнов" w:date="2023-05-29T01:37:00Z">
              <w:rPr>
                <w:rFonts w:cs="Times New Roman"/>
                <w:i w:val="0"/>
                <w:iCs/>
                <w:szCs w:val="28"/>
              </w:rPr>
            </w:rPrChange>
          </w:rPr>
          <w:t>,</w:t>
        </w:r>
      </w:ins>
      <w:ins w:id="689" w:author="Антон Смирнов" w:date="2023-05-29T01:36:00Z">
        <w:r w:rsidR="00173FAD" w:rsidRPr="00173FAD">
          <w:rPr>
            <w:rFonts w:cs="Times New Roman"/>
            <w:szCs w:val="28"/>
            <w:lang w:val="ru-RU"/>
            <w:rPrChange w:id="690" w:author="Антон Смирнов" w:date="2023-05-29T01:37:00Z">
              <w:rPr>
                <w:rFonts w:ascii="Times New Roman" w:hAnsi="Times New Roman" w:cs="Times New Roman"/>
                <w:i w:val="0"/>
                <w:iCs/>
                <w:sz w:val="28"/>
                <w:szCs w:val="28"/>
                <w:lang w:val="ru-RU"/>
              </w:rPr>
            </w:rPrChange>
          </w:rPr>
          <w:t xml:space="preserve"> представлен</w:t>
        </w:r>
      </w:ins>
      <w:ins w:id="691" w:author="Антон Смирнов" w:date="2023-05-29T01:37:00Z">
        <w:r w:rsidR="00173FAD" w:rsidRPr="00173FAD">
          <w:rPr>
            <w:rFonts w:cs="Times New Roman"/>
            <w:szCs w:val="28"/>
            <w:lang w:val="ru-RU"/>
            <w:rPrChange w:id="692" w:author="Антон Смирнов" w:date="2023-05-29T01:37:00Z">
              <w:rPr>
                <w:rFonts w:cs="Times New Roman"/>
                <w:i w:val="0"/>
                <w:iCs/>
                <w:szCs w:val="28"/>
                <w:lang w:val="ru-RU"/>
              </w:rPr>
            </w:rPrChange>
          </w:rPr>
          <w:t>ы</w:t>
        </w:r>
      </w:ins>
      <w:ins w:id="693" w:author="Антон Смирнов" w:date="2023-05-29T01:36:00Z">
        <w:r w:rsidR="00173FAD" w:rsidRPr="00173FAD">
          <w:rPr>
            <w:rFonts w:cs="Times New Roman"/>
            <w:szCs w:val="28"/>
            <w:lang w:val="ru-RU"/>
            <w:rPrChange w:id="694" w:author="Антон Смирнов" w:date="2023-05-29T01:37:00Z">
              <w:rPr>
                <w:rFonts w:ascii="Times New Roman" w:hAnsi="Times New Roman" w:cs="Times New Roman"/>
                <w:i w:val="0"/>
                <w:iCs/>
                <w:sz w:val="28"/>
                <w:szCs w:val="28"/>
                <w:lang w:val="ru-RU"/>
              </w:rPr>
            </w:rPrChange>
          </w:rPr>
          <w:t xml:space="preserve"> в таблице </w:t>
        </w:r>
      </w:ins>
      <w:ins w:id="695" w:author="Антон Смирнов" w:date="2023-05-29T01:37:00Z">
        <w:r w:rsidR="00173FAD">
          <w:rPr>
            <w:rFonts w:cs="Times New Roman"/>
            <w:szCs w:val="28"/>
            <w:lang w:val="ru-RU"/>
          </w:rPr>
          <w:t>5</w:t>
        </w:r>
      </w:ins>
      <w:ins w:id="696" w:author="Антон Смирнов" w:date="2023-05-29T01:36:00Z">
        <w:r w:rsidR="00173FAD" w:rsidRPr="00173FAD">
          <w:rPr>
            <w:rFonts w:cs="Times New Roman"/>
            <w:szCs w:val="28"/>
            <w:lang w:val="ru-RU"/>
            <w:rPrChange w:id="697" w:author="Антон Смирнов" w:date="2023-05-29T01:37:00Z">
              <w:rPr>
                <w:rFonts w:ascii="Times New Roman" w:hAnsi="Times New Roman" w:cs="Times New Roman"/>
                <w:i w:val="0"/>
                <w:iCs/>
                <w:sz w:val="28"/>
                <w:szCs w:val="28"/>
                <w:lang w:val="ru-RU"/>
              </w:rPr>
            </w:rPrChange>
          </w:rPr>
          <w:t>.</w:t>
        </w:r>
      </w:ins>
    </w:p>
    <w:p w14:paraId="0E0C6D0C" w14:textId="77777777" w:rsidR="00600916" w:rsidRDefault="00600916" w:rsidP="00600916">
      <w:pPr>
        <w:pStyle w:val="afa"/>
        <w:spacing w:line="360" w:lineRule="auto"/>
        <w:jc w:val="both"/>
        <w:rPr>
          <w:rFonts w:ascii="Times New Roman" w:hAnsi="Times New Roman" w:cs="Times New Roman"/>
          <w:i w:val="0"/>
          <w:sz w:val="28"/>
          <w:szCs w:val="28"/>
          <w:lang w:val="ru-RU"/>
        </w:rPr>
      </w:pPr>
    </w:p>
    <w:p w14:paraId="2D8754D7" w14:textId="77777777" w:rsidR="009E282A" w:rsidRDefault="009671C5" w:rsidP="009E282A">
      <w:pPr>
        <w:pStyle w:val="afa"/>
        <w:keepNext/>
        <w:spacing w:line="360" w:lineRule="auto"/>
        <w:jc w:val="both"/>
        <w:rPr>
          <w:ins w:id="698" w:author="Антон Смирнов" w:date="2023-05-29T01:34:00Z"/>
        </w:rPr>
        <w:pPrChange w:id="699" w:author="Антон Смирнов" w:date="2023-05-29T01:34:00Z">
          <w:pPr>
            <w:pStyle w:val="afa"/>
            <w:spacing w:line="360" w:lineRule="auto"/>
            <w:jc w:val="both"/>
          </w:pPr>
        </w:pPrChange>
      </w:pPr>
      <w:r>
        <w:rPr>
          <w:rFonts w:ascii="Times New Roman" w:hAnsi="Times New Roman" w:cs="Times New Roman"/>
          <w:i w:val="0"/>
          <w:noProof/>
          <w:sz w:val="28"/>
          <w:szCs w:val="28"/>
          <w:lang w:val="ru-RU"/>
        </w:rPr>
        <w:lastRenderedPageBreak/>
        <w:drawing>
          <wp:inline distT="0" distB="0" distL="0" distR="0" wp14:anchorId="240EA9CF" wp14:editId="28D36BF2">
            <wp:extent cx="5848350" cy="43910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19277EC" w14:textId="07B2F066" w:rsidR="009671C5" w:rsidRPr="009E282A" w:rsidRDefault="009E282A" w:rsidP="009E282A">
      <w:pPr>
        <w:pStyle w:val="afa"/>
        <w:spacing w:line="360" w:lineRule="auto"/>
        <w:jc w:val="both"/>
        <w:rPr>
          <w:rFonts w:ascii="Times New Roman" w:hAnsi="Times New Roman" w:cs="Times New Roman"/>
          <w:i w:val="0"/>
          <w:iCs/>
          <w:sz w:val="28"/>
          <w:szCs w:val="28"/>
          <w:lang w:val="ru-RU"/>
          <w:rPrChange w:id="700" w:author="Антон Смирнов" w:date="2023-05-29T01:34:00Z">
            <w:rPr>
              <w:lang w:val="ru-RU"/>
            </w:rPr>
          </w:rPrChange>
        </w:rPr>
        <w:pPrChange w:id="701" w:author="Антон Смирнов" w:date="2023-05-29T01:34:00Z">
          <w:pPr>
            <w:pStyle w:val="afa"/>
            <w:spacing w:line="360" w:lineRule="auto"/>
            <w:jc w:val="both"/>
          </w:pPr>
        </w:pPrChange>
      </w:pPr>
      <w:ins w:id="702" w:author="Антон Смирнов" w:date="2023-05-29T01:34:00Z">
        <w:r w:rsidRPr="009E282A">
          <w:rPr>
            <w:rFonts w:ascii="Times New Roman" w:hAnsi="Times New Roman" w:cs="Times New Roman"/>
            <w:b/>
            <w:bCs/>
            <w:i w:val="0"/>
            <w:iCs/>
            <w:sz w:val="28"/>
            <w:szCs w:val="28"/>
            <w:lang w:val="ru-RU"/>
            <w:rPrChange w:id="703" w:author="Антон Смирнов" w:date="2023-05-29T01:34:00Z">
              <w:rPr/>
            </w:rPrChange>
          </w:rPr>
          <w:t xml:space="preserve">Рисунок </w:t>
        </w:r>
        <w:r w:rsidRPr="009E282A">
          <w:rPr>
            <w:rFonts w:ascii="Times New Roman" w:hAnsi="Times New Roman" w:cs="Times New Roman"/>
            <w:b/>
            <w:bCs/>
            <w:i w:val="0"/>
            <w:iCs/>
            <w:sz w:val="28"/>
            <w:szCs w:val="28"/>
            <w:rPrChange w:id="704" w:author="Антон Смирнов" w:date="2023-05-29T01:34:00Z">
              <w:rPr/>
            </w:rPrChange>
          </w:rPr>
          <w:fldChar w:fldCharType="begin"/>
        </w:r>
        <w:r w:rsidRPr="009E282A">
          <w:rPr>
            <w:rFonts w:ascii="Times New Roman" w:hAnsi="Times New Roman" w:cs="Times New Roman"/>
            <w:b/>
            <w:bCs/>
            <w:i w:val="0"/>
            <w:iCs/>
            <w:sz w:val="28"/>
            <w:szCs w:val="28"/>
            <w:lang w:val="ru-RU"/>
            <w:rPrChange w:id="705" w:author="Антон Смирнов" w:date="2023-05-29T01:34:00Z">
              <w:rPr/>
            </w:rPrChange>
          </w:rPr>
          <w:instrText xml:space="preserve"> </w:instrText>
        </w:r>
        <w:r w:rsidRPr="009E282A">
          <w:rPr>
            <w:rFonts w:ascii="Times New Roman" w:hAnsi="Times New Roman" w:cs="Times New Roman"/>
            <w:b/>
            <w:bCs/>
            <w:i w:val="0"/>
            <w:iCs/>
            <w:sz w:val="28"/>
            <w:szCs w:val="28"/>
            <w:rPrChange w:id="706" w:author="Антон Смирнов" w:date="2023-05-29T01:34:00Z">
              <w:rPr/>
            </w:rPrChange>
          </w:rPr>
          <w:instrText>SEQ</w:instrText>
        </w:r>
        <w:r w:rsidRPr="009E282A">
          <w:rPr>
            <w:rFonts w:ascii="Times New Roman" w:hAnsi="Times New Roman" w:cs="Times New Roman"/>
            <w:b/>
            <w:bCs/>
            <w:i w:val="0"/>
            <w:iCs/>
            <w:sz w:val="28"/>
            <w:szCs w:val="28"/>
            <w:lang w:val="ru-RU"/>
            <w:rPrChange w:id="707" w:author="Антон Смирнов" w:date="2023-05-29T01:34:00Z">
              <w:rPr/>
            </w:rPrChange>
          </w:rPr>
          <w:instrText xml:space="preserve"> Рисунок \* </w:instrText>
        </w:r>
        <w:r w:rsidRPr="009E282A">
          <w:rPr>
            <w:rFonts w:ascii="Times New Roman" w:hAnsi="Times New Roman" w:cs="Times New Roman"/>
            <w:b/>
            <w:bCs/>
            <w:i w:val="0"/>
            <w:iCs/>
            <w:sz w:val="28"/>
            <w:szCs w:val="28"/>
            <w:rPrChange w:id="708" w:author="Антон Смирнов" w:date="2023-05-29T01:34:00Z">
              <w:rPr/>
            </w:rPrChange>
          </w:rPr>
          <w:instrText>ARABIC</w:instrText>
        </w:r>
        <w:r w:rsidRPr="009E282A">
          <w:rPr>
            <w:rFonts w:ascii="Times New Roman" w:hAnsi="Times New Roman" w:cs="Times New Roman"/>
            <w:b/>
            <w:bCs/>
            <w:i w:val="0"/>
            <w:iCs/>
            <w:sz w:val="28"/>
            <w:szCs w:val="28"/>
            <w:lang w:val="ru-RU"/>
            <w:rPrChange w:id="709" w:author="Антон Смирнов" w:date="2023-05-29T01:34:00Z">
              <w:rPr/>
            </w:rPrChange>
          </w:rPr>
          <w:instrText xml:space="preserve"> </w:instrText>
        </w:r>
      </w:ins>
      <w:r w:rsidRPr="009E282A">
        <w:rPr>
          <w:rFonts w:ascii="Times New Roman" w:hAnsi="Times New Roman" w:cs="Times New Roman"/>
          <w:b/>
          <w:bCs/>
          <w:i w:val="0"/>
          <w:iCs/>
          <w:sz w:val="28"/>
          <w:szCs w:val="28"/>
          <w:rPrChange w:id="710" w:author="Антон Смирнов" w:date="2023-05-29T01:34:00Z">
            <w:rPr/>
          </w:rPrChange>
        </w:rPr>
        <w:fldChar w:fldCharType="separate"/>
      </w:r>
      <w:ins w:id="711" w:author="Антон Смирнов" w:date="2023-05-29T01:34:00Z">
        <w:r w:rsidRPr="009E282A">
          <w:rPr>
            <w:rFonts w:ascii="Times New Roman" w:hAnsi="Times New Roman" w:cs="Times New Roman"/>
            <w:b/>
            <w:bCs/>
            <w:i w:val="0"/>
            <w:iCs/>
            <w:noProof/>
            <w:sz w:val="28"/>
            <w:szCs w:val="28"/>
            <w:lang w:val="ru-RU"/>
            <w:rPrChange w:id="712" w:author="Антон Смирнов" w:date="2023-05-29T01:34:00Z">
              <w:rPr>
                <w:noProof/>
              </w:rPr>
            </w:rPrChange>
          </w:rPr>
          <w:t>12</w:t>
        </w:r>
        <w:r w:rsidRPr="009E282A">
          <w:rPr>
            <w:rFonts w:ascii="Times New Roman" w:hAnsi="Times New Roman" w:cs="Times New Roman"/>
            <w:b/>
            <w:bCs/>
            <w:i w:val="0"/>
            <w:iCs/>
            <w:sz w:val="28"/>
            <w:szCs w:val="28"/>
            <w:rPrChange w:id="713" w:author="Антон Смирнов" w:date="2023-05-29T01:34:00Z">
              <w:rPr/>
            </w:rPrChange>
          </w:rPr>
          <w:fldChar w:fldCharType="end"/>
        </w:r>
        <w:r w:rsidRPr="009E282A">
          <w:rPr>
            <w:rFonts w:ascii="Times New Roman" w:hAnsi="Times New Roman" w:cs="Times New Roman"/>
            <w:b/>
            <w:bCs/>
            <w:i w:val="0"/>
            <w:iCs/>
            <w:sz w:val="28"/>
            <w:szCs w:val="28"/>
            <w:lang w:val="ru-RU"/>
            <w:rPrChange w:id="714" w:author="Антон Смирнов" w:date="2023-05-29T01:34:00Z">
              <w:rPr>
                <w:lang w:val="ru-RU"/>
              </w:rPr>
            </w:rPrChange>
          </w:rPr>
          <w:t>.</w:t>
        </w:r>
        <w:r w:rsidRPr="009E282A">
          <w:rPr>
            <w:rFonts w:ascii="Times New Roman" w:hAnsi="Times New Roman" w:cs="Times New Roman"/>
            <w:i w:val="0"/>
            <w:iCs/>
            <w:sz w:val="28"/>
            <w:szCs w:val="28"/>
            <w:lang w:val="ru-RU"/>
            <w:rPrChange w:id="715" w:author="Антон Смирнов" w:date="2023-05-29T01:34:00Z">
              <w:rPr>
                <w:lang w:val="ru-RU"/>
              </w:rPr>
            </w:rPrChange>
          </w:rPr>
          <w:t xml:space="preserve"> Зависимость метрики внешней оценки качества моделей TAP транспортера от уровня MNA дескрипторов.</w:t>
        </w:r>
      </w:ins>
    </w:p>
    <w:p w14:paraId="12FB9488" w14:textId="49DA5F69" w:rsidR="009671C5" w:rsidDel="009E282A" w:rsidRDefault="009671C5" w:rsidP="009671C5">
      <w:pPr>
        <w:pStyle w:val="afa"/>
        <w:spacing w:line="360" w:lineRule="auto"/>
        <w:jc w:val="both"/>
        <w:rPr>
          <w:del w:id="716" w:author="Антон Смирнов" w:date="2023-05-29T01:34:00Z"/>
          <w:rFonts w:ascii="Times New Roman" w:hAnsi="Times New Roman" w:cs="Times New Roman"/>
          <w:i w:val="0"/>
          <w:iCs/>
          <w:sz w:val="28"/>
          <w:szCs w:val="28"/>
          <w:lang w:val="ru-RU"/>
        </w:rPr>
      </w:pPr>
      <w:del w:id="717" w:author="Антон Смирнов" w:date="2023-05-29T01:34:00Z">
        <w:r w:rsidRPr="00387ECF" w:rsidDel="009E282A">
          <w:rPr>
            <w:rFonts w:ascii="Times New Roman" w:hAnsi="Times New Roman" w:cs="Times New Roman"/>
            <w:b/>
            <w:bCs/>
            <w:i w:val="0"/>
            <w:iCs/>
            <w:sz w:val="28"/>
            <w:szCs w:val="28"/>
            <w:lang w:val="ru-RU"/>
          </w:rPr>
          <w:delText xml:space="preserve">Рисунок </w:delText>
        </w:r>
        <w:r w:rsidRPr="00387ECF" w:rsidDel="009E282A">
          <w:rPr>
            <w:rFonts w:ascii="Times New Roman" w:hAnsi="Times New Roman" w:cs="Times New Roman"/>
            <w:b/>
            <w:bCs/>
            <w:i w:val="0"/>
            <w:iCs/>
            <w:sz w:val="28"/>
            <w:szCs w:val="28"/>
          </w:rPr>
          <w:fldChar w:fldCharType="begin"/>
        </w:r>
        <w:r w:rsidRPr="00387ECF" w:rsidDel="009E282A">
          <w:rPr>
            <w:rFonts w:ascii="Times New Roman" w:hAnsi="Times New Roman" w:cs="Times New Roman"/>
            <w:b/>
            <w:bCs/>
            <w:i w:val="0"/>
            <w:iCs/>
            <w:sz w:val="28"/>
            <w:szCs w:val="28"/>
            <w:lang w:val="ru-RU"/>
          </w:rPr>
          <w:delInstrText xml:space="preserve"> </w:delInstrText>
        </w:r>
        <w:r w:rsidRPr="00387ECF" w:rsidDel="009E282A">
          <w:rPr>
            <w:rFonts w:ascii="Times New Roman" w:hAnsi="Times New Roman" w:cs="Times New Roman"/>
            <w:b/>
            <w:bCs/>
            <w:i w:val="0"/>
            <w:iCs/>
            <w:sz w:val="28"/>
            <w:szCs w:val="28"/>
          </w:rPr>
          <w:delInstrText>SEQ</w:delInstrText>
        </w:r>
        <w:r w:rsidRPr="00387ECF" w:rsidDel="009E282A">
          <w:rPr>
            <w:rFonts w:ascii="Times New Roman" w:hAnsi="Times New Roman" w:cs="Times New Roman"/>
            <w:b/>
            <w:bCs/>
            <w:i w:val="0"/>
            <w:iCs/>
            <w:sz w:val="28"/>
            <w:szCs w:val="28"/>
            <w:lang w:val="ru-RU"/>
          </w:rPr>
          <w:delInstrText xml:space="preserve"> Рисунок \* </w:delInstrText>
        </w:r>
        <w:r w:rsidRPr="00387ECF" w:rsidDel="009E282A">
          <w:rPr>
            <w:rFonts w:ascii="Times New Roman" w:hAnsi="Times New Roman" w:cs="Times New Roman"/>
            <w:b/>
            <w:bCs/>
            <w:i w:val="0"/>
            <w:iCs/>
            <w:sz w:val="28"/>
            <w:szCs w:val="28"/>
          </w:rPr>
          <w:delInstrText>ARABIC</w:delInstrText>
        </w:r>
        <w:r w:rsidRPr="00387ECF" w:rsidDel="009E282A">
          <w:rPr>
            <w:rFonts w:ascii="Times New Roman" w:hAnsi="Times New Roman" w:cs="Times New Roman"/>
            <w:b/>
            <w:bCs/>
            <w:i w:val="0"/>
            <w:iCs/>
            <w:sz w:val="28"/>
            <w:szCs w:val="28"/>
            <w:lang w:val="ru-RU"/>
          </w:rPr>
          <w:delInstrText xml:space="preserve"> </w:delInstrText>
        </w:r>
        <w:r w:rsidRPr="00387ECF" w:rsidDel="009E282A">
          <w:rPr>
            <w:rFonts w:ascii="Times New Roman" w:hAnsi="Times New Roman" w:cs="Times New Roman"/>
            <w:b/>
            <w:bCs/>
            <w:i w:val="0"/>
            <w:iCs/>
            <w:sz w:val="28"/>
            <w:szCs w:val="28"/>
          </w:rPr>
          <w:fldChar w:fldCharType="separate"/>
        </w:r>
        <w:r w:rsidR="009025EF" w:rsidRPr="00765029" w:rsidDel="009E282A">
          <w:rPr>
            <w:rFonts w:ascii="Times New Roman" w:hAnsi="Times New Roman" w:cs="Times New Roman"/>
            <w:b/>
            <w:bCs/>
            <w:i w:val="0"/>
            <w:iCs/>
            <w:noProof/>
            <w:sz w:val="28"/>
            <w:szCs w:val="28"/>
            <w:lang w:val="ru-RU"/>
            <w:rPrChange w:id="718" w:author="Антон Смирнов" w:date="2023-05-28T20:59:00Z">
              <w:rPr>
                <w:rFonts w:ascii="Times New Roman" w:hAnsi="Times New Roman" w:cs="Times New Roman"/>
                <w:b/>
                <w:bCs/>
                <w:i w:val="0"/>
                <w:iCs/>
                <w:noProof/>
                <w:sz w:val="28"/>
                <w:szCs w:val="28"/>
              </w:rPr>
            </w:rPrChange>
          </w:rPr>
          <w:delText>17</w:delText>
        </w:r>
        <w:r w:rsidRPr="00387ECF" w:rsidDel="009E282A">
          <w:rPr>
            <w:rFonts w:ascii="Times New Roman" w:hAnsi="Times New Roman" w:cs="Times New Roman"/>
            <w:b/>
            <w:bCs/>
            <w:i w:val="0"/>
            <w:iCs/>
            <w:sz w:val="28"/>
            <w:szCs w:val="28"/>
          </w:rPr>
          <w:fldChar w:fldCharType="end"/>
        </w:r>
        <w:r w:rsidRPr="00387ECF" w:rsidDel="009E282A">
          <w:rPr>
            <w:rFonts w:ascii="Times New Roman" w:hAnsi="Times New Roman" w:cs="Times New Roman"/>
            <w:i w:val="0"/>
            <w:iCs/>
            <w:sz w:val="28"/>
            <w:szCs w:val="28"/>
            <w:lang w:val="ru-RU"/>
          </w:rPr>
          <w:delText xml:space="preserve">. Зависимость метрики внешней оценки качества моделей </w:delText>
        </w:r>
        <w:r w:rsidRPr="00387ECF" w:rsidDel="009E282A">
          <w:rPr>
            <w:rFonts w:ascii="Times New Roman" w:hAnsi="Times New Roman" w:cs="Times New Roman"/>
            <w:i w:val="0"/>
            <w:iCs/>
            <w:sz w:val="28"/>
            <w:szCs w:val="28"/>
          </w:rPr>
          <w:delText>TAP</w:delText>
        </w:r>
        <w:r w:rsidRPr="00387ECF" w:rsidDel="009E282A">
          <w:rPr>
            <w:rFonts w:ascii="Times New Roman" w:hAnsi="Times New Roman" w:cs="Times New Roman"/>
            <w:i w:val="0"/>
            <w:iCs/>
            <w:sz w:val="28"/>
            <w:szCs w:val="28"/>
            <w:lang w:val="ru-RU"/>
          </w:rPr>
          <w:delText xml:space="preserve"> транспортера от уровня MNA</w:delText>
        </w:r>
        <w:r w:rsidR="003D5777" w:rsidDel="009E282A">
          <w:rPr>
            <w:rFonts w:ascii="Times New Roman" w:hAnsi="Times New Roman" w:cs="Times New Roman"/>
            <w:i w:val="0"/>
            <w:iCs/>
            <w:sz w:val="28"/>
            <w:szCs w:val="28"/>
            <w:lang w:val="ru-RU"/>
          </w:rPr>
          <w:delText xml:space="preserve"> дескрипторов</w:delText>
        </w:r>
        <w:r w:rsidRPr="00387ECF" w:rsidDel="009E282A">
          <w:rPr>
            <w:rFonts w:ascii="Times New Roman" w:hAnsi="Times New Roman" w:cs="Times New Roman"/>
            <w:i w:val="0"/>
            <w:iCs/>
            <w:sz w:val="28"/>
            <w:szCs w:val="28"/>
            <w:lang w:val="ru-RU"/>
          </w:rPr>
          <w:delText>.</w:delText>
        </w:r>
      </w:del>
    </w:p>
    <w:p w14:paraId="2E87D768" w14:textId="04E34998" w:rsidR="003D5777" w:rsidDel="00173FAD" w:rsidRDefault="003D5777" w:rsidP="009671C5">
      <w:pPr>
        <w:pStyle w:val="afa"/>
        <w:spacing w:line="360" w:lineRule="auto"/>
        <w:jc w:val="both"/>
        <w:rPr>
          <w:del w:id="719" w:author="Антон Смирнов" w:date="2023-05-29T01:36:00Z"/>
          <w:rFonts w:ascii="Times New Roman" w:hAnsi="Times New Roman" w:cs="Times New Roman"/>
          <w:i w:val="0"/>
          <w:iCs/>
          <w:sz w:val="28"/>
          <w:szCs w:val="28"/>
          <w:lang w:val="ru-RU"/>
        </w:rPr>
      </w:pPr>
      <w:del w:id="720" w:author="Антон Смирнов" w:date="2023-05-29T01:36:00Z">
        <w:r w:rsidDel="00173FAD">
          <w:rPr>
            <w:rFonts w:ascii="Times New Roman" w:hAnsi="Times New Roman" w:cs="Times New Roman"/>
            <w:i w:val="0"/>
            <w:iCs/>
            <w:sz w:val="28"/>
            <w:szCs w:val="28"/>
            <w:lang w:val="ru-RU"/>
          </w:rPr>
          <w:tab/>
          <w:delText xml:space="preserve">Оптимальным был выбран шестой уровень </w:delText>
        </w:r>
        <w:r w:rsidDel="00173FAD">
          <w:rPr>
            <w:rFonts w:ascii="Times New Roman" w:hAnsi="Times New Roman" w:cs="Times New Roman"/>
            <w:i w:val="0"/>
            <w:iCs/>
            <w:sz w:val="28"/>
            <w:szCs w:val="28"/>
          </w:rPr>
          <w:delText>MNA</w:delText>
        </w:r>
        <w:r w:rsidRPr="00387ECF" w:rsidDel="00173FAD">
          <w:rPr>
            <w:rFonts w:ascii="Times New Roman" w:hAnsi="Times New Roman" w:cs="Times New Roman"/>
            <w:i w:val="0"/>
            <w:iCs/>
            <w:sz w:val="28"/>
            <w:szCs w:val="28"/>
            <w:lang w:val="ru-RU"/>
          </w:rPr>
          <w:delText xml:space="preserve"> </w:delText>
        </w:r>
        <w:r w:rsidDel="00173FAD">
          <w:rPr>
            <w:rFonts w:ascii="Times New Roman" w:hAnsi="Times New Roman" w:cs="Times New Roman"/>
            <w:i w:val="0"/>
            <w:iCs/>
            <w:sz w:val="28"/>
            <w:szCs w:val="28"/>
            <w:lang w:val="ru-RU"/>
          </w:rPr>
          <w:delText xml:space="preserve">дескрипторов, так как у моделей, использующих более высокий уровень дескрипторов не происходит значимого увеличения метрики качества. Дальнейшее увеличение метрики высоких уровнях может быть следствием переобучения моделей. Статистические характеристики модели, построенной с использованием шестого уровня </w:delText>
        </w:r>
        <w:r w:rsidDel="00173FAD">
          <w:rPr>
            <w:rFonts w:ascii="Times New Roman" w:hAnsi="Times New Roman" w:cs="Times New Roman"/>
            <w:i w:val="0"/>
            <w:iCs/>
            <w:sz w:val="28"/>
            <w:szCs w:val="28"/>
          </w:rPr>
          <w:delText>MNA</w:delText>
        </w:r>
        <w:r w:rsidRPr="00387ECF" w:rsidDel="00173FAD">
          <w:rPr>
            <w:rFonts w:ascii="Times New Roman" w:hAnsi="Times New Roman" w:cs="Times New Roman"/>
            <w:i w:val="0"/>
            <w:iCs/>
            <w:sz w:val="28"/>
            <w:szCs w:val="28"/>
            <w:lang w:val="ru-RU"/>
          </w:rPr>
          <w:delText xml:space="preserve"> </w:delText>
        </w:r>
        <w:r w:rsidDel="00173FAD">
          <w:rPr>
            <w:rFonts w:ascii="Times New Roman" w:hAnsi="Times New Roman" w:cs="Times New Roman"/>
            <w:i w:val="0"/>
            <w:iCs/>
            <w:sz w:val="28"/>
            <w:szCs w:val="28"/>
            <w:lang w:val="ru-RU"/>
          </w:rPr>
          <w:delText>дескрипторов представлена в таблице 6</w:delText>
        </w:r>
        <w:r w:rsidRPr="00387ECF" w:rsidDel="00173FAD">
          <w:rPr>
            <w:rFonts w:ascii="Times New Roman" w:hAnsi="Times New Roman" w:cs="Times New Roman"/>
            <w:i w:val="0"/>
            <w:iCs/>
            <w:sz w:val="28"/>
            <w:szCs w:val="28"/>
            <w:lang w:val="ru-RU"/>
          </w:rPr>
          <w:delText>.</w:delText>
        </w:r>
      </w:del>
    </w:p>
    <w:p w14:paraId="6E605BA6" w14:textId="7BD11F54" w:rsidR="003D5777" w:rsidRPr="00387ECF" w:rsidRDefault="003D5777" w:rsidP="00387ECF">
      <w:pPr>
        <w:pStyle w:val="afa"/>
        <w:keepNext/>
        <w:spacing w:line="360" w:lineRule="auto"/>
        <w:rPr>
          <w:rFonts w:ascii="Times New Roman" w:hAnsi="Times New Roman" w:cs="Times New Roman"/>
          <w:iCs/>
          <w:sz w:val="28"/>
          <w:szCs w:val="28"/>
          <w:lang w:val="ru-RU"/>
        </w:rPr>
      </w:pPr>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r w:rsidR="0030389C" w:rsidRPr="00ED0F1D">
        <w:rPr>
          <w:rFonts w:ascii="Times New Roman" w:hAnsi="Times New Roman" w:cs="Times New Roman"/>
          <w:b/>
          <w:bCs/>
          <w:i w:val="0"/>
          <w:iCs/>
          <w:noProof/>
          <w:sz w:val="28"/>
          <w:szCs w:val="28"/>
          <w:lang w:val="ru-RU"/>
        </w:rPr>
        <w:t>5</w:t>
      </w:r>
      <w:r w:rsidRPr="00387ECF">
        <w:rPr>
          <w:rFonts w:ascii="Times New Roman" w:hAnsi="Times New Roman" w:cs="Times New Roman"/>
          <w:b/>
          <w:bCs/>
          <w:i w:val="0"/>
          <w:iCs/>
          <w:sz w:val="28"/>
          <w:szCs w:val="28"/>
        </w:rPr>
        <w:fldChar w:fldCharType="end"/>
      </w:r>
      <w:r w:rsidR="00E703E0" w:rsidRPr="00387ECF">
        <w:rPr>
          <w:rFonts w:ascii="Times New Roman" w:hAnsi="Times New Roman" w:cs="Times New Roman"/>
          <w:i w:val="0"/>
          <w:iCs/>
          <w:sz w:val="28"/>
          <w:szCs w:val="28"/>
          <w:lang w:val="ru-RU"/>
        </w:rPr>
        <w:t xml:space="preserve">. </w:t>
      </w:r>
      <w:r w:rsidR="00E703E0" w:rsidRPr="00E703E0">
        <w:rPr>
          <w:rFonts w:ascii="Times New Roman" w:hAnsi="Times New Roman" w:cs="Times New Roman"/>
          <w:i w:val="0"/>
          <w:iCs/>
          <w:sz w:val="28"/>
          <w:szCs w:val="28"/>
          <w:lang w:val="ru-RU"/>
        </w:rPr>
        <w:t>Статистические характеристики моделей</w:t>
      </w:r>
      <w:r w:rsidR="00E703E0">
        <w:rPr>
          <w:rFonts w:ascii="Times New Roman" w:hAnsi="Times New Roman" w:cs="Times New Roman"/>
          <w:i w:val="0"/>
          <w:iCs/>
          <w:sz w:val="28"/>
          <w:szCs w:val="28"/>
          <w:lang w:val="ru-RU"/>
        </w:rPr>
        <w:t xml:space="preserve"> </w:t>
      </w:r>
      <w:r w:rsidR="00E703E0">
        <w:rPr>
          <w:rFonts w:ascii="Times New Roman" w:hAnsi="Times New Roman" w:cs="Times New Roman"/>
          <w:i w:val="0"/>
          <w:iCs/>
          <w:sz w:val="28"/>
          <w:szCs w:val="28"/>
        </w:rPr>
        <w:t>TAP</w:t>
      </w:r>
      <w:r w:rsidR="00E703E0" w:rsidRPr="00387ECF">
        <w:rPr>
          <w:rFonts w:ascii="Times New Roman" w:hAnsi="Times New Roman" w:cs="Times New Roman"/>
          <w:i w:val="0"/>
          <w:iCs/>
          <w:sz w:val="28"/>
          <w:szCs w:val="28"/>
          <w:lang w:val="ru-RU"/>
        </w:rPr>
        <w:t xml:space="preserve"> </w:t>
      </w:r>
      <w:r w:rsidR="00E703E0">
        <w:rPr>
          <w:rFonts w:ascii="Times New Roman" w:hAnsi="Times New Roman" w:cs="Times New Roman"/>
          <w:i w:val="0"/>
          <w:iCs/>
          <w:sz w:val="28"/>
          <w:szCs w:val="28"/>
          <w:lang w:val="ru-RU"/>
        </w:rPr>
        <w:t xml:space="preserve">транспортера с оптимальным уровнем </w:t>
      </w:r>
      <w:r w:rsidR="00E703E0">
        <w:rPr>
          <w:rFonts w:ascii="Times New Roman" w:hAnsi="Times New Roman" w:cs="Times New Roman"/>
          <w:i w:val="0"/>
          <w:iCs/>
          <w:sz w:val="28"/>
          <w:szCs w:val="28"/>
        </w:rPr>
        <w:t>MNA</w:t>
      </w:r>
      <w:r w:rsidR="00E703E0" w:rsidRPr="00387ECF">
        <w:rPr>
          <w:rFonts w:ascii="Times New Roman" w:hAnsi="Times New Roman" w:cs="Times New Roman"/>
          <w:i w:val="0"/>
          <w:iCs/>
          <w:sz w:val="28"/>
          <w:szCs w:val="28"/>
          <w:lang w:val="ru-RU"/>
        </w:rPr>
        <w:t xml:space="preserve"> </w:t>
      </w:r>
      <w:r w:rsidR="00E703E0">
        <w:rPr>
          <w:rFonts w:ascii="Times New Roman" w:hAnsi="Times New Roman" w:cs="Times New Roman"/>
          <w:i w:val="0"/>
          <w:iCs/>
          <w:sz w:val="28"/>
          <w:szCs w:val="28"/>
          <w:lang w:val="ru-RU"/>
        </w:rPr>
        <w:t>дескрипторов</w:t>
      </w:r>
    </w:p>
    <w:tbl>
      <w:tblPr>
        <w:tblStyle w:val="af0"/>
        <w:tblW w:w="0" w:type="auto"/>
        <w:tblLook w:val="04A0" w:firstRow="1" w:lastRow="0" w:firstColumn="1" w:lastColumn="0" w:noHBand="0" w:noVBand="1"/>
      </w:tblPr>
      <w:tblGrid>
        <w:gridCol w:w="4785"/>
        <w:gridCol w:w="4786"/>
      </w:tblGrid>
      <w:tr w:rsidR="003D5777" w14:paraId="0B12DC06" w14:textId="77777777" w:rsidTr="00387ECF">
        <w:trPr>
          <w:tblHeader/>
        </w:trPr>
        <w:tc>
          <w:tcPr>
            <w:tcW w:w="4785" w:type="dxa"/>
          </w:tcPr>
          <w:p w14:paraId="629D17E4" w14:textId="1AA35717" w:rsidR="003D5777" w:rsidRPr="006C449D" w:rsidRDefault="003D5777" w:rsidP="009671C5">
            <w:pPr>
              <w:pStyle w:val="afa"/>
              <w:spacing w:line="360" w:lineRule="auto"/>
              <w:jc w:val="both"/>
              <w:rPr>
                <w:rFonts w:ascii="Times New Roman" w:hAnsi="Times New Roman" w:cs="Times New Roman"/>
                <w:b/>
                <w:bCs/>
                <w:i w:val="0"/>
                <w:iCs/>
                <w:sz w:val="28"/>
                <w:szCs w:val="28"/>
                <w:lang w:val="ru-RU"/>
                <w:rPrChange w:id="721" w:author="Антон Смирнов" w:date="2023-05-29T01:32:00Z">
                  <w:rPr>
                    <w:rFonts w:ascii="Times New Roman" w:hAnsi="Times New Roman" w:cs="Times New Roman"/>
                    <w:i w:val="0"/>
                    <w:iCs/>
                    <w:sz w:val="28"/>
                    <w:szCs w:val="28"/>
                    <w:lang w:val="ru-RU"/>
                  </w:rPr>
                </w:rPrChange>
              </w:rPr>
            </w:pPr>
            <w:r w:rsidRPr="006C449D">
              <w:rPr>
                <w:rFonts w:ascii="Times New Roman" w:hAnsi="Times New Roman" w:cs="Times New Roman"/>
                <w:b/>
                <w:bCs/>
                <w:i w:val="0"/>
                <w:iCs/>
                <w:sz w:val="28"/>
                <w:szCs w:val="28"/>
                <w:lang w:val="ru-RU"/>
                <w:rPrChange w:id="722" w:author="Антон Смирнов" w:date="2023-05-29T01:32:00Z">
                  <w:rPr>
                    <w:rFonts w:ascii="Times New Roman" w:hAnsi="Times New Roman" w:cs="Times New Roman"/>
                    <w:i w:val="0"/>
                    <w:iCs/>
                    <w:sz w:val="28"/>
                    <w:szCs w:val="28"/>
                    <w:lang w:val="ru-RU"/>
                  </w:rPr>
                </w:rPrChange>
              </w:rPr>
              <w:t>Метрика</w:t>
            </w:r>
          </w:p>
        </w:tc>
        <w:tc>
          <w:tcPr>
            <w:tcW w:w="4786" w:type="dxa"/>
          </w:tcPr>
          <w:p w14:paraId="3FAA8090" w14:textId="7329A0BE" w:rsidR="003D5777" w:rsidRPr="006C449D" w:rsidRDefault="003D5777" w:rsidP="009671C5">
            <w:pPr>
              <w:pStyle w:val="afa"/>
              <w:spacing w:line="360" w:lineRule="auto"/>
              <w:jc w:val="both"/>
              <w:rPr>
                <w:rFonts w:ascii="Times New Roman" w:hAnsi="Times New Roman" w:cs="Times New Roman"/>
                <w:b/>
                <w:bCs/>
                <w:i w:val="0"/>
                <w:iCs/>
                <w:sz w:val="28"/>
                <w:szCs w:val="28"/>
                <w:lang w:val="ru-RU"/>
                <w:rPrChange w:id="723" w:author="Антон Смирнов" w:date="2023-05-29T01:32:00Z">
                  <w:rPr>
                    <w:rFonts w:ascii="Times New Roman" w:hAnsi="Times New Roman" w:cs="Times New Roman"/>
                    <w:i w:val="0"/>
                    <w:iCs/>
                    <w:sz w:val="28"/>
                    <w:szCs w:val="28"/>
                    <w:lang w:val="ru-RU"/>
                  </w:rPr>
                </w:rPrChange>
              </w:rPr>
            </w:pPr>
            <w:r w:rsidRPr="006C449D">
              <w:rPr>
                <w:rFonts w:ascii="Times New Roman" w:hAnsi="Times New Roman" w:cs="Times New Roman"/>
                <w:b/>
                <w:bCs/>
                <w:i w:val="0"/>
                <w:iCs/>
                <w:sz w:val="28"/>
                <w:szCs w:val="28"/>
                <w:lang w:val="ru-RU"/>
                <w:rPrChange w:id="724" w:author="Антон Смирнов" w:date="2023-05-29T01:32:00Z">
                  <w:rPr>
                    <w:rFonts w:ascii="Times New Roman" w:hAnsi="Times New Roman" w:cs="Times New Roman"/>
                    <w:i w:val="0"/>
                    <w:iCs/>
                    <w:sz w:val="28"/>
                    <w:szCs w:val="28"/>
                    <w:lang w:val="ru-RU"/>
                  </w:rPr>
                </w:rPrChange>
              </w:rPr>
              <w:t>Значение</w:t>
            </w:r>
          </w:p>
        </w:tc>
      </w:tr>
      <w:tr w:rsidR="003D5777" w14:paraId="579B895E" w14:textId="77777777" w:rsidTr="003D5777">
        <w:tc>
          <w:tcPr>
            <w:tcW w:w="4785" w:type="dxa"/>
          </w:tcPr>
          <w:p w14:paraId="6D8F7F22" w14:textId="484179C8"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Оптимальный порог</w:t>
            </w:r>
          </w:p>
        </w:tc>
        <w:tc>
          <w:tcPr>
            <w:tcW w:w="4786" w:type="dxa"/>
          </w:tcPr>
          <w:p w14:paraId="350D3AF5" w14:textId="1ACA9197"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0,02</w:t>
            </w:r>
          </w:p>
        </w:tc>
      </w:tr>
      <w:tr w:rsidR="003D5777" w14:paraId="1A1DA4E2" w14:textId="77777777" w:rsidTr="003D5777">
        <w:tc>
          <w:tcPr>
            <w:tcW w:w="4785" w:type="dxa"/>
          </w:tcPr>
          <w:p w14:paraId="04F1B61E" w14:textId="12E9BA9C"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rPr>
              <w:t>AUROC</w:t>
            </w:r>
          </w:p>
        </w:tc>
        <w:tc>
          <w:tcPr>
            <w:tcW w:w="4786" w:type="dxa"/>
          </w:tcPr>
          <w:p w14:paraId="47E43DA4" w14:textId="70CEB193"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0,82</w:t>
            </w:r>
          </w:p>
        </w:tc>
      </w:tr>
      <w:tr w:rsidR="003D5777" w14:paraId="70FE3AF9" w14:textId="77777777" w:rsidTr="003D5777">
        <w:tc>
          <w:tcPr>
            <w:tcW w:w="4785" w:type="dxa"/>
          </w:tcPr>
          <w:p w14:paraId="7E4B1F94" w14:textId="2BA8BB0E"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Чувствительность</w:t>
            </w:r>
          </w:p>
        </w:tc>
        <w:tc>
          <w:tcPr>
            <w:tcW w:w="4786" w:type="dxa"/>
          </w:tcPr>
          <w:p w14:paraId="23077AC9" w14:textId="03B10652"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0,72</w:t>
            </w:r>
          </w:p>
        </w:tc>
      </w:tr>
      <w:tr w:rsidR="003D5777" w14:paraId="7DC7E6A6" w14:textId="77777777" w:rsidTr="003D5777">
        <w:tc>
          <w:tcPr>
            <w:tcW w:w="4785" w:type="dxa"/>
          </w:tcPr>
          <w:p w14:paraId="64294702" w14:textId="031CCD66"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Специфичность</w:t>
            </w:r>
          </w:p>
        </w:tc>
        <w:tc>
          <w:tcPr>
            <w:tcW w:w="4786" w:type="dxa"/>
          </w:tcPr>
          <w:p w14:paraId="1E960EF1" w14:textId="498ACB6E"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0,83</w:t>
            </w:r>
          </w:p>
        </w:tc>
      </w:tr>
      <w:tr w:rsidR="003D5777" w14:paraId="25DC85AC" w14:textId="77777777" w:rsidTr="003D5777">
        <w:tc>
          <w:tcPr>
            <w:tcW w:w="4785" w:type="dxa"/>
          </w:tcPr>
          <w:p w14:paraId="78E869DC" w14:textId="03007635"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Точность</w:t>
            </w:r>
          </w:p>
        </w:tc>
        <w:tc>
          <w:tcPr>
            <w:tcW w:w="4786" w:type="dxa"/>
          </w:tcPr>
          <w:p w14:paraId="07320AFF" w14:textId="6DD09415"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0,72</w:t>
            </w:r>
          </w:p>
        </w:tc>
      </w:tr>
      <w:tr w:rsidR="003D5777" w14:paraId="1D36AEBB" w14:textId="77777777" w:rsidTr="003D5777">
        <w:tc>
          <w:tcPr>
            <w:tcW w:w="4785" w:type="dxa"/>
          </w:tcPr>
          <w:p w14:paraId="1800D155" w14:textId="43C392EB"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Сбалансированная точность</w:t>
            </w:r>
          </w:p>
        </w:tc>
        <w:tc>
          <w:tcPr>
            <w:tcW w:w="4786" w:type="dxa"/>
          </w:tcPr>
          <w:p w14:paraId="726B660B" w14:textId="70E3AEEB"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0,77</w:t>
            </w:r>
          </w:p>
        </w:tc>
      </w:tr>
      <w:tr w:rsidR="003D5777" w14:paraId="7AD98D93" w14:textId="77777777" w:rsidTr="003D5777">
        <w:tc>
          <w:tcPr>
            <w:tcW w:w="4785" w:type="dxa"/>
          </w:tcPr>
          <w:p w14:paraId="55DA03CA" w14:textId="40E80CAB"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Средняя точность</w:t>
            </w:r>
          </w:p>
        </w:tc>
        <w:tc>
          <w:tcPr>
            <w:tcW w:w="4786" w:type="dxa"/>
          </w:tcPr>
          <w:p w14:paraId="27D03DA4" w14:textId="1CAD0C03"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0,98</w:t>
            </w:r>
          </w:p>
        </w:tc>
      </w:tr>
      <w:tr w:rsidR="003D5777" w14:paraId="59A98D95" w14:textId="77777777" w:rsidTr="003D5777">
        <w:tc>
          <w:tcPr>
            <w:tcW w:w="4785" w:type="dxa"/>
          </w:tcPr>
          <w:p w14:paraId="68C33373" w14:textId="58A97A00" w:rsidR="003D5777" w:rsidRDefault="003D5777" w:rsidP="003D5777">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lastRenderedPageBreak/>
              <w:t>Коэффициент корреляции Мэтью</w:t>
            </w:r>
          </w:p>
        </w:tc>
        <w:tc>
          <w:tcPr>
            <w:tcW w:w="4786" w:type="dxa"/>
          </w:tcPr>
          <w:p w14:paraId="2399ADB4" w14:textId="0770A4B2" w:rsidR="003D5777" w:rsidRDefault="003D5777" w:rsidP="003D5777">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0,31</w:t>
            </w:r>
          </w:p>
        </w:tc>
      </w:tr>
    </w:tbl>
    <w:p w14:paraId="02C02BE0" w14:textId="31E3555C" w:rsidR="003D5777" w:rsidRDefault="003D5777" w:rsidP="009671C5">
      <w:pPr>
        <w:pStyle w:val="afa"/>
        <w:spacing w:line="360" w:lineRule="auto"/>
        <w:jc w:val="both"/>
        <w:rPr>
          <w:ins w:id="725" w:author="Антон Смирнов" w:date="2023-05-29T01:39:00Z"/>
          <w:rFonts w:ascii="Times New Roman" w:hAnsi="Times New Roman" w:cs="Times New Roman"/>
          <w:i w:val="0"/>
          <w:iCs/>
          <w:sz w:val="28"/>
          <w:szCs w:val="28"/>
          <w:lang w:val="ru-RU"/>
        </w:rPr>
      </w:pPr>
    </w:p>
    <w:p w14:paraId="794E848F" w14:textId="51C2D2E9" w:rsidR="00EC295F" w:rsidRPr="00EC295F" w:rsidRDefault="00EC295F" w:rsidP="009671C5">
      <w:pPr>
        <w:pStyle w:val="afa"/>
        <w:spacing w:line="360" w:lineRule="auto"/>
        <w:jc w:val="both"/>
        <w:rPr>
          <w:rFonts w:ascii="Times New Roman" w:hAnsi="Times New Roman" w:cs="Times New Roman"/>
          <w:i w:val="0"/>
          <w:iCs/>
          <w:sz w:val="28"/>
          <w:szCs w:val="28"/>
          <w:lang w:val="ru-RU"/>
        </w:rPr>
      </w:pPr>
      <w:ins w:id="726" w:author="Антон Смирнов" w:date="2023-05-29T01:39:00Z">
        <w:r>
          <w:rPr>
            <w:rFonts w:ascii="Times New Roman" w:hAnsi="Times New Roman" w:cs="Times New Roman"/>
            <w:i w:val="0"/>
            <w:iCs/>
            <w:sz w:val="28"/>
            <w:szCs w:val="28"/>
            <w:lang w:val="ru-RU"/>
          </w:rPr>
          <w:tab/>
          <w:t>Несмотря на хорошие статистические характеристики моделей</w:t>
        </w:r>
      </w:ins>
      <w:ins w:id="727" w:author="Антон Смирнов" w:date="2023-05-29T01:40:00Z">
        <w:r>
          <w:rPr>
            <w:rFonts w:ascii="Times New Roman" w:hAnsi="Times New Roman" w:cs="Times New Roman"/>
            <w:i w:val="0"/>
            <w:iCs/>
            <w:sz w:val="28"/>
            <w:szCs w:val="28"/>
            <w:lang w:val="ru-RU"/>
          </w:rPr>
          <w:t>. Можно ожидать большую ошибку генерализации моделей, так ка</w:t>
        </w:r>
      </w:ins>
      <w:ins w:id="728" w:author="Антон Смирнов" w:date="2023-05-29T01:41:00Z">
        <w:r>
          <w:rPr>
            <w:rFonts w:ascii="Times New Roman" w:hAnsi="Times New Roman" w:cs="Times New Roman"/>
            <w:i w:val="0"/>
            <w:iCs/>
            <w:sz w:val="28"/>
            <w:szCs w:val="28"/>
            <w:lang w:val="ru-RU"/>
          </w:rPr>
          <w:t>к они обучались на ограниченном по всем параметрам</w:t>
        </w:r>
      </w:ins>
      <w:ins w:id="729" w:author="Антон Смирнов" w:date="2023-05-29T01:42:00Z">
        <w:r>
          <w:rPr>
            <w:rFonts w:ascii="Times New Roman" w:hAnsi="Times New Roman" w:cs="Times New Roman"/>
            <w:i w:val="0"/>
            <w:iCs/>
            <w:sz w:val="28"/>
            <w:szCs w:val="28"/>
            <w:lang w:val="ru-RU"/>
          </w:rPr>
          <w:t xml:space="preserve"> наборе данных</w:t>
        </w:r>
      </w:ins>
      <w:ins w:id="730" w:author="Антон Смирнов" w:date="2023-05-29T01:41:00Z">
        <w:r>
          <w:rPr>
            <w:rFonts w:ascii="Times New Roman" w:hAnsi="Times New Roman" w:cs="Times New Roman"/>
            <w:i w:val="0"/>
            <w:iCs/>
            <w:sz w:val="28"/>
            <w:szCs w:val="28"/>
            <w:lang w:val="ru-RU"/>
          </w:rPr>
          <w:t>: количестве пептидов, длине пептидов, аминокислотному составу, размаху в</w:t>
        </w:r>
      </w:ins>
      <w:ins w:id="731" w:author="Антон Смирнов" w:date="2023-05-29T01:42:00Z">
        <w:r>
          <w:rPr>
            <w:rFonts w:ascii="Times New Roman" w:hAnsi="Times New Roman" w:cs="Times New Roman"/>
            <w:i w:val="0"/>
            <w:iCs/>
            <w:sz w:val="28"/>
            <w:szCs w:val="28"/>
            <w:lang w:val="ru-RU"/>
          </w:rPr>
          <w:t xml:space="preserve">арьирования </w:t>
        </w:r>
        <w:r>
          <w:rPr>
            <w:rFonts w:ascii="Times New Roman" w:hAnsi="Times New Roman" w:cs="Times New Roman"/>
            <w:i w:val="0"/>
            <w:iCs/>
            <w:sz w:val="28"/>
            <w:szCs w:val="28"/>
          </w:rPr>
          <w:t>IC</w:t>
        </w:r>
        <w:r w:rsidRPr="00EC295F">
          <w:rPr>
            <w:rFonts w:ascii="Times New Roman" w:hAnsi="Times New Roman" w:cs="Times New Roman"/>
            <w:i w:val="0"/>
            <w:iCs/>
            <w:sz w:val="28"/>
            <w:szCs w:val="28"/>
            <w:vertAlign w:val="subscript"/>
            <w:lang w:val="ru-RU"/>
            <w:rPrChange w:id="732" w:author="Антон Смирнов" w:date="2023-05-29T01:42:00Z">
              <w:rPr>
                <w:rFonts w:ascii="Times New Roman" w:hAnsi="Times New Roman" w:cs="Times New Roman"/>
                <w:i w:val="0"/>
                <w:iCs/>
                <w:sz w:val="28"/>
                <w:szCs w:val="28"/>
              </w:rPr>
            </w:rPrChange>
          </w:rPr>
          <w:t>50</w:t>
        </w:r>
        <w:r w:rsidRPr="00EC295F">
          <w:rPr>
            <w:rFonts w:ascii="Times New Roman" w:hAnsi="Times New Roman" w:cs="Times New Roman"/>
            <w:i w:val="0"/>
            <w:iCs/>
            <w:sz w:val="28"/>
            <w:szCs w:val="28"/>
            <w:lang w:val="ru-RU"/>
            <w:rPrChange w:id="733" w:author="Антон Смирнов" w:date="2023-05-29T01:42:00Z">
              <w:rPr>
                <w:rFonts w:ascii="Times New Roman" w:hAnsi="Times New Roman" w:cs="Times New Roman"/>
                <w:i w:val="0"/>
                <w:iCs/>
                <w:sz w:val="28"/>
                <w:szCs w:val="28"/>
              </w:rPr>
            </w:rPrChange>
          </w:rPr>
          <w:t>.</w:t>
        </w:r>
      </w:ins>
      <w:ins w:id="734" w:author="Антон Смирнов" w:date="2023-05-29T01:43:00Z">
        <w:r>
          <w:rPr>
            <w:rFonts w:ascii="Times New Roman" w:hAnsi="Times New Roman" w:cs="Times New Roman"/>
            <w:i w:val="0"/>
            <w:iCs/>
            <w:sz w:val="28"/>
            <w:szCs w:val="28"/>
            <w:lang w:val="ru-RU"/>
          </w:rPr>
          <w:t xml:space="preserve"> </w:t>
        </w:r>
        <w:r w:rsidRPr="00EC295F">
          <w:rPr>
            <w:rFonts w:ascii="Times New Roman" w:hAnsi="Times New Roman" w:cs="Times New Roman"/>
            <w:i w:val="0"/>
            <w:iCs/>
            <w:sz w:val="28"/>
            <w:szCs w:val="28"/>
            <w:lang w:val="ru-RU"/>
          </w:rPr>
          <w:t xml:space="preserve">Для дальнейшей работы и построения прототипа веб-сервиса была взята модель, построенная </w:t>
        </w:r>
        <w:r>
          <w:rPr>
            <w:rFonts w:ascii="Times New Roman" w:hAnsi="Times New Roman" w:cs="Times New Roman"/>
            <w:i w:val="0"/>
            <w:iCs/>
            <w:sz w:val="28"/>
            <w:szCs w:val="28"/>
            <w:lang w:val="ru-RU"/>
          </w:rPr>
          <w:t>с</w:t>
        </w:r>
        <w:r w:rsidRPr="00EC295F">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 xml:space="preserve">использованием </w:t>
        </w:r>
        <w:r w:rsidRPr="00EC295F">
          <w:rPr>
            <w:rFonts w:ascii="Times New Roman" w:hAnsi="Times New Roman" w:cs="Times New Roman"/>
            <w:i w:val="0"/>
            <w:iCs/>
            <w:sz w:val="28"/>
            <w:szCs w:val="28"/>
            <w:lang w:val="ru-RU"/>
          </w:rPr>
          <w:t>уровн</w:t>
        </w:r>
        <w:r>
          <w:rPr>
            <w:rFonts w:ascii="Times New Roman" w:hAnsi="Times New Roman" w:cs="Times New Roman"/>
            <w:i w:val="0"/>
            <w:iCs/>
            <w:sz w:val="28"/>
            <w:szCs w:val="28"/>
            <w:lang w:val="ru-RU"/>
          </w:rPr>
          <w:t>я</w:t>
        </w:r>
        <w:r w:rsidRPr="00EC295F">
          <w:rPr>
            <w:rFonts w:ascii="Times New Roman" w:hAnsi="Times New Roman" w:cs="Times New Roman"/>
            <w:i w:val="0"/>
            <w:iCs/>
            <w:sz w:val="28"/>
            <w:szCs w:val="28"/>
            <w:lang w:val="ru-RU"/>
          </w:rPr>
          <w:t xml:space="preserve"> MNA дескрипторов, равного </w:t>
        </w:r>
        <w:r>
          <w:rPr>
            <w:rFonts w:ascii="Times New Roman" w:hAnsi="Times New Roman" w:cs="Times New Roman"/>
            <w:i w:val="0"/>
            <w:iCs/>
            <w:sz w:val="28"/>
            <w:szCs w:val="28"/>
            <w:lang w:val="ru-RU"/>
          </w:rPr>
          <w:t>шести</w:t>
        </w:r>
        <w:r w:rsidRPr="00EC295F">
          <w:rPr>
            <w:rFonts w:ascii="Times New Roman" w:hAnsi="Times New Roman" w:cs="Times New Roman"/>
            <w:i w:val="0"/>
            <w:iCs/>
            <w:sz w:val="28"/>
            <w:szCs w:val="28"/>
            <w:lang w:val="ru-RU"/>
          </w:rPr>
          <w:t>.</w:t>
        </w:r>
      </w:ins>
    </w:p>
    <w:p w14:paraId="65B415C6" w14:textId="548F828C" w:rsidR="00E75D60" w:rsidRPr="00387ECF" w:rsidRDefault="00E75D60" w:rsidP="00E75D60">
      <w:pPr>
        <w:pStyle w:val="2"/>
        <w:rPr>
          <w:lang w:val="ru-RU"/>
        </w:rPr>
      </w:pPr>
      <w:bookmarkStart w:id="735" w:name="_Toc136219703"/>
      <w:r>
        <w:rPr>
          <w:lang w:val="ru-RU"/>
        </w:rPr>
        <w:t>3.</w:t>
      </w:r>
      <w:r w:rsidR="003947AE">
        <w:rPr>
          <w:lang w:val="ru-RU"/>
        </w:rPr>
        <w:t>3</w:t>
      </w:r>
      <w:r>
        <w:rPr>
          <w:lang w:val="ru-RU"/>
        </w:rPr>
        <w:t xml:space="preserve"> Моделирование взаимодействия с </w:t>
      </w:r>
      <w:r>
        <w:t>HLA</w:t>
      </w:r>
      <w:r w:rsidR="00931689" w:rsidRPr="00387ECF">
        <w:rPr>
          <w:lang w:val="ru-RU"/>
        </w:rPr>
        <w:t xml:space="preserve"> </w:t>
      </w:r>
      <w:r w:rsidR="00931689">
        <w:t>I</w:t>
      </w:r>
      <w:bookmarkEnd w:id="735"/>
    </w:p>
    <w:p w14:paraId="027FD2CE" w14:textId="5B3015F3" w:rsidR="008D2225" w:rsidRPr="008D2225" w:rsidRDefault="00E75D60" w:rsidP="00931689">
      <w:pPr>
        <w:pStyle w:val="a0"/>
        <w:rPr>
          <w:ins w:id="736" w:author="Антон Смирнов" w:date="2023-05-29T01:49:00Z"/>
          <w:lang w:val="ru-RU"/>
          <w:rPrChange w:id="737" w:author="Антон Смирнов" w:date="2023-05-29T01:55:00Z">
            <w:rPr>
              <w:ins w:id="738" w:author="Антон Смирнов" w:date="2023-05-29T01:49:00Z"/>
              <w:lang w:val="ru-RU"/>
            </w:rPr>
          </w:rPrChange>
        </w:rPr>
      </w:pPr>
      <w:del w:id="739" w:author="Антон Смирнов" w:date="2023-05-29T01:45:00Z">
        <w:r w:rsidDel="008D2225">
          <w:rPr>
            <w:rFonts w:cs="Times New Roman"/>
            <w:i/>
            <w:iCs/>
            <w:szCs w:val="28"/>
            <w:lang w:val="ru-RU"/>
          </w:rPr>
          <w:tab/>
        </w:r>
        <w:r w:rsidR="00931689" w:rsidDel="008D2225">
          <w:rPr>
            <w:lang w:val="ru-RU"/>
          </w:rPr>
          <w:delText>Н</w:delText>
        </w:r>
      </w:del>
      <w:ins w:id="740" w:author="Антон Смирнов" w:date="2023-05-29T01:48:00Z">
        <w:r w:rsidR="008D2225">
          <w:rPr>
            <w:lang w:val="ru-RU"/>
          </w:rPr>
          <w:t>Готовый</w:t>
        </w:r>
      </w:ins>
      <w:ins w:id="741" w:author="Антон Смирнов" w:date="2023-05-29T01:45:00Z">
        <w:r w:rsidR="008D2225">
          <w:rPr>
            <w:lang w:val="ru-RU"/>
          </w:rPr>
          <w:t xml:space="preserve"> н</w:t>
        </w:r>
      </w:ins>
      <w:r w:rsidR="00931689">
        <w:rPr>
          <w:lang w:val="ru-RU"/>
        </w:rPr>
        <w:t xml:space="preserve">абор данных, использованный для прогноза характера активности пептидов с </w:t>
      </w:r>
      <w:r w:rsidR="00931689">
        <w:t>HLA</w:t>
      </w:r>
      <w:r w:rsidR="00931689" w:rsidRPr="00387ECF">
        <w:rPr>
          <w:lang w:val="ru-RU"/>
        </w:rPr>
        <w:t xml:space="preserve"> </w:t>
      </w:r>
      <w:r w:rsidR="00931689">
        <w:t>I</w:t>
      </w:r>
      <w:r w:rsidR="00931689">
        <w:rPr>
          <w:lang w:val="ru-RU"/>
        </w:rPr>
        <w:t xml:space="preserve">, содержит </w:t>
      </w:r>
      <w:r w:rsidR="00372ABB">
        <w:rPr>
          <w:lang w:val="ru-RU"/>
        </w:rPr>
        <w:t>416084</w:t>
      </w:r>
      <w:r w:rsidR="00931689" w:rsidRPr="00387ECF">
        <w:rPr>
          <w:lang w:val="ru-RU"/>
        </w:rPr>
        <w:t xml:space="preserve"> </w:t>
      </w:r>
      <w:r w:rsidR="00931689">
        <w:rPr>
          <w:lang w:val="ru-RU"/>
        </w:rPr>
        <w:t>пептид</w:t>
      </w:r>
      <w:r w:rsidR="00372ABB">
        <w:rPr>
          <w:lang w:val="ru-RU"/>
        </w:rPr>
        <w:t>а</w:t>
      </w:r>
      <w:r w:rsidR="00931689" w:rsidRPr="00387ECF">
        <w:rPr>
          <w:lang w:val="ru-RU"/>
        </w:rPr>
        <w:t xml:space="preserve"> </w:t>
      </w:r>
      <w:r w:rsidR="00931689">
        <w:rPr>
          <w:lang w:val="ru-RU"/>
        </w:rPr>
        <w:t xml:space="preserve">и </w:t>
      </w:r>
      <w:r w:rsidR="00372ABB">
        <w:rPr>
          <w:lang w:val="ru-RU"/>
        </w:rPr>
        <w:t>193</w:t>
      </w:r>
      <w:r w:rsidR="00931689">
        <w:rPr>
          <w:lang w:val="ru-RU"/>
        </w:rPr>
        <w:t xml:space="preserve"> </w:t>
      </w:r>
      <w:proofErr w:type="spellStart"/>
      <w:r w:rsidR="00931689">
        <w:rPr>
          <w:lang w:val="ru-RU"/>
        </w:rPr>
        <w:t>аллел</w:t>
      </w:r>
      <w:r w:rsidR="00372ABB">
        <w:rPr>
          <w:lang w:val="ru-RU"/>
        </w:rPr>
        <w:t>я</w:t>
      </w:r>
      <w:proofErr w:type="spellEnd"/>
      <w:r w:rsidR="00931689">
        <w:rPr>
          <w:lang w:val="ru-RU"/>
        </w:rPr>
        <w:t>.</w:t>
      </w:r>
      <w:ins w:id="742" w:author="Антон Смирнов" w:date="2023-05-29T01:51:00Z">
        <w:r w:rsidR="008D2225">
          <w:rPr>
            <w:lang w:val="ru-RU"/>
          </w:rPr>
          <w:t xml:space="preserve"> Для интегральной оценки качества моделей и подбора оптимального уровня </w:t>
        </w:r>
        <w:r w:rsidR="008D2225">
          <w:t>MNA</w:t>
        </w:r>
        <w:r w:rsidR="008D2225" w:rsidRPr="008D2225">
          <w:rPr>
            <w:lang w:val="ru-RU"/>
            <w:rPrChange w:id="743" w:author="Антон Смирнов" w:date="2023-05-29T01:51:00Z">
              <w:rPr/>
            </w:rPrChange>
          </w:rPr>
          <w:t xml:space="preserve"> </w:t>
        </w:r>
        <w:r w:rsidR="008D2225">
          <w:rPr>
            <w:lang w:val="ru-RU"/>
          </w:rPr>
          <w:t xml:space="preserve">дескрипторов, единственного </w:t>
        </w:r>
        <w:proofErr w:type="spellStart"/>
        <w:r w:rsidR="008D2225">
          <w:rPr>
            <w:lang w:val="ru-RU"/>
          </w:rPr>
          <w:t>гиперапараметра</w:t>
        </w:r>
        <w:proofErr w:type="spellEnd"/>
        <w:r w:rsidR="008D2225">
          <w:rPr>
            <w:lang w:val="ru-RU"/>
          </w:rPr>
          <w:t>, ис</w:t>
        </w:r>
      </w:ins>
      <w:ins w:id="744" w:author="Антон Смирнов" w:date="2023-05-29T01:52:00Z">
        <w:r w:rsidR="008D2225">
          <w:rPr>
            <w:lang w:val="ru-RU"/>
          </w:rPr>
          <w:t xml:space="preserve">пользовалась медиана от ряда значений </w:t>
        </w:r>
        <w:r w:rsidR="008D2225">
          <w:t>AUROC</w:t>
        </w:r>
        <w:r w:rsidR="008D2225">
          <w:rPr>
            <w:lang w:val="ru-RU"/>
          </w:rPr>
          <w:t xml:space="preserve"> для каждой аллели.</w:t>
        </w:r>
      </w:ins>
      <w:ins w:id="745" w:author="Антон Смирнов" w:date="2023-05-29T01:56:00Z">
        <w:r w:rsidR="00ED7B11">
          <w:rPr>
            <w:lang w:val="ru-RU"/>
          </w:rPr>
          <w:t xml:space="preserve"> Медиана была выбрана как легко интерпретируемый показатель – </w:t>
        </w:r>
      </w:ins>
      <w:ins w:id="746" w:author="Антон Смирнов" w:date="2023-05-29T01:57:00Z">
        <w:r w:rsidR="00ED7B11">
          <w:rPr>
            <w:lang w:val="ru-RU"/>
          </w:rPr>
          <w:t xml:space="preserve">связывание </w:t>
        </w:r>
      </w:ins>
      <w:ins w:id="747" w:author="Антон Смирнов" w:date="2023-05-29T01:56:00Z">
        <w:r w:rsidR="00ED7B11">
          <w:rPr>
            <w:lang w:val="ru-RU"/>
          </w:rPr>
          <w:t>половин</w:t>
        </w:r>
      </w:ins>
      <w:ins w:id="748" w:author="Антон Смирнов" w:date="2023-05-29T01:57:00Z">
        <w:r w:rsidR="00ED7B11">
          <w:rPr>
            <w:lang w:val="ru-RU"/>
          </w:rPr>
          <w:t>ы</w:t>
        </w:r>
      </w:ins>
      <w:ins w:id="749" w:author="Антон Смирнов" w:date="2023-05-29T01:56:00Z">
        <w:r w:rsidR="00ED7B11">
          <w:rPr>
            <w:lang w:val="ru-RU"/>
          </w:rPr>
          <w:t xml:space="preserve"> </w:t>
        </w:r>
      </w:ins>
      <w:ins w:id="750" w:author="Антон Смирнов" w:date="2023-05-29T01:57:00Z">
        <w:r w:rsidR="00ED7B11">
          <w:rPr>
            <w:lang w:val="ru-RU"/>
          </w:rPr>
          <w:t>аллелей предсказывается лучше, чем некоторое число.</w:t>
        </w:r>
      </w:ins>
      <w:ins w:id="751" w:author="Антон Смирнов" w:date="2023-05-29T01:58:00Z">
        <w:r w:rsidR="00ED7B11">
          <w:rPr>
            <w:lang w:val="ru-RU"/>
          </w:rPr>
          <w:t xml:space="preserve"> </w:t>
        </w:r>
      </w:ins>
      <w:ins w:id="752" w:author="Антон Смирнов" w:date="2023-05-29T02:00:00Z">
        <w:r w:rsidR="00ED7B11">
          <w:rPr>
            <w:lang w:val="ru-RU"/>
          </w:rPr>
          <w:t>Помимо этого,</w:t>
        </w:r>
      </w:ins>
      <w:ins w:id="753" w:author="Антон Смирнов" w:date="2023-05-29T01:58:00Z">
        <w:r w:rsidR="00ED7B11">
          <w:rPr>
            <w:lang w:val="ru-RU"/>
          </w:rPr>
          <w:t xml:space="preserve"> медиана более устойчива к выбросам, чем среднее арифметическое.</w:t>
        </w:r>
      </w:ins>
      <w:ins w:id="754" w:author="Антон Смирнов" w:date="2023-05-29T01:52:00Z">
        <w:r w:rsidR="008D2225">
          <w:rPr>
            <w:lang w:val="ru-RU"/>
          </w:rPr>
          <w:t xml:space="preserve"> </w:t>
        </w:r>
        <w:r w:rsidR="008D2225">
          <w:rPr>
            <w:lang w:val="ru-RU"/>
          </w:rPr>
          <w:t>Аллели, для которых метрика внутреннего качества получилась меньше 0,7 были отфильтрованы.</w:t>
        </w:r>
      </w:ins>
      <w:ins w:id="755" w:author="Антон Смирнов" w:date="2023-05-29T01:48:00Z">
        <w:r w:rsidR="008D2225">
          <w:rPr>
            <w:lang w:val="ru-RU"/>
          </w:rPr>
          <w:t xml:space="preserve"> </w:t>
        </w:r>
      </w:ins>
      <w:del w:id="756" w:author="Антон Смирнов" w:date="2023-05-29T01:49:00Z">
        <w:r w:rsidR="002F01F3" w:rsidDel="008D2225">
          <w:rPr>
            <w:lang w:val="ru-RU"/>
          </w:rPr>
          <w:delText xml:space="preserve"> Количество активных пептидов для каждой аллели приведено в Приложении 2.</w:delText>
        </w:r>
        <w:r w:rsidR="00931689" w:rsidDel="008D2225">
          <w:rPr>
            <w:lang w:val="ru-RU"/>
          </w:rPr>
          <w:delText xml:space="preserve"> </w:delText>
        </w:r>
      </w:del>
      <w:r w:rsidR="00931689">
        <w:rPr>
          <w:lang w:val="ru-RU"/>
        </w:rPr>
        <w:t xml:space="preserve">Результаты внутренней оценки представлены на рисунке </w:t>
      </w:r>
      <w:del w:id="757" w:author="Антон Смирнов" w:date="2023-05-29T01:50:00Z">
        <w:r w:rsidR="00931689" w:rsidDel="008D2225">
          <w:rPr>
            <w:lang w:val="ru-RU"/>
          </w:rPr>
          <w:delText>16</w:delText>
        </w:r>
      </w:del>
      <w:ins w:id="758" w:author="Антон Смирнов" w:date="2023-05-29T01:50:00Z">
        <w:r w:rsidR="008D2225">
          <w:rPr>
            <w:lang w:val="ru-RU"/>
          </w:rPr>
          <w:t>1</w:t>
        </w:r>
        <w:r w:rsidR="008D2225">
          <w:rPr>
            <w:lang w:val="ru-RU"/>
          </w:rPr>
          <w:t>3</w:t>
        </w:r>
      </w:ins>
      <w:ins w:id="759" w:author="Антон Смирнов" w:date="2023-05-29T01:49:00Z">
        <w:r w:rsidR="008D2225">
          <w:rPr>
            <w:lang w:val="ru-RU"/>
          </w:rPr>
          <w:t>.</w:t>
        </w:r>
      </w:ins>
      <w:ins w:id="760" w:author="Антон Смирнов" w:date="2023-05-29T01:52:00Z">
        <w:r w:rsidR="008D2225">
          <w:rPr>
            <w:lang w:val="ru-RU"/>
          </w:rPr>
          <w:t xml:space="preserve"> Кривые имеют типичн</w:t>
        </w:r>
      </w:ins>
      <w:ins w:id="761" w:author="Антон Смирнов" w:date="2023-05-29T01:53:00Z">
        <w:r w:rsidR="008D2225">
          <w:rPr>
            <w:lang w:val="ru-RU"/>
          </w:rPr>
          <w:t xml:space="preserve">ый вид, максимум достигается при использовании шестого уровня дескрипторов, что согласуется с результатами </w:t>
        </w:r>
      </w:ins>
      <w:ins w:id="762" w:author="Антон Смирнов" w:date="2023-05-29T01:54:00Z">
        <w:r w:rsidR="008D2225">
          <w:rPr>
            <w:lang w:val="ru-RU"/>
          </w:rPr>
          <w:t xml:space="preserve">моделирования </w:t>
        </w:r>
        <w:r w:rsidR="008D2225">
          <w:t>TAP</w:t>
        </w:r>
        <w:r w:rsidR="008D2225" w:rsidRPr="008D2225">
          <w:rPr>
            <w:lang w:val="ru-RU"/>
            <w:rPrChange w:id="763" w:author="Антон Смирнов" w:date="2023-05-29T01:54:00Z">
              <w:rPr/>
            </w:rPrChange>
          </w:rPr>
          <w:t xml:space="preserve"> </w:t>
        </w:r>
        <w:r w:rsidR="008D2225">
          <w:rPr>
            <w:lang w:val="ru-RU"/>
          </w:rPr>
          <w:t>транспортера, так как характерная длина пептидов в обучающей и тестовой выборке также равна девяти. Кривые имеют одинаковый</w:t>
        </w:r>
      </w:ins>
      <w:ins w:id="764" w:author="Антон Смирнов" w:date="2023-05-29T01:55:00Z">
        <w:r w:rsidR="008D2225">
          <w:rPr>
            <w:lang w:val="ru-RU"/>
          </w:rPr>
          <w:t xml:space="preserve"> вид и расположены близко друг к другу на всем интервале варьирования </w:t>
        </w:r>
        <w:proofErr w:type="spellStart"/>
        <w:r w:rsidR="008D2225">
          <w:rPr>
            <w:lang w:val="ru-RU"/>
          </w:rPr>
          <w:t>гиперпараметра</w:t>
        </w:r>
        <w:proofErr w:type="spellEnd"/>
        <w:r w:rsidR="00ED7B11">
          <w:rPr>
            <w:lang w:val="ru-RU"/>
          </w:rPr>
          <w:t>. Это говор</w:t>
        </w:r>
      </w:ins>
      <w:ins w:id="765" w:author="Антон Смирнов" w:date="2023-05-29T01:56:00Z">
        <w:r w:rsidR="00ED7B11">
          <w:rPr>
            <w:lang w:val="ru-RU"/>
          </w:rPr>
          <w:t xml:space="preserve">ит о хорошей сбалансированности разбиений данных. </w:t>
        </w:r>
      </w:ins>
      <w:ins w:id="766" w:author="Антон Смирнов" w:date="2023-05-29T01:59:00Z">
        <w:r w:rsidR="00ED7B11">
          <w:rPr>
            <w:lang w:val="ru-RU"/>
          </w:rPr>
          <w:t xml:space="preserve">Не все аллели проходили внутренний контроль качества. Итоговое количество предсказываемых аллелей по результатам внутренней </w:t>
        </w:r>
        <w:r w:rsidR="00ED7B11">
          <w:rPr>
            <w:lang w:val="ru-RU"/>
          </w:rPr>
          <w:lastRenderedPageBreak/>
          <w:t xml:space="preserve">оценки качества </w:t>
        </w:r>
      </w:ins>
      <w:ins w:id="767" w:author="Антон Смирнов" w:date="2023-05-29T02:00:00Z">
        <w:r w:rsidR="00ED7B11">
          <w:rPr>
            <w:lang w:val="ru-RU"/>
          </w:rPr>
          <w:t xml:space="preserve">варьирует от 176 до 179. </w:t>
        </w:r>
      </w:ins>
      <w:ins w:id="768" w:author="Антон Смирнов" w:date="2023-05-29T02:02:00Z">
        <w:r w:rsidR="00ED7B11">
          <w:rPr>
            <w:lang w:val="ru-RU"/>
          </w:rPr>
          <w:t>Для шестого уровня количество предсказываемых аллелей равно 176.</w:t>
        </w:r>
      </w:ins>
    </w:p>
    <w:p w14:paraId="504FD6D0" w14:textId="386989DC" w:rsidR="00931689" w:rsidDel="00ED7B11" w:rsidRDefault="00931689" w:rsidP="00931689">
      <w:pPr>
        <w:pStyle w:val="a0"/>
        <w:rPr>
          <w:del w:id="769" w:author="Антон Смирнов" w:date="2023-05-29T02:00:00Z"/>
          <w:lang w:val="ru-RU"/>
        </w:rPr>
      </w:pPr>
      <w:del w:id="770" w:author="Антон Смирнов" w:date="2023-05-29T02:00:00Z">
        <w:r w:rsidDel="00ED7B11">
          <w:rPr>
            <w:lang w:val="ru-RU"/>
          </w:rPr>
          <w:delText xml:space="preserve">, результаты внешней оценки – на рисунке 17. Для интегральной оценки качества модели была использована медиана от всех значений </w:delText>
        </w:r>
        <w:r w:rsidDel="00ED7B11">
          <w:delText>AUROC</w:delText>
        </w:r>
        <w:r w:rsidRPr="00387ECF" w:rsidDel="00ED7B11">
          <w:rPr>
            <w:lang w:val="ru-RU"/>
          </w:rPr>
          <w:delText xml:space="preserve">. </w:delText>
        </w:r>
        <w:r w:rsidR="007E001C" w:rsidDel="00ED7B11">
          <w:rPr>
            <w:lang w:val="ru-RU"/>
          </w:rPr>
          <w:delText>Аллели, для которых метрика внутреннего качества получилась меньше 0,7 были отфильтрованы.</w:delText>
        </w:r>
      </w:del>
    </w:p>
    <w:p w14:paraId="1EB9FFEB" w14:textId="77777777" w:rsidR="008D2225" w:rsidRDefault="00931689" w:rsidP="008D2225">
      <w:pPr>
        <w:pStyle w:val="a0"/>
        <w:keepNext/>
        <w:ind w:firstLine="0"/>
        <w:rPr>
          <w:ins w:id="771" w:author="Антон Смирнов" w:date="2023-05-29T01:50:00Z"/>
        </w:rPr>
        <w:pPrChange w:id="772" w:author="Антон Смирнов" w:date="2023-05-29T01:50:00Z">
          <w:pPr>
            <w:pStyle w:val="a0"/>
            <w:keepNext/>
            <w:ind w:firstLine="0"/>
          </w:pPr>
        </w:pPrChange>
      </w:pPr>
      <w:r>
        <w:rPr>
          <w:noProof/>
          <w:lang w:val="ru-RU"/>
        </w:rPr>
        <w:drawing>
          <wp:inline distT="0" distB="0" distL="0" distR="0" wp14:anchorId="7CD1ACD8" wp14:editId="4B5B926A">
            <wp:extent cx="5848350" cy="43910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3005008" w14:textId="43DA8959" w:rsidR="001D58CF" w:rsidRDefault="008D2225" w:rsidP="008D2225">
      <w:pPr>
        <w:pStyle w:val="afa"/>
        <w:spacing w:line="360" w:lineRule="auto"/>
        <w:jc w:val="both"/>
        <w:rPr>
          <w:ins w:id="773" w:author="Антон Смирнов" w:date="2023-05-29T02:00:00Z"/>
          <w:rFonts w:ascii="Times New Roman" w:hAnsi="Times New Roman" w:cs="Times New Roman"/>
          <w:i w:val="0"/>
          <w:iCs/>
          <w:sz w:val="28"/>
          <w:szCs w:val="28"/>
          <w:lang w:val="ru-RU"/>
        </w:rPr>
      </w:pPr>
      <w:ins w:id="774" w:author="Антон Смирнов" w:date="2023-05-29T01:50:00Z">
        <w:r w:rsidRPr="008D2225">
          <w:rPr>
            <w:rFonts w:ascii="Times New Roman" w:hAnsi="Times New Roman" w:cs="Times New Roman"/>
            <w:b/>
            <w:bCs/>
            <w:i w:val="0"/>
            <w:iCs/>
            <w:sz w:val="28"/>
            <w:szCs w:val="28"/>
            <w:lang w:val="ru-RU"/>
            <w:rPrChange w:id="775" w:author="Антон Смирнов" w:date="2023-05-29T01:50:00Z">
              <w:rPr/>
            </w:rPrChange>
          </w:rPr>
          <w:t xml:space="preserve">Рисунок </w:t>
        </w:r>
        <w:r w:rsidRPr="008D2225">
          <w:rPr>
            <w:rFonts w:ascii="Times New Roman" w:hAnsi="Times New Roman" w:cs="Times New Roman"/>
            <w:b/>
            <w:bCs/>
            <w:i w:val="0"/>
            <w:iCs/>
            <w:sz w:val="28"/>
            <w:szCs w:val="28"/>
            <w:rPrChange w:id="776" w:author="Антон Смирнов" w:date="2023-05-29T01:50:00Z">
              <w:rPr/>
            </w:rPrChange>
          </w:rPr>
          <w:fldChar w:fldCharType="begin"/>
        </w:r>
        <w:r w:rsidRPr="008D2225">
          <w:rPr>
            <w:rFonts w:ascii="Times New Roman" w:hAnsi="Times New Roman" w:cs="Times New Roman"/>
            <w:b/>
            <w:bCs/>
            <w:i w:val="0"/>
            <w:iCs/>
            <w:sz w:val="28"/>
            <w:szCs w:val="28"/>
            <w:lang w:val="ru-RU"/>
            <w:rPrChange w:id="777" w:author="Антон Смирнов" w:date="2023-05-29T01:50:00Z">
              <w:rPr/>
            </w:rPrChange>
          </w:rPr>
          <w:instrText xml:space="preserve"> </w:instrText>
        </w:r>
        <w:r w:rsidRPr="008D2225">
          <w:rPr>
            <w:rFonts w:ascii="Times New Roman" w:hAnsi="Times New Roman" w:cs="Times New Roman"/>
            <w:b/>
            <w:bCs/>
            <w:i w:val="0"/>
            <w:iCs/>
            <w:sz w:val="28"/>
            <w:szCs w:val="28"/>
            <w:rPrChange w:id="778" w:author="Антон Смирнов" w:date="2023-05-29T01:50:00Z">
              <w:rPr/>
            </w:rPrChange>
          </w:rPr>
          <w:instrText>SEQ</w:instrText>
        </w:r>
        <w:r w:rsidRPr="008D2225">
          <w:rPr>
            <w:rFonts w:ascii="Times New Roman" w:hAnsi="Times New Roman" w:cs="Times New Roman"/>
            <w:b/>
            <w:bCs/>
            <w:i w:val="0"/>
            <w:iCs/>
            <w:sz w:val="28"/>
            <w:szCs w:val="28"/>
            <w:lang w:val="ru-RU"/>
            <w:rPrChange w:id="779" w:author="Антон Смирнов" w:date="2023-05-29T01:50:00Z">
              <w:rPr/>
            </w:rPrChange>
          </w:rPr>
          <w:instrText xml:space="preserve"> Рисунок \* </w:instrText>
        </w:r>
        <w:r w:rsidRPr="008D2225">
          <w:rPr>
            <w:rFonts w:ascii="Times New Roman" w:hAnsi="Times New Roman" w:cs="Times New Roman"/>
            <w:b/>
            <w:bCs/>
            <w:i w:val="0"/>
            <w:iCs/>
            <w:sz w:val="28"/>
            <w:szCs w:val="28"/>
            <w:rPrChange w:id="780" w:author="Антон Смирнов" w:date="2023-05-29T01:50:00Z">
              <w:rPr/>
            </w:rPrChange>
          </w:rPr>
          <w:instrText>ARABIC</w:instrText>
        </w:r>
        <w:r w:rsidRPr="008D2225">
          <w:rPr>
            <w:rFonts w:ascii="Times New Roman" w:hAnsi="Times New Roman" w:cs="Times New Roman"/>
            <w:b/>
            <w:bCs/>
            <w:i w:val="0"/>
            <w:iCs/>
            <w:sz w:val="28"/>
            <w:szCs w:val="28"/>
            <w:lang w:val="ru-RU"/>
            <w:rPrChange w:id="781" w:author="Антон Смирнов" w:date="2023-05-29T01:50:00Z">
              <w:rPr/>
            </w:rPrChange>
          </w:rPr>
          <w:instrText xml:space="preserve"> </w:instrText>
        </w:r>
      </w:ins>
      <w:r w:rsidRPr="008D2225">
        <w:rPr>
          <w:rFonts w:ascii="Times New Roman" w:hAnsi="Times New Roman" w:cs="Times New Roman"/>
          <w:b/>
          <w:bCs/>
          <w:i w:val="0"/>
          <w:iCs/>
          <w:sz w:val="28"/>
          <w:szCs w:val="28"/>
          <w:rPrChange w:id="782" w:author="Антон Смирнов" w:date="2023-05-29T01:50:00Z">
            <w:rPr/>
          </w:rPrChange>
        </w:rPr>
        <w:fldChar w:fldCharType="separate"/>
      </w:r>
      <w:ins w:id="783" w:author="Антон Смирнов" w:date="2023-05-29T01:50:00Z">
        <w:r w:rsidRPr="008D2225">
          <w:rPr>
            <w:rFonts w:ascii="Times New Roman" w:hAnsi="Times New Roman" w:cs="Times New Roman"/>
            <w:b/>
            <w:bCs/>
            <w:i w:val="0"/>
            <w:iCs/>
            <w:noProof/>
            <w:sz w:val="28"/>
            <w:szCs w:val="28"/>
            <w:lang w:val="ru-RU"/>
            <w:rPrChange w:id="784" w:author="Антон Смирнов" w:date="2023-05-29T01:50:00Z">
              <w:rPr>
                <w:noProof/>
              </w:rPr>
            </w:rPrChange>
          </w:rPr>
          <w:t>13</w:t>
        </w:r>
        <w:r w:rsidRPr="008D2225">
          <w:rPr>
            <w:rFonts w:ascii="Times New Roman" w:hAnsi="Times New Roman" w:cs="Times New Roman"/>
            <w:b/>
            <w:bCs/>
            <w:i w:val="0"/>
            <w:iCs/>
            <w:sz w:val="28"/>
            <w:szCs w:val="28"/>
            <w:rPrChange w:id="785" w:author="Антон Смирнов" w:date="2023-05-29T01:50:00Z">
              <w:rPr/>
            </w:rPrChange>
          </w:rPr>
          <w:fldChar w:fldCharType="end"/>
        </w:r>
        <w:r w:rsidRPr="008D2225">
          <w:rPr>
            <w:rFonts w:ascii="Times New Roman" w:hAnsi="Times New Roman" w:cs="Times New Roman"/>
            <w:i w:val="0"/>
            <w:iCs/>
            <w:sz w:val="28"/>
            <w:szCs w:val="28"/>
            <w:lang w:val="ru-RU"/>
            <w:rPrChange w:id="786" w:author="Антон Смирнов" w:date="2023-05-29T01:50:00Z">
              <w:rPr>
                <w:lang w:val="ru-RU"/>
              </w:rPr>
            </w:rPrChange>
          </w:rPr>
          <w:t>. Зависимость медианы метрики внутренней оценки качества моделей прогноза связывания с HLA I от уровня MNA для различных разбиений исходного набора данных.</w:t>
        </w:r>
      </w:ins>
    </w:p>
    <w:p w14:paraId="0797711E" w14:textId="252E30BB" w:rsidR="00ED7B11" w:rsidRPr="00832C85" w:rsidRDefault="00ED7B11" w:rsidP="00ED7B11">
      <w:pPr>
        <w:pStyle w:val="a0"/>
        <w:rPr>
          <w:ins w:id="787" w:author="Антон Смирнов" w:date="2023-05-29T02:00:00Z"/>
          <w:lang w:val="ru-RU"/>
          <w:rPrChange w:id="788" w:author="Антон Смирнов" w:date="2023-05-29T02:09:00Z">
            <w:rPr>
              <w:ins w:id="789" w:author="Антон Смирнов" w:date="2023-05-29T02:00:00Z"/>
              <w:lang w:val="ru-RU"/>
            </w:rPr>
          </w:rPrChange>
        </w:rPr>
      </w:pPr>
      <w:ins w:id="790" w:author="Антон Смирнов" w:date="2023-05-29T02:00:00Z">
        <w:r w:rsidRPr="00ED7B11">
          <w:rPr>
            <w:rFonts w:cs="Times New Roman"/>
            <w:szCs w:val="28"/>
            <w:lang w:val="ru-RU"/>
            <w:rPrChange w:id="791" w:author="Антон Смирнов" w:date="2023-05-29T02:01:00Z">
              <w:rPr>
                <w:rFonts w:cs="Times New Roman"/>
                <w:i/>
                <w:iCs/>
                <w:szCs w:val="28"/>
                <w:lang w:val="ru-RU"/>
              </w:rPr>
            </w:rPrChange>
          </w:rPr>
          <w:tab/>
          <w:t>Р</w:t>
        </w:r>
        <w:r w:rsidRPr="00ED7B11">
          <w:rPr>
            <w:lang w:val="ru-RU"/>
            <w:rPrChange w:id="792" w:author="Антон Смирнов" w:date="2023-05-29T02:01:00Z">
              <w:rPr>
                <w:lang w:val="ru-RU"/>
              </w:rPr>
            </w:rPrChange>
          </w:rPr>
          <w:t xml:space="preserve">езультаты внешней оценки </w:t>
        </w:r>
      </w:ins>
      <w:ins w:id="793" w:author="Антон Смирнов" w:date="2023-05-29T02:02:00Z">
        <w:r>
          <w:rPr>
            <w:lang w:val="ru-RU"/>
          </w:rPr>
          <w:t>представлен</w:t>
        </w:r>
      </w:ins>
      <w:ins w:id="794" w:author="Антон Смирнов" w:date="2023-05-29T02:03:00Z">
        <w:r>
          <w:rPr>
            <w:lang w:val="ru-RU"/>
          </w:rPr>
          <w:t>ы на рисунке 14.</w:t>
        </w:r>
      </w:ins>
      <w:ins w:id="795" w:author="Антон Смирнов" w:date="2023-05-29T02:00:00Z">
        <w:r w:rsidRPr="00ED7B11">
          <w:rPr>
            <w:lang w:val="ru-RU"/>
            <w:rPrChange w:id="796" w:author="Антон Смирнов" w:date="2023-05-29T02:01:00Z">
              <w:rPr>
                <w:lang w:val="ru-RU"/>
              </w:rPr>
            </w:rPrChange>
          </w:rPr>
          <w:t xml:space="preserve"> </w:t>
        </w:r>
      </w:ins>
      <w:ins w:id="797" w:author="Антон Смирнов" w:date="2023-05-29T02:03:00Z">
        <w:r w:rsidR="004F5436">
          <w:rPr>
            <w:lang w:val="ru-RU"/>
          </w:rPr>
          <w:t xml:space="preserve">Кривая </w:t>
        </w:r>
      </w:ins>
      <w:ins w:id="798" w:author="Антон Смирнов" w:date="2023-05-29T02:04:00Z">
        <w:r w:rsidR="004F5436">
          <w:rPr>
            <w:lang w:val="ru-RU"/>
          </w:rPr>
          <w:t>имеет такой же вид, как и кривые внутренней оценки качества, только несколько смещена в сторону меньших значе</w:t>
        </w:r>
      </w:ins>
      <w:ins w:id="799" w:author="Антон Смирнов" w:date="2023-05-29T02:05:00Z">
        <w:r w:rsidR="004F5436">
          <w:rPr>
            <w:lang w:val="ru-RU"/>
          </w:rPr>
          <w:t xml:space="preserve">ний метрики качества моделей. </w:t>
        </w:r>
      </w:ins>
      <w:ins w:id="800" w:author="Антон Смирнов" w:date="2023-05-29T02:06:00Z">
        <w:r w:rsidR="00832C85">
          <w:rPr>
            <w:lang w:val="ru-RU"/>
          </w:rPr>
          <w:t xml:space="preserve">Оптимальное значение уровня </w:t>
        </w:r>
        <w:r w:rsidR="00832C85">
          <w:t>MNA</w:t>
        </w:r>
        <w:r w:rsidR="00832C85" w:rsidRPr="00832C85">
          <w:rPr>
            <w:lang w:val="ru-RU"/>
            <w:rPrChange w:id="801" w:author="Антон Смирнов" w:date="2023-05-29T02:06:00Z">
              <w:rPr/>
            </w:rPrChange>
          </w:rPr>
          <w:t xml:space="preserve"> </w:t>
        </w:r>
        <w:r w:rsidR="00832C85">
          <w:rPr>
            <w:lang w:val="ru-RU"/>
          </w:rPr>
          <w:t xml:space="preserve">дескрипторов также равно шести. </w:t>
        </w:r>
      </w:ins>
      <w:ins w:id="802" w:author="Антон Смирнов" w:date="2023-05-29T02:10:00Z">
        <w:r w:rsidR="00832C85" w:rsidRPr="00832C85">
          <w:rPr>
            <w:rFonts w:cs="Times New Roman"/>
            <w:szCs w:val="28"/>
            <w:lang w:val="ru-RU"/>
            <w:rPrChange w:id="803" w:author="Антон Смирнов" w:date="2023-05-29T02:10:00Z">
              <w:rPr>
                <w:rFonts w:cs="Times New Roman"/>
                <w:i/>
                <w:iCs/>
                <w:szCs w:val="28"/>
                <w:lang w:val="ru-RU"/>
              </w:rPr>
            </w:rPrChange>
          </w:rPr>
          <w:t>Дальнейшее уменьшении метрик на высоких уровнях может быть следствием переобучения моделей.</w:t>
        </w:r>
        <w:r w:rsidR="00832C85">
          <w:rPr>
            <w:rFonts w:cs="Times New Roman"/>
            <w:i/>
            <w:iCs/>
            <w:szCs w:val="28"/>
            <w:lang w:val="ru-RU"/>
          </w:rPr>
          <w:t xml:space="preserve"> </w:t>
        </w:r>
      </w:ins>
      <w:ins w:id="804" w:author="Антон Смирнов" w:date="2023-05-29T02:07:00Z">
        <w:r w:rsidR="00832C85" w:rsidRPr="00832C85">
          <w:rPr>
            <w:lang w:val="ru-RU"/>
          </w:rPr>
          <w:t>Аллели, для которых метрика внешнего качества получилась меньше 0,7 были также исключены</w:t>
        </w:r>
      </w:ins>
      <w:ins w:id="805" w:author="Антон Смирнов" w:date="2023-05-29T02:08:00Z">
        <w:r w:rsidR="00832C85">
          <w:rPr>
            <w:lang w:val="ru-RU"/>
          </w:rPr>
          <w:t xml:space="preserve"> из итоговой модели</w:t>
        </w:r>
      </w:ins>
      <w:ins w:id="806" w:author="Антон Смирнов" w:date="2023-05-29T02:07:00Z">
        <w:r w:rsidR="00832C85" w:rsidRPr="00832C85">
          <w:rPr>
            <w:lang w:val="ru-RU"/>
          </w:rPr>
          <w:t>.</w:t>
        </w:r>
      </w:ins>
      <w:ins w:id="807" w:author="Антон Смирнов" w:date="2023-05-29T02:09:00Z">
        <w:r w:rsidR="00832C85">
          <w:rPr>
            <w:lang w:val="ru-RU"/>
          </w:rPr>
          <w:t xml:space="preserve"> Количество пептидов и значения статистических ха</w:t>
        </w:r>
      </w:ins>
      <w:ins w:id="808" w:author="Антон Смирнов" w:date="2023-05-29T02:10:00Z">
        <w:r w:rsidR="00832C85">
          <w:rPr>
            <w:lang w:val="ru-RU"/>
          </w:rPr>
          <w:t>рактеристик для каждой прогнозируемой аллели приведено в Приложении 2.</w:t>
        </w:r>
      </w:ins>
    </w:p>
    <w:p w14:paraId="31D3FFAA" w14:textId="57DB41D8" w:rsidR="00ED7B11" w:rsidRPr="008D2225" w:rsidRDefault="00ED7B11" w:rsidP="008D2225">
      <w:pPr>
        <w:pStyle w:val="afa"/>
        <w:spacing w:line="360" w:lineRule="auto"/>
        <w:jc w:val="both"/>
        <w:rPr>
          <w:rFonts w:ascii="Times New Roman" w:hAnsi="Times New Roman" w:cs="Times New Roman"/>
          <w:i w:val="0"/>
          <w:iCs/>
          <w:sz w:val="28"/>
          <w:szCs w:val="28"/>
          <w:lang w:val="ru-RU"/>
          <w:rPrChange w:id="809" w:author="Антон Смирнов" w:date="2023-05-29T01:50:00Z">
            <w:rPr/>
          </w:rPrChange>
        </w:rPr>
        <w:pPrChange w:id="810" w:author="Антон Смирнов" w:date="2023-05-29T01:50:00Z">
          <w:pPr>
            <w:pStyle w:val="a0"/>
            <w:keepNext/>
            <w:ind w:firstLine="0"/>
          </w:pPr>
        </w:pPrChange>
      </w:pPr>
    </w:p>
    <w:p w14:paraId="76EC4FC6" w14:textId="61D4414D" w:rsidR="00931689" w:rsidRPr="00387ECF" w:rsidDel="008D2225" w:rsidRDefault="001D58CF" w:rsidP="00387ECF">
      <w:pPr>
        <w:pStyle w:val="afa"/>
        <w:spacing w:line="360" w:lineRule="auto"/>
        <w:jc w:val="both"/>
        <w:rPr>
          <w:del w:id="811" w:author="Антон Смирнов" w:date="2023-05-29T01:50:00Z"/>
          <w:rFonts w:cs="Times New Roman"/>
          <w:szCs w:val="28"/>
          <w:lang w:val="ru-RU"/>
        </w:rPr>
      </w:pPr>
      <w:del w:id="812" w:author="Антон Смирнов" w:date="2023-05-29T01:50:00Z">
        <w:r w:rsidRPr="00387ECF" w:rsidDel="008D2225">
          <w:rPr>
            <w:rFonts w:ascii="Times New Roman" w:hAnsi="Times New Roman" w:cs="Times New Roman"/>
            <w:b/>
            <w:bCs/>
            <w:i w:val="0"/>
            <w:iCs/>
            <w:sz w:val="28"/>
            <w:szCs w:val="28"/>
            <w:lang w:val="ru-RU"/>
          </w:rPr>
          <w:delText xml:space="preserve">Рисунок </w:delText>
        </w:r>
        <w:r w:rsidRPr="00387ECF" w:rsidDel="008D2225">
          <w:rPr>
            <w:rFonts w:ascii="Times New Roman" w:hAnsi="Times New Roman" w:cs="Times New Roman"/>
            <w:b/>
            <w:bCs/>
            <w:i w:val="0"/>
            <w:iCs/>
            <w:sz w:val="28"/>
            <w:szCs w:val="28"/>
          </w:rPr>
          <w:fldChar w:fldCharType="begin"/>
        </w:r>
        <w:r w:rsidRPr="00387ECF" w:rsidDel="008D2225">
          <w:rPr>
            <w:rFonts w:ascii="Times New Roman" w:hAnsi="Times New Roman" w:cs="Times New Roman"/>
            <w:b/>
            <w:bCs/>
            <w:i w:val="0"/>
            <w:iCs/>
            <w:sz w:val="28"/>
            <w:szCs w:val="28"/>
            <w:lang w:val="ru-RU"/>
          </w:rPr>
          <w:delInstrText xml:space="preserve"> </w:delInstrText>
        </w:r>
        <w:r w:rsidRPr="00387ECF" w:rsidDel="008D2225">
          <w:rPr>
            <w:rFonts w:ascii="Times New Roman" w:hAnsi="Times New Roman" w:cs="Times New Roman"/>
            <w:b/>
            <w:bCs/>
            <w:i w:val="0"/>
            <w:iCs/>
            <w:sz w:val="28"/>
            <w:szCs w:val="28"/>
          </w:rPr>
          <w:delInstrText>SEQ</w:delInstrText>
        </w:r>
        <w:r w:rsidRPr="00387ECF" w:rsidDel="008D2225">
          <w:rPr>
            <w:rFonts w:ascii="Times New Roman" w:hAnsi="Times New Roman" w:cs="Times New Roman"/>
            <w:b/>
            <w:bCs/>
            <w:i w:val="0"/>
            <w:iCs/>
            <w:sz w:val="28"/>
            <w:szCs w:val="28"/>
            <w:lang w:val="ru-RU"/>
          </w:rPr>
          <w:delInstrText xml:space="preserve"> Рисунок \* </w:delInstrText>
        </w:r>
        <w:r w:rsidRPr="00387ECF" w:rsidDel="008D2225">
          <w:rPr>
            <w:rFonts w:ascii="Times New Roman" w:hAnsi="Times New Roman" w:cs="Times New Roman"/>
            <w:b/>
            <w:bCs/>
            <w:i w:val="0"/>
            <w:iCs/>
            <w:sz w:val="28"/>
            <w:szCs w:val="28"/>
          </w:rPr>
          <w:delInstrText>ARABIC</w:delInstrText>
        </w:r>
        <w:r w:rsidRPr="00387ECF" w:rsidDel="008D2225">
          <w:rPr>
            <w:rFonts w:ascii="Times New Roman" w:hAnsi="Times New Roman" w:cs="Times New Roman"/>
            <w:b/>
            <w:bCs/>
            <w:i w:val="0"/>
            <w:iCs/>
            <w:sz w:val="28"/>
            <w:szCs w:val="28"/>
            <w:lang w:val="ru-RU"/>
          </w:rPr>
          <w:delInstrText xml:space="preserve"> </w:delInstrText>
        </w:r>
        <w:r w:rsidRPr="00387ECF" w:rsidDel="008D2225">
          <w:rPr>
            <w:rFonts w:ascii="Times New Roman" w:hAnsi="Times New Roman" w:cs="Times New Roman"/>
            <w:b/>
            <w:bCs/>
            <w:i w:val="0"/>
            <w:iCs/>
            <w:sz w:val="28"/>
            <w:szCs w:val="28"/>
          </w:rPr>
          <w:fldChar w:fldCharType="separate"/>
        </w:r>
        <w:r w:rsidR="009025EF" w:rsidRPr="00765029" w:rsidDel="008D2225">
          <w:rPr>
            <w:rFonts w:ascii="Times New Roman" w:hAnsi="Times New Roman" w:cs="Times New Roman"/>
            <w:b/>
            <w:bCs/>
            <w:i w:val="0"/>
            <w:iCs/>
            <w:noProof/>
            <w:sz w:val="28"/>
            <w:szCs w:val="28"/>
            <w:lang w:val="ru-RU"/>
            <w:rPrChange w:id="813" w:author="Антон Смирнов" w:date="2023-05-28T20:59:00Z">
              <w:rPr>
                <w:rFonts w:ascii="Times New Roman" w:hAnsi="Times New Roman" w:cs="Times New Roman"/>
                <w:b/>
                <w:bCs/>
                <w:i w:val="0"/>
                <w:iCs/>
                <w:noProof/>
                <w:sz w:val="28"/>
                <w:szCs w:val="28"/>
              </w:rPr>
            </w:rPrChange>
          </w:rPr>
          <w:delText>18</w:delText>
        </w:r>
        <w:r w:rsidRPr="00387ECF" w:rsidDel="008D2225">
          <w:rPr>
            <w:rFonts w:ascii="Times New Roman" w:hAnsi="Times New Roman" w:cs="Times New Roman"/>
            <w:b/>
            <w:bCs/>
            <w:i w:val="0"/>
            <w:iCs/>
            <w:sz w:val="28"/>
            <w:szCs w:val="28"/>
          </w:rPr>
          <w:fldChar w:fldCharType="end"/>
        </w:r>
        <w:r w:rsidRPr="00387ECF" w:rsidDel="008D2225">
          <w:rPr>
            <w:rFonts w:ascii="Times New Roman" w:hAnsi="Times New Roman" w:cs="Times New Roman"/>
            <w:sz w:val="28"/>
            <w:szCs w:val="28"/>
            <w:lang w:val="ru-RU"/>
          </w:rPr>
          <w:delText xml:space="preserve">. </w:delText>
        </w:r>
        <w:r w:rsidRPr="001D58CF" w:rsidDel="008D2225">
          <w:rPr>
            <w:rFonts w:ascii="Times New Roman" w:hAnsi="Times New Roman" w:cs="Times New Roman"/>
            <w:i w:val="0"/>
            <w:sz w:val="28"/>
            <w:szCs w:val="28"/>
            <w:lang w:val="ru-RU"/>
          </w:rPr>
          <w:delText xml:space="preserve">Зависимость медианы метрики внутренней оценки </w:delText>
        </w:r>
        <w:r w:rsidR="00155230" w:rsidRPr="00177580" w:rsidDel="008D2225">
          <w:rPr>
            <w:rFonts w:ascii="Times New Roman" w:hAnsi="Times New Roman" w:cs="Times New Roman"/>
            <w:i w:val="0"/>
            <w:iCs/>
            <w:sz w:val="28"/>
            <w:szCs w:val="28"/>
            <w:lang w:val="ru-RU"/>
          </w:rPr>
          <w:delText xml:space="preserve">качества моделей </w:delText>
        </w:r>
        <w:r w:rsidR="00155230" w:rsidDel="008D2225">
          <w:rPr>
            <w:rFonts w:ascii="Times New Roman" w:hAnsi="Times New Roman" w:cs="Times New Roman"/>
            <w:i w:val="0"/>
            <w:iCs/>
            <w:sz w:val="28"/>
            <w:szCs w:val="28"/>
            <w:lang w:val="ru-RU"/>
          </w:rPr>
          <w:delText xml:space="preserve">прогноза связывания с </w:delText>
        </w:r>
        <w:r w:rsidR="00155230" w:rsidDel="008D2225">
          <w:rPr>
            <w:rFonts w:ascii="Times New Roman" w:hAnsi="Times New Roman" w:cs="Times New Roman"/>
            <w:i w:val="0"/>
            <w:iCs/>
            <w:sz w:val="28"/>
            <w:szCs w:val="28"/>
          </w:rPr>
          <w:delText>HLA</w:delText>
        </w:r>
        <w:r w:rsidR="00155230" w:rsidRPr="00177580" w:rsidDel="008D2225">
          <w:rPr>
            <w:rFonts w:ascii="Times New Roman" w:hAnsi="Times New Roman" w:cs="Times New Roman"/>
            <w:i w:val="0"/>
            <w:iCs/>
            <w:sz w:val="28"/>
            <w:szCs w:val="28"/>
            <w:lang w:val="ru-RU"/>
          </w:rPr>
          <w:delText xml:space="preserve"> </w:delText>
        </w:r>
        <w:r w:rsidR="00155230" w:rsidDel="008D2225">
          <w:rPr>
            <w:rFonts w:ascii="Times New Roman" w:hAnsi="Times New Roman" w:cs="Times New Roman"/>
            <w:i w:val="0"/>
            <w:iCs/>
            <w:sz w:val="28"/>
            <w:szCs w:val="28"/>
          </w:rPr>
          <w:delText>I</w:delText>
        </w:r>
        <w:r w:rsidRPr="001D58CF" w:rsidDel="008D2225">
          <w:rPr>
            <w:rFonts w:ascii="Times New Roman" w:hAnsi="Times New Roman" w:cs="Times New Roman"/>
            <w:i w:val="0"/>
            <w:sz w:val="28"/>
            <w:szCs w:val="28"/>
            <w:lang w:val="ru-RU"/>
          </w:rPr>
          <w:delText xml:space="preserve"> от уровня MNA для различных разбиений исходного набора данных.</w:delText>
        </w:r>
      </w:del>
    </w:p>
    <w:p w14:paraId="369E62B8" w14:textId="77777777" w:rsidR="00ED7B11" w:rsidRDefault="001D58CF" w:rsidP="00ED7B11">
      <w:pPr>
        <w:pStyle w:val="a0"/>
        <w:keepNext/>
        <w:ind w:firstLine="0"/>
        <w:rPr>
          <w:ins w:id="814" w:author="Антон Смирнов" w:date="2023-05-29T02:03:00Z"/>
        </w:rPr>
        <w:pPrChange w:id="815" w:author="Антон Смирнов" w:date="2023-05-29T02:03:00Z">
          <w:pPr>
            <w:pStyle w:val="a0"/>
            <w:keepNext/>
            <w:ind w:firstLine="0"/>
          </w:pPr>
        </w:pPrChange>
      </w:pPr>
      <w:r>
        <w:rPr>
          <w:noProof/>
          <w:lang w:val="ru-RU"/>
        </w:rPr>
        <w:drawing>
          <wp:inline distT="0" distB="0" distL="0" distR="0" wp14:anchorId="7E87EE96" wp14:editId="0FB2457E">
            <wp:extent cx="5848350" cy="41338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5857"/>
                    <a:stretch/>
                  </pic:blipFill>
                  <pic:spPr bwMode="auto">
                    <a:xfrm>
                      <a:off x="0" y="0"/>
                      <a:ext cx="5848350" cy="4133850"/>
                    </a:xfrm>
                    <a:prstGeom prst="rect">
                      <a:avLst/>
                    </a:prstGeom>
                    <a:noFill/>
                    <a:ln>
                      <a:noFill/>
                    </a:ln>
                    <a:extLst>
                      <a:ext uri="{53640926-AAD7-44D8-BBD7-CCE9431645EC}">
                        <a14:shadowObscured xmlns:a14="http://schemas.microsoft.com/office/drawing/2010/main"/>
                      </a:ext>
                    </a:extLst>
                  </pic:spPr>
                </pic:pic>
              </a:graphicData>
            </a:graphic>
          </wp:inline>
        </w:drawing>
      </w:r>
    </w:p>
    <w:p w14:paraId="4F679EB0" w14:textId="2F556061" w:rsidR="001D58CF" w:rsidRPr="00ED7B11" w:rsidRDefault="00ED7B11" w:rsidP="00ED7B11">
      <w:pPr>
        <w:pStyle w:val="afa"/>
        <w:spacing w:line="360" w:lineRule="auto"/>
        <w:jc w:val="both"/>
        <w:rPr>
          <w:rFonts w:ascii="Times New Roman" w:hAnsi="Times New Roman" w:cs="Times New Roman"/>
          <w:i w:val="0"/>
          <w:iCs/>
          <w:sz w:val="28"/>
          <w:szCs w:val="28"/>
          <w:lang w:val="ru-RU"/>
          <w:rPrChange w:id="816" w:author="Антон Смирнов" w:date="2023-05-29T02:03:00Z">
            <w:rPr/>
          </w:rPrChange>
        </w:rPr>
        <w:pPrChange w:id="817" w:author="Антон Смирнов" w:date="2023-05-29T02:03:00Z">
          <w:pPr>
            <w:pStyle w:val="a0"/>
            <w:keepNext/>
            <w:ind w:firstLine="0"/>
          </w:pPr>
        </w:pPrChange>
      </w:pPr>
      <w:ins w:id="818" w:author="Антон Смирнов" w:date="2023-05-29T02:03:00Z">
        <w:r w:rsidRPr="00ED7B11">
          <w:rPr>
            <w:rFonts w:ascii="Times New Roman" w:hAnsi="Times New Roman" w:cs="Times New Roman"/>
            <w:b/>
            <w:bCs/>
            <w:i w:val="0"/>
            <w:iCs/>
            <w:sz w:val="28"/>
            <w:szCs w:val="28"/>
            <w:lang w:val="ru-RU"/>
            <w:rPrChange w:id="819" w:author="Антон Смирнов" w:date="2023-05-29T02:03:00Z">
              <w:rPr/>
            </w:rPrChange>
          </w:rPr>
          <w:t xml:space="preserve">Рисунок </w:t>
        </w:r>
        <w:r w:rsidRPr="00ED7B11">
          <w:rPr>
            <w:rFonts w:ascii="Times New Roman" w:hAnsi="Times New Roman" w:cs="Times New Roman"/>
            <w:b/>
            <w:bCs/>
            <w:i w:val="0"/>
            <w:iCs/>
            <w:sz w:val="28"/>
            <w:szCs w:val="28"/>
            <w:rPrChange w:id="820" w:author="Антон Смирнов" w:date="2023-05-29T02:03:00Z">
              <w:rPr/>
            </w:rPrChange>
          </w:rPr>
          <w:fldChar w:fldCharType="begin"/>
        </w:r>
        <w:r w:rsidRPr="00ED7B11">
          <w:rPr>
            <w:rFonts w:ascii="Times New Roman" w:hAnsi="Times New Roman" w:cs="Times New Roman"/>
            <w:b/>
            <w:bCs/>
            <w:i w:val="0"/>
            <w:iCs/>
            <w:sz w:val="28"/>
            <w:szCs w:val="28"/>
            <w:lang w:val="ru-RU"/>
            <w:rPrChange w:id="821" w:author="Антон Смирнов" w:date="2023-05-29T02:03:00Z">
              <w:rPr/>
            </w:rPrChange>
          </w:rPr>
          <w:instrText xml:space="preserve"> </w:instrText>
        </w:r>
        <w:r w:rsidRPr="00ED7B11">
          <w:rPr>
            <w:rFonts w:ascii="Times New Roman" w:hAnsi="Times New Roman" w:cs="Times New Roman"/>
            <w:b/>
            <w:bCs/>
            <w:i w:val="0"/>
            <w:iCs/>
            <w:sz w:val="28"/>
            <w:szCs w:val="28"/>
            <w:rPrChange w:id="822" w:author="Антон Смирнов" w:date="2023-05-29T02:03:00Z">
              <w:rPr/>
            </w:rPrChange>
          </w:rPr>
          <w:instrText>SEQ</w:instrText>
        </w:r>
        <w:r w:rsidRPr="00ED7B11">
          <w:rPr>
            <w:rFonts w:ascii="Times New Roman" w:hAnsi="Times New Roman" w:cs="Times New Roman"/>
            <w:b/>
            <w:bCs/>
            <w:i w:val="0"/>
            <w:iCs/>
            <w:sz w:val="28"/>
            <w:szCs w:val="28"/>
            <w:lang w:val="ru-RU"/>
            <w:rPrChange w:id="823" w:author="Антон Смирнов" w:date="2023-05-29T02:03:00Z">
              <w:rPr/>
            </w:rPrChange>
          </w:rPr>
          <w:instrText xml:space="preserve"> Рисунок \* </w:instrText>
        </w:r>
        <w:r w:rsidRPr="00ED7B11">
          <w:rPr>
            <w:rFonts w:ascii="Times New Roman" w:hAnsi="Times New Roman" w:cs="Times New Roman"/>
            <w:b/>
            <w:bCs/>
            <w:i w:val="0"/>
            <w:iCs/>
            <w:sz w:val="28"/>
            <w:szCs w:val="28"/>
            <w:rPrChange w:id="824" w:author="Антон Смирнов" w:date="2023-05-29T02:03:00Z">
              <w:rPr/>
            </w:rPrChange>
          </w:rPr>
          <w:instrText>ARABIC</w:instrText>
        </w:r>
        <w:r w:rsidRPr="00ED7B11">
          <w:rPr>
            <w:rFonts w:ascii="Times New Roman" w:hAnsi="Times New Roman" w:cs="Times New Roman"/>
            <w:b/>
            <w:bCs/>
            <w:i w:val="0"/>
            <w:iCs/>
            <w:sz w:val="28"/>
            <w:szCs w:val="28"/>
            <w:lang w:val="ru-RU"/>
            <w:rPrChange w:id="825" w:author="Антон Смирнов" w:date="2023-05-29T02:03:00Z">
              <w:rPr/>
            </w:rPrChange>
          </w:rPr>
          <w:instrText xml:space="preserve"> </w:instrText>
        </w:r>
      </w:ins>
      <w:r w:rsidRPr="00ED7B11">
        <w:rPr>
          <w:rFonts w:ascii="Times New Roman" w:hAnsi="Times New Roman" w:cs="Times New Roman"/>
          <w:b/>
          <w:bCs/>
          <w:i w:val="0"/>
          <w:iCs/>
          <w:sz w:val="28"/>
          <w:szCs w:val="28"/>
          <w:rPrChange w:id="826" w:author="Антон Смирнов" w:date="2023-05-29T02:03:00Z">
            <w:rPr/>
          </w:rPrChange>
        </w:rPr>
        <w:fldChar w:fldCharType="separate"/>
      </w:r>
      <w:ins w:id="827" w:author="Антон Смирнов" w:date="2023-05-29T02:03:00Z">
        <w:r w:rsidRPr="00ED7B11">
          <w:rPr>
            <w:rFonts w:ascii="Times New Roman" w:hAnsi="Times New Roman" w:cs="Times New Roman"/>
            <w:b/>
            <w:bCs/>
            <w:i w:val="0"/>
            <w:iCs/>
            <w:noProof/>
            <w:sz w:val="28"/>
            <w:szCs w:val="28"/>
            <w:lang w:val="ru-RU"/>
            <w:rPrChange w:id="828" w:author="Антон Смирнов" w:date="2023-05-29T02:03:00Z">
              <w:rPr>
                <w:noProof/>
              </w:rPr>
            </w:rPrChange>
          </w:rPr>
          <w:t>14</w:t>
        </w:r>
        <w:r w:rsidRPr="00ED7B11">
          <w:rPr>
            <w:rFonts w:ascii="Times New Roman" w:hAnsi="Times New Roman" w:cs="Times New Roman"/>
            <w:b/>
            <w:bCs/>
            <w:i w:val="0"/>
            <w:iCs/>
            <w:sz w:val="28"/>
            <w:szCs w:val="28"/>
            <w:rPrChange w:id="829" w:author="Антон Смирнов" w:date="2023-05-29T02:03:00Z">
              <w:rPr/>
            </w:rPrChange>
          </w:rPr>
          <w:fldChar w:fldCharType="end"/>
        </w:r>
        <w:r w:rsidRPr="00ED7B11">
          <w:rPr>
            <w:rFonts w:ascii="Times New Roman" w:hAnsi="Times New Roman" w:cs="Times New Roman"/>
            <w:b/>
            <w:bCs/>
            <w:i w:val="0"/>
            <w:iCs/>
            <w:sz w:val="28"/>
            <w:szCs w:val="28"/>
            <w:lang w:val="ru-RU"/>
            <w:rPrChange w:id="830" w:author="Антон Смирнов" w:date="2023-05-29T02:03:00Z">
              <w:rPr>
                <w:lang w:val="ru-RU"/>
              </w:rPr>
            </w:rPrChange>
          </w:rPr>
          <w:t>.</w:t>
        </w:r>
        <w:r w:rsidRPr="00ED7B11">
          <w:rPr>
            <w:rFonts w:ascii="Times New Roman" w:hAnsi="Times New Roman" w:cs="Times New Roman"/>
            <w:i w:val="0"/>
            <w:iCs/>
            <w:sz w:val="28"/>
            <w:szCs w:val="28"/>
            <w:lang w:val="ru-RU"/>
            <w:rPrChange w:id="831" w:author="Антон Смирнов" w:date="2023-05-29T02:03:00Z">
              <w:rPr>
                <w:lang w:val="ru-RU"/>
              </w:rPr>
            </w:rPrChange>
          </w:rPr>
          <w:t xml:space="preserve"> Зависимость медианы метрики внешней оценки качества моделей прогноза связывания с HLA I от уровня MNA дескрипторов.</w:t>
        </w:r>
      </w:ins>
    </w:p>
    <w:p w14:paraId="28517437" w14:textId="14533AA8" w:rsidR="001D58CF" w:rsidRPr="00832C85" w:rsidDel="00ED7B11" w:rsidRDefault="00832C85" w:rsidP="00387ECF">
      <w:pPr>
        <w:pStyle w:val="afa"/>
        <w:spacing w:line="360" w:lineRule="auto"/>
        <w:jc w:val="both"/>
        <w:rPr>
          <w:del w:id="832" w:author="Антон Смирнов" w:date="2023-05-29T02:03:00Z"/>
          <w:rFonts w:cs="Times New Roman"/>
          <w:iCs/>
          <w:szCs w:val="28"/>
          <w:lang w:val="ru-RU"/>
          <w:rPrChange w:id="833" w:author="Антон Смирнов" w:date="2023-05-29T02:11:00Z">
            <w:rPr>
              <w:del w:id="834" w:author="Антон Смирнов" w:date="2023-05-29T02:03:00Z"/>
              <w:rFonts w:cs="Times New Roman"/>
              <w:iCs/>
              <w:szCs w:val="28"/>
              <w:lang w:val="ru-RU"/>
            </w:rPr>
          </w:rPrChange>
        </w:rPr>
      </w:pPr>
      <w:ins w:id="835" w:author="Антон Смирнов" w:date="2023-05-29T02:11:00Z">
        <w:r w:rsidRPr="00832C85">
          <w:rPr>
            <w:rFonts w:ascii="Times New Roman" w:hAnsi="Times New Roman" w:cs="Times New Roman"/>
            <w:i w:val="0"/>
            <w:iCs/>
            <w:sz w:val="28"/>
            <w:szCs w:val="28"/>
            <w:lang w:val="ru-RU"/>
            <w:rPrChange w:id="836" w:author="Антон Смирнов" w:date="2023-05-29T02:11:00Z">
              <w:rPr>
                <w:rFonts w:ascii="Times New Roman" w:hAnsi="Times New Roman" w:cs="Times New Roman"/>
                <w:b/>
                <w:bCs/>
                <w:i w:val="0"/>
                <w:iCs/>
                <w:sz w:val="28"/>
                <w:szCs w:val="28"/>
                <w:lang w:val="ru-RU"/>
              </w:rPr>
            </w:rPrChange>
          </w:rPr>
          <w:t xml:space="preserve">Медианные </w:t>
        </w:r>
      </w:ins>
      <w:del w:id="837" w:author="Антон Смирнов" w:date="2023-05-29T02:03:00Z">
        <w:r w:rsidR="001D58CF" w:rsidRPr="00832C85" w:rsidDel="00ED7B11">
          <w:rPr>
            <w:rFonts w:ascii="Times New Roman" w:hAnsi="Times New Roman" w:cs="Times New Roman"/>
            <w:i w:val="0"/>
            <w:iCs/>
            <w:sz w:val="28"/>
            <w:szCs w:val="28"/>
            <w:lang w:val="ru-RU"/>
            <w:rPrChange w:id="838" w:author="Антон Смирнов" w:date="2023-05-29T02:11:00Z">
              <w:rPr>
                <w:rFonts w:ascii="Times New Roman" w:hAnsi="Times New Roman" w:cs="Times New Roman"/>
                <w:b/>
                <w:bCs/>
                <w:i w:val="0"/>
                <w:iCs/>
                <w:sz w:val="28"/>
                <w:szCs w:val="28"/>
                <w:lang w:val="ru-RU"/>
              </w:rPr>
            </w:rPrChange>
          </w:rPr>
          <w:delText xml:space="preserve">Рисунок </w:delText>
        </w:r>
        <w:r w:rsidR="001D58CF" w:rsidRPr="00832C85" w:rsidDel="00ED7B11">
          <w:rPr>
            <w:rFonts w:ascii="Times New Roman" w:hAnsi="Times New Roman" w:cs="Times New Roman"/>
            <w:i w:val="0"/>
            <w:iCs/>
            <w:sz w:val="28"/>
            <w:szCs w:val="28"/>
            <w:rPrChange w:id="839" w:author="Антон Смирнов" w:date="2023-05-29T02:11:00Z">
              <w:rPr>
                <w:rFonts w:ascii="Times New Roman" w:hAnsi="Times New Roman" w:cs="Times New Roman"/>
                <w:b/>
                <w:bCs/>
                <w:i w:val="0"/>
                <w:iCs/>
                <w:sz w:val="28"/>
                <w:szCs w:val="28"/>
              </w:rPr>
            </w:rPrChange>
          </w:rPr>
          <w:fldChar w:fldCharType="begin"/>
        </w:r>
        <w:r w:rsidR="001D58CF" w:rsidRPr="00832C85" w:rsidDel="00ED7B11">
          <w:rPr>
            <w:rFonts w:ascii="Times New Roman" w:hAnsi="Times New Roman" w:cs="Times New Roman"/>
            <w:i w:val="0"/>
            <w:iCs/>
            <w:sz w:val="28"/>
            <w:szCs w:val="28"/>
            <w:lang w:val="ru-RU"/>
            <w:rPrChange w:id="840" w:author="Антон Смирнов" w:date="2023-05-29T02:11:00Z">
              <w:rPr>
                <w:rFonts w:ascii="Times New Roman" w:hAnsi="Times New Roman" w:cs="Times New Roman"/>
                <w:b/>
                <w:bCs/>
                <w:i w:val="0"/>
                <w:iCs/>
                <w:sz w:val="28"/>
                <w:szCs w:val="28"/>
                <w:lang w:val="ru-RU"/>
              </w:rPr>
            </w:rPrChange>
          </w:rPr>
          <w:delInstrText xml:space="preserve"> </w:delInstrText>
        </w:r>
        <w:r w:rsidR="001D58CF" w:rsidRPr="00832C85" w:rsidDel="00ED7B11">
          <w:rPr>
            <w:rFonts w:ascii="Times New Roman" w:hAnsi="Times New Roman" w:cs="Times New Roman"/>
            <w:i w:val="0"/>
            <w:iCs/>
            <w:sz w:val="28"/>
            <w:szCs w:val="28"/>
            <w:rPrChange w:id="841" w:author="Антон Смирнов" w:date="2023-05-29T02:11:00Z">
              <w:rPr>
                <w:rFonts w:ascii="Times New Roman" w:hAnsi="Times New Roman" w:cs="Times New Roman"/>
                <w:b/>
                <w:bCs/>
                <w:i w:val="0"/>
                <w:iCs/>
                <w:sz w:val="28"/>
                <w:szCs w:val="28"/>
              </w:rPr>
            </w:rPrChange>
          </w:rPr>
          <w:delInstrText>SEQ</w:delInstrText>
        </w:r>
        <w:r w:rsidR="001D58CF" w:rsidRPr="00832C85" w:rsidDel="00ED7B11">
          <w:rPr>
            <w:rFonts w:ascii="Times New Roman" w:hAnsi="Times New Roman" w:cs="Times New Roman"/>
            <w:i w:val="0"/>
            <w:iCs/>
            <w:sz w:val="28"/>
            <w:szCs w:val="28"/>
            <w:lang w:val="ru-RU"/>
            <w:rPrChange w:id="842" w:author="Антон Смирнов" w:date="2023-05-29T02:11:00Z">
              <w:rPr>
                <w:rFonts w:ascii="Times New Roman" w:hAnsi="Times New Roman" w:cs="Times New Roman"/>
                <w:b/>
                <w:bCs/>
                <w:i w:val="0"/>
                <w:iCs/>
                <w:sz w:val="28"/>
                <w:szCs w:val="28"/>
                <w:lang w:val="ru-RU"/>
              </w:rPr>
            </w:rPrChange>
          </w:rPr>
          <w:delInstrText xml:space="preserve"> Рисунок \* </w:delInstrText>
        </w:r>
        <w:r w:rsidR="001D58CF" w:rsidRPr="00832C85" w:rsidDel="00ED7B11">
          <w:rPr>
            <w:rFonts w:ascii="Times New Roman" w:hAnsi="Times New Roman" w:cs="Times New Roman"/>
            <w:i w:val="0"/>
            <w:iCs/>
            <w:sz w:val="28"/>
            <w:szCs w:val="28"/>
            <w:rPrChange w:id="843" w:author="Антон Смирнов" w:date="2023-05-29T02:11:00Z">
              <w:rPr>
                <w:rFonts w:ascii="Times New Roman" w:hAnsi="Times New Roman" w:cs="Times New Roman"/>
                <w:b/>
                <w:bCs/>
                <w:i w:val="0"/>
                <w:iCs/>
                <w:sz w:val="28"/>
                <w:szCs w:val="28"/>
              </w:rPr>
            </w:rPrChange>
          </w:rPr>
          <w:delInstrText>ARABIC</w:delInstrText>
        </w:r>
        <w:r w:rsidR="001D58CF" w:rsidRPr="00832C85" w:rsidDel="00ED7B11">
          <w:rPr>
            <w:rFonts w:ascii="Times New Roman" w:hAnsi="Times New Roman" w:cs="Times New Roman"/>
            <w:i w:val="0"/>
            <w:iCs/>
            <w:sz w:val="28"/>
            <w:szCs w:val="28"/>
            <w:lang w:val="ru-RU"/>
            <w:rPrChange w:id="844" w:author="Антон Смирнов" w:date="2023-05-29T02:11:00Z">
              <w:rPr>
                <w:rFonts w:ascii="Times New Roman" w:hAnsi="Times New Roman" w:cs="Times New Roman"/>
                <w:b/>
                <w:bCs/>
                <w:i w:val="0"/>
                <w:iCs/>
                <w:sz w:val="28"/>
                <w:szCs w:val="28"/>
                <w:lang w:val="ru-RU"/>
              </w:rPr>
            </w:rPrChange>
          </w:rPr>
          <w:delInstrText xml:space="preserve"> </w:delInstrText>
        </w:r>
        <w:r w:rsidR="001D58CF" w:rsidRPr="00832C85" w:rsidDel="00ED7B11">
          <w:rPr>
            <w:rFonts w:ascii="Times New Roman" w:hAnsi="Times New Roman" w:cs="Times New Roman"/>
            <w:i w:val="0"/>
            <w:iCs/>
            <w:sz w:val="28"/>
            <w:szCs w:val="28"/>
            <w:rPrChange w:id="845" w:author="Антон Смирнов" w:date="2023-05-29T02:11:00Z">
              <w:rPr>
                <w:rFonts w:ascii="Times New Roman" w:hAnsi="Times New Roman" w:cs="Times New Roman"/>
                <w:b/>
                <w:bCs/>
                <w:i w:val="0"/>
                <w:iCs/>
                <w:sz w:val="28"/>
                <w:szCs w:val="28"/>
              </w:rPr>
            </w:rPrChange>
          </w:rPr>
          <w:fldChar w:fldCharType="separate"/>
        </w:r>
        <w:r w:rsidR="009025EF" w:rsidRPr="00832C85" w:rsidDel="00ED7B11">
          <w:rPr>
            <w:rFonts w:ascii="Times New Roman" w:hAnsi="Times New Roman" w:cs="Times New Roman"/>
            <w:i w:val="0"/>
            <w:iCs/>
            <w:noProof/>
            <w:sz w:val="28"/>
            <w:szCs w:val="28"/>
            <w:lang w:val="ru-RU"/>
            <w:rPrChange w:id="846" w:author="Антон Смирнов" w:date="2023-05-29T02:11:00Z">
              <w:rPr>
                <w:rFonts w:ascii="Times New Roman" w:hAnsi="Times New Roman" w:cs="Times New Roman"/>
                <w:b/>
                <w:bCs/>
                <w:i w:val="0"/>
                <w:iCs/>
                <w:noProof/>
                <w:sz w:val="28"/>
                <w:szCs w:val="28"/>
              </w:rPr>
            </w:rPrChange>
          </w:rPr>
          <w:delText>19</w:delText>
        </w:r>
        <w:r w:rsidR="001D58CF" w:rsidRPr="00832C85" w:rsidDel="00ED7B11">
          <w:rPr>
            <w:rFonts w:ascii="Times New Roman" w:hAnsi="Times New Roman" w:cs="Times New Roman"/>
            <w:i w:val="0"/>
            <w:iCs/>
            <w:sz w:val="28"/>
            <w:szCs w:val="28"/>
            <w:rPrChange w:id="847" w:author="Антон Смирнов" w:date="2023-05-29T02:11:00Z">
              <w:rPr>
                <w:rFonts w:ascii="Times New Roman" w:hAnsi="Times New Roman" w:cs="Times New Roman"/>
                <w:b/>
                <w:bCs/>
                <w:i w:val="0"/>
                <w:iCs/>
                <w:sz w:val="28"/>
                <w:szCs w:val="28"/>
              </w:rPr>
            </w:rPrChange>
          </w:rPr>
          <w:fldChar w:fldCharType="end"/>
        </w:r>
        <w:r w:rsidR="001D58CF" w:rsidRPr="00832C85" w:rsidDel="00ED7B11">
          <w:rPr>
            <w:rFonts w:ascii="Times New Roman" w:hAnsi="Times New Roman" w:cs="Times New Roman"/>
            <w:i w:val="0"/>
            <w:iCs/>
            <w:sz w:val="28"/>
            <w:szCs w:val="28"/>
            <w:lang w:val="ru-RU"/>
            <w:rPrChange w:id="848" w:author="Антон Смирнов" w:date="2023-05-29T02:11:00Z">
              <w:rPr>
                <w:rFonts w:ascii="Times New Roman" w:hAnsi="Times New Roman" w:cs="Times New Roman"/>
                <w:i w:val="0"/>
                <w:iCs/>
                <w:sz w:val="28"/>
                <w:szCs w:val="28"/>
                <w:lang w:val="ru-RU"/>
              </w:rPr>
            </w:rPrChange>
          </w:rPr>
          <w:delText xml:space="preserve">. Зависимость медианы метрики внешней оценки качества моделей </w:delText>
        </w:r>
        <w:r w:rsidR="00155230" w:rsidRPr="00832C85" w:rsidDel="00ED7B11">
          <w:rPr>
            <w:rFonts w:ascii="Times New Roman" w:hAnsi="Times New Roman" w:cs="Times New Roman"/>
            <w:i w:val="0"/>
            <w:iCs/>
            <w:sz w:val="28"/>
            <w:szCs w:val="28"/>
            <w:lang w:val="ru-RU"/>
            <w:rPrChange w:id="849" w:author="Антон Смирнов" w:date="2023-05-29T02:11:00Z">
              <w:rPr>
                <w:rFonts w:ascii="Times New Roman" w:hAnsi="Times New Roman" w:cs="Times New Roman"/>
                <w:i w:val="0"/>
                <w:iCs/>
                <w:sz w:val="28"/>
                <w:szCs w:val="28"/>
                <w:lang w:val="ru-RU"/>
              </w:rPr>
            </w:rPrChange>
          </w:rPr>
          <w:delText xml:space="preserve">прогноза связывания с </w:delText>
        </w:r>
        <w:r w:rsidR="00155230" w:rsidRPr="00832C85" w:rsidDel="00ED7B11">
          <w:rPr>
            <w:rFonts w:ascii="Times New Roman" w:hAnsi="Times New Roman" w:cs="Times New Roman"/>
            <w:i w:val="0"/>
            <w:iCs/>
            <w:sz w:val="28"/>
            <w:szCs w:val="28"/>
            <w:rPrChange w:id="850" w:author="Антон Смирнов" w:date="2023-05-29T02:11:00Z">
              <w:rPr>
                <w:rFonts w:ascii="Times New Roman" w:hAnsi="Times New Roman" w:cs="Times New Roman"/>
                <w:i w:val="0"/>
                <w:iCs/>
                <w:sz w:val="28"/>
                <w:szCs w:val="28"/>
              </w:rPr>
            </w:rPrChange>
          </w:rPr>
          <w:delText>HLA</w:delText>
        </w:r>
        <w:r w:rsidR="00155230" w:rsidRPr="00832C85" w:rsidDel="00ED7B11">
          <w:rPr>
            <w:rFonts w:ascii="Times New Roman" w:hAnsi="Times New Roman" w:cs="Times New Roman"/>
            <w:i w:val="0"/>
            <w:iCs/>
            <w:sz w:val="28"/>
            <w:szCs w:val="28"/>
            <w:lang w:val="ru-RU"/>
            <w:rPrChange w:id="851" w:author="Антон Смирнов" w:date="2023-05-29T02:11:00Z">
              <w:rPr>
                <w:rFonts w:ascii="Times New Roman" w:hAnsi="Times New Roman" w:cs="Times New Roman"/>
                <w:i w:val="0"/>
                <w:iCs/>
                <w:sz w:val="28"/>
                <w:szCs w:val="28"/>
                <w:lang w:val="ru-RU"/>
              </w:rPr>
            </w:rPrChange>
          </w:rPr>
          <w:delText xml:space="preserve"> </w:delText>
        </w:r>
        <w:r w:rsidR="00155230" w:rsidRPr="00832C85" w:rsidDel="00ED7B11">
          <w:rPr>
            <w:rFonts w:ascii="Times New Roman" w:hAnsi="Times New Roman" w:cs="Times New Roman"/>
            <w:i w:val="0"/>
            <w:iCs/>
            <w:sz w:val="28"/>
            <w:szCs w:val="28"/>
            <w:rPrChange w:id="852" w:author="Антон Смирнов" w:date="2023-05-29T02:11:00Z">
              <w:rPr>
                <w:rFonts w:ascii="Times New Roman" w:hAnsi="Times New Roman" w:cs="Times New Roman"/>
                <w:i w:val="0"/>
                <w:iCs/>
                <w:sz w:val="28"/>
                <w:szCs w:val="28"/>
              </w:rPr>
            </w:rPrChange>
          </w:rPr>
          <w:delText>I</w:delText>
        </w:r>
        <w:r w:rsidR="001D58CF" w:rsidRPr="00832C85" w:rsidDel="00ED7B11">
          <w:rPr>
            <w:rFonts w:ascii="Times New Roman" w:hAnsi="Times New Roman" w:cs="Times New Roman"/>
            <w:i w:val="0"/>
            <w:iCs/>
            <w:sz w:val="28"/>
            <w:szCs w:val="28"/>
            <w:lang w:val="ru-RU"/>
            <w:rPrChange w:id="853" w:author="Антон Смирнов" w:date="2023-05-29T02:11:00Z">
              <w:rPr>
                <w:rFonts w:ascii="Times New Roman" w:hAnsi="Times New Roman" w:cs="Times New Roman"/>
                <w:i w:val="0"/>
                <w:iCs/>
                <w:sz w:val="28"/>
                <w:szCs w:val="28"/>
                <w:lang w:val="ru-RU"/>
              </w:rPr>
            </w:rPrChange>
          </w:rPr>
          <w:delText xml:space="preserve"> от уровня MNA дескрипторов.</w:delText>
        </w:r>
      </w:del>
    </w:p>
    <w:p w14:paraId="36F4BAEE" w14:textId="47D0EE6B" w:rsidR="00E75D60" w:rsidRPr="00832C85" w:rsidRDefault="001D58CF" w:rsidP="001D58CF">
      <w:pPr>
        <w:pStyle w:val="afa"/>
        <w:spacing w:line="360" w:lineRule="auto"/>
        <w:ind w:firstLine="720"/>
        <w:jc w:val="both"/>
        <w:rPr>
          <w:rFonts w:ascii="Times New Roman" w:hAnsi="Times New Roman" w:cs="Times New Roman"/>
          <w:i w:val="0"/>
          <w:iCs/>
          <w:sz w:val="28"/>
          <w:szCs w:val="28"/>
          <w:lang w:val="ru-RU"/>
          <w:rPrChange w:id="854" w:author="Антон Смирнов" w:date="2023-05-29T02:11:00Z">
            <w:rPr>
              <w:rFonts w:ascii="Times New Roman" w:hAnsi="Times New Roman" w:cs="Times New Roman"/>
              <w:i w:val="0"/>
              <w:iCs/>
              <w:sz w:val="28"/>
              <w:szCs w:val="28"/>
              <w:lang w:val="ru-RU"/>
            </w:rPr>
          </w:rPrChange>
        </w:rPr>
      </w:pPr>
      <w:del w:id="855" w:author="Антон Смирнов" w:date="2023-05-29T02:10:00Z">
        <w:r w:rsidRPr="00832C85" w:rsidDel="00832C85">
          <w:rPr>
            <w:rFonts w:ascii="Times New Roman" w:hAnsi="Times New Roman" w:cs="Times New Roman"/>
            <w:i w:val="0"/>
            <w:iCs/>
            <w:sz w:val="28"/>
            <w:szCs w:val="28"/>
            <w:lang w:val="ru-RU"/>
            <w:rPrChange w:id="856" w:author="Антон Смирнов" w:date="2023-05-29T02:11:00Z">
              <w:rPr>
                <w:rFonts w:ascii="Times New Roman" w:hAnsi="Times New Roman" w:cs="Times New Roman"/>
                <w:i w:val="0"/>
                <w:iCs/>
                <w:sz w:val="28"/>
                <w:szCs w:val="28"/>
                <w:lang w:val="ru-RU"/>
              </w:rPr>
            </w:rPrChange>
          </w:rPr>
          <w:delText xml:space="preserve">Оптимальным был выбран шестой уровень </w:delText>
        </w:r>
        <w:r w:rsidRPr="00832C85" w:rsidDel="00832C85">
          <w:rPr>
            <w:rFonts w:ascii="Times New Roman" w:hAnsi="Times New Roman" w:cs="Times New Roman"/>
            <w:i w:val="0"/>
            <w:iCs/>
            <w:sz w:val="28"/>
            <w:szCs w:val="28"/>
            <w:rPrChange w:id="857" w:author="Антон Смирнов" w:date="2023-05-29T02:11:00Z">
              <w:rPr>
                <w:rFonts w:ascii="Times New Roman" w:hAnsi="Times New Roman" w:cs="Times New Roman"/>
                <w:i w:val="0"/>
                <w:iCs/>
                <w:sz w:val="28"/>
                <w:szCs w:val="28"/>
              </w:rPr>
            </w:rPrChange>
          </w:rPr>
          <w:delText>MNA</w:delText>
        </w:r>
        <w:r w:rsidRPr="00832C85" w:rsidDel="00832C85">
          <w:rPr>
            <w:rFonts w:ascii="Times New Roman" w:hAnsi="Times New Roman" w:cs="Times New Roman"/>
            <w:i w:val="0"/>
            <w:iCs/>
            <w:sz w:val="28"/>
            <w:szCs w:val="28"/>
            <w:lang w:val="ru-RU"/>
            <w:rPrChange w:id="858" w:author="Антон Смирнов" w:date="2023-05-29T02:11:00Z">
              <w:rPr>
                <w:rFonts w:ascii="Times New Roman" w:hAnsi="Times New Roman" w:cs="Times New Roman"/>
                <w:i w:val="0"/>
                <w:iCs/>
                <w:sz w:val="28"/>
                <w:szCs w:val="28"/>
                <w:lang w:val="ru-RU"/>
              </w:rPr>
            </w:rPrChange>
          </w:rPr>
          <w:delText xml:space="preserve"> дескрипторов</w:delText>
        </w:r>
        <w:r w:rsidR="007E001C" w:rsidRPr="00832C85" w:rsidDel="00832C85">
          <w:rPr>
            <w:rFonts w:ascii="Times New Roman" w:hAnsi="Times New Roman" w:cs="Times New Roman"/>
            <w:i w:val="0"/>
            <w:iCs/>
            <w:sz w:val="28"/>
            <w:szCs w:val="28"/>
            <w:lang w:val="ru-RU"/>
            <w:rPrChange w:id="859" w:author="Антон Смирнов" w:date="2023-05-29T02:11:00Z">
              <w:rPr>
                <w:rFonts w:ascii="Times New Roman" w:hAnsi="Times New Roman" w:cs="Times New Roman"/>
                <w:i w:val="0"/>
                <w:iCs/>
                <w:sz w:val="28"/>
                <w:szCs w:val="28"/>
                <w:lang w:val="ru-RU"/>
              </w:rPr>
            </w:rPrChange>
          </w:rPr>
          <w:delText>: модель с таким уровнем дескрипторов обладает максимальной медианой как метрики внутреннего качества, так и медианы</w:delText>
        </w:r>
        <w:r w:rsidRPr="00832C85" w:rsidDel="00832C85">
          <w:rPr>
            <w:rFonts w:ascii="Times New Roman" w:hAnsi="Times New Roman" w:cs="Times New Roman"/>
            <w:i w:val="0"/>
            <w:iCs/>
            <w:sz w:val="28"/>
            <w:szCs w:val="28"/>
            <w:lang w:val="ru-RU"/>
            <w:rPrChange w:id="860" w:author="Антон Смирнов" w:date="2023-05-29T02:11:00Z">
              <w:rPr>
                <w:rFonts w:ascii="Times New Roman" w:hAnsi="Times New Roman" w:cs="Times New Roman"/>
                <w:i w:val="0"/>
                <w:iCs/>
                <w:sz w:val="28"/>
                <w:szCs w:val="28"/>
                <w:lang w:val="ru-RU"/>
              </w:rPr>
            </w:rPrChange>
          </w:rPr>
          <w:delText xml:space="preserve">. Дальнейшее </w:delText>
        </w:r>
        <w:r w:rsidR="007E001C" w:rsidRPr="00832C85" w:rsidDel="00832C85">
          <w:rPr>
            <w:rFonts w:ascii="Times New Roman" w:hAnsi="Times New Roman" w:cs="Times New Roman"/>
            <w:i w:val="0"/>
            <w:iCs/>
            <w:sz w:val="28"/>
            <w:szCs w:val="28"/>
            <w:lang w:val="ru-RU"/>
            <w:rPrChange w:id="861" w:author="Антон Смирнов" w:date="2023-05-29T02:11:00Z">
              <w:rPr>
                <w:rFonts w:ascii="Times New Roman" w:hAnsi="Times New Roman" w:cs="Times New Roman"/>
                <w:i w:val="0"/>
                <w:iCs/>
                <w:sz w:val="28"/>
                <w:szCs w:val="28"/>
                <w:lang w:val="ru-RU"/>
              </w:rPr>
            </w:rPrChange>
          </w:rPr>
          <w:delText>уменьшении</w:delText>
        </w:r>
        <w:r w:rsidRPr="00832C85" w:rsidDel="00832C85">
          <w:rPr>
            <w:rFonts w:ascii="Times New Roman" w:hAnsi="Times New Roman" w:cs="Times New Roman"/>
            <w:i w:val="0"/>
            <w:iCs/>
            <w:sz w:val="28"/>
            <w:szCs w:val="28"/>
            <w:lang w:val="ru-RU"/>
            <w:rPrChange w:id="862" w:author="Антон Смирнов" w:date="2023-05-29T02:11:00Z">
              <w:rPr>
                <w:rFonts w:ascii="Times New Roman" w:hAnsi="Times New Roman" w:cs="Times New Roman"/>
                <w:i w:val="0"/>
                <w:iCs/>
                <w:sz w:val="28"/>
                <w:szCs w:val="28"/>
                <w:lang w:val="ru-RU"/>
              </w:rPr>
            </w:rPrChange>
          </w:rPr>
          <w:delText xml:space="preserve"> метрик</w:delText>
        </w:r>
        <w:r w:rsidR="007E001C" w:rsidRPr="00832C85" w:rsidDel="00832C85">
          <w:rPr>
            <w:rFonts w:ascii="Times New Roman" w:hAnsi="Times New Roman" w:cs="Times New Roman"/>
            <w:i w:val="0"/>
            <w:iCs/>
            <w:sz w:val="28"/>
            <w:szCs w:val="28"/>
            <w:lang w:val="ru-RU"/>
            <w:rPrChange w:id="863" w:author="Антон Смирнов" w:date="2023-05-29T02:11:00Z">
              <w:rPr>
                <w:rFonts w:ascii="Times New Roman" w:hAnsi="Times New Roman" w:cs="Times New Roman"/>
                <w:i w:val="0"/>
                <w:iCs/>
                <w:sz w:val="28"/>
                <w:szCs w:val="28"/>
                <w:lang w:val="ru-RU"/>
              </w:rPr>
            </w:rPrChange>
          </w:rPr>
          <w:delText xml:space="preserve"> на</w:delText>
        </w:r>
        <w:r w:rsidRPr="00832C85" w:rsidDel="00832C85">
          <w:rPr>
            <w:rFonts w:ascii="Times New Roman" w:hAnsi="Times New Roman" w:cs="Times New Roman"/>
            <w:i w:val="0"/>
            <w:iCs/>
            <w:sz w:val="28"/>
            <w:szCs w:val="28"/>
            <w:lang w:val="ru-RU"/>
            <w:rPrChange w:id="864" w:author="Антон Смирнов" w:date="2023-05-29T02:11:00Z">
              <w:rPr>
                <w:rFonts w:ascii="Times New Roman" w:hAnsi="Times New Roman" w:cs="Times New Roman"/>
                <w:i w:val="0"/>
                <w:iCs/>
                <w:sz w:val="28"/>
                <w:szCs w:val="28"/>
                <w:lang w:val="ru-RU"/>
              </w:rPr>
            </w:rPrChange>
          </w:rPr>
          <w:delText xml:space="preserve"> высоких уровнях может быть следствием переобучения моделей.</w:delText>
        </w:r>
        <w:r w:rsidR="00294F02" w:rsidRPr="00832C85" w:rsidDel="00832C85">
          <w:rPr>
            <w:rFonts w:ascii="Times New Roman" w:hAnsi="Times New Roman" w:cs="Times New Roman"/>
            <w:i w:val="0"/>
            <w:iCs/>
            <w:sz w:val="28"/>
            <w:szCs w:val="28"/>
            <w:lang w:val="ru-RU"/>
            <w:rPrChange w:id="865" w:author="Антон Смирнов" w:date="2023-05-29T02:11:00Z">
              <w:rPr>
                <w:rFonts w:ascii="Times New Roman" w:hAnsi="Times New Roman" w:cs="Times New Roman"/>
                <w:i w:val="0"/>
                <w:iCs/>
                <w:sz w:val="28"/>
                <w:szCs w:val="28"/>
                <w:lang w:val="ru-RU"/>
              </w:rPr>
            </w:rPrChange>
          </w:rPr>
          <w:delText xml:space="preserve"> Для модели с оптимальным уровнем </w:delText>
        </w:r>
        <w:r w:rsidR="00294F02" w:rsidRPr="00832C85" w:rsidDel="00832C85">
          <w:rPr>
            <w:rFonts w:ascii="Times New Roman" w:hAnsi="Times New Roman" w:cs="Times New Roman"/>
            <w:i w:val="0"/>
            <w:iCs/>
            <w:sz w:val="28"/>
            <w:szCs w:val="28"/>
            <w:rPrChange w:id="866" w:author="Антон Смирнов" w:date="2023-05-29T02:11:00Z">
              <w:rPr>
                <w:rFonts w:ascii="Times New Roman" w:hAnsi="Times New Roman" w:cs="Times New Roman"/>
                <w:i w:val="0"/>
                <w:iCs/>
                <w:sz w:val="28"/>
                <w:szCs w:val="28"/>
              </w:rPr>
            </w:rPrChange>
          </w:rPr>
          <w:delText>MNA</w:delText>
        </w:r>
        <w:r w:rsidR="00294F02" w:rsidRPr="00832C85" w:rsidDel="00832C85">
          <w:rPr>
            <w:rFonts w:ascii="Times New Roman" w:hAnsi="Times New Roman" w:cs="Times New Roman"/>
            <w:i w:val="0"/>
            <w:iCs/>
            <w:sz w:val="28"/>
            <w:szCs w:val="28"/>
            <w:lang w:val="ru-RU"/>
            <w:rPrChange w:id="867" w:author="Антон Смирнов" w:date="2023-05-29T02:11:00Z">
              <w:rPr>
                <w:rFonts w:ascii="Times New Roman" w:hAnsi="Times New Roman" w:cs="Times New Roman"/>
                <w:i w:val="0"/>
                <w:iCs/>
                <w:sz w:val="28"/>
                <w:szCs w:val="28"/>
                <w:lang w:val="ru-RU"/>
              </w:rPr>
            </w:rPrChange>
          </w:rPr>
          <w:delText xml:space="preserve"> дескриптора</w:delText>
        </w:r>
        <w:r w:rsidR="00294F02" w:rsidRPr="00832C85" w:rsidDel="00832C85">
          <w:rPr>
            <w:lang w:val="ru-RU"/>
            <w:rPrChange w:id="868" w:author="Антон Смирнов" w:date="2023-05-29T02:11:00Z">
              <w:rPr>
                <w:lang w:val="ru-RU"/>
              </w:rPr>
            </w:rPrChange>
          </w:rPr>
          <w:delText xml:space="preserve"> </w:delText>
        </w:r>
        <w:r w:rsidR="00294F02" w:rsidRPr="00832C85" w:rsidDel="00832C85">
          <w:rPr>
            <w:rFonts w:ascii="Times New Roman" w:hAnsi="Times New Roman" w:cs="Times New Roman"/>
            <w:i w:val="0"/>
            <w:iCs/>
            <w:sz w:val="28"/>
            <w:szCs w:val="28"/>
            <w:lang w:val="ru-RU"/>
            <w:rPrChange w:id="869" w:author="Антон Смирнов" w:date="2023-05-29T02:11:00Z">
              <w:rPr>
                <w:rFonts w:ascii="Times New Roman" w:hAnsi="Times New Roman" w:cs="Times New Roman"/>
                <w:i w:val="0"/>
                <w:iCs/>
                <w:sz w:val="28"/>
                <w:szCs w:val="28"/>
                <w:lang w:val="ru-RU"/>
              </w:rPr>
            </w:rPrChange>
          </w:rPr>
          <w:delText>к</w:delText>
        </w:r>
        <w:r w:rsidR="005D40A1" w:rsidRPr="00832C85" w:rsidDel="00832C85">
          <w:rPr>
            <w:rFonts w:ascii="Times New Roman" w:hAnsi="Times New Roman" w:cs="Times New Roman"/>
            <w:i w:val="0"/>
            <w:iCs/>
            <w:sz w:val="28"/>
            <w:szCs w:val="28"/>
            <w:lang w:val="ru-RU"/>
            <w:rPrChange w:id="870" w:author="Антон Смирнов" w:date="2023-05-29T02:11:00Z">
              <w:rPr>
                <w:rFonts w:ascii="Times New Roman" w:hAnsi="Times New Roman" w:cs="Times New Roman"/>
                <w:i w:val="0"/>
                <w:iCs/>
                <w:sz w:val="28"/>
                <w:szCs w:val="28"/>
                <w:lang w:val="ru-RU"/>
              </w:rPr>
            </w:rPrChange>
          </w:rPr>
          <w:delText>оличество активных пептидов</w:delText>
        </w:r>
        <w:r w:rsidR="00294F02" w:rsidRPr="00832C85" w:rsidDel="00832C85">
          <w:rPr>
            <w:rFonts w:ascii="Times New Roman" w:hAnsi="Times New Roman" w:cs="Times New Roman"/>
            <w:i w:val="0"/>
            <w:iCs/>
            <w:sz w:val="28"/>
            <w:szCs w:val="28"/>
            <w:lang w:val="ru-RU"/>
            <w:rPrChange w:id="871" w:author="Антон Смирнов" w:date="2023-05-29T02:11:00Z">
              <w:rPr>
                <w:rFonts w:ascii="Times New Roman" w:hAnsi="Times New Roman" w:cs="Times New Roman"/>
                <w:i w:val="0"/>
                <w:iCs/>
                <w:sz w:val="28"/>
                <w:szCs w:val="28"/>
                <w:lang w:val="ru-RU"/>
              </w:rPr>
            </w:rPrChange>
          </w:rPr>
          <w:delText xml:space="preserve"> и результат внутренней оценки качества</w:delText>
        </w:r>
        <w:r w:rsidR="005D40A1" w:rsidRPr="00832C85" w:rsidDel="00832C85">
          <w:rPr>
            <w:rFonts w:ascii="Times New Roman" w:hAnsi="Times New Roman" w:cs="Times New Roman"/>
            <w:i w:val="0"/>
            <w:iCs/>
            <w:sz w:val="28"/>
            <w:szCs w:val="28"/>
            <w:lang w:val="ru-RU"/>
            <w:rPrChange w:id="872" w:author="Антон Смирнов" w:date="2023-05-29T02:11:00Z">
              <w:rPr>
                <w:rFonts w:ascii="Times New Roman" w:hAnsi="Times New Roman" w:cs="Times New Roman"/>
                <w:i w:val="0"/>
                <w:iCs/>
                <w:sz w:val="28"/>
                <w:szCs w:val="28"/>
                <w:lang w:val="ru-RU"/>
              </w:rPr>
            </w:rPrChange>
          </w:rPr>
          <w:delText xml:space="preserve"> для каждой аллели представлено в Приложении </w:delText>
        </w:r>
        <w:r w:rsidR="002F01F3" w:rsidRPr="00832C85" w:rsidDel="00832C85">
          <w:rPr>
            <w:rFonts w:ascii="Times New Roman" w:hAnsi="Times New Roman" w:cs="Times New Roman"/>
            <w:i w:val="0"/>
            <w:iCs/>
            <w:sz w:val="28"/>
            <w:szCs w:val="28"/>
            <w:lang w:val="ru-RU"/>
            <w:rPrChange w:id="873" w:author="Антон Смирнов" w:date="2023-05-29T02:11:00Z">
              <w:rPr>
                <w:rFonts w:ascii="Times New Roman" w:hAnsi="Times New Roman" w:cs="Times New Roman"/>
                <w:i w:val="0"/>
                <w:iCs/>
                <w:sz w:val="28"/>
                <w:szCs w:val="28"/>
                <w:lang w:val="ru-RU"/>
              </w:rPr>
            </w:rPrChange>
          </w:rPr>
          <w:delText>3</w:delText>
        </w:r>
        <w:r w:rsidR="005D40A1" w:rsidRPr="00832C85" w:rsidDel="00832C85">
          <w:rPr>
            <w:rFonts w:ascii="Times New Roman" w:hAnsi="Times New Roman" w:cs="Times New Roman"/>
            <w:i w:val="0"/>
            <w:iCs/>
            <w:sz w:val="28"/>
            <w:szCs w:val="28"/>
            <w:lang w:val="ru-RU"/>
            <w:rPrChange w:id="874" w:author="Антон Смирнов" w:date="2023-05-29T02:11:00Z">
              <w:rPr>
                <w:rFonts w:ascii="Times New Roman" w:hAnsi="Times New Roman" w:cs="Times New Roman"/>
                <w:i w:val="0"/>
                <w:iCs/>
                <w:sz w:val="28"/>
                <w:szCs w:val="28"/>
                <w:lang w:val="ru-RU"/>
              </w:rPr>
            </w:rPrChange>
          </w:rPr>
          <w:delText>.</w:delText>
        </w:r>
        <w:r w:rsidRPr="00832C85" w:rsidDel="00832C85">
          <w:rPr>
            <w:rFonts w:ascii="Times New Roman" w:hAnsi="Times New Roman" w:cs="Times New Roman"/>
            <w:i w:val="0"/>
            <w:iCs/>
            <w:sz w:val="28"/>
            <w:szCs w:val="28"/>
            <w:lang w:val="ru-RU"/>
            <w:rPrChange w:id="875" w:author="Антон Смирнов" w:date="2023-05-29T02:11:00Z">
              <w:rPr>
                <w:rFonts w:ascii="Times New Roman" w:hAnsi="Times New Roman" w:cs="Times New Roman"/>
                <w:i w:val="0"/>
                <w:iCs/>
                <w:sz w:val="28"/>
                <w:szCs w:val="28"/>
                <w:lang w:val="ru-RU"/>
              </w:rPr>
            </w:rPrChange>
          </w:rPr>
          <w:delText xml:space="preserve"> </w:delText>
        </w:r>
      </w:del>
      <w:del w:id="876" w:author="Антон Смирнов" w:date="2023-05-29T02:11:00Z">
        <w:r w:rsidRPr="00832C85" w:rsidDel="00832C85">
          <w:rPr>
            <w:rFonts w:ascii="Times New Roman" w:hAnsi="Times New Roman" w:cs="Times New Roman"/>
            <w:i w:val="0"/>
            <w:iCs/>
            <w:sz w:val="28"/>
            <w:szCs w:val="28"/>
            <w:lang w:val="ru-RU"/>
            <w:rPrChange w:id="877" w:author="Антон Смирнов" w:date="2023-05-29T02:11:00Z">
              <w:rPr>
                <w:rFonts w:ascii="Times New Roman" w:hAnsi="Times New Roman" w:cs="Times New Roman"/>
                <w:i w:val="0"/>
                <w:iCs/>
                <w:sz w:val="28"/>
                <w:szCs w:val="28"/>
                <w:lang w:val="ru-RU"/>
              </w:rPr>
            </w:rPrChange>
          </w:rPr>
          <w:delText>С</w:delText>
        </w:r>
      </w:del>
      <w:ins w:id="878" w:author="Антон Смирнов" w:date="2023-05-29T02:11:00Z">
        <w:r w:rsidR="00832C85" w:rsidRPr="00832C85">
          <w:rPr>
            <w:rFonts w:ascii="Times New Roman" w:hAnsi="Times New Roman" w:cs="Times New Roman"/>
            <w:i w:val="0"/>
            <w:iCs/>
            <w:sz w:val="28"/>
            <w:szCs w:val="28"/>
            <w:lang w:val="ru-RU"/>
            <w:rPrChange w:id="879" w:author="Антон Смирнов" w:date="2023-05-29T02:11:00Z">
              <w:rPr>
                <w:rFonts w:ascii="Times New Roman" w:hAnsi="Times New Roman" w:cs="Times New Roman"/>
                <w:i w:val="0"/>
                <w:iCs/>
                <w:sz w:val="28"/>
                <w:szCs w:val="28"/>
                <w:lang w:val="ru-RU"/>
              </w:rPr>
            </w:rPrChange>
          </w:rPr>
          <w:t>с</w:t>
        </w:r>
      </w:ins>
      <w:r w:rsidRPr="00832C85">
        <w:rPr>
          <w:rFonts w:ascii="Times New Roman" w:hAnsi="Times New Roman" w:cs="Times New Roman"/>
          <w:i w:val="0"/>
          <w:iCs/>
          <w:sz w:val="28"/>
          <w:szCs w:val="28"/>
          <w:lang w:val="ru-RU"/>
          <w:rPrChange w:id="880" w:author="Антон Смирнов" w:date="2023-05-29T02:11:00Z">
            <w:rPr>
              <w:rFonts w:ascii="Times New Roman" w:hAnsi="Times New Roman" w:cs="Times New Roman"/>
              <w:i w:val="0"/>
              <w:iCs/>
              <w:sz w:val="28"/>
              <w:szCs w:val="28"/>
              <w:lang w:val="ru-RU"/>
            </w:rPr>
          </w:rPrChange>
        </w:rPr>
        <w:t xml:space="preserve">татистические характеристики модели, построенной с использованием шестого уровня </w:t>
      </w:r>
      <w:r w:rsidRPr="00832C85">
        <w:rPr>
          <w:rFonts w:ascii="Times New Roman" w:hAnsi="Times New Roman" w:cs="Times New Roman"/>
          <w:i w:val="0"/>
          <w:iCs/>
          <w:sz w:val="28"/>
          <w:szCs w:val="28"/>
          <w:rPrChange w:id="881" w:author="Антон Смирнов" w:date="2023-05-29T02:11:00Z">
            <w:rPr>
              <w:rFonts w:ascii="Times New Roman" w:hAnsi="Times New Roman" w:cs="Times New Roman"/>
              <w:i w:val="0"/>
              <w:iCs/>
              <w:sz w:val="28"/>
              <w:szCs w:val="28"/>
            </w:rPr>
          </w:rPrChange>
        </w:rPr>
        <w:t>MNA</w:t>
      </w:r>
      <w:r w:rsidRPr="00832C85">
        <w:rPr>
          <w:rFonts w:ascii="Times New Roman" w:hAnsi="Times New Roman" w:cs="Times New Roman"/>
          <w:i w:val="0"/>
          <w:iCs/>
          <w:sz w:val="28"/>
          <w:szCs w:val="28"/>
          <w:lang w:val="ru-RU"/>
          <w:rPrChange w:id="882" w:author="Антон Смирнов" w:date="2023-05-29T02:11:00Z">
            <w:rPr>
              <w:rFonts w:ascii="Times New Roman" w:hAnsi="Times New Roman" w:cs="Times New Roman"/>
              <w:i w:val="0"/>
              <w:iCs/>
              <w:sz w:val="28"/>
              <w:szCs w:val="28"/>
              <w:lang w:val="ru-RU"/>
            </w:rPr>
          </w:rPrChange>
        </w:rPr>
        <w:t xml:space="preserve"> дескрипторов представлена в таблице </w:t>
      </w:r>
      <w:ins w:id="883" w:author="Антон Смирнов" w:date="2023-05-29T02:10:00Z">
        <w:r w:rsidR="00832C85" w:rsidRPr="00832C85">
          <w:rPr>
            <w:rFonts w:ascii="Times New Roman" w:hAnsi="Times New Roman" w:cs="Times New Roman"/>
            <w:i w:val="0"/>
            <w:iCs/>
            <w:sz w:val="28"/>
            <w:szCs w:val="28"/>
            <w:lang w:val="ru-RU"/>
            <w:rPrChange w:id="884" w:author="Антон Смирнов" w:date="2023-05-29T02:11:00Z">
              <w:rPr>
                <w:rFonts w:ascii="Times New Roman" w:hAnsi="Times New Roman" w:cs="Times New Roman"/>
                <w:i w:val="0"/>
                <w:iCs/>
                <w:sz w:val="28"/>
                <w:szCs w:val="28"/>
                <w:lang w:val="ru-RU"/>
              </w:rPr>
            </w:rPrChange>
          </w:rPr>
          <w:t>6</w:t>
        </w:r>
      </w:ins>
      <w:del w:id="885" w:author="Антон Смирнов" w:date="2023-05-29T02:10:00Z">
        <w:r w:rsidR="007E001C" w:rsidRPr="00832C85" w:rsidDel="00832C85">
          <w:rPr>
            <w:rFonts w:ascii="Times New Roman" w:hAnsi="Times New Roman" w:cs="Times New Roman"/>
            <w:i w:val="0"/>
            <w:iCs/>
            <w:sz w:val="28"/>
            <w:szCs w:val="28"/>
            <w:lang w:val="ru-RU"/>
            <w:rPrChange w:id="886" w:author="Антон Смирнов" w:date="2023-05-29T02:11:00Z">
              <w:rPr>
                <w:rFonts w:ascii="Times New Roman" w:hAnsi="Times New Roman" w:cs="Times New Roman"/>
                <w:i w:val="0"/>
                <w:iCs/>
                <w:sz w:val="28"/>
                <w:szCs w:val="28"/>
                <w:lang w:val="ru-RU"/>
              </w:rPr>
            </w:rPrChange>
          </w:rPr>
          <w:delText>7</w:delText>
        </w:r>
      </w:del>
      <w:r w:rsidRPr="00832C85">
        <w:rPr>
          <w:rFonts w:ascii="Times New Roman" w:hAnsi="Times New Roman" w:cs="Times New Roman"/>
          <w:i w:val="0"/>
          <w:iCs/>
          <w:sz w:val="28"/>
          <w:szCs w:val="28"/>
          <w:lang w:val="ru-RU"/>
          <w:rPrChange w:id="887" w:author="Антон Смирнов" w:date="2023-05-29T02:11:00Z">
            <w:rPr>
              <w:rFonts w:ascii="Times New Roman" w:hAnsi="Times New Roman" w:cs="Times New Roman"/>
              <w:i w:val="0"/>
              <w:iCs/>
              <w:sz w:val="28"/>
              <w:szCs w:val="28"/>
              <w:lang w:val="ru-RU"/>
            </w:rPr>
          </w:rPrChange>
        </w:rPr>
        <w:t>.</w:t>
      </w:r>
      <w:ins w:id="888" w:author="Антон Смирнов" w:date="2023-05-29T02:01:00Z">
        <w:r w:rsidR="00ED7B11" w:rsidRPr="00832C85">
          <w:rPr>
            <w:lang w:val="ru-RU"/>
            <w:rPrChange w:id="889" w:author="Антон Смирнов" w:date="2023-05-29T02:11:00Z">
              <w:rPr>
                <w:lang w:val="ru-RU"/>
              </w:rPr>
            </w:rPrChange>
          </w:rPr>
          <w:t xml:space="preserve"> </w:t>
        </w:r>
      </w:ins>
    </w:p>
    <w:p w14:paraId="3FB5D22C" w14:textId="68E7B394" w:rsidR="007E001C" w:rsidRPr="00387ECF" w:rsidRDefault="007E001C" w:rsidP="00387ECF">
      <w:pPr>
        <w:pStyle w:val="afa"/>
        <w:keepNext/>
        <w:spacing w:line="360" w:lineRule="auto"/>
        <w:rPr>
          <w:rFonts w:ascii="Times New Roman" w:hAnsi="Times New Roman" w:cs="Times New Roman"/>
          <w:iCs/>
          <w:sz w:val="28"/>
          <w:szCs w:val="28"/>
          <w:lang w:val="ru-RU"/>
        </w:rPr>
      </w:pPr>
      <w:r w:rsidRPr="00387ECF">
        <w:rPr>
          <w:rFonts w:ascii="Times New Roman" w:hAnsi="Times New Roman" w:cs="Times New Roman"/>
          <w:b/>
          <w:bCs/>
          <w:i w:val="0"/>
          <w:iCs/>
          <w:sz w:val="28"/>
          <w:szCs w:val="28"/>
          <w:lang w:val="ru-RU"/>
        </w:rPr>
        <w:t xml:space="preserve">Таблица </w:t>
      </w:r>
      <w:r w:rsidRPr="00387ECF">
        <w:rPr>
          <w:rFonts w:ascii="Times New Roman" w:hAnsi="Times New Roman" w:cs="Times New Roman"/>
          <w:b/>
          <w:bCs/>
          <w:i w:val="0"/>
          <w:iCs/>
          <w:sz w:val="28"/>
          <w:szCs w:val="28"/>
        </w:rPr>
        <w:fldChar w:fldCharType="begin"/>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instrText>SEQ</w:instrText>
      </w:r>
      <w:r w:rsidRPr="00387ECF">
        <w:rPr>
          <w:rFonts w:ascii="Times New Roman" w:hAnsi="Times New Roman" w:cs="Times New Roman"/>
          <w:b/>
          <w:bCs/>
          <w:i w:val="0"/>
          <w:iCs/>
          <w:sz w:val="28"/>
          <w:szCs w:val="28"/>
          <w:lang w:val="ru-RU"/>
        </w:rPr>
        <w:instrText xml:space="preserve"> Таблица \* </w:instrText>
      </w:r>
      <w:r w:rsidRPr="00387ECF">
        <w:rPr>
          <w:rFonts w:ascii="Times New Roman" w:hAnsi="Times New Roman" w:cs="Times New Roman"/>
          <w:b/>
          <w:bCs/>
          <w:i w:val="0"/>
          <w:iCs/>
          <w:sz w:val="28"/>
          <w:szCs w:val="28"/>
        </w:rPr>
        <w:instrText>ARABIC</w:instrText>
      </w:r>
      <w:r w:rsidRPr="00387ECF">
        <w:rPr>
          <w:rFonts w:ascii="Times New Roman" w:hAnsi="Times New Roman" w:cs="Times New Roman"/>
          <w:b/>
          <w:bCs/>
          <w:i w:val="0"/>
          <w:iCs/>
          <w:sz w:val="28"/>
          <w:szCs w:val="28"/>
          <w:lang w:val="ru-RU"/>
        </w:rPr>
        <w:instrText xml:space="preserve"> </w:instrText>
      </w:r>
      <w:r w:rsidRPr="00387ECF">
        <w:rPr>
          <w:rFonts w:ascii="Times New Roman" w:hAnsi="Times New Roman" w:cs="Times New Roman"/>
          <w:b/>
          <w:bCs/>
          <w:i w:val="0"/>
          <w:iCs/>
          <w:sz w:val="28"/>
          <w:szCs w:val="28"/>
        </w:rPr>
        <w:fldChar w:fldCharType="separate"/>
      </w:r>
      <w:r w:rsidR="0030389C" w:rsidRPr="00ED0F1D">
        <w:rPr>
          <w:rFonts w:ascii="Times New Roman" w:hAnsi="Times New Roman" w:cs="Times New Roman"/>
          <w:b/>
          <w:bCs/>
          <w:i w:val="0"/>
          <w:iCs/>
          <w:noProof/>
          <w:sz w:val="28"/>
          <w:szCs w:val="28"/>
          <w:lang w:val="ru-RU"/>
        </w:rPr>
        <w:t>6</w:t>
      </w:r>
      <w:r w:rsidRPr="00387ECF">
        <w:rPr>
          <w:rFonts w:ascii="Times New Roman" w:hAnsi="Times New Roman" w:cs="Times New Roman"/>
          <w:b/>
          <w:bCs/>
          <w:i w:val="0"/>
          <w:iCs/>
          <w:sz w:val="28"/>
          <w:szCs w:val="28"/>
        </w:rPr>
        <w:fldChar w:fldCharType="end"/>
      </w:r>
      <w:r w:rsidRPr="00387ECF">
        <w:rPr>
          <w:rFonts w:ascii="Times New Roman" w:hAnsi="Times New Roman" w:cs="Times New Roman"/>
          <w:b/>
          <w:bCs/>
          <w:i w:val="0"/>
          <w:iCs/>
          <w:sz w:val="28"/>
          <w:szCs w:val="28"/>
          <w:lang w:val="ru-RU"/>
        </w:rPr>
        <w:t>.</w:t>
      </w:r>
      <w:r w:rsidRPr="007E001C">
        <w:rPr>
          <w:rFonts w:ascii="Times New Roman" w:hAnsi="Times New Roman" w:cs="Times New Roman"/>
          <w:i w:val="0"/>
          <w:iCs/>
          <w:sz w:val="28"/>
          <w:szCs w:val="28"/>
          <w:lang w:val="ru-RU"/>
        </w:rPr>
        <w:t xml:space="preserve"> Статистические характеристики моделей прогноза связывания с </w:t>
      </w:r>
      <w:r w:rsidRPr="007E001C">
        <w:rPr>
          <w:rFonts w:ascii="Times New Roman" w:hAnsi="Times New Roman" w:cs="Times New Roman"/>
          <w:i w:val="0"/>
          <w:iCs/>
          <w:sz w:val="28"/>
          <w:szCs w:val="28"/>
        </w:rPr>
        <w:t>HLA</w:t>
      </w:r>
      <w:r w:rsidRPr="00387ECF">
        <w:rPr>
          <w:rFonts w:ascii="Times New Roman" w:hAnsi="Times New Roman" w:cs="Times New Roman"/>
          <w:i w:val="0"/>
          <w:iCs/>
          <w:sz w:val="28"/>
          <w:szCs w:val="28"/>
          <w:lang w:val="ru-RU"/>
        </w:rPr>
        <w:t xml:space="preserve"> </w:t>
      </w:r>
      <w:r w:rsidRPr="007E001C">
        <w:rPr>
          <w:rFonts w:ascii="Times New Roman" w:hAnsi="Times New Roman" w:cs="Times New Roman"/>
          <w:i w:val="0"/>
          <w:iCs/>
          <w:sz w:val="28"/>
          <w:szCs w:val="28"/>
        </w:rPr>
        <w:t>I</w:t>
      </w:r>
      <w:r w:rsidRPr="007E001C">
        <w:rPr>
          <w:rFonts w:ascii="Times New Roman" w:hAnsi="Times New Roman" w:cs="Times New Roman"/>
          <w:i w:val="0"/>
          <w:iCs/>
          <w:sz w:val="28"/>
          <w:szCs w:val="28"/>
          <w:lang w:val="ru-RU"/>
        </w:rPr>
        <w:t xml:space="preserve"> с оптимальным уровнем </w:t>
      </w:r>
      <w:r w:rsidRPr="007E001C">
        <w:rPr>
          <w:rFonts w:ascii="Times New Roman" w:hAnsi="Times New Roman" w:cs="Times New Roman"/>
          <w:i w:val="0"/>
          <w:iCs/>
          <w:sz w:val="28"/>
          <w:szCs w:val="28"/>
        </w:rPr>
        <w:t>MNA</w:t>
      </w:r>
      <w:r w:rsidRPr="007E001C">
        <w:rPr>
          <w:rFonts w:ascii="Times New Roman" w:hAnsi="Times New Roman" w:cs="Times New Roman"/>
          <w:i w:val="0"/>
          <w:iCs/>
          <w:sz w:val="28"/>
          <w:szCs w:val="28"/>
          <w:lang w:val="ru-RU"/>
        </w:rPr>
        <w:t xml:space="preserve"> дескрипторов</w:t>
      </w:r>
      <w:r>
        <w:rPr>
          <w:rFonts w:ascii="Times New Roman" w:hAnsi="Times New Roman" w:cs="Times New Roman"/>
          <w:i w:val="0"/>
          <w:iCs/>
          <w:sz w:val="28"/>
          <w:szCs w:val="28"/>
          <w:lang w:val="ru-RU"/>
        </w:rPr>
        <w:t>. Все метрики</w:t>
      </w:r>
      <w:ins w:id="890" w:author="Антон Смирнов" w:date="2023-05-29T02:05:00Z">
        <w:r w:rsidR="00832C85">
          <w:rPr>
            <w:rFonts w:ascii="Times New Roman" w:hAnsi="Times New Roman" w:cs="Times New Roman"/>
            <w:i w:val="0"/>
            <w:iCs/>
            <w:sz w:val="28"/>
            <w:szCs w:val="28"/>
            <w:lang w:val="ru-RU"/>
          </w:rPr>
          <w:t>, кроме количе</w:t>
        </w:r>
      </w:ins>
      <w:ins w:id="891" w:author="Антон Смирнов" w:date="2023-05-29T02:06:00Z">
        <w:r w:rsidR="00832C85">
          <w:rPr>
            <w:rFonts w:ascii="Times New Roman" w:hAnsi="Times New Roman" w:cs="Times New Roman"/>
            <w:i w:val="0"/>
            <w:iCs/>
            <w:sz w:val="28"/>
            <w:szCs w:val="28"/>
            <w:lang w:val="ru-RU"/>
          </w:rPr>
          <w:t xml:space="preserve">ства прогнозируемых аллелей </w:t>
        </w:r>
      </w:ins>
      <w:del w:id="892" w:author="Антон Смирнов" w:date="2023-05-29T02:05:00Z">
        <w:r w:rsidDel="00832C85">
          <w:rPr>
            <w:rFonts w:ascii="Times New Roman" w:hAnsi="Times New Roman" w:cs="Times New Roman"/>
            <w:i w:val="0"/>
            <w:iCs/>
            <w:sz w:val="28"/>
            <w:szCs w:val="28"/>
            <w:lang w:val="ru-RU"/>
          </w:rPr>
          <w:delText xml:space="preserve"> </w:delText>
        </w:r>
      </w:del>
      <w:r>
        <w:rPr>
          <w:rFonts w:ascii="Times New Roman" w:hAnsi="Times New Roman" w:cs="Times New Roman"/>
          <w:i w:val="0"/>
          <w:iCs/>
          <w:sz w:val="28"/>
          <w:szCs w:val="28"/>
          <w:lang w:val="ru-RU"/>
        </w:rPr>
        <w:t>представлены как медиана значений от всех классов (аллелей).</w:t>
      </w:r>
    </w:p>
    <w:tbl>
      <w:tblPr>
        <w:tblStyle w:val="af0"/>
        <w:tblW w:w="0" w:type="auto"/>
        <w:tblLook w:val="04A0" w:firstRow="1" w:lastRow="0" w:firstColumn="1" w:lastColumn="0" w:noHBand="0" w:noVBand="1"/>
      </w:tblPr>
      <w:tblGrid>
        <w:gridCol w:w="4785"/>
        <w:gridCol w:w="4786"/>
      </w:tblGrid>
      <w:tr w:rsidR="007E001C" w14:paraId="4A95BB6B" w14:textId="77777777" w:rsidTr="00FB2F48">
        <w:trPr>
          <w:tblHeader/>
        </w:trPr>
        <w:tc>
          <w:tcPr>
            <w:tcW w:w="4785" w:type="dxa"/>
          </w:tcPr>
          <w:p w14:paraId="7DA97E1C" w14:textId="77777777" w:rsidR="007E001C" w:rsidRPr="00832C85" w:rsidRDefault="007E001C" w:rsidP="00FB2F48">
            <w:pPr>
              <w:pStyle w:val="afa"/>
              <w:spacing w:line="360" w:lineRule="auto"/>
              <w:jc w:val="both"/>
              <w:rPr>
                <w:rFonts w:ascii="Times New Roman" w:hAnsi="Times New Roman" w:cs="Times New Roman"/>
                <w:b/>
                <w:bCs/>
                <w:i w:val="0"/>
                <w:iCs/>
                <w:sz w:val="28"/>
                <w:szCs w:val="28"/>
                <w:lang w:val="ru-RU"/>
                <w:rPrChange w:id="893" w:author="Антон Смирнов" w:date="2023-05-29T02:11:00Z">
                  <w:rPr>
                    <w:rFonts w:ascii="Times New Roman" w:hAnsi="Times New Roman" w:cs="Times New Roman"/>
                    <w:i w:val="0"/>
                    <w:iCs/>
                    <w:sz w:val="28"/>
                    <w:szCs w:val="28"/>
                    <w:lang w:val="ru-RU"/>
                  </w:rPr>
                </w:rPrChange>
              </w:rPr>
            </w:pPr>
            <w:r w:rsidRPr="00832C85">
              <w:rPr>
                <w:rFonts w:ascii="Times New Roman" w:hAnsi="Times New Roman" w:cs="Times New Roman"/>
                <w:b/>
                <w:bCs/>
                <w:i w:val="0"/>
                <w:iCs/>
                <w:sz w:val="28"/>
                <w:szCs w:val="28"/>
                <w:lang w:val="ru-RU"/>
                <w:rPrChange w:id="894" w:author="Антон Смирнов" w:date="2023-05-29T02:11:00Z">
                  <w:rPr>
                    <w:rFonts w:ascii="Times New Roman" w:hAnsi="Times New Roman" w:cs="Times New Roman"/>
                    <w:i w:val="0"/>
                    <w:iCs/>
                    <w:sz w:val="28"/>
                    <w:szCs w:val="28"/>
                    <w:lang w:val="ru-RU"/>
                  </w:rPr>
                </w:rPrChange>
              </w:rPr>
              <w:t>Метрика</w:t>
            </w:r>
          </w:p>
        </w:tc>
        <w:tc>
          <w:tcPr>
            <w:tcW w:w="4786" w:type="dxa"/>
          </w:tcPr>
          <w:p w14:paraId="6A57EFC1" w14:textId="2DFC18FF" w:rsidR="007E001C" w:rsidRPr="00832C85" w:rsidRDefault="001C04F0" w:rsidP="00FB2F48">
            <w:pPr>
              <w:pStyle w:val="afa"/>
              <w:spacing w:line="360" w:lineRule="auto"/>
              <w:jc w:val="both"/>
              <w:rPr>
                <w:rFonts w:ascii="Times New Roman" w:hAnsi="Times New Roman" w:cs="Times New Roman"/>
                <w:b/>
                <w:bCs/>
                <w:i w:val="0"/>
                <w:iCs/>
                <w:sz w:val="28"/>
                <w:szCs w:val="28"/>
                <w:lang w:val="ru-RU"/>
                <w:rPrChange w:id="895" w:author="Антон Смирнов" w:date="2023-05-29T02:11:00Z">
                  <w:rPr>
                    <w:rFonts w:ascii="Times New Roman" w:hAnsi="Times New Roman" w:cs="Times New Roman"/>
                    <w:i w:val="0"/>
                    <w:iCs/>
                    <w:sz w:val="28"/>
                    <w:szCs w:val="28"/>
                    <w:lang w:val="ru-RU"/>
                  </w:rPr>
                </w:rPrChange>
              </w:rPr>
            </w:pPr>
            <w:del w:id="896" w:author="Антон Смирнов" w:date="2023-05-29T02:05:00Z">
              <w:r w:rsidRPr="00832C85" w:rsidDel="00832C85">
                <w:rPr>
                  <w:rFonts w:ascii="Times New Roman" w:hAnsi="Times New Roman" w:cs="Times New Roman"/>
                  <w:b/>
                  <w:bCs/>
                  <w:i w:val="0"/>
                  <w:iCs/>
                  <w:sz w:val="28"/>
                  <w:szCs w:val="28"/>
                  <w:lang w:val="ru-RU"/>
                  <w:rPrChange w:id="897" w:author="Антон Смирнов" w:date="2023-05-29T02:11:00Z">
                    <w:rPr>
                      <w:rFonts w:ascii="Times New Roman" w:hAnsi="Times New Roman" w:cs="Times New Roman"/>
                      <w:i w:val="0"/>
                      <w:iCs/>
                      <w:sz w:val="28"/>
                      <w:szCs w:val="28"/>
                      <w:lang w:val="ru-RU"/>
                    </w:rPr>
                  </w:rPrChange>
                </w:rPr>
                <w:delText>Медианное з</w:delText>
              </w:r>
            </w:del>
            <w:ins w:id="898" w:author="Антон Смирнов" w:date="2023-05-29T02:05:00Z">
              <w:r w:rsidR="00832C85" w:rsidRPr="00832C85">
                <w:rPr>
                  <w:rFonts w:ascii="Times New Roman" w:hAnsi="Times New Roman" w:cs="Times New Roman"/>
                  <w:b/>
                  <w:bCs/>
                  <w:i w:val="0"/>
                  <w:iCs/>
                  <w:sz w:val="28"/>
                  <w:szCs w:val="28"/>
                  <w:lang w:val="ru-RU"/>
                  <w:rPrChange w:id="899" w:author="Антон Смирнов" w:date="2023-05-29T02:11:00Z">
                    <w:rPr>
                      <w:rFonts w:ascii="Times New Roman" w:hAnsi="Times New Roman" w:cs="Times New Roman"/>
                      <w:i w:val="0"/>
                      <w:iCs/>
                      <w:sz w:val="28"/>
                      <w:szCs w:val="28"/>
                      <w:lang w:val="ru-RU"/>
                    </w:rPr>
                  </w:rPrChange>
                </w:rPr>
                <w:t>З</w:t>
              </w:r>
            </w:ins>
            <w:r w:rsidR="007E001C" w:rsidRPr="00832C85">
              <w:rPr>
                <w:rFonts w:ascii="Times New Roman" w:hAnsi="Times New Roman" w:cs="Times New Roman"/>
                <w:b/>
                <w:bCs/>
                <w:i w:val="0"/>
                <w:iCs/>
                <w:sz w:val="28"/>
                <w:szCs w:val="28"/>
                <w:lang w:val="ru-RU"/>
                <w:rPrChange w:id="900" w:author="Антон Смирнов" w:date="2023-05-29T02:11:00Z">
                  <w:rPr>
                    <w:rFonts w:ascii="Times New Roman" w:hAnsi="Times New Roman" w:cs="Times New Roman"/>
                    <w:i w:val="0"/>
                    <w:iCs/>
                    <w:sz w:val="28"/>
                    <w:szCs w:val="28"/>
                    <w:lang w:val="ru-RU"/>
                  </w:rPr>
                </w:rPrChange>
              </w:rPr>
              <w:t>начение</w:t>
            </w:r>
          </w:p>
        </w:tc>
      </w:tr>
      <w:tr w:rsidR="007E001C" w14:paraId="2AEA0470" w14:textId="77777777" w:rsidTr="00FB2F48">
        <w:tc>
          <w:tcPr>
            <w:tcW w:w="4785" w:type="dxa"/>
          </w:tcPr>
          <w:p w14:paraId="420BF6E3" w14:textId="723FCB75" w:rsidR="007E001C" w:rsidRDefault="007E001C" w:rsidP="00FB2F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Количество прогнозируемых аллелей</w:t>
            </w:r>
          </w:p>
        </w:tc>
        <w:tc>
          <w:tcPr>
            <w:tcW w:w="4786" w:type="dxa"/>
          </w:tcPr>
          <w:p w14:paraId="600B41D9" w14:textId="7A522B7D" w:rsidR="007E001C" w:rsidRPr="00ED0F1D" w:rsidRDefault="007E001C" w:rsidP="00FB2F48">
            <w:pPr>
              <w:pStyle w:val="afa"/>
              <w:spacing w:line="360" w:lineRule="auto"/>
              <w:jc w:val="both"/>
              <w:rPr>
                <w:rFonts w:ascii="Times New Roman" w:hAnsi="Times New Roman" w:cs="Times New Roman"/>
                <w:i w:val="0"/>
                <w:iCs/>
                <w:sz w:val="28"/>
                <w:szCs w:val="28"/>
              </w:rPr>
            </w:pPr>
            <w:r>
              <w:rPr>
                <w:rFonts w:ascii="Times New Roman" w:hAnsi="Times New Roman" w:cs="Times New Roman"/>
                <w:i w:val="0"/>
                <w:iCs/>
                <w:sz w:val="28"/>
                <w:szCs w:val="28"/>
                <w:lang w:val="ru-RU"/>
              </w:rPr>
              <w:t>17</w:t>
            </w:r>
            <w:r w:rsidR="006A327A">
              <w:rPr>
                <w:rFonts w:ascii="Times New Roman" w:hAnsi="Times New Roman" w:cs="Times New Roman"/>
                <w:i w:val="0"/>
                <w:iCs/>
                <w:sz w:val="28"/>
                <w:szCs w:val="28"/>
              </w:rPr>
              <w:t>1</w:t>
            </w:r>
          </w:p>
        </w:tc>
      </w:tr>
      <w:tr w:rsidR="007E001C" w14:paraId="18D3F5B7" w14:textId="77777777" w:rsidTr="00FB2F48">
        <w:tc>
          <w:tcPr>
            <w:tcW w:w="4785" w:type="dxa"/>
          </w:tcPr>
          <w:p w14:paraId="6D43DED2"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Оптимальный порог</w:t>
            </w:r>
          </w:p>
        </w:tc>
        <w:tc>
          <w:tcPr>
            <w:tcW w:w="4786" w:type="dxa"/>
          </w:tcPr>
          <w:p w14:paraId="5FC80E28" w14:textId="19607168"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0,04</w:t>
            </w:r>
          </w:p>
        </w:tc>
      </w:tr>
      <w:tr w:rsidR="007E001C" w14:paraId="140ECF54" w14:textId="77777777" w:rsidTr="00FB2F48">
        <w:tc>
          <w:tcPr>
            <w:tcW w:w="4785" w:type="dxa"/>
          </w:tcPr>
          <w:p w14:paraId="16863783"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rPr>
              <w:lastRenderedPageBreak/>
              <w:t>AUROC</w:t>
            </w:r>
          </w:p>
        </w:tc>
        <w:tc>
          <w:tcPr>
            <w:tcW w:w="4786" w:type="dxa"/>
          </w:tcPr>
          <w:p w14:paraId="360C61C0" w14:textId="7FB9B948"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0,90</w:t>
            </w:r>
          </w:p>
        </w:tc>
      </w:tr>
      <w:tr w:rsidR="007E001C" w14:paraId="737F0EA8" w14:textId="77777777" w:rsidTr="00FB2F48">
        <w:tc>
          <w:tcPr>
            <w:tcW w:w="4785" w:type="dxa"/>
          </w:tcPr>
          <w:p w14:paraId="1734956C"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Чувствительность</w:t>
            </w:r>
          </w:p>
        </w:tc>
        <w:tc>
          <w:tcPr>
            <w:tcW w:w="4786" w:type="dxa"/>
          </w:tcPr>
          <w:p w14:paraId="575503C9" w14:textId="1CECFAB0"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0,85</w:t>
            </w:r>
          </w:p>
        </w:tc>
      </w:tr>
      <w:tr w:rsidR="007E001C" w14:paraId="09A12779" w14:textId="77777777" w:rsidTr="00FB2F48">
        <w:tc>
          <w:tcPr>
            <w:tcW w:w="4785" w:type="dxa"/>
          </w:tcPr>
          <w:p w14:paraId="6C623EA9"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Специфичность</w:t>
            </w:r>
          </w:p>
        </w:tc>
        <w:tc>
          <w:tcPr>
            <w:tcW w:w="4786" w:type="dxa"/>
          </w:tcPr>
          <w:p w14:paraId="100ACE83" w14:textId="121BDE45"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0,90</w:t>
            </w:r>
          </w:p>
        </w:tc>
      </w:tr>
      <w:tr w:rsidR="007E001C" w14:paraId="1CAC5134" w14:textId="77777777" w:rsidTr="00FB2F48">
        <w:tc>
          <w:tcPr>
            <w:tcW w:w="4785" w:type="dxa"/>
          </w:tcPr>
          <w:p w14:paraId="0674030F"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Точность</w:t>
            </w:r>
          </w:p>
        </w:tc>
        <w:tc>
          <w:tcPr>
            <w:tcW w:w="4786" w:type="dxa"/>
          </w:tcPr>
          <w:p w14:paraId="2BA60F79" w14:textId="69D6E78C"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0,90</w:t>
            </w:r>
          </w:p>
        </w:tc>
      </w:tr>
      <w:tr w:rsidR="007E001C" w14:paraId="677F057D" w14:textId="77777777" w:rsidTr="00FB2F48">
        <w:tc>
          <w:tcPr>
            <w:tcW w:w="4785" w:type="dxa"/>
          </w:tcPr>
          <w:p w14:paraId="19B3ECDE"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Сбалансированная точность</w:t>
            </w:r>
          </w:p>
        </w:tc>
        <w:tc>
          <w:tcPr>
            <w:tcW w:w="4786" w:type="dxa"/>
          </w:tcPr>
          <w:p w14:paraId="2692C43C" w14:textId="38A2D825"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0,86</w:t>
            </w:r>
          </w:p>
        </w:tc>
      </w:tr>
      <w:tr w:rsidR="007E001C" w14:paraId="49A71D28" w14:textId="77777777" w:rsidTr="00FB2F48">
        <w:tc>
          <w:tcPr>
            <w:tcW w:w="4785" w:type="dxa"/>
          </w:tcPr>
          <w:p w14:paraId="0F02887F" w14:textId="77777777"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sz w:val="28"/>
                <w:szCs w:val="28"/>
                <w:lang w:val="ru-RU"/>
              </w:rPr>
              <w:t>Средняя точность</w:t>
            </w:r>
          </w:p>
        </w:tc>
        <w:tc>
          <w:tcPr>
            <w:tcW w:w="4786" w:type="dxa"/>
          </w:tcPr>
          <w:p w14:paraId="6F3B1BD1" w14:textId="20557B52"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0,07</w:t>
            </w:r>
          </w:p>
        </w:tc>
      </w:tr>
      <w:tr w:rsidR="007E001C" w14:paraId="6045E247" w14:textId="77777777" w:rsidTr="00FB2F48">
        <w:tc>
          <w:tcPr>
            <w:tcW w:w="4785" w:type="dxa"/>
          </w:tcPr>
          <w:p w14:paraId="2B1667AA" w14:textId="77777777" w:rsidR="007E001C" w:rsidRDefault="007E001C" w:rsidP="00FB2F48">
            <w:pPr>
              <w:pStyle w:val="afa"/>
              <w:spacing w:line="360" w:lineRule="auto"/>
              <w:jc w:val="both"/>
              <w:rPr>
                <w:rFonts w:ascii="Times New Roman" w:hAnsi="Times New Roman" w:cs="Times New Roman"/>
                <w:i w:val="0"/>
                <w:sz w:val="28"/>
                <w:szCs w:val="28"/>
                <w:lang w:val="ru-RU"/>
              </w:rPr>
            </w:pPr>
            <w:r>
              <w:rPr>
                <w:rFonts w:ascii="Times New Roman" w:hAnsi="Times New Roman" w:cs="Times New Roman"/>
                <w:i w:val="0"/>
                <w:sz w:val="28"/>
                <w:szCs w:val="28"/>
                <w:lang w:val="ru-RU"/>
              </w:rPr>
              <w:t>Коэффициент корреляции Мэтью</w:t>
            </w:r>
          </w:p>
        </w:tc>
        <w:tc>
          <w:tcPr>
            <w:tcW w:w="4786" w:type="dxa"/>
          </w:tcPr>
          <w:p w14:paraId="1593C053" w14:textId="2F92DBF0" w:rsidR="007E001C" w:rsidRDefault="007E001C" w:rsidP="00FB2F48">
            <w:pPr>
              <w:pStyle w:val="afa"/>
              <w:spacing w:line="360" w:lineRule="auto"/>
              <w:jc w:val="both"/>
              <w:rPr>
                <w:rFonts w:ascii="Times New Roman" w:hAnsi="Times New Roman" w:cs="Times New Roman"/>
                <w:i w:val="0"/>
                <w:iCs/>
                <w:sz w:val="28"/>
                <w:szCs w:val="28"/>
                <w:lang w:val="ru-RU"/>
              </w:rPr>
            </w:pPr>
            <w:r>
              <w:rPr>
                <w:rFonts w:ascii="Times New Roman" w:hAnsi="Times New Roman" w:cs="Times New Roman"/>
                <w:i w:val="0"/>
                <w:iCs/>
                <w:sz w:val="28"/>
                <w:szCs w:val="28"/>
                <w:lang w:val="ru-RU"/>
              </w:rPr>
              <w:t>0,14</w:t>
            </w:r>
          </w:p>
        </w:tc>
      </w:tr>
    </w:tbl>
    <w:p w14:paraId="0455B478" w14:textId="77777777" w:rsidR="00832C85" w:rsidRDefault="00832C85" w:rsidP="00832C85">
      <w:pPr>
        <w:pStyle w:val="afa"/>
        <w:spacing w:line="360" w:lineRule="auto"/>
        <w:ind w:firstLine="720"/>
        <w:jc w:val="both"/>
        <w:rPr>
          <w:ins w:id="901" w:author="Антон Смирнов" w:date="2023-05-29T02:08:00Z"/>
          <w:rFonts w:ascii="Times New Roman" w:hAnsi="Times New Roman" w:cs="Times New Roman"/>
          <w:i w:val="0"/>
          <w:iCs/>
          <w:sz w:val="28"/>
          <w:szCs w:val="28"/>
          <w:lang w:val="ru-RU"/>
        </w:rPr>
      </w:pPr>
    </w:p>
    <w:p w14:paraId="0990FD16" w14:textId="61F80E9E" w:rsidR="007E001C" w:rsidRPr="00832C85" w:rsidRDefault="00832C85" w:rsidP="00832C85">
      <w:pPr>
        <w:pStyle w:val="afa"/>
        <w:spacing w:line="360" w:lineRule="auto"/>
        <w:ind w:firstLine="720"/>
        <w:jc w:val="both"/>
        <w:rPr>
          <w:rFonts w:ascii="Times New Roman" w:hAnsi="Times New Roman" w:cs="Times New Roman"/>
          <w:i w:val="0"/>
          <w:iCs/>
          <w:sz w:val="28"/>
          <w:szCs w:val="28"/>
          <w:lang w:val="ru-RU"/>
          <w:rPrChange w:id="902" w:author="Антон Смирнов" w:date="2023-05-29T02:08:00Z">
            <w:rPr>
              <w:rFonts w:cs="Times New Roman"/>
              <w:iCs/>
              <w:szCs w:val="28"/>
              <w:lang w:val="ru-RU"/>
            </w:rPr>
          </w:rPrChange>
        </w:rPr>
        <w:pPrChange w:id="903" w:author="Антон Смирнов" w:date="2023-05-29T02:08:00Z">
          <w:pPr>
            <w:pStyle w:val="afa"/>
            <w:spacing w:line="360" w:lineRule="auto"/>
            <w:ind w:firstLine="720"/>
            <w:jc w:val="both"/>
          </w:pPr>
        </w:pPrChange>
      </w:pPr>
      <w:ins w:id="904" w:author="Антон Смирнов" w:date="2023-05-29T02:08:00Z">
        <w:r w:rsidRPr="00EC295F">
          <w:rPr>
            <w:rFonts w:ascii="Times New Roman" w:hAnsi="Times New Roman" w:cs="Times New Roman"/>
            <w:i w:val="0"/>
            <w:iCs/>
            <w:sz w:val="28"/>
            <w:szCs w:val="28"/>
            <w:lang w:val="ru-RU"/>
          </w:rPr>
          <w:t xml:space="preserve">Для дальнейшей работы и построения прототипа веб-сервиса была взята модель, построенная </w:t>
        </w:r>
        <w:r>
          <w:rPr>
            <w:rFonts w:ascii="Times New Roman" w:hAnsi="Times New Roman" w:cs="Times New Roman"/>
            <w:i w:val="0"/>
            <w:iCs/>
            <w:sz w:val="28"/>
            <w:szCs w:val="28"/>
            <w:lang w:val="ru-RU"/>
          </w:rPr>
          <w:t>с</w:t>
        </w:r>
        <w:r w:rsidRPr="00EC295F">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 xml:space="preserve">использованием </w:t>
        </w:r>
        <w:r w:rsidRPr="00EC295F">
          <w:rPr>
            <w:rFonts w:ascii="Times New Roman" w:hAnsi="Times New Roman" w:cs="Times New Roman"/>
            <w:i w:val="0"/>
            <w:iCs/>
            <w:sz w:val="28"/>
            <w:szCs w:val="28"/>
            <w:lang w:val="ru-RU"/>
          </w:rPr>
          <w:t>уровн</w:t>
        </w:r>
        <w:r>
          <w:rPr>
            <w:rFonts w:ascii="Times New Roman" w:hAnsi="Times New Roman" w:cs="Times New Roman"/>
            <w:i w:val="0"/>
            <w:iCs/>
            <w:sz w:val="28"/>
            <w:szCs w:val="28"/>
            <w:lang w:val="ru-RU"/>
          </w:rPr>
          <w:t>я</w:t>
        </w:r>
        <w:r w:rsidRPr="00EC295F">
          <w:rPr>
            <w:rFonts w:ascii="Times New Roman" w:hAnsi="Times New Roman" w:cs="Times New Roman"/>
            <w:i w:val="0"/>
            <w:iCs/>
            <w:sz w:val="28"/>
            <w:szCs w:val="28"/>
            <w:lang w:val="ru-RU"/>
          </w:rPr>
          <w:t xml:space="preserve"> MNA дескрипторов, равного </w:t>
        </w:r>
        <w:r>
          <w:rPr>
            <w:rFonts w:ascii="Times New Roman" w:hAnsi="Times New Roman" w:cs="Times New Roman"/>
            <w:i w:val="0"/>
            <w:iCs/>
            <w:sz w:val="28"/>
            <w:szCs w:val="28"/>
            <w:lang w:val="ru-RU"/>
          </w:rPr>
          <w:t>шести</w:t>
        </w:r>
        <w:r w:rsidRPr="00EC295F">
          <w:rPr>
            <w:rFonts w:ascii="Times New Roman" w:hAnsi="Times New Roman" w:cs="Times New Roman"/>
            <w:i w:val="0"/>
            <w:iCs/>
            <w:sz w:val="28"/>
            <w:szCs w:val="28"/>
            <w:lang w:val="ru-RU"/>
          </w:rPr>
          <w:t>.</w:t>
        </w:r>
      </w:ins>
    </w:p>
    <w:p w14:paraId="65B770BC" w14:textId="49946019" w:rsidR="00FD0554" w:rsidRPr="00FB2F48" w:rsidRDefault="00FD0554" w:rsidP="00FD0554">
      <w:pPr>
        <w:pStyle w:val="2"/>
        <w:rPr>
          <w:lang w:val="ru-RU"/>
        </w:rPr>
      </w:pPr>
      <w:bookmarkStart w:id="905" w:name="_Toc136219704"/>
      <w:r>
        <w:rPr>
          <w:lang w:val="ru-RU"/>
        </w:rPr>
        <w:t>3.</w:t>
      </w:r>
      <w:r w:rsidR="003947AE">
        <w:rPr>
          <w:lang w:val="ru-RU"/>
        </w:rPr>
        <w:t>4</w:t>
      </w:r>
      <w:r>
        <w:rPr>
          <w:lang w:val="ru-RU"/>
        </w:rPr>
        <w:t xml:space="preserve">. </w:t>
      </w:r>
      <w:r w:rsidR="00FB2F48">
        <w:rPr>
          <w:lang w:val="ru-RU"/>
        </w:rPr>
        <w:t>Веб-сервис</w:t>
      </w:r>
      <w:bookmarkEnd w:id="905"/>
    </w:p>
    <w:p w14:paraId="08C8525B" w14:textId="6CD95E31" w:rsidR="00534DB5" w:rsidRDefault="00534DB5" w:rsidP="00387ECF">
      <w:pPr>
        <w:pStyle w:val="a0"/>
        <w:rPr>
          <w:lang w:val="ru-RU"/>
        </w:rPr>
      </w:pPr>
      <w:r>
        <w:rPr>
          <w:lang w:val="ru-RU"/>
        </w:rPr>
        <w:t xml:space="preserve">Для построение единой системы для предсказания эпитопов были взяты модели предсказания </w:t>
      </w:r>
      <w:r w:rsidR="005D40A1">
        <w:rPr>
          <w:lang w:val="ru-RU"/>
        </w:rPr>
        <w:t xml:space="preserve">расщепления белков протеасомой, обученной на данных </w:t>
      </w:r>
      <w:r w:rsidR="005D40A1">
        <w:t>in</w:t>
      </w:r>
      <w:r w:rsidR="005D40A1" w:rsidRPr="00387ECF">
        <w:rPr>
          <w:lang w:val="ru-RU"/>
        </w:rPr>
        <w:t xml:space="preserve"> </w:t>
      </w:r>
      <w:r w:rsidR="005D40A1">
        <w:t>vivo</w:t>
      </w:r>
      <w:r w:rsidR="005D40A1" w:rsidRPr="00387ECF">
        <w:rPr>
          <w:lang w:val="ru-RU"/>
        </w:rPr>
        <w:t xml:space="preserve">, </w:t>
      </w:r>
      <w:r w:rsidR="005D40A1">
        <w:rPr>
          <w:lang w:val="ru-RU"/>
        </w:rPr>
        <w:t xml:space="preserve">модель прогноза характера активности пептидов по отношению к </w:t>
      </w:r>
      <w:r w:rsidR="005D40A1">
        <w:t>TAP</w:t>
      </w:r>
      <w:r w:rsidR="005D40A1" w:rsidRPr="00387ECF">
        <w:rPr>
          <w:lang w:val="ru-RU"/>
        </w:rPr>
        <w:t xml:space="preserve"> </w:t>
      </w:r>
      <w:r w:rsidR="005D40A1">
        <w:rPr>
          <w:lang w:val="ru-RU"/>
        </w:rPr>
        <w:t xml:space="preserve">транспортеру, модель прогноза связывания пептидов с аллелями </w:t>
      </w:r>
      <w:r w:rsidR="005D40A1">
        <w:t>HLA</w:t>
      </w:r>
      <w:r w:rsidR="005D40A1" w:rsidRPr="00387ECF">
        <w:rPr>
          <w:lang w:val="ru-RU"/>
        </w:rPr>
        <w:t>.</w:t>
      </w:r>
      <w:r w:rsidR="00A96354">
        <w:rPr>
          <w:lang w:val="ru-RU"/>
        </w:rPr>
        <w:t xml:space="preserve"> Ввиду того, что модель </w:t>
      </w:r>
      <w:r w:rsidR="00A96354">
        <w:t>TAP</w:t>
      </w:r>
      <w:r w:rsidR="00A96354">
        <w:rPr>
          <w:lang w:val="ru-RU"/>
        </w:rPr>
        <w:t xml:space="preserve"> транспортера</w:t>
      </w:r>
      <w:r w:rsidR="00320304">
        <w:rPr>
          <w:lang w:val="ru-RU"/>
        </w:rPr>
        <w:t xml:space="preserve"> из-за особенностей её построения</w:t>
      </w:r>
      <w:ins w:id="906" w:author="Антон Смирнов" w:date="2023-05-29T02:12:00Z">
        <w:r w:rsidR="00FF106C">
          <w:rPr>
            <w:lang w:val="ru-RU"/>
          </w:rPr>
          <w:t xml:space="preserve"> и ожидаемой большой ошибки генера</w:t>
        </w:r>
      </w:ins>
      <w:ins w:id="907" w:author="Антон Смирнов" w:date="2023-05-29T02:13:00Z">
        <w:r w:rsidR="00FF106C">
          <w:rPr>
            <w:lang w:val="ru-RU"/>
          </w:rPr>
          <w:t>лизации</w:t>
        </w:r>
      </w:ins>
      <w:r w:rsidR="00A96354">
        <w:rPr>
          <w:lang w:val="ru-RU"/>
        </w:rPr>
        <w:t xml:space="preserve"> не может служить полноценным фильтром</w:t>
      </w:r>
      <w:r w:rsidR="00320304">
        <w:rPr>
          <w:lang w:val="ru-RU"/>
        </w:rPr>
        <w:t xml:space="preserve"> </w:t>
      </w:r>
      <w:r w:rsidR="00A96354">
        <w:rPr>
          <w:lang w:val="ru-RU"/>
        </w:rPr>
        <w:t>для предыдущих этапов работы, то её включение в прогноз сделано опциональным.</w:t>
      </w:r>
      <w:r w:rsidR="00320304">
        <w:rPr>
          <w:lang w:val="ru-RU"/>
        </w:rPr>
        <w:t xml:space="preserve"> </w:t>
      </w:r>
      <w:r w:rsidR="00482DFD">
        <w:rPr>
          <w:lang w:val="ru-RU"/>
        </w:rPr>
        <w:t xml:space="preserve">Программе было присвоено название </w:t>
      </w:r>
      <w:r w:rsidR="00482DFD">
        <w:t>ANGEL</w:t>
      </w:r>
      <w:r w:rsidR="00482DFD" w:rsidRPr="00387ECF">
        <w:rPr>
          <w:lang w:val="ru-RU"/>
        </w:rPr>
        <w:t xml:space="preserve"> (</w:t>
      </w:r>
      <w:proofErr w:type="spellStart"/>
      <w:r w:rsidR="00482DFD">
        <w:t>ANtigen</w:t>
      </w:r>
      <w:proofErr w:type="spellEnd"/>
      <w:r w:rsidR="00482DFD" w:rsidRPr="00387ECF">
        <w:rPr>
          <w:lang w:val="ru-RU"/>
        </w:rPr>
        <w:t xml:space="preserve"> </w:t>
      </w:r>
      <w:proofErr w:type="spellStart"/>
      <w:r w:rsidR="00482DFD">
        <w:t>GEneration</w:t>
      </w:r>
      <w:proofErr w:type="spellEnd"/>
      <w:r w:rsidR="00482DFD" w:rsidRPr="00387ECF">
        <w:rPr>
          <w:lang w:val="ru-RU"/>
        </w:rPr>
        <w:t xml:space="preserve">). </w:t>
      </w:r>
      <w:r w:rsidR="00320304">
        <w:rPr>
          <w:lang w:val="ru-RU"/>
        </w:rPr>
        <w:t xml:space="preserve">Принципиальная схема </w:t>
      </w:r>
      <w:r w:rsidR="00482DFD">
        <w:rPr>
          <w:lang w:val="ru-RU"/>
        </w:rPr>
        <w:t xml:space="preserve">её </w:t>
      </w:r>
      <w:r w:rsidR="00320304">
        <w:rPr>
          <w:lang w:val="ru-RU"/>
        </w:rPr>
        <w:t>работы</w:t>
      </w:r>
      <w:r w:rsidR="00482DFD">
        <w:rPr>
          <w:lang w:val="ru-RU"/>
        </w:rPr>
        <w:t xml:space="preserve"> </w:t>
      </w:r>
      <w:r w:rsidR="00320304">
        <w:rPr>
          <w:lang w:val="ru-RU"/>
        </w:rPr>
        <w:t>представлена на рисунке 1</w:t>
      </w:r>
      <w:ins w:id="908" w:author="Антон Смирнов" w:date="2023-05-29T02:11:00Z">
        <w:r w:rsidR="003168CA">
          <w:rPr>
            <w:lang w:val="ru-RU"/>
          </w:rPr>
          <w:t>5</w:t>
        </w:r>
      </w:ins>
      <w:del w:id="909" w:author="Антон Смирнов" w:date="2023-05-29T02:11:00Z">
        <w:r w:rsidR="00320304" w:rsidDel="003168CA">
          <w:rPr>
            <w:lang w:val="ru-RU"/>
          </w:rPr>
          <w:delText>8</w:delText>
        </w:r>
      </w:del>
      <w:r w:rsidR="00320304">
        <w:rPr>
          <w:lang w:val="ru-RU"/>
        </w:rPr>
        <w:t>.</w:t>
      </w:r>
      <w:r w:rsidR="00482DFD">
        <w:rPr>
          <w:lang w:val="ru-RU"/>
        </w:rPr>
        <w:t xml:space="preserve"> </w:t>
      </w:r>
    </w:p>
    <w:p w14:paraId="3D3DEB26" w14:textId="77777777" w:rsidR="003168CA" w:rsidRDefault="0030389C" w:rsidP="003168CA">
      <w:pPr>
        <w:pStyle w:val="a0"/>
        <w:keepNext/>
        <w:ind w:firstLine="0"/>
        <w:rPr>
          <w:ins w:id="910" w:author="Антон Смирнов" w:date="2023-05-29T02:12:00Z"/>
        </w:rPr>
        <w:pPrChange w:id="911" w:author="Антон Смирнов" w:date="2023-05-29T02:12:00Z">
          <w:pPr>
            <w:pStyle w:val="a0"/>
            <w:keepNext/>
            <w:ind w:firstLine="0"/>
          </w:pPr>
        </w:pPrChange>
      </w:pPr>
      <w:r>
        <w:rPr>
          <w:noProof/>
        </w:rPr>
        <w:lastRenderedPageBreak/>
        <w:drawing>
          <wp:inline distT="0" distB="0" distL="0" distR="0" wp14:anchorId="48B4BC5C" wp14:editId="277CA339">
            <wp:extent cx="5940425" cy="48558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4855845"/>
                    </a:xfrm>
                    <a:prstGeom prst="rect">
                      <a:avLst/>
                    </a:prstGeom>
                    <a:noFill/>
                    <a:ln>
                      <a:noFill/>
                    </a:ln>
                  </pic:spPr>
                </pic:pic>
              </a:graphicData>
            </a:graphic>
          </wp:inline>
        </w:drawing>
      </w:r>
    </w:p>
    <w:p w14:paraId="645A2E04" w14:textId="4A123964" w:rsidR="00853050" w:rsidRPr="00FF106C" w:rsidRDefault="003168CA" w:rsidP="003168CA">
      <w:pPr>
        <w:pStyle w:val="afa"/>
        <w:spacing w:line="360" w:lineRule="auto"/>
        <w:jc w:val="both"/>
        <w:rPr>
          <w:rFonts w:ascii="Times New Roman" w:hAnsi="Times New Roman" w:cs="Times New Roman"/>
          <w:i w:val="0"/>
          <w:iCs/>
          <w:sz w:val="28"/>
          <w:szCs w:val="28"/>
          <w:lang w:val="ru-RU"/>
          <w:rPrChange w:id="912" w:author="Антон Смирнов" w:date="2023-05-29T02:12:00Z">
            <w:rPr/>
          </w:rPrChange>
        </w:rPr>
        <w:pPrChange w:id="913" w:author="Антон Смирнов" w:date="2023-05-29T02:12:00Z">
          <w:pPr>
            <w:pStyle w:val="a0"/>
            <w:keepNext/>
            <w:ind w:firstLine="0"/>
          </w:pPr>
        </w:pPrChange>
      </w:pPr>
      <w:ins w:id="914" w:author="Антон Смирнов" w:date="2023-05-29T02:12:00Z">
        <w:r w:rsidRPr="00FF106C">
          <w:rPr>
            <w:rFonts w:ascii="Times New Roman" w:hAnsi="Times New Roman" w:cs="Times New Roman"/>
            <w:b/>
            <w:bCs/>
            <w:i w:val="0"/>
            <w:iCs/>
            <w:sz w:val="28"/>
            <w:szCs w:val="28"/>
            <w:lang w:val="ru-RU"/>
            <w:rPrChange w:id="915" w:author="Антон Смирнов" w:date="2023-05-29T02:12:00Z">
              <w:rPr/>
            </w:rPrChange>
          </w:rPr>
          <w:t xml:space="preserve">Рисунок </w:t>
        </w:r>
        <w:r w:rsidRPr="00FF106C">
          <w:rPr>
            <w:rFonts w:ascii="Times New Roman" w:hAnsi="Times New Roman" w:cs="Times New Roman"/>
            <w:b/>
            <w:bCs/>
            <w:i w:val="0"/>
            <w:iCs/>
            <w:sz w:val="28"/>
            <w:szCs w:val="28"/>
            <w:rPrChange w:id="916" w:author="Антон Смирнов" w:date="2023-05-29T02:12:00Z">
              <w:rPr/>
            </w:rPrChange>
          </w:rPr>
          <w:fldChar w:fldCharType="begin"/>
        </w:r>
        <w:r w:rsidRPr="00FF106C">
          <w:rPr>
            <w:rFonts w:ascii="Times New Roman" w:hAnsi="Times New Roman" w:cs="Times New Roman"/>
            <w:b/>
            <w:bCs/>
            <w:i w:val="0"/>
            <w:iCs/>
            <w:sz w:val="28"/>
            <w:szCs w:val="28"/>
            <w:lang w:val="ru-RU"/>
            <w:rPrChange w:id="917" w:author="Антон Смирнов" w:date="2023-05-29T02:12:00Z">
              <w:rPr/>
            </w:rPrChange>
          </w:rPr>
          <w:instrText xml:space="preserve"> </w:instrText>
        </w:r>
        <w:r w:rsidRPr="00FF106C">
          <w:rPr>
            <w:rFonts w:ascii="Times New Roman" w:hAnsi="Times New Roman" w:cs="Times New Roman"/>
            <w:b/>
            <w:bCs/>
            <w:i w:val="0"/>
            <w:iCs/>
            <w:sz w:val="28"/>
            <w:szCs w:val="28"/>
            <w:rPrChange w:id="918" w:author="Антон Смирнов" w:date="2023-05-29T02:12:00Z">
              <w:rPr/>
            </w:rPrChange>
          </w:rPr>
          <w:instrText>SEQ</w:instrText>
        </w:r>
        <w:r w:rsidRPr="00FF106C">
          <w:rPr>
            <w:rFonts w:ascii="Times New Roman" w:hAnsi="Times New Roman" w:cs="Times New Roman"/>
            <w:b/>
            <w:bCs/>
            <w:i w:val="0"/>
            <w:iCs/>
            <w:sz w:val="28"/>
            <w:szCs w:val="28"/>
            <w:lang w:val="ru-RU"/>
            <w:rPrChange w:id="919" w:author="Антон Смирнов" w:date="2023-05-29T02:12:00Z">
              <w:rPr/>
            </w:rPrChange>
          </w:rPr>
          <w:instrText xml:space="preserve"> Рисунок \* </w:instrText>
        </w:r>
        <w:r w:rsidRPr="00FF106C">
          <w:rPr>
            <w:rFonts w:ascii="Times New Roman" w:hAnsi="Times New Roman" w:cs="Times New Roman"/>
            <w:b/>
            <w:bCs/>
            <w:i w:val="0"/>
            <w:iCs/>
            <w:sz w:val="28"/>
            <w:szCs w:val="28"/>
            <w:rPrChange w:id="920" w:author="Антон Смирнов" w:date="2023-05-29T02:12:00Z">
              <w:rPr/>
            </w:rPrChange>
          </w:rPr>
          <w:instrText>ARABIC</w:instrText>
        </w:r>
        <w:r w:rsidRPr="00FF106C">
          <w:rPr>
            <w:rFonts w:ascii="Times New Roman" w:hAnsi="Times New Roman" w:cs="Times New Roman"/>
            <w:b/>
            <w:bCs/>
            <w:i w:val="0"/>
            <w:iCs/>
            <w:sz w:val="28"/>
            <w:szCs w:val="28"/>
            <w:lang w:val="ru-RU"/>
            <w:rPrChange w:id="921" w:author="Антон Смирнов" w:date="2023-05-29T02:12:00Z">
              <w:rPr/>
            </w:rPrChange>
          </w:rPr>
          <w:instrText xml:space="preserve"> </w:instrText>
        </w:r>
      </w:ins>
      <w:r w:rsidRPr="00FF106C">
        <w:rPr>
          <w:rFonts w:ascii="Times New Roman" w:hAnsi="Times New Roman" w:cs="Times New Roman"/>
          <w:b/>
          <w:bCs/>
          <w:i w:val="0"/>
          <w:iCs/>
          <w:sz w:val="28"/>
          <w:szCs w:val="28"/>
          <w:rPrChange w:id="922" w:author="Антон Смирнов" w:date="2023-05-29T02:12:00Z">
            <w:rPr/>
          </w:rPrChange>
        </w:rPr>
        <w:fldChar w:fldCharType="separate"/>
      </w:r>
      <w:ins w:id="923" w:author="Антон Смирнов" w:date="2023-05-29T02:12:00Z">
        <w:r w:rsidRPr="00FF106C">
          <w:rPr>
            <w:rFonts w:ascii="Times New Roman" w:hAnsi="Times New Roman" w:cs="Times New Roman"/>
            <w:b/>
            <w:bCs/>
            <w:i w:val="0"/>
            <w:iCs/>
            <w:noProof/>
            <w:sz w:val="28"/>
            <w:szCs w:val="28"/>
            <w:lang w:val="ru-RU"/>
            <w:rPrChange w:id="924" w:author="Антон Смирнов" w:date="2023-05-29T02:12:00Z">
              <w:rPr>
                <w:noProof/>
              </w:rPr>
            </w:rPrChange>
          </w:rPr>
          <w:t>15</w:t>
        </w:r>
        <w:r w:rsidRPr="00FF106C">
          <w:rPr>
            <w:rFonts w:ascii="Times New Roman" w:hAnsi="Times New Roman" w:cs="Times New Roman"/>
            <w:b/>
            <w:bCs/>
            <w:i w:val="0"/>
            <w:iCs/>
            <w:sz w:val="28"/>
            <w:szCs w:val="28"/>
            <w:rPrChange w:id="925" w:author="Антон Смирнов" w:date="2023-05-29T02:12:00Z">
              <w:rPr/>
            </w:rPrChange>
          </w:rPr>
          <w:fldChar w:fldCharType="end"/>
        </w:r>
        <w:r w:rsidRPr="00FF106C">
          <w:rPr>
            <w:rFonts w:ascii="Times New Roman" w:hAnsi="Times New Roman" w:cs="Times New Roman"/>
            <w:b/>
            <w:bCs/>
            <w:i w:val="0"/>
            <w:iCs/>
            <w:sz w:val="28"/>
            <w:szCs w:val="28"/>
            <w:lang w:val="ru-RU"/>
            <w:rPrChange w:id="926" w:author="Антон Смирнов" w:date="2023-05-29T02:12:00Z">
              <w:rPr>
                <w:lang w:val="ru-RU"/>
              </w:rPr>
            </w:rPrChange>
          </w:rPr>
          <w:t>.</w:t>
        </w:r>
        <w:r w:rsidRPr="00FF106C">
          <w:rPr>
            <w:rFonts w:ascii="Times New Roman" w:hAnsi="Times New Roman" w:cs="Times New Roman"/>
            <w:i w:val="0"/>
            <w:iCs/>
            <w:sz w:val="28"/>
            <w:szCs w:val="28"/>
            <w:lang w:val="ru-RU"/>
            <w:rPrChange w:id="927" w:author="Антон Смирнов" w:date="2023-05-29T02:12:00Z">
              <w:rPr>
                <w:lang w:val="ru-RU"/>
              </w:rPr>
            </w:rPrChange>
          </w:rPr>
          <w:t xml:space="preserve"> </w:t>
        </w:r>
        <w:r w:rsidRPr="00FF106C">
          <w:rPr>
            <w:rFonts w:ascii="Times New Roman" w:hAnsi="Times New Roman" w:cs="Times New Roman"/>
            <w:i w:val="0"/>
            <w:iCs/>
            <w:sz w:val="28"/>
            <w:szCs w:val="28"/>
            <w:lang w:val="ru-RU"/>
            <w:rPrChange w:id="928" w:author="Антон Смирнов" w:date="2023-05-29T02:12:00Z">
              <w:rPr>
                <w:lang w:val="ru-RU"/>
              </w:rPr>
            </w:rPrChange>
          </w:rPr>
          <w:t>Принципиальная схема работы веб-сервиса с примерами входных и выходных данных.</w:t>
        </w:r>
      </w:ins>
    </w:p>
    <w:p w14:paraId="6F0F526A" w14:textId="046C4EA8" w:rsidR="00853050" w:rsidRPr="00ED0F1D" w:rsidDel="003168CA" w:rsidRDefault="00853050" w:rsidP="00ED0F1D">
      <w:pPr>
        <w:pStyle w:val="afa"/>
        <w:spacing w:line="360" w:lineRule="auto"/>
        <w:jc w:val="both"/>
        <w:rPr>
          <w:del w:id="929" w:author="Антон Смирнов" w:date="2023-05-29T02:12:00Z"/>
          <w:rFonts w:cs="Times New Roman"/>
          <w:iCs/>
          <w:szCs w:val="28"/>
          <w:lang w:val="ru-RU"/>
        </w:rPr>
      </w:pPr>
      <w:del w:id="930" w:author="Антон Смирнов" w:date="2023-05-29T02:12:00Z">
        <w:r w:rsidRPr="00ED0F1D" w:rsidDel="003168CA">
          <w:rPr>
            <w:rFonts w:ascii="Times New Roman" w:hAnsi="Times New Roman" w:cs="Times New Roman"/>
            <w:b/>
            <w:bCs/>
            <w:i w:val="0"/>
            <w:iCs/>
            <w:sz w:val="28"/>
            <w:szCs w:val="28"/>
            <w:lang w:val="ru-RU"/>
          </w:rPr>
          <w:delText xml:space="preserve">Рисунок </w:delText>
        </w:r>
        <w:r w:rsidRPr="00ED0F1D" w:rsidDel="003168CA">
          <w:rPr>
            <w:rFonts w:ascii="Times New Roman" w:hAnsi="Times New Roman" w:cs="Times New Roman"/>
            <w:b/>
            <w:bCs/>
            <w:i w:val="0"/>
            <w:iCs/>
            <w:sz w:val="28"/>
            <w:szCs w:val="28"/>
          </w:rPr>
          <w:fldChar w:fldCharType="begin"/>
        </w:r>
        <w:r w:rsidRPr="00ED0F1D" w:rsidDel="003168CA">
          <w:rPr>
            <w:rFonts w:ascii="Times New Roman" w:hAnsi="Times New Roman" w:cs="Times New Roman"/>
            <w:b/>
            <w:bCs/>
            <w:i w:val="0"/>
            <w:iCs/>
            <w:sz w:val="28"/>
            <w:szCs w:val="28"/>
            <w:lang w:val="ru-RU"/>
          </w:rPr>
          <w:delInstrText xml:space="preserve"> </w:delInstrText>
        </w:r>
        <w:r w:rsidRPr="00ED0F1D" w:rsidDel="003168CA">
          <w:rPr>
            <w:rFonts w:ascii="Times New Roman" w:hAnsi="Times New Roman" w:cs="Times New Roman"/>
            <w:b/>
            <w:bCs/>
            <w:i w:val="0"/>
            <w:iCs/>
            <w:sz w:val="28"/>
            <w:szCs w:val="28"/>
          </w:rPr>
          <w:delInstrText>SEQ</w:delInstrText>
        </w:r>
        <w:r w:rsidRPr="00ED0F1D" w:rsidDel="003168CA">
          <w:rPr>
            <w:rFonts w:ascii="Times New Roman" w:hAnsi="Times New Roman" w:cs="Times New Roman"/>
            <w:b/>
            <w:bCs/>
            <w:i w:val="0"/>
            <w:iCs/>
            <w:sz w:val="28"/>
            <w:szCs w:val="28"/>
            <w:lang w:val="ru-RU"/>
          </w:rPr>
          <w:delInstrText xml:space="preserve"> Рисунок \* </w:delInstrText>
        </w:r>
        <w:r w:rsidRPr="00ED0F1D" w:rsidDel="003168CA">
          <w:rPr>
            <w:rFonts w:ascii="Times New Roman" w:hAnsi="Times New Roman" w:cs="Times New Roman"/>
            <w:b/>
            <w:bCs/>
            <w:i w:val="0"/>
            <w:iCs/>
            <w:sz w:val="28"/>
            <w:szCs w:val="28"/>
          </w:rPr>
          <w:delInstrText>ARABIC</w:delInstrText>
        </w:r>
        <w:r w:rsidRPr="00ED0F1D" w:rsidDel="003168CA">
          <w:rPr>
            <w:rFonts w:ascii="Times New Roman" w:hAnsi="Times New Roman" w:cs="Times New Roman"/>
            <w:b/>
            <w:bCs/>
            <w:i w:val="0"/>
            <w:iCs/>
            <w:sz w:val="28"/>
            <w:szCs w:val="28"/>
            <w:lang w:val="ru-RU"/>
          </w:rPr>
          <w:delInstrText xml:space="preserve"> </w:delInstrText>
        </w:r>
        <w:r w:rsidRPr="00ED0F1D" w:rsidDel="003168CA">
          <w:rPr>
            <w:rFonts w:ascii="Times New Roman" w:hAnsi="Times New Roman" w:cs="Times New Roman"/>
            <w:b/>
            <w:bCs/>
            <w:i w:val="0"/>
            <w:iCs/>
            <w:sz w:val="28"/>
            <w:szCs w:val="28"/>
          </w:rPr>
          <w:fldChar w:fldCharType="separate"/>
        </w:r>
        <w:r w:rsidR="009025EF" w:rsidRPr="00765029" w:rsidDel="003168CA">
          <w:rPr>
            <w:rFonts w:ascii="Times New Roman" w:hAnsi="Times New Roman" w:cs="Times New Roman"/>
            <w:b/>
            <w:bCs/>
            <w:i w:val="0"/>
            <w:iCs/>
            <w:noProof/>
            <w:sz w:val="28"/>
            <w:szCs w:val="28"/>
            <w:lang w:val="ru-RU"/>
            <w:rPrChange w:id="931" w:author="Антон Смирнов" w:date="2023-05-28T20:59:00Z">
              <w:rPr>
                <w:rFonts w:ascii="Times New Roman" w:hAnsi="Times New Roman" w:cs="Times New Roman"/>
                <w:b/>
                <w:bCs/>
                <w:i w:val="0"/>
                <w:iCs/>
                <w:noProof/>
                <w:sz w:val="28"/>
                <w:szCs w:val="28"/>
              </w:rPr>
            </w:rPrChange>
          </w:rPr>
          <w:delText>20</w:delText>
        </w:r>
        <w:r w:rsidRPr="00ED0F1D" w:rsidDel="003168CA">
          <w:rPr>
            <w:rFonts w:ascii="Times New Roman" w:hAnsi="Times New Roman" w:cs="Times New Roman"/>
            <w:b/>
            <w:bCs/>
            <w:i w:val="0"/>
            <w:iCs/>
            <w:sz w:val="28"/>
            <w:szCs w:val="28"/>
          </w:rPr>
          <w:fldChar w:fldCharType="end"/>
        </w:r>
        <w:r w:rsidRPr="00ED0F1D" w:rsidDel="003168CA">
          <w:rPr>
            <w:rFonts w:ascii="Times New Roman" w:hAnsi="Times New Roman" w:cs="Times New Roman"/>
            <w:b/>
            <w:bCs/>
            <w:i w:val="0"/>
            <w:iCs/>
            <w:sz w:val="28"/>
            <w:szCs w:val="28"/>
            <w:lang w:val="ru-RU"/>
          </w:rPr>
          <w:delText>.</w:delText>
        </w:r>
        <w:r w:rsidRPr="00ED0F1D" w:rsidDel="003168CA">
          <w:rPr>
            <w:rFonts w:ascii="Times New Roman" w:hAnsi="Times New Roman" w:cs="Times New Roman"/>
            <w:i w:val="0"/>
            <w:iCs/>
            <w:sz w:val="28"/>
            <w:szCs w:val="28"/>
            <w:lang w:val="ru-RU"/>
          </w:rPr>
          <w:delText xml:space="preserve"> Принципиальная схема работы веб-сервиса с примерами входных и выходных данных.</w:delText>
        </w:r>
      </w:del>
    </w:p>
    <w:p w14:paraId="410EDA3D" w14:textId="2FECFFE9" w:rsidR="0030389C" w:rsidRPr="00A564A1" w:rsidRDefault="0030389C" w:rsidP="00387ECF">
      <w:pPr>
        <w:pStyle w:val="a0"/>
        <w:rPr>
          <w:lang w:val="ru-RU"/>
        </w:rPr>
      </w:pPr>
      <w:r>
        <w:rPr>
          <w:lang w:val="ru-RU"/>
        </w:rPr>
        <w:t xml:space="preserve">Для первого этапа входные последовательности белков разбиваются на подпоследовательности скользящим окном радиусом в 3 аминокислотных остатка. Эти подпоследовательности конвертируются в </w:t>
      </w:r>
      <w:r>
        <w:t>SDF</w:t>
      </w:r>
      <w:r w:rsidRPr="00ED0F1D">
        <w:rPr>
          <w:lang w:val="ru-RU"/>
        </w:rPr>
        <w:t xml:space="preserve"> </w:t>
      </w:r>
      <w:r>
        <w:rPr>
          <w:lang w:val="ru-RU"/>
        </w:rPr>
        <w:t>формат.</w:t>
      </w:r>
      <w:r w:rsidR="00EE6340">
        <w:rPr>
          <w:lang w:val="ru-RU"/>
        </w:rPr>
        <w:t xml:space="preserve"> Создается конфигурационный файл, в котором прописывается</w:t>
      </w:r>
      <w:r w:rsidR="00482DFD">
        <w:rPr>
          <w:lang w:val="ru-RU"/>
        </w:rPr>
        <w:t xml:space="preserve"> путь к </w:t>
      </w:r>
      <w:r w:rsidR="00482DFD">
        <w:t>SDF</w:t>
      </w:r>
      <w:r w:rsidR="00482DFD" w:rsidRPr="00ED0F1D">
        <w:rPr>
          <w:lang w:val="ru-RU"/>
        </w:rPr>
        <w:t xml:space="preserve"> </w:t>
      </w:r>
      <w:r w:rsidR="00482DFD">
        <w:rPr>
          <w:lang w:val="ru-RU"/>
        </w:rPr>
        <w:t>файлу, путь к файлу модели, и путь к выходному файлу. Следующим шагом запускается консольная версия программы</w:t>
      </w:r>
      <w:r w:rsidR="00482DFD" w:rsidRPr="00ED0F1D">
        <w:rPr>
          <w:lang w:val="ru-RU"/>
        </w:rPr>
        <w:t xml:space="preserve"> </w:t>
      </w:r>
      <w:proofErr w:type="spellStart"/>
      <w:r w:rsidR="00482DFD">
        <w:t>MultiPASS</w:t>
      </w:r>
      <w:proofErr w:type="spellEnd"/>
      <w:r w:rsidR="00482DFD">
        <w:rPr>
          <w:lang w:val="ru-RU"/>
        </w:rPr>
        <w:t xml:space="preserve">, которая получает на вход этот конфигурационный файл. Используя </w:t>
      </w:r>
      <w:r w:rsidR="007B4050">
        <w:rPr>
          <w:lang w:val="ru-RU"/>
        </w:rPr>
        <w:t xml:space="preserve">полученный файл с прогнозом и исходный файл с входными последовательностями, </w:t>
      </w:r>
      <w:r w:rsidR="007B4050">
        <w:t>ANGEL</w:t>
      </w:r>
      <w:r w:rsidR="007B4050" w:rsidRPr="00ED0F1D">
        <w:rPr>
          <w:lang w:val="ru-RU"/>
        </w:rPr>
        <w:t xml:space="preserve"> </w:t>
      </w:r>
      <w:r w:rsidR="007B4050">
        <w:rPr>
          <w:lang w:val="ru-RU"/>
        </w:rPr>
        <w:t xml:space="preserve">получает прогноз для каждого остатка, присваивая крайним 3 остаткам с </w:t>
      </w:r>
      <w:r w:rsidR="007B4050">
        <w:t>N</w:t>
      </w:r>
      <w:r w:rsidR="007B4050" w:rsidRPr="00ED0F1D">
        <w:rPr>
          <w:lang w:val="ru-RU"/>
        </w:rPr>
        <w:t xml:space="preserve"> </w:t>
      </w:r>
      <w:r w:rsidR="007B4050">
        <w:rPr>
          <w:lang w:val="ru-RU"/>
        </w:rPr>
        <w:t xml:space="preserve">и </w:t>
      </w:r>
      <w:r w:rsidR="007B4050">
        <w:t>C</w:t>
      </w:r>
      <w:r w:rsidR="007B4050" w:rsidRPr="00ED0F1D">
        <w:rPr>
          <w:lang w:val="ru-RU"/>
        </w:rPr>
        <w:t>-</w:t>
      </w:r>
      <w:r w:rsidR="007B4050">
        <w:rPr>
          <w:lang w:val="ru-RU"/>
        </w:rPr>
        <w:t>концов последовательностей</w:t>
      </w:r>
      <w:r w:rsidR="00EB0DE1">
        <w:rPr>
          <w:lang w:val="ru-RU"/>
        </w:rPr>
        <w:t xml:space="preserve"> значение ноль. </w:t>
      </w:r>
      <w:r w:rsidR="00E41D11">
        <w:rPr>
          <w:lang w:val="ru-RU"/>
        </w:rPr>
        <w:t xml:space="preserve">Затем исходные последовательности делятся на подпоследовательности таким образом, </w:t>
      </w:r>
      <w:r w:rsidR="00E41D11">
        <w:rPr>
          <w:lang w:val="ru-RU"/>
        </w:rPr>
        <w:lastRenderedPageBreak/>
        <w:t xml:space="preserve">чтобы остаток, для которого прогноз выше или равен некоторому порогу, заданным пользователем, оказался С-концом. Получившиеся подпоследовательности </w:t>
      </w:r>
      <w:r w:rsidR="000D3DB5">
        <w:rPr>
          <w:lang w:val="ru-RU"/>
        </w:rPr>
        <w:t xml:space="preserve">длиной больше семи аминокислот итеративно укорачиваются с </w:t>
      </w:r>
      <w:r w:rsidR="000D3DB5">
        <w:t>N</w:t>
      </w:r>
      <w:r w:rsidR="000D3DB5" w:rsidRPr="00ED0F1D">
        <w:rPr>
          <w:lang w:val="ru-RU"/>
        </w:rPr>
        <w:t>-</w:t>
      </w:r>
      <w:r w:rsidR="000D3DB5">
        <w:rPr>
          <w:lang w:val="ru-RU"/>
        </w:rPr>
        <w:t xml:space="preserve">конца с шагом в один остаток до минимальной длины в восемь остатков и фильтруются все последовательности длиной больше 13 остатков. Таким образом, моделируется работа других протеаз, которые могут воздействовать на вероятный эпитоп. Полученное множество последовательностей конвертируется в </w:t>
      </w:r>
      <w:r w:rsidR="000D3DB5">
        <w:t>SDF</w:t>
      </w:r>
      <w:r w:rsidR="000D3DB5" w:rsidRPr="00ED0F1D">
        <w:rPr>
          <w:lang w:val="ru-RU"/>
        </w:rPr>
        <w:t xml:space="preserve"> </w:t>
      </w:r>
      <w:r w:rsidR="000D3DB5">
        <w:rPr>
          <w:lang w:val="ru-RU"/>
        </w:rPr>
        <w:t xml:space="preserve">формат. </w:t>
      </w:r>
      <w:r w:rsidR="0048056C">
        <w:rPr>
          <w:lang w:val="ru-RU"/>
        </w:rPr>
        <w:t xml:space="preserve">В зависимости от выбора пользователя генерируется конфигурационный файлы для запуска прогноза характера активности к </w:t>
      </w:r>
      <w:r w:rsidR="0048056C">
        <w:t>TAP</w:t>
      </w:r>
      <w:r w:rsidR="0048056C" w:rsidRPr="00ED0F1D">
        <w:rPr>
          <w:lang w:val="ru-RU"/>
        </w:rPr>
        <w:t xml:space="preserve"> </w:t>
      </w:r>
      <w:r w:rsidR="0048056C">
        <w:rPr>
          <w:lang w:val="ru-RU"/>
        </w:rPr>
        <w:t xml:space="preserve">транспортеру и </w:t>
      </w:r>
      <w:r w:rsidR="0048056C">
        <w:t>HLA</w:t>
      </w:r>
      <w:r w:rsidR="0048056C" w:rsidRPr="00ED0F1D">
        <w:rPr>
          <w:lang w:val="ru-RU"/>
        </w:rPr>
        <w:t xml:space="preserve"> </w:t>
      </w:r>
      <w:r w:rsidR="0048056C">
        <w:t>I</w:t>
      </w:r>
      <w:r w:rsidR="0048056C">
        <w:rPr>
          <w:lang w:val="ru-RU"/>
        </w:rPr>
        <w:t>, тогда в выходном файле будет объединение двух прогнозов, или</w:t>
      </w:r>
      <w:r w:rsidR="0048056C" w:rsidRPr="00ED0F1D">
        <w:rPr>
          <w:lang w:val="ru-RU"/>
        </w:rPr>
        <w:t xml:space="preserve"> </w:t>
      </w:r>
      <w:r w:rsidR="0048056C">
        <w:rPr>
          <w:lang w:val="ru-RU"/>
        </w:rPr>
        <w:t xml:space="preserve">только для запуска прогноза активности к </w:t>
      </w:r>
      <w:r w:rsidR="0048056C">
        <w:t>HLA</w:t>
      </w:r>
      <w:r w:rsidR="0048056C" w:rsidRPr="00ED0F1D">
        <w:rPr>
          <w:lang w:val="ru-RU"/>
        </w:rPr>
        <w:t xml:space="preserve"> </w:t>
      </w:r>
      <w:r w:rsidR="0048056C">
        <w:t>I</w:t>
      </w:r>
      <w:r w:rsidR="0048056C" w:rsidRPr="00ED0F1D">
        <w:rPr>
          <w:lang w:val="ru-RU"/>
        </w:rPr>
        <w:t>.</w:t>
      </w:r>
      <w:r w:rsidR="0048056C">
        <w:rPr>
          <w:lang w:val="ru-RU"/>
        </w:rPr>
        <w:t xml:space="preserve"> </w:t>
      </w:r>
    </w:p>
    <w:p w14:paraId="6888844E" w14:textId="096EA40B" w:rsidR="00FB2F48" w:rsidRDefault="0048056C" w:rsidP="00387ECF">
      <w:pPr>
        <w:pStyle w:val="a0"/>
        <w:rPr>
          <w:lang w:val="ru-RU"/>
        </w:rPr>
      </w:pPr>
      <w:r>
        <w:rPr>
          <w:lang w:val="ru-RU"/>
        </w:rPr>
        <w:t>Из-за технических ограничений</w:t>
      </w:r>
      <w:r w:rsidR="00E04957" w:rsidRPr="00ED0F1D">
        <w:rPr>
          <w:lang w:val="ru-RU"/>
        </w:rPr>
        <w:t xml:space="preserve"> </w:t>
      </w:r>
      <w:r w:rsidR="00E04957">
        <w:rPr>
          <w:lang w:val="ru-RU"/>
        </w:rPr>
        <w:t xml:space="preserve">программ </w:t>
      </w:r>
      <w:proofErr w:type="spellStart"/>
      <w:r w:rsidR="00E04957">
        <w:t>MultiPASS</w:t>
      </w:r>
      <w:proofErr w:type="spellEnd"/>
      <w:r w:rsidR="00E04957" w:rsidRPr="00ED0F1D">
        <w:rPr>
          <w:lang w:val="ru-RU"/>
        </w:rPr>
        <w:t xml:space="preserve"> </w:t>
      </w:r>
      <w:r w:rsidR="00E04957">
        <w:rPr>
          <w:lang w:val="ru-RU"/>
        </w:rPr>
        <w:t xml:space="preserve">и </w:t>
      </w:r>
      <w:r w:rsidR="00E04957">
        <w:t>Shiny</w:t>
      </w:r>
      <w:r w:rsidR="00E04957" w:rsidRPr="00ED0F1D">
        <w:rPr>
          <w:lang w:val="ru-RU"/>
        </w:rPr>
        <w:t xml:space="preserve"> </w:t>
      </w:r>
      <w:r w:rsidR="00E04957">
        <w:t>Server</w:t>
      </w:r>
      <w:r>
        <w:rPr>
          <w:lang w:val="ru-RU"/>
        </w:rPr>
        <w:t xml:space="preserve"> веб-сервис работает через взаимодействие двух машин. Поток </w:t>
      </w:r>
      <w:r w:rsidR="00E04957">
        <w:rPr>
          <w:lang w:val="ru-RU"/>
        </w:rPr>
        <w:t>информации между узлами веб-сервиса и пользователем</w:t>
      </w:r>
      <w:r>
        <w:rPr>
          <w:lang w:val="ru-RU"/>
        </w:rPr>
        <w:t xml:space="preserve"> изображен на рисунке 1</w:t>
      </w:r>
      <w:ins w:id="932" w:author="Антон Смирнов" w:date="2023-05-29T02:16:00Z">
        <w:r w:rsidR="00E97E9B">
          <w:rPr>
            <w:lang w:val="ru-RU"/>
          </w:rPr>
          <w:t>6</w:t>
        </w:r>
      </w:ins>
      <w:del w:id="933" w:author="Антон Смирнов" w:date="2023-05-29T02:16:00Z">
        <w:r w:rsidDel="00E97E9B">
          <w:rPr>
            <w:lang w:val="ru-RU"/>
          </w:rPr>
          <w:delText>9</w:delText>
        </w:r>
      </w:del>
      <w:r>
        <w:rPr>
          <w:lang w:val="ru-RU"/>
        </w:rPr>
        <w:t xml:space="preserve">. </w:t>
      </w:r>
      <w:r w:rsidR="00FB2F48">
        <w:rPr>
          <w:lang w:val="ru-RU"/>
        </w:rPr>
        <w:t xml:space="preserve">Веб-сервис развернут на удаленном </w:t>
      </w:r>
      <w:r w:rsidR="00FB2F48">
        <w:t>VPS</w:t>
      </w:r>
      <w:r w:rsidR="00FB2F48" w:rsidRPr="00387ECF">
        <w:rPr>
          <w:lang w:val="ru-RU"/>
        </w:rPr>
        <w:t xml:space="preserve">, </w:t>
      </w:r>
      <w:r w:rsidR="00FB2F48">
        <w:rPr>
          <w:lang w:val="ru-RU"/>
        </w:rPr>
        <w:t xml:space="preserve">свободно доступен по адресу </w:t>
      </w:r>
      <w:hyperlink r:id="rId27" w:history="1">
        <w:r w:rsidR="00A825F7" w:rsidRPr="008A5D9A">
          <w:rPr>
            <w:rStyle w:val="afd"/>
            <w:lang w:val="ru-RU"/>
          </w:rPr>
          <w:t>https://epidemmonitor.ru/ANGEL/</w:t>
        </w:r>
      </w:hyperlink>
      <w:r w:rsidR="00FB2F48" w:rsidRPr="00387ECF">
        <w:rPr>
          <w:lang w:val="ru-RU"/>
        </w:rPr>
        <w:t>.</w:t>
      </w:r>
      <w:r w:rsidR="00A825F7">
        <w:rPr>
          <w:lang w:val="ru-RU"/>
        </w:rPr>
        <w:t xml:space="preserve"> Он способен работать в многопользовательском режиме, но не рассчитан на большое количество пользователей из-за ограниченных вычислительных возможностей.</w:t>
      </w:r>
      <w:ins w:id="934" w:author="Антон Смирнов" w:date="2023-05-29T02:16:00Z">
        <w:r w:rsidR="00E97E9B">
          <w:rPr>
            <w:lang w:val="ru-RU"/>
          </w:rPr>
          <w:t xml:space="preserve"> Пример работы изображен на рисунке </w:t>
        </w:r>
        <w:r w:rsidR="00D52F11">
          <w:rPr>
            <w:lang w:val="ru-RU"/>
          </w:rPr>
          <w:t>17.</w:t>
        </w:r>
      </w:ins>
      <w:ins w:id="935" w:author="Антон Смирнов" w:date="2023-05-29T02:20:00Z">
        <w:r w:rsidR="00E06B9C">
          <w:rPr>
            <w:lang w:val="ru-RU"/>
          </w:rPr>
          <w:t xml:space="preserve"> Для пользователя предоставляется поле для ввода белковых последовательностей.</w:t>
        </w:r>
      </w:ins>
      <w:ins w:id="936" w:author="Антон Смирнов" w:date="2023-05-29T02:21:00Z">
        <w:r w:rsidR="00E06B9C">
          <w:rPr>
            <w:lang w:val="ru-RU"/>
          </w:rPr>
          <w:t xml:space="preserve"> Одна последовательность должна быть записана в одну строку.</w:t>
        </w:r>
      </w:ins>
      <w:ins w:id="937" w:author="Антон Смирнов" w:date="2023-05-29T02:20:00Z">
        <w:r w:rsidR="00E06B9C">
          <w:rPr>
            <w:lang w:val="ru-RU"/>
          </w:rPr>
          <w:t xml:space="preserve"> Прототип осуществляет проверку ввода на наличие</w:t>
        </w:r>
      </w:ins>
      <w:ins w:id="938" w:author="Антон Смирнов" w:date="2023-05-29T02:21:00Z">
        <w:r w:rsidR="00E06B9C">
          <w:rPr>
            <w:lang w:val="ru-RU"/>
          </w:rPr>
          <w:t xml:space="preserve"> недопустимых символов и минимальную длину последовательности, равной восьми. Ползунки необходимы для </w:t>
        </w:r>
      </w:ins>
      <w:ins w:id="939" w:author="Антон Смирнов" w:date="2023-05-29T02:22:00Z">
        <w:r w:rsidR="00E06B9C">
          <w:rPr>
            <w:lang w:val="ru-RU"/>
          </w:rPr>
          <w:t xml:space="preserve">выбора порогов активности, галочка для включения прогноза характера активности к </w:t>
        </w:r>
        <w:r w:rsidR="00E06B9C">
          <w:t>TAP</w:t>
        </w:r>
        <w:r w:rsidR="00E06B9C" w:rsidRPr="00E06B9C">
          <w:rPr>
            <w:lang w:val="ru-RU"/>
            <w:rPrChange w:id="940" w:author="Антон Смирнов" w:date="2023-05-29T02:22:00Z">
              <w:rPr/>
            </w:rPrChange>
          </w:rPr>
          <w:t xml:space="preserve"> </w:t>
        </w:r>
        <w:r w:rsidR="00E06B9C">
          <w:rPr>
            <w:lang w:val="ru-RU"/>
          </w:rPr>
          <w:t xml:space="preserve">транспортеру. </w:t>
        </w:r>
      </w:ins>
      <w:ins w:id="941" w:author="Антон Смирнов" w:date="2023-05-29T02:23:00Z">
        <w:r w:rsidR="00E06B9C">
          <w:rPr>
            <w:lang w:val="ru-RU"/>
          </w:rPr>
          <w:t xml:space="preserve">На выход программа выдает две таблицы: прогноз сайтов расщепления белков протеасомой и прогноз, </w:t>
        </w:r>
      </w:ins>
      <w:ins w:id="942" w:author="Антон Смирнов" w:date="2023-05-29T02:24:00Z">
        <w:r w:rsidR="00E06B9C">
          <w:rPr>
            <w:lang w:val="ru-RU"/>
          </w:rPr>
          <w:t xml:space="preserve">какие вероятные эпитопы с какими аллелями </w:t>
        </w:r>
        <w:r w:rsidR="00E06B9C">
          <w:t>HLA</w:t>
        </w:r>
        <w:r w:rsidR="00E06B9C" w:rsidRPr="00E06B9C">
          <w:rPr>
            <w:lang w:val="ru-RU"/>
            <w:rPrChange w:id="943" w:author="Антон Смирнов" w:date="2023-05-29T02:24:00Z">
              <w:rPr/>
            </w:rPrChange>
          </w:rPr>
          <w:t xml:space="preserve"> </w:t>
        </w:r>
        <w:r w:rsidR="00E06B9C">
          <w:rPr>
            <w:lang w:val="ru-RU"/>
          </w:rPr>
          <w:t xml:space="preserve">будет связываться. Эти таблицы доступны для скачивания пользователем в формате </w:t>
        </w:r>
        <w:r w:rsidR="00E06B9C">
          <w:t>csv.</w:t>
        </w:r>
      </w:ins>
      <w:ins w:id="944" w:author="Антон Смирнов" w:date="2023-05-29T02:20:00Z">
        <w:r w:rsidR="00E06B9C">
          <w:rPr>
            <w:lang w:val="ru-RU"/>
          </w:rPr>
          <w:t xml:space="preserve"> </w:t>
        </w:r>
      </w:ins>
    </w:p>
    <w:p w14:paraId="069C0B34" w14:textId="77777777" w:rsidR="00E97E9B" w:rsidRPr="00E97E9B" w:rsidRDefault="00A825F7" w:rsidP="00E97E9B">
      <w:pPr>
        <w:pStyle w:val="a0"/>
        <w:keepNext/>
        <w:ind w:firstLine="0"/>
        <w:rPr>
          <w:ins w:id="945" w:author="Антон Смирнов" w:date="2023-05-29T02:13:00Z"/>
          <w:lang w:val="ru-RU"/>
          <w:rPrChange w:id="946" w:author="Антон Смирнов" w:date="2023-05-29T02:16:00Z">
            <w:rPr>
              <w:ins w:id="947" w:author="Антон Смирнов" w:date="2023-05-29T02:13:00Z"/>
            </w:rPr>
          </w:rPrChange>
        </w:rPr>
        <w:pPrChange w:id="948" w:author="Антон Смирнов" w:date="2023-05-29T02:13:00Z">
          <w:pPr>
            <w:pStyle w:val="a0"/>
            <w:keepNext/>
            <w:ind w:firstLine="0"/>
          </w:pPr>
        </w:pPrChange>
      </w:pPr>
      <w:r>
        <w:rPr>
          <w:noProof/>
        </w:rPr>
        <w:lastRenderedPageBreak/>
        <w:drawing>
          <wp:inline distT="0" distB="0" distL="0" distR="0" wp14:anchorId="223FE57E" wp14:editId="5D72AF0D">
            <wp:extent cx="5940425" cy="38398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3839845"/>
                    </a:xfrm>
                    <a:prstGeom prst="rect">
                      <a:avLst/>
                    </a:prstGeom>
                    <a:noFill/>
                    <a:ln>
                      <a:noFill/>
                    </a:ln>
                  </pic:spPr>
                </pic:pic>
              </a:graphicData>
            </a:graphic>
          </wp:inline>
        </w:drawing>
      </w:r>
    </w:p>
    <w:p w14:paraId="408B88B8" w14:textId="4E82DA96" w:rsidR="00A825F7" w:rsidRDefault="00E97E9B" w:rsidP="00E97E9B">
      <w:pPr>
        <w:pStyle w:val="afa"/>
        <w:spacing w:line="360" w:lineRule="auto"/>
        <w:jc w:val="both"/>
        <w:rPr>
          <w:ins w:id="949" w:author="Антон Смирнов" w:date="2023-05-29T02:16:00Z"/>
          <w:rFonts w:ascii="Times New Roman" w:hAnsi="Times New Roman" w:cs="Times New Roman"/>
          <w:i w:val="0"/>
          <w:iCs/>
          <w:sz w:val="28"/>
          <w:szCs w:val="28"/>
          <w:lang w:val="ru-RU"/>
        </w:rPr>
      </w:pPr>
      <w:ins w:id="950" w:author="Антон Смирнов" w:date="2023-05-29T02:13:00Z">
        <w:r w:rsidRPr="00E97E9B">
          <w:rPr>
            <w:rFonts w:ascii="Times New Roman" w:hAnsi="Times New Roman" w:cs="Times New Roman"/>
            <w:b/>
            <w:bCs/>
            <w:i w:val="0"/>
            <w:iCs/>
            <w:sz w:val="28"/>
            <w:szCs w:val="28"/>
            <w:lang w:val="ru-RU"/>
            <w:rPrChange w:id="951" w:author="Антон Смирнов" w:date="2023-05-29T02:15:00Z">
              <w:rPr/>
            </w:rPrChange>
          </w:rPr>
          <w:t xml:space="preserve">Рисунок </w:t>
        </w:r>
        <w:r w:rsidRPr="00E97E9B">
          <w:rPr>
            <w:rFonts w:ascii="Times New Roman" w:hAnsi="Times New Roman" w:cs="Times New Roman"/>
            <w:b/>
            <w:bCs/>
            <w:i w:val="0"/>
            <w:iCs/>
            <w:sz w:val="28"/>
            <w:szCs w:val="28"/>
            <w:rPrChange w:id="952" w:author="Антон Смирнов" w:date="2023-05-29T02:15:00Z">
              <w:rPr/>
            </w:rPrChange>
          </w:rPr>
          <w:fldChar w:fldCharType="begin"/>
        </w:r>
        <w:r w:rsidRPr="00E97E9B">
          <w:rPr>
            <w:rFonts w:ascii="Times New Roman" w:hAnsi="Times New Roman" w:cs="Times New Roman"/>
            <w:b/>
            <w:bCs/>
            <w:i w:val="0"/>
            <w:iCs/>
            <w:sz w:val="28"/>
            <w:szCs w:val="28"/>
            <w:lang w:val="ru-RU"/>
            <w:rPrChange w:id="953" w:author="Антон Смирнов" w:date="2023-05-29T02:15:00Z">
              <w:rPr/>
            </w:rPrChange>
          </w:rPr>
          <w:instrText xml:space="preserve"> </w:instrText>
        </w:r>
        <w:r w:rsidRPr="00E97E9B">
          <w:rPr>
            <w:rFonts w:ascii="Times New Roman" w:hAnsi="Times New Roman" w:cs="Times New Roman"/>
            <w:b/>
            <w:bCs/>
            <w:i w:val="0"/>
            <w:iCs/>
            <w:sz w:val="28"/>
            <w:szCs w:val="28"/>
            <w:rPrChange w:id="954" w:author="Антон Смирнов" w:date="2023-05-29T02:15:00Z">
              <w:rPr/>
            </w:rPrChange>
          </w:rPr>
          <w:instrText>SEQ</w:instrText>
        </w:r>
        <w:r w:rsidRPr="00E97E9B">
          <w:rPr>
            <w:rFonts w:ascii="Times New Roman" w:hAnsi="Times New Roman" w:cs="Times New Roman"/>
            <w:b/>
            <w:bCs/>
            <w:i w:val="0"/>
            <w:iCs/>
            <w:sz w:val="28"/>
            <w:szCs w:val="28"/>
            <w:lang w:val="ru-RU"/>
            <w:rPrChange w:id="955" w:author="Антон Смирнов" w:date="2023-05-29T02:15:00Z">
              <w:rPr/>
            </w:rPrChange>
          </w:rPr>
          <w:instrText xml:space="preserve"> Рисунок \* </w:instrText>
        </w:r>
        <w:r w:rsidRPr="00E97E9B">
          <w:rPr>
            <w:rFonts w:ascii="Times New Roman" w:hAnsi="Times New Roman" w:cs="Times New Roman"/>
            <w:b/>
            <w:bCs/>
            <w:i w:val="0"/>
            <w:iCs/>
            <w:sz w:val="28"/>
            <w:szCs w:val="28"/>
            <w:rPrChange w:id="956" w:author="Антон Смирнов" w:date="2023-05-29T02:15:00Z">
              <w:rPr/>
            </w:rPrChange>
          </w:rPr>
          <w:instrText>ARABIC</w:instrText>
        </w:r>
        <w:r w:rsidRPr="00E97E9B">
          <w:rPr>
            <w:rFonts w:ascii="Times New Roman" w:hAnsi="Times New Roman" w:cs="Times New Roman"/>
            <w:b/>
            <w:bCs/>
            <w:i w:val="0"/>
            <w:iCs/>
            <w:sz w:val="28"/>
            <w:szCs w:val="28"/>
            <w:lang w:val="ru-RU"/>
            <w:rPrChange w:id="957" w:author="Антон Смирнов" w:date="2023-05-29T02:15:00Z">
              <w:rPr/>
            </w:rPrChange>
          </w:rPr>
          <w:instrText xml:space="preserve"> </w:instrText>
        </w:r>
      </w:ins>
      <w:r w:rsidRPr="00E97E9B">
        <w:rPr>
          <w:rFonts w:ascii="Times New Roman" w:hAnsi="Times New Roman" w:cs="Times New Roman"/>
          <w:b/>
          <w:bCs/>
          <w:i w:val="0"/>
          <w:iCs/>
          <w:sz w:val="28"/>
          <w:szCs w:val="28"/>
          <w:rPrChange w:id="958" w:author="Антон Смирнов" w:date="2023-05-29T02:15:00Z">
            <w:rPr/>
          </w:rPrChange>
        </w:rPr>
        <w:fldChar w:fldCharType="separate"/>
      </w:r>
      <w:ins w:id="959" w:author="Антон Смирнов" w:date="2023-05-29T02:13:00Z">
        <w:r w:rsidRPr="00E97E9B">
          <w:rPr>
            <w:rFonts w:ascii="Times New Roman" w:hAnsi="Times New Roman" w:cs="Times New Roman"/>
            <w:b/>
            <w:bCs/>
            <w:i w:val="0"/>
            <w:iCs/>
            <w:noProof/>
            <w:sz w:val="28"/>
            <w:szCs w:val="28"/>
            <w:lang w:val="ru-RU"/>
            <w:rPrChange w:id="960" w:author="Антон Смирнов" w:date="2023-05-29T02:15:00Z">
              <w:rPr>
                <w:noProof/>
              </w:rPr>
            </w:rPrChange>
          </w:rPr>
          <w:t>16</w:t>
        </w:r>
        <w:r w:rsidRPr="00E97E9B">
          <w:rPr>
            <w:rFonts w:ascii="Times New Roman" w:hAnsi="Times New Roman" w:cs="Times New Roman"/>
            <w:b/>
            <w:bCs/>
            <w:i w:val="0"/>
            <w:iCs/>
            <w:sz w:val="28"/>
            <w:szCs w:val="28"/>
            <w:rPrChange w:id="961" w:author="Антон Смирнов" w:date="2023-05-29T02:15:00Z">
              <w:rPr/>
            </w:rPrChange>
          </w:rPr>
          <w:fldChar w:fldCharType="end"/>
        </w:r>
        <w:r w:rsidRPr="00E97E9B">
          <w:rPr>
            <w:rFonts w:ascii="Times New Roman" w:hAnsi="Times New Roman" w:cs="Times New Roman"/>
            <w:b/>
            <w:bCs/>
            <w:i w:val="0"/>
            <w:iCs/>
            <w:sz w:val="28"/>
            <w:szCs w:val="28"/>
            <w:lang w:val="ru-RU"/>
            <w:rPrChange w:id="962" w:author="Антон Смирнов" w:date="2023-05-29T02:15:00Z">
              <w:rPr>
                <w:lang w:val="ru-RU"/>
              </w:rPr>
            </w:rPrChange>
          </w:rPr>
          <w:t>.</w:t>
        </w:r>
        <w:r w:rsidRPr="00E97E9B">
          <w:rPr>
            <w:rFonts w:ascii="Times New Roman" w:hAnsi="Times New Roman" w:cs="Times New Roman"/>
            <w:i w:val="0"/>
            <w:iCs/>
            <w:sz w:val="28"/>
            <w:szCs w:val="28"/>
            <w:lang w:val="ru-RU"/>
            <w:rPrChange w:id="963" w:author="Антон Смирнов" w:date="2023-05-29T02:13:00Z">
              <w:rPr>
                <w:lang w:val="ru-RU"/>
              </w:rPr>
            </w:rPrChange>
          </w:rPr>
          <w:t xml:space="preserve"> Потоки информации между узлами веб-сервиса и пользователем. Над стрелками подписаны протоколы, по которым осуществляется обмен информацией</w:t>
        </w:r>
      </w:ins>
    </w:p>
    <w:p w14:paraId="20FD1093" w14:textId="77777777" w:rsidR="00D52F11" w:rsidRDefault="00D52F11" w:rsidP="00D52F11">
      <w:pPr>
        <w:pStyle w:val="afa"/>
        <w:keepNext/>
        <w:spacing w:line="360" w:lineRule="auto"/>
        <w:jc w:val="both"/>
        <w:rPr>
          <w:ins w:id="964" w:author="Антон Смирнов" w:date="2023-05-29T02:18:00Z"/>
        </w:rPr>
        <w:pPrChange w:id="965" w:author="Антон Смирнов" w:date="2023-05-29T02:18:00Z">
          <w:pPr>
            <w:pStyle w:val="afa"/>
            <w:spacing w:line="360" w:lineRule="auto"/>
            <w:jc w:val="both"/>
          </w:pPr>
        </w:pPrChange>
      </w:pPr>
      <w:ins w:id="966" w:author="Антон Смирнов" w:date="2023-05-29T02:17:00Z">
        <w:r>
          <w:rPr>
            <w:rFonts w:ascii="Times New Roman" w:hAnsi="Times New Roman" w:cs="Times New Roman"/>
            <w:i w:val="0"/>
            <w:iCs/>
            <w:noProof/>
            <w:sz w:val="28"/>
            <w:szCs w:val="28"/>
          </w:rPr>
          <w:drawing>
            <wp:inline distT="0" distB="0" distL="0" distR="0" wp14:anchorId="434EDB88" wp14:editId="56B65C9F">
              <wp:extent cx="5960745" cy="30763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378"/>
                      <a:stretch/>
                    </pic:blipFill>
                    <pic:spPr bwMode="auto">
                      <a:xfrm>
                        <a:off x="0" y="0"/>
                        <a:ext cx="5985757" cy="3089219"/>
                      </a:xfrm>
                      <a:prstGeom prst="rect">
                        <a:avLst/>
                      </a:prstGeom>
                      <a:noFill/>
                      <a:ln>
                        <a:noFill/>
                      </a:ln>
                      <a:extLst>
                        <a:ext uri="{53640926-AAD7-44D8-BBD7-CCE9431645EC}">
                          <a14:shadowObscured xmlns:a14="http://schemas.microsoft.com/office/drawing/2010/main"/>
                        </a:ext>
                      </a:extLst>
                    </pic:spPr>
                  </pic:pic>
                </a:graphicData>
              </a:graphic>
            </wp:inline>
          </w:drawing>
        </w:r>
      </w:ins>
    </w:p>
    <w:p w14:paraId="0D08946C" w14:textId="2EF26679" w:rsidR="00D52F11" w:rsidRPr="00D52F11" w:rsidRDefault="00D52F11" w:rsidP="00D52F11">
      <w:pPr>
        <w:pStyle w:val="afa"/>
        <w:jc w:val="both"/>
        <w:rPr>
          <w:rFonts w:ascii="Times New Roman" w:hAnsi="Times New Roman" w:cs="Times New Roman"/>
          <w:i w:val="0"/>
          <w:iCs/>
          <w:sz w:val="32"/>
          <w:szCs w:val="32"/>
          <w:rPrChange w:id="967" w:author="Антон Смирнов" w:date="2023-05-29T02:18:00Z">
            <w:rPr/>
          </w:rPrChange>
        </w:rPr>
        <w:pPrChange w:id="968" w:author="Антон Смирнов" w:date="2023-05-29T02:18:00Z">
          <w:pPr>
            <w:pStyle w:val="a0"/>
            <w:keepNext/>
            <w:ind w:firstLine="0"/>
          </w:pPr>
        </w:pPrChange>
      </w:pPr>
      <w:proofErr w:type="spellStart"/>
      <w:ins w:id="969" w:author="Антон Смирнов" w:date="2023-05-29T02:18:00Z">
        <w:r w:rsidRPr="00D52F11">
          <w:rPr>
            <w:rFonts w:ascii="Times New Roman" w:hAnsi="Times New Roman" w:cs="Times New Roman"/>
            <w:b/>
            <w:bCs/>
            <w:i w:val="0"/>
            <w:iCs/>
            <w:sz w:val="28"/>
            <w:szCs w:val="28"/>
            <w:rPrChange w:id="970" w:author="Антон Смирнов" w:date="2023-05-29T02:18:00Z">
              <w:rPr/>
            </w:rPrChange>
          </w:rPr>
          <w:t>Рисунок</w:t>
        </w:r>
        <w:proofErr w:type="spellEnd"/>
        <w:r w:rsidRPr="00D52F11">
          <w:rPr>
            <w:rFonts w:ascii="Times New Roman" w:hAnsi="Times New Roman" w:cs="Times New Roman"/>
            <w:b/>
            <w:bCs/>
            <w:i w:val="0"/>
            <w:iCs/>
            <w:sz w:val="28"/>
            <w:szCs w:val="28"/>
            <w:rPrChange w:id="971" w:author="Антон Смирнов" w:date="2023-05-29T02:18:00Z">
              <w:rPr/>
            </w:rPrChange>
          </w:rPr>
          <w:t xml:space="preserve"> </w:t>
        </w:r>
        <w:r w:rsidRPr="00D52F11">
          <w:rPr>
            <w:rFonts w:ascii="Times New Roman" w:hAnsi="Times New Roman" w:cs="Times New Roman"/>
            <w:b/>
            <w:bCs/>
            <w:i w:val="0"/>
            <w:iCs/>
            <w:sz w:val="28"/>
            <w:szCs w:val="28"/>
            <w:rPrChange w:id="972" w:author="Антон Смирнов" w:date="2023-05-29T02:18:00Z">
              <w:rPr/>
            </w:rPrChange>
          </w:rPr>
          <w:fldChar w:fldCharType="begin"/>
        </w:r>
        <w:r w:rsidRPr="00D52F11">
          <w:rPr>
            <w:rFonts w:ascii="Times New Roman" w:hAnsi="Times New Roman" w:cs="Times New Roman"/>
            <w:b/>
            <w:bCs/>
            <w:i w:val="0"/>
            <w:iCs/>
            <w:sz w:val="28"/>
            <w:szCs w:val="28"/>
            <w:rPrChange w:id="973" w:author="Антон Смирнов" w:date="2023-05-29T02:18:00Z">
              <w:rPr/>
            </w:rPrChange>
          </w:rPr>
          <w:instrText xml:space="preserve"> SEQ Рисунок \* ARABIC </w:instrText>
        </w:r>
      </w:ins>
      <w:r w:rsidRPr="00D52F11">
        <w:rPr>
          <w:rFonts w:ascii="Times New Roman" w:hAnsi="Times New Roman" w:cs="Times New Roman"/>
          <w:b/>
          <w:bCs/>
          <w:i w:val="0"/>
          <w:iCs/>
          <w:sz w:val="28"/>
          <w:szCs w:val="28"/>
          <w:rPrChange w:id="974" w:author="Антон Смирнов" w:date="2023-05-29T02:18:00Z">
            <w:rPr/>
          </w:rPrChange>
        </w:rPr>
        <w:fldChar w:fldCharType="separate"/>
      </w:r>
      <w:ins w:id="975" w:author="Антон Смирнов" w:date="2023-05-29T02:18:00Z">
        <w:r w:rsidRPr="00D52F11">
          <w:rPr>
            <w:rFonts w:ascii="Times New Roman" w:hAnsi="Times New Roman" w:cs="Times New Roman"/>
            <w:b/>
            <w:bCs/>
            <w:i w:val="0"/>
            <w:iCs/>
            <w:noProof/>
            <w:sz w:val="28"/>
            <w:szCs w:val="28"/>
            <w:rPrChange w:id="976" w:author="Антон Смирнов" w:date="2023-05-29T02:18:00Z">
              <w:rPr>
                <w:noProof/>
              </w:rPr>
            </w:rPrChange>
          </w:rPr>
          <w:t>17</w:t>
        </w:r>
        <w:r w:rsidRPr="00D52F11">
          <w:rPr>
            <w:rFonts w:ascii="Times New Roman" w:hAnsi="Times New Roman" w:cs="Times New Roman"/>
            <w:b/>
            <w:bCs/>
            <w:i w:val="0"/>
            <w:iCs/>
            <w:sz w:val="28"/>
            <w:szCs w:val="28"/>
            <w:rPrChange w:id="977" w:author="Антон Смирнов" w:date="2023-05-29T02:18:00Z">
              <w:rPr/>
            </w:rPrChange>
          </w:rPr>
          <w:fldChar w:fldCharType="end"/>
        </w:r>
        <w:r w:rsidRPr="00D52F11">
          <w:rPr>
            <w:rFonts w:ascii="Times New Roman" w:hAnsi="Times New Roman" w:cs="Times New Roman"/>
            <w:b/>
            <w:bCs/>
            <w:i w:val="0"/>
            <w:iCs/>
            <w:sz w:val="28"/>
            <w:szCs w:val="28"/>
            <w:lang w:val="ru-RU"/>
            <w:rPrChange w:id="978" w:author="Антон Смирнов" w:date="2023-05-29T02:18:00Z">
              <w:rPr>
                <w:lang w:val="ru-RU"/>
              </w:rPr>
            </w:rPrChange>
          </w:rPr>
          <w:t>.</w:t>
        </w:r>
        <w:r w:rsidRPr="00D52F11">
          <w:rPr>
            <w:rFonts w:ascii="Times New Roman" w:hAnsi="Times New Roman" w:cs="Times New Roman"/>
            <w:i w:val="0"/>
            <w:iCs/>
            <w:sz w:val="28"/>
            <w:szCs w:val="28"/>
            <w:lang w:val="ru-RU"/>
            <w:rPrChange w:id="979" w:author="Антон Смирнов" w:date="2023-05-29T02:18:00Z">
              <w:rPr>
                <w:lang w:val="ru-RU"/>
              </w:rPr>
            </w:rPrChange>
          </w:rPr>
          <w:t xml:space="preserve"> Пример работы прототипа</w:t>
        </w:r>
      </w:ins>
    </w:p>
    <w:p w14:paraId="73D23142" w14:textId="4457215C" w:rsidR="00A825F7" w:rsidRPr="00ED0F1D" w:rsidDel="00E97E9B" w:rsidRDefault="00A825F7" w:rsidP="00ED0F1D">
      <w:pPr>
        <w:pStyle w:val="afa"/>
        <w:spacing w:line="360" w:lineRule="auto"/>
        <w:jc w:val="both"/>
        <w:rPr>
          <w:del w:id="980" w:author="Антон Смирнов" w:date="2023-05-29T02:13:00Z"/>
          <w:rFonts w:cs="Times New Roman"/>
          <w:iCs/>
          <w:szCs w:val="28"/>
          <w:lang w:val="ru-RU"/>
        </w:rPr>
      </w:pPr>
      <w:del w:id="981" w:author="Антон Смирнов" w:date="2023-05-29T02:13:00Z">
        <w:r w:rsidRPr="00ED0F1D" w:rsidDel="00E97E9B">
          <w:rPr>
            <w:rFonts w:ascii="Times New Roman" w:hAnsi="Times New Roman" w:cs="Times New Roman"/>
            <w:b/>
            <w:bCs/>
            <w:i w:val="0"/>
            <w:iCs/>
            <w:sz w:val="28"/>
            <w:szCs w:val="28"/>
            <w:lang w:val="ru-RU"/>
          </w:rPr>
          <w:lastRenderedPageBreak/>
          <w:delText xml:space="preserve">Рисунок </w:delText>
        </w:r>
        <w:r w:rsidRPr="00ED0F1D" w:rsidDel="00E97E9B">
          <w:rPr>
            <w:rFonts w:ascii="Times New Roman" w:hAnsi="Times New Roman" w:cs="Times New Roman"/>
            <w:b/>
            <w:bCs/>
            <w:i w:val="0"/>
            <w:iCs/>
            <w:sz w:val="28"/>
            <w:szCs w:val="28"/>
          </w:rPr>
          <w:fldChar w:fldCharType="begin"/>
        </w:r>
        <w:r w:rsidRPr="00ED0F1D" w:rsidDel="00E97E9B">
          <w:rPr>
            <w:rFonts w:ascii="Times New Roman" w:hAnsi="Times New Roman" w:cs="Times New Roman"/>
            <w:b/>
            <w:bCs/>
            <w:i w:val="0"/>
            <w:iCs/>
            <w:sz w:val="28"/>
            <w:szCs w:val="28"/>
            <w:lang w:val="ru-RU"/>
          </w:rPr>
          <w:delInstrText xml:space="preserve"> </w:delInstrText>
        </w:r>
        <w:r w:rsidRPr="00ED0F1D" w:rsidDel="00E97E9B">
          <w:rPr>
            <w:rFonts w:ascii="Times New Roman" w:hAnsi="Times New Roman" w:cs="Times New Roman"/>
            <w:b/>
            <w:bCs/>
            <w:i w:val="0"/>
            <w:iCs/>
            <w:sz w:val="28"/>
            <w:szCs w:val="28"/>
          </w:rPr>
          <w:delInstrText>SEQ</w:delInstrText>
        </w:r>
        <w:r w:rsidRPr="00ED0F1D" w:rsidDel="00E97E9B">
          <w:rPr>
            <w:rFonts w:ascii="Times New Roman" w:hAnsi="Times New Roman" w:cs="Times New Roman"/>
            <w:b/>
            <w:bCs/>
            <w:i w:val="0"/>
            <w:iCs/>
            <w:sz w:val="28"/>
            <w:szCs w:val="28"/>
            <w:lang w:val="ru-RU"/>
          </w:rPr>
          <w:delInstrText xml:space="preserve"> Рисунок \* </w:delInstrText>
        </w:r>
        <w:r w:rsidRPr="00ED0F1D" w:rsidDel="00E97E9B">
          <w:rPr>
            <w:rFonts w:ascii="Times New Roman" w:hAnsi="Times New Roman" w:cs="Times New Roman"/>
            <w:b/>
            <w:bCs/>
            <w:i w:val="0"/>
            <w:iCs/>
            <w:sz w:val="28"/>
            <w:szCs w:val="28"/>
          </w:rPr>
          <w:delInstrText>ARABIC</w:delInstrText>
        </w:r>
        <w:r w:rsidRPr="00ED0F1D" w:rsidDel="00E97E9B">
          <w:rPr>
            <w:rFonts w:ascii="Times New Roman" w:hAnsi="Times New Roman" w:cs="Times New Roman"/>
            <w:b/>
            <w:bCs/>
            <w:i w:val="0"/>
            <w:iCs/>
            <w:sz w:val="28"/>
            <w:szCs w:val="28"/>
            <w:lang w:val="ru-RU"/>
          </w:rPr>
          <w:delInstrText xml:space="preserve"> </w:delInstrText>
        </w:r>
        <w:r w:rsidRPr="00ED0F1D" w:rsidDel="00E97E9B">
          <w:rPr>
            <w:rFonts w:ascii="Times New Roman" w:hAnsi="Times New Roman" w:cs="Times New Roman"/>
            <w:b/>
            <w:bCs/>
            <w:i w:val="0"/>
            <w:iCs/>
            <w:sz w:val="28"/>
            <w:szCs w:val="28"/>
          </w:rPr>
          <w:fldChar w:fldCharType="separate"/>
        </w:r>
        <w:r w:rsidR="009025EF" w:rsidRPr="00765029" w:rsidDel="00E97E9B">
          <w:rPr>
            <w:rFonts w:ascii="Times New Roman" w:hAnsi="Times New Roman" w:cs="Times New Roman"/>
            <w:b/>
            <w:bCs/>
            <w:i w:val="0"/>
            <w:iCs/>
            <w:noProof/>
            <w:sz w:val="28"/>
            <w:szCs w:val="28"/>
            <w:lang w:val="ru-RU"/>
            <w:rPrChange w:id="982" w:author="Антон Смирнов" w:date="2023-05-28T20:59:00Z">
              <w:rPr>
                <w:rFonts w:ascii="Times New Roman" w:hAnsi="Times New Roman" w:cs="Times New Roman"/>
                <w:b/>
                <w:bCs/>
                <w:i w:val="0"/>
                <w:iCs/>
                <w:noProof/>
                <w:sz w:val="28"/>
                <w:szCs w:val="28"/>
              </w:rPr>
            </w:rPrChange>
          </w:rPr>
          <w:delText>21</w:delText>
        </w:r>
        <w:r w:rsidRPr="00ED0F1D" w:rsidDel="00E97E9B">
          <w:rPr>
            <w:rFonts w:ascii="Times New Roman" w:hAnsi="Times New Roman" w:cs="Times New Roman"/>
            <w:b/>
            <w:bCs/>
            <w:i w:val="0"/>
            <w:iCs/>
            <w:sz w:val="28"/>
            <w:szCs w:val="28"/>
          </w:rPr>
          <w:fldChar w:fldCharType="end"/>
        </w:r>
        <w:r w:rsidRPr="00ED0F1D" w:rsidDel="00E97E9B">
          <w:rPr>
            <w:rFonts w:ascii="Times New Roman" w:hAnsi="Times New Roman" w:cs="Times New Roman"/>
            <w:i w:val="0"/>
            <w:iCs/>
            <w:sz w:val="28"/>
            <w:szCs w:val="28"/>
            <w:lang w:val="ru-RU"/>
          </w:rPr>
          <w:delText>. Потоки информации между узлами веб-сервиса и пользователем. Над стрелками подписаны протоколы, по которым осуществляется обмен информацией.</w:delText>
        </w:r>
      </w:del>
    </w:p>
    <w:p w14:paraId="7DC5B2AF" w14:textId="7DA4B57C" w:rsidR="00FD0554" w:rsidRDefault="00FD0554" w:rsidP="00FD0554">
      <w:pPr>
        <w:pStyle w:val="2"/>
        <w:rPr>
          <w:lang w:val="ru-RU"/>
        </w:rPr>
      </w:pPr>
      <w:bookmarkStart w:id="983" w:name="_Toc136219705"/>
      <w:r>
        <w:rPr>
          <w:lang w:val="ru-RU"/>
        </w:rPr>
        <w:t>3.</w:t>
      </w:r>
      <w:r w:rsidR="003947AE">
        <w:rPr>
          <w:lang w:val="ru-RU"/>
        </w:rPr>
        <w:t>5</w:t>
      </w:r>
      <w:r>
        <w:rPr>
          <w:lang w:val="ru-RU"/>
        </w:rPr>
        <w:t>. Обсуждение</w:t>
      </w:r>
      <w:bookmarkEnd w:id="983"/>
    </w:p>
    <w:p w14:paraId="18E595D5" w14:textId="13CCA2C7" w:rsidR="00C75407" w:rsidRDefault="00A825F7" w:rsidP="00A825F7">
      <w:pPr>
        <w:pStyle w:val="a0"/>
        <w:rPr>
          <w:lang w:val="ru-RU"/>
        </w:rPr>
      </w:pPr>
      <w:r>
        <w:rPr>
          <w:lang w:val="ru-RU"/>
        </w:rPr>
        <w:t xml:space="preserve">Полученные результаты имеют неоднозначный характер. С одной стороны, показана возможность </w:t>
      </w:r>
      <w:r w:rsidR="00C5708F">
        <w:rPr>
          <w:lang w:val="ru-RU"/>
        </w:rPr>
        <w:t xml:space="preserve">моделирования процессов антигенного процессинга, используя информацию о химической структуре молекул белков на достаточно высоком уровне. С другой стороны, существуют некоторые проблемы. Первая проблема – тяжело найти независимую выборку для непредвзятой валидации моделей и сравнения с существующими аналогами. Для моделей </w:t>
      </w:r>
      <w:r w:rsidR="00C5708F">
        <w:t>HLA</w:t>
      </w:r>
      <w:r w:rsidR="00C5708F" w:rsidRPr="00ED0F1D">
        <w:rPr>
          <w:lang w:val="ru-RU"/>
        </w:rPr>
        <w:t xml:space="preserve"> </w:t>
      </w:r>
      <w:r w:rsidR="00C5708F">
        <w:rPr>
          <w:lang w:val="ru-RU"/>
        </w:rPr>
        <w:t>существуют два недавних исследования, в которых проводится сравнение существующих аналогов</w:t>
      </w:r>
      <w:r w:rsidR="00F2580F" w:rsidRPr="00ED0F1D">
        <w:rPr>
          <w:lang w:val="ru-RU"/>
        </w:rPr>
        <w:t xml:space="preserve"> </w:t>
      </w:r>
      <w:r w:rsidR="00F2580F">
        <w:rPr>
          <w:lang w:val="ru-RU"/>
        </w:rPr>
        <w:fldChar w:fldCharType="begin"/>
      </w:r>
      <w:r w:rsidR="00F2580F">
        <w:rPr>
          <w:lang w:val="ru-RU"/>
        </w:rPr>
        <w:instrText xml:space="preserve"> ADDIN ZOTERO_ITEM CSL_CITATION {"citationID":"ySAd493K","properties":{"formattedCitation":"[99, 102]","plainCitation":"[99, 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id":318,"uris":["http://zotero.org/users/10071278/items/F8Y76D8Z"],"itemData":{"id":318,"type":"article-journal","abstract":"Abstract\n            Human leukocyte antigen class I (HLA-I) molecules are encoded by major histocompatibility complex (MHC) class I loci in humans. The binding and interaction between HLA-I molecules and intracellular peptides derived from a variety of proteolytic mechanisms play a crucial role in subsequent T-cell recognition of target cells and the specificity of the immune response. In this context, tools that predict the likelihood for a peptide to bind to specific HLA class I allotypes are important for selecting the most promising antigenic targets for immunotherapy. In this article, we comprehensively review a variety of currently available tools for predicting the binding of peptides to a selection of HLA-I allomorphs. Specifically, we compare their calculation methods for the prediction score, employed algorithms, evaluation strategies and software functionalities. In addition, we have evaluated the prediction performance of the reviewed tools based on an independent validation data set, containing 21 101 experimentally verified ligands across 19 HLA-I allotypes. The benchmarking results show that MixMHCpred 2.0.1 achieves the best performance for predicting peptides binding to most of the HLA-I allomorphs studied, while NetMHCpan 4.0 and NetMHCcons 1.1 outperform the other machine learning-based and consensus-based tools, respectively. Importantly, it should be noted that a peptide predicted with a higher binding score for a specific HLA allotype does not necessarily imply it will be immunogenic. That said, peptide-binding predictors are still very useful in that they can help to significantly reduce the large number of epitope candidates that need to be experimentally verified. Several other factors, including susceptibility to proteasome cleavage, peptide transport into the endoplasmic reticulum and T-cell receptor repertoire, also contribute to the immunogenicity of peptide antigens, and some of them can be considered by some predictors. Therefore, integrating features derived from these additional factors together with HLA-binding properties by using machine-learning algorithms may increase the prediction accuracy of immunogenic peptides. As such, we anticipate that this review and benchmarking survey will assist researchers in selecting appropriate prediction tools that best suit their purposes and provide useful guidelines for the development of improved antigen predictors in the future.","container-title":"Briefings in Bioinformatics","DOI":"10.1093/bib/bbz051","ISSN":"1477-4054","issue":"4","language":"en","page":"1119-1135","source":"DOI.org (Crossref)","title":"A comprehensive review and performance evaluation of bioinformatics tools for HLA class I peptide-binding prediction","volume":"21","author":[{"family":"Mei","given":"Shutao"},{"family":"Li","given":"Fuyi"},{"family":"Leier","given":"André"},{"family":"Marquez-Lago","given":"Tatiana T"},{"family":"Giam","given":"Kailin"},{"family":"Croft","given":"Nathan P"},{"family":"Akutsu","given":"Tatsuya"},{"family":"Smith","given":"A Ian"},{"family":"Li","given":"Jian"},{"family":"Rossjohn","given":"Jamie"},{"family":"Purcell","given":"Anthony W"},{"family":"Song","given":"Jiangning"}],"issued":{"date-parts":[["2020",7,15]]}}}],"schema":"https://github.com/citation-style-language/schema/raw/master/csl-citation.json"} </w:instrText>
      </w:r>
      <w:r w:rsidR="00F2580F">
        <w:rPr>
          <w:lang w:val="ru-RU"/>
        </w:rPr>
        <w:fldChar w:fldCharType="separate"/>
      </w:r>
      <w:r w:rsidR="00F2580F" w:rsidRPr="00ED0F1D">
        <w:rPr>
          <w:rFonts w:cs="Times New Roman"/>
          <w:lang w:val="ru-RU"/>
        </w:rPr>
        <w:t>[99, 102]</w:t>
      </w:r>
      <w:r w:rsidR="00F2580F">
        <w:rPr>
          <w:lang w:val="ru-RU"/>
        </w:rPr>
        <w:fldChar w:fldCharType="end"/>
      </w:r>
      <w:r w:rsidR="00C5708F">
        <w:rPr>
          <w:lang w:val="ru-RU"/>
        </w:rPr>
        <w:t>.</w:t>
      </w:r>
      <w:r w:rsidR="00F2580F" w:rsidRPr="00ED0F1D">
        <w:rPr>
          <w:lang w:val="ru-RU"/>
        </w:rPr>
        <w:t xml:space="preserve"> </w:t>
      </w:r>
      <w:r w:rsidR="00F2580F">
        <w:rPr>
          <w:lang w:val="ru-RU"/>
        </w:rPr>
        <w:t>Однако только авторы</w:t>
      </w:r>
      <w:r w:rsidR="00F2580F">
        <w:rPr>
          <w:lang w:val="ru-RU"/>
        </w:rPr>
        <w:fldChar w:fldCharType="begin"/>
      </w:r>
      <w:r w:rsidR="00F2580F">
        <w:rPr>
          <w:lang w:val="ru-RU"/>
        </w:rPr>
        <w:instrText xml:space="preserve"> ADDIN ZOTERO_ITEM CSL_CITATION {"citationID":"9uJgrsA6","properties":{"formattedCitation":"[102]","plainCitation":"[102]","noteIndex":0},"citationItems":[{"id":610,"uris":["http://zotero.org/users/10071278/items/M986X4ZJ"],"itemData":{"id":610,"type":"article-journal","container-title":"PLOS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schema":"https://github.com/citation-style-language/schema/raw/master/csl-citation.json"} </w:instrText>
      </w:r>
      <w:r w:rsidR="00F2580F">
        <w:rPr>
          <w:lang w:val="ru-RU"/>
        </w:rPr>
        <w:fldChar w:fldCharType="separate"/>
      </w:r>
      <w:r w:rsidR="00F2580F" w:rsidRPr="00ED0F1D">
        <w:rPr>
          <w:rFonts w:cs="Times New Roman"/>
          <w:lang w:val="ru-RU"/>
        </w:rPr>
        <w:t>[102]</w:t>
      </w:r>
      <w:r w:rsidR="00F2580F">
        <w:rPr>
          <w:lang w:val="ru-RU"/>
        </w:rPr>
        <w:fldChar w:fldCharType="end"/>
      </w:r>
      <w:r w:rsidR="00F2580F" w:rsidRPr="00ED0F1D">
        <w:rPr>
          <w:lang w:val="ru-RU"/>
        </w:rPr>
        <w:t xml:space="preserve"> </w:t>
      </w:r>
      <w:r w:rsidR="00F2580F">
        <w:rPr>
          <w:lang w:val="ru-RU"/>
        </w:rPr>
        <w:t xml:space="preserve">предоставляют итоговый </w:t>
      </w:r>
      <w:proofErr w:type="spellStart"/>
      <w:r w:rsidR="00F2580F">
        <w:rPr>
          <w:lang w:val="ru-RU"/>
        </w:rPr>
        <w:t>датасет</w:t>
      </w:r>
      <w:proofErr w:type="spellEnd"/>
      <w:r w:rsidR="00F2580F">
        <w:rPr>
          <w:lang w:val="ru-RU"/>
        </w:rPr>
        <w:t xml:space="preserve">, но он почти полностью пересекается с обучающей выборкой, использованной в данной работе. В целом, описания подготовки </w:t>
      </w:r>
      <w:proofErr w:type="spellStart"/>
      <w:r w:rsidR="00F2580F">
        <w:rPr>
          <w:lang w:val="ru-RU"/>
        </w:rPr>
        <w:t>датасетов</w:t>
      </w:r>
      <w:proofErr w:type="spellEnd"/>
      <w:r w:rsidR="00F2580F">
        <w:rPr>
          <w:lang w:val="ru-RU"/>
        </w:rPr>
        <w:t xml:space="preserve"> </w:t>
      </w:r>
      <w:r w:rsidR="003F3EBD">
        <w:rPr>
          <w:lang w:val="ru-RU"/>
        </w:rPr>
        <w:t xml:space="preserve">и получившиеся результаты вызывают подозрения в качестве этих работ. Для моделей </w:t>
      </w:r>
      <w:r w:rsidR="003F3EBD">
        <w:t>TAP</w:t>
      </w:r>
      <w:r w:rsidR="003F3EBD" w:rsidRPr="00ED0F1D">
        <w:rPr>
          <w:lang w:val="ru-RU"/>
        </w:rPr>
        <w:t xml:space="preserve"> </w:t>
      </w:r>
      <w:r w:rsidR="003F3EBD">
        <w:rPr>
          <w:lang w:val="ru-RU"/>
        </w:rPr>
        <w:t xml:space="preserve">существует крайне малое количество данных. Кроме использованного в этой работе </w:t>
      </w:r>
      <w:proofErr w:type="spellStart"/>
      <w:r w:rsidR="003F3EBD">
        <w:rPr>
          <w:lang w:val="ru-RU"/>
        </w:rPr>
        <w:t>датасета</w:t>
      </w:r>
      <w:proofErr w:type="spellEnd"/>
      <w:r w:rsidR="003F3EBD">
        <w:rPr>
          <w:lang w:val="ru-RU"/>
        </w:rPr>
        <w:t xml:space="preserve"> существует БД </w:t>
      </w:r>
      <w:r w:rsidR="003F3EBD">
        <w:t>MHC</w:t>
      </w:r>
      <w:r w:rsidR="003F3EBD" w:rsidRPr="00ED0F1D">
        <w:rPr>
          <w:lang w:val="ru-RU"/>
        </w:rPr>
        <w:t xml:space="preserve"> </w:t>
      </w:r>
      <w:r w:rsidR="003F3EBD">
        <w:t>BN</w:t>
      </w:r>
      <w:r w:rsidR="003F3EBD" w:rsidRPr="00ED0F1D">
        <w:rPr>
          <w:lang w:val="ru-RU"/>
        </w:rPr>
        <w:t xml:space="preserve"> 4.0</w:t>
      </w:r>
      <w:r w:rsidR="003F3EBD">
        <w:rPr>
          <w:lang w:val="ru-RU"/>
        </w:rPr>
        <w:t xml:space="preserve"> </w:t>
      </w:r>
      <w:r w:rsidR="003F3EBD">
        <w:rPr>
          <w:lang w:val="ru-RU"/>
        </w:rPr>
        <w:fldChar w:fldCharType="begin"/>
      </w:r>
      <w:r w:rsidR="003F3EBD">
        <w:rPr>
          <w:lang w:val="ru-RU"/>
        </w:rPr>
        <w:instrText xml:space="preserve"> ADDIN ZOTERO_ITEM CSL_CITATION {"citationID":"xATOV0LG","properties":{"formattedCitation":"[78]","plainCitation":"[78]","noteIndex":0},"citationItems":[{"id":89,"uris":["http://zotero.org/users/10071278/items/XSF7VE7K"],"itemData":{"id":89,"type":"article-journal","abstract":"Background: Many databases housing the information about MHC binders and non-binders have been developed in the past to help the scientific community working in the field of immunology, immune-informatics or vaccine design. As the information about these MHC binding and nonbinding peptides continues to grow with the time and there is a need to keep the databases updated. So, in order to provide the immunological fraternity with the most recent information we need to maintain and update our database regularly. In this paper, we describe the updated version of 4.0 of the database MHCBN.","container-title":"BMC Research Notes","DOI":"10.1186/1756-0500-2-61","ISSN":"1756-0500","issue":"1","journalAbbreviation":"BMC Res Notes","language":"en","page":"61","source":"DOI.org (Crossref)","title":"MHCBN 4.0: A database of MHC/TAP binding peptides and T-cell epitopes","title-short":"MHCBN 4.0","volume":"2","author":[{"family":"Lata","given":"Sneh"},{"family":"Bhasin","given":"Manoj"},{"family":"Raghava","given":"Gajendra PS"}],"issued":{"date-parts":[["2009"]]}}}],"schema":"https://github.com/citation-style-language/schema/raw/master/csl-citation.json"} </w:instrText>
      </w:r>
      <w:r w:rsidR="003F3EBD">
        <w:rPr>
          <w:lang w:val="ru-RU"/>
        </w:rPr>
        <w:fldChar w:fldCharType="separate"/>
      </w:r>
      <w:r w:rsidR="003F3EBD" w:rsidRPr="00ED0F1D">
        <w:rPr>
          <w:rFonts w:cs="Times New Roman"/>
          <w:lang w:val="ru-RU"/>
        </w:rPr>
        <w:t>[78]</w:t>
      </w:r>
      <w:r w:rsidR="003F3EBD">
        <w:rPr>
          <w:lang w:val="ru-RU"/>
        </w:rPr>
        <w:fldChar w:fldCharType="end"/>
      </w:r>
      <w:r w:rsidR="003F3EBD" w:rsidRPr="00ED0F1D">
        <w:rPr>
          <w:lang w:val="ru-RU"/>
        </w:rPr>
        <w:t xml:space="preserve">. </w:t>
      </w:r>
      <w:r w:rsidR="00940E3F">
        <w:rPr>
          <w:lang w:val="ru-RU"/>
        </w:rPr>
        <w:t xml:space="preserve">Извлечение данных из этой БД составило отдельную техническую задачу. </w:t>
      </w:r>
      <w:r w:rsidR="003F3EBD">
        <w:rPr>
          <w:lang w:val="ru-RU"/>
        </w:rPr>
        <w:t>Однако её содержимое</w:t>
      </w:r>
      <w:r w:rsidR="003F3EBD" w:rsidRPr="00ED0F1D">
        <w:rPr>
          <w:lang w:val="ru-RU"/>
        </w:rPr>
        <w:t xml:space="preserve"> </w:t>
      </w:r>
      <w:r w:rsidR="003F3EBD">
        <w:rPr>
          <w:lang w:val="ru-RU"/>
        </w:rPr>
        <w:t xml:space="preserve">тоже сильно пересекается также сильно пересекается </w:t>
      </w:r>
      <w:r w:rsidR="00940E3F">
        <w:rPr>
          <w:lang w:val="ru-RU"/>
        </w:rPr>
        <w:t>с использованной обучающей выборкой. На полученном</w:t>
      </w:r>
      <w:r w:rsidR="003F3EBD">
        <w:rPr>
          <w:lang w:val="ru-RU"/>
        </w:rPr>
        <w:t xml:space="preserve"> </w:t>
      </w:r>
      <w:r w:rsidR="00940E3F">
        <w:rPr>
          <w:lang w:val="ru-RU"/>
        </w:rPr>
        <w:t xml:space="preserve">наборе данных из 61 одного пептида модель для прогноза характера связывания пептидов </w:t>
      </w:r>
      <w:r w:rsidR="00940E3F">
        <w:t>TAP</w:t>
      </w:r>
      <w:r w:rsidR="00940E3F">
        <w:rPr>
          <w:lang w:val="ru-RU"/>
        </w:rPr>
        <w:t xml:space="preserve"> транспортером показала слабый перфоманс (</w:t>
      </w:r>
      <w:r w:rsidR="00940E3F">
        <w:t>AUROC</w:t>
      </w:r>
      <w:r w:rsidR="00940E3F" w:rsidRPr="00ED0F1D">
        <w:rPr>
          <w:lang w:val="ru-RU"/>
        </w:rPr>
        <w:t xml:space="preserve"> = 0,60)</w:t>
      </w:r>
      <w:r w:rsidR="00940E3F">
        <w:rPr>
          <w:lang w:val="ru-RU"/>
        </w:rPr>
        <w:t>. Это также одна из причин, почему её включение в работу сервиса отдано на усмотрение пользователя. На найденных независимых данных по прогнозу сайтов расщепления белков протеасомой также наблюдалось существенное падение перфоманса</w:t>
      </w:r>
      <w:r w:rsidR="005E4C21">
        <w:rPr>
          <w:lang w:val="ru-RU"/>
        </w:rPr>
        <w:t xml:space="preserve"> (</w:t>
      </w:r>
      <w:r w:rsidR="005E4C21">
        <w:t>AUROC</w:t>
      </w:r>
      <w:r w:rsidR="005E4C21">
        <w:rPr>
          <w:lang w:val="ru-RU"/>
        </w:rPr>
        <w:t xml:space="preserve"> для модели </w:t>
      </w:r>
      <w:r w:rsidR="005E4C21">
        <w:t>in</w:t>
      </w:r>
      <w:r w:rsidR="005E4C21" w:rsidRPr="00ED0F1D">
        <w:rPr>
          <w:lang w:val="ru-RU"/>
        </w:rPr>
        <w:t xml:space="preserve"> </w:t>
      </w:r>
      <w:r w:rsidR="005E4C21">
        <w:t>vivo</w:t>
      </w:r>
      <w:r w:rsidR="005E4C21" w:rsidRPr="00ED0F1D">
        <w:rPr>
          <w:lang w:val="ru-RU"/>
        </w:rPr>
        <w:t xml:space="preserve"> = 0</w:t>
      </w:r>
      <w:ins w:id="984" w:author="Антон Смирнов" w:date="2023-05-29T02:18:00Z">
        <w:r w:rsidR="00D52F11">
          <w:rPr>
            <w:lang w:val="ru-RU"/>
          </w:rPr>
          <w:t>,</w:t>
        </w:r>
      </w:ins>
      <w:del w:id="985" w:author="Антон Смирнов" w:date="2023-05-29T02:18:00Z">
        <w:r w:rsidR="005E4C21" w:rsidRPr="00ED0F1D" w:rsidDel="00D52F11">
          <w:rPr>
            <w:lang w:val="ru-RU"/>
          </w:rPr>
          <w:delText>.</w:delText>
        </w:r>
      </w:del>
      <w:r w:rsidR="005E4C21" w:rsidRPr="00ED0F1D">
        <w:rPr>
          <w:lang w:val="ru-RU"/>
        </w:rPr>
        <w:t>72</w:t>
      </w:r>
      <w:r w:rsidR="005E4C21">
        <w:rPr>
          <w:lang w:val="ru-RU"/>
        </w:rPr>
        <w:t>)</w:t>
      </w:r>
      <w:r w:rsidR="00940E3F">
        <w:rPr>
          <w:lang w:val="ru-RU"/>
        </w:rPr>
        <w:t xml:space="preserve">. </w:t>
      </w:r>
      <w:r w:rsidR="005E4C21">
        <w:rPr>
          <w:lang w:val="ru-RU"/>
        </w:rPr>
        <w:t xml:space="preserve">Возможно, это связано с двумя причинами. Первая причина - используемые в обучающей выборке пептиды слишком малого размера и необходимо брать дескрипторы более высокого порядка. Вторая причина – обучающий </w:t>
      </w:r>
      <w:proofErr w:type="spellStart"/>
      <w:r w:rsidR="005E4C21">
        <w:rPr>
          <w:lang w:val="ru-RU"/>
        </w:rPr>
        <w:t>датасет</w:t>
      </w:r>
      <w:proofErr w:type="spellEnd"/>
      <w:r w:rsidR="005E4C21">
        <w:rPr>
          <w:lang w:val="ru-RU"/>
        </w:rPr>
        <w:t xml:space="preserve"> был искусственно сбалансирован: алгоритм его формирования предполагает, что на один положительный пример приходится один</w:t>
      </w:r>
      <w:r w:rsidR="00480802">
        <w:rPr>
          <w:lang w:val="ru-RU"/>
        </w:rPr>
        <w:t xml:space="preserve"> отрицательный пример, хотя в </w:t>
      </w:r>
      <w:r w:rsidR="00480802">
        <w:rPr>
          <w:lang w:val="ru-RU"/>
        </w:rPr>
        <w:lastRenderedPageBreak/>
        <w:t xml:space="preserve">реальности соотношение активных и неактивных остатков не один к одному, а гораздо больше, потому что из протеасомы могут выходить фрагменты длиной и в 5, и в 10, и в 15, и с ещё большим количеством аминокислот. Здесь мы подходим к второй проблеме – технические ограничения программы </w:t>
      </w:r>
      <w:proofErr w:type="spellStart"/>
      <w:r w:rsidR="00480802">
        <w:t>MultiPASS</w:t>
      </w:r>
      <w:proofErr w:type="spellEnd"/>
      <w:r w:rsidR="00480802" w:rsidRPr="00ED0F1D">
        <w:rPr>
          <w:lang w:val="ru-RU"/>
        </w:rPr>
        <w:t xml:space="preserve">. </w:t>
      </w:r>
      <w:r w:rsidR="00480802">
        <w:rPr>
          <w:lang w:val="ru-RU"/>
        </w:rPr>
        <w:t>У неё экспериментально выявлено ограничение на количество дескрипторов равное 16777214, что не позволяет использовать дескрипторы высокого порядка. В самой программе задан максимальный уровень, равный 15. Программа для прогноза сайтов расщепления</w:t>
      </w:r>
      <w:r w:rsidR="002533E0">
        <w:rPr>
          <w:lang w:val="ru-RU"/>
        </w:rPr>
        <w:t xml:space="preserve">, показавшая наилучший перфоманс – </w:t>
      </w:r>
      <w:proofErr w:type="spellStart"/>
      <w:r w:rsidR="002533E0">
        <w:t>pepsickle</w:t>
      </w:r>
      <w:proofErr w:type="spellEnd"/>
      <w:r w:rsidR="002533E0" w:rsidRPr="00ED0F1D">
        <w:rPr>
          <w:lang w:val="ru-RU"/>
        </w:rPr>
        <w:t xml:space="preserve"> </w:t>
      </w:r>
      <w:r w:rsidR="002533E0">
        <w:rPr>
          <w:lang w:val="ru-RU"/>
        </w:rPr>
        <w:t>–</w:t>
      </w:r>
      <w:r w:rsidR="002533E0" w:rsidRPr="00ED0F1D">
        <w:rPr>
          <w:lang w:val="ru-RU"/>
        </w:rPr>
        <w:t xml:space="preserve"> </w:t>
      </w:r>
      <w:r w:rsidR="002533E0">
        <w:rPr>
          <w:lang w:val="ru-RU"/>
        </w:rPr>
        <w:t>использует скользящие окна для формирования выборки радиусом в 8 и 21 остаток</w:t>
      </w:r>
      <w:r w:rsidR="002533E0" w:rsidRPr="00ED0F1D">
        <w:rPr>
          <w:lang w:val="ru-RU"/>
        </w:rPr>
        <w:t xml:space="preserve"> </w:t>
      </w:r>
      <w:r w:rsidR="002533E0">
        <w:rPr>
          <w:lang w:val="ru-RU"/>
        </w:rPr>
        <w:fldChar w:fldCharType="begin"/>
      </w:r>
      <w:r w:rsidR="002533E0">
        <w:rPr>
          <w:lang w:val="ru-RU"/>
        </w:rPr>
        <w:instrText xml:space="preserve"> ADDIN ZOTERO_ITEM CSL_CITATION {"citationID":"wH8pyjMR","properties":{"formattedCitation":"[100]","plainCitation":"[100]","noteIndex":0},"citationItems":[{"id":606,"uris":["http://zotero.org/users/10071278/items/J83SAVDS"],"itemData":{"id":606,"type":"article-journal","abstract":"Abstract\n            \n              Motivation\n              Proteasomal cleavage is a key component in protein turnover, as well as antigen processing and presentation. Although tools for proteasomal cleavage prediction are available, they vary widely in their performance, options and availability.\n            \n            \n              Results\n              Herein, we present pepsickle, an open-source tool for proteasomal cleavage prediction with better in vivo prediction performance (area under the curve) and computational speed than current models available in the field and with the ability to predict sites based on both constitutive and immunoproteasome profiles. Post hoc filtering of predicted patient neoepitopes using pepsickle significantly enriches for immune-responsive epitopes and may improve current epitope prediction and vaccine development pipelines.\n            \n            \n              Availability and implementation\n              pepsickle is open source and available at https://github.com/pdxgx/pepsickle.\n            \n            \n              Supplementary information\n              Supplementary data are available at Bioinformatics online.","container-title":"Bioinformatics","DOI":"10.1093/bioinformatics/btab628","ISSN":"1367-4803, 1367-4811","issue":"21","language":"en","page":"3723-3733","source":"DOI.org (Crossref)","title":"pepsickle rapidly and accurately predicts proteasomal cleavage sites for improved neoantigen identification","volume":"37","author":[{"family":"Weeder","given":"Benjamin R"},{"family":"Wood","given":"Mary A"},{"family":"Li","given":"Ellysia"},{"family":"Nellore","given":"Abhinav"},{"family":"Thompson","given":"Reid F"}],"editor":[{"family":"Valencia","given":"Alfonso"}],"issued":{"date-parts":[["2021",11,5]]}}}],"schema":"https://github.com/citation-style-language/schema/raw/master/csl-citation.json"} </w:instrText>
      </w:r>
      <w:r w:rsidR="002533E0">
        <w:rPr>
          <w:lang w:val="ru-RU"/>
        </w:rPr>
        <w:fldChar w:fldCharType="separate"/>
      </w:r>
      <w:r w:rsidR="002533E0" w:rsidRPr="00ED0F1D">
        <w:rPr>
          <w:rFonts w:cs="Times New Roman"/>
          <w:lang w:val="ru-RU"/>
        </w:rPr>
        <w:t>[100]</w:t>
      </w:r>
      <w:r w:rsidR="002533E0">
        <w:rPr>
          <w:lang w:val="ru-RU"/>
        </w:rPr>
        <w:fldChar w:fldCharType="end"/>
      </w:r>
      <w:r w:rsidR="002533E0">
        <w:rPr>
          <w:lang w:val="ru-RU"/>
        </w:rPr>
        <w:t>.</w:t>
      </w:r>
      <w:r w:rsidR="002533E0" w:rsidRPr="00ED0F1D">
        <w:rPr>
          <w:lang w:val="ru-RU"/>
        </w:rPr>
        <w:t xml:space="preserve"> </w:t>
      </w:r>
      <w:r w:rsidR="002533E0">
        <w:rPr>
          <w:lang w:val="ru-RU"/>
        </w:rPr>
        <w:t xml:space="preserve">Экспериментально проверено, что чем длиннее последовательность, тем </w:t>
      </w:r>
      <w:proofErr w:type="spellStart"/>
      <w:r w:rsidR="002533E0">
        <w:rPr>
          <w:lang w:val="ru-RU"/>
        </w:rPr>
        <w:t>бо́льший</w:t>
      </w:r>
      <w:proofErr w:type="spellEnd"/>
      <w:r w:rsidR="002533E0">
        <w:rPr>
          <w:lang w:val="ru-RU"/>
        </w:rPr>
        <w:t xml:space="preserve"> уровень </w:t>
      </w:r>
      <w:r w:rsidR="002533E0">
        <w:t>MNA</w:t>
      </w:r>
      <w:r w:rsidR="002533E0" w:rsidRPr="00ED0F1D">
        <w:rPr>
          <w:lang w:val="ru-RU"/>
        </w:rPr>
        <w:t xml:space="preserve"> </w:t>
      </w:r>
      <w:r w:rsidR="002533E0">
        <w:rPr>
          <w:lang w:val="ru-RU"/>
        </w:rPr>
        <w:t xml:space="preserve">дескрипторов необходимо использовать. Также определенные сложности создало то, что она работает в однопоточном режиме и только под операционной системой </w:t>
      </w:r>
      <w:r w:rsidR="002533E0">
        <w:t>Windows</w:t>
      </w:r>
      <w:r w:rsidR="002533E0" w:rsidRPr="00ED0F1D">
        <w:rPr>
          <w:lang w:val="ru-RU"/>
        </w:rPr>
        <w:t xml:space="preserve">. </w:t>
      </w:r>
      <w:r w:rsidR="002533E0">
        <w:rPr>
          <w:lang w:val="ru-RU"/>
        </w:rPr>
        <w:t>Из-за отсутствия кроссплатформенности веб-сервис имеет сложную архитектуру.</w:t>
      </w:r>
      <w:r w:rsidR="00DB6E54">
        <w:rPr>
          <w:lang w:val="ru-RU"/>
        </w:rPr>
        <w:t xml:space="preserve"> Это можно решить, самостоятельно реализовав алгоритм </w:t>
      </w:r>
      <w:proofErr w:type="spellStart"/>
      <w:r w:rsidR="00DB6E54">
        <w:t>MultiPASS</w:t>
      </w:r>
      <w:proofErr w:type="spellEnd"/>
      <w:r w:rsidR="00DB6E54">
        <w:rPr>
          <w:lang w:val="ru-RU"/>
        </w:rPr>
        <w:t xml:space="preserve"> с использованием современных подходов и библиотек, но это выходит за рамки данной работы.</w:t>
      </w:r>
    </w:p>
    <w:p w14:paraId="62BB9A00" w14:textId="3E3BD84B" w:rsidR="00DD6DE3" w:rsidRDefault="00DB6E54" w:rsidP="00A825F7">
      <w:pPr>
        <w:pStyle w:val="a0"/>
        <w:rPr>
          <w:lang w:val="ru-RU"/>
        </w:rPr>
      </w:pPr>
      <w:r>
        <w:rPr>
          <w:lang w:val="ru-RU"/>
        </w:rPr>
        <w:t xml:space="preserve">Третья проблема – отсутствие адекватного количества отрицательных примеров для предсказания связывания с </w:t>
      </w:r>
      <w:r>
        <w:t>HLA</w:t>
      </w:r>
      <w:r w:rsidRPr="00ED0F1D">
        <w:rPr>
          <w:lang w:val="ru-RU"/>
        </w:rPr>
        <w:t xml:space="preserve">. </w:t>
      </w:r>
      <w:r>
        <w:rPr>
          <w:lang w:val="ru-RU"/>
        </w:rPr>
        <w:t xml:space="preserve">Адекватное количество есть для данных </w:t>
      </w:r>
      <w:r>
        <w:t>in</w:t>
      </w:r>
      <w:r w:rsidRPr="00ED0F1D">
        <w:rPr>
          <w:lang w:val="ru-RU"/>
        </w:rPr>
        <w:t xml:space="preserve"> </w:t>
      </w:r>
      <w:r>
        <w:t>vitro</w:t>
      </w:r>
      <w:r w:rsidRPr="00ED0F1D">
        <w:rPr>
          <w:lang w:val="ru-RU"/>
        </w:rPr>
        <w:t xml:space="preserve">, </w:t>
      </w:r>
      <w:r>
        <w:rPr>
          <w:lang w:val="ru-RU"/>
        </w:rPr>
        <w:t xml:space="preserve">где количество отрицательных примеров несколько большее, чем положительных. Однако данных </w:t>
      </w:r>
      <w:r>
        <w:t>in</w:t>
      </w:r>
      <w:r w:rsidRPr="00ED0F1D">
        <w:rPr>
          <w:lang w:val="ru-RU"/>
        </w:rPr>
        <w:t xml:space="preserve"> </w:t>
      </w:r>
      <w:r>
        <w:t>vivo</w:t>
      </w:r>
      <w:r w:rsidRPr="00ED0F1D">
        <w:rPr>
          <w:lang w:val="ru-RU"/>
        </w:rPr>
        <w:t xml:space="preserve">, </w:t>
      </w:r>
      <w:r>
        <w:rPr>
          <w:lang w:val="ru-RU"/>
        </w:rPr>
        <w:t xml:space="preserve">где присутствуют практически только положительные примеры на порядок больше. </w:t>
      </w:r>
      <w:r w:rsidR="00B9146F">
        <w:rPr>
          <w:lang w:val="ru-RU"/>
        </w:rPr>
        <w:t>Перфоманс</w:t>
      </w:r>
      <w:r w:rsidR="00B9146F" w:rsidRPr="00ED0F1D">
        <w:rPr>
          <w:lang w:val="ru-RU"/>
        </w:rPr>
        <w:t xml:space="preserve"> </w:t>
      </w:r>
      <w:r w:rsidR="00B9146F">
        <w:rPr>
          <w:lang w:val="ru-RU"/>
        </w:rPr>
        <w:t xml:space="preserve">моделей, обученных на данных </w:t>
      </w:r>
      <w:r w:rsidR="00B9146F">
        <w:t>in</w:t>
      </w:r>
      <w:r w:rsidR="00B9146F" w:rsidRPr="00ED0F1D">
        <w:rPr>
          <w:lang w:val="ru-RU"/>
        </w:rPr>
        <w:t xml:space="preserve"> </w:t>
      </w:r>
      <w:r w:rsidR="00B9146F">
        <w:t>vitro</w:t>
      </w:r>
      <w:r w:rsidR="00B9146F" w:rsidRPr="00ED0F1D">
        <w:rPr>
          <w:lang w:val="ru-RU"/>
        </w:rPr>
        <w:t xml:space="preserve"> </w:t>
      </w:r>
      <w:r w:rsidR="00B9146F">
        <w:rPr>
          <w:lang w:val="ru-RU"/>
        </w:rPr>
        <w:t xml:space="preserve">несколько меньше (Средний </w:t>
      </w:r>
      <w:r w:rsidR="00B9146F">
        <w:t>AUROC</w:t>
      </w:r>
      <w:r w:rsidR="00B9146F" w:rsidRPr="00ED0F1D">
        <w:rPr>
          <w:lang w:val="ru-RU"/>
        </w:rPr>
        <w:t xml:space="preserve"> = 0,89</w:t>
      </w:r>
      <w:r w:rsidR="00B9146F">
        <w:rPr>
          <w:lang w:val="ru-RU"/>
        </w:rPr>
        <w:t xml:space="preserve">), чем у моделей, обученных на данных </w:t>
      </w:r>
      <w:r w:rsidR="00B9146F">
        <w:t>in</w:t>
      </w:r>
      <w:r w:rsidR="00B9146F" w:rsidRPr="00ED0F1D">
        <w:rPr>
          <w:lang w:val="ru-RU"/>
        </w:rPr>
        <w:t xml:space="preserve"> </w:t>
      </w:r>
      <w:r w:rsidR="00B9146F">
        <w:t>vivo</w:t>
      </w:r>
      <w:r w:rsidR="00B9146F">
        <w:rPr>
          <w:lang w:val="ru-RU"/>
        </w:rPr>
        <w:t xml:space="preserve"> (Средний </w:t>
      </w:r>
      <w:r w:rsidR="00B9146F">
        <w:t>AUROC</w:t>
      </w:r>
      <w:r w:rsidR="00B9146F" w:rsidRPr="008C3AE0">
        <w:rPr>
          <w:lang w:val="ru-RU"/>
        </w:rPr>
        <w:t xml:space="preserve"> = 0,</w:t>
      </w:r>
      <w:r w:rsidR="00B9146F">
        <w:rPr>
          <w:lang w:val="ru-RU"/>
        </w:rPr>
        <w:t>91)</w:t>
      </w:r>
      <w:r w:rsidR="00B9146F" w:rsidRPr="00ED0F1D">
        <w:rPr>
          <w:lang w:val="ru-RU"/>
        </w:rPr>
        <w:t>.</w:t>
      </w:r>
      <w:r w:rsidR="00B9146F">
        <w:rPr>
          <w:lang w:val="ru-RU"/>
        </w:rPr>
        <w:t xml:space="preserve"> Модели, обученные на смешанных данных, показывают ещё лучшие результаты (Средний </w:t>
      </w:r>
      <w:r w:rsidR="00B9146F">
        <w:t>AUROC</w:t>
      </w:r>
      <w:r w:rsidR="00B9146F" w:rsidRPr="00ED0F1D">
        <w:rPr>
          <w:lang w:val="ru-RU"/>
        </w:rPr>
        <w:t xml:space="preserve"> = 0,93</w:t>
      </w:r>
      <w:r w:rsidR="00B9146F">
        <w:rPr>
          <w:lang w:val="ru-RU"/>
        </w:rPr>
        <w:t>).</w:t>
      </w:r>
      <w:r w:rsidR="00B9146F" w:rsidRPr="00ED0F1D">
        <w:rPr>
          <w:lang w:val="ru-RU"/>
        </w:rPr>
        <w:t xml:space="preserve"> </w:t>
      </w:r>
      <w:r w:rsidR="00B9146F">
        <w:rPr>
          <w:lang w:val="ru-RU"/>
        </w:rPr>
        <w:t xml:space="preserve">Включение в обучающую выборку снижало качество моделей. </w:t>
      </w:r>
      <w:proofErr w:type="spellStart"/>
      <w:r w:rsidR="00055456">
        <w:t>MultiPASS</w:t>
      </w:r>
      <w:proofErr w:type="spellEnd"/>
      <w:r w:rsidR="00055456" w:rsidRPr="00ED0F1D">
        <w:rPr>
          <w:lang w:val="ru-RU"/>
        </w:rPr>
        <w:t xml:space="preserve"> </w:t>
      </w:r>
      <w:r w:rsidR="00055456">
        <w:rPr>
          <w:lang w:val="ru-RU"/>
        </w:rPr>
        <w:t xml:space="preserve">считает отрицательными примерами все </w:t>
      </w:r>
      <w:r w:rsidR="007D28F4">
        <w:rPr>
          <w:lang w:val="ru-RU"/>
        </w:rPr>
        <w:t>примеры, которые не относят к обучаемому классу</w:t>
      </w:r>
      <w:r w:rsidR="007D6CB5" w:rsidRPr="00ED0F1D">
        <w:rPr>
          <w:lang w:val="ru-RU"/>
        </w:rPr>
        <w:t xml:space="preserve">, </w:t>
      </w:r>
      <w:r w:rsidR="007D6CB5">
        <w:rPr>
          <w:lang w:val="ru-RU"/>
        </w:rPr>
        <w:t>что является особенностью программы,</w:t>
      </w:r>
      <w:r w:rsidR="007D28F4">
        <w:rPr>
          <w:lang w:val="ru-RU"/>
        </w:rPr>
        <w:t xml:space="preserve"> </w:t>
      </w:r>
      <w:r w:rsidR="007D6CB5">
        <w:rPr>
          <w:lang w:val="ru-RU"/>
        </w:rPr>
        <w:t>о</w:t>
      </w:r>
      <w:r w:rsidR="007D28F4">
        <w:rPr>
          <w:lang w:val="ru-RU"/>
        </w:rPr>
        <w:t xml:space="preserve">днако такой подход не верен с биологической точки зрения: один пептид может связываться с разными вариантами </w:t>
      </w:r>
      <w:r w:rsidR="007D28F4">
        <w:t>HLA</w:t>
      </w:r>
      <w:r w:rsidR="007D28F4" w:rsidRPr="00ED0F1D">
        <w:rPr>
          <w:lang w:val="ru-RU"/>
        </w:rPr>
        <w:t>.</w:t>
      </w:r>
      <w:r w:rsidR="00400561">
        <w:rPr>
          <w:lang w:val="ru-RU"/>
        </w:rPr>
        <w:t xml:space="preserve"> </w:t>
      </w:r>
      <w:r w:rsidR="00BD3CBF">
        <w:rPr>
          <w:lang w:val="ru-RU"/>
        </w:rPr>
        <w:lastRenderedPageBreak/>
        <w:t>П</w:t>
      </w:r>
      <w:r w:rsidR="00104B86">
        <w:rPr>
          <w:lang w:val="ru-RU"/>
        </w:rPr>
        <w:t>ричиной низкой средней точности (</w:t>
      </w:r>
      <w:r w:rsidR="00104B86">
        <w:t>average</w:t>
      </w:r>
      <w:r w:rsidR="00104B86" w:rsidRPr="00ED0F1D">
        <w:rPr>
          <w:lang w:val="ru-RU"/>
        </w:rPr>
        <w:t xml:space="preserve"> </w:t>
      </w:r>
      <w:r w:rsidR="00104B86">
        <w:t>precision</w:t>
      </w:r>
      <w:r w:rsidR="00104B86">
        <w:rPr>
          <w:lang w:val="ru-RU"/>
        </w:rPr>
        <w:t>) предсказания</w:t>
      </w:r>
      <w:r w:rsidR="00BD3CBF">
        <w:rPr>
          <w:lang w:val="ru-RU"/>
        </w:rPr>
        <w:t xml:space="preserve"> является то, для каждого пептида неизвестен истинный спектр связываемых аллелей, а только тот, на который его протестировали, поэтому рекомендуем не ориентироваться на эту метрику. </w:t>
      </w:r>
    </w:p>
    <w:p w14:paraId="52618D38" w14:textId="496CEB0E" w:rsidR="00C75407" w:rsidRPr="00C75407" w:rsidRDefault="00C75407" w:rsidP="00A825F7">
      <w:pPr>
        <w:pStyle w:val="a0"/>
        <w:rPr>
          <w:lang w:val="ru-RU"/>
        </w:rPr>
      </w:pPr>
      <w:r>
        <w:rPr>
          <w:lang w:val="ru-RU"/>
        </w:rPr>
        <w:t xml:space="preserve">Обращает на себя внимание плохое качество моделей протеасомы, обученных на </w:t>
      </w:r>
      <w:r>
        <w:t>in</w:t>
      </w:r>
      <w:r w:rsidRPr="00ED0F1D">
        <w:rPr>
          <w:lang w:val="ru-RU"/>
        </w:rPr>
        <w:t xml:space="preserve"> </w:t>
      </w:r>
      <w:r>
        <w:t>vitro</w:t>
      </w:r>
      <w:r w:rsidRPr="00ED0F1D">
        <w:rPr>
          <w:lang w:val="ru-RU"/>
        </w:rPr>
        <w:t xml:space="preserve"> </w:t>
      </w:r>
      <w:r>
        <w:rPr>
          <w:lang w:val="ru-RU"/>
        </w:rPr>
        <w:t>данных. Вероятно, это связано с неоднозначностью присутствующая в данных</w:t>
      </w:r>
      <w:r w:rsidR="00053659">
        <w:rPr>
          <w:lang w:val="ru-RU"/>
        </w:rPr>
        <w:t xml:space="preserve">: слишком много активных сайтов, расположенных близко друг к другу, из-за чего модели могут ошибаться в том, какое окружение относится к активному сайту, а какое – к неактивному. </w:t>
      </w:r>
    </w:p>
    <w:p w14:paraId="5DE46AE6" w14:textId="77777777" w:rsidR="00DD6DE3" w:rsidRDefault="00DD6DE3">
      <w:pPr>
        <w:rPr>
          <w:rFonts w:ascii="Times New Roman" w:hAnsi="Times New Roman"/>
          <w:sz w:val="28"/>
          <w:lang w:val="ru-RU"/>
        </w:rPr>
      </w:pPr>
      <w:r>
        <w:rPr>
          <w:lang w:val="ru-RU"/>
        </w:rPr>
        <w:br w:type="page"/>
      </w:r>
    </w:p>
    <w:p w14:paraId="7611AEEA" w14:textId="7AD0C987" w:rsidR="00FD0554" w:rsidRDefault="00FD0554">
      <w:pPr>
        <w:pStyle w:val="1"/>
        <w:rPr>
          <w:lang w:val="ru-RU"/>
        </w:rPr>
      </w:pPr>
      <w:bookmarkStart w:id="986" w:name="_Toc136219706"/>
      <w:r>
        <w:rPr>
          <w:lang w:val="ru-RU"/>
        </w:rPr>
        <w:lastRenderedPageBreak/>
        <w:t>Глава 4. Заключение</w:t>
      </w:r>
      <w:bookmarkEnd w:id="986"/>
    </w:p>
    <w:p w14:paraId="61B58331" w14:textId="143D5308" w:rsidR="00FD6ED4" w:rsidRDefault="00FD6ED4" w:rsidP="00DD6DE3">
      <w:pPr>
        <w:pStyle w:val="a0"/>
        <w:rPr>
          <w:lang w:val="ru-RU"/>
        </w:rPr>
      </w:pPr>
      <w:r>
        <w:rPr>
          <w:lang w:val="ru-RU"/>
        </w:rPr>
        <w:t xml:space="preserve">Разработка методов предсказания Т-клеточных эпитопов является актуальной проблемой </w:t>
      </w:r>
      <w:proofErr w:type="spellStart"/>
      <w:r>
        <w:rPr>
          <w:lang w:val="ru-RU"/>
        </w:rPr>
        <w:t>иммуноинформатики</w:t>
      </w:r>
      <w:proofErr w:type="spellEnd"/>
      <w:r>
        <w:rPr>
          <w:lang w:val="ru-RU"/>
        </w:rPr>
        <w:t xml:space="preserve">, так как без них задача создания новых вакцин, </w:t>
      </w:r>
      <w:proofErr w:type="spellStart"/>
      <w:r>
        <w:rPr>
          <w:lang w:val="ru-RU"/>
        </w:rPr>
        <w:t>иммунотерапевтических</w:t>
      </w:r>
      <w:proofErr w:type="spellEnd"/>
      <w:r>
        <w:rPr>
          <w:lang w:val="ru-RU"/>
        </w:rPr>
        <w:t xml:space="preserve"> и других белковых препаратов становится крайне тяжелой задачей. </w:t>
      </w:r>
      <w:r w:rsidR="00C75407">
        <w:rPr>
          <w:lang w:val="ru-RU"/>
        </w:rPr>
        <w:t xml:space="preserve">Последняя пандемия показала, что для человечества необходимо иметь эффективные программы, ускоряющие разработку вакцин, программы, которые </w:t>
      </w:r>
      <w:del w:id="987" w:author="Антон Смирнов" w:date="2023-05-29T02:14:00Z">
        <w:r w:rsidR="00C75407" w:rsidDel="00E97E9B">
          <w:rPr>
            <w:lang w:val="ru-RU"/>
          </w:rPr>
          <w:delText>рассчитывают</w:delText>
        </w:r>
      </w:del>
      <w:ins w:id="988" w:author="Антон Смирнов" w:date="2023-05-29T02:14:00Z">
        <w:r w:rsidR="00E97E9B">
          <w:rPr>
            <w:lang w:val="ru-RU"/>
          </w:rPr>
          <w:t>рассчитывают,</w:t>
        </w:r>
      </w:ins>
      <w:r w:rsidR="00C75407">
        <w:rPr>
          <w:lang w:val="ru-RU"/>
        </w:rPr>
        <w:t xml:space="preserve"> как возбудитель взаимодействует с инфицируемым организмом. Важным элементом этого взаимодействия является презентация антигенов на </w:t>
      </w:r>
      <w:r w:rsidR="00C75407">
        <w:t>MHC</w:t>
      </w:r>
      <w:r w:rsidR="00C75407">
        <w:rPr>
          <w:lang w:val="ru-RU"/>
        </w:rPr>
        <w:t xml:space="preserve">. </w:t>
      </w:r>
      <w:r>
        <w:rPr>
          <w:lang w:val="ru-RU"/>
        </w:rPr>
        <w:t xml:space="preserve">Существующие методы, несмотря на превосходные </w:t>
      </w:r>
      <w:r w:rsidR="00CE1711">
        <w:rPr>
          <w:lang w:val="ru-RU"/>
        </w:rPr>
        <w:t xml:space="preserve">значения </w:t>
      </w:r>
      <w:r w:rsidR="00CE1711">
        <w:t>AUC</w:t>
      </w:r>
      <w:r w:rsidR="00CE1711" w:rsidRPr="00ED0F1D">
        <w:rPr>
          <w:lang w:val="ru-RU"/>
        </w:rPr>
        <w:t xml:space="preserve">, </w:t>
      </w:r>
      <w:r w:rsidR="00CE1711">
        <w:rPr>
          <w:lang w:val="ru-RU"/>
        </w:rPr>
        <w:t>не дают ожидаемого от них результата</w:t>
      </w:r>
      <w:r w:rsidR="00C75407">
        <w:rPr>
          <w:lang w:val="ru-RU"/>
        </w:rPr>
        <w:t xml:space="preserve">. </w:t>
      </w:r>
      <w:del w:id="989" w:author="Антон Смирнов" w:date="2023-05-29T02:25:00Z">
        <w:r w:rsidR="00CE1711" w:rsidDel="00E06B9C">
          <w:rPr>
            <w:lang w:val="ru-RU"/>
          </w:rPr>
          <w:delText>Кроме того, н</w:delText>
        </w:r>
      </w:del>
      <w:ins w:id="990" w:author="Антон Смирнов" w:date="2023-05-29T02:25:00Z">
        <w:r w:rsidR="00E06B9C">
          <w:rPr>
            <w:lang w:val="ru-RU"/>
          </w:rPr>
          <w:t>Н</w:t>
        </w:r>
      </w:ins>
      <w:r w:rsidR="00CE1711">
        <w:rPr>
          <w:lang w:val="ru-RU"/>
        </w:rPr>
        <w:t xml:space="preserve">еобходимость разработки новых методов обосновывается внешнеполитической ситуацией. Например, начиная с мая 2023 года, сайт </w:t>
      </w:r>
      <w:r w:rsidR="00CE1711">
        <w:t>IEDB</w:t>
      </w:r>
      <w:r w:rsidR="00CE1711" w:rsidRPr="00ED0F1D">
        <w:rPr>
          <w:lang w:val="ru-RU"/>
        </w:rPr>
        <w:t xml:space="preserve"> </w:t>
      </w:r>
      <w:r w:rsidR="00CE1711">
        <w:rPr>
          <w:lang w:val="ru-RU"/>
        </w:rPr>
        <w:t>не доступен на территории РФ без технических средств обхода блокировок, а этот сайт является агрегатором классических методов, используемых для этой задачи</w:t>
      </w:r>
      <w:ins w:id="991" w:author="Антон Смирнов" w:date="2023-05-29T02:26:00Z">
        <w:r w:rsidR="00E06B9C">
          <w:rPr>
            <w:lang w:val="ru-RU"/>
          </w:rPr>
          <w:t xml:space="preserve"> и основополагающим ресурсом для </w:t>
        </w:r>
        <w:proofErr w:type="spellStart"/>
        <w:r w:rsidR="00E06B9C">
          <w:rPr>
            <w:lang w:val="ru-RU"/>
          </w:rPr>
          <w:t>иммунноинформатических</w:t>
        </w:r>
        <w:proofErr w:type="spellEnd"/>
        <w:r w:rsidR="00E06B9C">
          <w:rPr>
            <w:lang w:val="ru-RU"/>
          </w:rPr>
          <w:t xml:space="preserve"> исследований.</w:t>
        </w:r>
      </w:ins>
      <w:del w:id="992" w:author="Антон Смирнов" w:date="2023-05-29T02:26:00Z">
        <w:r w:rsidR="00CE1711" w:rsidDel="00E06B9C">
          <w:rPr>
            <w:lang w:val="ru-RU"/>
          </w:rPr>
          <w:delText>.</w:delText>
        </w:r>
      </w:del>
    </w:p>
    <w:p w14:paraId="2F81E859" w14:textId="01D1DDD9" w:rsidR="00CE1711" w:rsidRPr="00C75407" w:rsidRDefault="00CE1711" w:rsidP="00DD6DE3">
      <w:pPr>
        <w:pStyle w:val="a0"/>
        <w:rPr>
          <w:lang w:val="ru-RU"/>
        </w:rPr>
      </w:pPr>
      <w:r>
        <w:rPr>
          <w:lang w:val="ru-RU"/>
        </w:rPr>
        <w:t xml:space="preserve">Задача предсказания Т-клеточных эпитопов является лишь одной стороной медали. Кроме этого, необходимо уметь предсказывать какие Т-клеточные рецепторы будут реагировать на презентируемый эпитоп. Это отдельная сложная задача, для которой также показано, что использование моделей «структура-активность» на </w:t>
      </w:r>
      <w:r>
        <w:t>MNA</w:t>
      </w:r>
      <w:r w:rsidRPr="00ED0F1D">
        <w:rPr>
          <w:lang w:val="ru-RU"/>
        </w:rPr>
        <w:t xml:space="preserve"> </w:t>
      </w:r>
      <w:r>
        <w:rPr>
          <w:lang w:val="ru-RU"/>
        </w:rPr>
        <w:t>дескрипторах могут показывать хороший результат</w:t>
      </w:r>
      <w:r w:rsidR="00400561">
        <w:rPr>
          <w:lang w:val="ru-RU"/>
        </w:rPr>
        <w:t xml:space="preserve"> </w:t>
      </w:r>
      <w:r w:rsidR="00400561">
        <w:rPr>
          <w:lang w:val="ru-RU"/>
        </w:rPr>
        <w:fldChar w:fldCharType="begin"/>
      </w:r>
      <w:r w:rsidR="00567DF7">
        <w:rPr>
          <w:lang w:val="ru-RU"/>
        </w:rPr>
        <w:instrText xml:space="preserve"> ADDIN ZOTERO_ITEM CSL_CITATION {"citationID":"U0M0WDQr","properties":{"formattedCitation":"[116]","plainCitation":"[116]","noteIndex":0},"citationItems":[{"id":642,"uris":["http://zotero.org/users/10071278/items/CF3QEV9Y"],"itemData":{"id":642,"type":"article-journal","container-title":"Immunology","DOI":"10.1111/imm.13641","ISSN":"0019-2805, 1365-2567","journalAbbreviation":"Immunology","language":"en","page":"imm.13641","source":"DOI.org (Crossref)","title":"&lt;span style=\"font-variant:small-caps;\"&gt;TCR‐Pred&lt;/span&gt; : A new web‐application for prediction of epitope and &lt;span style=\"font-variant:small-caps;\"&gt;MHC&lt;/span&gt; specificity for &lt;span style=\"font-variant:small-caps;\"&gt;CDR3 TCR&lt;/span&gt; sequences using molecular fragment descriptors","title-short":"&lt;span style=\"font-variant","author":[{"family":"Smirnov","given":"Anton S."},{"family":"Rudik","given":"Anastasia V."},{"family":"Filimonov","given":"Dmitry A."},{"family":"Lagunin","given":"Alexey A."}],"issued":{"date-parts":[["2023",3,16]]}}}],"schema":"https://github.com/citation-style-language/schema/raw/master/csl-citation.json"} </w:instrText>
      </w:r>
      <w:r w:rsidR="00400561">
        <w:rPr>
          <w:lang w:val="ru-RU"/>
        </w:rPr>
        <w:fldChar w:fldCharType="separate"/>
      </w:r>
      <w:r w:rsidR="00567DF7" w:rsidRPr="00567DF7">
        <w:rPr>
          <w:rFonts w:cs="Times New Roman"/>
          <w:lang w:val="ru-RU"/>
        </w:rPr>
        <w:t>[116]</w:t>
      </w:r>
      <w:r w:rsidR="00400561">
        <w:rPr>
          <w:lang w:val="ru-RU"/>
        </w:rPr>
        <w:fldChar w:fldCharType="end"/>
      </w:r>
      <w:r>
        <w:rPr>
          <w:lang w:val="ru-RU"/>
        </w:rPr>
        <w:t>.</w:t>
      </w:r>
      <w:r w:rsidR="00400561">
        <w:rPr>
          <w:lang w:val="ru-RU"/>
        </w:rPr>
        <w:t xml:space="preserve"> Однако все сервисы работают на предсказания активности к ограниченному количеству эпитопов, которые есть в обучающей выборке (проблема «</w:t>
      </w:r>
      <w:r w:rsidR="00400561">
        <w:t>unseen</w:t>
      </w:r>
      <w:r w:rsidR="00400561" w:rsidRPr="00ED0F1D">
        <w:rPr>
          <w:lang w:val="ru-RU"/>
        </w:rPr>
        <w:t xml:space="preserve"> </w:t>
      </w:r>
      <w:r w:rsidR="00400561">
        <w:t>epitopes</w:t>
      </w:r>
      <w:r w:rsidR="00400561">
        <w:rPr>
          <w:lang w:val="ru-RU"/>
        </w:rPr>
        <w:t xml:space="preserve">»). В этой области ведется активная разработка способов преодоления этой проблемы. Современная версия </w:t>
      </w:r>
      <w:r w:rsidR="00400561">
        <w:t>MultiPASS</w:t>
      </w:r>
      <w:r w:rsidR="00400561">
        <w:rPr>
          <w:lang w:val="ru-RU"/>
        </w:rPr>
        <w:t>, к сожалению, не способна решить ни проблему «</w:t>
      </w:r>
      <w:r w:rsidR="00400561">
        <w:t>unseen</w:t>
      </w:r>
      <w:r w:rsidR="00400561" w:rsidRPr="00ED0F1D">
        <w:rPr>
          <w:lang w:val="ru-RU"/>
        </w:rPr>
        <w:t xml:space="preserve"> </w:t>
      </w:r>
      <w:r w:rsidR="00400561">
        <w:t>epitopes</w:t>
      </w:r>
      <w:r w:rsidR="00400561">
        <w:rPr>
          <w:lang w:val="ru-RU"/>
        </w:rPr>
        <w:t xml:space="preserve">», ни проблему </w:t>
      </w:r>
      <w:r w:rsidR="00A564A1">
        <w:rPr>
          <w:lang w:val="ru-RU"/>
        </w:rPr>
        <w:t xml:space="preserve">предсказания активности к всем известным аллелям </w:t>
      </w:r>
      <w:r w:rsidR="00A564A1">
        <w:t>MHC</w:t>
      </w:r>
      <w:r w:rsidR="00A564A1" w:rsidRPr="00ED0F1D">
        <w:rPr>
          <w:lang w:val="ru-RU"/>
        </w:rPr>
        <w:t xml:space="preserve"> (</w:t>
      </w:r>
      <w:r w:rsidR="00A564A1">
        <w:rPr>
          <w:lang w:val="ru-RU"/>
        </w:rPr>
        <w:t>проблема «</w:t>
      </w:r>
      <w:r w:rsidR="00A564A1">
        <w:t>pan</w:t>
      </w:r>
      <w:r w:rsidR="00A564A1" w:rsidRPr="00ED0F1D">
        <w:rPr>
          <w:lang w:val="ru-RU"/>
        </w:rPr>
        <w:t>-</w:t>
      </w:r>
      <w:r w:rsidR="00A564A1">
        <w:t>allelic</w:t>
      </w:r>
      <w:r w:rsidR="00A564A1" w:rsidRPr="00ED0F1D">
        <w:rPr>
          <w:lang w:val="ru-RU"/>
        </w:rPr>
        <w:t xml:space="preserve"> </w:t>
      </w:r>
      <w:r w:rsidR="00A564A1">
        <w:t>prediction</w:t>
      </w:r>
      <w:r w:rsidR="00A564A1">
        <w:rPr>
          <w:lang w:val="ru-RU"/>
        </w:rPr>
        <w:t>»</w:t>
      </w:r>
      <w:r w:rsidR="00A564A1" w:rsidRPr="00ED0F1D">
        <w:rPr>
          <w:lang w:val="ru-RU"/>
        </w:rPr>
        <w:t>).</w:t>
      </w:r>
      <w:r w:rsidR="00A564A1">
        <w:rPr>
          <w:lang w:val="ru-RU"/>
        </w:rPr>
        <w:t xml:space="preserve"> </w:t>
      </w:r>
      <w:r w:rsidR="00104B86">
        <w:rPr>
          <w:lang w:val="ru-RU"/>
        </w:rPr>
        <w:t xml:space="preserve">Также необходимо уметь предсказывать направление иммунного ответа, скорость и динамику его </w:t>
      </w:r>
      <w:r w:rsidR="00104B86">
        <w:rPr>
          <w:lang w:val="ru-RU"/>
        </w:rPr>
        <w:lastRenderedPageBreak/>
        <w:t xml:space="preserve">развития. Отдельной сложной задачей является предсказания </w:t>
      </w:r>
      <w:r w:rsidR="00104B86">
        <w:t>B</w:t>
      </w:r>
      <w:r w:rsidR="00104B86" w:rsidRPr="00ED0F1D">
        <w:rPr>
          <w:lang w:val="ru-RU"/>
        </w:rPr>
        <w:t>-</w:t>
      </w:r>
      <w:r w:rsidR="00104B86">
        <w:rPr>
          <w:lang w:val="ru-RU"/>
        </w:rPr>
        <w:t>клеточных эпитопов. Для их предсказания необходимо знать трехмерную структуру антигена и сайты связывания антитела. Такие эксперименты являются более дорогими и трудоемкими, и по ним не накоплено большого количества данных.</w:t>
      </w:r>
      <w:r w:rsidR="005B1BD6">
        <w:rPr>
          <w:lang w:val="ru-RU"/>
        </w:rPr>
        <w:t xml:space="preserve"> Для разработки белковых препаратов, вакцин является важным предсказание аллергенности – ещё одна сложная задача, так как накоплено мало данных, связывающих аллергическую реакцию с конкретным белком, её вызвавшую</w:t>
      </w:r>
      <w:r w:rsidR="00C75407">
        <w:rPr>
          <w:lang w:val="ru-RU"/>
        </w:rPr>
        <w:t xml:space="preserve">, и необходимо уметь хорошо предсказывать </w:t>
      </w:r>
      <w:r w:rsidR="00C75407">
        <w:t>B</w:t>
      </w:r>
      <w:r w:rsidR="00C75407" w:rsidRPr="00ED0F1D">
        <w:rPr>
          <w:lang w:val="ru-RU"/>
        </w:rPr>
        <w:t>-</w:t>
      </w:r>
      <w:r w:rsidR="00C75407">
        <w:rPr>
          <w:lang w:val="ru-RU"/>
        </w:rPr>
        <w:t>клеточные эпитопы.</w:t>
      </w:r>
    </w:p>
    <w:p w14:paraId="36D02978" w14:textId="1E35350F" w:rsidR="00DD6DE3" w:rsidRPr="00A47698" w:rsidRDefault="00DD6DE3" w:rsidP="00DD6DE3">
      <w:pPr>
        <w:pStyle w:val="a0"/>
        <w:rPr>
          <w:lang w:val="ru-RU"/>
        </w:rPr>
      </w:pPr>
      <w:r>
        <w:rPr>
          <w:lang w:val="ru-RU"/>
        </w:rPr>
        <w:t>Несмотря на ряд проблем, построенные модели показали хорошее качество.</w:t>
      </w:r>
      <w:r w:rsidR="00A564A1">
        <w:rPr>
          <w:lang w:val="ru-RU"/>
        </w:rPr>
        <w:t xml:space="preserve"> </w:t>
      </w:r>
      <w:r>
        <w:rPr>
          <w:lang w:val="ru-RU"/>
        </w:rPr>
        <w:t xml:space="preserve">В дальнейшем планируется работа по </w:t>
      </w:r>
      <w:r w:rsidR="00104B86">
        <w:rPr>
          <w:lang w:val="ru-RU"/>
        </w:rPr>
        <w:t>их преодолению</w:t>
      </w:r>
      <w:r>
        <w:rPr>
          <w:lang w:val="ru-RU"/>
        </w:rPr>
        <w:t xml:space="preserve">. Кроме того, </w:t>
      </w:r>
      <w:r w:rsidR="00A564A1">
        <w:rPr>
          <w:lang w:val="ru-RU"/>
        </w:rPr>
        <w:t xml:space="preserve">необходимо построить модели антигенного процессинга для </w:t>
      </w:r>
      <w:r w:rsidR="00A564A1">
        <w:t>MHC</w:t>
      </w:r>
      <w:r w:rsidR="00A564A1" w:rsidRPr="00ED0F1D">
        <w:rPr>
          <w:lang w:val="ru-RU"/>
        </w:rPr>
        <w:t xml:space="preserve"> </w:t>
      </w:r>
      <w:r w:rsidR="00A47698">
        <w:rPr>
          <w:lang w:val="ru-RU"/>
        </w:rPr>
        <w:t xml:space="preserve">второго класса и интегрировать модели антигенного процессинга с моделями предсказания активности Т-клеточных рецепторов и инструментами анализа репертуара ТКР. </w:t>
      </w:r>
      <w:r w:rsidR="00104B86">
        <w:rPr>
          <w:lang w:val="ru-RU"/>
        </w:rPr>
        <w:t xml:space="preserve">В дальнейшем будет сделано прямое сравнение современных существующих методов с разрабатываемым. </w:t>
      </w:r>
    </w:p>
    <w:p w14:paraId="5187D62A" w14:textId="63ECB5B5" w:rsidR="00DD6DE3" w:rsidRPr="00ED0F1D" w:rsidRDefault="00DD6DE3" w:rsidP="00ED0F1D">
      <w:pPr>
        <w:rPr>
          <w:sz w:val="28"/>
          <w:lang w:val="ru-RU"/>
        </w:rPr>
      </w:pPr>
      <w:r>
        <w:rPr>
          <w:lang w:val="ru-RU"/>
        </w:rPr>
        <w:br w:type="page"/>
      </w:r>
    </w:p>
    <w:p w14:paraId="69795FC5" w14:textId="741AB35A" w:rsidR="00DD6DE3" w:rsidRDefault="00BC58AA" w:rsidP="00387ECF">
      <w:pPr>
        <w:pStyle w:val="1"/>
        <w:rPr>
          <w:lang w:val="ru-RU"/>
        </w:rPr>
      </w:pPr>
      <w:bookmarkStart w:id="993" w:name="_Toc136219707"/>
      <w:r>
        <w:rPr>
          <w:lang w:val="ru-RU"/>
        </w:rPr>
        <w:lastRenderedPageBreak/>
        <w:t>Глава 5. Выводы</w:t>
      </w:r>
      <w:bookmarkEnd w:id="993"/>
    </w:p>
    <w:p w14:paraId="3F5F6BEC" w14:textId="3D1FDE98" w:rsidR="00DD6DE3" w:rsidRDefault="00DD6DE3" w:rsidP="00DD6DE3">
      <w:pPr>
        <w:pStyle w:val="a0"/>
        <w:rPr>
          <w:lang w:val="ru-RU"/>
        </w:rPr>
      </w:pPr>
      <w:r>
        <w:rPr>
          <w:lang w:val="ru-RU"/>
        </w:rPr>
        <w:t>По итогам проделанной работы можно сделать следующие выводы:</w:t>
      </w:r>
    </w:p>
    <w:p w14:paraId="0AAB4484" w14:textId="185B064D" w:rsidR="00DD6DE3" w:rsidRPr="00A564A1" w:rsidRDefault="00DD6DE3" w:rsidP="00DD6DE3">
      <w:pPr>
        <w:pStyle w:val="a0"/>
        <w:numPr>
          <w:ilvl w:val="0"/>
          <w:numId w:val="11"/>
        </w:numPr>
        <w:rPr>
          <w:lang w:val="ru-RU"/>
        </w:rPr>
      </w:pPr>
      <w:r>
        <w:rPr>
          <w:lang w:val="ru-RU"/>
        </w:rPr>
        <w:t xml:space="preserve">Были подготовлены выборки для обучения и валидации </w:t>
      </w:r>
      <w:r>
        <w:rPr>
          <w:rFonts w:cs="Times New Roman"/>
          <w:szCs w:val="28"/>
          <w:lang w:val="ru-RU"/>
        </w:rPr>
        <w:t xml:space="preserve">моделей прогноза сайтов расщепления белков протеасомой: по данным </w:t>
      </w:r>
      <w:r>
        <w:rPr>
          <w:rFonts w:cs="Times New Roman"/>
          <w:szCs w:val="28"/>
        </w:rPr>
        <w:t>in</w:t>
      </w:r>
      <w:r w:rsidRPr="00ED0F1D">
        <w:rPr>
          <w:rFonts w:cs="Times New Roman"/>
          <w:szCs w:val="28"/>
          <w:lang w:val="ru-RU"/>
        </w:rPr>
        <w:t xml:space="preserve"> </w:t>
      </w:r>
      <w:r>
        <w:rPr>
          <w:rFonts w:cs="Times New Roman"/>
          <w:szCs w:val="28"/>
        </w:rPr>
        <w:t>vitro</w:t>
      </w:r>
      <w:r w:rsidRPr="00ED0F1D">
        <w:rPr>
          <w:rFonts w:cs="Times New Roman"/>
          <w:szCs w:val="28"/>
          <w:lang w:val="ru-RU"/>
        </w:rPr>
        <w:t xml:space="preserve"> </w:t>
      </w:r>
      <w:r>
        <w:rPr>
          <w:rFonts w:cs="Times New Roman"/>
          <w:szCs w:val="28"/>
          <w:lang w:val="ru-RU"/>
        </w:rPr>
        <w:t>для конститутивной протеасом</w:t>
      </w:r>
      <w:r w:rsidR="00C173E4">
        <w:rPr>
          <w:rFonts w:cs="Times New Roman"/>
          <w:szCs w:val="28"/>
          <w:lang w:val="ru-RU"/>
        </w:rPr>
        <w:t>ы (</w:t>
      </w:r>
      <w:r>
        <w:rPr>
          <w:rFonts w:cs="Times New Roman"/>
          <w:szCs w:val="28"/>
          <w:lang w:val="ru-RU"/>
        </w:rPr>
        <w:t>88 белков</w:t>
      </w:r>
      <w:r w:rsidR="00C173E4">
        <w:rPr>
          <w:rFonts w:cs="Times New Roman"/>
          <w:szCs w:val="28"/>
          <w:lang w:val="ru-RU"/>
        </w:rPr>
        <w:t>)</w:t>
      </w:r>
      <w:r>
        <w:rPr>
          <w:rFonts w:cs="Times New Roman"/>
          <w:szCs w:val="28"/>
          <w:lang w:val="ru-RU"/>
        </w:rPr>
        <w:t>, для  иммуннопротеасомы</w:t>
      </w:r>
      <w:r w:rsidR="00C173E4">
        <w:rPr>
          <w:rFonts w:cs="Times New Roman"/>
          <w:szCs w:val="28"/>
          <w:lang w:val="ru-RU"/>
        </w:rPr>
        <w:t xml:space="preserve"> (24 белка),</w:t>
      </w:r>
      <w:r w:rsidR="00C173E4" w:rsidRPr="00ED0F1D">
        <w:rPr>
          <w:rFonts w:cs="Times New Roman"/>
          <w:szCs w:val="28"/>
          <w:lang w:val="ru-RU"/>
        </w:rPr>
        <w:t xml:space="preserve">  </w:t>
      </w:r>
      <w:r w:rsidR="00C173E4">
        <w:rPr>
          <w:rFonts w:cs="Times New Roman"/>
          <w:szCs w:val="28"/>
          <w:lang w:val="ru-RU"/>
        </w:rPr>
        <w:t xml:space="preserve">по данным </w:t>
      </w:r>
      <w:r w:rsidR="00C173E4">
        <w:rPr>
          <w:rFonts w:cs="Times New Roman"/>
          <w:szCs w:val="28"/>
        </w:rPr>
        <w:t>in</w:t>
      </w:r>
      <w:r w:rsidR="00C173E4" w:rsidRPr="00ED0F1D">
        <w:rPr>
          <w:rFonts w:cs="Times New Roman"/>
          <w:szCs w:val="28"/>
          <w:lang w:val="ru-RU"/>
        </w:rPr>
        <w:t xml:space="preserve"> </w:t>
      </w:r>
      <w:r w:rsidR="00C173E4">
        <w:rPr>
          <w:rFonts w:cs="Times New Roman"/>
          <w:szCs w:val="28"/>
        </w:rPr>
        <w:t>vivo</w:t>
      </w:r>
      <w:r w:rsidR="00C173E4">
        <w:rPr>
          <w:rFonts w:cs="Times New Roman"/>
          <w:szCs w:val="28"/>
          <w:lang w:val="ru-RU"/>
        </w:rPr>
        <w:t xml:space="preserve"> (56 187 белков)</w:t>
      </w:r>
      <w:r w:rsidR="00C173E4" w:rsidRPr="00ED0F1D">
        <w:rPr>
          <w:rFonts w:cs="Times New Roman"/>
          <w:szCs w:val="28"/>
          <w:lang w:val="ru-RU"/>
        </w:rPr>
        <w:t xml:space="preserve">; </w:t>
      </w:r>
      <w:r w:rsidR="00C173E4">
        <w:rPr>
          <w:rFonts w:cs="Times New Roman"/>
          <w:szCs w:val="28"/>
          <w:lang w:val="ru-RU"/>
        </w:rPr>
        <w:t>модели прогноза активности белковых фрагментов по отношению к ТАР транспортеру (613 пептидов)</w:t>
      </w:r>
      <w:r w:rsidR="00C173E4" w:rsidRPr="00ED0F1D">
        <w:rPr>
          <w:rFonts w:cs="Times New Roman"/>
          <w:szCs w:val="28"/>
          <w:lang w:val="ru-RU"/>
        </w:rPr>
        <w:t xml:space="preserve">; </w:t>
      </w:r>
      <w:r w:rsidR="00C173E4">
        <w:rPr>
          <w:rFonts w:cs="Times New Roman"/>
          <w:szCs w:val="28"/>
          <w:lang w:val="ru-RU"/>
        </w:rPr>
        <w:t xml:space="preserve">модели прогноза связывания белковых фрагментов с конкретными аллелями </w:t>
      </w:r>
      <w:r w:rsidR="00C173E4">
        <w:rPr>
          <w:rFonts w:cs="Times New Roman"/>
          <w:szCs w:val="28"/>
        </w:rPr>
        <w:t>MHC</w:t>
      </w:r>
      <w:r w:rsidR="00C173E4" w:rsidRPr="0075779D">
        <w:rPr>
          <w:rFonts w:cs="Times New Roman"/>
          <w:szCs w:val="28"/>
          <w:lang w:val="ru-RU"/>
        </w:rPr>
        <w:t xml:space="preserve"> </w:t>
      </w:r>
      <w:r w:rsidR="00C173E4">
        <w:rPr>
          <w:rFonts w:cs="Times New Roman"/>
          <w:szCs w:val="28"/>
        </w:rPr>
        <w:t>I</w:t>
      </w:r>
      <w:r w:rsidR="00C173E4">
        <w:rPr>
          <w:rFonts w:cs="Times New Roman"/>
          <w:szCs w:val="28"/>
          <w:lang w:val="ru-RU"/>
        </w:rPr>
        <w:t xml:space="preserve"> (416084 пептида для 193 аллелей).</w:t>
      </w:r>
    </w:p>
    <w:p w14:paraId="2C210C69" w14:textId="57AD1BD4" w:rsidR="00C173E4" w:rsidRPr="00A564A1" w:rsidRDefault="00C173E4" w:rsidP="00DD6DE3">
      <w:pPr>
        <w:pStyle w:val="a0"/>
        <w:numPr>
          <w:ilvl w:val="0"/>
          <w:numId w:val="11"/>
        </w:numPr>
        <w:rPr>
          <w:lang w:val="ru-RU"/>
        </w:rPr>
      </w:pPr>
      <w:r>
        <w:rPr>
          <w:rFonts w:cs="Times New Roman"/>
          <w:szCs w:val="28"/>
          <w:lang w:val="ru-RU"/>
        </w:rPr>
        <w:t xml:space="preserve">Были построены и </w:t>
      </w:r>
      <w:del w:id="994" w:author="Антон Смирнов" w:date="2023-05-29T02:14:00Z">
        <w:r w:rsidDel="00E97E9B">
          <w:rPr>
            <w:rFonts w:cs="Times New Roman"/>
            <w:szCs w:val="28"/>
            <w:lang w:val="ru-RU"/>
          </w:rPr>
          <w:delText>про</w:delText>
        </w:r>
      </w:del>
      <w:proofErr w:type="spellStart"/>
      <w:r>
        <w:rPr>
          <w:rFonts w:cs="Times New Roman"/>
          <w:szCs w:val="28"/>
          <w:lang w:val="ru-RU"/>
        </w:rPr>
        <w:t>валидированы</w:t>
      </w:r>
      <w:proofErr w:type="spellEnd"/>
      <w:r>
        <w:rPr>
          <w:rFonts w:cs="Times New Roman"/>
          <w:szCs w:val="28"/>
          <w:lang w:val="ru-RU"/>
        </w:rPr>
        <w:t xml:space="preserve"> модели «структура-активность»  для прогноза сайтов расщепления белков протеасомой: по данным </w:t>
      </w:r>
      <w:r>
        <w:rPr>
          <w:rFonts w:cs="Times New Roman"/>
          <w:szCs w:val="28"/>
        </w:rPr>
        <w:t>in</w:t>
      </w:r>
      <w:r w:rsidRPr="008C3AE0">
        <w:rPr>
          <w:rFonts w:cs="Times New Roman"/>
          <w:szCs w:val="28"/>
          <w:lang w:val="ru-RU"/>
        </w:rPr>
        <w:t xml:space="preserve"> </w:t>
      </w:r>
      <w:r>
        <w:rPr>
          <w:rFonts w:cs="Times New Roman"/>
          <w:szCs w:val="28"/>
        </w:rPr>
        <w:t>vitro</w:t>
      </w:r>
      <w:r w:rsidRPr="008C3AE0">
        <w:rPr>
          <w:rFonts w:cs="Times New Roman"/>
          <w:szCs w:val="28"/>
          <w:lang w:val="ru-RU"/>
        </w:rPr>
        <w:t xml:space="preserve"> </w:t>
      </w:r>
      <w:r>
        <w:rPr>
          <w:rFonts w:cs="Times New Roman"/>
          <w:szCs w:val="28"/>
          <w:lang w:val="ru-RU"/>
        </w:rPr>
        <w:t>для конститутивной протеасомы (</w:t>
      </w:r>
      <w:r>
        <w:rPr>
          <w:rFonts w:cs="Times New Roman"/>
          <w:szCs w:val="28"/>
        </w:rPr>
        <w:t>AUROC</w:t>
      </w:r>
      <w:r w:rsidRPr="00ED0F1D">
        <w:rPr>
          <w:rFonts w:cs="Times New Roman"/>
          <w:szCs w:val="28"/>
          <w:lang w:val="ru-RU"/>
        </w:rPr>
        <w:t xml:space="preserve"> = 0,68</w:t>
      </w:r>
      <w:r>
        <w:rPr>
          <w:rFonts w:cs="Times New Roman"/>
          <w:szCs w:val="28"/>
          <w:lang w:val="ru-RU"/>
        </w:rPr>
        <w:t xml:space="preserve">), для  </w:t>
      </w:r>
      <w:proofErr w:type="spellStart"/>
      <w:r>
        <w:rPr>
          <w:rFonts w:cs="Times New Roman"/>
          <w:szCs w:val="28"/>
          <w:lang w:val="ru-RU"/>
        </w:rPr>
        <w:t>иммуннопротеасомы</w:t>
      </w:r>
      <w:proofErr w:type="spellEnd"/>
      <w:r>
        <w:rPr>
          <w:rFonts w:cs="Times New Roman"/>
          <w:szCs w:val="28"/>
          <w:lang w:val="ru-RU"/>
        </w:rPr>
        <w:t xml:space="preserve"> (</w:t>
      </w:r>
      <w:r>
        <w:rPr>
          <w:rFonts w:cs="Times New Roman"/>
          <w:szCs w:val="28"/>
        </w:rPr>
        <w:t>AUROC</w:t>
      </w:r>
      <w:r w:rsidRPr="00ED0F1D">
        <w:rPr>
          <w:rFonts w:cs="Times New Roman"/>
          <w:szCs w:val="28"/>
          <w:lang w:val="ru-RU"/>
        </w:rPr>
        <w:t xml:space="preserve"> = 0,63</w:t>
      </w:r>
      <w:r>
        <w:rPr>
          <w:rFonts w:cs="Times New Roman"/>
          <w:szCs w:val="28"/>
          <w:lang w:val="ru-RU"/>
        </w:rPr>
        <w:t>),</w:t>
      </w:r>
      <w:r w:rsidRPr="008C3AE0">
        <w:rPr>
          <w:rFonts w:cs="Times New Roman"/>
          <w:szCs w:val="28"/>
          <w:lang w:val="ru-RU"/>
        </w:rPr>
        <w:t xml:space="preserve">  </w:t>
      </w:r>
      <w:r>
        <w:rPr>
          <w:rFonts w:cs="Times New Roman"/>
          <w:szCs w:val="28"/>
          <w:lang w:val="ru-RU"/>
        </w:rPr>
        <w:t xml:space="preserve">по данным </w:t>
      </w:r>
      <w:r>
        <w:rPr>
          <w:rFonts w:cs="Times New Roman"/>
          <w:szCs w:val="28"/>
        </w:rPr>
        <w:t>in</w:t>
      </w:r>
      <w:r w:rsidRPr="008C3AE0">
        <w:rPr>
          <w:rFonts w:cs="Times New Roman"/>
          <w:szCs w:val="28"/>
          <w:lang w:val="ru-RU"/>
        </w:rPr>
        <w:t xml:space="preserve"> </w:t>
      </w:r>
      <w:r>
        <w:rPr>
          <w:rFonts w:cs="Times New Roman"/>
          <w:szCs w:val="28"/>
        </w:rPr>
        <w:t>vivo</w:t>
      </w:r>
      <w:r>
        <w:rPr>
          <w:rFonts w:cs="Times New Roman"/>
          <w:szCs w:val="28"/>
          <w:lang w:val="ru-RU"/>
        </w:rPr>
        <w:t xml:space="preserve"> (</w:t>
      </w:r>
      <w:r>
        <w:rPr>
          <w:rFonts w:cs="Times New Roman"/>
          <w:szCs w:val="28"/>
        </w:rPr>
        <w:t>AUROC</w:t>
      </w:r>
      <w:r w:rsidRPr="00ED0F1D">
        <w:rPr>
          <w:rFonts w:cs="Times New Roman"/>
          <w:szCs w:val="28"/>
          <w:lang w:val="ru-RU"/>
        </w:rPr>
        <w:t xml:space="preserve"> = 0,87</w:t>
      </w:r>
      <w:r>
        <w:rPr>
          <w:rFonts w:cs="Times New Roman"/>
          <w:szCs w:val="28"/>
          <w:lang w:val="ru-RU"/>
        </w:rPr>
        <w:t>)</w:t>
      </w:r>
      <w:r w:rsidRPr="008C3AE0">
        <w:rPr>
          <w:rFonts w:cs="Times New Roman"/>
          <w:szCs w:val="28"/>
          <w:lang w:val="ru-RU"/>
        </w:rPr>
        <w:t xml:space="preserve">; </w:t>
      </w:r>
      <w:r>
        <w:rPr>
          <w:rFonts w:cs="Times New Roman"/>
          <w:szCs w:val="28"/>
          <w:lang w:val="ru-RU"/>
        </w:rPr>
        <w:t>для прогноза активности белковых фрагментов по отношению к ТАР транспортеру (</w:t>
      </w:r>
      <w:r>
        <w:rPr>
          <w:rFonts w:cs="Times New Roman"/>
          <w:szCs w:val="28"/>
        </w:rPr>
        <w:t>AUROC</w:t>
      </w:r>
      <w:r w:rsidRPr="00ED0F1D">
        <w:rPr>
          <w:rFonts w:cs="Times New Roman"/>
          <w:szCs w:val="28"/>
          <w:lang w:val="ru-RU"/>
        </w:rPr>
        <w:t xml:space="preserve"> = 0,82</w:t>
      </w:r>
      <w:r>
        <w:rPr>
          <w:rFonts w:cs="Times New Roman"/>
          <w:szCs w:val="28"/>
          <w:lang w:val="ru-RU"/>
        </w:rPr>
        <w:t>)</w:t>
      </w:r>
      <w:r w:rsidRPr="008C3AE0">
        <w:rPr>
          <w:rFonts w:cs="Times New Roman"/>
          <w:szCs w:val="28"/>
          <w:lang w:val="ru-RU"/>
        </w:rPr>
        <w:t xml:space="preserve">; </w:t>
      </w:r>
      <w:r>
        <w:rPr>
          <w:rFonts w:cs="Times New Roman"/>
          <w:szCs w:val="28"/>
          <w:lang w:val="ru-RU"/>
        </w:rPr>
        <w:t xml:space="preserve">для прогноза связывания белковых фрагментов с конкретными аллелями </w:t>
      </w:r>
      <w:r>
        <w:rPr>
          <w:rFonts w:cs="Times New Roman"/>
          <w:szCs w:val="28"/>
        </w:rPr>
        <w:t>MHC</w:t>
      </w:r>
      <w:r w:rsidRPr="0075779D">
        <w:rPr>
          <w:rFonts w:cs="Times New Roman"/>
          <w:szCs w:val="28"/>
          <w:lang w:val="ru-RU"/>
        </w:rPr>
        <w:t xml:space="preserve"> </w:t>
      </w:r>
      <w:r>
        <w:rPr>
          <w:rFonts w:cs="Times New Roman"/>
          <w:szCs w:val="28"/>
        </w:rPr>
        <w:t>I</w:t>
      </w:r>
      <w:r>
        <w:rPr>
          <w:rFonts w:cs="Times New Roman"/>
          <w:szCs w:val="28"/>
          <w:lang w:val="ru-RU"/>
        </w:rPr>
        <w:t xml:space="preserve"> (медиана </w:t>
      </w:r>
      <w:r>
        <w:rPr>
          <w:rFonts w:cs="Times New Roman"/>
          <w:szCs w:val="28"/>
        </w:rPr>
        <w:t>AUROC</w:t>
      </w:r>
      <w:r w:rsidRPr="00ED0F1D">
        <w:rPr>
          <w:rFonts w:cs="Times New Roman"/>
          <w:szCs w:val="28"/>
          <w:lang w:val="ru-RU"/>
        </w:rPr>
        <w:t xml:space="preserve"> = 0,90 </w:t>
      </w:r>
      <w:r>
        <w:rPr>
          <w:rFonts w:cs="Times New Roman"/>
          <w:szCs w:val="28"/>
          <w:lang w:val="ru-RU"/>
        </w:rPr>
        <w:t>для 171 аллели).</w:t>
      </w:r>
    </w:p>
    <w:p w14:paraId="087D2B90" w14:textId="3A03D2D2" w:rsidR="00C173E4" w:rsidRPr="00A564A1" w:rsidRDefault="00C173E4" w:rsidP="00DD6DE3">
      <w:pPr>
        <w:pStyle w:val="a0"/>
        <w:numPr>
          <w:ilvl w:val="0"/>
          <w:numId w:val="11"/>
        </w:numPr>
        <w:rPr>
          <w:lang w:val="ru-RU"/>
        </w:rPr>
      </w:pPr>
      <w:r>
        <w:rPr>
          <w:rFonts w:cs="Times New Roman"/>
          <w:szCs w:val="28"/>
          <w:lang w:val="ru-RU"/>
        </w:rPr>
        <w:t xml:space="preserve">Построенные модели были объединены в единую систему, конвейер для предсказания эпитопов, </w:t>
      </w:r>
      <w:proofErr w:type="spellStart"/>
      <w:r>
        <w:rPr>
          <w:rFonts w:cs="Times New Roman"/>
          <w:szCs w:val="28"/>
          <w:lang w:val="ru-RU"/>
        </w:rPr>
        <w:t>презентируемых</w:t>
      </w:r>
      <w:proofErr w:type="spellEnd"/>
      <w:r>
        <w:rPr>
          <w:rFonts w:cs="Times New Roman"/>
          <w:szCs w:val="28"/>
          <w:lang w:val="ru-RU"/>
        </w:rPr>
        <w:t xml:space="preserve"> на </w:t>
      </w:r>
      <w:r>
        <w:rPr>
          <w:rFonts w:cs="Times New Roman"/>
          <w:szCs w:val="28"/>
        </w:rPr>
        <w:t>MHC</w:t>
      </w:r>
      <w:r w:rsidRPr="00ED0F1D">
        <w:rPr>
          <w:rFonts w:cs="Times New Roman"/>
          <w:szCs w:val="28"/>
          <w:lang w:val="ru-RU"/>
        </w:rPr>
        <w:t xml:space="preserve"> </w:t>
      </w:r>
      <w:r>
        <w:rPr>
          <w:rFonts w:cs="Times New Roman"/>
          <w:szCs w:val="28"/>
          <w:lang w:val="ru-RU"/>
        </w:rPr>
        <w:t>первого класса</w:t>
      </w:r>
    </w:p>
    <w:p w14:paraId="3FBB8CF5" w14:textId="3617A4A4" w:rsidR="003D1F70" w:rsidRPr="00A564A1" w:rsidRDefault="003D1F70" w:rsidP="00ED0F1D">
      <w:pPr>
        <w:pStyle w:val="a0"/>
        <w:numPr>
          <w:ilvl w:val="0"/>
          <w:numId w:val="11"/>
        </w:numPr>
        <w:rPr>
          <w:lang w:val="ru-RU"/>
        </w:rPr>
      </w:pPr>
      <w:r>
        <w:rPr>
          <w:rFonts w:cs="Times New Roman"/>
          <w:szCs w:val="28"/>
          <w:lang w:val="ru-RU"/>
        </w:rPr>
        <w:t xml:space="preserve">Развернут веб-сервис для свободного доступа к разработанной системе через сеть Интернет. </w:t>
      </w:r>
    </w:p>
    <w:p w14:paraId="6C7D57C2" w14:textId="445D2824" w:rsidR="00DD6DE3" w:rsidRDefault="00DD6DE3" w:rsidP="00ED0F1D">
      <w:pPr>
        <w:numPr>
          <w:ilvl w:val="0"/>
          <w:numId w:val="4"/>
        </w:numPr>
        <w:spacing w:line="360" w:lineRule="auto"/>
        <w:rPr>
          <w:rFonts w:ascii="Times New Roman" w:eastAsiaTheme="majorEastAsia" w:hAnsi="Times New Roman" w:cstheme="majorBidi"/>
          <w:b/>
          <w:bCs/>
          <w:color w:val="000000" w:themeColor="text1"/>
          <w:sz w:val="32"/>
          <w:szCs w:val="32"/>
          <w:lang w:val="ru-RU"/>
        </w:rPr>
      </w:pPr>
      <w:r>
        <w:rPr>
          <w:lang w:val="ru-RU"/>
        </w:rPr>
        <w:br w:type="page"/>
      </w:r>
    </w:p>
    <w:p w14:paraId="5E7C006C" w14:textId="77777777" w:rsidR="005C4AD5" w:rsidRPr="00C01E44" w:rsidRDefault="00BF5734">
      <w:pPr>
        <w:pStyle w:val="1"/>
        <w:rPr>
          <w:lang w:val="ru-RU"/>
        </w:rPr>
      </w:pPr>
      <w:bookmarkStart w:id="995" w:name="список-литературы"/>
      <w:bookmarkStart w:id="996" w:name="_Toc136219708"/>
      <w:bookmarkEnd w:id="228"/>
      <w:r w:rsidRPr="0075779D">
        <w:rPr>
          <w:lang w:val="ru-RU"/>
        </w:rPr>
        <w:lastRenderedPageBreak/>
        <w:t>Список литературы</w:t>
      </w:r>
      <w:bookmarkEnd w:id="996"/>
    </w:p>
    <w:bookmarkStart w:id="997" w:name="ref-yarilin2010"/>
    <w:bookmarkStart w:id="998" w:name="refs"/>
    <w:bookmarkStart w:id="999" w:name="_Hlk135738130"/>
    <w:p w14:paraId="17110CAF" w14:textId="77777777" w:rsidR="00567DF7" w:rsidRPr="00567DF7" w:rsidRDefault="004C7AE4" w:rsidP="00567DF7">
      <w:pPr>
        <w:pStyle w:val="af8"/>
        <w:rPr>
          <w:rFonts w:ascii="Times New Roman" w:hAnsi="Times New Roman" w:cs="Times New Roman"/>
          <w:lang w:val="ru-RU"/>
        </w:rPr>
      </w:pPr>
      <w:r>
        <w:rPr>
          <w:lang w:val="ru-RU"/>
        </w:rPr>
        <w:fldChar w:fldCharType="begin"/>
      </w:r>
      <w:r>
        <w:rPr>
          <w:lang w:val="ru-RU"/>
        </w:rPr>
        <w:instrText xml:space="preserve"> ADDIN ZOTERO_BIBL {"uncited":[],"omitted":[],"custom":[]} CSL_BIBLIOGRAPHY </w:instrText>
      </w:r>
      <w:r>
        <w:rPr>
          <w:lang w:val="ru-RU"/>
        </w:rPr>
        <w:fldChar w:fldCharType="separate"/>
      </w:r>
      <w:r w:rsidR="00567DF7" w:rsidRPr="00567DF7">
        <w:rPr>
          <w:rFonts w:ascii="Times New Roman" w:hAnsi="Times New Roman" w:cs="Times New Roman"/>
          <w:lang w:val="ru-RU"/>
        </w:rPr>
        <w:t xml:space="preserve">1. Ярилин </w:t>
      </w:r>
      <w:proofErr w:type="spellStart"/>
      <w:r w:rsidR="00567DF7" w:rsidRPr="00567DF7">
        <w:rPr>
          <w:rFonts w:ascii="Times New Roman" w:hAnsi="Times New Roman" w:cs="Times New Roman"/>
          <w:lang w:val="ru-RU"/>
        </w:rPr>
        <w:t>А.А.Иммунология</w:t>
      </w:r>
      <w:proofErr w:type="spellEnd"/>
      <w:r w:rsidR="00567DF7" w:rsidRPr="00567DF7">
        <w:rPr>
          <w:rFonts w:ascii="Times New Roman" w:hAnsi="Times New Roman" w:cs="Times New Roman"/>
          <w:lang w:val="ru-RU"/>
        </w:rPr>
        <w:t xml:space="preserve"> / А. А. Ярилин – Москва: ГЭОТАР-Медиа, 2010.– 752</w:t>
      </w:r>
      <w:r w:rsidR="00567DF7">
        <w:rPr>
          <w:rFonts w:ascii="Times New Roman" w:hAnsi="Times New Roman" w:cs="Times New Roman"/>
        </w:rPr>
        <w:t>c</w:t>
      </w:r>
      <w:r w:rsidR="00567DF7" w:rsidRPr="00567DF7">
        <w:rPr>
          <w:rFonts w:ascii="Times New Roman" w:hAnsi="Times New Roman" w:cs="Times New Roman"/>
          <w:lang w:val="ru-RU"/>
        </w:rPr>
        <w:t>.</w:t>
      </w:r>
    </w:p>
    <w:p w14:paraId="04204B3A" w14:textId="77777777" w:rsidR="00567DF7" w:rsidRPr="00567DF7" w:rsidRDefault="00567DF7" w:rsidP="00567DF7">
      <w:pPr>
        <w:pStyle w:val="af8"/>
        <w:rPr>
          <w:rFonts w:ascii="Times New Roman" w:hAnsi="Times New Roman" w:cs="Times New Roman"/>
          <w:lang w:val="ru-RU"/>
        </w:rPr>
      </w:pPr>
      <w:r w:rsidRPr="00567DF7">
        <w:rPr>
          <w:rFonts w:ascii="Times New Roman" w:hAnsi="Times New Roman" w:cs="Times New Roman"/>
          <w:lang w:val="ru-RU"/>
        </w:rPr>
        <w:t xml:space="preserve">2. </w:t>
      </w:r>
      <w:proofErr w:type="spellStart"/>
      <w:r w:rsidRPr="00567DF7">
        <w:rPr>
          <w:rFonts w:ascii="Times New Roman" w:hAnsi="Times New Roman" w:cs="Times New Roman"/>
          <w:lang w:val="ru-RU"/>
        </w:rPr>
        <w:t>Ганковская</w:t>
      </w:r>
      <w:proofErr w:type="spellEnd"/>
      <w:r w:rsidRPr="00567DF7">
        <w:rPr>
          <w:rFonts w:ascii="Times New Roman" w:hAnsi="Times New Roman" w:cs="Times New Roman"/>
          <w:lang w:val="ru-RU"/>
        </w:rPr>
        <w:t xml:space="preserve"> </w:t>
      </w:r>
      <w:proofErr w:type="spellStart"/>
      <w:r w:rsidRPr="00567DF7">
        <w:rPr>
          <w:rFonts w:ascii="Times New Roman" w:hAnsi="Times New Roman" w:cs="Times New Roman"/>
          <w:lang w:val="ru-RU"/>
        </w:rPr>
        <w:t>Л.В.Основы</w:t>
      </w:r>
      <w:proofErr w:type="spellEnd"/>
      <w:r w:rsidRPr="00567DF7">
        <w:rPr>
          <w:rFonts w:ascii="Times New Roman" w:hAnsi="Times New Roman" w:cs="Times New Roman"/>
          <w:lang w:val="ru-RU"/>
        </w:rPr>
        <w:t xml:space="preserve"> общей иммунологии. Учебно-методическое пособие для студентов медицинских вузов / Л. В. </w:t>
      </w:r>
      <w:proofErr w:type="spellStart"/>
      <w:r w:rsidRPr="00567DF7">
        <w:rPr>
          <w:rFonts w:ascii="Times New Roman" w:hAnsi="Times New Roman" w:cs="Times New Roman"/>
          <w:lang w:val="ru-RU"/>
        </w:rPr>
        <w:t>Ганковская</w:t>
      </w:r>
      <w:proofErr w:type="spellEnd"/>
      <w:r w:rsidRPr="00567DF7">
        <w:rPr>
          <w:rFonts w:ascii="Times New Roman" w:hAnsi="Times New Roman" w:cs="Times New Roman"/>
          <w:lang w:val="ru-RU"/>
        </w:rPr>
        <w:t xml:space="preserve">, Л. С. </w:t>
      </w:r>
      <w:proofErr w:type="spellStart"/>
      <w:r w:rsidRPr="00567DF7">
        <w:rPr>
          <w:rFonts w:ascii="Times New Roman" w:hAnsi="Times New Roman" w:cs="Times New Roman"/>
          <w:lang w:val="ru-RU"/>
        </w:rPr>
        <w:t>Намазова</w:t>
      </w:r>
      <w:proofErr w:type="spellEnd"/>
      <w:r w:rsidRPr="00567DF7">
        <w:rPr>
          <w:rFonts w:ascii="Times New Roman" w:hAnsi="Times New Roman" w:cs="Times New Roman"/>
          <w:lang w:val="ru-RU"/>
        </w:rPr>
        <w:t xml:space="preserve">-Баранова, Р. Я. </w:t>
      </w:r>
      <w:proofErr w:type="spellStart"/>
      <w:r w:rsidRPr="00567DF7">
        <w:rPr>
          <w:rFonts w:ascii="Times New Roman" w:hAnsi="Times New Roman" w:cs="Times New Roman"/>
          <w:lang w:val="ru-RU"/>
        </w:rPr>
        <w:t>Мешкова</w:t>
      </w:r>
      <w:proofErr w:type="spellEnd"/>
      <w:r w:rsidRPr="00567DF7">
        <w:rPr>
          <w:rFonts w:ascii="Times New Roman" w:hAnsi="Times New Roman" w:cs="Times New Roman"/>
          <w:lang w:val="ru-RU"/>
        </w:rPr>
        <w:t xml:space="preserve"> – Москва: </w:t>
      </w:r>
      <w:proofErr w:type="spellStart"/>
      <w:r w:rsidRPr="00567DF7">
        <w:rPr>
          <w:rFonts w:ascii="Times New Roman" w:hAnsi="Times New Roman" w:cs="Times New Roman"/>
          <w:lang w:val="ru-RU"/>
        </w:rPr>
        <w:t>ПедиатрЪ</w:t>
      </w:r>
      <w:proofErr w:type="spellEnd"/>
      <w:r w:rsidRPr="00567DF7">
        <w:rPr>
          <w:rFonts w:ascii="Times New Roman" w:hAnsi="Times New Roman" w:cs="Times New Roman"/>
          <w:lang w:val="ru-RU"/>
        </w:rPr>
        <w:t>, 2014.</w:t>
      </w:r>
    </w:p>
    <w:p w14:paraId="65F2A5A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3. </w:t>
      </w:r>
      <w:proofErr w:type="spellStart"/>
      <w:r>
        <w:rPr>
          <w:rFonts w:ascii="Times New Roman" w:hAnsi="Times New Roman" w:cs="Times New Roman"/>
        </w:rPr>
        <w:t>Murugan</w:t>
      </w:r>
      <w:proofErr w:type="spellEnd"/>
      <w:r>
        <w:rPr>
          <w:rFonts w:ascii="Times New Roman" w:hAnsi="Times New Roman" w:cs="Times New Roman"/>
        </w:rPr>
        <w:t xml:space="preserve"> A. Statistical inference of the generation probability of T-cell receptors from sequence repertoires / </w:t>
      </w:r>
      <w:proofErr w:type="spellStart"/>
      <w:r>
        <w:rPr>
          <w:rFonts w:ascii="Times New Roman" w:hAnsi="Times New Roman" w:cs="Times New Roman"/>
        </w:rPr>
        <w:t>Murugan</w:t>
      </w:r>
      <w:proofErr w:type="spellEnd"/>
      <w:r>
        <w:rPr>
          <w:rFonts w:ascii="Times New Roman" w:hAnsi="Times New Roman" w:cs="Times New Roman"/>
        </w:rPr>
        <w:t xml:space="preserve"> A., Mora T., Walczak A.M., Callan C.G. // Proceedings of the National Academy of Sciences – 2012. – Т. 109 – № 40 – С.16161–16166.</w:t>
      </w:r>
    </w:p>
    <w:p w14:paraId="28C97FE9" w14:textId="77777777" w:rsidR="00567DF7" w:rsidRDefault="00567DF7" w:rsidP="00567DF7">
      <w:pPr>
        <w:pStyle w:val="af8"/>
        <w:rPr>
          <w:rFonts w:ascii="Times New Roman" w:hAnsi="Times New Roman" w:cs="Times New Roman"/>
        </w:rPr>
      </w:pPr>
      <w:r>
        <w:rPr>
          <w:rFonts w:ascii="Times New Roman" w:hAnsi="Times New Roman" w:cs="Times New Roman"/>
        </w:rPr>
        <w:t>4. Dash R. In silico-based vaccine design against Ebola virus glycoprotein / Dash R., Das R., Junaid M., Akash M.F.C., Islam A., Hosen S.Z. // Advances and Applications in Bioinformatics and Chemistry – 2017. – Т. Volume 10 – С.11–28.</w:t>
      </w:r>
    </w:p>
    <w:p w14:paraId="553CE6BC"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5. Viana </w:t>
      </w:r>
      <w:proofErr w:type="spellStart"/>
      <w:r>
        <w:rPr>
          <w:rFonts w:ascii="Times New Roman" w:hAnsi="Times New Roman" w:cs="Times New Roman"/>
        </w:rPr>
        <w:t>Invenção</w:t>
      </w:r>
      <w:proofErr w:type="spellEnd"/>
      <w:r>
        <w:rPr>
          <w:rFonts w:ascii="Times New Roman" w:hAnsi="Times New Roman" w:cs="Times New Roman"/>
        </w:rPr>
        <w:t xml:space="preserve"> M. da C. Development of synthetic antigen vaccines for COVID-19 / Viana </w:t>
      </w:r>
      <w:proofErr w:type="spellStart"/>
      <w:r>
        <w:rPr>
          <w:rFonts w:ascii="Times New Roman" w:hAnsi="Times New Roman" w:cs="Times New Roman"/>
        </w:rPr>
        <w:t>Invenção</w:t>
      </w:r>
      <w:proofErr w:type="spellEnd"/>
      <w:r>
        <w:rPr>
          <w:rFonts w:ascii="Times New Roman" w:hAnsi="Times New Roman" w:cs="Times New Roman"/>
        </w:rPr>
        <w:t xml:space="preserve"> M. da C., Melo A.R. da S., </w:t>
      </w:r>
      <w:proofErr w:type="spellStart"/>
      <w:r>
        <w:rPr>
          <w:rFonts w:ascii="Times New Roman" w:hAnsi="Times New Roman" w:cs="Times New Roman"/>
        </w:rPr>
        <w:t>Macêdo</w:t>
      </w:r>
      <w:proofErr w:type="spellEnd"/>
      <w:r>
        <w:rPr>
          <w:rFonts w:ascii="Times New Roman" w:hAnsi="Times New Roman" w:cs="Times New Roman"/>
        </w:rPr>
        <w:t xml:space="preserve"> L.S. de, Costa Neves T.S.P. da, Melo C.M.L. de, Cordeiro M.N., </w:t>
      </w:r>
      <w:proofErr w:type="spellStart"/>
      <w:r>
        <w:rPr>
          <w:rFonts w:ascii="Times New Roman" w:hAnsi="Times New Roman" w:cs="Times New Roman"/>
        </w:rPr>
        <w:t>Aragão</w:t>
      </w:r>
      <w:proofErr w:type="spellEnd"/>
      <w:r>
        <w:rPr>
          <w:rFonts w:ascii="Times New Roman" w:hAnsi="Times New Roman" w:cs="Times New Roman"/>
        </w:rPr>
        <w:t xml:space="preserve"> Batista M.V. de, Freitas A.C. de // Human Vaccines &amp; </w:t>
      </w:r>
      <w:proofErr w:type="spellStart"/>
      <w:r>
        <w:rPr>
          <w:rFonts w:ascii="Times New Roman" w:hAnsi="Times New Roman" w:cs="Times New Roman"/>
        </w:rPr>
        <w:t>Immunotherapeutics</w:t>
      </w:r>
      <w:proofErr w:type="spellEnd"/>
      <w:r>
        <w:rPr>
          <w:rFonts w:ascii="Times New Roman" w:hAnsi="Times New Roman" w:cs="Times New Roman"/>
        </w:rPr>
        <w:t xml:space="preserve"> – 2021. – Т. 17 – № 11 – С.3855–3870.</w:t>
      </w:r>
    </w:p>
    <w:p w14:paraId="1C6C930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 Schmidt J. Prediction of neo-epitope immunogenicity reveals TCR recognition determinants and provides insight into immunoediting / Schmidt J., Smith A.R., </w:t>
      </w:r>
      <w:proofErr w:type="spellStart"/>
      <w:r>
        <w:rPr>
          <w:rFonts w:ascii="Times New Roman" w:hAnsi="Times New Roman" w:cs="Times New Roman"/>
        </w:rPr>
        <w:t>Magnin</w:t>
      </w:r>
      <w:proofErr w:type="spellEnd"/>
      <w:r>
        <w:rPr>
          <w:rFonts w:ascii="Times New Roman" w:hAnsi="Times New Roman" w:cs="Times New Roman"/>
        </w:rPr>
        <w:t xml:space="preserve"> M., </w:t>
      </w:r>
      <w:proofErr w:type="spellStart"/>
      <w:r>
        <w:rPr>
          <w:rFonts w:ascii="Times New Roman" w:hAnsi="Times New Roman" w:cs="Times New Roman"/>
        </w:rPr>
        <w:t>Racle</w:t>
      </w:r>
      <w:proofErr w:type="spellEnd"/>
      <w:r>
        <w:rPr>
          <w:rFonts w:ascii="Times New Roman" w:hAnsi="Times New Roman" w:cs="Times New Roman"/>
        </w:rPr>
        <w:t xml:space="preserve"> J., Devlin J.R., </w:t>
      </w:r>
      <w:proofErr w:type="spellStart"/>
      <w:r>
        <w:rPr>
          <w:rFonts w:ascii="Times New Roman" w:hAnsi="Times New Roman" w:cs="Times New Roman"/>
        </w:rPr>
        <w:t>Bobisse</w:t>
      </w:r>
      <w:proofErr w:type="spellEnd"/>
      <w:r>
        <w:rPr>
          <w:rFonts w:ascii="Times New Roman" w:hAnsi="Times New Roman" w:cs="Times New Roman"/>
        </w:rPr>
        <w:t xml:space="preserve"> S., </w:t>
      </w:r>
      <w:proofErr w:type="spellStart"/>
      <w:r>
        <w:rPr>
          <w:rFonts w:ascii="Times New Roman" w:hAnsi="Times New Roman" w:cs="Times New Roman"/>
        </w:rPr>
        <w:t>Cesbron</w:t>
      </w:r>
      <w:proofErr w:type="spellEnd"/>
      <w:r>
        <w:rPr>
          <w:rFonts w:ascii="Times New Roman" w:hAnsi="Times New Roman" w:cs="Times New Roman"/>
        </w:rPr>
        <w:t xml:space="preserve"> J., Bonnet V., Carmona S.J., Huber F., </w:t>
      </w:r>
      <w:proofErr w:type="spellStart"/>
      <w:r>
        <w:rPr>
          <w:rFonts w:ascii="Times New Roman" w:hAnsi="Times New Roman" w:cs="Times New Roman"/>
        </w:rPr>
        <w:t>Ciriello</w:t>
      </w:r>
      <w:proofErr w:type="spellEnd"/>
      <w:r>
        <w:rPr>
          <w:rFonts w:ascii="Times New Roman" w:hAnsi="Times New Roman" w:cs="Times New Roman"/>
        </w:rPr>
        <w:t xml:space="preserve"> G., </w:t>
      </w:r>
      <w:proofErr w:type="spellStart"/>
      <w:r>
        <w:rPr>
          <w:rFonts w:ascii="Times New Roman" w:hAnsi="Times New Roman" w:cs="Times New Roman"/>
        </w:rPr>
        <w:t>Speiser</w:t>
      </w:r>
      <w:proofErr w:type="spellEnd"/>
      <w:r>
        <w:rPr>
          <w:rFonts w:ascii="Times New Roman" w:hAnsi="Times New Roman" w:cs="Times New Roman"/>
        </w:rPr>
        <w:t xml:space="preserve"> D.E., </w:t>
      </w:r>
      <w:proofErr w:type="spellStart"/>
      <w:r>
        <w:rPr>
          <w:rFonts w:ascii="Times New Roman" w:hAnsi="Times New Roman" w:cs="Times New Roman"/>
        </w:rPr>
        <w:t>Bassani</w:t>
      </w:r>
      <w:proofErr w:type="spellEnd"/>
      <w:r>
        <w:rPr>
          <w:rFonts w:ascii="Times New Roman" w:hAnsi="Times New Roman" w:cs="Times New Roman"/>
        </w:rPr>
        <w:t xml:space="preserve">-Sternberg M., </w:t>
      </w:r>
      <w:proofErr w:type="spellStart"/>
      <w:r>
        <w:rPr>
          <w:rFonts w:ascii="Times New Roman" w:hAnsi="Times New Roman" w:cs="Times New Roman"/>
        </w:rPr>
        <w:t>Coukos</w:t>
      </w:r>
      <w:proofErr w:type="spellEnd"/>
      <w:r>
        <w:rPr>
          <w:rFonts w:ascii="Times New Roman" w:hAnsi="Times New Roman" w:cs="Times New Roman"/>
        </w:rPr>
        <w:t xml:space="preserve"> G., Baker B.M., Harari A., </w:t>
      </w:r>
      <w:proofErr w:type="spellStart"/>
      <w:r>
        <w:rPr>
          <w:rFonts w:ascii="Times New Roman" w:hAnsi="Times New Roman" w:cs="Times New Roman"/>
        </w:rPr>
        <w:t>Gfeller</w:t>
      </w:r>
      <w:proofErr w:type="spellEnd"/>
      <w:r>
        <w:rPr>
          <w:rFonts w:ascii="Times New Roman" w:hAnsi="Times New Roman" w:cs="Times New Roman"/>
        </w:rPr>
        <w:t xml:space="preserve"> D. // Cell Reports Medicine – 2021. – Т. 2 – № 2 – С.100194.</w:t>
      </w:r>
    </w:p>
    <w:p w14:paraId="0C50B654" w14:textId="77777777" w:rsidR="00567DF7" w:rsidRDefault="00567DF7" w:rsidP="00567DF7">
      <w:pPr>
        <w:pStyle w:val="af8"/>
        <w:rPr>
          <w:rFonts w:ascii="Times New Roman" w:hAnsi="Times New Roman" w:cs="Times New Roman"/>
        </w:rPr>
      </w:pPr>
      <w:r>
        <w:rPr>
          <w:rFonts w:ascii="Times New Roman" w:hAnsi="Times New Roman" w:cs="Times New Roman"/>
        </w:rPr>
        <w:t>7. consortium M. sequencing Complete sequence and gene map of a human major histocompatibility complex / consortium M. sequencing // Nature – 1999. – Т. 401 – № 6756 – С.921–923.</w:t>
      </w:r>
    </w:p>
    <w:p w14:paraId="0F6F7EFF"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 Robinson J. IPD-IMGT/HLA Database / Robinson J., Barker D.J., Georgiou X., Cooper M.A., </w:t>
      </w:r>
      <w:proofErr w:type="spellStart"/>
      <w:r>
        <w:rPr>
          <w:rFonts w:ascii="Times New Roman" w:hAnsi="Times New Roman" w:cs="Times New Roman"/>
        </w:rPr>
        <w:t>Flicek</w:t>
      </w:r>
      <w:proofErr w:type="spellEnd"/>
      <w:r>
        <w:rPr>
          <w:rFonts w:ascii="Times New Roman" w:hAnsi="Times New Roman" w:cs="Times New Roman"/>
        </w:rPr>
        <w:t xml:space="preserve"> P., Marsh S.G.E. // Nucleic Acids Research – 2019.</w:t>
      </w:r>
    </w:p>
    <w:p w14:paraId="4367C53E" w14:textId="77777777" w:rsidR="00567DF7" w:rsidRPr="00567DF7" w:rsidRDefault="00567DF7" w:rsidP="00567DF7">
      <w:pPr>
        <w:pStyle w:val="af8"/>
        <w:rPr>
          <w:rFonts w:ascii="Times New Roman" w:hAnsi="Times New Roman" w:cs="Times New Roman"/>
          <w:lang w:val="ru-RU"/>
        </w:rPr>
      </w:pPr>
      <w:r>
        <w:rPr>
          <w:rFonts w:ascii="Times New Roman" w:hAnsi="Times New Roman" w:cs="Times New Roman"/>
        </w:rPr>
        <w:t>9. IPD-IMGT/HLA Database Statistics [</w:t>
      </w:r>
      <w:proofErr w:type="spellStart"/>
      <w:r>
        <w:rPr>
          <w:rFonts w:ascii="Times New Roman" w:hAnsi="Times New Roman" w:cs="Times New Roman"/>
        </w:rPr>
        <w:t>Электронный</w:t>
      </w:r>
      <w:proofErr w:type="spellEnd"/>
      <w:r>
        <w:rPr>
          <w:rFonts w:ascii="Times New Roman" w:hAnsi="Times New Roman" w:cs="Times New Roman"/>
        </w:rPr>
        <w:t xml:space="preserve"> </w:t>
      </w:r>
      <w:proofErr w:type="spellStart"/>
      <w:r>
        <w:rPr>
          <w:rFonts w:ascii="Times New Roman" w:hAnsi="Times New Roman" w:cs="Times New Roman"/>
        </w:rPr>
        <w:t>ресурс</w:t>
      </w:r>
      <w:proofErr w:type="spellEnd"/>
      <w:r>
        <w:rPr>
          <w:rFonts w:ascii="Times New Roman" w:hAnsi="Times New Roman" w:cs="Times New Roman"/>
        </w:rPr>
        <w:t>]. URL</w:t>
      </w:r>
      <w:r w:rsidRPr="00567DF7">
        <w:rPr>
          <w:rFonts w:ascii="Times New Roman" w:hAnsi="Times New Roman" w:cs="Times New Roman"/>
          <w:lang w:val="ru-RU"/>
        </w:rPr>
        <w:t xml:space="preserve">: </w:t>
      </w:r>
      <w:r>
        <w:rPr>
          <w:rFonts w:ascii="Times New Roman" w:hAnsi="Times New Roman" w:cs="Times New Roman"/>
        </w:rPr>
        <w:t>https</w:t>
      </w:r>
      <w:r w:rsidRPr="00567DF7">
        <w:rPr>
          <w:rFonts w:ascii="Times New Roman" w:hAnsi="Times New Roman" w:cs="Times New Roman"/>
          <w:lang w:val="ru-RU"/>
        </w:rPr>
        <w:t>://</w:t>
      </w:r>
      <w:r>
        <w:rPr>
          <w:rFonts w:ascii="Times New Roman" w:hAnsi="Times New Roman" w:cs="Times New Roman"/>
        </w:rPr>
        <w:t>www</w:t>
      </w:r>
      <w:r w:rsidRPr="00567DF7">
        <w:rPr>
          <w:rFonts w:ascii="Times New Roman" w:hAnsi="Times New Roman" w:cs="Times New Roman"/>
          <w:lang w:val="ru-RU"/>
        </w:rPr>
        <w:t>.</w:t>
      </w:r>
      <w:proofErr w:type="spellStart"/>
      <w:r>
        <w:rPr>
          <w:rFonts w:ascii="Times New Roman" w:hAnsi="Times New Roman" w:cs="Times New Roman"/>
        </w:rPr>
        <w:t>ebi</w:t>
      </w:r>
      <w:proofErr w:type="spellEnd"/>
      <w:r w:rsidRPr="00567DF7">
        <w:rPr>
          <w:rFonts w:ascii="Times New Roman" w:hAnsi="Times New Roman" w:cs="Times New Roman"/>
          <w:lang w:val="ru-RU"/>
        </w:rPr>
        <w:t>.</w:t>
      </w:r>
      <w:r>
        <w:rPr>
          <w:rFonts w:ascii="Times New Roman" w:hAnsi="Times New Roman" w:cs="Times New Roman"/>
        </w:rPr>
        <w:t>ac</w:t>
      </w:r>
      <w:r w:rsidRPr="00567DF7">
        <w:rPr>
          <w:rFonts w:ascii="Times New Roman" w:hAnsi="Times New Roman" w:cs="Times New Roman"/>
          <w:lang w:val="ru-RU"/>
        </w:rPr>
        <w:t>.</w:t>
      </w:r>
      <w:proofErr w:type="spellStart"/>
      <w:r>
        <w:rPr>
          <w:rFonts w:ascii="Times New Roman" w:hAnsi="Times New Roman" w:cs="Times New Roman"/>
        </w:rPr>
        <w:t>uk</w:t>
      </w:r>
      <w:proofErr w:type="spellEnd"/>
      <w:r w:rsidRPr="00567DF7">
        <w:rPr>
          <w:rFonts w:ascii="Times New Roman" w:hAnsi="Times New Roman" w:cs="Times New Roman"/>
          <w:lang w:val="ru-RU"/>
        </w:rPr>
        <w:t>/</w:t>
      </w:r>
      <w:proofErr w:type="spellStart"/>
      <w:r>
        <w:rPr>
          <w:rFonts w:ascii="Times New Roman" w:hAnsi="Times New Roman" w:cs="Times New Roman"/>
        </w:rPr>
        <w:t>ipd</w:t>
      </w:r>
      <w:proofErr w:type="spellEnd"/>
      <w:r w:rsidRPr="00567DF7">
        <w:rPr>
          <w:rFonts w:ascii="Times New Roman" w:hAnsi="Times New Roman" w:cs="Times New Roman"/>
          <w:lang w:val="ru-RU"/>
        </w:rPr>
        <w:t>/</w:t>
      </w:r>
      <w:proofErr w:type="spellStart"/>
      <w:r>
        <w:rPr>
          <w:rFonts w:ascii="Times New Roman" w:hAnsi="Times New Roman" w:cs="Times New Roman"/>
        </w:rPr>
        <w:t>imgt</w:t>
      </w:r>
      <w:proofErr w:type="spellEnd"/>
      <w:r w:rsidRPr="00567DF7">
        <w:rPr>
          <w:rFonts w:ascii="Times New Roman" w:hAnsi="Times New Roman" w:cs="Times New Roman"/>
          <w:lang w:val="ru-RU"/>
        </w:rPr>
        <w:t>/</w:t>
      </w:r>
      <w:proofErr w:type="spellStart"/>
      <w:r>
        <w:rPr>
          <w:rFonts w:ascii="Times New Roman" w:hAnsi="Times New Roman" w:cs="Times New Roman"/>
        </w:rPr>
        <w:t>hla</w:t>
      </w:r>
      <w:proofErr w:type="spellEnd"/>
      <w:r w:rsidRPr="00567DF7">
        <w:rPr>
          <w:rFonts w:ascii="Times New Roman" w:hAnsi="Times New Roman" w:cs="Times New Roman"/>
          <w:lang w:val="ru-RU"/>
        </w:rPr>
        <w:t>/</w:t>
      </w:r>
      <w:r>
        <w:rPr>
          <w:rFonts w:ascii="Times New Roman" w:hAnsi="Times New Roman" w:cs="Times New Roman"/>
        </w:rPr>
        <w:t>about</w:t>
      </w:r>
      <w:r w:rsidRPr="00567DF7">
        <w:rPr>
          <w:rFonts w:ascii="Times New Roman" w:hAnsi="Times New Roman" w:cs="Times New Roman"/>
          <w:lang w:val="ru-RU"/>
        </w:rPr>
        <w:t>/</w:t>
      </w:r>
      <w:r>
        <w:rPr>
          <w:rFonts w:ascii="Times New Roman" w:hAnsi="Times New Roman" w:cs="Times New Roman"/>
        </w:rPr>
        <w:t>statistics</w:t>
      </w:r>
      <w:r w:rsidRPr="00567DF7">
        <w:rPr>
          <w:rFonts w:ascii="Times New Roman" w:hAnsi="Times New Roman" w:cs="Times New Roman"/>
          <w:lang w:val="ru-RU"/>
        </w:rPr>
        <w:t>/ (дата обращения: 27.02.2023).</w:t>
      </w:r>
    </w:p>
    <w:p w14:paraId="7F06B5BC"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10. Cao K. Analysis of the frequencies of HLA-A, B, and C alleles and haplotypes in the five major ethnic groups of the United States reveals high levels of diversity in these loci and contrasting distribution patterns in these populations / Cao K., </w:t>
      </w:r>
      <w:proofErr w:type="spellStart"/>
      <w:r>
        <w:rPr>
          <w:rFonts w:ascii="Times New Roman" w:hAnsi="Times New Roman" w:cs="Times New Roman"/>
        </w:rPr>
        <w:t>Hollenbach</w:t>
      </w:r>
      <w:proofErr w:type="spellEnd"/>
      <w:r>
        <w:rPr>
          <w:rFonts w:ascii="Times New Roman" w:hAnsi="Times New Roman" w:cs="Times New Roman"/>
        </w:rPr>
        <w:t xml:space="preserve"> J., Shi X., Shi W., </w:t>
      </w:r>
      <w:proofErr w:type="spellStart"/>
      <w:r>
        <w:rPr>
          <w:rFonts w:ascii="Times New Roman" w:hAnsi="Times New Roman" w:cs="Times New Roman"/>
        </w:rPr>
        <w:t>Chopek</w:t>
      </w:r>
      <w:proofErr w:type="spellEnd"/>
      <w:r>
        <w:rPr>
          <w:rFonts w:ascii="Times New Roman" w:hAnsi="Times New Roman" w:cs="Times New Roman"/>
        </w:rPr>
        <w:t xml:space="preserve"> M., Fernández-</w:t>
      </w:r>
      <w:proofErr w:type="spellStart"/>
      <w:r>
        <w:rPr>
          <w:rFonts w:ascii="Times New Roman" w:hAnsi="Times New Roman" w:cs="Times New Roman"/>
        </w:rPr>
        <w:t>Viña</w:t>
      </w:r>
      <w:proofErr w:type="spellEnd"/>
      <w:r>
        <w:rPr>
          <w:rFonts w:ascii="Times New Roman" w:hAnsi="Times New Roman" w:cs="Times New Roman"/>
        </w:rPr>
        <w:t xml:space="preserve"> M.A. // Human Immunology – 2001. – Т. 62 – № 9 – С.1009–1030.</w:t>
      </w:r>
    </w:p>
    <w:p w14:paraId="3F76E1D0"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11. Autoimmunity: From Bench to Bedside / / </w:t>
      </w:r>
      <w:proofErr w:type="spellStart"/>
      <w:r>
        <w:rPr>
          <w:rFonts w:ascii="Times New Roman" w:hAnsi="Times New Roman" w:cs="Times New Roman"/>
        </w:rPr>
        <w:t>под</w:t>
      </w:r>
      <w:proofErr w:type="spellEnd"/>
      <w:r>
        <w:rPr>
          <w:rFonts w:ascii="Times New Roman" w:hAnsi="Times New Roman" w:cs="Times New Roman"/>
        </w:rPr>
        <w:t xml:space="preserve"> </w:t>
      </w:r>
      <w:proofErr w:type="spellStart"/>
      <w:r>
        <w:rPr>
          <w:rFonts w:ascii="Times New Roman" w:hAnsi="Times New Roman" w:cs="Times New Roman"/>
        </w:rPr>
        <w:t>ред</w:t>
      </w:r>
      <w:proofErr w:type="spellEnd"/>
      <w:r>
        <w:rPr>
          <w:rFonts w:ascii="Times New Roman" w:hAnsi="Times New Roman" w:cs="Times New Roman"/>
        </w:rPr>
        <w:t xml:space="preserve">. J.-M. Anaya, Y. </w:t>
      </w:r>
      <w:proofErr w:type="spellStart"/>
      <w:r>
        <w:rPr>
          <w:rFonts w:ascii="Times New Roman" w:hAnsi="Times New Roman" w:cs="Times New Roman"/>
        </w:rPr>
        <w:t>Shoenfeld</w:t>
      </w:r>
      <w:proofErr w:type="spellEnd"/>
      <w:r>
        <w:rPr>
          <w:rFonts w:ascii="Times New Roman" w:hAnsi="Times New Roman" w:cs="Times New Roman"/>
        </w:rPr>
        <w:t>, A. Rojas-</w:t>
      </w:r>
      <w:proofErr w:type="spellStart"/>
      <w:r>
        <w:rPr>
          <w:rFonts w:ascii="Times New Roman" w:hAnsi="Times New Roman" w:cs="Times New Roman"/>
        </w:rPr>
        <w:t>Villarraga</w:t>
      </w:r>
      <w:proofErr w:type="spellEnd"/>
      <w:r>
        <w:rPr>
          <w:rFonts w:ascii="Times New Roman" w:hAnsi="Times New Roman" w:cs="Times New Roman"/>
        </w:rPr>
        <w:t xml:space="preserve">, R.A. Levy, R. </w:t>
      </w:r>
      <w:proofErr w:type="spellStart"/>
      <w:r>
        <w:rPr>
          <w:rFonts w:ascii="Times New Roman" w:hAnsi="Times New Roman" w:cs="Times New Roman"/>
        </w:rPr>
        <w:t>Cervera</w:t>
      </w:r>
      <w:proofErr w:type="spellEnd"/>
      <w:r>
        <w:rPr>
          <w:rFonts w:ascii="Times New Roman" w:hAnsi="Times New Roman" w:cs="Times New Roman"/>
        </w:rPr>
        <w:t>. – – Bogota (Colombia): El Rosario University Press, 2013.</w:t>
      </w:r>
    </w:p>
    <w:p w14:paraId="4EC1AD6C" w14:textId="77777777" w:rsidR="00567DF7" w:rsidRDefault="00567DF7" w:rsidP="00567DF7">
      <w:pPr>
        <w:pStyle w:val="af8"/>
        <w:rPr>
          <w:rFonts w:ascii="Times New Roman" w:hAnsi="Times New Roman" w:cs="Times New Roman"/>
        </w:rPr>
      </w:pPr>
      <w:r w:rsidRPr="00567DF7">
        <w:rPr>
          <w:rFonts w:ascii="Times New Roman" w:hAnsi="Times New Roman" w:cs="Times New Roman"/>
          <w:lang w:val="ru-RU"/>
        </w:rPr>
        <w:t xml:space="preserve">12. Мерфи </w:t>
      </w:r>
      <w:proofErr w:type="spellStart"/>
      <w:r w:rsidRPr="00567DF7">
        <w:rPr>
          <w:rFonts w:ascii="Times New Roman" w:hAnsi="Times New Roman" w:cs="Times New Roman"/>
          <w:lang w:val="ru-RU"/>
        </w:rPr>
        <w:t>К.Иммунобиология</w:t>
      </w:r>
      <w:proofErr w:type="spellEnd"/>
      <w:r w:rsidRPr="00567DF7">
        <w:rPr>
          <w:rFonts w:ascii="Times New Roman" w:hAnsi="Times New Roman" w:cs="Times New Roman"/>
          <w:lang w:val="ru-RU"/>
        </w:rPr>
        <w:t xml:space="preserve"> по </w:t>
      </w:r>
      <w:proofErr w:type="spellStart"/>
      <w:r w:rsidRPr="00567DF7">
        <w:rPr>
          <w:rFonts w:ascii="Times New Roman" w:hAnsi="Times New Roman" w:cs="Times New Roman"/>
          <w:lang w:val="ru-RU"/>
        </w:rPr>
        <w:t>Джанвею</w:t>
      </w:r>
      <w:proofErr w:type="spellEnd"/>
      <w:r w:rsidRPr="00567DF7">
        <w:rPr>
          <w:rFonts w:ascii="Times New Roman" w:hAnsi="Times New Roman" w:cs="Times New Roman"/>
          <w:lang w:val="ru-RU"/>
        </w:rPr>
        <w:t xml:space="preserve"> / К. Мерфи, К. Уивер – Москва: </w:t>
      </w:r>
      <w:proofErr w:type="spellStart"/>
      <w:r w:rsidRPr="00567DF7">
        <w:rPr>
          <w:rFonts w:ascii="Times New Roman" w:hAnsi="Times New Roman" w:cs="Times New Roman"/>
          <w:lang w:val="ru-RU"/>
        </w:rPr>
        <w:t>Логосфера</w:t>
      </w:r>
      <w:proofErr w:type="spellEnd"/>
      <w:r w:rsidRPr="00567DF7">
        <w:rPr>
          <w:rFonts w:ascii="Times New Roman" w:hAnsi="Times New Roman" w:cs="Times New Roman"/>
          <w:lang w:val="ru-RU"/>
        </w:rPr>
        <w:t xml:space="preserve">, 2020. </w:t>
      </w:r>
      <w:proofErr w:type="spellStart"/>
      <w:r>
        <w:rPr>
          <w:rFonts w:ascii="Times New Roman" w:hAnsi="Times New Roman" w:cs="Times New Roman"/>
        </w:rPr>
        <w:t>Вып</w:t>
      </w:r>
      <w:proofErr w:type="spellEnd"/>
      <w:r>
        <w:rPr>
          <w:rFonts w:ascii="Times New Roman" w:hAnsi="Times New Roman" w:cs="Times New Roman"/>
        </w:rPr>
        <w:t>. 9– 1184c.</w:t>
      </w:r>
    </w:p>
    <w:p w14:paraId="7726DF4C" w14:textId="77777777" w:rsidR="00567DF7" w:rsidRDefault="00567DF7" w:rsidP="00567DF7">
      <w:pPr>
        <w:pStyle w:val="af8"/>
        <w:rPr>
          <w:rFonts w:ascii="Times New Roman" w:hAnsi="Times New Roman" w:cs="Times New Roman"/>
        </w:rPr>
      </w:pPr>
      <w:r>
        <w:rPr>
          <w:rFonts w:ascii="Times New Roman" w:hAnsi="Times New Roman" w:cs="Times New Roman"/>
        </w:rPr>
        <w:t>13. Lanier L.L. NK CELL RECOGNITION / Lanier L.L. // Annual Review of Immunology – 2005. – Т. 23 – № 1 – С.225–274.</w:t>
      </w:r>
    </w:p>
    <w:p w14:paraId="2951695C" w14:textId="77777777" w:rsidR="00567DF7" w:rsidRDefault="00567DF7" w:rsidP="00567DF7">
      <w:pPr>
        <w:pStyle w:val="af8"/>
        <w:rPr>
          <w:rFonts w:ascii="Times New Roman" w:hAnsi="Times New Roman" w:cs="Times New Roman"/>
        </w:rPr>
      </w:pPr>
      <w:r>
        <w:rPr>
          <w:rFonts w:ascii="Times New Roman" w:hAnsi="Times New Roman" w:cs="Times New Roman"/>
        </w:rPr>
        <w:t>14. Alfonso C. Nonclassical MHC Class II Molecules / Alfonso C., Karlsson L. // Annual Review of Immunology – 2000. – Т. 18 – № 1 – С.113–142.</w:t>
      </w:r>
    </w:p>
    <w:p w14:paraId="3343C6EA" w14:textId="77777777" w:rsidR="00567DF7" w:rsidRPr="00567DF7" w:rsidRDefault="00567DF7" w:rsidP="00567DF7">
      <w:pPr>
        <w:pStyle w:val="af8"/>
        <w:rPr>
          <w:rFonts w:ascii="Times New Roman" w:hAnsi="Times New Roman" w:cs="Times New Roman"/>
          <w:lang w:val="ru-RU"/>
        </w:rPr>
      </w:pPr>
      <w:r w:rsidRPr="00567DF7">
        <w:rPr>
          <w:rFonts w:ascii="Times New Roman" w:hAnsi="Times New Roman" w:cs="Times New Roman"/>
          <w:lang w:val="ru-RU"/>
        </w:rPr>
        <w:lastRenderedPageBreak/>
        <w:t xml:space="preserve">15. </w:t>
      </w:r>
      <w:proofErr w:type="spellStart"/>
      <w:r w:rsidRPr="00567DF7">
        <w:rPr>
          <w:rFonts w:ascii="Times New Roman" w:hAnsi="Times New Roman" w:cs="Times New Roman"/>
          <w:lang w:val="ru-RU"/>
        </w:rPr>
        <w:t>Тибирькова</w:t>
      </w:r>
      <w:proofErr w:type="spellEnd"/>
      <w:r w:rsidRPr="00567DF7">
        <w:rPr>
          <w:rFonts w:ascii="Times New Roman" w:hAnsi="Times New Roman" w:cs="Times New Roman"/>
          <w:lang w:val="ru-RU"/>
        </w:rPr>
        <w:t xml:space="preserve"> Е.В. РОЛЬ ИММУНОЛОГИЧЕСКОЙ </w:t>
      </w:r>
      <w:proofErr w:type="gramStart"/>
      <w:r w:rsidRPr="00567DF7">
        <w:rPr>
          <w:rFonts w:ascii="Times New Roman" w:hAnsi="Times New Roman" w:cs="Times New Roman"/>
          <w:lang w:val="ru-RU"/>
        </w:rPr>
        <w:t>ТОЛЕРАНТНОСТИ  В</w:t>
      </w:r>
      <w:proofErr w:type="gramEnd"/>
      <w:r w:rsidRPr="00567DF7">
        <w:rPr>
          <w:rFonts w:ascii="Times New Roman" w:hAnsi="Times New Roman" w:cs="Times New Roman"/>
          <w:lang w:val="ru-RU"/>
        </w:rPr>
        <w:t xml:space="preserve"> ПОДДЕРЖАНИИ ГОМЕОСТАЗА / </w:t>
      </w:r>
      <w:proofErr w:type="spellStart"/>
      <w:r w:rsidRPr="00567DF7">
        <w:rPr>
          <w:rFonts w:ascii="Times New Roman" w:hAnsi="Times New Roman" w:cs="Times New Roman"/>
          <w:lang w:val="ru-RU"/>
        </w:rPr>
        <w:t>Тибирькова</w:t>
      </w:r>
      <w:proofErr w:type="spellEnd"/>
      <w:r w:rsidRPr="00567DF7">
        <w:rPr>
          <w:rFonts w:ascii="Times New Roman" w:hAnsi="Times New Roman" w:cs="Times New Roman"/>
          <w:lang w:val="ru-RU"/>
        </w:rPr>
        <w:t xml:space="preserve"> Е.В., </w:t>
      </w:r>
      <w:proofErr w:type="spellStart"/>
      <w:r w:rsidRPr="00567DF7">
        <w:rPr>
          <w:rFonts w:ascii="Times New Roman" w:hAnsi="Times New Roman" w:cs="Times New Roman"/>
          <w:lang w:val="ru-RU"/>
        </w:rPr>
        <w:t>Белан</w:t>
      </w:r>
      <w:proofErr w:type="spellEnd"/>
      <w:r w:rsidRPr="00567DF7">
        <w:rPr>
          <w:rFonts w:ascii="Times New Roman" w:hAnsi="Times New Roman" w:cs="Times New Roman"/>
          <w:lang w:val="ru-RU"/>
        </w:rPr>
        <w:t xml:space="preserve"> Э.Б., Желтова А.А., </w:t>
      </w:r>
      <w:proofErr w:type="spellStart"/>
      <w:r w:rsidRPr="00567DF7">
        <w:rPr>
          <w:rFonts w:ascii="Times New Roman" w:hAnsi="Times New Roman" w:cs="Times New Roman"/>
          <w:lang w:val="ru-RU"/>
        </w:rPr>
        <w:t>Садчикова</w:t>
      </w:r>
      <w:proofErr w:type="spellEnd"/>
      <w:r w:rsidRPr="00567DF7">
        <w:rPr>
          <w:rFonts w:ascii="Times New Roman" w:hAnsi="Times New Roman" w:cs="Times New Roman"/>
          <w:lang w:val="ru-RU"/>
        </w:rPr>
        <w:t xml:space="preserve"> Т.Л.</w:t>
      </w:r>
    </w:p>
    <w:p w14:paraId="4A32C657"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16. Deakin J.E. Evolution and comparative analysis of the MHC Class III inflammatory region / Deakin J.E., Papenfuss A.T., </w:t>
      </w:r>
      <w:proofErr w:type="spellStart"/>
      <w:r>
        <w:rPr>
          <w:rFonts w:ascii="Times New Roman" w:hAnsi="Times New Roman" w:cs="Times New Roman"/>
        </w:rPr>
        <w:t>Belov</w:t>
      </w:r>
      <w:proofErr w:type="spellEnd"/>
      <w:r>
        <w:rPr>
          <w:rFonts w:ascii="Times New Roman" w:hAnsi="Times New Roman" w:cs="Times New Roman"/>
        </w:rPr>
        <w:t xml:space="preserve"> K., Cross J.G., </w:t>
      </w:r>
      <w:proofErr w:type="spellStart"/>
      <w:r>
        <w:rPr>
          <w:rFonts w:ascii="Times New Roman" w:hAnsi="Times New Roman" w:cs="Times New Roman"/>
        </w:rPr>
        <w:t>Coggill</w:t>
      </w:r>
      <w:proofErr w:type="spellEnd"/>
      <w:r>
        <w:rPr>
          <w:rFonts w:ascii="Times New Roman" w:hAnsi="Times New Roman" w:cs="Times New Roman"/>
        </w:rPr>
        <w:t xml:space="preserve"> P., Palmer S., Sims S., Speed T.P., Beck S., Graves J.A.M. // BMC Genomics – 2006. – Т. 7 – № 1 – С.281.</w:t>
      </w:r>
    </w:p>
    <w:p w14:paraId="18EFCE73"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17. Bjorkman P.J. The foreign antigen binding site and T cell recognition regions of class I histocompatibility antigens / Bjorkman P.J., Saper M.A., </w:t>
      </w:r>
      <w:proofErr w:type="spellStart"/>
      <w:r>
        <w:rPr>
          <w:rFonts w:ascii="Times New Roman" w:hAnsi="Times New Roman" w:cs="Times New Roman"/>
        </w:rPr>
        <w:t>Samraoui</w:t>
      </w:r>
      <w:proofErr w:type="spellEnd"/>
      <w:r>
        <w:rPr>
          <w:rFonts w:ascii="Times New Roman" w:hAnsi="Times New Roman" w:cs="Times New Roman"/>
        </w:rPr>
        <w:t xml:space="preserve"> B., Bennett W.S., </w:t>
      </w:r>
      <w:proofErr w:type="spellStart"/>
      <w:r>
        <w:rPr>
          <w:rFonts w:ascii="Times New Roman" w:hAnsi="Times New Roman" w:cs="Times New Roman"/>
        </w:rPr>
        <w:t>Strominger</w:t>
      </w:r>
      <w:proofErr w:type="spellEnd"/>
      <w:r>
        <w:rPr>
          <w:rFonts w:ascii="Times New Roman" w:hAnsi="Times New Roman" w:cs="Times New Roman"/>
        </w:rPr>
        <w:t xml:space="preserve"> J.L., Wiley D.C. // Nature – 1987. – Т. 329 – № 6139 – С.512–518.</w:t>
      </w:r>
    </w:p>
    <w:p w14:paraId="42CFD942"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18. </w:t>
      </w:r>
      <w:proofErr w:type="spellStart"/>
      <w:r>
        <w:rPr>
          <w:rFonts w:ascii="Times New Roman" w:hAnsi="Times New Roman" w:cs="Times New Roman"/>
        </w:rPr>
        <w:t>Meusser</w:t>
      </w:r>
      <w:proofErr w:type="spellEnd"/>
      <w:r>
        <w:rPr>
          <w:rFonts w:ascii="Times New Roman" w:hAnsi="Times New Roman" w:cs="Times New Roman"/>
        </w:rPr>
        <w:t xml:space="preserve"> B. ERAD: the long road to destruction / </w:t>
      </w:r>
      <w:proofErr w:type="spellStart"/>
      <w:r>
        <w:rPr>
          <w:rFonts w:ascii="Times New Roman" w:hAnsi="Times New Roman" w:cs="Times New Roman"/>
        </w:rPr>
        <w:t>Meusser</w:t>
      </w:r>
      <w:proofErr w:type="spellEnd"/>
      <w:r>
        <w:rPr>
          <w:rFonts w:ascii="Times New Roman" w:hAnsi="Times New Roman" w:cs="Times New Roman"/>
        </w:rPr>
        <w:t xml:space="preserve"> B., Hirsch C., </w:t>
      </w:r>
      <w:proofErr w:type="spellStart"/>
      <w:r>
        <w:rPr>
          <w:rFonts w:ascii="Times New Roman" w:hAnsi="Times New Roman" w:cs="Times New Roman"/>
        </w:rPr>
        <w:t>Jarosch</w:t>
      </w:r>
      <w:proofErr w:type="spellEnd"/>
      <w:r>
        <w:rPr>
          <w:rFonts w:ascii="Times New Roman" w:hAnsi="Times New Roman" w:cs="Times New Roman"/>
        </w:rPr>
        <w:t xml:space="preserve"> E., Sommer T. // Nature Cell Biology – 2005. – Т. 7 – № 8 – С.766–772.</w:t>
      </w:r>
    </w:p>
    <w:p w14:paraId="3ACE9DC1"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19. </w:t>
      </w:r>
      <w:proofErr w:type="spellStart"/>
      <w:r>
        <w:rPr>
          <w:rFonts w:ascii="Times New Roman" w:hAnsi="Times New Roman" w:cs="Times New Roman"/>
        </w:rPr>
        <w:t>Trolle</w:t>
      </w:r>
      <w:proofErr w:type="spellEnd"/>
      <w:r>
        <w:rPr>
          <w:rFonts w:ascii="Times New Roman" w:hAnsi="Times New Roman" w:cs="Times New Roman"/>
        </w:rPr>
        <w:t xml:space="preserve"> T. The Length Distribution of Class I–Restricted T Cell Epitopes Is Determined by Both Peptide Supply and MHC Allele–Specific Binding Preference / </w:t>
      </w:r>
      <w:proofErr w:type="spellStart"/>
      <w:r>
        <w:rPr>
          <w:rFonts w:ascii="Times New Roman" w:hAnsi="Times New Roman" w:cs="Times New Roman"/>
        </w:rPr>
        <w:t>Trolle</w:t>
      </w:r>
      <w:proofErr w:type="spellEnd"/>
      <w:r>
        <w:rPr>
          <w:rFonts w:ascii="Times New Roman" w:hAnsi="Times New Roman" w:cs="Times New Roman"/>
        </w:rPr>
        <w:t xml:space="preserve"> T., </w:t>
      </w:r>
      <w:proofErr w:type="spellStart"/>
      <w:r>
        <w:rPr>
          <w:rFonts w:ascii="Times New Roman" w:hAnsi="Times New Roman" w:cs="Times New Roman"/>
        </w:rPr>
        <w:t>McMurtrey</w:t>
      </w:r>
      <w:proofErr w:type="spellEnd"/>
      <w:r>
        <w:rPr>
          <w:rFonts w:ascii="Times New Roman" w:hAnsi="Times New Roman" w:cs="Times New Roman"/>
        </w:rPr>
        <w:t xml:space="preserve"> C.P., Sidney J., Bardet W., Osborn S.C., </w:t>
      </w:r>
      <w:proofErr w:type="spellStart"/>
      <w:r>
        <w:rPr>
          <w:rFonts w:ascii="Times New Roman" w:hAnsi="Times New Roman" w:cs="Times New Roman"/>
        </w:rPr>
        <w:t>Kaever</w:t>
      </w:r>
      <w:proofErr w:type="spellEnd"/>
      <w:r>
        <w:rPr>
          <w:rFonts w:ascii="Times New Roman" w:hAnsi="Times New Roman" w:cs="Times New Roman"/>
        </w:rPr>
        <w:t xml:space="preserve"> T., </w:t>
      </w:r>
      <w:proofErr w:type="spellStart"/>
      <w:r>
        <w:rPr>
          <w:rFonts w:ascii="Times New Roman" w:hAnsi="Times New Roman" w:cs="Times New Roman"/>
        </w:rPr>
        <w:t>Sette</w:t>
      </w:r>
      <w:proofErr w:type="spellEnd"/>
      <w:r>
        <w:rPr>
          <w:rFonts w:ascii="Times New Roman" w:hAnsi="Times New Roman" w:cs="Times New Roman"/>
        </w:rPr>
        <w:t xml:space="preserve"> A., Hildebrand W.H., Nielsen M., Peters B. // The Journal of Immunology – 2016. – Т. 196 – № 4 – С.1480–1487.</w:t>
      </w:r>
    </w:p>
    <w:p w14:paraId="2386DAB8" w14:textId="77777777" w:rsidR="00567DF7" w:rsidRDefault="00567DF7" w:rsidP="00567DF7">
      <w:pPr>
        <w:pStyle w:val="af8"/>
        <w:rPr>
          <w:rFonts w:ascii="Times New Roman" w:hAnsi="Times New Roman" w:cs="Times New Roman"/>
        </w:rPr>
      </w:pPr>
      <w:r>
        <w:rPr>
          <w:rFonts w:ascii="Times New Roman" w:hAnsi="Times New Roman" w:cs="Times New Roman"/>
        </w:rPr>
        <w:t>20. Bjorkman P.J. Structures of two classes of MHC molecules elucidated: crucial differences and similarities / Bjorkman P.J., Burmeister W.P. // Current Opinion in Structural Biology – 1994. – Т. 4 – № 6 – С.852–856.</w:t>
      </w:r>
    </w:p>
    <w:p w14:paraId="07818403" w14:textId="77777777" w:rsidR="00567DF7" w:rsidRDefault="00567DF7" w:rsidP="00567DF7">
      <w:pPr>
        <w:pStyle w:val="af8"/>
        <w:rPr>
          <w:rFonts w:ascii="Times New Roman" w:hAnsi="Times New Roman" w:cs="Times New Roman"/>
        </w:rPr>
      </w:pPr>
      <w:r>
        <w:rPr>
          <w:rFonts w:ascii="Times New Roman" w:hAnsi="Times New Roman" w:cs="Times New Roman"/>
        </w:rPr>
        <w:t>21. White K.D. HLA and the Pharmacogenomics of Drug Hypersensitivity Elsevier, 2014. – 437–465с.</w:t>
      </w:r>
    </w:p>
    <w:p w14:paraId="0EB21F4A"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22. Matsumura M. Emerging Principles for the Recognition of Peptide Antigens by MHC Class I Molecules / Matsumura M., Fremont D.H., Peterson P.A., </w:t>
      </w:r>
      <w:proofErr w:type="gramStart"/>
      <w:r>
        <w:rPr>
          <w:rFonts w:ascii="Times New Roman" w:hAnsi="Times New Roman" w:cs="Times New Roman"/>
        </w:rPr>
        <w:t xml:space="preserve">Wilson  </w:t>
      </w:r>
      <w:proofErr w:type="spellStart"/>
      <w:r>
        <w:rPr>
          <w:rFonts w:ascii="Times New Roman" w:hAnsi="Times New Roman" w:cs="Times New Roman"/>
        </w:rPr>
        <w:t>lan</w:t>
      </w:r>
      <w:proofErr w:type="spellEnd"/>
      <w:proofErr w:type="gramEnd"/>
      <w:r>
        <w:rPr>
          <w:rFonts w:ascii="Times New Roman" w:hAnsi="Times New Roman" w:cs="Times New Roman"/>
        </w:rPr>
        <w:t xml:space="preserve"> A. // Science – 1992. – Т. 257 – № 5072 – С.927–934.</w:t>
      </w:r>
    </w:p>
    <w:p w14:paraId="62671633" w14:textId="77777777" w:rsidR="00567DF7" w:rsidRDefault="00567DF7" w:rsidP="00567DF7">
      <w:pPr>
        <w:pStyle w:val="af8"/>
        <w:rPr>
          <w:rFonts w:ascii="Times New Roman" w:hAnsi="Times New Roman" w:cs="Times New Roman"/>
        </w:rPr>
      </w:pPr>
      <w:r>
        <w:rPr>
          <w:rFonts w:ascii="Times New Roman" w:hAnsi="Times New Roman" w:cs="Times New Roman"/>
        </w:rPr>
        <w:t>23. Bjorkman P.J. Structures of two classes of MHC molecules elucidated: crucial differences and similarities / Bjorkman P.J., Burmeister W.P. // Current Opinion in Structural Biology – 1994. – Т. 4 – № 6 – С.852–856.</w:t>
      </w:r>
    </w:p>
    <w:p w14:paraId="27CB84D6" w14:textId="77777777" w:rsidR="00567DF7" w:rsidRDefault="00567DF7" w:rsidP="00567DF7">
      <w:pPr>
        <w:pStyle w:val="af8"/>
        <w:rPr>
          <w:rFonts w:ascii="Times New Roman" w:hAnsi="Times New Roman" w:cs="Times New Roman"/>
        </w:rPr>
      </w:pPr>
      <w:r>
        <w:rPr>
          <w:rFonts w:ascii="Times New Roman" w:hAnsi="Times New Roman" w:cs="Times New Roman"/>
        </w:rPr>
        <w:t>24. Hewitt E.W. The MHC class I antigen presentation pathway: strategies for viral immune evasion / Hewitt E.W. // Immunology – 2003. – Т. 110 – № 2 – С.163–169.</w:t>
      </w:r>
    </w:p>
    <w:p w14:paraId="45B3C535"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25. </w:t>
      </w:r>
      <w:proofErr w:type="spellStart"/>
      <w:r>
        <w:rPr>
          <w:rFonts w:ascii="Times New Roman" w:hAnsi="Times New Roman" w:cs="Times New Roman"/>
        </w:rPr>
        <w:t>Rutigliano</w:t>
      </w:r>
      <w:proofErr w:type="spellEnd"/>
      <w:r>
        <w:rPr>
          <w:rFonts w:ascii="Times New Roman" w:hAnsi="Times New Roman" w:cs="Times New Roman"/>
        </w:rPr>
        <w:t xml:space="preserve"> H.M. Trophoblast Major Histocompatibility Complex Class I Expression Is Associated with Immune-Mediated Rejection of Bovine Fetuses Produced by Cloning / </w:t>
      </w:r>
      <w:proofErr w:type="spellStart"/>
      <w:r>
        <w:rPr>
          <w:rFonts w:ascii="Times New Roman" w:hAnsi="Times New Roman" w:cs="Times New Roman"/>
        </w:rPr>
        <w:t>Rutigliano</w:t>
      </w:r>
      <w:proofErr w:type="spellEnd"/>
      <w:r>
        <w:rPr>
          <w:rFonts w:ascii="Times New Roman" w:hAnsi="Times New Roman" w:cs="Times New Roman"/>
        </w:rPr>
        <w:t xml:space="preserve"> H.M., Thomas A.J., Wilhelm A., Sessions B.R., Hicks B.A., </w:t>
      </w:r>
      <w:proofErr w:type="spellStart"/>
      <w:r>
        <w:rPr>
          <w:rFonts w:ascii="Times New Roman" w:hAnsi="Times New Roman" w:cs="Times New Roman"/>
        </w:rPr>
        <w:t>Schlafer</w:t>
      </w:r>
      <w:proofErr w:type="spellEnd"/>
      <w:r>
        <w:rPr>
          <w:rFonts w:ascii="Times New Roman" w:hAnsi="Times New Roman" w:cs="Times New Roman"/>
        </w:rPr>
        <w:t xml:space="preserve"> D.H., White K.L., Davies C.J. // Biology of Reproduction – 2016. – Т. 95 – № 2 – С.39–39.</w:t>
      </w:r>
    </w:p>
    <w:p w14:paraId="1CA15653"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26. Ting J.P.-Y. Genetic Control of MHC Class II Expression / Ting J.P.-Y., </w:t>
      </w:r>
      <w:proofErr w:type="spellStart"/>
      <w:r>
        <w:rPr>
          <w:rFonts w:ascii="Times New Roman" w:hAnsi="Times New Roman" w:cs="Times New Roman"/>
        </w:rPr>
        <w:t>Trowsdale</w:t>
      </w:r>
      <w:proofErr w:type="spellEnd"/>
      <w:r>
        <w:rPr>
          <w:rFonts w:ascii="Times New Roman" w:hAnsi="Times New Roman" w:cs="Times New Roman"/>
        </w:rPr>
        <w:t xml:space="preserve"> J. // Cell – 2002. – Т. 109 – № 2 – С.S21–S33.</w:t>
      </w:r>
    </w:p>
    <w:p w14:paraId="74798059"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27. Rock K.L. Present Yourself! By MHC Class I and MHC Class II Molecules / Rock K.L., </w:t>
      </w:r>
      <w:proofErr w:type="spellStart"/>
      <w:r>
        <w:rPr>
          <w:rFonts w:ascii="Times New Roman" w:hAnsi="Times New Roman" w:cs="Times New Roman"/>
        </w:rPr>
        <w:t>Reits</w:t>
      </w:r>
      <w:proofErr w:type="spellEnd"/>
      <w:r>
        <w:rPr>
          <w:rFonts w:ascii="Times New Roman" w:hAnsi="Times New Roman" w:cs="Times New Roman"/>
        </w:rPr>
        <w:t xml:space="preserve"> E., </w:t>
      </w:r>
      <w:proofErr w:type="spellStart"/>
      <w:r>
        <w:rPr>
          <w:rFonts w:ascii="Times New Roman" w:hAnsi="Times New Roman" w:cs="Times New Roman"/>
        </w:rPr>
        <w:t>Neefjes</w:t>
      </w:r>
      <w:proofErr w:type="spellEnd"/>
      <w:r>
        <w:rPr>
          <w:rFonts w:ascii="Times New Roman" w:hAnsi="Times New Roman" w:cs="Times New Roman"/>
        </w:rPr>
        <w:t xml:space="preserve"> J. // Trends in Immunology – 2016. – Т. 37 – № 11 – С.724–737.</w:t>
      </w:r>
    </w:p>
    <w:p w14:paraId="743DBA22" w14:textId="77777777" w:rsidR="00567DF7" w:rsidRDefault="00567DF7" w:rsidP="00567DF7">
      <w:pPr>
        <w:pStyle w:val="af8"/>
        <w:rPr>
          <w:rFonts w:ascii="Times New Roman" w:hAnsi="Times New Roman" w:cs="Times New Roman"/>
        </w:rPr>
      </w:pPr>
      <w:r>
        <w:rPr>
          <w:rFonts w:ascii="Times New Roman" w:hAnsi="Times New Roman" w:cs="Times New Roman"/>
        </w:rPr>
        <w:t>28. Bevan M.J. Cross-priming / Bevan M.J. // Nature Immunology – 2006. – Т. 7 – № 4 – С.363–365.</w:t>
      </w:r>
    </w:p>
    <w:p w14:paraId="7F1AA87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29. </w:t>
      </w:r>
      <w:proofErr w:type="spellStart"/>
      <w:r>
        <w:rPr>
          <w:rFonts w:ascii="Times New Roman" w:hAnsi="Times New Roman" w:cs="Times New Roman"/>
        </w:rPr>
        <w:t>Pishesha</w:t>
      </w:r>
      <w:proofErr w:type="spellEnd"/>
      <w:r>
        <w:rPr>
          <w:rFonts w:ascii="Times New Roman" w:hAnsi="Times New Roman" w:cs="Times New Roman"/>
        </w:rPr>
        <w:t xml:space="preserve"> N. A guide to antigen processing and presentation / </w:t>
      </w:r>
      <w:proofErr w:type="spellStart"/>
      <w:r>
        <w:rPr>
          <w:rFonts w:ascii="Times New Roman" w:hAnsi="Times New Roman" w:cs="Times New Roman"/>
        </w:rPr>
        <w:t>Pishesha</w:t>
      </w:r>
      <w:proofErr w:type="spellEnd"/>
      <w:r>
        <w:rPr>
          <w:rFonts w:ascii="Times New Roman" w:hAnsi="Times New Roman" w:cs="Times New Roman"/>
        </w:rPr>
        <w:t xml:space="preserve"> N., </w:t>
      </w:r>
      <w:proofErr w:type="spellStart"/>
      <w:r>
        <w:rPr>
          <w:rFonts w:ascii="Times New Roman" w:hAnsi="Times New Roman" w:cs="Times New Roman"/>
        </w:rPr>
        <w:t>Harmand</w:t>
      </w:r>
      <w:proofErr w:type="spellEnd"/>
      <w:r>
        <w:rPr>
          <w:rFonts w:ascii="Times New Roman" w:hAnsi="Times New Roman" w:cs="Times New Roman"/>
        </w:rPr>
        <w:t xml:space="preserve"> T.J., </w:t>
      </w:r>
      <w:proofErr w:type="spellStart"/>
      <w:r>
        <w:rPr>
          <w:rFonts w:ascii="Times New Roman" w:hAnsi="Times New Roman" w:cs="Times New Roman"/>
        </w:rPr>
        <w:t>Ploegh</w:t>
      </w:r>
      <w:proofErr w:type="spellEnd"/>
      <w:r>
        <w:rPr>
          <w:rFonts w:ascii="Times New Roman" w:hAnsi="Times New Roman" w:cs="Times New Roman"/>
        </w:rPr>
        <w:t xml:space="preserve"> H.L. // Nature Reviews Immunology – 2022. – Т. 22 – № 12 – С.751–764.</w:t>
      </w:r>
    </w:p>
    <w:p w14:paraId="3CBD5EF4" w14:textId="77777777" w:rsidR="00567DF7" w:rsidRDefault="00567DF7" w:rsidP="00567DF7">
      <w:pPr>
        <w:pStyle w:val="af8"/>
        <w:rPr>
          <w:rFonts w:ascii="Times New Roman" w:hAnsi="Times New Roman" w:cs="Times New Roman"/>
        </w:rPr>
      </w:pPr>
      <w:r>
        <w:rPr>
          <w:rFonts w:ascii="Times New Roman" w:hAnsi="Times New Roman" w:cs="Times New Roman"/>
        </w:rPr>
        <w:lastRenderedPageBreak/>
        <w:t xml:space="preserve">30. Gong B. The Ubiquitin-Proteasome System: Potential Therapeutic Targets for Alzheimer’s Disease and Spinal Cord Injury / Gong B., </w:t>
      </w:r>
      <w:proofErr w:type="spellStart"/>
      <w:r>
        <w:rPr>
          <w:rFonts w:ascii="Times New Roman" w:hAnsi="Times New Roman" w:cs="Times New Roman"/>
        </w:rPr>
        <w:t>Radulovic</w:t>
      </w:r>
      <w:proofErr w:type="spellEnd"/>
      <w:r>
        <w:rPr>
          <w:rFonts w:ascii="Times New Roman" w:hAnsi="Times New Roman" w:cs="Times New Roman"/>
        </w:rPr>
        <w:t xml:space="preserve"> M., </w:t>
      </w:r>
      <w:proofErr w:type="spellStart"/>
      <w:r>
        <w:rPr>
          <w:rFonts w:ascii="Times New Roman" w:hAnsi="Times New Roman" w:cs="Times New Roman"/>
        </w:rPr>
        <w:t>Figueiredo</w:t>
      </w:r>
      <w:proofErr w:type="spellEnd"/>
      <w:r>
        <w:rPr>
          <w:rFonts w:ascii="Times New Roman" w:hAnsi="Times New Roman" w:cs="Times New Roman"/>
        </w:rPr>
        <w:t>-Pereira M.E., Cardozo C. // Frontiers in Molecular Neuroscience – 2016. – Т. 9.</w:t>
      </w:r>
    </w:p>
    <w:p w14:paraId="47F0975F" w14:textId="77777777" w:rsidR="00567DF7" w:rsidRDefault="00567DF7" w:rsidP="00567DF7">
      <w:pPr>
        <w:pStyle w:val="af8"/>
        <w:rPr>
          <w:rFonts w:ascii="Times New Roman" w:hAnsi="Times New Roman" w:cs="Times New Roman"/>
        </w:rPr>
      </w:pPr>
      <w:r>
        <w:rPr>
          <w:rFonts w:ascii="Times New Roman" w:hAnsi="Times New Roman" w:cs="Times New Roman"/>
        </w:rPr>
        <w:t>31. Tanaka K. The proteasome: Overview of structure and functions / Tanaka K. // Proceedings of the Japan Academy, Series B – 2009. – Т. 85 – № 1 – С.12–36.</w:t>
      </w:r>
    </w:p>
    <w:p w14:paraId="73EC047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32. </w:t>
      </w:r>
      <w:proofErr w:type="spellStart"/>
      <w:r>
        <w:rPr>
          <w:rFonts w:ascii="Times New Roman" w:hAnsi="Times New Roman" w:cs="Times New Roman"/>
        </w:rPr>
        <w:t>Kloetzel</w:t>
      </w:r>
      <w:proofErr w:type="spellEnd"/>
      <w:r>
        <w:rPr>
          <w:rFonts w:ascii="Times New Roman" w:hAnsi="Times New Roman" w:cs="Times New Roman"/>
        </w:rPr>
        <w:t xml:space="preserve"> P.-M. Antigen processing by the proteasome / </w:t>
      </w:r>
      <w:proofErr w:type="spellStart"/>
      <w:r>
        <w:rPr>
          <w:rFonts w:ascii="Times New Roman" w:hAnsi="Times New Roman" w:cs="Times New Roman"/>
        </w:rPr>
        <w:t>Kloetzel</w:t>
      </w:r>
      <w:proofErr w:type="spellEnd"/>
      <w:r>
        <w:rPr>
          <w:rFonts w:ascii="Times New Roman" w:hAnsi="Times New Roman" w:cs="Times New Roman"/>
        </w:rPr>
        <w:t xml:space="preserve"> P.-M. // Nature Reviews Molecular Cell Biology – 2001. – Т. 2 – № 3 – С.179–188.</w:t>
      </w:r>
    </w:p>
    <w:p w14:paraId="4073DA6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33. Murata S. The immunoproteasome and </w:t>
      </w:r>
      <w:proofErr w:type="spellStart"/>
      <w:r>
        <w:rPr>
          <w:rFonts w:ascii="Times New Roman" w:hAnsi="Times New Roman" w:cs="Times New Roman"/>
        </w:rPr>
        <w:t>thymoproteasome</w:t>
      </w:r>
      <w:proofErr w:type="spellEnd"/>
      <w:r>
        <w:rPr>
          <w:rFonts w:ascii="Times New Roman" w:hAnsi="Times New Roman" w:cs="Times New Roman"/>
        </w:rPr>
        <w:t xml:space="preserve">: functions, evolution and human disease / Murata S., </w:t>
      </w:r>
      <w:proofErr w:type="spellStart"/>
      <w:r>
        <w:rPr>
          <w:rFonts w:ascii="Times New Roman" w:hAnsi="Times New Roman" w:cs="Times New Roman"/>
        </w:rPr>
        <w:t>Takahama</w:t>
      </w:r>
      <w:proofErr w:type="spellEnd"/>
      <w:r>
        <w:rPr>
          <w:rFonts w:ascii="Times New Roman" w:hAnsi="Times New Roman" w:cs="Times New Roman"/>
        </w:rPr>
        <w:t xml:space="preserve"> Y., Kasahara M., Tanaka K. // Nature Immunology – 2018. – Т. 19 – № 9 – С.923–931.</w:t>
      </w:r>
    </w:p>
    <w:p w14:paraId="378DF8BC"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34. Murata S. Regulation of CD8 </w:t>
      </w:r>
      <w:r>
        <w:rPr>
          <w:rFonts w:ascii="Times New Roman" w:hAnsi="Times New Roman" w:cs="Times New Roman"/>
          <w:vertAlign w:val="superscript"/>
        </w:rPr>
        <w:t>+</w:t>
      </w:r>
      <w:r>
        <w:rPr>
          <w:rFonts w:ascii="Times New Roman" w:hAnsi="Times New Roman" w:cs="Times New Roman"/>
        </w:rPr>
        <w:t xml:space="preserve"> T Cell Development by Thymus-Specific Proteasomes / Murata S., Sasaki K., </w:t>
      </w:r>
      <w:proofErr w:type="spellStart"/>
      <w:r>
        <w:rPr>
          <w:rFonts w:ascii="Times New Roman" w:hAnsi="Times New Roman" w:cs="Times New Roman"/>
        </w:rPr>
        <w:t>Kishimoto</w:t>
      </w:r>
      <w:proofErr w:type="spellEnd"/>
      <w:r>
        <w:rPr>
          <w:rFonts w:ascii="Times New Roman" w:hAnsi="Times New Roman" w:cs="Times New Roman"/>
        </w:rPr>
        <w:t xml:space="preserve"> T., </w:t>
      </w:r>
      <w:proofErr w:type="spellStart"/>
      <w:r>
        <w:rPr>
          <w:rFonts w:ascii="Times New Roman" w:hAnsi="Times New Roman" w:cs="Times New Roman"/>
        </w:rPr>
        <w:t>Niwa</w:t>
      </w:r>
      <w:proofErr w:type="spellEnd"/>
      <w:r>
        <w:rPr>
          <w:rFonts w:ascii="Times New Roman" w:hAnsi="Times New Roman" w:cs="Times New Roman"/>
        </w:rPr>
        <w:t xml:space="preserve"> S., Hayashi H., </w:t>
      </w:r>
      <w:proofErr w:type="spellStart"/>
      <w:r>
        <w:rPr>
          <w:rFonts w:ascii="Times New Roman" w:hAnsi="Times New Roman" w:cs="Times New Roman"/>
        </w:rPr>
        <w:t>Takahama</w:t>
      </w:r>
      <w:proofErr w:type="spellEnd"/>
      <w:r>
        <w:rPr>
          <w:rFonts w:ascii="Times New Roman" w:hAnsi="Times New Roman" w:cs="Times New Roman"/>
        </w:rPr>
        <w:t xml:space="preserve"> Y., Tanaka K. // Science – 2007. – Т. 316 – № 5829 – С.1349–1353.</w:t>
      </w:r>
    </w:p>
    <w:p w14:paraId="5C8C05EF"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35. Harris J.L. Substrate specificity of the human proteasome / Harris J.L., </w:t>
      </w:r>
      <w:proofErr w:type="spellStart"/>
      <w:r>
        <w:rPr>
          <w:rFonts w:ascii="Times New Roman" w:hAnsi="Times New Roman" w:cs="Times New Roman"/>
        </w:rPr>
        <w:t>Alper</w:t>
      </w:r>
      <w:proofErr w:type="spellEnd"/>
      <w:r>
        <w:rPr>
          <w:rFonts w:ascii="Times New Roman" w:hAnsi="Times New Roman" w:cs="Times New Roman"/>
        </w:rPr>
        <w:t xml:space="preserve"> P.B., Li J., Rechsteiner M., Backes B.J. – С.11.</w:t>
      </w:r>
    </w:p>
    <w:p w14:paraId="02CC802A"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36. </w:t>
      </w:r>
      <w:proofErr w:type="spellStart"/>
      <w:r>
        <w:rPr>
          <w:rFonts w:ascii="Times New Roman" w:hAnsi="Times New Roman" w:cs="Times New Roman"/>
        </w:rPr>
        <w:t>Takahama</w:t>
      </w:r>
      <w:proofErr w:type="spellEnd"/>
      <w:r>
        <w:rPr>
          <w:rFonts w:ascii="Times New Roman" w:hAnsi="Times New Roman" w:cs="Times New Roman"/>
        </w:rPr>
        <w:t xml:space="preserve"> Y. β5t-containing </w:t>
      </w:r>
      <w:proofErr w:type="spellStart"/>
      <w:r>
        <w:rPr>
          <w:rFonts w:ascii="Times New Roman" w:hAnsi="Times New Roman" w:cs="Times New Roman"/>
        </w:rPr>
        <w:t>thymoproteasome</w:t>
      </w:r>
      <w:proofErr w:type="spellEnd"/>
      <w:r>
        <w:rPr>
          <w:rFonts w:ascii="Times New Roman" w:hAnsi="Times New Roman" w:cs="Times New Roman"/>
        </w:rPr>
        <w:t xml:space="preserve">: specific expression in thymic cortical epithelial cells and role in positive selection of CD8+ T cells / </w:t>
      </w:r>
      <w:proofErr w:type="spellStart"/>
      <w:r>
        <w:rPr>
          <w:rFonts w:ascii="Times New Roman" w:hAnsi="Times New Roman" w:cs="Times New Roman"/>
        </w:rPr>
        <w:t>Takahama</w:t>
      </w:r>
      <w:proofErr w:type="spellEnd"/>
      <w:r>
        <w:rPr>
          <w:rFonts w:ascii="Times New Roman" w:hAnsi="Times New Roman" w:cs="Times New Roman"/>
        </w:rPr>
        <w:t xml:space="preserve"> Y., Takada K., Murata S., Tanaka K. // Current Opinion in Immunology – 2012. – Т. 24 – № 1 – С.92–98.</w:t>
      </w:r>
    </w:p>
    <w:p w14:paraId="7A5D72AB"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Kniepert</w:t>
      </w:r>
      <w:proofErr w:type="spellEnd"/>
      <w:r>
        <w:rPr>
          <w:rFonts w:ascii="Times New Roman" w:hAnsi="Times New Roman" w:cs="Times New Roman"/>
        </w:rPr>
        <w:t xml:space="preserve"> A. The unique functions of tissue-specific proteasomes / </w:t>
      </w:r>
      <w:proofErr w:type="spellStart"/>
      <w:r>
        <w:rPr>
          <w:rFonts w:ascii="Times New Roman" w:hAnsi="Times New Roman" w:cs="Times New Roman"/>
        </w:rPr>
        <w:t>Kniepert</w:t>
      </w:r>
      <w:proofErr w:type="spellEnd"/>
      <w:r>
        <w:rPr>
          <w:rFonts w:ascii="Times New Roman" w:hAnsi="Times New Roman" w:cs="Times New Roman"/>
        </w:rPr>
        <w:t xml:space="preserve"> A., </w:t>
      </w:r>
      <w:proofErr w:type="spellStart"/>
      <w:r>
        <w:rPr>
          <w:rFonts w:ascii="Times New Roman" w:hAnsi="Times New Roman" w:cs="Times New Roman"/>
        </w:rPr>
        <w:t>Groettrup</w:t>
      </w:r>
      <w:proofErr w:type="spellEnd"/>
      <w:r>
        <w:rPr>
          <w:rFonts w:ascii="Times New Roman" w:hAnsi="Times New Roman" w:cs="Times New Roman"/>
        </w:rPr>
        <w:t xml:space="preserve"> M. // Trends in Biochemical Sciences – 2014. – Т. 39 – № 1 – С.17–24.</w:t>
      </w:r>
    </w:p>
    <w:p w14:paraId="6E04F8CA"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38. </w:t>
      </w:r>
      <w:proofErr w:type="spellStart"/>
      <w:r>
        <w:rPr>
          <w:rFonts w:ascii="Times New Roman" w:hAnsi="Times New Roman" w:cs="Times New Roman"/>
        </w:rPr>
        <w:t>Mediani</w:t>
      </w:r>
      <w:proofErr w:type="spellEnd"/>
      <w:r>
        <w:rPr>
          <w:rFonts w:ascii="Times New Roman" w:hAnsi="Times New Roman" w:cs="Times New Roman"/>
        </w:rPr>
        <w:t xml:space="preserve"> L. Defective ribosomal products challenge nuclear function by impairing nuclear condensate dynamics and immobilizing ubiquitin / </w:t>
      </w:r>
      <w:proofErr w:type="spellStart"/>
      <w:r>
        <w:rPr>
          <w:rFonts w:ascii="Times New Roman" w:hAnsi="Times New Roman" w:cs="Times New Roman"/>
        </w:rPr>
        <w:t>Mediani</w:t>
      </w:r>
      <w:proofErr w:type="spellEnd"/>
      <w:r>
        <w:rPr>
          <w:rFonts w:ascii="Times New Roman" w:hAnsi="Times New Roman" w:cs="Times New Roman"/>
        </w:rPr>
        <w:t xml:space="preserve"> L., </w:t>
      </w:r>
      <w:proofErr w:type="spellStart"/>
      <w:r>
        <w:rPr>
          <w:rFonts w:ascii="Times New Roman" w:hAnsi="Times New Roman" w:cs="Times New Roman"/>
        </w:rPr>
        <w:t>Guillén‐Boixet</w:t>
      </w:r>
      <w:proofErr w:type="spellEnd"/>
      <w:r>
        <w:rPr>
          <w:rFonts w:ascii="Times New Roman" w:hAnsi="Times New Roman" w:cs="Times New Roman"/>
        </w:rPr>
        <w:t xml:space="preserve"> J., </w:t>
      </w:r>
      <w:proofErr w:type="spellStart"/>
      <w:r>
        <w:rPr>
          <w:rFonts w:ascii="Times New Roman" w:hAnsi="Times New Roman" w:cs="Times New Roman"/>
        </w:rPr>
        <w:t>Vinet</w:t>
      </w:r>
      <w:proofErr w:type="spellEnd"/>
      <w:r>
        <w:rPr>
          <w:rFonts w:ascii="Times New Roman" w:hAnsi="Times New Roman" w:cs="Times New Roman"/>
        </w:rPr>
        <w:t xml:space="preserve"> J., </w:t>
      </w:r>
      <w:proofErr w:type="spellStart"/>
      <w:r>
        <w:rPr>
          <w:rFonts w:ascii="Times New Roman" w:hAnsi="Times New Roman" w:cs="Times New Roman"/>
        </w:rPr>
        <w:t>Franzmann</w:t>
      </w:r>
      <w:proofErr w:type="spellEnd"/>
      <w:r>
        <w:rPr>
          <w:rFonts w:ascii="Times New Roman" w:hAnsi="Times New Roman" w:cs="Times New Roman"/>
        </w:rPr>
        <w:t xml:space="preserve"> T.M., </w:t>
      </w:r>
      <w:proofErr w:type="spellStart"/>
      <w:r>
        <w:rPr>
          <w:rFonts w:ascii="Times New Roman" w:hAnsi="Times New Roman" w:cs="Times New Roman"/>
        </w:rPr>
        <w:t>Bigi</w:t>
      </w:r>
      <w:proofErr w:type="spellEnd"/>
      <w:r>
        <w:rPr>
          <w:rFonts w:ascii="Times New Roman" w:hAnsi="Times New Roman" w:cs="Times New Roman"/>
        </w:rPr>
        <w:t xml:space="preserve"> I., </w:t>
      </w:r>
      <w:proofErr w:type="spellStart"/>
      <w:r>
        <w:rPr>
          <w:rFonts w:ascii="Times New Roman" w:hAnsi="Times New Roman" w:cs="Times New Roman"/>
        </w:rPr>
        <w:t>Mateju</w:t>
      </w:r>
      <w:proofErr w:type="spellEnd"/>
      <w:r>
        <w:rPr>
          <w:rFonts w:ascii="Times New Roman" w:hAnsi="Times New Roman" w:cs="Times New Roman"/>
        </w:rPr>
        <w:t xml:space="preserve"> D., </w:t>
      </w:r>
      <w:proofErr w:type="spellStart"/>
      <w:r>
        <w:rPr>
          <w:rFonts w:ascii="Times New Roman" w:hAnsi="Times New Roman" w:cs="Times New Roman"/>
        </w:rPr>
        <w:t>Carrà</w:t>
      </w:r>
      <w:proofErr w:type="spellEnd"/>
      <w:r>
        <w:rPr>
          <w:rFonts w:ascii="Times New Roman" w:hAnsi="Times New Roman" w:cs="Times New Roman"/>
        </w:rPr>
        <w:t xml:space="preserve"> A.D., Morelli F.F., Tiago T., Poser I., Alberti S., </w:t>
      </w:r>
      <w:proofErr w:type="spellStart"/>
      <w:r>
        <w:rPr>
          <w:rFonts w:ascii="Times New Roman" w:hAnsi="Times New Roman" w:cs="Times New Roman"/>
        </w:rPr>
        <w:t>Carra</w:t>
      </w:r>
      <w:proofErr w:type="spellEnd"/>
      <w:r>
        <w:rPr>
          <w:rFonts w:ascii="Times New Roman" w:hAnsi="Times New Roman" w:cs="Times New Roman"/>
        </w:rPr>
        <w:t xml:space="preserve"> S. // The EMBO Journal – 2019. – Т. 38 – № 15.</w:t>
      </w:r>
    </w:p>
    <w:p w14:paraId="4FC95917"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39. Dolan B.P. Defective Ribosomal Products Are the Major Source of Antigenic Peptides Endogenously Generated from Influenza A Virus Neuraminidase / Dolan B.P., Li L., Takeda K., </w:t>
      </w:r>
      <w:proofErr w:type="spellStart"/>
      <w:r>
        <w:rPr>
          <w:rFonts w:ascii="Times New Roman" w:hAnsi="Times New Roman" w:cs="Times New Roman"/>
        </w:rPr>
        <w:t>Bennink</w:t>
      </w:r>
      <w:proofErr w:type="spellEnd"/>
      <w:r>
        <w:rPr>
          <w:rFonts w:ascii="Times New Roman" w:hAnsi="Times New Roman" w:cs="Times New Roman"/>
        </w:rPr>
        <w:t xml:space="preserve"> J.R., </w:t>
      </w:r>
      <w:proofErr w:type="spellStart"/>
      <w:r>
        <w:rPr>
          <w:rFonts w:ascii="Times New Roman" w:hAnsi="Times New Roman" w:cs="Times New Roman"/>
        </w:rPr>
        <w:t>Yewdell</w:t>
      </w:r>
      <w:proofErr w:type="spellEnd"/>
      <w:r>
        <w:rPr>
          <w:rFonts w:ascii="Times New Roman" w:hAnsi="Times New Roman" w:cs="Times New Roman"/>
        </w:rPr>
        <w:t xml:space="preserve"> J.W. // The Journal of Immunology – 2010. – Т. 184 – № 3 – С.1419–1424.</w:t>
      </w:r>
    </w:p>
    <w:p w14:paraId="7A6B9CFF"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40. Suzuki T. The cytoplasmic </w:t>
      </w:r>
      <w:proofErr w:type="spellStart"/>
      <w:proofErr w:type="gramStart"/>
      <w:r>
        <w:rPr>
          <w:rFonts w:ascii="Times New Roman" w:hAnsi="Times New Roman" w:cs="Times New Roman"/>
        </w:rPr>
        <w:t>peptide:N</w:t>
      </w:r>
      <w:proofErr w:type="gramEnd"/>
      <w:r>
        <w:rPr>
          <w:rFonts w:ascii="Times New Roman" w:hAnsi="Times New Roman" w:cs="Times New Roman"/>
        </w:rPr>
        <w:t>-glycanase</w:t>
      </w:r>
      <w:proofErr w:type="spellEnd"/>
      <w:r>
        <w:rPr>
          <w:rFonts w:ascii="Times New Roman" w:hAnsi="Times New Roman" w:cs="Times New Roman"/>
        </w:rPr>
        <w:t xml:space="preserve"> (NGLY1) — Structure, expression and cellular functions / Suzuki T., Huang C., </w:t>
      </w:r>
      <w:proofErr w:type="spellStart"/>
      <w:r>
        <w:rPr>
          <w:rFonts w:ascii="Times New Roman" w:hAnsi="Times New Roman" w:cs="Times New Roman"/>
        </w:rPr>
        <w:t>Fujihira</w:t>
      </w:r>
      <w:proofErr w:type="spellEnd"/>
      <w:r>
        <w:rPr>
          <w:rFonts w:ascii="Times New Roman" w:hAnsi="Times New Roman" w:cs="Times New Roman"/>
        </w:rPr>
        <w:t xml:space="preserve"> H. // Gene – 2016. – Т. 577 – № 1 – С.1–7.</w:t>
      </w:r>
    </w:p>
    <w:p w14:paraId="0D72D415"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41. </w:t>
      </w:r>
      <w:proofErr w:type="spellStart"/>
      <w:r>
        <w:rPr>
          <w:rFonts w:ascii="Times New Roman" w:hAnsi="Times New Roman" w:cs="Times New Roman"/>
        </w:rPr>
        <w:t>Kasteren</w:t>
      </w:r>
      <w:proofErr w:type="spellEnd"/>
      <w:r>
        <w:rPr>
          <w:rFonts w:ascii="Times New Roman" w:hAnsi="Times New Roman" w:cs="Times New Roman"/>
        </w:rPr>
        <w:t xml:space="preserve"> S.I. van Chemical biology of antigen presentation by MHC molecules / </w:t>
      </w:r>
      <w:proofErr w:type="spellStart"/>
      <w:r>
        <w:rPr>
          <w:rFonts w:ascii="Times New Roman" w:hAnsi="Times New Roman" w:cs="Times New Roman"/>
        </w:rPr>
        <w:t>Kasteren</w:t>
      </w:r>
      <w:proofErr w:type="spellEnd"/>
      <w:r>
        <w:rPr>
          <w:rFonts w:ascii="Times New Roman" w:hAnsi="Times New Roman" w:cs="Times New Roman"/>
        </w:rPr>
        <w:t xml:space="preserve"> S.I. van, </w:t>
      </w:r>
      <w:proofErr w:type="spellStart"/>
      <w:r>
        <w:rPr>
          <w:rFonts w:ascii="Times New Roman" w:hAnsi="Times New Roman" w:cs="Times New Roman"/>
        </w:rPr>
        <w:t>Overkleeft</w:t>
      </w:r>
      <w:proofErr w:type="spellEnd"/>
      <w:r>
        <w:rPr>
          <w:rFonts w:ascii="Times New Roman" w:hAnsi="Times New Roman" w:cs="Times New Roman"/>
        </w:rPr>
        <w:t xml:space="preserve"> H., </w:t>
      </w:r>
      <w:proofErr w:type="spellStart"/>
      <w:r>
        <w:rPr>
          <w:rFonts w:ascii="Times New Roman" w:hAnsi="Times New Roman" w:cs="Times New Roman"/>
        </w:rPr>
        <w:t>Ovaa</w:t>
      </w:r>
      <w:proofErr w:type="spellEnd"/>
      <w:r>
        <w:rPr>
          <w:rFonts w:ascii="Times New Roman" w:hAnsi="Times New Roman" w:cs="Times New Roman"/>
        </w:rPr>
        <w:t xml:space="preserve"> H., </w:t>
      </w:r>
      <w:proofErr w:type="spellStart"/>
      <w:r>
        <w:rPr>
          <w:rFonts w:ascii="Times New Roman" w:hAnsi="Times New Roman" w:cs="Times New Roman"/>
        </w:rPr>
        <w:t>Neefjes</w:t>
      </w:r>
      <w:proofErr w:type="spellEnd"/>
      <w:r>
        <w:rPr>
          <w:rFonts w:ascii="Times New Roman" w:hAnsi="Times New Roman" w:cs="Times New Roman"/>
        </w:rPr>
        <w:t xml:space="preserve"> J. // Current Opinion in Immunology – 2014. – Т. 26 – С.21–31.</w:t>
      </w:r>
    </w:p>
    <w:p w14:paraId="093EDD68"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42. </w:t>
      </w:r>
      <w:proofErr w:type="spellStart"/>
      <w:r>
        <w:rPr>
          <w:rFonts w:ascii="Times New Roman" w:hAnsi="Times New Roman" w:cs="Times New Roman"/>
        </w:rPr>
        <w:t>Hanada</w:t>
      </w:r>
      <w:proofErr w:type="spellEnd"/>
      <w:r>
        <w:rPr>
          <w:rFonts w:ascii="Times New Roman" w:hAnsi="Times New Roman" w:cs="Times New Roman"/>
        </w:rPr>
        <w:t xml:space="preserve"> K. Immune recognition of a human renal cancer antigen through post-translational protein splicing / </w:t>
      </w:r>
      <w:proofErr w:type="spellStart"/>
      <w:r>
        <w:rPr>
          <w:rFonts w:ascii="Times New Roman" w:hAnsi="Times New Roman" w:cs="Times New Roman"/>
        </w:rPr>
        <w:t>Hanada</w:t>
      </w:r>
      <w:proofErr w:type="spellEnd"/>
      <w:r>
        <w:rPr>
          <w:rFonts w:ascii="Times New Roman" w:hAnsi="Times New Roman" w:cs="Times New Roman"/>
        </w:rPr>
        <w:t xml:space="preserve"> K., </w:t>
      </w:r>
      <w:proofErr w:type="spellStart"/>
      <w:r>
        <w:rPr>
          <w:rFonts w:ascii="Times New Roman" w:hAnsi="Times New Roman" w:cs="Times New Roman"/>
        </w:rPr>
        <w:t>Yewdell</w:t>
      </w:r>
      <w:proofErr w:type="spellEnd"/>
      <w:r>
        <w:rPr>
          <w:rFonts w:ascii="Times New Roman" w:hAnsi="Times New Roman" w:cs="Times New Roman"/>
        </w:rPr>
        <w:t xml:space="preserve"> J.W., Yang J.C. // Nature – 2004. – Т. 427 – № 6971 – С.252–256.</w:t>
      </w:r>
    </w:p>
    <w:p w14:paraId="4BC0A5F6"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43. </w:t>
      </w:r>
      <w:proofErr w:type="spellStart"/>
      <w:r>
        <w:rPr>
          <w:rFonts w:ascii="Times New Roman" w:hAnsi="Times New Roman" w:cs="Times New Roman"/>
        </w:rPr>
        <w:t>Admon</w:t>
      </w:r>
      <w:proofErr w:type="spellEnd"/>
      <w:r>
        <w:rPr>
          <w:rFonts w:ascii="Times New Roman" w:hAnsi="Times New Roman" w:cs="Times New Roman"/>
        </w:rPr>
        <w:t xml:space="preserve"> A. Are There Indeed Spliced Peptides in the Immunopeptidome? / </w:t>
      </w:r>
      <w:proofErr w:type="spellStart"/>
      <w:r>
        <w:rPr>
          <w:rFonts w:ascii="Times New Roman" w:hAnsi="Times New Roman" w:cs="Times New Roman"/>
        </w:rPr>
        <w:t>Admon</w:t>
      </w:r>
      <w:proofErr w:type="spellEnd"/>
      <w:r>
        <w:rPr>
          <w:rFonts w:ascii="Times New Roman" w:hAnsi="Times New Roman" w:cs="Times New Roman"/>
        </w:rPr>
        <w:t xml:space="preserve"> A. // Molecular &amp; Cellular Proteomics – 2021. – Т. 20 – С.100099.</w:t>
      </w:r>
    </w:p>
    <w:p w14:paraId="38ABBDA3" w14:textId="77777777" w:rsidR="00567DF7" w:rsidRDefault="00567DF7" w:rsidP="00567DF7">
      <w:pPr>
        <w:pStyle w:val="af8"/>
        <w:rPr>
          <w:rFonts w:ascii="Times New Roman" w:hAnsi="Times New Roman" w:cs="Times New Roman"/>
        </w:rPr>
      </w:pPr>
      <w:r>
        <w:rPr>
          <w:rFonts w:ascii="Times New Roman" w:hAnsi="Times New Roman" w:cs="Times New Roman"/>
        </w:rPr>
        <w:lastRenderedPageBreak/>
        <w:t xml:space="preserve">44. Vigneron N. Peptide splicing by the proteasome / Vigneron N., Ferrari V., </w:t>
      </w:r>
      <w:proofErr w:type="spellStart"/>
      <w:r>
        <w:rPr>
          <w:rFonts w:ascii="Times New Roman" w:hAnsi="Times New Roman" w:cs="Times New Roman"/>
        </w:rPr>
        <w:t>Stroobant</w:t>
      </w:r>
      <w:proofErr w:type="spellEnd"/>
      <w:r>
        <w:rPr>
          <w:rFonts w:ascii="Times New Roman" w:hAnsi="Times New Roman" w:cs="Times New Roman"/>
        </w:rPr>
        <w:t xml:space="preserve"> V., Abi Habib J., Van den </w:t>
      </w:r>
      <w:proofErr w:type="spellStart"/>
      <w:r>
        <w:rPr>
          <w:rFonts w:ascii="Times New Roman" w:hAnsi="Times New Roman" w:cs="Times New Roman"/>
        </w:rPr>
        <w:t>Eynde</w:t>
      </w:r>
      <w:proofErr w:type="spellEnd"/>
      <w:r>
        <w:rPr>
          <w:rFonts w:ascii="Times New Roman" w:hAnsi="Times New Roman" w:cs="Times New Roman"/>
        </w:rPr>
        <w:t xml:space="preserve"> B.J. // Journal of Biological Chemistry – 2017. – Т. 292 – № 51 – С.21170–21179.</w:t>
      </w:r>
    </w:p>
    <w:p w14:paraId="2F96E5F1"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45. </w:t>
      </w:r>
      <w:proofErr w:type="spellStart"/>
      <w:r>
        <w:rPr>
          <w:rFonts w:ascii="Times New Roman" w:hAnsi="Times New Roman" w:cs="Times New Roman"/>
        </w:rPr>
        <w:t>Mansurkhodzhaev</w:t>
      </w:r>
      <w:proofErr w:type="spellEnd"/>
      <w:r>
        <w:rPr>
          <w:rFonts w:ascii="Times New Roman" w:hAnsi="Times New Roman" w:cs="Times New Roman"/>
        </w:rPr>
        <w:t xml:space="preserve"> A. Proteasome-Generated </w:t>
      </w:r>
      <w:proofErr w:type="gramStart"/>
      <w:r>
        <w:rPr>
          <w:rFonts w:ascii="Times New Roman" w:hAnsi="Times New Roman" w:cs="Times New Roman"/>
        </w:rPr>
        <w:t>cis</w:t>
      </w:r>
      <w:proofErr w:type="gramEnd"/>
      <w:r>
        <w:rPr>
          <w:rFonts w:ascii="Times New Roman" w:hAnsi="Times New Roman" w:cs="Times New Roman"/>
        </w:rPr>
        <w:t xml:space="preserve">-Spliced Peptides and Their Potential Role in CD8+ T Cell Tolerance / </w:t>
      </w:r>
      <w:proofErr w:type="spellStart"/>
      <w:r>
        <w:rPr>
          <w:rFonts w:ascii="Times New Roman" w:hAnsi="Times New Roman" w:cs="Times New Roman"/>
        </w:rPr>
        <w:t>Mansurkhodzhaev</w:t>
      </w:r>
      <w:proofErr w:type="spellEnd"/>
      <w:r>
        <w:rPr>
          <w:rFonts w:ascii="Times New Roman" w:hAnsi="Times New Roman" w:cs="Times New Roman"/>
        </w:rPr>
        <w:t xml:space="preserve"> A., Barbosa C.R.R., </w:t>
      </w:r>
      <w:proofErr w:type="spellStart"/>
      <w:r>
        <w:rPr>
          <w:rFonts w:ascii="Times New Roman" w:hAnsi="Times New Roman" w:cs="Times New Roman"/>
        </w:rPr>
        <w:t>Mishto</w:t>
      </w:r>
      <w:proofErr w:type="spellEnd"/>
      <w:r>
        <w:rPr>
          <w:rFonts w:ascii="Times New Roman" w:hAnsi="Times New Roman" w:cs="Times New Roman"/>
        </w:rPr>
        <w:t xml:space="preserve"> M., </w:t>
      </w:r>
      <w:proofErr w:type="spellStart"/>
      <w:r>
        <w:rPr>
          <w:rFonts w:ascii="Times New Roman" w:hAnsi="Times New Roman" w:cs="Times New Roman"/>
        </w:rPr>
        <w:t>Liepe</w:t>
      </w:r>
      <w:proofErr w:type="spellEnd"/>
      <w:r>
        <w:rPr>
          <w:rFonts w:ascii="Times New Roman" w:hAnsi="Times New Roman" w:cs="Times New Roman"/>
        </w:rPr>
        <w:t xml:space="preserve"> J. // Frontiers in Immunology – 2021. – Т. 12 – С.614276.</w:t>
      </w:r>
    </w:p>
    <w:p w14:paraId="4B000C37"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46. </w:t>
      </w:r>
      <w:proofErr w:type="spellStart"/>
      <w:r>
        <w:rPr>
          <w:rFonts w:ascii="Times New Roman" w:hAnsi="Times New Roman" w:cs="Times New Roman"/>
        </w:rPr>
        <w:t>Mishto</w:t>
      </w:r>
      <w:proofErr w:type="spellEnd"/>
      <w:r>
        <w:rPr>
          <w:rFonts w:ascii="Times New Roman" w:hAnsi="Times New Roman" w:cs="Times New Roman"/>
        </w:rPr>
        <w:t xml:space="preserve"> M. An in silico—in vitro Pipeline Identifying an HLA-A*02:01+ KRAS G12V+ Spliced Epitope Candidate for a Broad Tumor-Immune Response in Cancer Patients / </w:t>
      </w:r>
      <w:proofErr w:type="spellStart"/>
      <w:r>
        <w:rPr>
          <w:rFonts w:ascii="Times New Roman" w:hAnsi="Times New Roman" w:cs="Times New Roman"/>
        </w:rPr>
        <w:t>Mishto</w:t>
      </w:r>
      <w:proofErr w:type="spellEnd"/>
      <w:r>
        <w:rPr>
          <w:rFonts w:ascii="Times New Roman" w:hAnsi="Times New Roman" w:cs="Times New Roman"/>
        </w:rPr>
        <w:t xml:space="preserve"> M., </w:t>
      </w:r>
      <w:proofErr w:type="spellStart"/>
      <w:r>
        <w:rPr>
          <w:rFonts w:ascii="Times New Roman" w:hAnsi="Times New Roman" w:cs="Times New Roman"/>
        </w:rPr>
        <w:t>Mansurkhodzhaev</w:t>
      </w:r>
      <w:proofErr w:type="spellEnd"/>
      <w:r>
        <w:rPr>
          <w:rFonts w:ascii="Times New Roman" w:hAnsi="Times New Roman" w:cs="Times New Roman"/>
        </w:rPr>
        <w:t xml:space="preserve"> A., Ying G., </w:t>
      </w:r>
      <w:proofErr w:type="spellStart"/>
      <w:r>
        <w:rPr>
          <w:rFonts w:ascii="Times New Roman" w:hAnsi="Times New Roman" w:cs="Times New Roman"/>
        </w:rPr>
        <w:t>Bitra</w:t>
      </w:r>
      <w:proofErr w:type="spellEnd"/>
      <w:r>
        <w:rPr>
          <w:rFonts w:ascii="Times New Roman" w:hAnsi="Times New Roman" w:cs="Times New Roman"/>
        </w:rPr>
        <w:t xml:space="preserve"> A., </w:t>
      </w:r>
      <w:proofErr w:type="spellStart"/>
      <w:r>
        <w:rPr>
          <w:rFonts w:ascii="Times New Roman" w:hAnsi="Times New Roman" w:cs="Times New Roman"/>
        </w:rPr>
        <w:t>Cordfunke</w:t>
      </w:r>
      <w:proofErr w:type="spellEnd"/>
      <w:r>
        <w:rPr>
          <w:rFonts w:ascii="Times New Roman" w:hAnsi="Times New Roman" w:cs="Times New Roman"/>
        </w:rPr>
        <w:t xml:space="preserve"> R.A., </w:t>
      </w:r>
      <w:proofErr w:type="spellStart"/>
      <w:r>
        <w:rPr>
          <w:rFonts w:ascii="Times New Roman" w:hAnsi="Times New Roman" w:cs="Times New Roman"/>
        </w:rPr>
        <w:t>Henze</w:t>
      </w:r>
      <w:proofErr w:type="spellEnd"/>
      <w:r>
        <w:rPr>
          <w:rFonts w:ascii="Times New Roman" w:hAnsi="Times New Roman" w:cs="Times New Roman"/>
        </w:rPr>
        <w:t xml:space="preserve"> S., Paul D., Sidney J., </w:t>
      </w:r>
      <w:proofErr w:type="spellStart"/>
      <w:r>
        <w:rPr>
          <w:rFonts w:ascii="Times New Roman" w:hAnsi="Times New Roman" w:cs="Times New Roman"/>
        </w:rPr>
        <w:t>Urlaub</w:t>
      </w:r>
      <w:proofErr w:type="spellEnd"/>
      <w:r>
        <w:rPr>
          <w:rFonts w:ascii="Times New Roman" w:hAnsi="Times New Roman" w:cs="Times New Roman"/>
        </w:rPr>
        <w:t xml:space="preserve"> H., </w:t>
      </w:r>
      <w:proofErr w:type="spellStart"/>
      <w:r>
        <w:rPr>
          <w:rFonts w:ascii="Times New Roman" w:hAnsi="Times New Roman" w:cs="Times New Roman"/>
        </w:rPr>
        <w:t>Neefjes</w:t>
      </w:r>
      <w:proofErr w:type="spellEnd"/>
      <w:r>
        <w:rPr>
          <w:rFonts w:ascii="Times New Roman" w:hAnsi="Times New Roman" w:cs="Times New Roman"/>
        </w:rPr>
        <w:t xml:space="preserve"> J., </w:t>
      </w:r>
      <w:proofErr w:type="spellStart"/>
      <w:r>
        <w:rPr>
          <w:rFonts w:ascii="Times New Roman" w:hAnsi="Times New Roman" w:cs="Times New Roman"/>
        </w:rPr>
        <w:t>Sette</w:t>
      </w:r>
      <w:proofErr w:type="spellEnd"/>
      <w:r>
        <w:rPr>
          <w:rFonts w:ascii="Times New Roman" w:hAnsi="Times New Roman" w:cs="Times New Roman"/>
        </w:rPr>
        <w:t xml:space="preserve"> A., Zajonc D.M., </w:t>
      </w:r>
      <w:proofErr w:type="spellStart"/>
      <w:r>
        <w:rPr>
          <w:rFonts w:ascii="Times New Roman" w:hAnsi="Times New Roman" w:cs="Times New Roman"/>
        </w:rPr>
        <w:t>Liepe</w:t>
      </w:r>
      <w:proofErr w:type="spellEnd"/>
      <w:r>
        <w:rPr>
          <w:rFonts w:ascii="Times New Roman" w:hAnsi="Times New Roman" w:cs="Times New Roman"/>
        </w:rPr>
        <w:t xml:space="preserve"> J. // Frontiers in Immunology – 2019. – Т. 10 – С.2572.</w:t>
      </w:r>
    </w:p>
    <w:p w14:paraId="5BE186A0"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47. Kato K. Characterization of Proteasome-Generated Spliced Peptides Detected by Mass Spectrometry / Kato K., </w:t>
      </w:r>
      <w:proofErr w:type="spellStart"/>
      <w:r>
        <w:rPr>
          <w:rFonts w:ascii="Times New Roman" w:hAnsi="Times New Roman" w:cs="Times New Roman"/>
        </w:rPr>
        <w:t>Nakatsugawa</w:t>
      </w:r>
      <w:proofErr w:type="spellEnd"/>
      <w:r>
        <w:rPr>
          <w:rFonts w:ascii="Times New Roman" w:hAnsi="Times New Roman" w:cs="Times New Roman"/>
        </w:rPr>
        <w:t xml:space="preserve"> M., </w:t>
      </w:r>
      <w:proofErr w:type="spellStart"/>
      <w:r>
        <w:rPr>
          <w:rFonts w:ascii="Times New Roman" w:hAnsi="Times New Roman" w:cs="Times New Roman"/>
        </w:rPr>
        <w:t>Tokita</w:t>
      </w:r>
      <w:proofErr w:type="spellEnd"/>
      <w:r>
        <w:rPr>
          <w:rFonts w:ascii="Times New Roman" w:hAnsi="Times New Roman" w:cs="Times New Roman"/>
        </w:rPr>
        <w:t xml:space="preserve"> S., </w:t>
      </w:r>
      <w:proofErr w:type="spellStart"/>
      <w:r>
        <w:rPr>
          <w:rFonts w:ascii="Times New Roman" w:hAnsi="Times New Roman" w:cs="Times New Roman"/>
        </w:rPr>
        <w:t>Hirohashi</w:t>
      </w:r>
      <w:proofErr w:type="spellEnd"/>
      <w:r>
        <w:rPr>
          <w:rFonts w:ascii="Times New Roman" w:hAnsi="Times New Roman" w:cs="Times New Roman"/>
        </w:rPr>
        <w:t xml:space="preserve"> Y., Kubo T., Tsukahara T., Murata K., Chiba H., Takahashi H., Hirano N., </w:t>
      </w:r>
      <w:proofErr w:type="spellStart"/>
      <w:r>
        <w:rPr>
          <w:rFonts w:ascii="Times New Roman" w:hAnsi="Times New Roman" w:cs="Times New Roman"/>
        </w:rPr>
        <w:t>Kanaseki</w:t>
      </w:r>
      <w:proofErr w:type="spellEnd"/>
      <w:r>
        <w:rPr>
          <w:rFonts w:ascii="Times New Roman" w:hAnsi="Times New Roman" w:cs="Times New Roman"/>
        </w:rPr>
        <w:t xml:space="preserve"> T., </w:t>
      </w:r>
      <w:proofErr w:type="spellStart"/>
      <w:r>
        <w:rPr>
          <w:rFonts w:ascii="Times New Roman" w:hAnsi="Times New Roman" w:cs="Times New Roman"/>
        </w:rPr>
        <w:t>Torigoe</w:t>
      </w:r>
      <w:proofErr w:type="spellEnd"/>
      <w:r>
        <w:rPr>
          <w:rFonts w:ascii="Times New Roman" w:hAnsi="Times New Roman" w:cs="Times New Roman"/>
        </w:rPr>
        <w:t xml:space="preserve"> T. // The Journal of Immunology – 2022. – Т. 208 – № 12 – С.2856–2865.</w:t>
      </w:r>
    </w:p>
    <w:p w14:paraId="75F6907F"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48. </w:t>
      </w:r>
      <w:proofErr w:type="spellStart"/>
      <w:r>
        <w:rPr>
          <w:rFonts w:ascii="Times New Roman" w:hAnsi="Times New Roman" w:cs="Times New Roman"/>
        </w:rPr>
        <w:t>Lichti</w:t>
      </w:r>
      <w:proofErr w:type="spellEnd"/>
      <w:r>
        <w:rPr>
          <w:rFonts w:ascii="Times New Roman" w:hAnsi="Times New Roman" w:cs="Times New Roman"/>
        </w:rPr>
        <w:t xml:space="preserve"> C.F. Navigating Critical Challenges Associated with </w:t>
      </w:r>
      <w:proofErr w:type="spellStart"/>
      <w:r>
        <w:rPr>
          <w:rFonts w:ascii="Times New Roman" w:hAnsi="Times New Roman" w:cs="Times New Roman"/>
        </w:rPr>
        <w:t>Immunopeptidomics</w:t>
      </w:r>
      <w:proofErr w:type="spellEnd"/>
      <w:r>
        <w:rPr>
          <w:rFonts w:ascii="Times New Roman" w:hAnsi="Times New Roman" w:cs="Times New Roman"/>
        </w:rPr>
        <w:t xml:space="preserve">-Based Detection of Proteasomal Spliced Peptide Candidates / </w:t>
      </w:r>
      <w:proofErr w:type="spellStart"/>
      <w:r>
        <w:rPr>
          <w:rFonts w:ascii="Times New Roman" w:hAnsi="Times New Roman" w:cs="Times New Roman"/>
        </w:rPr>
        <w:t>Lichti</w:t>
      </w:r>
      <w:proofErr w:type="spellEnd"/>
      <w:r>
        <w:rPr>
          <w:rFonts w:ascii="Times New Roman" w:hAnsi="Times New Roman" w:cs="Times New Roman"/>
        </w:rPr>
        <w:t xml:space="preserve"> C.F., Vigneron N., </w:t>
      </w:r>
      <w:proofErr w:type="spellStart"/>
      <w:r>
        <w:rPr>
          <w:rFonts w:ascii="Times New Roman" w:hAnsi="Times New Roman" w:cs="Times New Roman"/>
        </w:rPr>
        <w:t>Clauser</w:t>
      </w:r>
      <w:proofErr w:type="spellEnd"/>
      <w:r>
        <w:rPr>
          <w:rFonts w:ascii="Times New Roman" w:hAnsi="Times New Roman" w:cs="Times New Roman"/>
        </w:rPr>
        <w:t xml:space="preserve"> K.R., Van den </w:t>
      </w:r>
      <w:proofErr w:type="spellStart"/>
      <w:r>
        <w:rPr>
          <w:rFonts w:ascii="Times New Roman" w:hAnsi="Times New Roman" w:cs="Times New Roman"/>
        </w:rPr>
        <w:t>Eynde</w:t>
      </w:r>
      <w:proofErr w:type="spellEnd"/>
      <w:r>
        <w:rPr>
          <w:rFonts w:ascii="Times New Roman" w:hAnsi="Times New Roman" w:cs="Times New Roman"/>
        </w:rPr>
        <w:t xml:space="preserve"> B.J., </w:t>
      </w:r>
      <w:proofErr w:type="spellStart"/>
      <w:r>
        <w:rPr>
          <w:rFonts w:ascii="Times New Roman" w:hAnsi="Times New Roman" w:cs="Times New Roman"/>
        </w:rPr>
        <w:t>Bassani</w:t>
      </w:r>
      <w:proofErr w:type="spellEnd"/>
      <w:r>
        <w:rPr>
          <w:rFonts w:ascii="Times New Roman" w:hAnsi="Times New Roman" w:cs="Times New Roman"/>
        </w:rPr>
        <w:t>-Sternberg M. // Cancer Immunology Research – 2022. – Т. 10 – № 3 – С.275–284.</w:t>
      </w:r>
    </w:p>
    <w:p w14:paraId="0F125951"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49. </w:t>
      </w:r>
      <w:proofErr w:type="spellStart"/>
      <w:r>
        <w:rPr>
          <w:rFonts w:ascii="Times New Roman" w:hAnsi="Times New Roman" w:cs="Times New Roman"/>
        </w:rPr>
        <w:t>Liepe</w:t>
      </w:r>
      <w:proofErr w:type="spellEnd"/>
      <w:r>
        <w:rPr>
          <w:rFonts w:ascii="Times New Roman" w:hAnsi="Times New Roman" w:cs="Times New Roman"/>
        </w:rPr>
        <w:t xml:space="preserve"> J. A large fraction of HLA class I ligands are proteasome-generated spliced peptides / </w:t>
      </w:r>
      <w:proofErr w:type="spellStart"/>
      <w:r>
        <w:rPr>
          <w:rFonts w:ascii="Times New Roman" w:hAnsi="Times New Roman" w:cs="Times New Roman"/>
        </w:rPr>
        <w:t>Liepe</w:t>
      </w:r>
      <w:proofErr w:type="spellEnd"/>
      <w:r>
        <w:rPr>
          <w:rFonts w:ascii="Times New Roman" w:hAnsi="Times New Roman" w:cs="Times New Roman"/>
        </w:rPr>
        <w:t xml:space="preserve"> J., Marino F., Sidney J., </w:t>
      </w:r>
      <w:proofErr w:type="spellStart"/>
      <w:r>
        <w:rPr>
          <w:rFonts w:ascii="Times New Roman" w:hAnsi="Times New Roman" w:cs="Times New Roman"/>
        </w:rPr>
        <w:t>Jeko</w:t>
      </w:r>
      <w:proofErr w:type="spellEnd"/>
      <w:r>
        <w:rPr>
          <w:rFonts w:ascii="Times New Roman" w:hAnsi="Times New Roman" w:cs="Times New Roman"/>
        </w:rPr>
        <w:t xml:space="preserve"> A., Bunting D.E., </w:t>
      </w:r>
      <w:proofErr w:type="spellStart"/>
      <w:r>
        <w:rPr>
          <w:rFonts w:ascii="Times New Roman" w:hAnsi="Times New Roman" w:cs="Times New Roman"/>
        </w:rPr>
        <w:t>Sette</w:t>
      </w:r>
      <w:proofErr w:type="spellEnd"/>
      <w:r>
        <w:rPr>
          <w:rFonts w:ascii="Times New Roman" w:hAnsi="Times New Roman" w:cs="Times New Roman"/>
        </w:rPr>
        <w:t xml:space="preserve"> A., </w:t>
      </w:r>
      <w:proofErr w:type="spellStart"/>
      <w:r>
        <w:rPr>
          <w:rFonts w:ascii="Times New Roman" w:hAnsi="Times New Roman" w:cs="Times New Roman"/>
        </w:rPr>
        <w:t>Kloetzel</w:t>
      </w:r>
      <w:proofErr w:type="spellEnd"/>
      <w:r>
        <w:rPr>
          <w:rFonts w:ascii="Times New Roman" w:hAnsi="Times New Roman" w:cs="Times New Roman"/>
        </w:rPr>
        <w:t xml:space="preserve"> P.M., Stumpf M.P.H., Heck A.J.R., </w:t>
      </w:r>
      <w:proofErr w:type="spellStart"/>
      <w:r>
        <w:rPr>
          <w:rFonts w:ascii="Times New Roman" w:hAnsi="Times New Roman" w:cs="Times New Roman"/>
        </w:rPr>
        <w:t>Mishto</w:t>
      </w:r>
      <w:proofErr w:type="spellEnd"/>
      <w:r>
        <w:rPr>
          <w:rFonts w:ascii="Times New Roman" w:hAnsi="Times New Roman" w:cs="Times New Roman"/>
        </w:rPr>
        <w:t xml:space="preserve"> M. // Science – 2016. – Т. 354 – № 6310 – С.354–358.</w:t>
      </w:r>
    </w:p>
    <w:p w14:paraId="4DF93198"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50. Vigneron N. Production of spliced peptides by the proteasome / Vigneron N., </w:t>
      </w:r>
      <w:proofErr w:type="spellStart"/>
      <w:r>
        <w:rPr>
          <w:rFonts w:ascii="Times New Roman" w:hAnsi="Times New Roman" w:cs="Times New Roman"/>
        </w:rPr>
        <w:t>Stroobant</w:t>
      </w:r>
      <w:proofErr w:type="spellEnd"/>
      <w:r>
        <w:rPr>
          <w:rFonts w:ascii="Times New Roman" w:hAnsi="Times New Roman" w:cs="Times New Roman"/>
        </w:rPr>
        <w:t xml:space="preserve"> V., Ferrari V., Abi Habib J., Van den </w:t>
      </w:r>
      <w:proofErr w:type="spellStart"/>
      <w:r>
        <w:rPr>
          <w:rFonts w:ascii="Times New Roman" w:hAnsi="Times New Roman" w:cs="Times New Roman"/>
        </w:rPr>
        <w:t>Eynde</w:t>
      </w:r>
      <w:proofErr w:type="spellEnd"/>
      <w:r>
        <w:rPr>
          <w:rFonts w:ascii="Times New Roman" w:hAnsi="Times New Roman" w:cs="Times New Roman"/>
        </w:rPr>
        <w:t xml:space="preserve"> B.J. // Molecular Immunology – 2019. – Т. 113 – С.93–102.</w:t>
      </w:r>
    </w:p>
    <w:p w14:paraId="6BF084C2" w14:textId="77777777" w:rsidR="00567DF7" w:rsidRDefault="00567DF7" w:rsidP="00567DF7">
      <w:pPr>
        <w:pStyle w:val="af8"/>
        <w:rPr>
          <w:rFonts w:ascii="Times New Roman" w:hAnsi="Times New Roman" w:cs="Times New Roman"/>
        </w:rPr>
      </w:pPr>
      <w:r>
        <w:rPr>
          <w:rFonts w:ascii="Times New Roman" w:hAnsi="Times New Roman" w:cs="Times New Roman"/>
        </w:rPr>
        <w:t>51. Rock K.L. Protein degradation and the generation of MHC class I-presented peptides Elsevier, 2002. – 1–70с.</w:t>
      </w:r>
    </w:p>
    <w:p w14:paraId="0521FFF0"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52. </w:t>
      </w:r>
      <w:proofErr w:type="spellStart"/>
      <w:r>
        <w:rPr>
          <w:rFonts w:ascii="Times New Roman" w:hAnsi="Times New Roman" w:cs="Times New Roman"/>
        </w:rPr>
        <w:t>Craiu</w:t>
      </w:r>
      <w:proofErr w:type="spellEnd"/>
      <w:r>
        <w:rPr>
          <w:rFonts w:ascii="Times New Roman" w:hAnsi="Times New Roman" w:cs="Times New Roman"/>
        </w:rPr>
        <w:t xml:space="preserve"> A. Two distinct proteolytic processes in the generation of a major histocompatibility complex class I-presented peptide / </w:t>
      </w:r>
      <w:proofErr w:type="spellStart"/>
      <w:r>
        <w:rPr>
          <w:rFonts w:ascii="Times New Roman" w:hAnsi="Times New Roman" w:cs="Times New Roman"/>
        </w:rPr>
        <w:t>Craiu</w:t>
      </w:r>
      <w:proofErr w:type="spellEnd"/>
      <w:r>
        <w:rPr>
          <w:rFonts w:ascii="Times New Roman" w:hAnsi="Times New Roman" w:cs="Times New Roman"/>
        </w:rPr>
        <w:t xml:space="preserve"> A., </w:t>
      </w:r>
      <w:proofErr w:type="spellStart"/>
      <w:r>
        <w:rPr>
          <w:rFonts w:ascii="Times New Roman" w:hAnsi="Times New Roman" w:cs="Times New Roman"/>
        </w:rPr>
        <w:t>Akopian</w:t>
      </w:r>
      <w:proofErr w:type="spellEnd"/>
      <w:r>
        <w:rPr>
          <w:rFonts w:ascii="Times New Roman" w:hAnsi="Times New Roman" w:cs="Times New Roman"/>
        </w:rPr>
        <w:t xml:space="preserve"> T., Goldberg A., Rock K.L. // Proceedings of the National Academy of Sciences – 1997. – Т. 94 – № 20 – С.10850–10855.</w:t>
      </w:r>
    </w:p>
    <w:p w14:paraId="04645E9A"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53. </w:t>
      </w:r>
      <w:proofErr w:type="spellStart"/>
      <w:r>
        <w:rPr>
          <w:rFonts w:ascii="Times New Roman" w:hAnsi="Times New Roman" w:cs="Times New Roman"/>
        </w:rPr>
        <w:t>Stoltze</w:t>
      </w:r>
      <w:proofErr w:type="spellEnd"/>
      <w:r>
        <w:rPr>
          <w:rFonts w:ascii="Times New Roman" w:hAnsi="Times New Roman" w:cs="Times New Roman"/>
        </w:rPr>
        <w:t xml:space="preserve"> L. Two new proteases in the MHC class I processing pathway / </w:t>
      </w:r>
      <w:proofErr w:type="spellStart"/>
      <w:r>
        <w:rPr>
          <w:rFonts w:ascii="Times New Roman" w:hAnsi="Times New Roman" w:cs="Times New Roman"/>
        </w:rPr>
        <w:t>Stoltze</w:t>
      </w:r>
      <w:proofErr w:type="spellEnd"/>
      <w:r>
        <w:rPr>
          <w:rFonts w:ascii="Times New Roman" w:hAnsi="Times New Roman" w:cs="Times New Roman"/>
        </w:rPr>
        <w:t xml:space="preserve"> L., </w:t>
      </w:r>
      <w:proofErr w:type="spellStart"/>
      <w:r>
        <w:rPr>
          <w:rFonts w:ascii="Times New Roman" w:hAnsi="Times New Roman" w:cs="Times New Roman"/>
        </w:rPr>
        <w:t>Schirle</w:t>
      </w:r>
      <w:proofErr w:type="spellEnd"/>
      <w:r>
        <w:rPr>
          <w:rFonts w:ascii="Times New Roman" w:hAnsi="Times New Roman" w:cs="Times New Roman"/>
        </w:rPr>
        <w:t xml:space="preserve"> M., Schwarz G., </w:t>
      </w:r>
      <w:proofErr w:type="spellStart"/>
      <w:r>
        <w:rPr>
          <w:rFonts w:ascii="Times New Roman" w:hAnsi="Times New Roman" w:cs="Times New Roman"/>
        </w:rPr>
        <w:t>Schröter</w:t>
      </w:r>
      <w:proofErr w:type="spellEnd"/>
      <w:r>
        <w:rPr>
          <w:rFonts w:ascii="Times New Roman" w:hAnsi="Times New Roman" w:cs="Times New Roman"/>
        </w:rPr>
        <w:t xml:space="preserve"> C., Thompson M.W., Hersh L.B., </w:t>
      </w:r>
      <w:proofErr w:type="spellStart"/>
      <w:r>
        <w:rPr>
          <w:rFonts w:ascii="Times New Roman" w:hAnsi="Times New Roman" w:cs="Times New Roman"/>
        </w:rPr>
        <w:t>Kalbacher</w:t>
      </w:r>
      <w:proofErr w:type="spellEnd"/>
      <w:r>
        <w:rPr>
          <w:rFonts w:ascii="Times New Roman" w:hAnsi="Times New Roman" w:cs="Times New Roman"/>
        </w:rPr>
        <w:t xml:space="preserve"> H., </w:t>
      </w:r>
      <w:proofErr w:type="spellStart"/>
      <w:r>
        <w:rPr>
          <w:rFonts w:ascii="Times New Roman" w:hAnsi="Times New Roman" w:cs="Times New Roman"/>
        </w:rPr>
        <w:t>Stevanovic</w:t>
      </w:r>
      <w:proofErr w:type="spellEnd"/>
      <w:r>
        <w:rPr>
          <w:rFonts w:ascii="Times New Roman" w:hAnsi="Times New Roman" w:cs="Times New Roman"/>
        </w:rPr>
        <w:t xml:space="preserve"> S., </w:t>
      </w:r>
      <w:proofErr w:type="spellStart"/>
      <w:r>
        <w:rPr>
          <w:rFonts w:ascii="Times New Roman" w:hAnsi="Times New Roman" w:cs="Times New Roman"/>
        </w:rPr>
        <w:t>Rammensee</w:t>
      </w:r>
      <w:proofErr w:type="spellEnd"/>
      <w:r>
        <w:rPr>
          <w:rFonts w:ascii="Times New Roman" w:hAnsi="Times New Roman" w:cs="Times New Roman"/>
        </w:rPr>
        <w:t xml:space="preserve"> H.-G., </w:t>
      </w:r>
      <w:proofErr w:type="spellStart"/>
      <w:r>
        <w:rPr>
          <w:rFonts w:ascii="Times New Roman" w:hAnsi="Times New Roman" w:cs="Times New Roman"/>
        </w:rPr>
        <w:t>Schild</w:t>
      </w:r>
      <w:proofErr w:type="spellEnd"/>
      <w:r>
        <w:rPr>
          <w:rFonts w:ascii="Times New Roman" w:hAnsi="Times New Roman" w:cs="Times New Roman"/>
        </w:rPr>
        <w:t xml:space="preserve"> H. // Nature Immunology – 2000. – Т. 1 – № 5 – С.413–418.</w:t>
      </w:r>
    </w:p>
    <w:p w14:paraId="198DE73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54. Rock K.L. Proteases in MHC Class I Presentation and Cross-Presentation / Rock K.L., </w:t>
      </w:r>
      <w:proofErr w:type="spellStart"/>
      <w:r>
        <w:rPr>
          <w:rFonts w:ascii="Times New Roman" w:hAnsi="Times New Roman" w:cs="Times New Roman"/>
        </w:rPr>
        <w:t>Farfán-Arribas</w:t>
      </w:r>
      <w:proofErr w:type="spellEnd"/>
      <w:r>
        <w:rPr>
          <w:rFonts w:ascii="Times New Roman" w:hAnsi="Times New Roman" w:cs="Times New Roman"/>
        </w:rPr>
        <w:t xml:space="preserve"> D.J., Shen L. // The Journal of Immunology – 2010. – Т. 184 – № 1 – С.9–15.</w:t>
      </w:r>
    </w:p>
    <w:p w14:paraId="73EB84A3"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55. </w:t>
      </w:r>
      <w:proofErr w:type="spellStart"/>
      <w:r>
        <w:rPr>
          <w:rFonts w:ascii="Times New Roman" w:hAnsi="Times New Roman" w:cs="Times New Roman"/>
        </w:rPr>
        <w:t>Kunisawa</w:t>
      </w:r>
      <w:proofErr w:type="spellEnd"/>
      <w:r>
        <w:rPr>
          <w:rFonts w:ascii="Times New Roman" w:hAnsi="Times New Roman" w:cs="Times New Roman"/>
        </w:rPr>
        <w:t xml:space="preserve"> J. The Group II Chaperonin </w:t>
      </w:r>
      <w:proofErr w:type="spellStart"/>
      <w:r>
        <w:rPr>
          <w:rFonts w:ascii="Times New Roman" w:hAnsi="Times New Roman" w:cs="Times New Roman"/>
        </w:rPr>
        <w:t>TRiC</w:t>
      </w:r>
      <w:proofErr w:type="spellEnd"/>
      <w:r>
        <w:rPr>
          <w:rFonts w:ascii="Times New Roman" w:hAnsi="Times New Roman" w:cs="Times New Roman"/>
        </w:rPr>
        <w:t xml:space="preserve"> Protects Proteolytic Intermediates from Degradation in the MHC Class I Antigen Processing Pathway / </w:t>
      </w:r>
      <w:proofErr w:type="spellStart"/>
      <w:r>
        <w:rPr>
          <w:rFonts w:ascii="Times New Roman" w:hAnsi="Times New Roman" w:cs="Times New Roman"/>
        </w:rPr>
        <w:t>Kunisawa</w:t>
      </w:r>
      <w:proofErr w:type="spellEnd"/>
      <w:r>
        <w:rPr>
          <w:rFonts w:ascii="Times New Roman" w:hAnsi="Times New Roman" w:cs="Times New Roman"/>
        </w:rPr>
        <w:t xml:space="preserve"> J., Shastri N. // Molecular Cell – 2003. – Т. 12 – № 3 – С.565–576.</w:t>
      </w:r>
    </w:p>
    <w:p w14:paraId="2D4C5DBF"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56. </w:t>
      </w:r>
      <w:proofErr w:type="spellStart"/>
      <w:r>
        <w:rPr>
          <w:rFonts w:ascii="Times New Roman" w:hAnsi="Times New Roman" w:cs="Times New Roman"/>
        </w:rPr>
        <w:t>Daumke</w:t>
      </w:r>
      <w:proofErr w:type="spellEnd"/>
      <w:r>
        <w:rPr>
          <w:rFonts w:ascii="Times New Roman" w:hAnsi="Times New Roman" w:cs="Times New Roman"/>
        </w:rPr>
        <w:t xml:space="preserve"> O. Functional asymmetry of the ATP-binding-cassettes of the ABC transporter TAP is determined by intrinsic properties of the nucleotide binding domains: Modular function of TAP domains / </w:t>
      </w:r>
      <w:proofErr w:type="spellStart"/>
      <w:r>
        <w:rPr>
          <w:rFonts w:ascii="Times New Roman" w:hAnsi="Times New Roman" w:cs="Times New Roman"/>
        </w:rPr>
        <w:t>Daumke</w:t>
      </w:r>
      <w:proofErr w:type="spellEnd"/>
      <w:r>
        <w:rPr>
          <w:rFonts w:ascii="Times New Roman" w:hAnsi="Times New Roman" w:cs="Times New Roman"/>
        </w:rPr>
        <w:t xml:space="preserve"> O., </w:t>
      </w:r>
      <w:proofErr w:type="spellStart"/>
      <w:r>
        <w:rPr>
          <w:rFonts w:ascii="Times New Roman" w:hAnsi="Times New Roman" w:cs="Times New Roman"/>
        </w:rPr>
        <w:t>Knittler</w:t>
      </w:r>
      <w:proofErr w:type="spellEnd"/>
      <w:r>
        <w:rPr>
          <w:rFonts w:ascii="Times New Roman" w:hAnsi="Times New Roman" w:cs="Times New Roman"/>
        </w:rPr>
        <w:t xml:space="preserve"> M.R. // European Journal of Biochemistry – 2001. – Т. 268 – № 17 – С.4776–4786.</w:t>
      </w:r>
    </w:p>
    <w:p w14:paraId="65B53E07" w14:textId="77777777" w:rsidR="00567DF7" w:rsidRDefault="00567DF7" w:rsidP="00567DF7">
      <w:pPr>
        <w:pStyle w:val="af8"/>
        <w:rPr>
          <w:rFonts w:ascii="Times New Roman" w:hAnsi="Times New Roman" w:cs="Times New Roman"/>
        </w:rPr>
      </w:pPr>
      <w:r>
        <w:rPr>
          <w:rFonts w:ascii="Times New Roman" w:hAnsi="Times New Roman" w:cs="Times New Roman"/>
        </w:rPr>
        <w:lastRenderedPageBreak/>
        <w:t xml:space="preserve">57. </w:t>
      </w:r>
      <w:proofErr w:type="spellStart"/>
      <w:r>
        <w:rPr>
          <w:rFonts w:ascii="Times New Roman" w:hAnsi="Times New Roman" w:cs="Times New Roman"/>
        </w:rPr>
        <w:t>Urlinger</w:t>
      </w:r>
      <w:proofErr w:type="spellEnd"/>
      <w:r>
        <w:rPr>
          <w:rFonts w:ascii="Times New Roman" w:hAnsi="Times New Roman" w:cs="Times New Roman"/>
        </w:rPr>
        <w:t xml:space="preserve"> S. Intracellular Location, Complex Formation, and Function of the Transporter Associated with Antigen Processing in Yeast / </w:t>
      </w:r>
      <w:proofErr w:type="spellStart"/>
      <w:r>
        <w:rPr>
          <w:rFonts w:ascii="Times New Roman" w:hAnsi="Times New Roman" w:cs="Times New Roman"/>
        </w:rPr>
        <w:t>Urlinger</w:t>
      </w:r>
      <w:proofErr w:type="spellEnd"/>
      <w:r>
        <w:rPr>
          <w:rFonts w:ascii="Times New Roman" w:hAnsi="Times New Roman" w:cs="Times New Roman"/>
        </w:rPr>
        <w:t xml:space="preserve"> S., </w:t>
      </w:r>
      <w:proofErr w:type="spellStart"/>
      <w:r>
        <w:rPr>
          <w:rFonts w:ascii="Times New Roman" w:hAnsi="Times New Roman" w:cs="Times New Roman"/>
        </w:rPr>
        <w:t>Kuchler</w:t>
      </w:r>
      <w:proofErr w:type="spellEnd"/>
      <w:r>
        <w:rPr>
          <w:rFonts w:ascii="Times New Roman" w:hAnsi="Times New Roman" w:cs="Times New Roman"/>
        </w:rPr>
        <w:t xml:space="preserve"> K., Meyer T.H., </w:t>
      </w:r>
      <w:proofErr w:type="spellStart"/>
      <w:r>
        <w:rPr>
          <w:rFonts w:ascii="Times New Roman" w:hAnsi="Times New Roman" w:cs="Times New Roman"/>
        </w:rPr>
        <w:t>Uebel</w:t>
      </w:r>
      <w:proofErr w:type="spellEnd"/>
      <w:r>
        <w:rPr>
          <w:rFonts w:ascii="Times New Roman" w:hAnsi="Times New Roman" w:cs="Times New Roman"/>
        </w:rPr>
        <w:t xml:space="preserve"> S., </w:t>
      </w:r>
      <w:proofErr w:type="spellStart"/>
      <w:r>
        <w:rPr>
          <w:rFonts w:ascii="Times New Roman" w:hAnsi="Times New Roman" w:cs="Times New Roman"/>
        </w:rPr>
        <w:t>Tampe</w:t>
      </w:r>
      <w:proofErr w:type="spellEnd"/>
      <w:r>
        <w:rPr>
          <w:rFonts w:ascii="Times New Roman" w:hAnsi="Times New Roman" w:cs="Times New Roman"/>
        </w:rPr>
        <w:t xml:space="preserve"> R. // European Journal of Biochemistry – 1997. – Т. 245 – № 2 – С.266–272.</w:t>
      </w:r>
    </w:p>
    <w:p w14:paraId="751983FB"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58. </w:t>
      </w:r>
      <w:proofErr w:type="spellStart"/>
      <w:r>
        <w:rPr>
          <w:rFonts w:ascii="Times New Roman" w:hAnsi="Times New Roman" w:cs="Times New Roman"/>
        </w:rPr>
        <w:t>Blees</w:t>
      </w:r>
      <w:proofErr w:type="spellEnd"/>
      <w:r>
        <w:rPr>
          <w:rFonts w:ascii="Times New Roman" w:hAnsi="Times New Roman" w:cs="Times New Roman"/>
        </w:rPr>
        <w:t xml:space="preserve"> A. Assembly of the MHC I peptide-loading complex determined by a conserved ionic lock-switch / </w:t>
      </w:r>
      <w:proofErr w:type="spellStart"/>
      <w:r>
        <w:rPr>
          <w:rFonts w:ascii="Times New Roman" w:hAnsi="Times New Roman" w:cs="Times New Roman"/>
        </w:rPr>
        <w:t>Blees</w:t>
      </w:r>
      <w:proofErr w:type="spellEnd"/>
      <w:r>
        <w:rPr>
          <w:rFonts w:ascii="Times New Roman" w:hAnsi="Times New Roman" w:cs="Times New Roman"/>
        </w:rPr>
        <w:t xml:space="preserve"> A., Reichel K., </w:t>
      </w:r>
      <w:proofErr w:type="spellStart"/>
      <w:r>
        <w:rPr>
          <w:rFonts w:ascii="Times New Roman" w:hAnsi="Times New Roman" w:cs="Times New Roman"/>
        </w:rPr>
        <w:t>Trowitzsch</w:t>
      </w:r>
      <w:proofErr w:type="spellEnd"/>
      <w:r>
        <w:rPr>
          <w:rFonts w:ascii="Times New Roman" w:hAnsi="Times New Roman" w:cs="Times New Roman"/>
        </w:rPr>
        <w:t xml:space="preserve"> S., </w:t>
      </w:r>
      <w:proofErr w:type="spellStart"/>
      <w:r>
        <w:rPr>
          <w:rFonts w:ascii="Times New Roman" w:hAnsi="Times New Roman" w:cs="Times New Roman"/>
        </w:rPr>
        <w:t>Fisette</w:t>
      </w:r>
      <w:proofErr w:type="spellEnd"/>
      <w:r>
        <w:rPr>
          <w:rFonts w:ascii="Times New Roman" w:hAnsi="Times New Roman" w:cs="Times New Roman"/>
        </w:rPr>
        <w:t xml:space="preserve"> O., Bock C., Abele R., Hummer G., Schäfer L.V., </w:t>
      </w:r>
      <w:proofErr w:type="spellStart"/>
      <w:r>
        <w:rPr>
          <w:rFonts w:ascii="Times New Roman" w:hAnsi="Times New Roman" w:cs="Times New Roman"/>
        </w:rPr>
        <w:t>Tampé</w:t>
      </w:r>
      <w:proofErr w:type="spellEnd"/>
      <w:r>
        <w:rPr>
          <w:rFonts w:ascii="Times New Roman" w:hAnsi="Times New Roman" w:cs="Times New Roman"/>
        </w:rPr>
        <w:t xml:space="preserve"> R. // Scientific Reports – 2015. – Т. 5 – № 1 – С.17341.</w:t>
      </w:r>
    </w:p>
    <w:p w14:paraId="6EE93489"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59. Lehnert E. Structure and Dynamics of Antigenic Peptides in Complex with TAP / Lehnert E., </w:t>
      </w:r>
      <w:proofErr w:type="spellStart"/>
      <w:r>
        <w:rPr>
          <w:rFonts w:ascii="Times New Roman" w:hAnsi="Times New Roman" w:cs="Times New Roman"/>
        </w:rPr>
        <w:t>Tampé</w:t>
      </w:r>
      <w:proofErr w:type="spellEnd"/>
      <w:r>
        <w:rPr>
          <w:rFonts w:ascii="Times New Roman" w:hAnsi="Times New Roman" w:cs="Times New Roman"/>
        </w:rPr>
        <w:t xml:space="preserve"> R. // Frontiers in Immunology – 2017. – Т. 8.</w:t>
      </w:r>
    </w:p>
    <w:p w14:paraId="03914B75"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60. Abele R. The ABCs of Immunology: Structure and Function of TAP, the Transporter Associated with Antigen Processing / Abele R., </w:t>
      </w:r>
      <w:proofErr w:type="spellStart"/>
      <w:r>
        <w:rPr>
          <w:rFonts w:ascii="Times New Roman" w:hAnsi="Times New Roman" w:cs="Times New Roman"/>
        </w:rPr>
        <w:t>Tampé</w:t>
      </w:r>
      <w:proofErr w:type="spellEnd"/>
      <w:r>
        <w:rPr>
          <w:rFonts w:ascii="Times New Roman" w:hAnsi="Times New Roman" w:cs="Times New Roman"/>
        </w:rPr>
        <w:t xml:space="preserve"> R. // Physiology – 2004. – Т. 19 – № 4 – С.216–224.</w:t>
      </w:r>
    </w:p>
    <w:p w14:paraId="7808795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61. Grossmann N. Mechanistic determinants of the directionality and energetics of active export by a heterodimeric ABC transporter / Grossmann N., </w:t>
      </w:r>
      <w:proofErr w:type="spellStart"/>
      <w:r>
        <w:rPr>
          <w:rFonts w:ascii="Times New Roman" w:hAnsi="Times New Roman" w:cs="Times New Roman"/>
        </w:rPr>
        <w:t>Vakkasoglu</w:t>
      </w:r>
      <w:proofErr w:type="spellEnd"/>
      <w:r>
        <w:rPr>
          <w:rFonts w:ascii="Times New Roman" w:hAnsi="Times New Roman" w:cs="Times New Roman"/>
        </w:rPr>
        <w:t xml:space="preserve"> A.S., </w:t>
      </w:r>
      <w:proofErr w:type="spellStart"/>
      <w:r>
        <w:rPr>
          <w:rFonts w:ascii="Times New Roman" w:hAnsi="Times New Roman" w:cs="Times New Roman"/>
        </w:rPr>
        <w:t>Hulpke</w:t>
      </w:r>
      <w:proofErr w:type="spellEnd"/>
      <w:r>
        <w:rPr>
          <w:rFonts w:ascii="Times New Roman" w:hAnsi="Times New Roman" w:cs="Times New Roman"/>
        </w:rPr>
        <w:t xml:space="preserve"> S., Abele R., Gaudet R., </w:t>
      </w:r>
      <w:proofErr w:type="spellStart"/>
      <w:r>
        <w:rPr>
          <w:rFonts w:ascii="Times New Roman" w:hAnsi="Times New Roman" w:cs="Times New Roman"/>
        </w:rPr>
        <w:t>Tampé</w:t>
      </w:r>
      <w:proofErr w:type="spellEnd"/>
      <w:r>
        <w:rPr>
          <w:rFonts w:ascii="Times New Roman" w:hAnsi="Times New Roman" w:cs="Times New Roman"/>
        </w:rPr>
        <w:t xml:space="preserve"> R. // Nature Communications – 2014. – Т. 5 – № 1 – С.5419.</w:t>
      </w:r>
    </w:p>
    <w:p w14:paraId="782383B3"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62. </w:t>
      </w:r>
      <w:proofErr w:type="spellStart"/>
      <w:r>
        <w:rPr>
          <w:rFonts w:ascii="Times New Roman" w:hAnsi="Times New Roman" w:cs="Times New Roman"/>
        </w:rPr>
        <w:t>Herget</w:t>
      </w:r>
      <w:proofErr w:type="spellEnd"/>
      <w:r>
        <w:rPr>
          <w:rFonts w:ascii="Times New Roman" w:hAnsi="Times New Roman" w:cs="Times New Roman"/>
        </w:rPr>
        <w:t xml:space="preserve"> M. Purification and Reconstitution of the Antigen Transport Complex TAP / </w:t>
      </w:r>
      <w:proofErr w:type="spellStart"/>
      <w:r>
        <w:rPr>
          <w:rFonts w:ascii="Times New Roman" w:hAnsi="Times New Roman" w:cs="Times New Roman"/>
        </w:rPr>
        <w:t>Herget</w:t>
      </w:r>
      <w:proofErr w:type="spellEnd"/>
      <w:r>
        <w:rPr>
          <w:rFonts w:ascii="Times New Roman" w:hAnsi="Times New Roman" w:cs="Times New Roman"/>
        </w:rPr>
        <w:t xml:space="preserve"> M., </w:t>
      </w:r>
      <w:proofErr w:type="spellStart"/>
      <w:r>
        <w:rPr>
          <w:rFonts w:ascii="Times New Roman" w:hAnsi="Times New Roman" w:cs="Times New Roman"/>
        </w:rPr>
        <w:t>Krei</w:t>
      </w:r>
      <w:proofErr w:type="spellEnd"/>
      <w:r>
        <w:rPr>
          <w:rFonts w:ascii="Times New Roman" w:hAnsi="Times New Roman" w:cs="Times New Roman"/>
        </w:rPr>
        <w:t xml:space="preserve">βig N., Kolbe C., </w:t>
      </w:r>
      <w:proofErr w:type="spellStart"/>
      <w:r>
        <w:rPr>
          <w:rFonts w:ascii="Times New Roman" w:hAnsi="Times New Roman" w:cs="Times New Roman"/>
        </w:rPr>
        <w:t>Schölz</w:t>
      </w:r>
      <w:proofErr w:type="spellEnd"/>
      <w:r>
        <w:rPr>
          <w:rFonts w:ascii="Times New Roman" w:hAnsi="Times New Roman" w:cs="Times New Roman"/>
        </w:rPr>
        <w:t xml:space="preserve"> C., </w:t>
      </w:r>
      <w:proofErr w:type="spellStart"/>
      <w:r>
        <w:rPr>
          <w:rFonts w:ascii="Times New Roman" w:hAnsi="Times New Roman" w:cs="Times New Roman"/>
        </w:rPr>
        <w:t>Tampé</w:t>
      </w:r>
      <w:proofErr w:type="spellEnd"/>
      <w:r>
        <w:rPr>
          <w:rFonts w:ascii="Times New Roman" w:hAnsi="Times New Roman" w:cs="Times New Roman"/>
        </w:rPr>
        <w:t xml:space="preserve"> R., Abele R. // Journal of Biological Chemistry – 2009. – Т. 284 – № 49 – С.33740–33749.</w:t>
      </w:r>
    </w:p>
    <w:p w14:paraId="0580515B"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63. </w:t>
      </w:r>
      <w:proofErr w:type="spellStart"/>
      <w:r>
        <w:rPr>
          <w:rFonts w:ascii="Times New Roman" w:hAnsi="Times New Roman" w:cs="Times New Roman"/>
        </w:rPr>
        <w:t>Endert</w:t>
      </w:r>
      <w:proofErr w:type="spellEnd"/>
      <w:r>
        <w:rPr>
          <w:rFonts w:ascii="Times New Roman" w:hAnsi="Times New Roman" w:cs="Times New Roman"/>
        </w:rPr>
        <w:t xml:space="preserve"> P.M. van A sequential model for peptide binding and transport by the transporters associated with antigen processing / </w:t>
      </w:r>
      <w:proofErr w:type="spellStart"/>
      <w:r>
        <w:rPr>
          <w:rFonts w:ascii="Times New Roman" w:hAnsi="Times New Roman" w:cs="Times New Roman"/>
        </w:rPr>
        <w:t>Endert</w:t>
      </w:r>
      <w:proofErr w:type="spellEnd"/>
      <w:r>
        <w:rPr>
          <w:rFonts w:ascii="Times New Roman" w:hAnsi="Times New Roman" w:cs="Times New Roman"/>
        </w:rPr>
        <w:t xml:space="preserve"> P.M. van, </w:t>
      </w:r>
      <w:proofErr w:type="spellStart"/>
      <w:r>
        <w:rPr>
          <w:rFonts w:ascii="Times New Roman" w:hAnsi="Times New Roman" w:cs="Times New Roman"/>
        </w:rPr>
        <w:t>Tampé</w:t>
      </w:r>
      <w:proofErr w:type="spellEnd"/>
      <w:r>
        <w:rPr>
          <w:rFonts w:ascii="Times New Roman" w:hAnsi="Times New Roman" w:cs="Times New Roman"/>
        </w:rPr>
        <w:t xml:space="preserve"> R., Meyer T.H., Tisch R., Bach J.-F., McDevitt H.O. // Immunity – 1994. – Т. 1 – № 6 – С.491–500.</w:t>
      </w:r>
    </w:p>
    <w:p w14:paraId="26BDD61E"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64. </w:t>
      </w:r>
      <w:proofErr w:type="spellStart"/>
      <w:r>
        <w:rPr>
          <w:rFonts w:ascii="Times New Roman" w:hAnsi="Times New Roman" w:cs="Times New Roman"/>
        </w:rPr>
        <w:t>Gorbulev</w:t>
      </w:r>
      <w:proofErr w:type="spellEnd"/>
      <w:r>
        <w:rPr>
          <w:rFonts w:ascii="Times New Roman" w:hAnsi="Times New Roman" w:cs="Times New Roman"/>
        </w:rPr>
        <w:t xml:space="preserve"> S. Allosteric crosstalk between peptide-binding, transport, and ATP hydrolysis of the ABC transporter TAP / </w:t>
      </w:r>
      <w:proofErr w:type="spellStart"/>
      <w:r>
        <w:rPr>
          <w:rFonts w:ascii="Times New Roman" w:hAnsi="Times New Roman" w:cs="Times New Roman"/>
        </w:rPr>
        <w:t>Gorbulev</w:t>
      </w:r>
      <w:proofErr w:type="spellEnd"/>
      <w:r>
        <w:rPr>
          <w:rFonts w:ascii="Times New Roman" w:hAnsi="Times New Roman" w:cs="Times New Roman"/>
        </w:rPr>
        <w:t xml:space="preserve"> S., Abele R., </w:t>
      </w:r>
      <w:proofErr w:type="spellStart"/>
      <w:r>
        <w:rPr>
          <w:rFonts w:ascii="Times New Roman" w:hAnsi="Times New Roman" w:cs="Times New Roman"/>
        </w:rPr>
        <w:t>Tampé</w:t>
      </w:r>
      <w:proofErr w:type="spellEnd"/>
      <w:r>
        <w:rPr>
          <w:rFonts w:ascii="Times New Roman" w:hAnsi="Times New Roman" w:cs="Times New Roman"/>
        </w:rPr>
        <w:t xml:space="preserve"> R. // Proceedings of the National Academy of Sciences – 2001. – Т. 98 – № 7 – С.3732–3737.</w:t>
      </w:r>
    </w:p>
    <w:p w14:paraId="5BCC105E"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65. </w:t>
      </w:r>
      <w:proofErr w:type="spellStart"/>
      <w:r>
        <w:rPr>
          <w:rFonts w:ascii="Times New Roman" w:hAnsi="Times New Roman" w:cs="Times New Roman"/>
        </w:rPr>
        <w:t>Herget</w:t>
      </w:r>
      <w:proofErr w:type="spellEnd"/>
      <w:r>
        <w:rPr>
          <w:rFonts w:ascii="Times New Roman" w:hAnsi="Times New Roman" w:cs="Times New Roman"/>
        </w:rPr>
        <w:t xml:space="preserve"> M. Conformation of peptides bound to the transporter associated with antigen processing (TAP) / </w:t>
      </w:r>
      <w:proofErr w:type="spellStart"/>
      <w:r>
        <w:rPr>
          <w:rFonts w:ascii="Times New Roman" w:hAnsi="Times New Roman" w:cs="Times New Roman"/>
        </w:rPr>
        <w:t>Herget</w:t>
      </w:r>
      <w:proofErr w:type="spellEnd"/>
      <w:r>
        <w:rPr>
          <w:rFonts w:ascii="Times New Roman" w:hAnsi="Times New Roman" w:cs="Times New Roman"/>
        </w:rPr>
        <w:t xml:space="preserve"> M., </w:t>
      </w:r>
      <w:proofErr w:type="spellStart"/>
      <w:r>
        <w:rPr>
          <w:rFonts w:ascii="Times New Roman" w:hAnsi="Times New Roman" w:cs="Times New Roman"/>
        </w:rPr>
        <w:t>Baldauf</w:t>
      </w:r>
      <w:proofErr w:type="spellEnd"/>
      <w:r>
        <w:rPr>
          <w:rFonts w:ascii="Times New Roman" w:hAnsi="Times New Roman" w:cs="Times New Roman"/>
        </w:rPr>
        <w:t xml:space="preserve"> C., </w:t>
      </w:r>
      <w:proofErr w:type="spellStart"/>
      <w:r>
        <w:rPr>
          <w:rFonts w:ascii="Times New Roman" w:hAnsi="Times New Roman" w:cs="Times New Roman"/>
        </w:rPr>
        <w:t>Schölz</w:t>
      </w:r>
      <w:proofErr w:type="spellEnd"/>
      <w:r>
        <w:rPr>
          <w:rFonts w:ascii="Times New Roman" w:hAnsi="Times New Roman" w:cs="Times New Roman"/>
        </w:rPr>
        <w:t xml:space="preserve"> C., </w:t>
      </w:r>
      <w:proofErr w:type="spellStart"/>
      <w:r>
        <w:rPr>
          <w:rFonts w:ascii="Times New Roman" w:hAnsi="Times New Roman" w:cs="Times New Roman"/>
        </w:rPr>
        <w:t>Parcej</w:t>
      </w:r>
      <w:proofErr w:type="spellEnd"/>
      <w:r>
        <w:rPr>
          <w:rFonts w:ascii="Times New Roman" w:hAnsi="Times New Roman" w:cs="Times New Roman"/>
        </w:rPr>
        <w:t xml:space="preserve"> D., </w:t>
      </w:r>
      <w:proofErr w:type="spellStart"/>
      <w:r>
        <w:rPr>
          <w:rFonts w:ascii="Times New Roman" w:hAnsi="Times New Roman" w:cs="Times New Roman"/>
        </w:rPr>
        <w:t>Wiesmüller</w:t>
      </w:r>
      <w:proofErr w:type="spellEnd"/>
      <w:r>
        <w:rPr>
          <w:rFonts w:ascii="Times New Roman" w:hAnsi="Times New Roman" w:cs="Times New Roman"/>
        </w:rPr>
        <w:t xml:space="preserve"> K.-H., </w:t>
      </w:r>
      <w:proofErr w:type="spellStart"/>
      <w:r>
        <w:rPr>
          <w:rFonts w:ascii="Times New Roman" w:hAnsi="Times New Roman" w:cs="Times New Roman"/>
        </w:rPr>
        <w:t>Tampé</w:t>
      </w:r>
      <w:proofErr w:type="spellEnd"/>
      <w:r>
        <w:rPr>
          <w:rFonts w:ascii="Times New Roman" w:hAnsi="Times New Roman" w:cs="Times New Roman"/>
        </w:rPr>
        <w:t xml:space="preserve"> R., Abele R., </w:t>
      </w:r>
      <w:proofErr w:type="spellStart"/>
      <w:r>
        <w:rPr>
          <w:rFonts w:ascii="Times New Roman" w:hAnsi="Times New Roman" w:cs="Times New Roman"/>
        </w:rPr>
        <w:t>Bordignon</w:t>
      </w:r>
      <w:proofErr w:type="spellEnd"/>
      <w:r>
        <w:rPr>
          <w:rFonts w:ascii="Times New Roman" w:hAnsi="Times New Roman" w:cs="Times New Roman"/>
        </w:rPr>
        <w:t xml:space="preserve"> E. // Proceedings of the National Academy of Sciences – 2011. – Т. 108 – № 4 – С.1349–1354.</w:t>
      </w:r>
    </w:p>
    <w:p w14:paraId="3E9CCD53"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66. </w:t>
      </w:r>
      <w:proofErr w:type="spellStart"/>
      <w:r>
        <w:rPr>
          <w:rFonts w:ascii="Times New Roman" w:hAnsi="Times New Roman" w:cs="Times New Roman"/>
        </w:rPr>
        <w:t>Androlewicz</w:t>
      </w:r>
      <w:proofErr w:type="spellEnd"/>
      <w:r>
        <w:rPr>
          <w:rFonts w:ascii="Times New Roman" w:hAnsi="Times New Roman" w:cs="Times New Roman"/>
        </w:rPr>
        <w:t xml:space="preserve"> M.J. Human transporters associated with antigen processing possess a promiscuous peptide-binding site / </w:t>
      </w:r>
      <w:proofErr w:type="spellStart"/>
      <w:r>
        <w:rPr>
          <w:rFonts w:ascii="Times New Roman" w:hAnsi="Times New Roman" w:cs="Times New Roman"/>
        </w:rPr>
        <w:t>Androlewicz</w:t>
      </w:r>
      <w:proofErr w:type="spellEnd"/>
      <w:r>
        <w:rPr>
          <w:rFonts w:ascii="Times New Roman" w:hAnsi="Times New Roman" w:cs="Times New Roman"/>
        </w:rPr>
        <w:t xml:space="preserve"> M.J., </w:t>
      </w:r>
      <w:proofErr w:type="spellStart"/>
      <w:r>
        <w:rPr>
          <w:rFonts w:ascii="Times New Roman" w:hAnsi="Times New Roman" w:cs="Times New Roman"/>
        </w:rPr>
        <w:t>Cresswell</w:t>
      </w:r>
      <w:proofErr w:type="spellEnd"/>
      <w:r>
        <w:rPr>
          <w:rFonts w:ascii="Times New Roman" w:hAnsi="Times New Roman" w:cs="Times New Roman"/>
        </w:rPr>
        <w:t xml:space="preserve"> P. // Immunity – 1994. – Т. 1 – № 1 – С.7–14.</w:t>
      </w:r>
    </w:p>
    <w:p w14:paraId="207DC790"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67. </w:t>
      </w:r>
      <w:proofErr w:type="spellStart"/>
      <w:r>
        <w:rPr>
          <w:rFonts w:ascii="Times New Roman" w:hAnsi="Times New Roman" w:cs="Times New Roman"/>
        </w:rPr>
        <w:t>Uebel</w:t>
      </w:r>
      <w:proofErr w:type="spellEnd"/>
      <w:r>
        <w:rPr>
          <w:rFonts w:ascii="Times New Roman" w:hAnsi="Times New Roman" w:cs="Times New Roman"/>
        </w:rPr>
        <w:t xml:space="preserve"> S. Recognition principle of the TAP transporter disclosed by combinatorial peptide libraries / </w:t>
      </w:r>
      <w:proofErr w:type="spellStart"/>
      <w:r>
        <w:rPr>
          <w:rFonts w:ascii="Times New Roman" w:hAnsi="Times New Roman" w:cs="Times New Roman"/>
        </w:rPr>
        <w:t>Uebel</w:t>
      </w:r>
      <w:proofErr w:type="spellEnd"/>
      <w:r>
        <w:rPr>
          <w:rFonts w:ascii="Times New Roman" w:hAnsi="Times New Roman" w:cs="Times New Roman"/>
        </w:rPr>
        <w:t xml:space="preserve"> S., </w:t>
      </w:r>
      <w:proofErr w:type="spellStart"/>
      <w:r>
        <w:rPr>
          <w:rFonts w:ascii="Times New Roman" w:hAnsi="Times New Roman" w:cs="Times New Roman"/>
        </w:rPr>
        <w:t>Kraas</w:t>
      </w:r>
      <w:proofErr w:type="spellEnd"/>
      <w:r>
        <w:rPr>
          <w:rFonts w:ascii="Times New Roman" w:hAnsi="Times New Roman" w:cs="Times New Roman"/>
        </w:rPr>
        <w:t xml:space="preserve"> W., </w:t>
      </w:r>
      <w:proofErr w:type="spellStart"/>
      <w:r>
        <w:rPr>
          <w:rFonts w:ascii="Times New Roman" w:hAnsi="Times New Roman" w:cs="Times New Roman"/>
        </w:rPr>
        <w:t>Kienle</w:t>
      </w:r>
      <w:proofErr w:type="spellEnd"/>
      <w:r>
        <w:rPr>
          <w:rFonts w:ascii="Times New Roman" w:hAnsi="Times New Roman" w:cs="Times New Roman"/>
        </w:rPr>
        <w:t xml:space="preserve"> S., </w:t>
      </w:r>
      <w:proofErr w:type="spellStart"/>
      <w:r>
        <w:rPr>
          <w:rFonts w:ascii="Times New Roman" w:hAnsi="Times New Roman" w:cs="Times New Roman"/>
        </w:rPr>
        <w:t>Wiesmüller</w:t>
      </w:r>
      <w:proofErr w:type="spellEnd"/>
      <w:r>
        <w:rPr>
          <w:rFonts w:ascii="Times New Roman" w:hAnsi="Times New Roman" w:cs="Times New Roman"/>
        </w:rPr>
        <w:t xml:space="preserve"> K.-H., Jung G., </w:t>
      </w:r>
      <w:proofErr w:type="spellStart"/>
      <w:r>
        <w:rPr>
          <w:rFonts w:ascii="Times New Roman" w:hAnsi="Times New Roman" w:cs="Times New Roman"/>
        </w:rPr>
        <w:t>Tampé</w:t>
      </w:r>
      <w:proofErr w:type="spellEnd"/>
      <w:r>
        <w:rPr>
          <w:rFonts w:ascii="Times New Roman" w:hAnsi="Times New Roman" w:cs="Times New Roman"/>
        </w:rPr>
        <w:t xml:space="preserve"> R. // Proceedings of the National Academy of Sciences – 1997. – Т. 94 – № 17 – С.8976–8981.</w:t>
      </w:r>
    </w:p>
    <w:p w14:paraId="145DB40F"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68. </w:t>
      </w:r>
      <w:proofErr w:type="spellStart"/>
      <w:r>
        <w:rPr>
          <w:rFonts w:ascii="Times New Roman" w:hAnsi="Times New Roman" w:cs="Times New Roman"/>
        </w:rPr>
        <w:t>Blees</w:t>
      </w:r>
      <w:proofErr w:type="spellEnd"/>
      <w:r>
        <w:rPr>
          <w:rFonts w:ascii="Times New Roman" w:hAnsi="Times New Roman" w:cs="Times New Roman"/>
        </w:rPr>
        <w:t xml:space="preserve"> A. Structure of the human MHC-I peptide-loading complex / </w:t>
      </w:r>
      <w:proofErr w:type="spellStart"/>
      <w:r>
        <w:rPr>
          <w:rFonts w:ascii="Times New Roman" w:hAnsi="Times New Roman" w:cs="Times New Roman"/>
        </w:rPr>
        <w:t>Blees</w:t>
      </w:r>
      <w:proofErr w:type="spellEnd"/>
      <w:r>
        <w:rPr>
          <w:rFonts w:ascii="Times New Roman" w:hAnsi="Times New Roman" w:cs="Times New Roman"/>
        </w:rPr>
        <w:t xml:space="preserve"> A., </w:t>
      </w:r>
      <w:proofErr w:type="spellStart"/>
      <w:r>
        <w:rPr>
          <w:rFonts w:ascii="Times New Roman" w:hAnsi="Times New Roman" w:cs="Times New Roman"/>
        </w:rPr>
        <w:t>Januliene</w:t>
      </w:r>
      <w:proofErr w:type="spellEnd"/>
      <w:r>
        <w:rPr>
          <w:rFonts w:ascii="Times New Roman" w:hAnsi="Times New Roman" w:cs="Times New Roman"/>
        </w:rPr>
        <w:t xml:space="preserve"> D., Hofmann T., Koller N., Schmidt C., </w:t>
      </w:r>
      <w:proofErr w:type="spellStart"/>
      <w:r>
        <w:rPr>
          <w:rFonts w:ascii="Times New Roman" w:hAnsi="Times New Roman" w:cs="Times New Roman"/>
        </w:rPr>
        <w:t>Trowitzsch</w:t>
      </w:r>
      <w:proofErr w:type="spellEnd"/>
      <w:r>
        <w:rPr>
          <w:rFonts w:ascii="Times New Roman" w:hAnsi="Times New Roman" w:cs="Times New Roman"/>
        </w:rPr>
        <w:t xml:space="preserve"> S., Moeller A., </w:t>
      </w:r>
      <w:proofErr w:type="spellStart"/>
      <w:r>
        <w:rPr>
          <w:rFonts w:ascii="Times New Roman" w:hAnsi="Times New Roman" w:cs="Times New Roman"/>
        </w:rPr>
        <w:t>Tampé</w:t>
      </w:r>
      <w:proofErr w:type="spellEnd"/>
      <w:r>
        <w:rPr>
          <w:rFonts w:ascii="Times New Roman" w:hAnsi="Times New Roman" w:cs="Times New Roman"/>
        </w:rPr>
        <w:t xml:space="preserve"> R. // Nature – 2017. – Т. 551 – № 7681 – С.525–528.</w:t>
      </w:r>
    </w:p>
    <w:p w14:paraId="69D167A2"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69. </w:t>
      </w:r>
      <w:proofErr w:type="spellStart"/>
      <w:r>
        <w:rPr>
          <w:rFonts w:ascii="Times New Roman" w:hAnsi="Times New Roman" w:cs="Times New Roman"/>
        </w:rPr>
        <w:t>Serwold</w:t>
      </w:r>
      <w:proofErr w:type="spellEnd"/>
      <w:r>
        <w:rPr>
          <w:rFonts w:ascii="Times New Roman" w:hAnsi="Times New Roman" w:cs="Times New Roman"/>
        </w:rPr>
        <w:t xml:space="preserve"> T. ERAAP customizes peptides for MHC class I molecules in the endoplasmic reticulum / </w:t>
      </w:r>
      <w:proofErr w:type="spellStart"/>
      <w:r>
        <w:rPr>
          <w:rFonts w:ascii="Times New Roman" w:hAnsi="Times New Roman" w:cs="Times New Roman"/>
        </w:rPr>
        <w:t>Serwold</w:t>
      </w:r>
      <w:proofErr w:type="spellEnd"/>
      <w:r>
        <w:rPr>
          <w:rFonts w:ascii="Times New Roman" w:hAnsi="Times New Roman" w:cs="Times New Roman"/>
        </w:rPr>
        <w:t xml:space="preserve"> T., Gonzalez F., Kim J., Jacob R., Shastri N. // Nature – 2002. – Т. 419 – № 6906 – С.480–483.</w:t>
      </w:r>
    </w:p>
    <w:p w14:paraId="218196EF"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70. </w:t>
      </w:r>
      <w:proofErr w:type="spellStart"/>
      <w:r>
        <w:rPr>
          <w:rFonts w:ascii="Times New Roman" w:hAnsi="Times New Roman" w:cs="Times New Roman"/>
        </w:rPr>
        <w:t>Yewdell</w:t>
      </w:r>
      <w:proofErr w:type="spellEnd"/>
      <w:r>
        <w:rPr>
          <w:rFonts w:ascii="Times New Roman" w:hAnsi="Times New Roman" w:cs="Times New Roman"/>
        </w:rPr>
        <w:t xml:space="preserve"> J.W. Don’t mess with ERAAP! / </w:t>
      </w:r>
      <w:proofErr w:type="spellStart"/>
      <w:r>
        <w:rPr>
          <w:rFonts w:ascii="Times New Roman" w:hAnsi="Times New Roman" w:cs="Times New Roman"/>
        </w:rPr>
        <w:t>Yewdell</w:t>
      </w:r>
      <w:proofErr w:type="spellEnd"/>
      <w:r>
        <w:rPr>
          <w:rFonts w:ascii="Times New Roman" w:hAnsi="Times New Roman" w:cs="Times New Roman"/>
        </w:rPr>
        <w:t xml:space="preserve"> J.W., Lu X. // Nature Immunology – 2012. – Т. 13 – № 6 – С.526–528.</w:t>
      </w:r>
    </w:p>
    <w:p w14:paraId="03880394" w14:textId="77777777" w:rsidR="00567DF7" w:rsidRDefault="00567DF7" w:rsidP="00567DF7">
      <w:pPr>
        <w:pStyle w:val="af8"/>
        <w:rPr>
          <w:rFonts w:ascii="Times New Roman" w:hAnsi="Times New Roman" w:cs="Times New Roman"/>
        </w:rPr>
      </w:pPr>
      <w:r>
        <w:rPr>
          <w:rFonts w:ascii="Times New Roman" w:hAnsi="Times New Roman" w:cs="Times New Roman"/>
        </w:rPr>
        <w:lastRenderedPageBreak/>
        <w:t>71. Osborne A.R. PROTEIN TRANSLOCATION BY THE SEC61/SECY CHANNEL / Osborne A.R., Rapoport T.A., Berg B. van den // Annual Review of Cell and Developmental Biology – 2005. – Т. 21 – № 1 – С.529–550.</w:t>
      </w:r>
    </w:p>
    <w:p w14:paraId="13FDF373"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72. Vita R. The Immune Epitope Database (IEDB): 2018 update / Vita R., Mahajan S., Overton J.A., </w:t>
      </w:r>
      <w:proofErr w:type="spellStart"/>
      <w:r>
        <w:rPr>
          <w:rFonts w:ascii="Times New Roman" w:hAnsi="Times New Roman" w:cs="Times New Roman"/>
        </w:rPr>
        <w:t>Dhanda</w:t>
      </w:r>
      <w:proofErr w:type="spellEnd"/>
      <w:r>
        <w:rPr>
          <w:rFonts w:ascii="Times New Roman" w:hAnsi="Times New Roman" w:cs="Times New Roman"/>
        </w:rPr>
        <w:t xml:space="preserve"> S.K., Martini S., Cantrell J.R., Wheeler D.K., </w:t>
      </w:r>
      <w:proofErr w:type="spellStart"/>
      <w:r>
        <w:rPr>
          <w:rFonts w:ascii="Times New Roman" w:hAnsi="Times New Roman" w:cs="Times New Roman"/>
        </w:rPr>
        <w:t>Sette</w:t>
      </w:r>
      <w:proofErr w:type="spellEnd"/>
      <w:r>
        <w:rPr>
          <w:rFonts w:ascii="Times New Roman" w:hAnsi="Times New Roman" w:cs="Times New Roman"/>
        </w:rPr>
        <w:t xml:space="preserve"> A., Peters B. // Nucleic Acids Research – 2019. – Т. 47 – № D1 – С.D339–D343.</w:t>
      </w:r>
    </w:p>
    <w:p w14:paraId="10713C7A"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73. </w:t>
      </w:r>
      <w:proofErr w:type="spellStart"/>
      <w:r>
        <w:rPr>
          <w:rFonts w:ascii="Times New Roman" w:hAnsi="Times New Roman" w:cs="Times New Roman"/>
        </w:rPr>
        <w:t>Roetschke</w:t>
      </w:r>
      <w:proofErr w:type="spellEnd"/>
      <w:r>
        <w:rPr>
          <w:rFonts w:ascii="Times New Roman" w:hAnsi="Times New Roman" w:cs="Times New Roman"/>
        </w:rPr>
        <w:t xml:space="preserve"> H.P. </w:t>
      </w:r>
      <w:proofErr w:type="spellStart"/>
      <w:r>
        <w:rPr>
          <w:rFonts w:ascii="Times New Roman" w:hAnsi="Times New Roman" w:cs="Times New Roman"/>
        </w:rPr>
        <w:t>InvitroSPI</w:t>
      </w:r>
      <w:proofErr w:type="spellEnd"/>
      <w:r>
        <w:rPr>
          <w:rFonts w:ascii="Times New Roman" w:hAnsi="Times New Roman" w:cs="Times New Roman"/>
        </w:rPr>
        <w:t xml:space="preserve"> and a large database of proteasome-generated spliced and non-spliced peptides / </w:t>
      </w:r>
      <w:proofErr w:type="spellStart"/>
      <w:r>
        <w:rPr>
          <w:rFonts w:ascii="Times New Roman" w:hAnsi="Times New Roman" w:cs="Times New Roman"/>
        </w:rPr>
        <w:t>Roetschke</w:t>
      </w:r>
      <w:proofErr w:type="spellEnd"/>
      <w:r>
        <w:rPr>
          <w:rFonts w:ascii="Times New Roman" w:hAnsi="Times New Roman" w:cs="Times New Roman"/>
        </w:rPr>
        <w:t xml:space="preserve"> H.P., Rodriguez-Hernandez G., </w:t>
      </w:r>
      <w:proofErr w:type="spellStart"/>
      <w:r>
        <w:rPr>
          <w:rFonts w:ascii="Times New Roman" w:hAnsi="Times New Roman" w:cs="Times New Roman"/>
        </w:rPr>
        <w:t>Cormican</w:t>
      </w:r>
      <w:proofErr w:type="spellEnd"/>
      <w:r>
        <w:rPr>
          <w:rFonts w:ascii="Times New Roman" w:hAnsi="Times New Roman" w:cs="Times New Roman"/>
        </w:rPr>
        <w:t xml:space="preserve"> J.A., Yang X., </w:t>
      </w:r>
      <w:proofErr w:type="spellStart"/>
      <w:r>
        <w:rPr>
          <w:rFonts w:ascii="Times New Roman" w:hAnsi="Times New Roman" w:cs="Times New Roman"/>
        </w:rPr>
        <w:t>Lynham</w:t>
      </w:r>
      <w:proofErr w:type="spellEnd"/>
      <w:r>
        <w:rPr>
          <w:rFonts w:ascii="Times New Roman" w:hAnsi="Times New Roman" w:cs="Times New Roman"/>
        </w:rPr>
        <w:t xml:space="preserve"> S., </w:t>
      </w:r>
      <w:proofErr w:type="spellStart"/>
      <w:r>
        <w:rPr>
          <w:rFonts w:ascii="Times New Roman" w:hAnsi="Times New Roman" w:cs="Times New Roman"/>
        </w:rPr>
        <w:t>Mishto</w:t>
      </w:r>
      <w:proofErr w:type="spellEnd"/>
      <w:r>
        <w:rPr>
          <w:rFonts w:ascii="Times New Roman" w:hAnsi="Times New Roman" w:cs="Times New Roman"/>
        </w:rPr>
        <w:t xml:space="preserve"> M., </w:t>
      </w:r>
      <w:proofErr w:type="spellStart"/>
      <w:r>
        <w:rPr>
          <w:rFonts w:ascii="Times New Roman" w:hAnsi="Times New Roman" w:cs="Times New Roman"/>
        </w:rPr>
        <w:t>Liepe</w:t>
      </w:r>
      <w:proofErr w:type="spellEnd"/>
      <w:r>
        <w:rPr>
          <w:rFonts w:ascii="Times New Roman" w:hAnsi="Times New Roman" w:cs="Times New Roman"/>
        </w:rPr>
        <w:t xml:space="preserve"> J. // Scientific Data – 2023. – Т. 10 – № 1 – С.18.</w:t>
      </w:r>
    </w:p>
    <w:p w14:paraId="6329C28D"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74. </w:t>
      </w:r>
      <w:proofErr w:type="spellStart"/>
      <w:r>
        <w:rPr>
          <w:rFonts w:ascii="Times New Roman" w:hAnsi="Times New Roman" w:cs="Times New Roman"/>
        </w:rPr>
        <w:t>Willimsky</w:t>
      </w:r>
      <w:proofErr w:type="spellEnd"/>
      <w:r>
        <w:rPr>
          <w:rFonts w:ascii="Times New Roman" w:hAnsi="Times New Roman" w:cs="Times New Roman"/>
        </w:rPr>
        <w:t xml:space="preserve"> G. In vitro proteasome processing of neo-</w:t>
      </w:r>
      <w:proofErr w:type="spellStart"/>
      <w:r>
        <w:rPr>
          <w:rFonts w:ascii="Times New Roman" w:hAnsi="Times New Roman" w:cs="Times New Roman"/>
        </w:rPr>
        <w:t>splicetopes</w:t>
      </w:r>
      <w:proofErr w:type="spellEnd"/>
      <w:r>
        <w:rPr>
          <w:rFonts w:ascii="Times New Roman" w:hAnsi="Times New Roman" w:cs="Times New Roman"/>
        </w:rPr>
        <w:t xml:space="preserve"> does not predict their presentation in vivo / </w:t>
      </w:r>
      <w:proofErr w:type="spellStart"/>
      <w:r>
        <w:rPr>
          <w:rFonts w:ascii="Times New Roman" w:hAnsi="Times New Roman" w:cs="Times New Roman"/>
        </w:rPr>
        <w:t>Willimsky</w:t>
      </w:r>
      <w:proofErr w:type="spellEnd"/>
      <w:r>
        <w:rPr>
          <w:rFonts w:ascii="Times New Roman" w:hAnsi="Times New Roman" w:cs="Times New Roman"/>
        </w:rPr>
        <w:t xml:space="preserve"> G., </w:t>
      </w:r>
      <w:proofErr w:type="spellStart"/>
      <w:r>
        <w:rPr>
          <w:rFonts w:ascii="Times New Roman" w:hAnsi="Times New Roman" w:cs="Times New Roman"/>
        </w:rPr>
        <w:t>Beier</w:t>
      </w:r>
      <w:proofErr w:type="spellEnd"/>
      <w:r>
        <w:rPr>
          <w:rFonts w:ascii="Times New Roman" w:hAnsi="Times New Roman" w:cs="Times New Roman"/>
        </w:rPr>
        <w:t xml:space="preserve"> C., </w:t>
      </w:r>
      <w:proofErr w:type="spellStart"/>
      <w:r>
        <w:rPr>
          <w:rFonts w:ascii="Times New Roman" w:hAnsi="Times New Roman" w:cs="Times New Roman"/>
        </w:rPr>
        <w:t>Immisch</w:t>
      </w:r>
      <w:proofErr w:type="spellEnd"/>
      <w:r>
        <w:rPr>
          <w:rFonts w:ascii="Times New Roman" w:hAnsi="Times New Roman" w:cs="Times New Roman"/>
        </w:rPr>
        <w:t xml:space="preserve"> L., </w:t>
      </w:r>
      <w:proofErr w:type="spellStart"/>
      <w:r>
        <w:rPr>
          <w:rFonts w:ascii="Times New Roman" w:hAnsi="Times New Roman" w:cs="Times New Roman"/>
        </w:rPr>
        <w:t>Papafotiou</w:t>
      </w:r>
      <w:proofErr w:type="spellEnd"/>
      <w:r>
        <w:rPr>
          <w:rFonts w:ascii="Times New Roman" w:hAnsi="Times New Roman" w:cs="Times New Roman"/>
        </w:rPr>
        <w:t xml:space="preserve"> G., </w:t>
      </w:r>
      <w:proofErr w:type="spellStart"/>
      <w:r>
        <w:rPr>
          <w:rFonts w:ascii="Times New Roman" w:hAnsi="Times New Roman" w:cs="Times New Roman"/>
        </w:rPr>
        <w:t>Scheuplein</w:t>
      </w:r>
      <w:proofErr w:type="spellEnd"/>
      <w:r>
        <w:rPr>
          <w:rFonts w:ascii="Times New Roman" w:hAnsi="Times New Roman" w:cs="Times New Roman"/>
        </w:rPr>
        <w:t xml:space="preserve"> V., Goede A., </w:t>
      </w:r>
      <w:proofErr w:type="spellStart"/>
      <w:r>
        <w:rPr>
          <w:rFonts w:ascii="Times New Roman" w:hAnsi="Times New Roman" w:cs="Times New Roman"/>
        </w:rPr>
        <w:t>Holzhütter</w:t>
      </w:r>
      <w:proofErr w:type="spellEnd"/>
      <w:r>
        <w:rPr>
          <w:rFonts w:ascii="Times New Roman" w:hAnsi="Times New Roman" w:cs="Times New Roman"/>
        </w:rPr>
        <w:t xml:space="preserve"> H.-G., </w:t>
      </w:r>
      <w:proofErr w:type="spellStart"/>
      <w:r>
        <w:rPr>
          <w:rFonts w:ascii="Times New Roman" w:hAnsi="Times New Roman" w:cs="Times New Roman"/>
        </w:rPr>
        <w:t>Blankenstein</w:t>
      </w:r>
      <w:proofErr w:type="spellEnd"/>
      <w:r>
        <w:rPr>
          <w:rFonts w:ascii="Times New Roman" w:hAnsi="Times New Roman" w:cs="Times New Roman"/>
        </w:rPr>
        <w:t xml:space="preserve"> T., </w:t>
      </w:r>
      <w:proofErr w:type="spellStart"/>
      <w:r>
        <w:rPr>
          <w:rFonts w:ascii="Times New Roman" w:hAnsi="Times New Roman" w:cs="Times New Roman"/>
        </w:rPr>
        <w:t>Kloetzel</w:t>
      </w:r>
      <w:proofErr w:type="spellEnd"/>
      <w:r>
        <w:rPr>
          <w:rFonts w:ascii="Times New Roman" w:hAnsi="Times New Roman" w:cs="Times New Roman"/>
        </w:rPr>
        <w:t xml:space="preserve"> P.M. // </w:t>
      </w:r>
      <w:proofErr w:type="spellStart"/>
      <w:r>
        <w:rPr>
          <w:rFonts w:ascii="Times New Roman" w:hAnsi="Times New Roman" w:cs="Times New Roman"/>
        </w:rPr>
        <w:t>eLife</w:t>
      </w:r>
      <w:proofErr w:type="spellEnd"/>
      <w:r>
        <w:rPr>
          <w:rFonts w:ascii="Times New Roman" w:hAnsi="Times New Roman" w:cs="Times New Roman"/>
        </w:rPr>
        <w:t xml:space="preserve"> – 2021. – Т. 10 – С.e62019.</w:t>
      </w:r>
    </w:p>
    <w:p w14:paraId="541977D5"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75. Toes R.E.M. Discrete Cleavage Motifs of Constitutive and Immunoproteasomes Revealed by Quantitative Analysis of Cleavage Products / Toes R.E.M., Nussbaum A.K., </w:t>
      </w:r>
      <w:proofErr w:type="spellStart"/>
      <w:r>
        <w:rPr>
          <w:rFonts w:ascii="Times New Roman" w:hAnsi="Times New Roman" w:cs="Times New Roman"/>
        </w:rPr>
        <w:t>Degermann</w:t>
      </w:r>
      <w:proofErr w:type="spellEnd"/>
      <w:r>
        <w:rPr>
          <w:rFonts w:ascii="Times New Roman" w:hAnsi="Times New Roman" w:cs="Times New Roman"/>
        </w:rPr>
        <w:t xml:space="preserve"> S., </w:t>
      </w:r>
      <w:proofErr w:type="spellStart"/>
      <w:r>
        <w:rPr>
          <w:rFonts w:ascii="Times New Roman" w:hAnsi="Times New Roman" w:cs="Times New Roman"/>
        </w:rPr>
        <w:t>Schirle</w:t>
      </w:r>
      <w:proofErr w:type="spellEnd"/>
      <w:r>
        <w:rPr>
          <w:rFonts w:ascii="Times New Roman" w:hAnsi="Times New Roman" w:cs="Times New Roman"/>
        </w:rPr>
        <w:t xml:space="preserve"> M., Emmerich N.P.N., Kraft M., Laplace C., </w:t>
      </w:r>
      <w:proofErr w:type="spellStart"/>
      <w:r>
        <w:rPr>
          <w:rFonts w:ascii="Times New Roman" w:hAnsi="Times New Roman" w:cs="Times New Roman"/>
        </w:rPr>
        <w:t>Zwinderman</w:t>
      </w:r>
      <w:proofErr w:type="spellEnd"/>
      <w:r>
        <w:rPr>
          <w:rFonts w:ascii="Times New Roman" w:hAnsi="Times New Roman" w:cs="Times New Roman"/>
        </w:rPr>
        <w:t xml:space="preserve"> A., Dick T.P., Müller J., </w:t>
      </w:r>
      <w:proofErr w:type="spellStart"/>
      <w:r>
        <w:rPr>
          <w:rFonts w:ascii="Times New Roman" w:hAnsi="Times New Roman" w:cs="Times New Roman"/>
        </w:rPr>
        <w:t>Schönfisch</w:t>
      </w:r>
      <w:proofErr w:type="spellEnd"/>
      <w:r>
        <w:rPr>
          <w:rFonts w:ascii="Times New Roman" w:hAnsi="Times New Roman" w:cs="Times New Roman"/>
        </w:rPr>
        <w:t xml:space="preserve"> B., Schmid C., Fehling H.-J., </w:t>
      </w:r>
      <w:proofErr w:type="spellStart"/>
      <w:r>
        <w:rPr>
          <w:rFonts w:ascii="Times New Roman" w:hAnsi="Times New Roman" w:cs="Times New Roman"/>
        </w:rPr>
        <w:t>Stevanovic</w:t>
      </w:r>
      <w:proofErr w:type="spellEnd"/>
      <w:r>
        <w:rPr>
          <w:rFonts w:ascii="Times New Roman" w:hAnsi="Times New Roman" w:cs="Times New Roman"/>
        </w:rPr>
        <w:t xml:space="preserve"> S., </w:t>
      </w:r>
      <w:proofErr w:type="spellStart"/>
      <w:r>
        <w:rPr>
          <w:rFonts w:ascii="Times New Roman" w:hAnsi="Times New Roman" w:cs="Times New Roman"/>
        </w:rPr>
        <w:t>Rammensee</w:t>
      </w:r>
      <w:proofErr w:type="spellEnd"/>
      <w:r>
        <w:rPr>
          <w:rFonts w:ascii="Times New Roman" w:hAnsi="Times New Roman" w:cs="Times New Roman"/>
        </w:rPr>
        <w:t xml:space="preserve"> H.G., </w:t>
      </w:r>
      <w:proofErr w:type="spellStart"/>
      <w:r>
        <w:rPr>
          <w:rFonts w:ascii="Times New Roman" w:hAnsi="Times New Roman" w:cs="Times New Roman"/>
        </w:rPr>
        <w:t>Schild</w:t>
      </w:r>
      <w:proofErr w:type="spellEnd"/>
      <w:r>
        <w:rPr>
          <w:rFonts w:ascii="Times New Roman" w:hAnsi="Times New Roman" w:cs="Times New Roman"/>
        </w:rPr>
        <w:t xml:space="preserve"> H. // Journal of Experimental Medicine – 2001. – Т. 194 – № 1 – С.1–12.</w:t>
      </w:r>
    </w:p>
    <w:p w14:paraId="701713B2"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76. Emmerich N.P.N. The Human 26 S and 20 S Proteasomes Generate Overlapping but Different Sets of Peptide Fragments from a Model Protein Substrate / Emmerich N.P.N., Nussbaum A.K., </w:t>
      </w:r>
      <w:proofErr w:type="spellStart"/>
      <w:r>
        <w:rPr>
          <w:rFonts w:ascii="Times New Roman" w:hAnsi="Times New Roman" w:cs="Times New Roman"/>
        </w:rPr>
        <w:t>Stevanovic</w:t>
      </w:r>
      <w:proofErr w:type="spellEnd"/>
      <w:r>
        <w:rPr>
          <w:rFonts w:ascii="Times New Roman" w:hAnsi="Times New Roman" w:cs="Times New Roman"/>
        </w:rPr>
        <w:t xml:space="preserve"> S., </w:t>
      </w:r>
      <w:proofErr w:type="spellStart"/>
      <w:r>
        <w:rPr>
          <w:rFonts w:ascii="Times New Roman" w:hAnsi="Times New Roman" w:cs="Times New Roman"/>
        </w:rPr>
        <w:t>Priemer</w:t>
      </w:r>
      <w:proofErr w:type="spellEnd"/>
      <w:r>
        <w:rPr>
          <w:rFonts w:ascii="Times New Roman" w:hAnsi="Times New Roman" w:cs="Times New Roman"/>
        </w:rPr>
        <w:t xml:space="preserve"> M., Toes R.E.M., </w:t>
      </w:r>
      <w:proofErr w:type="spellStart"/>
      <w:r>
        <w:rPr>
          <w:rFonts w:ascii="Times New Roman" w:hAnsi="Times New Roman" w:cs="Times New Roman"/>
        </w:rPr>
        <w:t>Rammensee</w:t>
      </w:r>
      <w:proofErr w:type="spellEnd"/>
      <w:r>
        <w:rPr>
          <w:rFonts w:ascii="Times New Roman" w:hAnsi="Times New Roman" w:cs="Times New Roman"/>
        </w:rPr>
        <w:t xml:space="preserve"> H.-G., </w:t>
      </w:r>
      <w:proofErr w:type="spellStart"/>
      <w:r>
        <w:rPr>
          <w:rFonts w:ascii="Times New Roman" w:hAnsi="Times New Roman" w:cs="Times New Roman"/>
        </w:rPr>
        <w:t>Schild</w:t>
      </w:r>
      <w:proofErr w:type="spellEnd"/>
      <w:r>
        <w:rPr>
          <w:rFonts w:ascii="Times New Roman" w:hAnsi="Times New Roman" w:cs="Times New Roman"/>
        </w:rPr>
        <w:t xml:space="preserve"> H. // Journal of Biological Chemistry – 2000. – Т. 275 – № 28 – С.21140–21148.</w:t>
      </w:r>
    </w:p>
    <w:p w14:paraId="405B946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77. </w:t>
      </w:r>
      <w:proofErr w:type="spellStart"/>
      <w:r>
        <w:rPr>
          <w:rFonts w:ascii="Times New Roman" w:hAnsi="Times New Roman" w:cs="Times New Roman"/>
        </w:rPr>
        <w:t>Toseland</w:t>
      </w:r>
      <w:proofErr w:type="spellEnd"/>
      <w:r>
        <w:rPr>
          <w:rFonts w:ascii="Times New Roman" w:hAnsi="Times New Roman" w:cs="Times New Roman"/>
        </w:rPr>
        <w:t xml:space="preserve"> C.P. </w:t>
      </w:r>
      <w:proofErr w:type="spellStart"/>
      <w:r>
        <w:rPr>
          <w:rFonts w:ascii="Times New Roman" w:hAnsi="Times New Roman" w:cs="Times New Roman"/>
        </w:rPr>
        <w:t>AntiJen</w:t>
      </w:r>
      <w:proofErr w:type="spellEnd"/>
      <w:r>
        <w:rPr>
          <w:rFonts w:ascii="Times New Roman" w:hAnsi="Times New Roman" w:cs="Times New Roman"/>
        </w:rPr>
        <w:t xml:space="preserve">: a quantitative immunology database integrating functional, thermodynamic, kinetic, biophysical, and cellular data / </w:t>
      </w:r>
      <w:proofErr w:type="spellStart"/>
      <w:r>
        <w:rPr>
          <w:rFonts w:ascii="Times New Roman" w:hAnsi="Times New Roman" w:cs="Times New Roman"/>
        </w:rPr>
        <w:t>Toseland</w:t>
      </w:r>
      <w:proofErr w:type="spellEnd"/>
      <w:r>
        <w:rPr>
          <w:rFonts w:ascii="Times New Roman" w:hAnsi="Times New Roman" w:cs="Times New Roman"/>
        </w:rPr>
        <w:t xml:space="preserve"> C.P., Clayton D.J., </w:t>
      </w:r>
      <w:proofErr w:type="spellStart"/>
      <w:r>
        <w:rPr>
          <w:rFonts w:ascii="Times New Roman" w:hAnsi="Times New Roman" w:cs="Times New Roman"/>
        </w:rPr>
        <w:t>McSparron</w:t>
      </w:r>
      <w:proofErr w:type="spellEnd"/>
      <w:r>
        <w:rPr>
          <w:rFonts w:ascii="Times New Roman" w:hAnsi="Times New Roman" w:cs="Times New Roman"/>
        </w:rPr>
        <w:t xml:space="preserve"> H., Hemsley S.L., Blythe M.J., Paine K., </w:t>
      </w:r>
      <w:proofErr w:type="spellStart"/>
      <w:r>
        <w:rPr>
          <w:rFonts w:ascii="Times New Roman" w:hAnsi="Times New Roman" w:cs="Times New Roman"/>
        </w:rPr>
        <w:t>Doytchinova</w:t>
      </w:r>
      <w:proofErr w:type="spellEnd"/>
      <w:r>
        <w:rPr>
          <w:rFonts w:ascii="Times New Roman" w:hAnsi="Times New Roman" w:cs="Times New Roman"/>
        </w:rPr>
        <w:t xml:space="preserve"> I.A., Guan P., </w:t>
      </w:r>
      <w:proofErr w:type="spellStart"/>
      <w:r>
        <w:rPr>
          <w:rFonts w:ascii="Times New Roman" w:hAnsi="Times New Roman" w:cs="Times New Roman"/>
        </w:rPr>
        <w:t>Hattotuwagama</w:t>
      </w:r>
      <w:proofErr w:type="spellEnd"/>
      <w:r>
        <w:rPr>
          <w:rFonts w:ascii="Times New Roman" w:hAnsi="Times New Roman" w:cs="Times New Roman"/>
        </w:rPr>
        <w:t xml:space="preserve"> C.K., Flower D.R. // Immunome Research – 2005. – Т. 1 – № 1 – С.4.</w:t>
      </w:r>
    </w:p>
    <w:p w14:paraId="14589C91" w14:textId="77777777" w:rsidR="00567DF7" w:rsidRDefault="00567DF7" w:rsidP="00567DF7">
      <w:pPr>
        <w:pStyle w:val="af8"/>
        <w:rPr>
          <w:rFonts w:ascii="Times New Roman" w:hAnsi="Times New Roman" w:cs="Times New Roman"/>
        </w:rPr>
      </w:pPr>
      <w:r>
        <w:rPr>
          <w:rFonts w:ascii="Times New Roman" w:hAnsi="Times New Roman" w:cs="Times New Roman"/>
        </w:rPr>
        <w:t>78. Lata S. MHCBN 4.0: A database of MHC/TAP binding peptides and T-cell epitopes / Lata S., Bhasin M., Raghava G.P. // BMC Research Notes – 2009. – Т. 2 – № 1 – С.61.</w:t>
      </w:r>
    </w:p>
    <w:p w14:paraId="267B3128"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79. Diez-Rivero C.M. Computational analysis and modeling of cleavage by the immunoproteasome and the constitutive proteasome / Diez-Rivero C.M., </w:t>
      </w:r>
      <w:proofErr w:type="spellStart"/>
      <w:r>
        <w:rPr>
          <w:rFonts w:ascii="Times New Roman" w:hAnsi="Times New Roman" w:cs="Times New Roman"/>
        </w:rPr>
        <w:t>Lafuente</w:t>
      </w:r>
      <w:proofErr w:type="spellEnd"/>
      <w:r>
        <w:rPr>
          <w:rFonts w:ascii="Times New Roman" w:hAnsi="Times New Roman" w:cs="Times New Roman"/>
        </w:rPr>
        <w:t xml:space="preserve"> E.M., </w:t>
      </w:r>
      <w:proofErr w:type="spellStart"/>
      <w:r>
        <w:rPr>
          <w:rFonts w:ascii="Times New Roman" w:hAnsi="Times New Roman" w:cs="Times New Roman"/>
        </w:rPr>
        <w:t>Reche</w:t>
      </w:r>
      <w:proofErr w:type="spellEnd"/>
      <w:r>
        <w:rPr>
          <w:rFonts w:ascii="Times New Roman" w:hAnsi="Times New Roman" w:cs="Times New Roman"/>
        </w:rPr>
        <w:t xml:space="preserve"> P.A. // BMC Bioinformatics – 2010. – Т. 11 – № 1 – С.479.</w:t>
      </w:r>
    </w:p>
    <w:p w14:paraId="5F199423"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80. </w:t>
      </w:r>
      <w:proofErr w:type="spellStart"/>
      <w:r>
        <w:rPr>
          <w:rFonts w:ascii="Times New Roman" w:hAnsi="Times New Roman" w:cs="Times New Roman"/>
        </w:rPr>
        <w:t>Bagaev</w:t>
      </w:r>
      <w:proofErr w:type="spellEnd"/>
      <w:r>
        <w:rPr>
          <w:rFonts w:ascii="Times New Roman" w:hAnsi="Times New Roman" w:cs="Times New Roman"/>
        </w:rPr>
        <w:t xml:space="preserve"> D.V. </w:t>
      </w:r>
      <w:proofErr w:type="spellStart"/>
      <w:r>
        <w:rPr>
          <w:rFonts w:ascii="Times New Roman" w:hAnsi="Times New Roman" w:cs="Times New Roman"/>
        </w:rPr>
        <w:t>VDJdb</w:t>
      </w:r>
      <w:proofErr w:type="spellEnd"/>
      <w:r>
        <w:rPr>
          <w:rFonts w:ascii="Times New Roman" w:hAnsi="Times New Roman" w:cs="Times New Roman"/>
        </w:rPr>
        <w:t xml:space="preserve"> in 2019: database extension, new analysis infrastructure and a T-cell receptor motif compendium / </w:t>
      </w:r>
      <w:proofErr w:type="spellStart"/>
      <w:r>
        <w:rPr>
          <w:rFonts w:ascii="Times New Roman" w:hAnsi="Times New Roman" w:cs="Times New Roman"/>
        </w:rPr>
        <w:t>Bagaev</w:t>
      </w:r>
      <w:proofErr w:type="spellEnd"/>
      <w:r>
        <w:rPr>
          <w:rFonts w:ascii="Times New Roman" w:hAnsi="Times New Roman" w:cs="Times New Roman"/>
        </w:rPr>
        <w:t xml:space="preserve"> D.V., </w:t>
      </w:r>
      <w:proofErr w:type="spellStart"/>
      <w:r>
        <w:rPr>
          <w:rFonts w:ascii="Times New Roman" w:hAnsi="Times New Roman" w:cs="Times New Roman"/>
        </w:rPr>
        <w:t>Vroomans</w:t>
      </w:r>
      <w:proofErr w:type="spellEnd"/>
      <w:r>
        <w:rPr>
          <w:rFonts w:ascii="Times New Roman" w:hAnsi="Times New Roman" w:cs="Times New Roman"/>
        </w:rPr>
        <w:t xml:space="preserve"> R.M.A., Samir J., </w:t>
      </w:r>
      <w:proofErr w:type="spellStart"/>
      <w:r>
        <w:rPr>
          <w:rFonts w:ascii="Times New Roman" w:hAnsi="Times New Roman" w:cs="Times New Roman"/>
        </w:rPr>
        <w:t>Stervbo</w:t>
      </w:r>
      <w:proofErr w:type="spellEnd"/>
      <w:r>
        <w:rPr>
          <w:rFonts w:ascii="Times New Roman" w:hAnsi="Times New Roman" w:cs="Times New Roman"/>
        </w:rPr>
        <w:t xml:space="preserve"> U., </w:t>
      </w:r>
      <w:proofErr w:type="spellStart"/>
      <w:r>
        <w:rPr>
          <w:rFonts w:ascii="Times New Roman" w:hAnsi="Times New Roman" w:cs="Times New Roman"/>
        </w:rPr>
        <w:t>Rius</w:t>
      </w:r>
      <w:proofErr w:type="spellEnd"/>
      <w:r>
        <w:rPr>
          <w:rFonts w:ascii="Times New Roman" w:hAnsi="Times New Roman" w:cs="Times New Roman"/>
        </w:rPr>
        <w:t xml:space="preserve"> C., Dolton G., Greenshields-Watson A., </w:t>
      </w:r>
      <w:proofErr w:type="spellStart"/>
      <w:r>
        <w:rPr>
          <w:rFonts w:ascii="Times New Roman" w:hAnsi="Times New Roman" w:cs="Times New Roman"/>
        </w:rPr>
        <w:t>Attaf</w:t>
      </w:r>
      <w:proofErr w:type="spellEnd"/>
      <w:r>
        <w:rPr>
          <w:rFonts w:ascii="Times New Roman" w:hAnsi="Times New Roman" w:cs="Times New Roman"/>
        </w:rPr>
        <w:t xml:space="preserve"> M., </w:t>
      </w:r>
      <w:proofErr w:type="spellStart"/>
      <w:r>
        <w:rPr>
          <w:rFonts w:ascii="Times New Roman" w:hAnsi="Times New Roman" w:cs="Times New Roman"/>
        </w:rPr>
        <w:t>Egorov</w:t>
      </w:r>
      <w:proofErr w:type="spellEnd"/>
      <w:r>
        <w:rPr>
          <w:rFonts w:ascii="Times New Roman" w:hAnsi="Times New Roman" w:cs="Times New Roman"/>
        </w:rPr>
        <w:t xml:space="preserve"> E.S., </w:t>
      </w:r>
      <w:proofErr w:type="spellStart"/>
      <w:r>
        <w:rPr>
          <w:rFonts w:ascii="Times New Roman" w:hAnsi="Times New Roman" w:cs="Times New Roman"/>
        </w:rPr>
        <w:t>Zvyagin</w:t>
      </w:r>
      <w:proofErr w:type="spellEnd"/>
      <w:r>
        <w:rPr>
          <w:rFonts w:ascii="Times New Roman" w:hAnsi="Times New Roman" w:cs="Times New Roman"/>
        </w:rPr>
        <w:t xml:space="preserve"> I.V., Babel N., Cole D.K., </w:t>
      </w:r>
      <w:proofErr w:type="spellStart"/>
      <w:r>
        <w:rPr>
          <w:rFonts w:ascii="Times New Roman" w:hAnsi="Times New Roman" w:cs="Times New Roman"/>
        </w:rPr>
        <w:t>Godkin</w:t>
      </w:r>
      <w:proofErr w:type="spellEnd"/>
      <w:r>
        <w:rPr>
          <w:rFonts w:ascii="Times New Roman" w:hAnsi="Times New Roman" w:cs="Times New Roman"/>
        </w:rPr>
        <w:t xml:space="preserve"> A.J., Sewell A.K., </w:t>
      </w:r>
      <w:proofErr w:type="spellStart"/>
      <w:r>
        <w:rPr>
          <w:rFonts w:ascii="Times New Roman" w:hAnsi="Times New Roman" w:cs="Times New Roman"/>
        </w:rPr>
        <w:t>Kesmir</w:t>
      </w:r>
      <w:proofErr w:type="spellEnd"/>
      <w:r>
        <w:rPr>
          <w:rFonts w:ascii="Times New Roman" w:hAnsi="Times New Roman" w:cs="Times New Roman"/>
        </w:rPr>
        <w:t xml:space="preserve"> C., </w:t>
      </w:r>
      <w:proofErr w:type="spellStart"/>
      <w:r>
        <w:rPr>
          <w:rFonts w:ascii="Times New Roman" w:hAnsi="Times New Roman" w:cs="Times New Roman"/>
        </w:rPr>
        <w:t>Chudakov</w:t>
      </w:r>
      <w:proofErr w:type="spellEnd"/>
      <w:r>
        <w:rPr>
          <w:rFonts w:ascii="Times New Roman" w:hAnsi="Times New Roman" w:cs="Times New Roman"/>
        </w:rPr>
        <w:t xml:space="preserve"> D.M., </w:t>
      </w:r>
      <w:proofErr w:type="spellStart"/>
      <w:r>
        <w:rPr>
          <w:rFonts w:ascii="Times New Roman" w:hAnsi="Times New Roman" w:cs="Times New Roman"/>
        </w:rPr>
        <w:t>Luciani</w:t>
      </w:r>
      <w:proofErr w:type="spellEnd"/>
      <w:r>
        <w:rPr>
          <w:rFonts w:ascii="Times New Roman" w:hAnsi="Times New Roman" w:cs="Times New Roman"/>
        </w:rPr>
        <w:t xml:space="preserve"> F., </w:t>
      </w:r>
      <w:proofErr w:type="spellStart"/>
      <w:r>
        <w:rPr>
          <w:rFonts w:ascii="Times New Roman" w:hAnsi="Times New Roman" w:cs="Times New Roman"/>
        </w:rPr>
        <w:t>Shugay</w:t>
      </w:r>
      <w:proofErr w:type="spellEnd"/>
      <w:r>
        <w:rPr>
          <w:rFonts w:ascii="Times New Roman" w:hAnsi="Times New Roman" w:cs="Times New Roman"/>
        </w:rPr>
        <w:t xml:space="preserve"> M. // Nucleic Acids Research – 2020. – Т. 48 – № D1 – С.D1057–D1062.</w:t>
      </w:r>
    </w:p>
    <w:p w14:paraId="7354DCED"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81. </w:t>
      </w:r>
      <w:proofErr w:type="spellStart"/>
      <w:r>
        <w:rPr>
          <w:rFonts w:ascii="Times New Roman" w:hAnsi="Times New Roman" w:cs="Times New Roman"/>
        </w:rPr>
        <w:t>Tickotsky</w:t>
      </w:r>
      <w:proofErr w:type="spellEnd"/>
      <w:r>
        <w:rPr>
          <w:rFonts w:ascii="Times New Roman" w:hAnsi="Times New Roman" w:cs="Times New Roman"/>
        </w:rPr>
        <w:t xml:space="preserve"> N. </w:t>
      </w:r>
      <w:proofErr w:type="spellStart"/>
      <w:r>
        <w:rPr>
          <w:rFonts w:ascii="Times New Roman" w:hAnsi="Times New Roman" w:cs="Times New Roman"/>
        </w:rPr>
        <w:t>McPAS</w:t>
      </w:r>
      <w:proofErr w:type="spellEnd"/>
      <w:r>
        <w:rPr>
          <w:rFonts w:ascii="Times New Roman" w:hAnsi="Times New Roman" w:cs="Times New Roman"/>
        </w:rPr>
        <w:t xml:space="preserve">-TCR: a manually curated catalogue of pathology-associated T cell receptor sequences / </w:t>
      </w:r>
      <w:proofErr w:type="spellStart"/>
      <w:r>
        <w:rPr>
          <w:rFonts w:ascii="Times New Roman" w:hAnsi="Times New Roman" w:cs="Times New Roman"/>
        </w:rPr>
        <w:t>Tickotsky</w:t>
      </w:r>
      <w:proofErr w:type="spellEnd"/>
      <w:r>
        <w:rPr>
          <w:rFonts w:ascii="Times New Roman" w:hAnsi="Times New Roman" w:cs="Times New Roman"/>
        </w:rPr>
        <w:t xml:space="preserve"> N., </w:t>
      </w:r>
      <w:proofErr w:type="spellStart"/>
      <w:r>
        <w:rPr>
          <w:rFonts w:ascii="Times New Roman" w:hAnsi="Times New Roman" w:cs="Times New Roman"/>
        </w:rPr>
        <w:t>Sagiv</w:t>
      </w:r>
      <w:proofErr w:type="spellEnd"/>
      <w:r>
        <w:rPr>
          <w:rFonts w:ascii="Times New Roman" w:hAnsi="Times New Roman" w:cs="Times New Roman"/>
        </w:rPr>
        <w:t xml:space="preserve"> T., </w:t>
      </w:r>
      <w:proofErr w:type="spellStart"/>
      <w:r>
        <w:rPr>
          <w:rFonts w:ascii="Times New Roman" w:hAnsi="Times New Roman" w:cs="Times New Roman"/>
        </w:rPr>
        <w:t>Prilusky</w:t>
      </w:r>
      <w:proofErr w:type="spellEnd"/>
      <w:r>
        <w:rPr>
          <w:rFonts w:ascii="Times New Roman" w:hAnsi="Times New Roman" w:cs="Times New Roman"/>
        </w:rPr>
        <w:t xml:space="preserve"> J., </w:t>
      </w:r>
      <w:proofErr w:type="spellStart"/>
      <w:r>
        <w:rPr>
          <w:rFonts w:ascii="Times New Roman" w:hAnsi="Times New Roman" w:cs="Times New Roman"/>
        </w:rPr>
        <w:t>Shifrut</w:t>
      </w:r>
      <w:proofErr w:type="spellEnd"/>
      <w:r>
        <w:rPr>
          <w:rFonts w:ascii="Times New Roman" w:hAnsi="Times New Roman" w:cs="Times New Roman"/>
        </w:rPr>
        <w:t xml:space="preserve"> E., Friedman N. // Bioinformatics – 2017. – Т. 33 – № 18 – С.2924–2929.</w:t>
      </w:r>
    </w:p>
    <w:p w14:paraId="19AC649D"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82. </w:t>
      </w:r>
      <w:proofErr w:type="spellStart"/>
      <w:r>
        <w:rPr>
          <w:rFonts w:ascii="Times New Roman" w:hAnsi="Times New Roman" w:cs="Times New Roman"/>
        </w:rPr>
        <w:t>Rammensee</w:t>
      </w:r>
      <w:proofErr w:type="spellEnd"/>
      <w:r>
        <w:rPr>
          <w:rFonts w:ascii="Times New Roman" w:hAnsi="Times New Roman" w:cs="Times New Roman"/>
        </w:rPr>
        <w:t xml:space="preserve"> H.-G. SYFPEITHI: database for MHC ligands and peptide motifs / </w:t>
      </w:r>
      <w:proofErr w:type="spellStart"/>
      <w:r>
        <w:rPr>
          <w:rFonts w:ascii="Times New Roman" w:hAnsi="Times New Roman" w:cs="Times New Roman"/>
        </w:rPr>
        <w:t>Rammensee</w:t>
      </w:r>
      <w:proofErr w:type="spellEnd"/>
      <w:r>
        <w:rPr>
          <w:rFonts w:ascii="Times New Roman" w:hAnsi="Times New Roman" w:cs="Times New Roman"/>
        </w:rPr>
        <w:t xml:space="preserve"> H.-G., Bachmann J., Emmerich N.P.N., </w:t>
      </w:r>
      <w:proofErr w:type="spellStart"/>
      <w:r>
        <w:rPr>
          <w:rFonts w:ascii="Times New Roman" w:hAnsi="Times New Roman" w:cs="Times New Roman"/>
        </w:rPr>
        <w:t>Bachor</w:t>
      </w:r>
      <w:proofErr w:type="spellEnd"/>
      <w:r>
        <w:rPr>
          <w:rFonts w:ascii="Times New Roman" w:hAnsi="Times New Roman" w:cs="Times New Roman"/>
        </w:rPr>
        <w:t xml:space="preserve"> O.A., </w:t>
      </w:r>
      <w:proofErr w:type="spellStart"/>
      <w:r>
        <w:rPr>
          <w:rFonts w:ascii="Times New Roman" w:hAnsi="Times New Roman" w:cs="Times New Roman"/>
        </w:rPr>
        <w:t>Stevanović</w:t>
      </w:r>
      <w:proofErr w:type="spellEnd"/>
      <w:r>
        <w:rPr>
          <w:rFonts w:ascii="Times New Roman" w:hAnsi="Times New Roman" w:cs="Times New Roman"/>
        </w:rPr>
        <w:t xml:space="preserve"> S. // Immunogenetics – 1999. – Т. 50 – № 3–4 – С.213–219.</w:t>
      </w:r>
    </w:p>
    <w:p w14:paraId="059C9FE6" w14:textId="77777777" w:rsidR="00567DF7" w:rsidRDefault="00567DF7" w:rsidP="00567DF7">
      <w:pPr>
        <w:pStyle w:val="af8"/>
        <w:rPr>
          <w:rFonts w:ascii="Times New Roman" w:hAnsi="Times New Roman" w:cs="Times New Roman"/>
        </w:rPr>
      </w:pPr>
      <w:r>
        <w:rPr>
          <w:rFonts w:ascii="Times New Roman" w:hAnsi="Times New Roman" w:cs="Times New Roman"/>
        </w:rPr>
        <w:lastRenderedPageBreak/>
        <w:t xml:space="preserve">83. </w:t>
      </w:r>
      <w:proofErr w:type="spellStart"/>
      <w:r>
        <w:rPr>
          <w:rFonts w:ascii="Times New Roman" w:hAnsi="Times New Roman" w:cs="Times New Roman"/>
        </w:rPr>
        <w:t>Reche</w:t>
      </w:r>
      <w:proofErr w:type="spellEnd"/>
      <w:r>
        <w:rPr>
          <w:rFonts w:ascii="Times New Roman" w:hAnsi="Times New Roman" w:cs="Times New Roman"/>
        </w:rPr>
        <w:t xml:space="preserve"> P.A. EPIMHC: a curated database of MHC-binding peptides for customized computational vaccinology / </w:t>
      </w:r>
      <w:proofErr w:type="spellStart"/>
      <w:r>
        <w:rPr>
          <w:rFonts w:ascii="Times New Roman" w:hAnsi="Times New Roman" w:cs="Times New Roman"/>
        </w:rPr>
        <w:t>Reche</w:t>
      </w:r>
      <w:proofErr w:type="spellEnd"/>
      <w:r>
        <w:rPr>
          <w:rFonts w:ascii="Times New Roman" w:hAnsi="Times New Roman" w:cs="Times New Roman"/>
        </w:rPr>
        <w:t xml:space="preserve"> P.A., Zhang H., Glutting J.-P., </w:t>
      </w:r>
      <w:proofErr w:type="spellStart"/>
      <w:r>
        <w:rPr>
          <w:rFonts w:ascii="Times New Roman" w:hAnsi="Times New Roman" w:cs="Times New Roman"/>
        </w:rPr>
        <w:t>Reinherz</w:t>
      </w:r>
      <w:proofErr w:type="spellEnd"/>
      <w:r>
        <w:rPr>
          <w:rFonts w:ascii="Times New Roman" w:hAnsi="Times New Roman" w:cs="Times New Roman"/>
        </w:rPr>
        <w:t xml:space="preserve"> E.L. // Bioinformatics – 2005. – Т. 21 – № 9 – С.2140–2141.</w:t>
      </w:r>
    </w:p>
    <w:p w14:paraId="64AEEB42"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84. Nussbaum A.K. </w:t>
      </w:r>
      <w:proofErr w:type="spellStart"/>
      <w:r>
        <w:rPr>
          <w:rFonts w:ascii="Times New Roman" w:hAnsi="Times New Roman" w:cs="Times New Roman"/>
        </w:rPr>
        <w:t>PAProC</w:t>
      </w:r>
      <w:proofErr w:type="spellEnd"/>
      <w:r>
        <w:rPr>
          <w:rFonts w:ascii="Times New Roman" w:hAnsi="Times New Roman" w:cs="Times New Roman"/>
        </w:rPr>
        <w:t xml:space="preserve">: a prediction algorithm for proteasomal cleavages available on the WWW / Nussbaum A.K., </w:t>
      </w:r>
      <w:proofErr w:type="spellStart"/>
      <w:r>
        <w:rPr>
          <w:rFonts w:ascii="Times New Roman" w:hAnsi="Times New Roman" w:cs="Times New Roman"/>
        </w:rPr>
        <w:t>Kuttler</w:t>
      </w:r>
      <w:proofErr w:type="spellEnd"/>
      <w:r>
        <w:rPr>
          <w:rFonts w:ascii="Times New Roman" w:hAnsi="Times New Roman" w:cs="Times New Roman"/>
        </w:rPr>
        <w:t xml:space="preserve"> C., </w:t>
      </w:r>
      <w:proofErr w:type="spellStart"/>
      <w:r>
        <w:rPr>
          <w:rFonts w:ascii="Times New Roman" w:hAnsi="Times New Roman" w:cs="Times New Roman"/>
        </w:rPr>
        <w:t>Hadeler</w:t>
      </w:r>
      <w:proofErr w:type="spellEnd"/>
      <w:r>
        <w:rPr>
          <w:rFonts w:ascii="Times New Roman" w:hAnsi="Times New Roman" w:cs="Times New Roman"/>
        </w:rPr>
        <w:t xml:space="preserve"> K.-P., </w:t>
      </w:r>
      <w:proofErr w:type="spellStart"/>
      <w:r>
        <w:rPr>
          <w:rFonts w:ascii="Times New Roman" w:hAnsi="Times New Roman" w:cs="Times New Roman"/>
        </w:rPr>
        <w:t>Rammensee</w:t>
      </w:r>
      <w:proofErr w:type="spellEnd"/>
      <w:r>
        <w:rPr>
          <w:rFonts w:ascii="Times New Roman" w:hAnsi="Times New Roman" w:cs="Times New Roman"/>
        </w:rPr>
        <w:t xml:space="preserve"> H.-G., </w:t>
      </w:r>
      <w:proofErr w:type="spellStart"/>
      <w:r>
        <w:rPr>
          <w:rFonts w:ascii="Times New Roman" w:hAnsi="Times New Roman" w:cs="Times New Roman"/>
        </w:rPr>
        <w:t>Schild</w:t>
      </w:r>
      <w:proofErr w:type="spellEnd"/>
      <w:r>
        <w:rPr>
          <w:rFonts w:ascii="Times New Roman" w:hAnsi="Times New Roman" w:cs="Times New Roman"/>
        </w:rPr>
        <w:t xml:space="preserve"> H. // Immunogenetics – 2001. – Т. 53 – № 2 – С.87–94.</w:t>
      </w:r>
    </w:p>
    <w:p w14:paraId="25841F5D"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85. </w:t>
      </w:r>
      <w:proofErr w:type="spellStart"/>
      <w:r>
        <w:rPr>
          <w:rFonts w:ascii="Times New Roman" w:hAnsi="Times New Roman" w:cs="Times New Roman"/>
        </w:rPr>
        <w:t>Hattotuwagama</w:t>
      </w:r>
      <w:proofErr w:type="spellEnd"/>
      <w:r>
        <w:rPr>
          <w:rFonts w:ascii="Times New Roman" w:hAnsi="Times New Roman" w:cs="Times New Roman"/>
        </w:rPr>
        <w:t xml:space="preserve"> C.K. Quantitative online prediction of peptide binding to the major histocompatibility complex / </w:t>
      </w:r>
      <w:proofErr w:type="spellStart"/>
      <w:r>
        <w:rPr>
          <w:rFonts w:ascii="Times New Roman" w:hAnsi="Times New Roman" w:cs="Times New Roman"/>
        </w:rPr>
        <w:t>Hattotuwagama</w:t>
      </w:r>
      <w:proofErr w:type="spellEnd"/>
      <w:r>
        <w:rPr>
          <w:rFonts w:ascii="Times New Roman" w:hAnsi="Times New Roman" w:cs="Times New Roman"/>
        </w:rPr>
        <w:t xml:space="preserve"> C.K., Guan P., </w:t>
      </w:r>
      <w:proofErr w:type="spellStart"/>
      <w:r>
        <w:rPr>
          <w:rFonts w:ascii="Times New Roman" w:hAnsi="Times New Roman" w:cs="Times New Roman"/>
        </w:rPr>
        <w:t>Doytchinova</w:t>
      </w:r>
      <w:proofErr w:type="spellEnd"/>
      <w:r>
        <w:rPr>
          <w:rFonts w:ascii="Times New Roman" w:hAnsi="Times New Roman" w:cs="Times New Roman"/>
        </w:rPr>
        <w:t xml:space="preserve"> I.A., </w:t>
      </w:r>
      <w:proofErr w:type="spellStart"/>
      <w:r>
        <w:rPr>
          <w:rFonts w:ascii="Times New Roman" w:hAnsi="Times New Roman" w:cs="Times New Roman"/>
        </w:rPr>
        <w:t>Zygouri</w:t>
      </w:r>
      <w:proofErr w:type="spellEnd"/>
      <w:r>
        <w:rPr>
          <w:rFonts w:ascii="Times New Roman" w:hAnsi="Times New Roman" w:cs="Times New Roman"/>
        </w:rPr>
        <w:t xml:space="preserve"> C., Flower D.R. // Journal of Molecular Graphics and Modelling – 2004. – Т. 22 – № 3 – С.195–207.</w:t>
      </w:r>
    </w:p>
    <w:p w14:paraId="58B40B33"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86. </w:t>
      </w:r>
      <w:proofErr w:type="spellStart"/>
      <w:r>
        <w:rPr>
          <w:rFonts w:ascii="Times New Roman" w:hAnsi="Times New Roman" w:cs="Times New Roman"/>
        </w:rPr>
        <w:t>Doytchinova</w:t>
      </w:r>
      <w:proofErr w:type="spellEnd"/>
      <w:r>
        <w:rPr>
          <w:rFonts w:ascii="Times New Roman" w:hAnsi="Times New Roman" w:cs="Times New Roman"/>
        </w:rPr>
        <w:t xml:space="preserve"> I.A. </w:t>
      </w:r>
      <w:proofErr w:type="spellStart"/>
      <w:r>
        <w:rPr>
          <w:rFonts w:ascii="Times New Roman" w:hAnsi="Times New Roman" w:cs="Times New Roman"/>
        </w:rPr>
        <w:t>EpiJen</w:t>
      </w:r>
      <w:proofErr w:type="spellEnd"/>
      <w:r>
        <w:rPr>
          <w:rFonts w:ascii="Times New Roman" w:hAnsi="Times New Roman" w:cs="Times New Roman"/>
        </w:rPr>
        <w:t xml:space="preserve">: a server for multistep T cell epitope prediction / </w:t>
      </w:r>
      <w:proofErr w:type="spellStart"/>
      <w:r>
        <w:rPr>
          <w:rFonts w:ascii="Times New Roman" w:hAnsi="Times New Roman" w:cs="Times New Roman"/>
        </w:rPr>
        <w:t>Doytchinova</w:t>
      </w:r>
      <w:proofErr w:type="spellEnd"/>
      <w:r>
        <w:rPr>
          <w:rFonts w:ascii="Times New Roman" w:hAnsi="Times New Roman" w:cs="Times New Roman"/>
        </w:rPr>
        <w:t xml:space="preserve"> I.A., Guan P., Flower D.R. // BMC Bioinformatics – 2006. – Т. 7 – № 1 – С.131.</w:t>
      </w:r>
    </w:p>
    <w:p w14:paraId="0E1E8A42"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87. </w:t>
      </w:r>
      <w:proofErr w:type="spellStart"/>
      <w:r>
        <w:rPr>
          <w:rFonts w:ascii="Times New Roman" w:hAnsi="Times New Roman" w:cs="Times New Roman"/>
        </w:rPr>
        <w:t>Dhanda</w:t>
      </w:r>
      <w:proofErr w:type="spellEnd"/>
      <w:r>
        <w:rPr>
          <w:rFonts w:ascii="Times New Roman" w:hAnsi="Times New Roman" w:cs="Times New Roman"/>
        </w:rPr>
        <w:t xml:space="preserve"> S.K. IEDB-AR: immune epitope database—analysis resource in 2019 / </w:t>
      </w:r>
      <w:proofErr w:type="spellStart"/>
      <w:r>
        <w:rPr>
          <w:rFonts w:ascii="Times New Roman" w:hAnsi="Times New Roman" w:cs="Times New Roman"/>
        </w:rPr>
        <w:t>Dhanda</w:t>
      </w:r>
      <w:proofErr w:type="spellEnd"/>
      <w:r>
        <w:rPr>
          <w:rFonts w:ascii="Times New Roman" w:hAnsi="Times New Roman" w:cs="Times New Roman"/>
        </w:rPr>
        <w:t xml:space="preserve"> S.K., Mahajan S., Paul S., Yan Z., Kim H., Jespersen M.C., </w:t>
      </w:r>
      <w:proofErr w:type="spellStart"/>
      <w:r>
        <w:rPr>
          <w:rFonts w:ascii="Times New Roman" w:hAnsi="Times New Roman" w:cs="Times New Roman"/>
        </w:rPr>
        <w:t>Jurtz</w:t>
      </w:r>
      <w:proofErr w:type="spellEnd"/>
      <w:r>
        <w:rPr>
          <w:rFonts w:ascii="Times New Roman" w:hAnsi="Times New Roman" w:cs="Times New Roman"/>
        </w:rPr>
        <w:t xml:space="preserve"> V., </w:t>
      </w:r>
      <w:proofErr w:type="spellStart"/>
      <w:r>
        <w:rPr>
          <w:rFonts w:ascii="Times New Roman" w:hAnsi="Times New Roman" w:cs="Times New Roman"/>
        </w:rPr>
        <w:t>Andreatta</w:t>
      </w:r>
      <w:proofErr w:type="spellEnd"/>
      <w:r>
        <w:rPr>
          <w:rFonts w:ascii="Times New Roman" w:hAnsi="Times New Roman" w:cs="Times New Roman"/>
        </w:rPr>
        <w:t xml:space="preserve"> M., Greenbaum J.A., </w:t>
      </w:r>
      <w:proofErr w:type="spellStart"/>
      <w:r>
        <w:rPr>
          <w:rFonts w:ascii="Times New Roman" w:hAnsi="Times New Roman" w:cs="Times New Roman"/>
        </w:rPr>
        <w:t>Marcatili</w:t>
      </w:r>
      <w:proofErr w:type="spellEnd"/>
      <w:r>
        <w:rPr>
          <w:rFonts w:ascii="Times New Roman" w:hAnsi="Times New Roman" w:cs="Times New Roman"/>
        </w:rPr>
        <w:t xml:space="preserve"> P., </w:t>
      </w:r>
      <w:proofErr w:type="spellStart"/>
      <w:r>
        <w:rPr>
          <w:rFonts w:ascii="Times New Roman" w:hAnsi="Times New Roman" w:cs="Times New Roman"/>
        </w:rPr>
        <w:t>Sette</w:t>
      </w:r>
      <w:proofErr w:type="spellEnd"/>
      <w:r>
        <w:rPr>
          <w:rFonts w:ascii="Times New Roman" w:hAnsi="Times New Roman" w:cs="Times New Roman"/>
        </w:rPr>
        <w:t xml:space="preserve"> A., Nielsen M., Peters B. // Nucleic Acids Research – 2019. – Т. 47 – № W1 – С.W502–W506.</w:t>
      </w:r>
    </w:p>
    <w:p w14:paraId="44AABA9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88. Bhasin M. </w:t>
      </w:r>
      <w:proofErr w:type="spellStart"/>
      <w:r>
        <w:rPr>
          <w:rFonts w:ascii="Times New Roman" w:hAnsi="Times New Roman" w:cs="Times New Roman"/>
        </w:rPr>
        <w:t>Pcleavage</w:t>
      </w:r>
      <w:proofErr w:type="spellEnd"/>
      <w:r>
        <w:rPr>
          <w:rFonts w:ascii="Times New Roman" w:hAnsi="Times New Roman" w:cs="Times New Roman"/>
        </w:rPr>
        <w:t xml:space="preserve">: an SVM based method for prediction of constitutive proteasome and immunoproteasome cleavage sites in antigenic sequences / Bhasin M., Raghava G.P.S. // Nucleic Acids Research – 2005. – Т. </w:t>
      </w:r>
      <w:proofErr w:type="gramStart"/>
      <w:r>
        <w:rPr>
          <w:rFonts w:ascii="Times New Roman" w:hAnsi="Times New Roman" w:cs="Times New Roman"/>
        </w:rPr>
        <w:t>33  –</w:t>
      </w:r>
      <w:proofErr w:type="gramEnd"/>
      <w:r>
        <w:rPr>
          <w:rFonts w:ascii="Times New Roman" w:hAnsi="Times New Roman" w:cs="Times New Roman"/>
        </w:rPr>
        <w:t xml:space="preserve"> № Web Server – С.W202–W207.</w:t>
      </w:r>
    </w:p>
    <w:p w14:paraId="64C486DF"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89. Nielsen M. The role of the proteasome in generating cytotoxic T-cell epitopes: insights obtained from improved predictions of proteasomal cleavage / Nielsen M., </w:t>
      </w:r>
      <w:proofErr w:type="spellStart"/>
      <w:r>
        <w:rPr>
          <w:rFonts w:ascii="Times New Roman" w:hAnsi="Times New Roman" w:cs="Times New Roman"/>
        </w:rPr>
        <w:t>Lundegaard</w:t>
      </w:r>
      <w:proofErr w:type="spellEnd"/>
      <w:r>
        <w:rPr>
          <w:rFonts w:ascii="Times New Roman" w:hAnsi="Times New Roman" w:cs="Times New Roman"/>
        </w:rPr>
        <w:t xml:space="preserve"> C., Lund O., </w:t>
      </w:r>
      <w:proofErr w:type="spellStart"/>
      <w:r>
        <w:rPr>
          <w:rFonts w:ascii="Times New Roman" w:hAnsi="Times New Roman" w:cs="Times New Roman"/>
        </w:rPr>
        <w:t>Keşmir</w:t>
      </w:r>
      <w:proofErr w:type="spellEnd"/>
      <w:r>
        <w:rPr>
          <w:rFonts w:ascii="Times New Roman" w:hAnsi="Times New Roman" w:cs="Times New Roman"/>
        </w:rPr>
        <w:t xml:space="preserve"> C. // Immunogenetics – 2005. – Т. 57 – № 1–2 – С.33–41.</w:t>
      </w:r>
    </w:p>
    <w:p w14:paraId="6277014F" w14:textId="77777777" w:rsidR="00567DF7" w:rsidRDefault="00567DF7" w:rsidP="00567DF7">
      <w:pPr>
        <w:pStyle w:val="af8"/>
        <w:rPr>
          <w:rFonts w:ascii="Times New Roman" w:hAnsi="Times New Roman" w:cs="Times New Roman"/>
        </w:rPr>
      </w:pPr>
      <w:r>
        <w:rPr>
          <w:rFonts w:ascii="Times New Roman" w:hAnsi="Times New Roman" w:cs="Times New Roman"/>
        </w:rPr>
        <w:t>90. Gomez-</w:t>
      </w:r>
      <w:proofErr w:type="spellStart"/>
      <w:r>
        <w:rPr>
          <w:rFonts w:ascii="Times New Roman" w:hAnsi="Times New Roman" w:cs="Times New Roman"/>
        </w:rPr>
        <w:t>Perosanz</w:t>
      </w:r>
      <w:proofErr w:type="spellEnd"/>
      <w:r>
        <w:rPr>
          <w:rFonts w:ascii="Times New Roman" w:hAnsi="Times New Roman" w:cs="Times New Roman"/>
        </w:rPr>
        <w:t xml:space="preserve"> M. Identification of CD8+ T cell epitopes through proteasome cleavage site predictions / Gomez-</w:t>
      </w:r>
      <w:proofErr w:type="spellStart"/>
      <w:r>
        <w:rPr>
          <w:rFonts w:ascii="Times New Roman" w:hAnsi="Times New Roman" w:cs="Times New Roman"/>
        </w:rPr>
        <w:t>Perosanz</w:t>
      </w:r>
      <w:proofErr w:type="spellEnd"/>
      <w:r>
        <w:rPr>
          <w:rFonts w:ascii="Times New Roman" w:hAnsi="Times New Roman" w:cs="Times New Roman"/>
        </w:rPr>
        <w:t xml:space="preserve"> M., Ras-Carmona A., </w:t>
      </w:r>
      <w:proofErr w:type="spellStart"/>
      <w:r>
        <w:rPr>
          <w:rFonts w:ascii="Times New Roman" w:hAnsi="Times New Roman" w:cs="Times New Roman"/>
        </w:rPr>
        <w:t>Lafuente</w:t>
      </w:r>
      <w:proofErr w:type="spellEnd"/>
      <w:r>
        <w:rPr>
          <w:rFonts w:ascii="Times New Roman" w:hAnsi="Times New Roman" w:cs="Times New Roman"/>
        </w:rPr>
        <w:t xml:space="preserve"> E.M., </w:t>
      </w:r>
      <w:proofErr w:type="spellStart"/>
      <w:r>
        <w:rPr>
          <w:rFonts w:ascii="Times New Roman" w:hAnsi="Times New Roman" w:cs="Times New Roman"/>
        </w:rPr>
        <w:t>Reche</w:t>
      </w:r>
      <w:proofErr w:type="spellEnd"/>
      <w:r>
        <w:rPr>
          <w:rFonts w:ascii="Times New Roman" w:hAnsi="Times New Roman" w:cs="Times New Roman"/>
        </w:rPr>
        <w:t xml:space="preserve"> P.A. // BMC Bioinformatics – 2020. – Т. 21 – № S17 – С.484.</w:t>
      </w:r>
    </w:p>
    <w:p w14:paraId="0A7A2DE9"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91. Zhang G. PREDTAP: a system for prediction of peptide binding to the human transporter associated with antigen processing / Zhang G., </w:t>
      </w:r>
      <w:proofErr w:type="spellStart"/>
      <w:r>
        <w:rPr>
          <w:rFonts w:ascii="Times New Roman" w:hAnsi="Times New Roman" w:cs="Times New Roman"/>
        </w:rPr>
        <w:t>Petrovsky</w:t>
      </w:r>
      <w:proofErr w:type="spellEnd"/>
      <w:r>
        <w:rPr>
          <w:rFonts w:ascii="Times New Roman" w:hAnsi="Times New Roman" w:cs="Times New Roman"/>
        </w:rPr>
        <w:t xml:space="preserve"> N., </w:t>
      </w:r>
      <w:proofErr w:type="spellStart"/>
      <w:r>
        <w:rPr>
          <w:rFonts w:ascii="Times New Roman" w:hAnsi="Times New Roman" w:cs="Times New Roman"/>
        </w:rPr>
        <w:t>Kwoh</w:t>
      </w:r>
      <w:proofErr w:type="spellEnd"/>
      <w:r>
        <w:rPr>
          <w:rFonts w:ascii="Times New Roman" w:hAnsi="Times New Roman" w:cs="Times New Roman"/>
        </w:rPr>
        <w:t xml:space="preserve"> C., August J.T., </w:t>
      </w:r>
      <w:proofErr w:type="spellStart"/>
      <w:r>
        <w:rPr>
          <w:rFonts w:ascii="Times New Roman" w:hAnsi="Times New Roman" w:cs="Times New Roman"/>
        </w:rPr>
        <w:t>Brusic</w:t>
      </w:r>
      <w:proofErr w:type="spellEnd"/>
      <w:r>
        <w:rPr>
          <w:rFonts w:ascii="Times New Roman" w:hAnsi="Times New Roman" w:cs="Times New Roman"/>
        </w:rPr>
        <w:t xml:space="preserve"> V. // Immunome Research – 2006. – Т. 2 – № 1 – С.3.</w:t>
      </w:r>
    </w:p>
    <w:p w14:paraId="0C4000F0"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92. Nielsen M. </w:t>
      </w:r>
      <w:proofErr w:type="spellStart"/>
      <w:r>
        <w:rPr>
          <w:rFonts w:ascii="Times New Roman" w:hAnsi="Times New Roman" w:cs="Times New Roman"/>
        </w:rPr>
        <w:t>NetMHCpan</w:t>
      </w:r>
      <w:proofErr w:type="spellEnd"/>
      <w:r>
        <w:rPr>
          <w:rFonts w:ascii="Times New Roman" w:hAnsi="Times New Roman" w:cs="Times New Roman"/>
        </w:rPr>
        <w:t xml:space="preserve">, a Method for Quantitative Predictions of Peptide Binding to Any HLA-A and -B Locus Protein of Known Sequence / Nielsen M., </w:t>
      </w:r>
      <w:proofErr w:type="spellStart"/>
      <w:r>
        <w:rPr>
          <w:rFonts w:ascii="Times New Roman" w:hAnsi="Times New Roman" w:cs="Times New Roman"/>
        </w:rPr>
        <w:t>Lundegaard</w:t>
      </w:r>
      <w:proofErr w:type="spellEnd"/>
      <w:r>
        <w:rPr>
          <w:rFonts w:ascii="Times New Roman" w:hAnsi="Times New Roman" w:cs="Times New Roman"/>
        </w:rPr>
        <w:t xml:space="preserve"> C., </w:t>
      </w:r>
      <w:proofErr w:type="spellStart"/>
      <w:r>
        <w:rPr>
          <w:rFonts w:ascii="Times New Roman" w:hAnsi="Times New Roman" w:cs="Times New Roman"/>
        </w:rPr>
        <w:t>Blicher</w:t>
      </w:r>
      <w:proofErr w:type="spellEnd"/>
      <w:r>
        <w:rPr>
          <w:rFonts w:ascii="Times New Roman" w:hAnsi="Times New Roman" w:cs="Times New Roman"/>
        </w:rPr>
        <w:t xml:space="preserve"> T., </w:t>
      </w:r>
      <w:proofErr w:type="spellStart"/>
      <w:r>
        <w:rPr>
          <w:rFonts w:ascii="Times New Roman" w:hAnsi="Times New Roman" w:cs="Times New Roman"/>
        </w:rPr>
        <w:t>Lamberth</w:t>
      </w:r>
      <w:proofErr w:type="spellEnd"/>
      <w:r>
        <w:rPr>
          <w:rFonts w:ascii="Times New Roman" w:hAnsi="Times New Roman" w:cs="Times New Roman"/>
        </w:rPr>
        <w:t xml:space="preserve"> K., </w:t>
      </w:r>
      <w:proofErr w:type="spellStart"/>
      <w:r>
        <w:rPr>
          <w:rFonts w:ascii="Times New Roman" w:hAnsi="Times New Roman" w:cs="Times New Roman"/>
        </w:rPr>
        <w:t>Harndahl</w:t>
      </w:r>
      <w:proofErr w:type="spellEnd"/>
      <w:r>
        <w:rPr>
          <w:rFonts w:ascii="Times New Roman" w:hAnsi="Times New Roman" w:cs="Times New Roman"/>
        </w:rPr>
        <w:t xml:space="preserve"> M., </w:t>
      </w:r>
      <w:proofErr w:type="spellStart"/>
      <w:r>
        <w:rPr>
          <w:rFonts w:ascii="Times New Roman" w:hAnsi="Times New Roman" w:cs="Times New Roman"/>
        </w:rPr>
        <w:t>Justesen</w:t>
      </w:r>
      <w:proofErr w:type="spellEnd"/>
      <w:r>
        <w:rPr>
          <w:rFonts w:ascii="Times New Roman" w:hAnsi="Times New Roman" w:cs="Times New Roman"/>
        </w:rPr>
        <w:t xml:space="preserve"> S., </w:t>
      </w:r>
      <w:proofErr w:type="spellStart"/>
      <w:r>
        <w:rPr>
          <w:rFonts w:ascii="Times New Roman" w:hAnsi="Times New Roman" w:cs="Times New Roman"/>
        </w:rPr>
        <w:t>Røder</w:t>
      </w:r>
      <w:proofErr w:type="spellEnd"/>
      <w:r>
        <w:rPr>
          <w:rFonts w:ascii="Times New Roman" w:hAnsi="Times New Roman" w:cs="Times New Roman"/>
        </w:rPr>
        <w:t xml:space="preserve"> G., Peters B., </w:t>
      </w:r>
      <w:proofErr w:type="spellStart"/>
      <w:r>
        <w:rPr>
          <w:rFonts w:ascii="Times New Roman" w:hAnsi="Times New Roman" w:cs="Times New Roman"/>
        </w:rPr>
        <w:t>Sette</w:t>
      </w:r>
      <w:proofErr w:type="spellEnd"/>
      <w:r>
        <w:rPr>
          <w:rFonts w:ascii="Times New Roman" w:hAnsi="Times New Roman" w:cs="Times New Roman"/>
        </w:rPr>
        <w:t xml:space="preserve"> A., Lund O., </w:t>
      </w:r>
      <w:proofErr w:type="spellStart"/>
      <w:r>
        <w:rPr>
          <w:rFonts w:ascii="Times New Roman" w:hAnsi="Times New Roman" w:cs="Times New Roman"/>
        </w:rPr>
        <w:t>Buus</w:t>
      </w:r>
      <w:proofErr w:type="spellEnd"/>
      <w:r>
        <w:rPr>
          <w:rFonts w:ascii="Times New Roman" w:hAnsi="Times New Roman" w:cs="Times New Roman"/>
        </w:rPr>
        <w:t xml:space="preserve"> S. // </w:t>
      </w:r>
      <w:proofErr w:type="spellStart"/>
      <w:r>
        <w:rPr>
          <w:rFonts w:ascii="Times New Roman" w:hAnsi="Times New Roman" w:cs="Times New Roman"/>
        </w:rPr>
        <w:t>PLoS</w:t>
      </w:r>
      <w:proofErr w:type="spellEnd"/>
      <w:r>
        <w:rPr>
          <w:rFonts w:ascii="Times New Roman" w:hAnsi="Times New Roman" w:cs="Times New Roman"/>
        </w:rPr>
        <w:t xml:space="preserve"> ONE – 2007. – Т. 2 – № 8 – С.e796.</w:t>
      </w:r>
    </w:p>
    <w:p w14:paraId="0E70C0FF"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93. </w:t>
      </w:r>
      <w:proofErr w:type="spellStart"/>
      <w:r>
        <w:rPr>
          <w:rFonts w:ascii="Times New Roman" w:hAnsi="Times New Roman" w:cs="Times New Roman"/>
        </w:rPr>
        <w:t>Phloyphisut</w:t>
      </w:r>
      <w:proofErr w:type="spellEnd"/>
      <w:r>
        <w:rPr>
          <w:rFonts w:ascii="Times New Roman" w:hAnsi="Times New Roman" w:cs="Times New Roman"/>
        </w:rPr>
        <w:t xml:space="preserve"> P. </w:t>
      </w:r>
      <w:proofErr w:type="spellStart"/>
      <w:r>
        <w:rPr>
          <w:rFonts w:ascii="Times New Roman" w:hAnsi="Times New Roman" w:cs="Times New Roman"/>
        </w:rPr>
        <w:t>MHCSeqNet</w:t>
      </w:r>
      <w:proofErr w:type="spellEnd"/>
      <w:r>
        <w:rPr>
          <w:rFonts w:ascii="Times New Roman" w:hAnsi="Times New Roman" w:cs="Times New Roman"/>
        </w:rPr>
        <w:t xml:space="preserve">: a deep neural network model for universal MHC binding prediction / </w:t>
      </w:r>
      <w:proofErr w:type="spellStart"/>
      <w:r>
        <w:rPr>
          <w:rFonts w:ascii="Times New Roman" w:hAnsi="Times New Roman" w:cs="Times New Roman"/>
        </w:rPr>
        <w:t>Phloyphisut</w:t>
      </w:r>
      <w:proofErr w:type="spellEnd"/>
      <w:r>
        <w:rPr>
          <w:rFonts w:ascii="Times New Roman" w:hAnsi="Times New Roman" w:cs="Times New Roman"/>
        </w:rPr>
        <w:t xml:space="preserve"> P., </w:t>
      </w:r>
      <w:proofErr w:type="spellStart"/>
      <w:r>
        <w:rPr>
          <w:rFonts w:ascii="Times New Roman" w:hAnsi="Times New Roman" w:cs="Times New Roman"/>
        </w:rPr>
        <w:t>Pornputtapong</w:t>
      </w:r>
      <w:proofErr w:type="spellEnd"/>
      <w:r>
        <w:rPr>
          <w:rFonts w:ascii="Times New Roman" w:hAnsi="Times New Roman" w:cs="Times New Roman"/>
        </w:rPr>
        <w:t xml:space="preserve"> N., </w:t>
      </w:r>
      <w:proofErr w:type="spellStart"/>
      <w:r>
        <w:rPr>
          <w:rFonts w:ascii="Times New Roman" w:hAnsi="Times New Roman" w:cs="Times New Roman"/>
        </w:rPr>
        <w:t>Sriswasdi</w:t>
      </w:r>
      <w:proofErr w:type="spellEnd"/>
      <w:r>
        <w:rPr>
          <w:rFonts w:ascii="Times New Roman" w:hAnsi="Times New Roman" w:cs="Times New Roman"/>
        </w:rPr>
        <w:t xml:space="preserve"> S., </w:t>
      </w:r>
      <w:proofErr w:type="spellStart"/>
      <w:r>
        <w:rPr>
          <w:rFonts w:ascii="Times New Roman" w:hAnsi="Times New Roman" w:cs="Times New Roman"/>
        </w:rPr>
        <w:t>Chuangsuwanich</w:t>
      </w:r>
      <w:proofErr w:type="spellEnd"/>
      <w:r>
        <w:rPr>
          <w:rFonts w:ascii="Times New Roman" w:hAnsi="Times New Roman" w:cs="Times New Roman"/>
        </w:rPr>
        <w:t xml:space="preserve"> E. // BMC Bioinformatics – 2019. – Т. 20 – № 1 – С.270.</w:t>
      </w:r>
    </w:p>
    <w:p w14:paraId="16A8A6E5"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94. O’Donnell T.J. </w:t>
      </w:r>
      <w:proofErr w:type="spellStart"/>
      <w:r>
        <w:rPr>
          <w:rFonts w:ascii="Times New Roman" w:hAnsi="Times New Roman" w:cs="Times New Roman"/>
        </w:rPr>
        <w:t>MHCflurry</w:t>
      </w:r>
      <w:proofErr w:type="spellEnd"/>
      <w:r>
        <w:rPr>
          <w:rFonts w:ascii="Times New Roman" w:hAnsi="Times New Roman" w:cs="Times New Roman"/>
        </w:rPr>
        <w:t xml:space="preserve"> 2.0: Improved Pan-Allele Prediction of MHC Class I-Presented Peptides by Incorporating Antigen Processing / O’Donnell T.J., </w:t>
      </w:r>
      <w:proofErr w:type="spellStart"/>
      <w:r>
        <w:rPr>
          <w:rFonts w:ascii="Times New Roman" w:hAnsi="Times New Roman" w:cs="Times New Roman"/>
        </w:rPr>
        <w:t>Rubinsteyn</w:t>
      </w:r>
      <w:proofErr w:type="spellEnd"/>
      <w:r>
        <w:rPr>
          <w:rFonts w:ascii="Times New Roman" w:hAnsi="Times New Roman" w:cs="Times New Roman"/>
        </w:rPr>
        <w:t xml:space="preserve"> A., </w:t>
      </w:r>
      <w:proofErr w:type="spellStart"/>
      <w:r>
        <w:rPr>
          <w:rFonts w:ascii="Times New Roman" w:hAnsi="Times New Roman" w:cs="Times New Roman"/>
        </w:rPr>
        <w:t>Laserson</w:t>
      </w:r>
      <w:proofErr w:type="spellEnd"/>
      <w:r>
        <w:rPr>
          <w:rFonts w:ascii="Times New Roman" w:hAnsi="Times New Roman" w:cs="Times New Roman"/>
        </w:rPr>
        <w:t xml:space="preserve"> U. // Cell Systems – 2020. – Т. 11 – № 1 – С.42- 48.e7.</w:t>
      </w:r>
    </w:p>
    <w:p w14:paraId="5F1751C4"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95. Stranzl T. </w:t>
      </w:r>
      <w:proofErr w:type="spellStart"/>
      <w:r>
        <w:rPr>
          <w:rFonts w:ascii="Times New Roman" w:hAnsi="Times New Roman" w:cs="Times New Roman"/>
        </w:rPr>
        <w:t>NetCTLpan</w:t>
      </w:r>
      <w:proofErr w:type="spellEnd"/>
      <w:r>
        <w:rPr>
          <w:rFonts w:ascii="Times New Roman" w:hAnsi="Times New Roman" w:cs="Times New Roman"/>
        </w:rPr>
        <w:t xml:space="preserve">: pan-specific MHC class I pathway epitope predictions / Stranzl T., Larsen M.V., </w:t>
      </w:r>
      <w:proofErr w:type="spellStart"/>
      <w:r>
        <w:rPr>
          <w:rFonts w:ascii="Times New Roman" w:hAnsi="Times New Roman" w:cs="Times New Roman"/>
        </w:rPr>
        <w:t>Lundegaard</w:t>
      </w:r>
      <w:proofErr w:type="spellEnd"/>
      <w:r>
        <w:rPr>
          <w:rFonts w:ascii="Times New Roman" w:hAnsi="Times New Roman" w:cs="Times New Roman"/>
        </w:rPr>
        <w:t xml:space="preserve"> C., Nielsen M. // Immunogenetics – 2010. – Т. 62 – № 6 – С.357–368.</w:t>
      </w:r>
    </w:p>
    <w:p w14:paraId="1CA8BD59" w14:textId="77777777" w:rsidR="00567DF7" w:rsidRDefault="00567DF7" w:rsidP="00567DF7">
      <w:pPr>
        <w:pStyle w:val="af8"/>
        <w:rPr>
          <w:rFonts w:ascii="Times New Roman" w:hAnsi="Times New Roman" w:cs="Times New Roman"/>
        </w:rPr>
      </w:pPr>
      <w:r>
        <w:rPr>
          <w:rFonts w:ascii="Times New Roman" w:hAnsi="Times New Roman" w:cs="Times New Roman"/>
        </w:rPr>
        <w:lastRenderedPageBreak/>
        <w:t xml:space="preserve">96. Wu J. </w:t>
      </w:r>
      <w:proofErr w:type="spellStart"/>
      <w:r>
        <w:rPr>
          <w:rFonts w:ascii="Times New Roman" w:hAnsi="Times New Roman" w:cs="Times New Roman"/>
        </w:rPr>
        <w:t>DeepHLApan</w:t>
      </w:r>
      <w:proofErr w:type="spellEnd"/>
      <w:r>
        <w:rPr>
          <w:rFonts w:ascii="Times New Roman" w:hAnsi="Times New Roman" w:cs="Times New Roman"/>
        </w:rPr>
        <w:t xml:space="preserve">: A Deep Learning Approach for Neoantigen Prediction Considering Both HLA-Peptide Binding and Immunogenicity / Wu J., Wang W., Zhang J., Zhou B., Zhao W., </w:t>
      </w:r>
      <w:proofErr w:type="spellStart"/>
      <w:r>
        <w:rPr>
          <w:rFonts w:ascii="Times New Roman" w:hAnsi="Times New Roman" w:cs="Times New Roman"/>
        </w:rPr>
        <w:t>Su</w:t>
      </w:r>
      <w:proofErr w:type="spellEnd"/>
      <w:r>
        <w:rPr>
          <w:rFonts w:ascii="Times New Roman" w:hAnsi="Times New Roman" w:cs="Times New Roman"/>
        </w:rPr>
        <w:t xml:space="preserve"> Z., Gu X., Wu J., Zhou Z., Chen S. // Frontiers in Immunology – 2019. – Т. 10 – С.2559.</w:t>
      </w:r>
    </w:p>
    <w:p w14:paraId="1074BD73"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97. Alvarez B. </w:t>
      </w:r>
      <w:proofErr w:type="spellStart"/>
      <w:r>
        <w:rPr>
          <w:rFonts w:ascii="Times New Roman" w:hAnsi="Times New Roman" w:cs="Times New Roman"/>
        </w:rPr>
        <w:t>NNAlign_MA</w:t>
      </w:r>
      <w:proofErr w:type="spellEnd"/>
      <w:r>
        <w:rPr>
          <w:rFonts w:ascii="Times New Roman" w:hAnsi="Times New Roman" w:cs="Times New Roman"/>
        </w:rPr>
        <w:t xml:space="preserve">; MHC Peptidome Deconvolution for Accurate MHC Binding Motif Characterization and Improved T-cell Epitope Predictions / Alvarez B., </w:t>
      </w:r>
      <w:proofErr w:type="spellStart"/>
      <w:r>
        <w:rPr>
          <w:rFonts w:ascii="Times New Roman" w:hAnsi="Times New Roman" w:cs="Times New Roman"/>
        </w:rPr>
        <w:t>Reynisson</w:t>
      </w:r>
      <w:proofErr w:type="spellEnd"/>
      <w:r>
        <w:rPr>
          <w:rFonts w:ascii="Times New Roman" w:hAnsi="Times New Roman" w:cs="Times New Roman"/>
        </w:rPr>
        <w:t xml:space="preserve"> B., Barra C., </w:t>
      </w:r>
      <w:proofErr w:type="spellStart"/>
      <w:r>
        <w:rPr>
          <w:rFonts w:ascii="Times New Roman" w:hAnsi="Times New Roman" w:cs="Times New Roman"/>
        </w:rPr>
        <w:t>Buus</w:t>
      </w:r>
      <w:proofErr w:type="spellEnd"/>
      <w:r>
        <w:rPr>
          <w:rFonts w:ascii="Times New Roman" w:hAnsi="Times New Roman" w:cs="Times New Roman"/>
        </w:rPr>
        <w:t xml:space="preserve"> S., </w:t>
      </w:r>
      <w:proofErr w:type="spellStart"/>
      <w:r>
        <w:rPr>
          <w:rFonts w:ascii="Times New Roman" w:hAnsi="Times New Roman" w:cs="Times New Roman"/>
        </w:rPr>
        <w:t>Ternette</w:t>
      </w:r>
      <w:proofErr w:type="spellEnd"/>
      <w:r>
        <w:rPr>
          <w:rFonts w:ascii="Times New Roman" w:hAnsi="Times New Roman" w:cs="Times New Roman"/>
        </w:rPr>
        <w:t xml:space="preserve"> N., </w:t>
      </w:r>
      <w:proofErr w:type="spellStart"/>
      <w:r>
        <w:rPr>
          <w:rFonts w:ascii="Times New Roman" w:hAnsi="Times New Roman" w:cs="Times New Roman"/>
        </w:rPr>
        <w:t>Connelley</w:t>
      </w:r>
      <w:proofErr w:type="spellEnd"/>
      <w:r>
        <w:rPr>
          <w:rFonts w:ascii="Times New Roman" w:hAnsi="Times New Roman" w:cs="Times New Roman"/>
        </w:rPr>
        <w:t xml:space="preserve"> T., </w:t>
      </w:r>
      <w:proofErr w:type="spellStart"/>
      <w:r>
        <w:rPr>
          <w:rFonts w:ascii="Times New Roman" w:hAnsi="Times New Roman" w:cs="Times New Roman"/>
        </w:rPr>
        <w:t>Andreatta</w:t>
      </w:r>
      <w:proofErr w:type="spellEnd"/>
      <w:r>
        <w:rPr>
          <w:rFonts w:ascii="Times New Roman" w:hAnsi="Times New Roman" w:cs="Times New Roman"/>
        </w:rPr>
        <w:t xml:space="preserve"> M., Nielsen M. // Molecular &amp; Cellular Proteomics – 2019. – Т. 18 – № 12 – С.2459–2477.</w:t>
      </w:r>
    </w:p>
    <w:p w14:paraId="6994AE81"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98. Paul S. Benchmarking predictions of MHC class I restricted T cell epitopes in a comprehensively studied model system / Paul S., Croft N.P., Purcell A.W., </w:t>
      </w:r>
      <w:proofErr w:type="spellStart"/>
      <w:r>
        <w:rPr>
          <w:rFonts w:ascii="Times New Roman" w:hAnsi="Times New Roman" w:cs="Times New Roman"/>
        </w:rPr>
        <w:t>Tscharke</w:t>
      </w:r>
      <w:proofErr w:type="spellEnd"/>
      <w:r>
        <w:rPr>
          <w:rFonts w:ascii="Times New Roman" w:hAnsi="Times New Roman" w:cs="Times New Roman"/>
        </w:rPr>
        <w:t xml:space="preserve"> D.C., </w:t>
      </w:r>
      <w:proofErr w:type="spellStart"/>
      <w:r>
        <w:rPr>
          <w:rFonts w:ascii="Times New Roman" w:hAnsi="Times New Roman" w:cs="Times New Roman"/>
        </w:rPr>
        <w:t>Sette</w:t>
      </w:r>
      <w:proofErr w:type="spellEnd"/>
      <w:r>
        <w:rPr>
          <w:rFonts w:ascii="Times New Roman" w:hAnsi="Times New Roman" w:cs="Times New Roman"/>
        </w:rPr>
        <w:t xml:space="preserve"> A., Nielsen M., Peters B. // PLOS Computational Biology – 2020. – Т. 16 – № 5 – С.e1007757.</w:t>
      </w:r>
    </w:p>
    <w:p w14:paraId="07F780E1"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99. Mei S. A comprehensive review and performance evaluation of bioinformatics tools for HLA class I peptide-binding prediction / Mei S., Li F., </w:t>
      </w:r>
      <w:proofErr w:type="spellStart"/>
      <w:r>
        <w:rPr>
          <w:rFonts w:ascii="Times New Roman" w:hAnsi="Times New Roman" w:cs="Times New Roman"/>
        </w:rPr>
        <w:t>Leier</w:t>
      </w:r>
      <w:proofErr w:type="spellEnd"/>
      <w:r>
        <w:rPr>
          <w:rFonts w:ascii="Times New Roman" w:hAnsi="Times New Roman" w:cs="Times New Roman"/>
        </w:rPr>
        <w:t xml:space="preserve"> A., Marquez-Lago T.T., </w:t>
      </w:r>
      <w:proofErr w:type="spellStart"/>
      <w:r>
        <w:rPr>
          <w:rFonts w:ascii="Times New Roman" w:hAnsi="Times New Roman" w:cs="Times New Roman"/>
        </w:rPr>
        <w:t>Giam</w:t>
      </w:r>
      <w:proofErr w:type="spellEnd"/>
      <w:r>
        <w:rPr>
          <w:rFonts w:ascii="Times New Roman" w:hAnsi="Times New Roman" w:cs="Times New Roman"/>
        </w:rPr>
        <w:t xml:space="preserve"> K., Croft N.P., </w:t>
      </w:r>
      <w:proofErr w:type="spellStart"/>
      <w:r>
        <w:rPr>
          <w:rFonts w:ascii="Times New Roman" w:hAnsi="Times New Roman" w:cs="Times New Roman"/>
        </w:rPr>
        <w:t>Akutsu</w:t>
      </w:r>
      <w:proofErr w:type="spellEnd"/>
      <w:r>
        <w:rPr>
          <w:rFonts w:ascii="Times New Roman" w:hAnsi="Times New Roman" w:cs="Times New Roman"/>
        </w:rPr>
        <w:t xml:space="preserve"> T., Smith A.I., Li J., </w:t>
      </w:r>
      <w:proofErr w:type="spellStart"/>
      <w:r>
        <w:rPr>
          <w:rFonts w:ascii="Times New Roman" w:hAnsi="Times New Roman" w:cs="Times New Roman"/>
        </w:rPr>
        <w:t>Rossjohn</w:t>
      </w:r>
      <w:proofErr w:type="spellEnd"/>
      <w:r>
        <w:rPr>
          <w:rFonts w:ascii="Times New Roman" w:hAnsi="Times New Roman" w:cs="Times New Roman"/>
        </w:rPr>
        <w:t xml:space="preserve"> J., Purcell A.W., Song J. // Briefings in Bioinformatics – 2020. – Т. 21 – № 4 – С.1119–1135.</w:t>
      </w:r>
    </w:p>
    <w:p w14:paraId="3D17EE70"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100. </w:t>
      </w:r>
      <w:proofErr w:type="spellStart"/>
      <w:r>
        <w:rPr>
          <w:rFonts w:ascii="Times New Roman" w:hAnsi="Times New Roman" w:cs="Times New Roman"/>
        </w:rPr>
        <w:t>Weeder</w:t>
      </w:r>
      <w:proofErr w:type="spellEnd"/>
      <w:r>
        <w:rPr>
          <w:rFonts w:ascii="Times New Roman" w:hAnsi="Times New Roman" w:cs="Times New Roman"/>
        </w:rPr>
        <w:t xml:space="preserve"> B.R. </w:t>
      </w:r>
      <w:proofErr w:type="spellStart"/>
      <w:r>
        <w:rPr>
          <w:rFonts w:ascii="Times New Roman" w:hAnsi="Times New Roman" w:cs="Times New Roman"/>
        </w:rPr>
        <w:t>pepsickle</w:t>
      </w:r>
      <w:proofErr w:type="spellEnd"/>
      <w:r>
        <w:rPr>
          <w:rFonts w:ascii="Times New Roman" w:hAnsi="Times New Roman" w:cs="Times New Roman"/>
        </w:rPr>
        <w:t xml:space="preserve"> rapidly and accurately predicts proteasomal cleavage sites for improved neoantigen identification / </w:t>
      </w:r>
      <w:proofErr w:type="spellStart"/>
      <w:r>
        <w:rPr>
          <w:rFonts w:ascii="Times New Roman" w:hAnsi="Times New Roman" w:cs="Times New Roman"/>
        </w:rPr>
        <w:t>Weeder</w:t>
      </w:r>
      <w:proofErr w:type="spellEnd"/>
      <w:r>
        <w:rPr>
          <w:rFonts w:ascii="Times New Roman" w:hAnsi="Times New Roman" w:cs="Times New Roman"/>
        </w:rPr>
        <w:t xml:space="preserve"> B.R., Wood M.A., Li E., Nellore A., Thompson R.F. // Bioinformatics – 2021. – Т. 37 – № 21 – С.3723–3733.</w:t>
      </w:r>
    </w:p>
    <w:p w14:paraId="5A230917"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101. Daniel S. Relationship Between Peptide </w:t>
      </w:r>
      <w:proofErr w:type="spellStart"/>
      <w:r>
        <w:rPr>
          <w:rFonts w:ascii="Times New Roman" w:hAnsi="Times New Roman" w:cs="Times New Roman"/>
        </w:rPr>
        <w:t>Selectivities</w:t>
      </w:r>
      <w:proofErr w:type="spellEnd"/>
      <w:r>
        <w:rPr>
          <w:rFonts w:ascii="Times New Roman" w:hAnsi="Times New Roman" w:cs="Times New Roman"/>
        </w:rPr>
        <w:t xml:space="preserve"> of Human Transporters Associated with Antigen Processing and HLA Class I Molecules / Daniel S., </w:t>
      </w:r>
      <w:proofErr w:type="spellStart"/>
      <w:r>
        <w:rPr>
          <w:rFonts w:ascii="Times New Roman" w:hAnsi="Times New Roman" w:cs="Times New Roman"/>
        </w:rPr>
        <w:t>Brusic</w:t>
      </w:r>
      <w:proofErr w:type="spellEnd"/>
      <w:r>
        <w:rPr>
          <w:rFonts w:ascii="Times New Roman" w:hAnsi="Times New Roman" w:cs="Times New Roman"/>
        </w:rPr>
        <w:t xml:space="preserve"> V., Caillat-Zucman S., </w:t>
      </w:r>
      <w:proofErr w:type="spellStart"/>
      <w:r>
        <w:rPr>
          <w:rFonts w:ascii="Times New Roman" w:hAnsi="Times New Roman" w:cs="Times New Roman"/>
        </w:rPr>
        <w:t>Petrovsky</w:t>
      </w:r>
      <w:proofErr w:type="spellEnd"/>
      <w:r>
        <w:rPr>
          <w:rFonts w:ascii="Times New Roman" w:hAnsi="Times New Roman" w:cs="Times New Roman"/>
        </w:rPr>
        <w:t xml:space="preserve"> N., Harrison L., </w:t>
      </w:r>
      <w:proofErr w:type="spellStart"/>
      <w:r>
        <w:rPr>
          <w:rFonts w:ascii="Times New Roman" w:hAnsi="Times New Roman" w:cs="Times New Roman"/>
        </w:rPr>
        <w:t>Riganelli</w:t>
      </w:r>
      <w:proofErr w:type="spellEnd"/>
      <w:r>
        <w:rPr>
          <w:rFonts w:ascii="Times New Roman" w:hAnsi="Times New Roman" w:cs="Times New Roman"/>
        </w:rPr>
        <w:t xml:space="preserve"> D., </w:t>
      </w:r>
      <w:proofErr w:type="spellStart"/>
      <w:r>
        <w:rPr>
          <w:rFonts w:ascii="Times New Roman" w:hAnsi="Times New Roman" w:cs="Times New Roman"/>
        </w:rPr>
        <w:t>Sinigaglia</w:t>
      </w:r>
      <w:proofErr w:type="spellEnd"/>
      <w:r>
        <w:rPr>
          <w:rFonts w:ascii="Times New Roman" w:hAnsi="Times New Roman" w:cs="Times New Roman"/>
        </w:rPr>
        <w:t xml:space="preserve"> F., </w:t>
      </w:r>
      <w:proofErr w:type="spellStart"/>
      <w:r>
        <w:rPr>
          <w:rFonts w:ascii="Times New Roman" w:hAnsi="Times New Roman" w:cs="Times New Roman"/>
        </w:rPr>
        <w:t>Gallazzi</w:t>
      </w:r>
      <w:proofErr w:type="spellEnd"/>
      <w:r>
        <w:rPr>
          <w:rFonts w:ascii="Times New Roman" w:hAnsi="Times New Roman" w:cs="Times New Roman"/>
        </w:rPr>
        <w:t xml:space="preserve"> F., Hammer J., Van </w:t>
      </w:r>
      <w:proofErr w:type="spellStart"/>
      <w:r>
        <w:rPr>
          <w:rFonts w:ascii="Times New Roman" w:hAnsi="Times New Roman" w:cs="Times New Roman"/>
        </w:rPr>
        <w:t>Endert</w:t>
      </w:r>
      <w:proofErr w:type="spellEnd"/>
      <w:r>
        <w:rPr>
          <w:rFonts w:ascii="Times New Roman" w:hAnsi="Times New Roman" w:cs="Times New Roman"/>
        </w:rPr>
        <w:t xml:space="preserve"> P.M. // The Journal of Immunology – 1998. – Т. 161 – № 2 – С.617–624.</w:t>
      </w:r>
    </w:p>
    <w:p w14:paraId="0D209F5C" w14:textId="77777777" w:rsidR="00567DF7" w:rsidRDefault="00567DF7" w:rsidP="00567DF7">
      <w:pPr>
        <w:pStyle w:val="af8"/>
        <w:rPr>
          <w:rFonts w:ascii="Times New Roman" w:hAnsi="Times New Roman" w:cs="Times New Roman"/>
        </w:rPr>
      </w:pPr>
      <w:r>
        <w:rPr>
          <w:rFonts w:ascii="Times New Roman" w:hAnsi="Times New Roman" w:cs="Times New Roman"/>
        </w:rPr>
        <w:t>102. Zhao W. Systematically benchmarking peptide-MHC binding predictors: From synthetic to naturally processed epitopes / Zhao W., Sher X. // PLOS Computational Biology – 2018. – Т. 14 – № 11 – С.e1006457.</w:t>
      </w:r>
    </w:p>
    <w:p w14:paraId="378E4465"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103. Paul S. HLA Class I Alleles Are Associated with Peptide-Binding Repertoires of Different Size, Affinity, and Immunogenicity / Paul S., Weiskopf D., Angelo M.A., Sidney J., Peters B., </w:t>
      </w:r>
      <w:proofErr w:type="spellStart"/>
      <w:r>
        <w:rPr>
          <w:rFonts w:ascii="Times New Roman" w:hAnsi="Times New Roman" w:cs="Times New Roman"/>
        </w:rPr>
        <w:t>Sette</w:t>
      </w:r>
      <w:proofErr w:type="spellEnd"/>
      <w:r>
        <w:rPr>
          <w:rFonts w:ascii="Times New Roman" w:hAnsi="Times New Roman" w:cs="Times New Roman"/>
        </w:rPr>
        <w:t xml:space="preserve"> A. // The Journal of Immunology – 2013. – Т. 191 – № 12 – С.5831–5839.</w:t>
      </w:r>
    </w:p>
    <w:p w14:paraId="67E2A477"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104. </w:t>
      </w:r>
      <w:proofErr w:type="spellStart"/>
      <w:r>
        <w:rPr>
          <w:rFonts w:ascii="Times New Roman" w:hAnsi="Times New Roman" w:cs="Times New Roman"/>
        </w:rPr>
        <w:t>Sette</w:t>
      </w:r>
      <w:proofErr w:type="spellEnd"/>
      <w:r>
        <w:rPr>
          <w:rFonts w:ascii="Times New Roman" w:hAnsi="Times New Roman" w:cs="Times New Roman"/>
        </w:rPr>
        <w:t xml:space="preserve"> A. The relationship between class I binding affinity and immunogenicity of potential cytotoxic T cell epitopes / </w:t>
      </w:r>
      <w:proofErr w:type="spellStart"/>
      <w:r>
        <w:rPr>
          <w:rFonts w:ascii="Times New Roman" w:hAnsi="Times New Roman" w:cs="Times New Roman"/>
        </w:rPr>
        <w:t>Sette</w:t>
      </w:r>
      <w:proofErr w:type="spellEnd"/>
      <w:r>
        <w:rPr>
          <w:rFonts w:ascii="Times New Roman" w:hAnsi="Times New Roman" w:cs="Times New Roman"/>
        </w:rPr>
        <w:t xml:space="preserve"> A., </w:t>
      </w:r>
      <w:proofErr w:type="spellStart"/>
      <w:r>
        <w:rPr>
          <w:rFonts w:ascii="Times New Roman" w:hAnsi="Times New Roman" w:cs="Times New Roman"/>
        </w:rPr>
        <w:t>Vitiello</w:t>
      </w:r>
      <w:proofErr w:type="spellEnd"/>
      <w:r>
        <w:rPr>
          <w:rFonts w:ascii="Times New Roman" w:hAnsi="Times New Roman" w:cs="Times New Roman"/>
        </w:rPr>
        <w:t xml:space="preserve"> A., </w:t>
      </w:r>
      <w:proofErr w:type="spellStart"/>
      <w:r>
        <w:rPr>
          <w:rFonts w:ascii="Times New Roman" w:hAnsi="Times New Roman" w:cs="Times New Roman"/>
        </w:rPr>
        <w:t>Reherman</w:t>
      </w:r>
      <w:proofErr w:type="spellEnd"/>
      <w:r>
        <w:rPr>
          <w:rFonts w:ascii="Times New Roman" w:hAnsi="Times New Roman" w:cs="Times New Roman"/>
        </w:rPr>
        <w:t xml:space="preserve"> B., Fowler P., </w:t>
      </w:r>
      <w:proofErr w:type="spellStart"/>
      <w:r>
        <w:rPr>
          <w:rFonts w:ascii="Times New Roman" w:hAnsi="Times New Roman" w:cs="Times New Roman"/>
        </w:rPr>
        <w:t>Nayersina</w:t>
      </w:r>
      <w:proofErr w:type="spellEnd"/>
      <w:r>
        <w:rPr>
          <w:rFonts w:ascii="Times New Roman" w:hAnsi="Times New Roman" w:cs="Times New Roman"/>
        </w:rPr>
        <w:t xml:space="preserve"> R., Kast W.M., </w:t>
      </w:r>
      <w:proofErr w:type="spellStart"/>
      <w:r>
        <w:rPr>
          <w:rFonts w:ascii="Times New Roman" w:hAnsi="Times New Roman" w:cs="Times New Roman"/>
        </w:rPr>
        <w:t>Melief</w:t>
      </w:r>
      <w:proofErr w:type="spellEnd"/>
      <w:r>
        <w:rPr>
          <w:rFonts w:ascii="Times New Roman" w:hAnsi="Times New Roman" w:cs="Times New Roman"/>
        </w:rPr>
        <w:t xml:space="preserve"> C.J., </w:t>
      </w:r>
      <w:proofErr w:type="spellStart"/>
      <w:r>
        <w:rPr>
          <w:rFonts w:ascii="Times New Roman" w:hAnsi="Times New Roman" w:cs="Times New Roman"/>
        </w:rPr>
        <w:t>Oseroff</w:t>
      </w:r>
      <w:proofErr w:type="spellEnd"/>
      <w:r>
        <w:rPr>
          <w:rFonts w:ascii="Times New Roman" w:hAnsi="Times New Roman" w:cs="Times New Roman"/>
        </w:rPr>
        <w:t xml:space="preserve"> C., Yuan L., </w:t>
      </w:r>
      <w:proofErr w:type="spellStart"/>
      <w:r>
        <w:rPr>
          <w:rFonts w:ascii="Times New Roman" w:hAnsi="Times New Roman" w:cs="Times New Roman"/>
        </w:rPr>
        <w:t>Ruppert</w:t>
      </w:r>
      <w:proofErr w:type="spellEnd"/>
      <w:r>
        <w:rPr>
          <w:rFonts w:ascii="Times New Roman" w:hAnsi="Times New Roman" w:cs="Times New Roman"/>
        </w:rPr>
        <w:t xml:space="preserve"> J., Sidney J., Guercio M.F. del, Southwood S., Kubo R.T., </w:t>
      </w:r>
      <w:proofErr w:type="spellStart"/>
      <w:r>
        <w:rPr>
          <w:rFonts w:ascii="Times New Roman" w:hAnsi="Times New Roman" w:cs="Times New Roman"/>
        </w:rPr>
        <w:t>Chesnut</w:t>
      </w:r>
      <w:proofErr w:type="spellEnd"/>
      <w:r>
        <w:rPr>
          <w:rFonts w:ascii="Times New Roman" w:hAnsi="Times New Roman" w:cs="Times New Roman"/>
        </w:rPr>
        <w:t xml:space="preserve"> R.W., Grey H.M., </w:t>
      </w:r>
      <w:proofErr w:type="spellStart"/>
      <w:r>
        <w:rPr>
          <w:rFonts w:ascii="Times New Roman" w:hAnsi="Times New Roman" w:cs="Times New Roman"/>
        </w:rPr>
        <w:t>Chisari</w:t>
      </w:r>
      <w:proofErr w:type="spellEnd"/>
      <w:r>
        <w:rPr>
          <w:rFonts w:ascii="Times New Roman" w:hAnsi="Times New Roman" w:cs="Times New Roman"/>
        </w:rPr>
        <w:t xml:space="preserve"> F.V. // Journal of Immunology (Baltimore, Md.: 1950) – 1994. – Т. 153 – № 12 – С.5586–5592.</w:t>
      </w:r>
    </w:p>
    <w:p w14:paraId="7CCC57E5"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105. Karasev D.A. Application of molecular descriptors for recognition of phosphorylation sites in amino acid sequences / Karasev D.A., </w:t>
      </w:r>
      <w:proofErr w:type="spellStart"/>
      <w:r>
        <w:rPr>
          <w:rFonts w:ascii="Times New Roman" w:hAnsi="Times New Roman" w:cs="Times New Roman"/>
        </w:rPr>
        <w:t>Savosina</w:t>
      </w:r>
      <w:proofErr w:type="spellEnd"/>
      <w:r>
        <w:rPr>
          <w:rFonts w:ascii="Times New Roman" w:hAnsi="Times New Roman" w:cs="Times New Roman"/>
        </w:rPr>
        <w:t xml:space="preserve"> P.I., </w:t>
      </w:r>
      <w:proofErr w:type="spellStart"/>
      <w:r>
        <w:rPr>
          <w:rFonts w:ascii="Times New Roman" w:hAnsi="Times New Roman" w:cs="Times New Roman"/>
        </w:rPr>
        <w:t>Sobolev</w:t>
      </w:r>
      <w:proofErr w:type="spellEnd"/>
      <w:r>
        <w:rPr>
          <w:rFonts w:ascii="Times New Roman" w:hAnsi="Times New Roman" w:cs="Times New Roman"/>
        </w:rPr>
        <w:t xml:space="preserve"> B.N., </w:t>
      </w:r>
      <w:proofErr w:type="spellStart"/>
      <w:r>
        <w:rPr>
          <w:rFonts w:ascii="Times New Roman" w:hAnsi="Times New Roman" w:cs="Times New Roman"/>
        </w:rPr>
        <w:t>Filimonov</w:t>
      </w:r>
      <w:proofErr w:type="spellEnd"/>
      <w:r>
        <w:rPr>
          <w:rFonts w:ascii="Times New Roman" w:hAnsi="Times New Roman" w:cs="Times New Roman"/>
        </w:rPr>
        <w:t xml:space="preserve"> D.A., </w:t>
      </w:r>
      <w:proofErr w:type="spellStart"/>
      <w:r>
        <w:rPr>
          <w:rFonts w:ascii="Times New Roman" w:hAnsi="Times New Roman" w:cs="Times New Roman"/>
        </w:rPr>
        <w:t>Lagunin</w:t>
      </w:r>
      <w:proofErr w:type="spellEnd"/>
      <w:r>
        <w:rPr>
          <w:rFonts w:ascii="Times New Roman" w:hAnsi="Times New Roman" w:cs="Times New Roman"/>
        </w:rPr>
        <w:t xml:space="preserve"> A.A. // </w:t>
      </w:r>
      <w:proofErr w:type="spellStart"/>
      <w:r>
        <w:rPr>
          <w:rFonts w:ascii="Times New Roman" w:hAnsi="Times New Roman" w:cs="Times New Roman"/>
        </w:rPr>
        <w:t>Biomeditsinskaya</w:t>
      </w:r>
      <w:proofErr w:type="spellEnd"/>
      <w:r>
        <w:rPr>
          <w:rFonts w:ascii="Times New Roman" w:hAnsi="Times New Roman" w:cs="Times New Roman"/>
        </w:rPr>
        <w:t xml:space="preserve"> </w:t>
      </w:r>
      <w:proofErr w:type="spellStart"/>
      <w:r>
        <w:rPr>
          <w:rFonts w:ascii="Times New Roman" w:hAnsi="Times New Roman" w:cs="Times New Roman"/>
        </w:rPr>
        <w:t>Khimiya</w:t>
      </w:r>
      <w:proofErr w:type="spellEnd"/>
      <w:r>
        <w:rPr>
          <w:rFonts w:ascii="Times New Roman" w:hAnsi="Times New Roman" w:cs="Times New Roman"/>
        </w:rPr>
        <w:t xml:space="preserve"> – 2017. – Т. 63 – № 5 – С.423–427.</w:t>
      </w:r>
    </w:p>
    <w:p w14:paraId="4654F742"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106. </w:t>
      </w:r>
      <w:proofErr w:type="spellStart"/>
      <w:r>
        <w:rPr>
          <w:rFonts w:ascii="Times New Roman" w:hAnsi="Times New Roman" w:cs="Times New Roman"/>
        </w:rPr>
        <w:t>Filimonov</w:t>
      </w:r>
      <w:proofErr w:type="spellEnd"/>
      <w:r>
        <w:rPr>
          <w:rFonts w:ascii="Times New Roman" w:hAnsi="Times New Roman" w:cs="Times New Roman"/>
        </w:rPr>
        <w:t xml:space="preserve"> D.A. Prediction of the Biological Activity Spectra of Organic Compounds Using the Pass Online Web Resource / </w:t>
      </w:r>
      <w:proofErr w:type="spellStart"/>
      <w:r>
        <w:rPr>
          <w:rFonts w:ascii="Times New Roman" w:hAnsi="Times New Roman" w:cs="Times New Roman"/>
        </w:rPr>
        <w:t>Filimonov</w:t>
      </w:r>
      <w:proofErr w:type="spellEnd"/>
      <w:r>
        <w:rPr>
          <w:rFonts w:ascii="Times New Roman" w:hAnsi="Times New Roman" w:cs="Times New Roman"/>
        </w:rPr>
        <w:t xml:space="preserve"> D.A., </w:t>
      </w:r>
      <w:proofErr w:type="spellStart"/>
      <w:r>
        <w:rPr>
          <w:rFonts w:ascii="Times New Roman" w:hAnsi="Times New Roman" w:cs="Times New Roman"/>
        </w:rPr>
        <w:t>Lagunin</w:t>
      </w:r>
      <w:proofErr w:type="spellEnd"/>
      <w:r>
        <w:rPr>
          <w:rFonts w:ascii="Times New Roman" w:hAnsi="Times New Roman" w:cs="Times New Roman"/>
        </w:rPr>
        <w:t xml:space="preserve"> A.A., </w:t>
      </w:r>
      <w:proofErr w:type="spellStart"/>
      <w:r>
        <w:rPr>
          <w:rFonts w:ascii="Times New Roman" w:hAnsi="Times New Roman" w:cs="Times New Roman"/>
        </w:rPr>
        <w:t>Gloriozova</w:t>
      </w:r>
      <w:proofErr w:type="spellEnd"/>
      <w:r>
        <w:rPr>
          <w:rFonts w:ascii="Times New Roman" w:hAnsi="Times New Roman" w:cs="Times New Roman"/>
        </w:rPr>
        <w:t xml:space="preserve"> T.A., </w:t>
      </w:r>
      <w:proofErr w:type="spellStart"/>
      <w:r>
        <w:rPr>
          <w:rFonts w:ascii="Times New Roman" w:hAnsi="Times New Roman" w:cs="Times New Roman"/>
        </w:rPr>
        <w:t>Rudik</w:t>
      </w:r>
      <w:proofErr w:type="spellEnd"/>
      <w:r>
        <w:rPr>
          <w:rFonts w:ascii="Times New Roman" w:hAnsi="Times New Roman" w:cs="Times New Roman"/>
        </w:rPr>
        <w:t xml:space="preserve"> A.V., </w:t>
      </w:r>
      <w:proofErr w:type="spellStart"/>
      <w:r>
        <w:rPr>
          <w:rFonts w:ascii="Times New Roman" w:hAnsi="Times New Roman" w:cs="Times New Roman"/>
        </w:rPr>
        <w:t>Druzhilovskii</w:t>
      </w:r>
      <w:proofErr w:type="spellEnd"/>
      <w:r>
        <w:rPr>
          <w:rFonts w:ascii="Times New Roman" w:hAnsi="Times New Roman" w:cs="Times New Roman"/>
        </w:rPr>
        <w:t xml:space="preserve"> D.S., </w:t>
      </w:r>
      <w:proofErr w:type="spellStart"/>
      <w:r>
        <w:rPr>
          <w:rFonts w:ascii="Times New Roman" w:hAnsi="Times New Roman" w:cs="Times New Roman"/>
        </w:rPr>
        <w:t>Pogodin</w:t>
      </w:r>
      <w:proofErr w:type="spellEnd"/>
      <w:r>
        <w:rPr>
          <w:rFonts w:ascii="Times New Roman" w:hAnsi="Times New Roman" w:cs="Times New Roman"/>
        </w:rPr>
        <w:t xml:space="preserve"> P.V., </w:t>
      </w:r>
      <w:proofErr w:type="spellStart"/>
      <w:r>
        <w:rPr>
          <w:rFonts w:ascii="Times New Roman" w:hAnsi="Times New Roman" w:cs="Times New Roman"/>
        </w:rPr>
        <w:t>Poroikov</w:t>
      </w:r>
      <w:proofErr w:type="spellEnd"/>
      <w:r>
        <w:rPr>
          <w:rFonts w:ascii="Times New Roman" w:hAnsi="Times New Roman" w:cs="Times New Roman"/>
        </w:rPr>
        <w:t xml:space="preserve"> V.V. // Chemistry of Heterocyclic Compounds – 2014. – Т. 50 – № 3 – С.444–457.</w:t>
      </w:r>
    </w:p>
    <w:p w14:paraId="449E7D9C"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107. Landrum G. </w:t>
      </w:r>
      <w:proofErr w:type="spellStart"/>
      <w:r>
        <w:rPr>
          <w:rFonts w:ascii="Times New Roman" w:hAnsi="Times New Roman" w:cs="Times New Roman"/>
        </w:rPr>
        <w:t>RDKit</w:t>
      </w:r>
      <w:proofErr w:type="spellEnd"/>
      <w:r>
        <w:rPr>
          <w:rFonts w:ascii="Times New Roman" w:hAnsi="Times New Roman" w:cs="Times New Roman"/>
        </w:rPr>
        <w:t>: Open-source cheminformatics. https://www.rdkit.org // – 2023.</w:t>
      </w:r>
    </w:p>
    <w:p w14:paraId="0F45B353" w14:textId="77777777" w:rsidR="00567DF7" w:rsidRPr="00A91834" w:rsidRDefault="00567DF7" w:rsidP="00567DF7">
      <w:pPr>
        <w:pStyle w:val="af8"/>
        <w:rPr>
          <w:rFonts w:ascii="Times New Roman" w:hAnsi="Times New Roman" w:cs="Times New Roman"/>
          <w:lang w:val="ru-RU"/>
        </w:rPr>
      </w:pPr>
      <w:r w:rsidRPr="00A91834">
        <w:rPr>
          <w:rFonts w:ascii="Times New Roman" w:hAnsi="Times New Roman" w:cs="Times New Roman"/>
          <w:lang w:val="ru-RU"/>
        </w:rPr>
        <w:t xml:space="preserve">108. Баскин </w:t>
      </w:r>
      <w:proofErr w:type="spellStart"/>
      <w:r w:rsidRPr="00A91834">
        <w:rPr>
          <w:rFonts w:ascii="Times New Roman" w:hAnsi="Times New Roman" w:cs="Times New Roman"/>
          <w:lang w:val="ru-RU"/>
        </w:rPr>
        <w:t>И.И.Введение</w:t>
      </w:r>
      <w:proofErr w:type="spellEnd"/>
      <w:r w:rsidRPr="00A91834">
        <w:rPr>
          <w:rFonts w:ascii="Times New Roman" w:hAnsi="Times New Roman" w:cs="Times New Roman"/>
          <w:lang w:val="ru-RU"/>
        </w:rPr>
        <w:t xml:space="preserve"> в </w:t>
      </w:r>
      <w:proofErr w:type="spellStart"/>
      <w:r w:rsidRPr="00A91834">
        <w:rPr>
          <w:rFonts w:ascii="Times New Roman" w:hAnsi="Times New Roman" w:cs="Times New Roman"/>
          <w:lang w:val="ru-RU"/>
        </w:rPr>
        <w:t>хемоинформатику</w:t>
      </w:r>
      <w:proofErr w:type="spellEnd"/>
      <w:r w:rsidRPr="00A91834">
        <w:rPr>
          <w:rFonts w:ascii="Times New Roman" w:hAnsi="Times New Roman" w:cs="Times New Roman"/>
          <w:lang w:val="ru-RU"/>
        </w:rPr>
        <w:t xml:space="preserve">: моделирование «структура-свойство» / И. И. Баскин, Т. И. Маджидов, А. А. </w:t>
      </w:r>
      <w:proofErr w:type="spellStart"/>
      <w:r w:rsidRPr="00A91834">
        <w:rPr>
          <w:rFonts w:ascii="Times New Roman" w:hAnsi="Times New Roman" w:cs="Times New Roman"/>
          <w:lang w:val="ru-RU"/>
        </w:rPr>
        <w:t>Варнек</w:t>
      </w:r>
      <w:proofErr w:type="spellEnd"/>
      <w:r w:rsidRPr="00A91834">
        <w:rPr>
          <w:rFonts w:ascii="Times New Roman" w:hAnsi="Times New Roman" w:cs="Times New Roman"/>
          <w:lang w:val="ru-RU"/>
        </w:rPr>
        <w:t xml:space="preserve"> – Москва, Казань, Страсбург, 2020.</w:t>
      </w:r>
    </w:p>
    <w:p w14:paraId="7FFD2EF8" w14:textId="77777777" w:rsidR="00567DF7" w:rsidRDefault="00567DF7" w:rsidP="00567DF7">
      <w:pPr>
        <w:pStyle w:val="af8"/>
        <w:rPr>
          <w:rFonts w:ascii="Times New Roman" w:hAnsi="Times New Roman" w:cs="Times New Roman"/>
        </w:rPr>
      </w:pPr>
      <w:r>
        <w:rPr>
          <w:rFonts w:ascii="Times New Roman" w:hAnsi="Times New Roman" w:cs="Times New Roman"/>
        </w:rPr>
        <w:lastRenderedPageBreak/>
        <w:t xml:space="preserve">109. Hastie </w:t>
      </w:r>
      <w:proofErr w:type="spellStart"/>
      <w:proofErr w:type="gramStart"/>
      <w:r>
        <w:rPr>
          <w:rFonts w:ascii="Times New Roman" w:hAnsi="Times New Roman" w:cs="Times New Roman"/>
        </w:rPr>
        <w:t>T.The</w:t>
      </w:r>
      <w:proofErr w:type="spellEnd"/>
      <w:proofErr w:type="gramEnd"/>
      <w:r>
        <w:rPr>
          <w:rFonts w:ascii="Times New Roman" w:hAnsi="Times New Roman" w:cs="Times New Roman"/>
        </w:rPr>
        <w:t xml:space="preserve"> Elements of Statistical Learning Data Mining, Inference, and Prediction / T. Hastie, R. </w:t>
      </w:r>
      <w:proofErr w:type="spellStart"/>
      <w:r>
        <w:rPr>
          <w:rFonts w:ascii="Times New Roman" w:hAnsi="Times New Roman" w:cs="Times New Roman"/>
        </w:rPr>
        <w:t>Tibshirani</w:t>
      </w:r>
      <w:proofErr w:type="spellEnd"/>
      <w:r>
        <w:rPr>
          <w:rFonts w:ascii="Times New Roman" w:hAnsi="Times New Roman" w:cs="Times New Roman"/>
        </w:rPr>
        <w:t xml:space="preserve">, J. Friedman – Springer International Publishing, 2017. </w:t>
      </w:r>
      <w:proofErr w:type="spellStart"/>
      <w:r>
        <w:rPr>
          <w:rFonts w:ascii="Times New Roman" w:hAnsi="Times New Roman" w:cs="Times New Roman"/>
        </w:rPr>
        <w:t>Вып</w:t>
      </w:r>
      <w:proofErr w:type="spellEnd"/>
      <w:r>
        <w:rPr>
          <w:rFonts w:ascii="Times New Roman" w:hAnsi="Times New Roman" w:cs="Times New Roman"/>
        </w:rPr>
        <w:t>. 2.</w:t>
      </w:r>
    </w:p>
    <w:p w14:paraId="2EFFECA9" w14:textId="77777777" w:rsidR="00567DF7" w:rsidRDefault="00567DF7" w:rsidP="00567DF7">
      <w:pPr>
        <w:pStyle w:val="af8"/>
        <w:rPr>
          <w:rFonts w:ascii="Times New Roman" w:hAnsi="Times New Roman" w:cs="Times New Roman"/>
        </w:rPr>
      </w:pPr>
      <w:r>
        <w:rPr>
          <w:rFonts w:ascii="Times New Roman" w:hAnsi="Times New Roman" w:cs="Times New Roman"/>
        </w:rPr>
        <w:t>110. Youden W.J. Index for rating diagnostic tests / Youden W.J. // Cancer – 1950. – Т. 3 – № 1 – С.32–35.</w:t>
      </w:r>
    </w:p>
    <w:p w14:paraId="2B26DFF2"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111. Kuhn M. Building Predictive Models in </w:t>
      </w:r>
      <w:r>
        <w:rPr>
          <w:rFonts w:ascii="Times New Roman" w:hAnsi="Times New Roman" w:cs="Times New Roman"/>
          <w:i/>
          <w:iCs/>
        </w:rPr>
        <w:t>R</w:t>
      </w:r>
      <w:r>
        <w:rPr>
          <w:rFonts w:ascii="Times New Roman" w:hAnsi="Times New Roman" w:cs="Times New Roman"/>
        </w:rPr>
        <w:t xml:space="preserve"> Using the </w:t>
      </w:r>
      <w:r>
        <w:rPr>
          <w:rFonts w:ascii="Times New Roman" w:hAnsi="Times New Roman" w:cs="Times New Roman"/>
          <w:b/>
          <w:bCs/>
        </w:rPr>
        <w:t>caret</w:t>
      </w:r>
      <w:r>
        <w:rPr>
          <w:rFonts w:ascii="Times New Roman" w:hAnsi="Times New Roman" w:cs="Times New Roman"/>
        </w:rPr>
        <w:t xml:space="preserve"> Package / Kuhn M. // Journal of Statistical Software – 2008. – Т. 28 – № 5.</w:t>
      </w:r>
    </w:p>
    <w:p w14:paraId="0D6A0482"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112. </w:t>
      </w:r>
      <w:proofErr w:type="spellStart"/>
      <w:r>
        <w:rPr>
          <w:rFonts w:ascii="Times New Roman" w:hAnsi="Times New Roman" w:cs="Times New Roman"/>
        </w:rPr>
        <w:t>Pedregosa</w:t>
      </w:r>
      <w:proofErr w:type="spellEnd"/>
      <w:r>
        <w:rPr>
          <w:rFonts w:ascii="Times New Roman" w:hAnsi="Times New Roman" w:cs="Times New Roman"/>
        </w:rPr>
        <w:t xml:space="preserve"> F. Scikit-learn: Machine Learning in Python / </w:t>
      </w:r>
      <w:proofErr w:type="spellStart"/>
      <w:r>
        <w:rPr>
          <w:rFonts w:ascii="Times New Roman" w:hAnsi="Times New Roman" w:cs="Times New Roman"/>
        </w:rPr>
        <w:t>Pedregosa</w:t>
      </w:r>
      <w:proofErr w:type="spellEnd"/>
      <w:r>
        <w:rPr>
          <w:rFonts w:ascii="Times New Roman" w:hAnsi="Times New Roman" w:cs="Times New Roman"/>
        </w:rPr>
        <w:t xml:space="preserve"> F., </w:t>
      </w:r>
      <w:proofErr w:type="spellStart"/>
      <w:r>
        <w:rPr>
          <w:rFonts w:ascii="Times New Roman" w:hAnsi="Times New Roman" w:cs="Times New Roman"/>
        </w:rPr>
        <w:t>Varoquaux</w:t>
      </w:r>
      <w:proofErr w:type="spellEnd"/>
      <w:r>
        <w:rPr>
          <w:rFonts w:ascii="Times New Roman" w:hAnsi="Times New Roman" w:cs="Times New Roman"/>
        </w:rPr>
        <w:t xml:space="preserve"> G., </w:t>
      </w:r>
      <w:proofErr w:type="spellStart"/>
      <w:r>
        <w:rPr>
          <w:rFonts w:ascii="Times New Roman" w:hAnsi="Times New Roman" w:cs="Times New Roman"/>
        </w:rPr>
        <w:t>Gramfort</w:t>
      </w:r>
      <w:proofErr w:type="spellEnd"/>
      <w:r>
        <w:rPr>
          <w:rFonts w:ascii="Times New Roman" w:hAnsi="Times New Roman" w:cs="Times New Roman"/>
        </w:rPr>
        <w:t xml:space="preserve"> A., Michel V., </w:t>
      </w:r>
      <w:proofErr w:type="spellStart"/>
      <w:r>
        <w:rPr>
          <w:rFonts w:ascii="Times New Roman" w:hAnsi="Times New Roman" w:cs="Times New Roman"/>
        </w:rPr>
        <w:t>Thirion</w:t>
      </w:r>
      <w:proofErr w:type="spellEnd"/>
      <w:r>
        <w:rPr>
          <w:rFonts w:ascii="Times New Roman" w:hAnsi="Times New Roman" w:cs="Times New Roman"/>
        </w:rPr>
        <w:t xml:space="preserve"> B., Grisel O., Blondel M., </w:t>
      </w:r>
      <w:proofErr w:type="spellStart"/>
      <w:r>
        <w:rPr>
          <w:rFonts w:ascii="Times New Roman" w:hAnsi="Times New Roman" w:cs="Times New Roman"/>
        </w:rPr>
        <w:t>Prettenhofer</w:t>
      </w:r>
      <w:proofErr w:type="spellEnd"/>
      <w:r>
        <w:rPr>
          <w:rFonts w:ascii="Times New Roman" w:hAnsi="Times New Roman" w:cs="Times New Roman"/>
        </w:rPr>
        <w:t xml:space="preserve"> P., Weiss R., </w:t>
      </w:r>
      <w:proofErr w:type="spellStart"/>
      <w:r>
        <w:rPr>
          <w:rFonts w:ascii="Times New Roman" w:hAnsi="Times New Roman" w:cs="Times New Roman"/>
        </w:rPr>
        <w:t>Dubourg</w:t>
      </w:r>
      <w:proofErr w:type="spellEnd"/>
      <w:r>
        <w:rPr>
          <w:rFonts w:ascii="Times New Roman" w:hAnsi="Times New Roman" w:cs="Times New Roman"/>
        </w:rPr>
        <w:t xml:space="preserve"> V., </w:t>
      </w:r>
      <w:proofErr w:type="spellStart"/>
      <w:r>
        <w:rPr>
          <w:rFonts w:ascii="Times New Roman" w:hAnsi="Times New Roman" w:cs="Times New Roman"/>
        </w:rPr>
        <w:t>Vanderplas</w:t>
      </w:r>
      <w:proofErr w:type="spellEnd"/>
      <w:r>
        <w:rPr>
          <w:rFonts w:ascii="Times New Roman" w:hAnsi="Times New Roman" w:cs="Times New Roman"/>
        </w:rPr>
        <w:t xml:space="preserve"> J., </w:t>
      </w:r>
      <w:proofErr w:type="spellStart"/>
      <w:r>
        <w:rPr>
          <w:rFonts w:ascii="Times New Roman" w:hAnsi="Times New Roman" w:cs="Times New Roman"/>
        </w:rPr>
        <w:t>Passos</w:t>
      </w:r>
      <w:proofErr w:type="spellEnd"/>
      <w:r>
        <w:rPr>
          <w:rFonts w:ascii="Times New Roman" w:hAnsi="Times New Roman" w:cs="Times New Roman"/>
        </w:rPr>
        <w:t xml:space="preserve"> A., </w:t>
      </w:r>
      <w:proofErr w:type="spellStart"/>
      <w:r>
        <w:rPr>
          <w:rFonts w:ascii="Times New Roman" w:hAnsi="Times New Roman" w:cs="Times New Roman"/>
        </w:rPr>
        <w:t>Cournapeau</w:t>
      </w:r>
      <w:proofErr w:type="spellEnd"/>
      <w:r>
        <w:rPr>
          <w:rFonts w:ascii="Times New Roman" w:hAnsi="Times New Roman" w:cs="Times New Roman"/>
        </w:rPr>
        <w:t xml:space="preserve"> D. // MACHINE LEARNING IN PYTHON.</w:t>
      </w:r>
    </w:p>
    <w:p w14:paraId="373BAE8B"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113. </w:t>
      </w:r>
      <w:proofErr w:type="spellStart"/>
      <w:r>
        <w:rPr>
          <w:rFonts w:ascii="Times New Roman" w:hAnsi="Times New Roman" w:cs="Times New Roman"/>
        </w:rPr>
        <w:t>Chemoinformatics</w:t>
      </w:r>
      <w:proofErr w:type="spellEnd"/>
      <w:r>
        <w:rPr>
          <w:rFonts w:ascii="Times New Roman" w:hAnsi="Times New Roman" w:cs="Times New Roman"/>
        </w:rPr>
        <w:t xml:space="preserve"> Approaches to Virtual Screening / / </w:t>
      </w:r>
      <w:proofErr w:type="spellStart"/>
      <w:r>
        <w:rPr>
          <w:rFonts w:ascii="Times New Roman" w:hAnsi="Times New Roman" w:cs="Times New Roman"/>
        </w:rPr>
        <w:t>под</w:t>
      </w:r>
      <w:proofErr w:type="spellEnd"/>
      <w:r>
        <w:rPr>
          <w:rFonts w:ascii="Times New Roman" w:hAnsi="Times New Roman" w:cs="Times New Roman"/>
        </w:rPr>
        <w:t xml:space="preserve"> </w:t>
      </w:r>
      <w:proofErr w:type="spellStart"/>
      <w:r>
        <w:rPr>
          <w:rFonts w:ascii="Times New Roman" w:hAnsi="Times New Roman" w:cs="Times New Roman"/>
        </w:rPr>
        <w:t>ред</w:t>
      </w:r>
      <w:proofErr w:type="spellEnd"/>
      <w:r>
        <w:rPr>
          <w:rFonts w:ascii="Times New Roman" w:hAnsi="Times New Roman" w:cs="Times New Roman"/>
        </w:rPr>
        <w:t xml:space="preserve">. A. </w:t>
      </w:r>
      <w:proofErr w:type="spellStart"/>
      <w:r>
        <w:rPr>
          <w:rFonts w:ascii="Times New Roman" w:hAnsi="Times New Roman" w:cs="Times New Roman"/>
        </w:rPr>
        <w:t>Varnek</w:t>
      </w:r>
      <w:proofErr w:type="spellEnd"/>
      <w:r>
        <w:rPr>
          <w:rFonts w:ascii="Times New Roman" w:hAnsi="Times New Roman" w:cs="Times New Roman"/>
        </w:rPr>
        <w:t xml:space="preserve">, A. </w:t>
      </w:r>
      <w:proofErr w:type="spellStart"/>
      <w:r>
        <w:rPr>
          <w:rFonts w:ascii="Times New Roman" w:hAnsi="Times New Roman" w:cs="Times New Roman"/>
        </w:rPr>
        <w:t>Tropsha</w:t>
      </w:r>
      <w:proofErr w:type="spellEnd"/>
      <w:r>
        <w:rPr>
          <w:rFonts w:ascii="Times New Roman" w:hAnsi="Times New Roman" w:cs="Times New Roman"/>
        </w:rPr>
        <w:t>. – – The Royal Society of Chemistry, 2008.</w:t>
      </w:r>
    </w:p>
    <w:p w14:paraId="07A3D0A2" w14:textId="77777777" w:rsidR="00567DF7" w:rsidRDefault="00567DF7" w:rsidP="00567DF7">
      <w:pPr>
        <w:pStyle w:val="af8"/>
        <w:rPr>
          <w:rFonts w:ascii="Times New Roman" w:hAnsi="Times New Roman" w:cs="Times New Roman"/>
        </w:rPr>
      </w:pPr>
      <w:r>
        <w:rPr>
          <w:rFonts w:ascii="Times New Roman" w:hAnsi="Times New Roman" w:cs="Times New Roman"/>
        </w:rPr>
        <w:t>114. Chang W. shiny: Web Application Framework for R // – 2023.</w:t>
      </w:r>
    </w:p>
    <w:p w14:paraId="32878AEE"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115. Specht G. Large database for the analysis and prediction of spliced and non-spliced peptide generation by proteasomes / Specht G., </w:t>
      </w:r>
      <w:proofErr w:type="spellStart"/>
      <w:r>
        <w:rPr>
          <w:rFonts w:ascii="Times New Roman" w:hAnsi="Times New Roman" w:cs="Times New Roman"/>
        </w:rPr>
        <w:t>Roetschke</w:t>
      </w:r>
      <w:proofErr w:type="spellEnd"/>
      <w:r>
        <w:rPr>
          <w:rFonts w:ascii="Times New Roman" w:hAnsi="Times New Roman" w:cs="Times New Roman"/>
        </w:rPr>
        <w:t xml:space="preserve"> H.P., </w:t>
      </w:r>
      <w:proofErr w:type="spellStart"/>
      <w:r>
        <w:rPr>
          <w:rFonts w:ascii="Times New Roman" w:hAnsi="Times New Roman" w:cs="Times New Roman"/>
        </w:rPr>
        <w:t>Mansurkhodzhaev</w:t>
      </w:r>
      <w:proofErr w:type="spellEnd"/>
      <w:r>
        <w:rPr>
          <w:rFonts w:ascii="Times New Roman" w:hAnsi="Times New Roman" w:cs="Times New Roman"/>
        </w:rPr>
        <w:t xml:space="preserve"> A., </w:t>
      </w:r>
      <w:proofErr w:type="spellStart"/>
      <w:r>
        <w:rPr>
          <w:rFonts w:ascii="Times New Roman" w:hAnsi="Times New Roman" w:cs="Times New Roman"/>
        </w:rPr>
        <w:t>Henklein</w:t>
      </w:r>
      <w:proofErr w:type="spellEnd"/>
      <w:r>
        <w:rPr>
          <w:rFonts w:ascii="Times New Roman" w:hAnsi="Times New Roman" w:cs="Times New Roman"/>
        </w:rPr>
        <w:t xml:space="preserve"> P., </w:t>
      </w:r>
      <w:proofErr w:type="spellStart"/>
      <w:r>
        <w:rPr>
          <w:rFonts w:ascii="Times New Roman" w:hAnsi="Times New Roman" w:cs="Times New Roman"/>
        </w:rPr>
        <w:t>Textoris</w:t>
      </w:r>
      <w:proofErr w:type="spellEnd"/>
      <w:r>
        <w:rPr>
          <w:rFonts w:ascii="Times New Roman" w:hAnsi="Times New Roman" w:cs="Times New Roman"/>
        </w:rPr>
        <w:t xml:space="preserve">-Taube K., </w:t>
      </w:r>
      <w:proofErr w:type="spellStart"/>
      <w:r>
        <w:rPr>
          <w:rFonts w:ascii="Times New Roman" w:hAnsi="Times New Roman" w:cs="Times New Roman"/>
        </w:rPr>
        <w:t>Urlaub</w:t>
      </w:r>
      <w:proofErr w:type="spellEnd"/>
      <w:r>
        <w:rPr>
          <w:rFonts w:ascii="Times New Roman" w:hAnsi="Times New Roman" w:cs="Times New Roman"/>
        </w:rPr>
        <w:t xml:space="preserve"> H., </w:t>
      </w:r>
      <w:proofErr w:type="spellStart"/>
      <w:r>
        <w:rPr>
          <w:rFonts w:ascii="Times New Roman" w:hAnsi="Times New Roman" w:cs="Times New Roman"/>
        </w:rPr>
        <w:t>Mishto</w:t>
      </w:r>
      <w:proofErr w:type="spellEnd"/>
      <w:r>
        <w:rPr>
          <w:rFonts w:ascii="Times New Roman" w:hAnsi="Times New Roman" w:cs="Times New Roman"/>
        </w:rPr>
        <w:t xml:space="preserve"> M., </w:t>
      </w:r>
      <w:proofErr w:type="spellStart"/>
      <w:r>
        <w:rPr>
          <w:rFonts w:ascii="Times New Roman" w:hAnsi="Times New Roman" w:cs="Times New Roman"/>
        </w:rPr>
        <w:t>Liepe</w:t>
      </w:r>
      <w:proofErr w:type="spellEnd"/>
      <w:r>
        <w:rPr>
          <w:rFonts w:ascii="Times New Roman" w:hAnsi="Times New Roman" w:cs="Times New Roman"/>
        </w:rPr>
        <w:t xml:space="preserve"> J. // Scientific Data – 2020. – Т. 7 – № 1 – С.146.</w:t>
      </w:r>
    </w:p>
    <w:p w14:paraId="14E98928" w14:textId="77777777" w:rsidR="00567DF7" w:rsidRDefault="00567DF7" w:rsidP="00567DF7">
      <w:pPr>
        <w:pStyle w:val="af8"/>
        <w:rPr>
          <w:rFonts w:ascii="Times New Roman" w:hAnsi="Times New Roman" w:cs="Times New Roman"/>
        </w:rPr>
      </w:pPr>
      <w:r>
        <w:rPr>
          <w:rFonts w:ascii="Times New Roman" w:hAnsi="Times New Roman" w:cs="Times New Roman"/>
        </w:rPr>
        <w:t xml:space="preserve">116. Smirnov A.S. </w:t>
      </w:r>
      <w:r>
        <w:rPr>
          <w:rFonts w:ascii="Times New Roman" w:hAnsi="Times New Roman" w:cs="Times New Roman"/>
          <w:smallCaps/>
        </w:rPr>
        <w:t>TCR‐</w:t>
      </w:r>
      <w:proofErr w:type="spellStart"/>
      <w:proofErr w:type="gramStart"/>
      <w:r>
        <w:rPr>
          <w:rFonts w:ascii="Times New Roman" w:hAnsi="Times New Roman" w:cs="Times New Roman"/>
          <w:smallCaps/>
        </w:rPr>
        <w:t>Pred</w:t>
      </w:r>
      <w:proofErr w:type="spellEnd"/>
      <w:r>
        <w:rPr>
          <w:rFonts w:ascii="Times New Roman" w:hAnsi="Times New Roman" w:cs="Times New Roman"/>
        </w:rPr>
        <w:t> :</w:t>
      </w:r>
      <w:proofErr w:type="gramEnd"/>
      <w:r>
        <w:rPr>
          <w:rFonts w:ascii="Times New Roman" w:hAnsi="Times New Roman" w:cs="Times New Roman"/>
        </w:rPr>
        <w:t xml:space="preserve"> A new web‐application for prediction of epitope and </w:t>
      </w:r>
      <w:r>
        <w:rPr>
          <w:rFonts w:ascii="Times New Roman" w:hAnsi="Times New Roman" w:cs="Times New Roman"/>
          <w:smallCaps/>
        </w:rPr>
        <w:t>MHC</w:t>
      </w:r>
      <w:r>
        <w:rPr>
          <w:rFonts w:ascii="Times New Roman" w:hAnsi="Times New Roman" w:cs="Times New Roman"/>
        </w:rPr>
        <w:t xml:space="preserve"> specificity for </w:t>
      </w:r>
      <w:r>
        <w:rPr>
          <w:rFonts w:ascii="Times New Roman" w:hAnsi="Times New Roman" w:cs="Times New Roman"/>
          <w:smallCaps/>
        </w:rPr>
        <w:t>CDR3 TCR</w:t>
      </w:r>
      <w:r>
        <w:rPr>
          <w:rFonts w:ascii="Times New Roman" w:hAnsi="Times New Roman" w:cs="Times New Roman"/>
        </w:rPr>
        <w:t xml:space="preserve"> sequences using molecular fragment descriptors / Smirnov A.S., </w:t>
      </w:r>
      <w:proofErr w:type="spellStart"/>
      <w:r>
        <w:rPr>
          <w:rFonts w:ascii="Times New Roman" w:hAnsi="Times New Roman" w:cs="Times New Roman"/>
        </w:rPr>
        <w:t>Rudik</w:t>
      </w:r>
      <w:proofErr w:type="spellEnd"/>
      <w:r>
        <w:rPr>
          <w:rFonts w:ascii="Times New Roman" w:hAnsi="Times New Roman" w:cs="Times New Roman"/>
        </w:rPr>
        <w:t xml:space="preserve"> A.V., </w:t>
      </w:r>
      <w:proofErr w:type="spellStart"/>
      <w:r>
        <w:rPr>
          <w:rFonts w:ascii="Times New Roman" w:hAnsi="Times New Roman" w:cs="Times New Roman"/>
        </w:rPr>
        <w:t>Filimonov</w:t>
      </w:r>
      <w:proofErr w:type="spellEnd"/>
      <w:r>
        <w:rPr>
          <w:rFonts w:ascii="Times New Roman" w:hAnsi="Times New Roman" w:cs="Times New Roman"/>
        </w:rPr>
        <w:t xml:space="preserve"> D.A., </w:t>
      </w:r>
      <w:proofErr w:type="spellStart"/>
      <w:r>
        <w:rPr>
          <w:rFonts w:ascii="Times New Roman" w:hAnsi="Times New Roman" w:cs="Times New Roman"/>
        </w:rPr>
        <w:t>Lagunin</w:t>
      </w:r>
      <w:proofErr w:type="spellEnd"/>
      <w:r>
        <w:rPr>
          <w:rFonts w:ascii="Times New Roman" w:hAnsi="Times New Roman" w:cs="Times New Roman"/>
        </w:rPr>
        <w:t xml:space="preserve"> A.A. // Immunology – 2023. – С.imm.13641.</w:t>
      </w:r>
    </w:p>
    <w:p w14:paraId="44A81389" w14:textId="448310DD" w:rsidR="004C7AE4" w:rsidRPr="0075779D" w:rsidRDefault="004C7AE4">
      <w:pPr>
        <w:rPr>
          <w:rFonts w:ascii="Times New Roman" w:hAnsi="Times New Roman" w:cs="Times New Roman"/>
        </w:rPr>
      </w:pPr>
      <w:r>
        <w:rPr>
          <w:rFonts w:ascii="Times New Roman" w:hAnsi="Times New Roman" w:cs="Times New Roman"/>
          <w:lang w:val="ru-RU"/>
        </w:rPr>
        <w:fldChar w:fldCharType="end"/>
      </w:r>
      <w:r w:rsidRPr="0075779D">
        <w:rPr>
          <w:rFonts w:ascii="Times New Roman" w:hAnsi="Times New Roman" w:cs="Times New Roman"/>
        </w:rPr>
        <w:br w:type="page"/>
      </w:r>
    </w:p>
    <w:p w14:paraId="0AB69AEA" w14:textId="77777777" w:rsidR="0046767B" w:rsidRPr="00ED0F1D" w:rsidRDefault="0046767B" w:rsidP="004C7AE4">
      <w:pPr>
        <w:pStyle w:val="1"/>
        <w:sectPr w:rsidR="0046767B" w:rsidRPr="00ED0F1D" w:rsidSect="0046767B">
          <w:footerReference w:type="default" r:id="rId30"/>
          <w:pgSz w:w="11906" w:h="16838"/>
          <w:pgMar w:top="1134" w:right="850" w:bottom="1134" w:left="1701" w:header="709" w:footer="709" w:gutter="0"/>
          <w:cols w:space="1701"/>
          <w:docGrid w:linePitch="360"/>
        </w:sectPr>
      </w:pPr>
    </w:p>
    <w:p w14:paraId="124AB8D8" w14:textId="77777777" w:rsidR="0046767B" w:rsidRDefault="0046767B" w:rsidP="0046767B">
      <w:pPr>
        <w:pStyle w:val="1"/>
        <w:rPr>
          <w:lang w:val="ru-RU"/>
        </w:rPr>
      </w:pPr>
      <w:bookmarkStart w:id="1000" w:name="_Toc136219709"/>
      <w:bookmarkEnd w:id="995"/>
      <w:bookmarkEnd w:id="997"/>
      <w:bookmarkEnd w:id="998"/>
      <w:bookmarkEnd w:id="999"/>
      <w:r>
        <w:rPr>
          <w:lang w:val="ru-RU"/>
        </w:rPr>
        <w:lastRenderedPageBreak/>
        <w:t>Приложение 1</w:t>
      </w:r>
      <w:bookmarkEnd w:id="1000"/>
    </w:p>
    <w:p w14:paraId="57A1F39C" w14:textId="77777777" w:rsidR="0046767B" w:rsidRPr="0075779D" w:rsidRDefault="0046767B" w:rsidP="0046767B">
      <w:pPr>
        <w:pStyle w:val="a0"/>
        <w:rPr>
          <w:lang w:val="ru-RU"/>
        </w:rPr>
      </w:pPr>
      <w:r>
        <w:rPr>
          <w:lang w:val="ru-RU"/>
        </w:rPr>
        <w:t>Характеристика набор данных, используемых для предсказания сайтов расщепления белков протеасомой.</w:t>
      </w:r>
    </w:p>
    <w:tbl>
      <w:tblPr>
        <w:tblStyle w:val="af0"/>
        <w:tblW w:w="12899" w:type="dxa"/>
        <w:tblInd w:w="817" w:type="dxa"/>
        <w:tblLook w:val="04A0" w:firstRow="1" w:lastRow="0" w:firstColumn="1" w:lastColumn="0" w:noHBand="0" w:noVBand="1"/>
      </w:tblPr>
      <w:tblGrid>
        <w:gridCol w:w="2517"/>
        <w:gridCol w:w="1095"/>
        <w:gridCol w:w="1839"/>
        <w:gridCol w:w="2203"/>
        <w:gridCol w:w="2266"/>
        <w:gridCol w:w="2979"/>
      </w:tblGrid>
      <w:tr w:rsidR="0046767B" w14:paraId="1C91DE14" w14:textId="77777777" w:rsidTr="00ED0F1D">
        <w:trPr>
          <w:trHeight w:val="1236"/>
          <w:tblHeader/>
        </w:trPr>
        <w:tc>
          <w:tcPr>
            <w:tcW w:w="2505" w:type="dxa"/>
          </w:tcPr>
          <w:p w14:paraId="7B0B89E6" w14:textId="77777777" w:rsidR="0046767B" w:rsidRPr="00ED0F1D" w:rsidRDefault="0046767B" w:rsidP="00165C32">
            <w:pPr>
              <w:pStyle w:val="a0"/>
              <w:ind w:firstLine="0"/>
              <w:rPr>
                <w:b/>
                <w:bCs/>
                <w:lang w:val="ru-RU"/>
              </w:rPr>
            </w:pPr>
            <w:r w:rsidRPr="00ED0F1D">
              <w:rPr>
                <w:b/>
                <w:bCs/>
                <w:lang w:val="ru-RU"/>
              </w:rPr>
              <w:t>Набор данных</w:t>
            </w:r>
          </w:p>
        </w:tc>
        <w:tc>
          <w:tcPr>
            <w:tcW w:w="1095" w:type="dxa"/>
          </w:tcPr>
          <w:p w14:paraId="04B641C8" w14:textId="77777777" w:rsidR="0046767B" w:rsidRPr="00ED0F1D" w:rsidRDefault="0046767B" w:rsidP="00165C32">
            <w:pPr>
              <w:pStyle w:val="a0"/>
              <w:ind w:firstLine="0"/>
              <w:rPr>
                <w:b/>
                <w:bCs/>
                <w:lang w:val="ru-RU"/>
              </w:rPr>
            </w:pPr>
            <w:r w:rsidRPr="00ED0F1D">
              <w:rPr>
                <w:b/>
                <w:bCs/>
                <w:lang w:val="ru-RU"/>
              </w:rPr>
              <w:t>Радиус окна</w:t>
            </w:r>
          </w:p>
        </w:tc>
        <w:tc>
          <w:tcPr>
            <w:tcW w:w="1840" w:type="dxa"/>
          </w:tcPr>
          <w:p w14:paraId="5F0647A2" w14:textId="77777777" w:rsidR="0046767B" w:rsidRDefault="0046767B" w:rsidP="00165C32">
            <w:pPr>
              <w:pStyle w:val="a0"/>
              <w:ind w:firstLine="0"/>
              <w:rPr>
                <w:lang w:val="ru-RU"/>
              </w:rPr>
            </w:pPr>
            <w:r w:rsidRPr="008C3AE0">
              <w:rPr>
                <w:b/>
                <w:bCs/>
                <w:lang w:val="ru-RU"/>
              </w:rPr>
              <w:t>Количество белков-источников</w:t>
            </w:r>
          </w:p>
        </w:tc>
        <w:tc>
          <w:tcPr>
            <w:tcW w:w="2207" w:type="dxa"/>
          </w:tcPr>
          <w:p w14:paraId="0EF6F19D" w14:textId="77777777" w:rsidR="0046767B" w:rsidRDefault="0046767B" w:rsidP="00165C32">
            <w:pPr>
              <w:pStyle w:val="a0"/>
              <w:ind w:firstLine="0"/>
              <w:rPr>
                <w:lang w:val="ru-RU"/>
              </w:rPr>
            </w:pPr>
            <w:r w:rsidRPr="008C3AE0">
              <w:rPr>
                <w:b/>
                <w:bCs/>
                <w:lang w:val="ru-RU"/>
              </w:rPr>
              <w:t>Количество пептидных фрагментов</w:t>
            </w:r>
          </w:p>
        </w:tc>
        <w:tc>
          <w:tcPr>
            <w:tcW w:w="2266" w:type="dxa"/>
          </w:tcPr>
          <w:p w14:paraId="329FCCC2" w14:textId="77777777" w:rsidR="0046767B" w:rsidRDefault="0046767B" w:rsidP="00165C32">
            <w:pPr>
              <w:pStyle w:val="a0"/>
              <w:ind w:firstLine="0"/>
              <w:rPr>
                <w:lang w:val="ru-RU"/>
              </w:rPr>
            </w:pPr>
            <w:r w:rsidRPr="008C3AE0">
              <w:rPr>
                <w:b/>
                <w:bCs/>
                <w:lang w:val="ru-RU"/>
              </w:rPr>
              <w:t>Количество положительных примеров</w:t>
            </w:r>
          </w:p>
        </w:tc>
        <w:tc>
          <w:tcPr>
            <w:tcW w:w="2986" w:type="dxa"/>
          </w:tcPr>
          <w:p w14:paraId="377EF536" w14:textId="77777777" w:rsidR="0046767B" w:rsidRDefault="0046767B" w:rsidP="00165C32">
            <w:pPr>
              <w:pStyle w:val="a0"/>
              <w:ind w:firstLine="0"/>
              <w:rPr>
                <w:lang w:val="ru-RU"/>
              </w:rPr>
            </w:pPr>
            <w:r w:rsidRPr="008C3AE0">
              <w:rPr>
                <w:b/>
                <w:bCs/>
                <w:lang w:val="ru-RU"/>
              </w:rPr>
              <w:t>Количество отрицательных примеров</w:t>
            </w:r>
          </w:p>
        </w:tc>
      </w:tr>
      <w:tr w:rsidR="00322DC6" w14:paraId="729370EB" w14:textId="77777777" w:rsidTr="00ED0F1D">
        <w:trPr>
          <w:trHeight w:val="708"/>
        </w:trPr>
        <w:tc>
          <w:tcPr>
            <w:tcW w:w="2505" w:type="dxa"/>
            <w:vMerge w:val="restart"/>
          </w:tcPr>
          <w:p w14:paraId="2301675B" w14:textId="20751C22" w:rsidR="00322DC6" w:rsidRDefault="00322DC6" w:rsidP="00322DC6">
            <w:pPr>
              <w:pStyle w:val="a0"/>
              <w:ind w:firstLine="0"/>
              <w:rPr>
                <w:lang w:val="ru-RU"/>
              </w:rPr>
            </w:pPr>
            <w:r>
              <w:t>In</w:t>
            </w:r>
            <w:r w:rsidRPr="00387ECF">
              <w:rPr>
                <w:lang w:val="ru-RU"/>
              </w:rPr>
              <w:t xml:space="preserve"> </w:t>
            </w:r>
            <w:r>
              <w:t>vitro</w:t>
            </w:r>
            <w:r w:rsidRPr="00387ECF">
              <w:rPr>
                <w:lang w:val="ru-RU"/>
              </w:rPr>
              <w:t>, 20</w:t>
            </w:r>
            <w:r>
              <w:t>S</w:t>
            </w:r>
            <w:r>
              <w:rPr>
                <w:lang w:val="ru-RU"/>
              </w:rPr>
              <w:t xml:space="preserve"> конститутивная протеасома</w:t>
            </w:r>
            <w:r w:rsidRPr="00387ECF">
              <w:rPr>
                <w:lang w:val="ru-RU"/>
              </w:rPr>
              <w:t xml:space="preserve"> </w:t>
            </w:r>
          </w:p>
        </w:tc>
        <w:tc>
          <w:tcPr>
            <w:tcW w:w="1095" w:type="dxa"/>
          </w:tcPr>
          <w:p w14:paraId="07E6C97B" w14:textId="77777777" w:rsidR="00322DC6" w:rsidRDefault="00322DC6" w:rsidP="00322DC6">
            <w:pPr>
              <w:pStyle w:val="a0"/>
              <w:ind w:firstLine="0"/>
              <w:rPr>
                <w:lang w:val="ru-RU"/>
              </w:rPr>
            </w:pPr>
            <w:r>
              <w:rPr>
                <w:lang w:val="ru-RU"/>
              </w:rPr>
              <w:t>2</w:t>
            </w:r>
          </w:p>
        </w:tc>
        <w:tc>
          <w:tcPr>
            <w:tcW w:w="1840" w:type="dxa"/>
          </w:tcPr>
          <w:p w14:paraId="3BCC28BC" w14:textId="72C33D9C" w:rsidR="00322DC6" w:rsidRDefault="00322DC6" w:rsidP="00322DC6">
            <w:pPr>
              <w:pStyle w:val="a0"/>
              <w:ind w:firstLine="0"/>
              <w:rPr>
                <w:lang w:val="ru-RU"/>
              </w:rPr>
            </w:pPr>
            <w:r>
              <w:rPr>
                <w:lang w:val="ru-RU"/>
              </w:rPr>
              <w:t>88</w:t>
            </w:r>
          </w:p>
        </w:tc>
        <w:tc>
          <w:tcPr>
            <w:tcW w:w="2207" w:type="dxa"/>
          </w:tcPr>
          <w:p w14:paraId="22437EDA" w14:textId="2DB8CA8E" w:rsidR="00322DC6" w:rsidRDefault="00322DC6" w:rsidP="00322DC6">
            <w:pPr>
              <w:pStyle w:val="a0"/>
              <w:ind w:firstLine="0"/>
              <w:rPr>
                <w:lang w:val="ru-RU"/>
              </w:rPr>
            </w:pPr>
            <w:r>
              <w:rPr>
                <w:lang w:val="ru-RU"/>
              </w:rPr>
              <w:t>2264</w:t>
            </w:r>
          </w:p>
        </w:tc>
        <w:tc>
          <w:tcPr>
            <w:tcW w:w="2266" w:type="dxa"/>
          </w:tcPr>
          <w:p w14:paraId="126640C6" w14:textId="51586A03" w:rsidR="00322DC6" w:rsidRDefault="00322DC6" w:rsidP="00322DC6">
            <w:pPr>
              <w:pStyle w:val="a0"/>
              <w:ind w:firstLine="0"/>
              <w:rPr>
                <w:lang w:val="ru-RU"/>
              </w:rPr>
            </w:pPr>
            <w:r>
              <w:rPr>
                <w:lang w:val="ru-RU"/>
              </w:rPr>
              <w:t>1384</w:t>
            </w:r>
          </w:p>
        </w:tc>
        <w:tc>
          <w:tcPr>
            <w:tcW w:w="2986" w:type="dxa"/>
          </w:tcPr>
          <w:p w14:paraId="77CF9BA8" w14:textId="5FF31161" w:rsidR="00322DC6" w:rsidRDefault="00322DC6" w:rsidP="00322DC6">
            <w:pPr>
              <w:pStyle w:val="a0"/>
              <w:ind w:firstLine="0"/>
              <w:rPr>
                <w:lang w:val="ru-RU"/>
              </w:rPr>
            </w:pPr>
            <w:r>
              <w:rPr>
                <w:lang w:val="ru-RU"/>
              </w:rPr>
              <w:t>1745</w:t>
            </w:r>
          </w:p>
        </w:tc>
      </w:tr>
      <w:tr w:rsidR="00322DC6" w14:paraId="061FC641" w14:textId="77777777" w:rsidTr="00ED0F1D">
        <w:trPr>
          <w:trHeight w:val="693"/>
        </w:trPr>
        <w:tc>
          <w:tcPr>
            <w:tcW w:w="2505" w:type="dxa"/>
            <w:vMerge/>
          </w:tcPr>
          <w:p w14:paraId="1D5FCF00" w14:textId="77777777" w:rsidR="00322DC6" w:rsidRDefault="00322DC6" w:rsidP="00322DC6">
            <w:pPr>
              <w:pStyle w:val="a0"/>
              <w:ind w:firstLine="0"/>
              <w:rPr>
                <w:lang w:val="ru-RU"/>
              </w:rPr>
            </w:pPr>
          </w:p>
        </w:tc>
        <w:tc>
          <w:tcPr>
            <w:tcW w:w="1095" w:type="dxa"/>
          </w:tcPr>
          <w:p w14:paraId="7F94EE90" w14:textId="77777777" w:rsidR="00322DC6" w:rsidRDefault="00322DC6" w:rsidP="00322DC6">
            <w:pPr>
              <w:pStyle w:val="a0"/>
              <w:ind w:firstLine="0"/>
              <w:rPr>
                <w:lang w:val="ru-RU"/>
              </w:rPr>
            </w:pPr>
            <w:r>
              <w:rPr>
                <w:lang w:val="ru-RU"/>
              </w:rPr>
              <w:t>3</w:t>
            </w:r>
          </w:p>
        </w:tc>
        <w:tc>
          <w:tcPr>
            <w:tcW w:w="1840" w:type="dxa"/>
          </w:tcPr>
          <w:p w14:paraId="0F911A07" w14:textId="1C7E1037" w:rsidR="00322DC6" w:rsidRDefault="00322DC6" w:rsidP="00322DC6">
            <w:pPr>
              <w:pStyle w:val="a0"/>
              <w:ind w:firstLine="0"/>
              <w:rPr>
                <w:lang w:val="ru-RU"/>
              </w:rPr>
            </w:pPr>
            <w:r>
              <w:rPr>
                <w:lang w:val="ru-RU"/>
              </w:rPr>
              <w:t>88</w:t>
            </w:r>
          </w:p>
        </w:tc>
        <w:tc>
          <w:tcPr>
            <w:tcW w:w="2207" w:type="dxa"/>
          </w:tcPr>
          <w:p w14:paraId="4CA04101" w14:textId="6C7641AF" w:rsidR="00322DC6" w:rsidRDefault="00322DC6" w:rsidP="00322DC6">
            <w:pPr>
              <w:pStyle w:val="a0"/>
              <w:ind w:firstLine="0"/>
              <w:rPr>
                <w:lang w:val="ru-RU"/>
              </w:rPr>
            </w:pPr>
            <w:r>
              <w:rPr>
                <w:lang w:val="ru-RU"/>
              </w:rPr>
              <w:t>2264</w:t>
            </w:r>
          </w:p>
        </w:tc>
        <w:tc>
          <w:tcPr>
            <w:tcW w:w="2266" w:type="dxa"/>
          </w:tcPr>
          <w:p w14:paraId="3AEAA1A0" w14:textId="6E6DBBF1" w:rsidR="00322DC6" w:rsidRDefault="00322DC6" w:rsidP="00322DC6">
            <w:pPr>
              <w:pStyle w:val="a0"/>
              <w:ind w:firstLine="0"/>
              <w:rPr>
                <w:lang w:val="ru-RU"/>
              </w:rPr>
            </w:pPr>
            <w:r>
              <w:rPr>
                <w:lang w:val="ru-RU"/>
              </w:rPr>
              <w:t>1307</w:t>
            </w:r>
          </w:p>
        </w:tc>
        <w:tc>
          <w:tcPr>
            <w:tcW w:w="2986" w:type="dxa"/>
          </w:tcPr>
          <w:p w14:paraId="56473DEE" w14:textId="5206777A" w:rsidR="00322DC6" w:rsidRDefault="00322DC6" w:rsidP="00322DC6">
            <w:pPr>
              <w:pStyle w:val="a0"/>
              <w:ind w:firstLine="0"/>
              <w:rPr>
                <w:lang w:val="ru-RU"/>
              </w:rPr>
            </w:pPr>
            <w:r>
              <w:rPr>
                <w:lang w:val="ru-RU"/>
              </w:rPr>
              <w:t>1646</w:t>
            </w:r>
          </w:p>
        </w:tc>
      </w:tr>
      <w:tr w:rsidR="00322DC6" w14:paraId="3FE8171E" w14:textId="77777777" w:rsidTr="00ED0F1D">
        <w:trPr>
          <w:trHeight w:val="691"/>
        </w:trPr>
        <w:tc>
          <w:tcPr>
            <w:tcW w:w="2505" w:type="dxa"/>
            <w:vMerge/>
          </w:tcPr>
          <w:p w14:paraId="0C056995" w14:textId="77777777" w:rsidR="00322DC6" w:rsidRDefault="00322DC6" w:rsidP="00322DC6">
            <w:pPr>
              <w:pStyle w:val="a0"/>
              <w:ind w:firstLine="0"/>
              <w:rPr>
                <w:lang w:val="ru-RU"/>
              </w:rPr>
            </w:pPr>
          </w:p>
        </w:tc>
        <w:tc>
          <w:tcPr>
            <w:tcW w:w="1095" w:type="dxa"/>
          </w:tcPr>
          <w:p w14:paraId="46B034EC" w14:textId="77777777" w:rsidR="00322DC6" w:rsidRDefault="00322DC6" w:rsidP="00322DC6">
            <w:pPr>
              <w:pStyle w:val="a0"/>
              <w:ind w:firstLine="0"/>
              <w:rPr>
                <w:lang w:val="ru-RU"/>
              </w:rPr>
            </w:pPr>
            <w:r>
              <w:rPr>
                <w:lang w:val="ru-RU"/>
              </w:rPr>
              <w:t>4</w:t>
            </w:r>
          </w:p>
        </w:tc>
        <w:tc>
          <w:tcPr>
            <w:tcW w:w="1840" w:type="dxa"/>
          </w:tcPr>
          <w:p w14:paraId="70EB199F" w14:textId="70FF3801" w:rsidR="00322DC6" w:rsidRDefault="00322DC6" w:rsidP="00322DC6">
            <w:pPr>
              <w:pStyle w:val="a0"/>
              <w:ind w:firstLine="0"/>
              <w:rPr>
                <w:lang w:val="ru-RU"/>
              </w:rPr>
            </w:pPr>
            <w:r>
              <w:rPr>
                <w:lang w:val="ru-RU"/>
              </w:rPr>
              <w:t>88</w:t>
            </w:r>
          </w:p>
        </w:tc>
        <w:tc>
          <w:tcPr>
            <w:tcW w:w="2207" w:type="dxa"/>
          </w:tcPr>
          <w:p w14:paraId="0642EB71" w14:textId="47497680" w:rsidR="00322DC6" w:rsidRDefault="00322DC6" w:rsidP="00322DC6">
            <w:pPr>
              <w:pStyle w:val="a0"/>
              <w:ind w:firstLine="0"/>
              <w:rPr>
                <w:lang w:val="ru-RU"/>
              </w:rPr>
            </w:pPr>
            <w:r>
              <w:rPr>
                <w:lang w:val="ru-RU"/>
              </w:rPr>
              <w:t>2264</w:t>
            </w:r>
          </w:p>
        </w:tc>
        <w:tc>
          <w:tcPr>
            <w:tcW w:w="2266" w:type="dxa"/>
          </w:tcPr>
          <w:p w14:paraId="504EF922" w14:textId="19E9CA7C" w:rsidR="00322DC6" w:rsidRDefault="00322DC6" w:rsidP="00322DC6">
            <w:pPr>
              <w:pStyle w:val="a0"/>
              <w:ind w:firstLine="0"/>
              <w:rPr>
                <w:lang w:val="ru-RU"/>
              </w:rPr>
            </w:pPr>
            <w:r>
              <w:rPr>
                <w:lang w:val="ru-RU"/>
              </w:rPr>
              <w:t>1228</w:t>
            </w:r>
          </w:p>
        </w:tc>
        <w:tc>
          <w:tcPr>
            <w:tcW w:w="2986" w:type="dxa"/>
          </w:tcPr>
          <w:p w14:paraId="00B87834" w14:textId="6AD1508D" w:rsidR="00322DC6" w:rsidRDefault="00322DC6" w:rsidP="00322DC6">
            <w:pPr>
              <w:pStyle w:val="a0"/>
              <w:ind w:firstLine="0"/>
              <w:rPr>
                <w:lang w:val="ru-RU"/>
              </w:rPr>
            </w:pPr>
            <w:r>
              <w:rPr>
                <w:lang w:val="ru-RU"/>
              </w:rPr>
              <w:t>1549</w:t>
            </w:r>
          </w:p>
        </w:tc>
      </w:tr>
      <w:tr w:rsidR="00322DC6" w14:paraId="279BC309" w14:textId="77777777" w:rsidTr="00ED0F1D">
        <w:trPr>
          <w:trHeight w:val="1809"/>
        </w:trPr>
        <w:tc>
          <w:tcPr>
            <w:tcW w:w="2505" w:type="dxa"/>
            <w:vMerge w:val="restart"/>
          </w:tcPr>
          <w:p w14:paraId="7A51AFA3" w14:textId="77777777" w:rsidR="00322DC6" w:rsidRPr="00ED0F1D" w:rsidRDefault="00322DC6" w:rsidP="00322DC6">
            <w:pPr>
              <w:pStyle w:val="a0"/>
              <w:ind w:firstLine="0"/>
            </w:pPr>
            <w:r>
              <w:t>In vitro, 20S</w:t>
            </w:r>
            <w:r w:rsidRPr="00ED0F1D">
              <w:t xml:space="preserve">, </w:t>
            </w:r>
            <w:proofErr w:type="spellStart"/>
            <w:r>
              <w:rPr>
                <w:lang w:val="ru-RU"/>
              </w:rPr>
              <w:t>иммунопротеасома</w:t>
            </w:r>
            <w:proofErr w:type="spellEnd"/>
          </w:p>
          <w:p w14:paraId="45CBA487" w14:textId="6CCED658" w:rsidR="00322DC6" w:rsidRPr="00ED0F1D" w:rsidRDefault="00322DC6" w:rsidP="00322DC6">
            <w:pPr>
              <w:pStyle w:val="a0"/>
              <w:ind w:firstLine="0"/>
            </w:pPr>
          </w:p>
        </w:tc>
        <w:tc>
          <w:tcPr>
            <w:tcW w:w="1095" w:type="dxa"/>
          </w:tcPr>
          <w:p w14:paraId="3073B10D" w14:textId="77777777" w:rsidR="00322DC6" w:rsidRDefault="00322DC6" w:rsidP="00322DC6">
            <w:pPr>
              <w:pStyle w:val="a0"/>
              <w:ind w:firstLine="0"/>
              <w:rPr>
                <w:lang w:val="ru-RU"/>
              </w:rPr>
            </w:pPr>
            <w:r>
              <w:rPr>
                <w:lang w:val="ru-RU"/>
              </w:rPr>
              <w:t>2</w:t>
            </w:r>
          </w:p>
        </w:tc>
        <w:tc>
          <w:tcPr>
            <w:tcW w:w="1840" w:type="dxa"/>
          </w:tcPr>
          <w:p w14:paraId="615C09AD" w14:textId="76B83DC4" w:rsidR="00322DC6" w:rsidRDefault="00322DC6" w:rsidP="00322DC6">
            <w:pPr>
              <w:pStyle w:val="a0"/>
              <w:ind w:firstLine="0"/>
              <w:rPr>
                <w:lang w:val="ru-RU"/>
              </w:rPr>
            </w:pPr>
            <w:r>
              <w:rPr>
                <w:lang w:val="ru-RU"/>
              </w:rPr>
              <w:t>24</w:t>
            </w:r>
          </w:p>
        </w:tc>
        <w:tc>
          <w:tcPr>
            <w:tcW w:w="2207" w:type="dxa"/>
          </w:tcPr>
          <w:p w14:paraId="22EC1667" w14:textId="7AD0FC4E" w:rsidR="00322DC6" w:rsidRDefault="00322DC6" w:rsidP="00322DC6">
            <w:pPr>
              <w:pStyle w:val="a0"/>
              <w:ind w:firstLine="0"/>
              <w:rPr>
                <w:lang w:val="ru-RU"/>
              </w:rPr>
            </w:pPr>
            <w:r>
              <w:rPr>
                <w:lang w:val="ru-RU"/>
              </w:rPr>
              <w:t>524</w:t>
            </w:r>
          </w:p>
        </w:tc>
        <w:tc>
          <w:tcPr>
            <w:tcW w:w="2266" w:type="dxa"/>
          </w:tcPr>
          <w:p w14:paraId="56243E1D" w14:textId="2F1F8521" w:rsidR="00322DC6" w:rsidRDefault="00322DC6" w:rsidP="00322DC6">
            <w:pPr>
              <w:pStyle w:val="a0"/>
              <w:ind w:firstLine="0"/>
              <w:rPr>
                <w:lang w:val="ru-RU"/>
              </w:rPr>
            </w:pPr>
            <w:r>
              <w:rPr>
                <w:lang w:val="ru-RU"/>
              </w:rPr>
              <w:t>389</w:t>
            </w:r>
          </w:p>
        </w:tc>
        <w:tc>
          <w:tcPr>
            <w:tcW w:w="2986" w:type="dxa"/>
          </w:tcPr>
          <w:p w14:paraId="476FD06D" w14:textId="33A77990" w:rsidR="00322DC6" w:rsidRDefault="00322DC6" w:rsidP="00322DC6">
            <w:pPr>
              <w:pStyle w:val="a0"/>
              <w:ind w:firstLine="0"/>
              <w:rPr>
                <w:lang w:val="ru-RU"/>
              </w:rPr>
            </w:pPr>
            <w:r>
              <w:rPr>
                <w:lang w:val="ru-RU"/>
              </w:rPr>
              <w:t>753</w:t>
            </w:r>
          </w:p>
        </w:tc>
      </w:tr>
      <w:tr w:rsidR="00322DC6" w14:paraId="530147CB" w14:textId="77777777" w:rsidTr="00ED0F1D">
        <w:trPr>
          <w:trHeight w:val="420"/>
        </w:trPr>
        <w:tc>
          <w:tcPr>
            <w:tcW w:w="2505" w:type="dxa"/>
            <w:vMerge/>
          </w:tcPr>
          <w:p w14:paraId="1D95F727" w14:textId="77777777" w:rsidR="00322DC6" w:rsidRDefault="00322DC6" w:rsidP="00322DC6">
            <w:pPr>
              <w:pStyle w:val="a0"/>
              <w:ind w:firstLine="0"/>
              <w:rPr>
                <w:lang w:val="ru-RU"/>
              </w:rPr>
            </w:pPr>
          </w:p>
        </w:tc>
        <w:tc>
          <w:tcPr>
            <w:tcW w:w="1095" w:type="dxa"/>
          </w:tcPr>
          <w:p w14:paraId="1D376691" w14:textId="77777777" w:rsidR="00322DC6" w:rsidRDefault="00322DC6" w:rsidP="00322DC6">
            <w:pPr>
              <w:pStyle w:val="a0"/>
              <w:ind w:firstLine="0"/>
              <w:rPr>
                <w:lang w:val="ru-RU"/>
              </w:rPr>
            </w:pPr>
            <w:r>
              <w:rPr>
                <w:lang w:val="ru-RU"/>
              </w:rPr>
              <w:t>3</w:t>
            </w:r>
          </w:p>
        </w:tc>
        <w:tc>
          <w:tcPr>
            <w:tcW w:w="1840" w:type="dxa"/>
          </w:tcPr>
          <w:p w14:paraId="71668285" w14:textId="573364B6" w:rsidR="00322DC6" w:rsidRDefault="00322DC6" w:rsidP="00322DC6">
            <w:pPr>
              <w:pStyle w:val="a0"/>
              <w:ind w:firstLine="0"/>
              <w:rPr>
                <w:lang w:val="ru-RU"/>
              </w:rPr>
            </w:pPr>
            <w:r>
              <w:rPr>
                <w:lang w:val="ru-RU"/>
              </w:rPr>
              <w:t>24</w:t>
            </w:r>
          </w:p>
        </w:tc>
        <w:tc>
          <w:tcPr>
            <w:tcW w:w="2207" w:type="dxa"/>
          </w:tcPr>
          <w:p w14:paraId="04AA0ADA" w14:textId="73F80AB7" w:rsidR="00322DC6" w:rsidRDefault="00322DC6" w:rsidP="00322DC6">
            <w:pPr>
              <w:pStyle w:val="a0"/>
              <w:ind w:firstLine="0"/>
              <w:rPr>
                <w:lang w:val="ru-RU"/>
              </w:rPr>
            </w:pPr>
            <w:r>
              <w:rPr>
                <w:lang w:val="ru-RU"/>
              </w:rPr>
              <w:t>524</w:t>
            </w:r>
          </w:p>
        </w:tc>
        <w:tc>
          <w:tcPr>
            <w:tcW w:w="2266" w:type="dxa"/>
          </w:tcPr>
          <w:p w14:paraId="0A6EFB48" w14:textId="12B67939" w:rsidR="00322DC6" w:rsidRDefault="00322DC6" w:rsidP="00322DC6">
            <w:pPr>
              <w:pStyle w:val="a0"/>
              <w:ind w:firstLine="0"/>
              <w:rPr>
                <w:lang w:val="ru-RU"/>
              </w:rPr>
            </w:pPr>
            <w:r>
              <w:rPr>
                <w:lang w:val="ru-RU"/>
              </w:rPr>
              <w:t>378</w:t>
            </w:r>
          </w:p>
        </w:tc>
        <w:tc>
          <w:tcPr>
            <w:tcW w:w="2986" w:type="dxa"/>
          </w:tcPr>
          <w:p w14:paraId="5EAAA177" w14:textId="548016C8" w:rsidR="00322DC6" w:rsidRDefault="00322DC6" w:rsidP="00322DC6">
            <w:pPr>
              <w:pStyle w:val="a0"/>
              <w:ind w:firstLine="0"/>
              <w:rPr>
                <w:lang w:val="ru-RU"/>
              </w:rPr>
            </w:pPr>
            <w:r>
              <w:rPr>
                <w:lang w:val="ru-RU"/>
              </w:rPr>
              <w:t>716</w:t>
            </w:r>
          </w:p>
        </w:tc>
      </w:tr>
      <w:tr w:rsidR="00322DC6" w14:paraId="77376E00" w14:textId="77777777" w:rsidTr="00ED0F1D">
        <w:trPr>
          <w:trHeight w:val="560"/>
        </w:trPr>
        <w:tc>
          <w:tcPr>
            <w:tcW w:w="2505" w:type="dxa"/>
            <w:vMerge/>
          </w:tcPr>
          <w:p w14:paraId="732C105C" w14:textId="77777777" w:rsidR="00322DC6" w:rsidRDefault="00322DC6" w:rsidP="00322DC6">
            <w:pPr>
              <w:pStyle w:val="a0"/>
              <w:ind w:firstLine="0"/>
              <w:rPr>
                <w:lang w:val="ru-RU"/>
              </w:rPr>
            </w:pPr>
          </w:p>
        </w:tc>
        <w:tc>
          <w:tcPr>
            <w:tcW w:w="1095" w:type="dxa"/>
          </w:tcPr>
          <w:p w14:paraId="7C7C7C8C" w14:textId="77777777" w:rsidR="00322DC6" w:rsidRDefault="00322DC6" w:rsidP="00322DC6">
            <w:pPr>
              <w:pStyle w:val="a0"/>
              <w:ind w:firstLine="0"/>
              <w:rPr>
                <w:lang w:val="ru-RU"/>
              </w:rPr>
            </w:pPr>
            <w:r>
              <w:rPr>
                <w:lang w:val="ru-RU"/>
              </w:rPr>
              <w:t>4</w:t>
            </w:r>
          </w:p>
        </w:tc>
        <w:tc>
          <w:tcPr>
            <w:tcW w:w="1840" w:type="dxa"/>
          </w:tcPr>
          <w:p w14:paraId="4EC3130D" w14:textId="1A1D370D" w:rsidR="00322DC6" w:rsidRDefault="00322DC6" w:rsidP="00322DC6">
            <w:pPr>
              <w:pStyle w:val="a0"/>
              <w:ind w:firstLine="0"/>
              <w:rPr>
                <w:lang w:val="ru-RU"/>
              </w:rPr>
            </w:pPr>
            <w:r>
              <w:rPr>
                <w:lang w:val="ru-RU"/>
              </w:rPr>
              <w:t>24</w:t>
            </w:r>
          </w:p>
        </w:tc>
        <w:tc>
          <w:tcPr>
            <w:tcW w:w="2207" w:type="dxa"/>
          </w:tcPr>
          <w:p w14:paraId="2CBEADDE" w14:textId="5F27AEDB" w:rsidR="00322DC6" w:rsidRDefault="00322DC6" w:rsidP="00322DC6">
            <w:pPr>
              <w:pStyle w:val="a0"/>
              <w:ind w:firstLine="0"/>
              <w:rPr>
                <w:lang w:val="ru-RU"/>
              </w:rPr>
            </w:pPr>
            <w:r>
              <w:rPr>
                <w:lang w:val="ru-RU"/>
              </w:rPr>
              <w:t>524</w:t>
            </w:r>
          </w:p>
        </w:tc>
        <w:tc>
          <w:tcPr>
            <w:tcW w:w="2266" w:type="dxa"/>
          </w:tcPr>
          <w:p w14:paraId="2A20F6D1" w14:textId="7FEC5058" w:rsidR="00322DC6" w:rsidRDefault="00322DC6" w:rsidP="00322DC6">
            <w:pPr>
              <w:pStyle w:val="a0"/>
              <w:ind w:firstLine="0"/>
              <w:rPr>
                <w:lang w:val="ru-RU"/>
              </w:rPr>
            </w:pPr>
            <w:r>
              <w:rPr>
                <w:lang w:val="ru-RU"/>
              </w:rPr>
              <w:t>363</w:t>
            </w:r>
          </w:p>
        </w:tc>
        <w:tc>
          <w:tcPr>
            <w:tcW w:w="2986" w:type="dxa"/>
          </w:tcPr>
          <w:p w14:paraId="4DA9693F" w14:textId="4837B90A" w:rsidR="00322DC6" w:rsidRDefault="00322DC6" w:rsidP="00322DC6">
            <w:pPr>
              <w:pStyle w:val="a0"/>
              <w:ind w:firstLine="0"/>
              <w:rPr>
                <w:lang w:val="ru-RU"/>
              </w:rPr>
            </w:pPr>
            <w:r>
              <w:rPr>
                <w:lang w:val="ru-RU"/>
              </w:rPr>
              <w:t>683</w:t>
            </w:r>
          </w:p>
        </w:tc>
      </w:tr>
      <w:tr w:rsidR="00322DC6" w14:paraId="62D381A2" w14:textId="77777777" w:rsidTr="00ED0F1D">
        <w:trPr>
          <w:trHeight w:val="557"/>
        </w:trPr>
        <w:tc>
          <w:tcPr>
            <w:tcW w:w="2505" w:type="dxa"/>
            <w:vMerge w:val="restart"/>
          </w:tcPr>
          <w:p w14:paraId="2483E738" w14:textId="51AB1EBE" w:rsidR="00322DC6" w:rsidRPr="00A564A1" w:rsidRDefault="00322DC6" w:rsidP="00322DC6">
            <w:pPr>
              <w:pStyle w:val="a0"/>
              <w:ind w:firstLine="0"/>
              <w:rPr>
                <w:lang w:val="ru-RU"/>
              </w:rPr>
            </w:pPr>
            <w:r>
              <w:t>In vivo</w:t>
            </w:r>
          </w:p>
        </w:tc>
        <w:tc>
          <w:tcPr>
            <w:tcW w:w="1095" w:type="dxa"/>
          </w:tcPr>
          <w:p w14:paraId="734A1480" w14:textId="77777777" w:rsidR="00322DC6" w:rsidRDefault="00322DC6" w:rsidP="00322DC6">
            <w:pPr>
              <w:pStyle w:val="a0"/>
              <w:ind w:firstLine="0"/>
              <w:rPr>
                <w:lang w:val="ru-RU"/>
              </w:rPr>
            </w:pPr>
            <w:r>
              <w:rPr>
                <w:lang w:val="ru-RU"/>
              </w:rPr>
              <w:t>2</w:t>
            </w:r>
          </w:p>
        </w:tc>
        <w:tc>
          <w:tcPr>
            <w:tcW w:w="1840" w:type="dxa"/>
          </w:tcPr>
          <w:p w14:paraId="7C016570" w14:textId="61E760F5" w:rsidR="00322DC6" w:rsidRDefault="00322DC6" w:rsidP="00322DC6">
            <w:pPr>
              <w:pStyle w:val="a0"/>
              <w:ind w:firstLine="0"/>
              <w:rPr>
                <w:lang w:val="ru-RU"/>
              </w:rPr>
            </w:pPr>
            <w:r>
              <w:rPr>
                <w:lang w:val="ru-RU"/>
              </w:rPr>
              <w:t>56187</w:t>
            </w:r>
          </w:p>
        </w:tc>
        <w:tc>
          <w:tcPr>
            <w:tcW w:w="2207" w:type="dxa"/>
          </w:tcPr>
          <w:p w14:paraId="5C9D6C1A" w14:textId="2081DE7C" w:rsidR="00322DC6" w:rsidRDefault="00322DC6" w:rsidP="00322DC6">
            <w:pPr>
              <w:pStyle w:val="a0"/>
              <w:ind w:firstLine="0"/>
              <w:rPr>
                <w:lang w:val="ru-RU"/>
              </w:rPr>
            </w:pPr>
            <w:r>
              <w:rPr>
                <w:lang w:val="ru-RU"/>
              </w:rPr>
              <w:t>313811</w:t>
            </w:r>
          </w:p>
        </w:tc>
        <w:tc>
          <w:tcPr>
            <w:tcW w:w="2266" w:type="dxa"/>
          </w:tcPr>
          <w:p w14:paraId="1E490960" w14:textId="1C401594" w:rsidR="00322DC6" w:rsidRDefault="00322DC6" w:rsidP="00322DC6">
            <w:pPr>
              <w:pStyle w:val="a0"/>
              <w:ind w:firstLine="0"/>
              <w:rPr>
                <w:lang w:val="ru-RU"/>
              </w:rPr>
            </w:pPr>
            <w:r>
              <w:rPr>
                <w:lang w:val="ru-RU"/>
              </w:rPr>
              <w:t>204261</w:t>
            </w:r>
          </w:p>
        </w:tc>
        <w:tc>
          <w:tcPr>
            <w:tcW w:w="2986" w:type="dxa"/>
          </w:tcPr>
          <w:p w14:paraId="72F958E0" w14:textId="658E8830" w:rsidR="00322DC6" w:rsidRDefault="00322DC6" w:rsidP="00322DC6">
            <w:pPr>
              <w:pStyle w:val="a0"/>
              <w:ind w:firstLine="0"/>
              <w:rPr>
                <w:lang w:val="ru-RU"/>
              </w:rPr>
            </w:pPr>
            <w:r>
              <w:rPr>
                <w:lang w:val="ru-RU"/>
              </w:rPr>
              <w:t>242055</w:t>
            </w:r>
          </w:p>
        </w:tc>
      </w:tr>
      <w:tr w:rsidR="00322DC6" w14:paraId="12E902F3" w14:textId="77777777" w:rsidTr="00ED0F1D">
        <w:trPr>
          <w:trHeight w:val="555"/>
        </w:trPr>
        <w:tc>
          <w:tcPr>
            <w:tcW w:w="2505" w:type="dxa"/>
            <w:vMerge/>
          </w:tcPr>
          <w:p w14:paraId="67211238" w14:textId="77777777" w:rsidR="00322DC6" w:rsidRDefault="00322DC6" w:rsidP="00322DC6">
            <w:pPr>
              <w:pStyle w:val="a0"/>
              <w:ind w:firstLine="0"/>
              <w:rPr>
                <w:lang w:val="ru-RU"/>
              </w:rPr>
            </w:pPr>
          </w:p>
        </w:tc>
        <w:tc>
          <w:tcPr>
            <w:tcW w:w="1095" w:type="dxa"/>
          </w:tcPr>
          <w:p w14:paraId="7AC4DD89" w14:textId="77777777" w:rsidR="00322DC6" w:rsidRDefault="00322DC6" w:rsidP="00322DC6">
            <w:pPr>
              <w:pStyle w:val="a0"/>
              <w:ind w:firstLine="0"/>
              <w:rPr>
                <w:lang w:val="ru-RU"/>
              </w:rPr>
            </w:pPr>
            <w:r>
              <w:rPr>
                <w:lang w:val="ru-RU"/>
              </w:rPr>
              <w:t>3</w:t>
            </w:r>
          </w:p>
        </w:tc>
        <w:tc>
          <w:tcPr>
            <w:tcW w:w="1840" w:type="dxa"/>
          </w:tcPr>
          <w:p w14:paraId="6D73BFE3" w14:textId="0931C674" w:rsidR="00322DC6" w:rsidRDefault="00322DC6" w:rsidP="00322DC6">
            <w:pPr>
              <w:pStyle w:val="a0"/>
              <w:ind w:firstLine="0"/>
              <w:rPr>
                <w:lang w:val="ru-RU"/>
              </w:rPr>
            </w:pPr>
            <w:r>
              <w:rPr>
                <w:lang w:val="ru-RU"/>
              </w:rPr>
              <w:t>56187</w:t>
            </w:r>
          </w:p>
        </w:tc>
        <w:tc>
          <w:tcPr>
            <w:tcW w:w="2207" w:type="dxa"/>
          </w:tcPr>
          <w:p w14:paraId="0C954FB2" w14:textId="316E375F" w:rsidR="00322DC6" w:rsidRDefault="00322DC6" w:rsidP="00322DC6">
            <w:pPr>
              <w:pStyle w:val="a0"/>
              <w:ind w:firstLine="0"/>
              <w:rPr>
                <w:lang w:val="ru-RU"/>
              </w:rPr>
            </w:pPr>
            <w:r>
              <w:rPr>
                <w:lang w:val="ru-RU"/>
              </w:rPr>
              <w:t>313811</w:t>
            </w:r>
          </w:p>
        </w:tc>
        <w:tc>
          <w:tcPr>
            <w:tcW w:w="2266" w:type="dxa"/>
          </w:tcPr>
          <w:p w14:paraId="571F0640" w14:textId="0358D36E" w:rsidR="00322DC6" w:rsidRDefault="00322DC6" w:rsidP="00322DC6">
            <w:pPr>
              <w:pStyle w:val="a0"/>
              <w:ind w:firstLine="0"/>
              <w:rPr>
                <w:lang w:val="ru-RU"/>
              </w:rPr>
            </w:pPr>
            <w:r>
              <w:rPr>
                <w:lang w:val="ru-RU"/>
              </w:rPr>
              <w:t>271548</w:t>
            </w:r>
          </w:p>
        </w:tc>
        <w:tc>
          <w:tcPr>
            <w:tcW w:w="2986" w:type="dxa"/>
          </w:tcPr>
          <w:p w14:paraId="5C3FB3FE" w14:textId="220E9F38" w:rsidR="00322DC6" w:rsidRDefault="00322DC6" w:rsidP="00322DC6">
            <w:pPr>
              <w:pStyle w:val="a0"/>
              <w:ind w:firstLine="0"/>
              <w:rPr>
                <w:lang w:val="ru-RU"/>
              </w:rPr>
            </w:pPr>
            <w:r>
              <w:rPr>
                <w:lang w:val="ru-RU"/>
              </w:rPr>
              <w:t>282171</w:t>
            </w:r>
          </w:p>
        </w:tc>
      </w:tr>
      <w:tr w:rsidR="00322DC6" w14:paraId="4586AB8F" w14:textId="77777777" w:rsidTr="00ED0F1D">
        <w:trPr>
          <w:trHeight w:val="425"/>
        </w:trPr>
        <w:tc>
          <w:tcPr>
            <w:tcW w:w="2505" w:type="dxa"/>
            <w:vMerge/>
          </w:tcPr>
          <w:p w14:paraId="1022D86E" w14:textId="77777777" w:rsidR="00322DC6" w:rsidRDefault="00322DC6" w:rsidP="00322DC6">
            <w:pPr>
              <w:pStyle w:val="a0"/>
              <w:ind w:firstLine="0"/>
              <w:rPr>
                <w:lang w:val="ru-RU"/>
              </w:rPr>
            </w:pPr>
          </w:p>
        </w:tc>
        <w:tc>
          <w:tcPr>
            <w:tcW w:w="1095" w:type="dxa"/>
          </w:tcPr>
          <w:p w14:paraId="23D5B7A0" w14:textId="77777777" w:rsidR="00322DC6" w:rsidRDefault="00322DC6" w:rsidP="00322DC6">
            <w:pPr>
              <w:pStyle w:val="a0"/>
              <w:ind w:firstLine="0"/>
              <w:rPr>
                <w:lang w:val="ru-RU"/>
              </w:rPr>
            </w:pPr>
            <w:r>
              <w:rPr>
                <w:lang w:val="ru-RU"/>
              </w:rPr>
              <w:t>4</w:t>
            </w:r>
          </w:p>
        </w:tc>
        <w:tc>
          <w:tcPr>
            <w:tcW w:w="1840" w:type="dxa"/>
          </w:tcPr>
          <w:p w14:paraId="58F2296C" w14:textId="2189BB86" w:rsidR="00322DC6" w:rsidRDefault="00322DC6" w:rsidP="00322DC6">
            <w:pPr>
              <w:pStyle w:val="a0"/>
              <w:ind w:firstLine="0"/>
              <w:rPr>
                <w:lang w:val="ru-RU"/>
              </w:rPr>
            </w:pPr>
            <w:r>
              <w:rPr>
                <w:lang w:val="ru-RU"/>
              </w:rPr>
              <w:t>56187</w:t>
            </w:r>
          </w:p>
        </w:tc>
        <w:tc>
          <w:tcPr>
            <w:tcW w:w="2207" w:type="dxa"/>
          </w:tcPr>
          <w:p w14:paraId="5D2C0C31" w14:textId="15034DBC" w:rsidR="00322DC6" w:rsidRDefault="00322DC6" w:rsidP="00322DC6">
            <w:pPr>
              <w:pStyle w:val="a0"/>
              <w:ind w:firstLine="0"/>
              <w:rPr>
                <w:lang w:val="ru-RU"/>
              </w:rPr>
            </w:pPr>
            <w:r>
              <w:rPr>
                <w:lang w:val="ru-RU"/>
              </w:rPr>
              <w:t>313811</w:t>
            </w:r>
          </w:p>
        </w:tc>
        <w:tc>
          <w:tcPr>
            <w:tcW w:w="2266" w:type="dxa"/>
          </w:tcPr>
          <w:p w14:paraId="7DDCAC95" w14:textId="08585DFF" w:rsidR="00322DC6" w:rsidRDefault="00322DC6" w:rsidP="00322DC6">
            <w:pPr>
              <w:pStyle w:val="a0"/>
              <w:ind w:firstLine="0"/>
              <w:rPr>
                <w:lang w:val="ru-RU"/>
              </w:rPr>
            </w:pPr>
            <w:r>
              <w:rPr>
                <w:lang w:val="ru-RU"/>
              </w:rPr>
              <w:t>273798</w:t>
            </w:r>
          </w:p>
        </w:tc>
        <w:tc>
          <w:tcPr>
            <w:tcW w:w="2986" w:type="dxa"/>
          </w:tcPr>
          <w:p w14:paraId="15D5C8D7" w14:textId="53EAF1FC" w:rsidR="00322DC6" w:rsidRDefault="00322DC6" w:rsidP="00322DC6">
            <w:pPr>
              <w:pStyle w:val="a0"/>
              <w:ind w:firstLine="0"/>
              <w:rPr>
                <w:lang w:val="ru-RU"/>
              </w:rPr>
            </w:pPr>
            <w:r>
              <w:rPr>
                <w:lang w:val="ru-RU"/>
              </w:rPr>
              <w:t>285122</w:t>
            </w:r>
          </w:p>
        </w:tc>
      </w:tr>
    </w:tbl>
    <w:p w14:paraId="3268DBCC" w14:textId="77777777" w:rsidR="0046767B" w:rsidRDefault="0046767B" w:rsidP="007A630F">
      <w:pPr>
        <w:pStyle w:val="af8"/>
        <w:rPr>
          <w:rFonts w:ascii="Times New Roman" w:hAnsi="Times New Roman" w:cs="Times New Roman"/>
          <w:lang w:val="ru-RU"/>
        </w:rPr>
        <w:sectPr w:rsidR="0046767B" w:rsidSect="00ED0F1D">
          <w:pgSz w:w="16838" w:h="11906" w:orient="landscape"/>
          <w:pgMar w:top="1134" w:right="851" w:bottom="1134" w:left="1701" w:header="709" w:footer="709" w:gutter="0"/>
          <w:cols w:space="1701"/>
          <w:docGrid w:linePitch="360"/>
        </w:sectPr>
      </w:pPr>
    </w:p>
    <w:p w14:paraId="41A671C8" w14:textId="025E9C8D" w:rsidR="00165C32" w:rsidRPr="00FD588A" w:rsidRDefault="00165C32" w:rsidP="00A564A1">
      <w:pPr>
        <w:pStyle w:val="1"/>
        <w:rPr>
          <w:lang w:val="ru-RU"/>
        </w:rPr>
      </w:pPr>
      <w:bookmarkStart w:id="1001" w:name="_Toc136219710"/>
      <w:r w:rsidRPr="00A564A1">
        <w:rPr>
          <w:lang w:val="ru-RU"/>
        </w:rPr>
        <w:lastRenderedPageBreak/>
        <w:t xml:space="preserve">Приложение </w:t>
      </w:r>
      <w:r w:rsidR="002D614D">
        <w:rPr>
          <w:lang w:val="ru-RU"/>
        </w:rPr>
        <w:t>2</w:t>
      </w:r>
      <w:bookmarkEnd w:id="1001"/>
    </w:p>
    <w:p w14:paraId="40FA42D2" w14:textId="654766E0" w:rsidR="00BD40C0" w:rsidRPr="000258EA" w:rsidRDefault="002400E7" w:rsidP="00BD40C0">
      <w:pPr>
        <w:pStyle w:val="a0"/>
        <w:rPr>
          <w:lang w:val="ru-RU"/>
        </w:rPr>
      </w:pPr>
      <w:r>
        <w:rPr>
          <w:lang w:val="ru-RU"/>
        </w:rPr>
        <w:t>Результаты внешней оценки качества модели</w:t>
      </w:r>
      <w:r w:rsidR="00BD40C0">
        <w:rPr>
          <w:lang w:val="ru-RU"/>
        </w:rPr>
        <w:t xml:space="preserve"> </w:t>
      </w:r>
      <w:r>
        <w:rPr>
          <w:lang w:val="ru-RU"/>
        </w:rPr>
        <w:t xml:space="preserve">прогноза </w:t>
      </w:r>
      <w:r w:rsidR="00BD40C0">
        <w:rPr>
          <w:lang w:val="ru-RU"/>
        </w:rPr>
        <w:t xml:space="preserve">связывания с </w:t>
      </w:r>
      <w:r>
        <w:t>HLA</w:t>
      </w:r>
      <w:r w:rsidR="00BD40C0" w:rsidRPr="00ED0F1D">
        <w:rPr>
          <w:lang w:val="ru-RU"/>
        </w:rPr>
        <w:t xml:space="preserve"> </w:t>
      </w:r>
      <w:r w:rsidR="00BD40C0">
        <w:t>I</w:t>
      </w:r>
      <w:r w:rsidR="00BD40C0">
        <w:rPr>
          <w:lang w:val="ru-RU"/>
        </w:rPr>
        <w:t xml:space="preserve"> с использованием оптимального уровня </w:t>
      </w:r>
      <w:r w:rsidR="00BD40C0">
        <w:t>MNA</w:t>
      </w:r>
      <w:r w:rsidR="00BD40C0" w:rsidRPr="00ED0F1D">
        <w:rPr>
          <w:lang w:val="ru-RU"/>
        </w:rPr>
        <w:t xml:space="preserve"> </w:t>
      </w:r>
      <w:r w:rsidR="00BD40C0">
        <w:rPr>
          <w:lang w:val="ru-RU"/>
        </w:rPr>
        <w:t>дескрипторов</w:t>
      </w:r>
      <w:r w:rsidR="000258EA">
        <w:rPr>
          <w:lang w:val="ru-RU"/>
        </w:rPr>
        <w:t xml:space="preserve"> методом </w:t>
      </w:r>
      <w:r w:rsidR="00620ECB">
        <w:rPr>
          <w:lang w:val="ru-RU"/>
        </w:rPr>
        <w:t>пятикрат</w:t>
      </w:r>
      <w:r w:rsidR="000258EA">
        <w:rPr>
          <w:lang w:val="ru-RU"/>
        </w:rPr>
        <w:t>ной кросс-валидации</w:t>
      </w:r>
      <w:r w:rsidR="00BD40C0" w:rsidRPr="00ED0F1D">
        <w:rPr>
          <w:lang w:val="ru-RU"/>
        </w:rPr>
        <w:t>.</w:t>
      </w:r>
      <w:r w:rsidR="000258EA">
        <w:rPr>
          <w:lang w:val="ru-RU"/>
        </w:rPr>
        <w:t xml:space="preserve"> </w:t>
      </w:r>
      <w:r w:rsidR="000258EA">
        <w:t>BA</w:t>
      </w:r>
      <w:r w:rsidR="000258EA" w:rsidRPr="00A91834">
        <w:rPr>
          <w:lang w:val="ru-RU"/>
        </w:rPr>
        <w:t xml:space="preserve"> – </w:t>
      </w:r>
      <w:r w:rsidR="000258EA">
        <w:t>balanced</w:t>
      </w:r>
      <w:r w:rsidR="000258EA" w:rsidRPr="00A91834">
        <w:rPr>
          <w:lang w:val="ru-RU"/>
        </w:rPr>
        <w:t xml:space="preserve"> </w:t>
      </w:r>
      <w:r w:rsidR="000258EA">
        <w:t>accuracy</w:t>
      </w:r>
      <w:r w:rsidR="000258EA" w:rsidRPr="00A91834">
        <w:rPr>
          <w:lang w:val="ru-RU"/>
        </w:rPr>
        <w:t xml:space="preserve"> </w:t>
      </w:r>
      <w:r w:rsidR="000258EA">
        <w:rPr>
          <w:lang w:val="ru-RU"/>
        </w:rPr>
        <w:t>или</w:t>
      </w:r>
      <w:r w:rsidR="000258EA" w:rsidRPr="00A91834">
        <w:rPr>
          <w:lang w:val="ru-RU"/>
        </w:rPr>
        <w:t xml:space="preserve"> </w:t>
      </w:r>
      <w:r w:rsidR="000258EA">
        <w:rPr>
          <w:lang w:val="ru-RU"/>
        </w:rPr>
        <w:t>сбалансированная</w:t>
      </w:r>
      <w:r w:rsidR="000258EA" w:rsidRPr="00A91834">
        <w:rPr>
          <w:lang w:val="ru-RU"/>
        </w:rPr>
        <w:t xml:space="preserve"> </w:t>
      </w:r>
      <w:r w:rsidR="000258EA">
        <w:rPr>
          <w:lang w:val="ru-RU"/>
        </w:rPr>
        <w:t>точность</w:t>
      </w:r>
      <w:r w:rsidR="000258EA" w:rsidRPr="00A91834">
        <w:rPr>
          <w:lang w:val="ru-RU"/>
        </w:rPr>
        <w:t xml:space="preserve">. </w:t>
      </w:r>
      <w:r w:rsidR="000258EA">
        <w:t>AP</w:t>
      </w:r>
      <w:r w:rsidR="000258EA" w:rsidRPr="00A91834">
        <w:rPr>
          <w:lang w:val="ru-RU"/>
        </w:rPr>
        <w:t xml:space="preserve"> – </w:t>
      </w:r>
      <w:r w:rsidR="000258EA">
        <w:t>average</w:t>
      </w:r>
      <w:r w:rsidR="000258EA" w:rsidRPr="00A91834">
        <w:rPr>
          <w:lang w:val="ru-RU"/>
        </w:rPr>
        <w:t xml:space="preserve"> </w:t>
      </w:r>
      <w:r w:rsidR="000258EA">
        <w:t>precision</w:t>
      </w:r>
      <w:r w:rsidR="000258EA">
        <w:rPr>
          <w:lang w:val="ru-RU"/>
        </w:rPr>
        <w:t xml:space="preserve"> или средняя точность. Формулы расчета метрик указаны в тексте работы.  </w:t>
      </w:r>
    </w:p>
    <w:tbl>
      <w:tblPr>
        <w:tblStyle w:val="af0"/>
        <w:tblW w:w="0" w:type="auto"/>
        <w:tblInd w:w="108" w:type="dxa"/>
        <w:tblLook w:val="04A0" w:firstRow="1" w:lastRow="0" w:firstColumn="1" w:lastColumn="0" w:noHBand="0" w:noVBand="1"/>
      </w:tblPr>
      <w:tblGrid>
        <w:gridCol w:w="1669"/>
        <w:gridCol w:w="1713"/>
        <w:gridCol w:w="919"/>
        <w:gridCol w:w="1094"/>
        <w:gridCol w:w="2566"/>
        <w:gridCol w:w="2319"/>
        <w:gridCol w:w="1416"/>
        <w:gridCol w:w="809"/>
        <w:gridCol w:w="808"/>
        <w:gridCol w:w="1365"/>
      </w:tblGrid>
      <w:tr w:rsidR="002D614D" w:rsidRPr="007F6A26" w14:paraId="7B1E25C9" w14:textId="77777777" w:rsidTr="00A91834">
        <w:trPr>
          <w:tblHeader/>
        </w:trPr>
        <w:tc>
          <w:tcPr>
            <w:tcW w:w="1865" w:type="dxa"/>
          </w:tcPr>
          <w:p w14:paraId="3F4B85B1" w14:textId="02A88FFD" w:rsidR="002D614D" w:rsidRPr="00ED0F1D" w:rsidRDefault="002D614D" w:rsidP="00FD588A">
            <w:pPr>
              <w:pStyle w:val="a0"/>
              <w:ind w:firstLine="0"/>
              <w:rPr>
                <w:b/>
                <w:bCs/>
                <w:lang w:val="ru-RU"/>
              </w:rPr>
            </w:pPr>
            <w:r w:rsidRPr="00ED0F1D">
              <w:rPr>
                <w:b/>
                <w:bCs/>
                <w:lang w:val="ru-RU"/>
              </w:rPr>
              <w:t>Аллель</w:t>
            </w:r>
          </w:p>
        </w:tc>
        <w:tc>
          <w:tcPr>
            <w:tcW w:w="1713" w:type="dxa"/>
          </w:tcPr>
          <w:p w14:paraId="6A6B23F5" w14:textId="6CC0BFB0" w:rsidR="002D614D" w:rsidRPr="00ED0F1D" w:rsidRDefault="002D614D" w:rsidP="00FD588A">
            <w:pPr>
              <w:pStyle w:val="a0"/>
              <w:ind w:firstLine="0"/>
              <w:rPr>
                <w:b/>
                <w:bCs/>
                <w:lang w:val="ru-RU"/>
              </w:rPr>
            </w:pPr>
            <w:r>
              <w:rPr>
                <w:b/>
                <w:bCs/>
                <w:lang w:val="ru-RU"/>
              </w:rPr>
              <w:t>Количество пептидов</w:t>
            </w:r>
            <w:r w:rsidR="000258EA">
              <w:rPr>
                <w:b/>
                <w:bCs/>
                <w:lang w:val="ru-RU"/>
              </w:rPr>
              <w:t xml:space="preserve"> в общем </w:t>
            </w:r>
            <w:proofErr w:type="spellStart"/>
            <w:r w:rsidR="000258EA">
              <w:rPr>
                <w:b/>
                <w:bCs/>
                <w:lang w:val="ru-RU"/>
              </w:rPr>
              <w:t>датасете</w:t>
            </w:r>
            <w:proofErr w:type="spellEnd"/>
          </w:p>
        </w:tc>
        <w:tc>
          <w:tcPr>
            <w:tcW w:w="958" w:type="dxa"/>
          </w:tcPr>
          <w:p w14:paraId="4F54B316" w14:textId="5AC248AE" w:rsidR="002D614D" w:rsidRPr="00ED0F1D" w:rsidRDefault="002D614D" w:rsidP="00FD588A">
            <w:pPr>
              <w:pStyle w:val="a0"/>
              <w:ind w:firstLine="0"/>
              <w:rPr>
                <w:b/>
                <w:bCs/>
                <w:lang w:val="ru-RU"/>
              </w:rPr>
            </w:pPr>
            <w:r w:rsidRPr="00ED0F1D">
              <w:rPr>
                <w:b/>
                <w:bCs/>
                <w:lang w:val="ru-RU"/>
              </w:rPr>
              <w:t>AU</w:t>
            </w:r>
            <w:r w:rsidRPr="00ED0F1D">
              <w:rPr>
                <w:b/>
                <w:bCs/>
              </w:rPr>
              <w:t>C</w:t>
            </w:r>
          </w:p>
        </w:tc>
        <w:tc>
          <w:tcPr>
            <w:tcW w:w="1134" w:type="dxa"/>
          </w:tcPr>
          <w:p w14:paraId="7F674062" w14:textId="3B347014" w:rsidR="002D614D" w:rsidRPr="00ED0F1D" w:rsidRDefault="002D614D" w:rsidP="00FD588A">
            <w:pPr>
              <w:pStyle w:val="a0"/>
              <w:ind w:firstLine="0"/>
              <w:rPr>
                <w:b/>
                <w:bCs/>
                <w:lang w:val="ru-RU"/>
              </w:rPr>
            </w:pPr>
            <w:r w:rsidRPr="00ED0F1D">
              <w:rPr>
                <w:b/>
                <w:bCs/>
                <w:lang w:val="ru-RU"/>
              </w:rPr>
              <w:t>Порог</w:t>
            </w:r>
          </w:p>
        </w:tc>
        <w:tc>
          <w:tcPr>
            <w:tcW w:w="1906" w:type="dxa"/>
          </w:tcPr>
          <w:p w14:paraId="371DF74C" w14:textId="09DC8567" w:rsidR="002D614D" w:rsidRPr="00ED0F1D" w:rsidRDefault="002D614D" w:rsidP="00FD588A">
            <w:pPr>
              <w:pStyle w:val="a0"/>
              <w:ind w:firstLine="0"/>
              <w:rPr>
                <w:b/>
                <w:bCs/>
                <w:lang w:val="ru-RU"/>
              </w:rPr>
            </w:pPr>
            <w:r w:rsidRPr="00ED0F1D">
              <w:rPr>
                <w:b/>
                <w:bCs/>
                <w:lang w:val="ru-RU"/>
              </w:rPr>
              <w:t>Чувствительность</w:t>
            </w:r>
          </w:p>
        </w:tc>
        <w:tc>
          <w:tcPr>
            <w:tcW w:w="2347" w:type="dxa"/>
          </w:tcPr>
          <w:p w14:paraId="13A4F6A7" w14:textId="6BF67397" w:rsidR="002D614D" w:rsidRPr="00ED0F1D" w:rsidRDefault="002D614D" w:rsidP="00FD588A">
            <w:pPr>
              <w:pStyle w:val="a0"/>
              <w:ind w:firstLine="0"/>
              <w:rPr>
                <w:b/>
                <w:bCs/>
                <w:lang w:val="ru-RU"/>
              </w:rPr>
            </w:pPr>
            <w:r w:rsidRPr="00ED0F1D">
              <w:rPr>
                <w:b/>
                <w:bCs/>
                <w:lang w:val="ru-RU"/>
              </w:rPr>
              <w:t>Специфичность</w:t>
            </w:r>
          </w:p>
        </w:tc>
        <w:tc>
          <w:tcPr>
            <w:tcW w:w="1417" w:type="dxa"/>
          </w:tcPr>
          <w:p w14:paraId="3A97288E" w14:textId="77777777" w:rsidR="002D614D" w:rsidRPr="00ED0F1D" w:rsidRDefault="002D614D" w:rsidP="00FD588A">
            <w:pPr>
              <w:pStyle w:val="a0"/>
              <w:ind w:firstLine="0"/>
              <w:rPr>
                <w:b/>
                <w:bCs/>
                <w:lang w:val="ru-RU"/>
              </w:rPr>
            </w:pPr>
            <w:r w:rsidRPr="00ED0F1D">
              <w:rPr>
                <w:b/>
                <w:bCs/>
                <w:lang w:val="ru-RU"/>
              </w:rPr>
              <w:t>Точность</w:t>
            </w:r>
          </w:p>
        </w:tc>
        <w:tc>
          <w:tcPr>
            <w:tcW w:w="851" w:type="dxa"/>
          </w:tcPr>
          <w:p w14:paraId="53FB98CA" w14:textId="77777777" w:rsidR="002D614D" w:rsidRPr="00ED0F1D" w:rsidRDefault="002D614D" w:rsidP="00FD588A">
            <w:pPr>
              <w:pStyle w:val="a0"/>
              <w:ind w:firstLine="0"/>
              <w:rPr>
                <w:b/>
                <w:bCs/>
                <w:lang w:val="ru-RU"/>
              </w:rPr>
            </w:pPr>
            <w:r w:rsidRPr="00ED0F1D">
              <w:rPr>
                <w:b/>
                <w:bCs/>
                <w:lang w:val="ru-RU"/>
              </w:rPr>
              <w:t>BA</w:t>
            </w:r>
          </w:p>
        </w:tc>
        <w:tc>
          <w:tcPr>
            <w:tcW w:w="850" w:type="dxa"/>
          </w:tcPr>
          <w:p w14:paraId="762168FA" w14:textId="77777777" w:rsidR="002D614D" w:rsidRPr="00ED0F1D" w:rsidRDefault="002D614D" w:rsidP="00FD588A">
            <w:pPr>
              <w:pStyle w:val="a0"/>
              <w:ind w:firstLine="0"/>
              <w:rPr>
                <w:b/>
                <w:bCs/>
                <w:lang w:val="ru-RU"/>
              </w:rPr>
            </w:pPr>
            <w:r w:rsidRPr="00ED0F1D">
              <w:rPr>
                <w:b/>
                <w:bCs/>
                <w:lang w:val="ru-RU"/>
              </w:rPr>
              <w:t>AP</w:t>
            </w:r>
          </w:p>
        </w:tc>
        <w:tc>
          <w:tcPr>
            <w:tcW w:w="1637" w:type="dxa"/>
          </w:tcPr>
          <w:p w14:paraId="7AC538BA" w14:textId="77777777" w:rsidR="002D614D" w:rsidRPr="00ED0F1D" w:rsidRDefault="002D614D" w:rsidP="00FD588A">
            <w:pPr>
              <w:pStyle w:val="a0"/>
              <w:ind w:right="-4613" w:firstLine="0"/>
              <w:rPr>
                <w:b/>
                <w:bCs/>
                <w:lang w:val="ru-RU"/>
              </w:rPr>
            </w:pPr>
            <w:r w:rsidRPr="00ED0F1D">
              <w:rPr>
                <w:b/>
                <w:bCs/>
                <w:lang w:val="ru-RU"/>
              </w:rPr>
              <w:t>MCC</w:t>
            </w:r>
          </w:p>
        </w:tc>
      </w:tr>
      <w:tr w:rsidR="002D614D" w:rsidRPr="007F6A26" w14:paraId="7DA5781E" w14:textId="77777777" w:rsidTr="00A91834">
        <w:tc>
          <w:tcPr>
            <w:tcW w:w="1865" w:type="dxa"/>
          </w:tcPr>
          <w:p w14:paraId="4E9C97B7" w14:textId="4069090B" w:rsidR="002D614D" w:rsidRPr="007F6A26" w:rsidRDefault="002D614D" w:rsidP="00FD588A">
            <w:pPr>
              <w:pStyle w:val="a0"/>
              <w:ind w:firstLine="0"/>
            </w:pPr>
            <w:r w:rsidRPr="007F6A26">
              <w:t>A*01:03</w:t>
            </w:r>
          </w:p>
        </w:tc>
        <w:tc>
          <w:tcPr>
            <w:tcW w:w="1713" w:type="dxa"/>
          </w:tcPr>
          <w:p w14:paraId="20E1FD53" w14:textId="70456F8A" w:rsidR="002D614D" w:rsidRPr="00C01E44" w:rsidRDefault="002D614D" w:rsidP="00FD588A">
            <w:pPr>
              <w:pStyle w:val="a0"/>
              <w:ind w:firstLine="0"/>
              <w:rPr>
                <w:lang w:val="ru-RU"/>
              </w:rPr>
            </w:pPr>
            <w:r>
              <w:rPr>
                <w:lang w:val="ru-RU"/>
              </w:rPr>
              <w:t>7</w:t>
            </w:r>
          </w:p>
        </w:tc>
        <w:tc>
          <w:tcPr>
            <w:tcW w:w="958" w:type="dxa"/>
          </w:tcPr>
          <w:p w14:paraId="68751F85" w14:textId="2B4F6BA9" w:rsidR="002D614D" w:rsidRPr="007F6A26" w:rsidRDefault="002D614D" w:rsidP="00FD588A">
            <w:pPr>
              <w:pStyle w:val="a0"/>
              <w:ind w:firstLine="0"/>
            </w:pPr>
            <w:r w:rsidRPr="007F6A26">
              <w:t>0,99</w:t>
            </w:r>
          </w:p>
        </w:tc>
        <w:tc>
          <w:tcPr>
            <w:tcW w:w="1134" w:type="dxa"/>
          </w:tcPr>
          <w:p w14:paraId="70471B90" w14:textId="77777777" w:rsidR="002D614D" w:rsidRPr="007F6A26" w:rsidRDefault="002D614D" w:rsidP="00FD588A">
            <w:pPr>
              <w:pStyle w:val="a0"/>
              <w:ind w:firstLine="0"/>
            </w:pPr>
            <w:r w:rsidRPr="007F6A26">
              <w:t>0,37</w:t>
            </w:r>
          </w:p>
        </w:tc>
        <w:tc>
          <w:tcPr>
            <w:tcW w:w="1906" w:type="dxa"/>
          </w:tcPr>
          <w:p w14:paraId="72F952E1" w14:textId="546FE05F" w:rsidR="002D614D" w:rsidRPr="007F6A26" w:rsidRDefault="002D614D" w:rsidP="00FD588A">
            <w:pPr>
              <w:pStyle w:val="a0"/>
              <w:ind w:firstLine="0"/>
            </w:pPr>
            <w:r w:rsidRPr="007F6A26">
              <w:t>1</w:t>
            </w:r>
            <w:r w:rsidR="00DF2117">
              <w:t>,00</w:t>
            </w:r>
          </w:p>
        </w:tc>
        <w:tc>
          <w:tcPr>
            <w:tcW w:w="2347" w:type="dxa"/>
          </w:tcPr>
          <w:p w14:paraId="61ED6D69" w14:textId="77777777" w:rsidR="002D614D" w:rsidRPr="007F6A26" w:rsidRDefault="002D614D" w:rsidP="00FD588A">
            <w:pPr>
              <w:pStyle w:val="a0"/>
              <w:ind w:firstLine="0"/>
            </w:pPr>
            <w:r w:rsidRPr="007F6A26">
              <w:t>0,98</w:t>
            </w:r>
          </w:p>
        </w:tc>
        <w:tc>
          <w:tcPr>
            <w:tcW w:w="1417" w:type="dxa"/>
          </w:tcPr>
          <w:p w14:paraId="6C8B2FBB" w14:textId="77777777" w:rsidR="002D614D" w:rsidRPr="007F6A26" w:rsidRDefault="002D614D" w:rsidP="00FD588A">
            <w:pPr>
              <w:pStyle w:val="a0"/>
              <w:ind w:firstLine="0"/>
            </w:pPr>
            <w:r w:rsidRPr="007F6A26">
              <w:t>0,98</w:t>
            </w:r>
          </w:p>
        </w:tc>
        <w:tc>
          <w:tcPr>
            <w:tcW w:w="851" w:type="dxa"/>
          </w:tcPr>
          <w:p w14:paraId="32B309ED" w14:textId="77777777" w:rsidR="002D614D" w:rsidRPr="007F6A26" w:rsidRDefault="002D614D" w:rsidP="00FD588A">
            <w:pPr>
              <w:pStyle w:val="a0"/>
              <w:ind w:firstLine="0"/>
            </w:pPr>
            <w:r w:rsidRPr="007F6A26">
              <w:t>0,99</w:t>
            </w:r>
          </w:p>
        </w:tc>
        <w:tc>
          <w:tcPr>
            <w:tcW w:w="850" w:type="dxa"/>
          </w:tcPr>
          <w:p w14:paraId="19909FA4" w14:textId="7F54D661" w:rsidR="002D614D" w:rsidRPr="007F6A26" w:rsidRDefault="002D614D" w:rsidP="00FD588A">
            <w:pPr>
              <w:pStyle w:val="a0"/>
              <w:ind w:firstLine="0"/>
            </w:pPr>
            <w:r w:rsidRPr="007F6A26">
              <w:t>0</w:t>
            </w:r>
            <w:r w:rsidR="00DF2117">
              <w:t>,00</w:t>
            </w:r>
          </w:p>
        </w:tc>
        <w:tc>
          <w:tcPr>
            <w:tcW w:w="1637" w:type="dxa"/>
          </w:tcPr>
          <w:p w14:paraId="5C49288C" w14:textId="77777777" w:rsidR="002D614D" w:rsidRPr="007F6A26" w:rsidRDefault="002D614D" w:rsidP="00FD588A">
            <w:pPr>
              <w:pStyle w:val="a0"/>
              <w:ind w:firstLine="0"/>
            </w:pPr>
            <w:r w:rsidRPr="007F6A26">
              <w:t>0,02</w:t>
            </w:r>
          </w:p>
        </w:tc>
      </w:tr>
      <w:tr w:rsidR="002D614D" w:rsidRPr="007F6A26" w14:paraId="362F73A6" w14:textId="77777777" w:rsidTr="00A91834">
        <w:tc>
          <w:tcPr>
            <w:tcW w:w="1865" w:type="dxa"/>
          </w:tcPr>
          <w:p w14:paraId="4FFE215E" w14:textId="188CC74F" w:rsidR="002D614D" w:rsidRPr="007F6A26" w:rsidRDefault="002D614D" w:rsidP="00FD588A">
            <w:pPr>
              <w:pStyle w:val="a0"/>
              <w:ind w:firstLine="0"/>
            </w:pPr>
            <w:r w:rsidRPr="007F6A26">
              <w:t>B*51:08</w:t>
            </w:r>
          </w:p>
        </w:tc>
        <w:tc>
          <w:tcPr>
            <w:tcW w:w="1713" w:type="dxa"/>
          </w:tcPr>
          <w:p w14:paraId="1E6023BE" w14:textId="49240D7F" w:rsidR="002D614D" w:rsidRPr="00A91834" w:rsidRDefault="006701FB" w:rsidP="00FD588A">
            <w:pPr>
              <w:pStyle w:val="a0"/>
              <w:ind w:firstLine="0"/>
              <w:rPr>
                <w:lang w:val="ru-RU"/>
              </w:rPr>
            </w:pPr>
            <w:r>
              <w:rPr>
                <w:lang w:val="ru-RU"/>
              </w:rPr>
              <w:t>624</w:t>
            </w:r>
          </w:p>
        </w:tc>
        <w:tc>
          <w:tcPr>
            <w:tcW w:w="958" w:type="dxa"/>
          </w:tcPr>
          <w:p w14:paraId="6352E066" w14:textId="18C02535" w:rsidR="002D614D" w:rsidRPr="007F6A26" w:rsidRDefault="002D614D" w:rsidP="00FD588A">
            <w:pPr>
              <w:pStyle w:val="a0"/>
              <w:ind w:firstLine="0"/>
            </w:pPr>
            <w:r w:rsidRPr="007F6A26">
              <w:t>0,98</w:t>
            </w:r>
          </w:p>
        </w:tc>
        <w:tc>
          <w:tcPr>
            <w:tcW w:w="1134" w:type="dxa"/>
          </w:tcPr>
          <w:p w14:paraId="7D778D4E" w14:textId="2DF291B7" w:rsidR="002D614D" w:rsidRPr="007F6A26" w:rsidRDefault="002D614D" w:rsidP="00FD588A">
            <w:pPr>
              <w:pStyle w:val="a0"/>
              <w:ind w:firstLine="0"/>
            </w:pPr>
            <w:r w:rsidRPr="007F6A26">
              <w:t>0</w:t>
            </w:r>
            <w:r w:rsidR="00DF2117">
              <w:t>,00</w:t>
            </w:r>
          </w:p>
        </w:tc>
        <w:tc>
          <w:tcPr>
            <w:tcW w:w="1906" w:type="dxa"/>
          </w:tcPr>
          <w:p w14:paraId="6E74EAE2" w14:textId="77777777" w:rsidR="002D614D" w:rsidRPr="007F6A26" w:rsidRDefault="002D614D" w:rsidP="00FD588A">
            <w:pPr>
              <w:pStyle w:val="a0"/>
              <w:ind w:firstLine="0"/>
            </w:pPr>
            <w:r w:rsidRPr="007F6A26">
              <w:t>0,97</w:t>
            </w:r>
          </w:p>
        </w:tc>
        <w:tc>
          <w:tcPr>
            <w:tcW w:w="2347" w:type="dxa"/>
          </w:tcPr>
          <w:p w14:paraId="1663E28E" w14:textId="77777777" w:rsidR="002D614D" w:rsidRPr="007F6A26" w:rsidRDefault="002D614D" w:rsidP="00FD588A">
            <w:pPr>
              <w:pStyle w:val="a0"/>
              <w:ind w:firstLine="0"/>
            </w:pPr>
            <w:r w:rsidRPr="007F6A26">
              <w:t>0,96</w:t>
            </w:r>
          </w:p>
        </w:tc>
        <w:tc>
          <w:tcPr>
            <w:tcW w:w="1417" w:type="dxa"/>
          </w:tcPr>
          <w:p w14:paraId="10F71E35" w14:textId="77777777" w:rsidR="002D614D" w:rsidRPr="007F6A26" w:rsidRDefault="002D614D" w:rsidP="00FD588A">
            <w:pPr>
              <w:pStyle w:val="a0"/>
              <w:ind w:firstLine="0"/>
            </w:pPr>
            <w:r w:rsidRPr="007F6A26">
              <w:t>0,96</w:t>
            </w:r>
          </w:p>
        </w:tc>
        <w:tc>
          <w:tcPr>
            <w:tcW w:w="851" w:type="dxa"/>
          </w:tcPr>
          <w:p w14:paraId="734E88B4" w14:textId="77777777" w:rsidR="002D614D" w:rsidRPr="007F6A26" w:rsidRDefault="002D614D" w:rsidP="00FD588A">
            <w:pPr>
              <w:pStyle w:val="a0"/>
              <w:ind w:firstLine="0"/>
            </w:pPr>
            <w:r w:rsidRPr="007F6A26">
              <w:t>0,97</w:t>
            </w:r>
          </w:p>
        </w:tc>
        <w:tc>
          <w:tcPr>
            <w:tcW w:w="850" w:type="dxa"/>
          </w:tcPr>
          <w:p w14:paraId="26DF5D19" w14:textId="77777777" w:rsidR="002D614D" w:rsidRPr="007F6A26" w:rsidRDefault="002D614D" w:rsidP="00FD588A">
            <w:pPr>
              <w:pStyle w:val="a0"/>
              <w:ind w:firstLine="0"/>
            </w:pPr>
            <w:r w:rsidRPr="007F6A26">
              <w:t>0,07</w:t>
            </w:r>
          </w:p>
        </w:tc>
        <w:tc>
          <w:tcPr>
            <w:tcW w:w="1637" w:type="dxa"/>
          </w:tcPr>
          <w:p w14:paraId="62035DB9" w14:textId="77777777" w:rsidR="002D614D" w:rsidRPr="007F6A26" w:rsidRDefault="002D614D" w:rsidP="00FD588A">
            <w:pPr>
              <w:pStyle w:val="a0"/>
              <w:ind w:firstLine="0"/>
            </w:pPr>
            <w:r w:rsidRPr="007F6A26">
              <w:t>0,15</w:t>
            </w:r>
          </w:p>
        </w:tc>
      </w:tr>
      <w:tr w:rsidR="002D614D" w:rsidRPr="007F6A26" w14:paraId="1C0CA327" w14:textId="77777777" w:rsidTr="00A91834">
        <w:tc>
          <w:tcPr>
            <w:tcW w:w="1865" w:type="dxa"/>
          </w:tcPr>
          <w:p w14:paraId="5574814B" w14:textId="6BC6F325" w:rsidR="002D614D" w:rsidRPr="007F6A26" w:rsidRDefault="002D614D" w:rsidP="00FD588A">
            <w:pPr>
              <w:pStyle w:val="a0"/>
              <w:ind w:firstLine="0"/>
            </w:pPr>
            <w:r w:rsidRPr="007F6A26">
              <w:t>B*39:06</w:t>
            </w:r>
          </w:p>
        </w:tc>
        <w:tc>
          <w:tcPr>
            <w:tcW w:w="1713" w:type="dxa"/>
          </w:tcPr>
          <w:p w14:paraId="0A450541" w14:textId="24E10B34" w:rsidR="002D614D" w:rsidRPr="00A91834" w:rsidRDefault="006701FB" w:rsidP="00FD588A">
            <w:pPr>
              <w:pStyle w:val="a0"/>
              <w:ind w:firstLine="0"/>
              <w:rPr>
                <w:lang w:val="ru-RU"/>
              </w:rPr>
            </w:pPr>
            <w:r>
              <w:rPr>
                <w:lang w:val="ru-RU"/>
              </w:rPr>
              <w:t>1006</w:t>
            </w:r>
          </w:p>
        </w:tc>
        <w:tc>
          <w:tcPr>
            <w:tcW w:w="958" w:type="dxa"/>
          </w:tcPr>
          <w:p w14:paraId="7190F9DA" w14:textId="6948006B" w:rsidR="002D614D" w:rsidRPr="007F6A26" w:rsidRDefault="002D614D" w:rsidP="00FD588A">
            <w:pPr>
              <w:pStyle w:val="a0"/>
              <w:ind w:firstLine="0"/>
            </w:pPr>
            <w:r w:rsidRPr="007F6A26">
              <w:t>0,98</w:t>
            </w:r>
          </w:p>
        </w:tc>
        <w:tc>
          <w:tcPr>
            <w:tcW w:w="1134" w:type="dxa"/>
          </w:tcPr>
          <w:p w14:paraId="61CE17B4" w14:textId="47A2C4DD" w:rsidR="002D614D" w:rsidRPr="007F6A26" w:rsidRDefault="002D614D" w:rsidP="00FD588A">
            <w:pPr>
              <w:pStyle w:val="a0"/>
              <w:ind w:firstLine="0"/>
            </w:pPr>
            <w:r w:rsidRPr="007F6A26">
              <w:t>0</w:t>
            </w:r>
            <w:r w:rsidR="00DF2117">
              <w:t>,00</w:t>
            </w:r>
          </w:p>
        </w:tc>
        <w:tc>
          <w:tcPr>
            <w:tcW w:w="1906" w:type="dxa"/>
          </w:tcPr>
          <w:p w14:paraId="3A7049CE" w14:textId="77777777" w:rsidR="002D614D" w:rsidRPr="007F6A26" w:rsidRDefault="002D614D" w:rsidP="00FD588A">
            <w:pPr>
              <w:pStyle w:val="a0"/>
              <w:ind w:firstLine="0"/>
            </w:pPr>
            <w:r w:rsidRPr="007F6A26">
              <w:t>0,96</w:t>
            </w:r>
          </w:p>
        </w:tc>
        <w:tc>
          <w:tcPr>
            <w:tcW w:w="2347" w:type="dxa"/>
          </w:tcPr>
          <w:p w14:paraId="00CC2F85" w14:textId="77777777" w:rsidR="002D614D" w:rsidRPr="007F6A26" w:rsidRDefault="002D614D" w:rsidP="00FD588A">
            <w:pPr>
              <w:pStyle w:val="a0"/>
              <w:ind w:firstLine="0"/>
            </w:pPr>
            <w:r w:rsidRPr="007F6A26">
              <w:t>0,96</w:t>
            </w:r>
          </w:p>
        </w:tc>
        <w:tc>
          <w:tcPr>
            <w:tcW w:w="1417" w:type="dxa"/>
          </w:tcPr>
          <w:p w14:paraId="34479FF7" w14:textId="77777777" w:rsidR="002D614D" w:rsidRPr="007F6A26" w:rsidRDefault="002D614D" w:rsidP="00FD588A">
            <w:pPr>
              <w:pStyle w:val="a0"/>
              <w:ind w:firstLine="0"/>
            </w:pPr>
            <w:r w:rsidRPr="007F6A26">
              <w:t>0,96</w:t>
            </w:r>
          </w:p>
        </w:tc>
        <w:tc>
          <w:tcPr>
            <w:tcW w:w="851" w:type="dxa"/>
          </w:tcPr>
          <w:p w14:paraId="3AD0855F" w14:textId="77777777" w:rsidR="002D614D" w:rsidRPr="007F6A26" w:rsidRDefault="002D614D" w:rsidP="00FD588A">
            <w:pPr>
              <w:pStyle w:val="a0"/>
              <w:ind w:firstLine="0"/>
            </w:pPr>
            <w:r w:rsidRPr="007F6A26">
              <w:t>0,96</w:t>
            </w:r>
          </w:p>
        </w:tc>
        <w:tc>
          <w:tcPr>
            <w:tcW w:w="850" w:type="dxa"/>
          </w:tcPr>
          <w:p w14:paraId="6C996D28" w14:textId="77777777" w:rsidR="002D614D" w:rsidRPr="007F6A26" w:rsidRDefault="002D614D" w:rsidP="00FD588A">
            <w:pPr>
              <w:pStyle w:val="a0"/>
              <w:ind w:firstLine="0"/>
            </w:pPr>
            <w:r w:rsidRPr="007F6A26">
              <w:t>0,46</w:t>
            </w:r>
          </w:p>
        </w:tc>
        <w:tc>
          <w:tcPr>
            <w:tcW w:w="1637" w:type="dxa"/>
          </w:tcPr>
          <w:p w14:paraId="54FD7F62" w14:textId="77777777" w:rsidR="002D614D" w:rsidRPr="007F6A26" w:rsidRDefault="002D614D" w:rsidP="00FD588A">
            <w:pPr>
              <w:pStyle w:val="a0"/>
              <w:ind w:firstLine="0"/>
            </w:pPr>
            <w:r w:rsidRPr="007F6A26">
              <w:t>0,19</w:t>
            </w:r>
          </w:p>
        </w:tc>
      </w:tr>
      <w:tr w:rsidR="002D614D" w:rsidRPr="007F6A26" w14:paraId="160A7BA1" w14:textId="77777777" w:rsidTr="00A91834">
        <w:tc>
          <w:tcPr>
            <w:tcW w:w="1865" w:type="dxa"/>
          </w:tcPr>
          <w:p w14:paraId="2BDBCCC3" w14:textId="4A6ABD4A" w:rsidR="002D614D" w:rsidRPr="007F6A26" w:rsidRDefault="002D614D" w:rsidP="00FD588A">
            <w:pPr>
              <w:pStyle w:val="a0"/>
              <w:ind w:firstLine="0"/>
            </w:pPr>
            <w:r w:rsidRPr="007F6A26">
              <w:t>A*26:08</w:t>
            </w:r>
          </w:p>
        </w:tc>
        <w:tc>
          <w:tcPr>
            <w:tcW w:w="1713" w:type="dxa"/>
          </w:tcPr>
          <w:p w14:paraId="09E19B5F" w14:textId="1327FB32" w:rsidR="002D614D" w:rsidRPr="00A91834" w:rsidRDefault="006701FB" w:rsidP="00FD588A">
            <w:pPr>
              <w:pStyle w:val="a0"/>
              <w:ind w:firstLine="0"/>
              <w:rPr>
                <w:lang w:val="ru-RU"/>
              </w:rPr>
            </w:pPr>
            <w:r>
              <w:rPr>
                <w:lang w:val="ru-RU"/>
              </w:rPr>
              <w:t>411</w:t>
            </w:r>
          </w:p>
        </w:tc>
        <w:tc>
          <w:tcPr>
            <w:tcW w:w="958" w:type="dxa"/>
          </w:tcPr>
          <w:p w14:paraId="2A4B1428" w14:textId="14E7562C" w:rsidR="002D614D" w:rsidRPr="007F6A26" w:rsidRDefault="002D614D" w:rsidP="00FD588A">
            <w:pPr>
              <w:pStyle w:val="a0"/>
              <w:ind w:firstLine="0"/>
            </w:pPr>
            <w:r w:rsidRPr="007F6A26">
              <w:t>0,98</w:t>
            </w:r>
          </w:p>
        </w:tc>
        <w:tc>
          <w:tcPr>
            <w:tcW w:w="1134" w:type="dxa"/>
          </w:tcPr>
          <w:p w14:paraId="1D5108AB" w14:textId="77777777" w:rsidR="002D614D" w:rsidRPr="007F6A26" w:rsidRDefault="002D614D" w:rsidP="00FD588A">
            <w:pPr>
              <w:pStyle w:val="a0"/>
              <w:ind w:firstLine="0"/>
            </w:pPr>
            <w:r w:rsidRPr="007F6A26">
              <w:t>0,03</w:t>
            </w:r>
          </w:p>
        </w:tc>
        <w:tc>
          <w:tcPr>
            <w:tcW w:w="1906" w:type="dxa"/>
          </w:tcPr>
          <w:p w14:paraId="48C63C32" w14:textId="77777777" w:rsidR="002D614D" w:rsidRPr="007F6A26" w:rsidRDefault="002D614D" w:rsidP="00FD588A">
            <w:pPr>
              <w:pStyle w:val="a0"/>
              <w:ind w:firstLine="0"/>
            </w:pPr>
            <w:r w:rsidRPr="007F6A26">
              <w:t>0,96</w:t>
            </w:r>
          </w:p>
        </w:tc>
        <w:tc>
          <w:tcPr>
            <w:tcW w:w="2347" w:type="dxa"/>
          </w:tcPr>
          <w:p w14:paraId="78002D37" w14:textId="77777777" w:rsidR="002D614D" w:rsidRPr="007F6A26" w:rsidRDefault="002D614D" w:rsidP="00FD588A">
            <w:pPr>
              <w:pStyle w:val="a0"/>
              <w:ind w:firstLine="0"/>
            </w:pPr>
            <w:r w:rsidRPr="007F6A26">
              <w:t>0,97</w:t>
            </w:r>
          </w:p>
        </w:tc>
        <w:tc>
          <w:tcPr>
            <w:tcW w:w="1417" w:type="dxa"/>
          </w:tcPr>
          <w:p w14:paraId="39D39C21" w14:textId="77777777" w:rsidR="002D614D" w:rsidRPr="007F6A26" w:rsidRDefault="002D614D" w:rsidP="00FD588A">
            <w:pPr>
              <w:pStyle w:val="a0"/>
              <w:ind w:firstLine="0"/>
            </w:pPr>
            <w:r w:rsidRPr="007F6A26">
              <w:t>0,97</w:t>
            </w:r>
          </w:p>
        </w:tc>
        <w:tc>
          <w:tcPr>
            <w:tcW w:w="851" w:type="dxa"/>
          </w:tcPr>
          <w:p w14:paraId="06196F4A" w14:textId="77777777" w:rsidR="002D614D" w:rsidRPr="007F6A26" w:rsidRDefault="002D614D" w:rsidP="00FD588A">
            <w:pPr>
              <w:pStyle w:val="a0"/>
              <w:ind w:firstLine="0"/>
            </w:pPr>
            <w:r w:rsidRPr="007F6A26">
              <w:t>0,96</w:t>
            </w:r>
          </w:p>
        </w:tc>
        <w:tc>
          <w:tcPr>
            <w:tcW w:w="850" w:type="dxa"/>
          </w:tcPr>
          <w:p w14:paraId="18CF206F" w14:textId="77777777" w:rsidR="002D614D" w:rsidRPr="007F6A26" w:rsidRDefault="002D614D" w:rsidP="00FD588A">
            <w:pPr>
              <w:pStyle w:val="a0"/>
              <w:ind w:firstLine="0"/>
            </w:pPr>
            <w:r w:rsidRPr="007F6A26">
              <w:t>0,11</w:t>
            </w:r>
          </w:p>
        </w:tc>
        <w:tc>
          <w:tcPr>
            <w:tcW w:w="1637" w:type="dxa"/>
          </w:tcPr>
          <w:p w14:paraId="5D1BFECA" w14:textId="77777777" w:rsidR="002D614D" w:rsidRPr="007F6A26" w:rsidRDefault="002D614D" w:rsidP="00FD588A">
            <w:pPr>
              <w:pStyle w:val="a0"/>
              <w:ind w:firstLine="0"/>
            </w:pPr>
            <w:r w:rsidRPr="007F6A26">
              <w:t>0,13</w:t>
            </w:r>
          </w:p>
        </w:tc>
      </w:tr>
      <w:tr w:rsidR="002D614D" w:rsidRPr="007F6A26" w14:paraId="66CCDF0D" w14:textId="77777777" w:rsidTr="00A91834">
        <w:tc>
          <w:tcPr>
            <w:tcW w:w="1865" w:type="dxa"/>
          </w:tcPr>
          <w:p w14:paraId="2B3586B6" w14:textId="7BEC9A9E" w:rsidR="002D614D" w:rsidRPr="007F6A26" w:rsidRDefault="002D614D" w:rsidP="00FD588A">
            <w:pPr>
              <w:pStyle w:val="a0"/>
              <w:ind w:firstLine="0"/>
            </w:pPr>
            <w:r w:rsidRPr="007F6A26">
              <w:t>B*15:13</w:t>
            </w:r>
          </w:p>
        </w:tc>
        <w:tc>
          <w:tcPr>
            <w:tcW w:w="1713" w:type="dxa"/>
          </w:tcPr>
          <w:p w14:paraId="6B2C7463" w14:textId="7FDC65CE" w:rsidR="002D614D" w:rsidRPr="00A91834" w:rsidRDefault="006701FB" w:rsidP="00FD588A">
            <w:pPr>
              <w:pStyle w:val="a0"/>
              <w:ind w:firstLine="0"/>
              <w:rPr>
                <w:lang w:val="ru-RU"/>
              </w:rPr>
            </w:pPr>
            <w:r>
              <w:rPr>
                <w:lang w:val="ru-RU"/>
              </w:rPr>
              <w:t>6</w:t>
            </w:r>
          </w:p>
        </w:tc>
        <w:tc>
          <w:tcPr>
            <w:tcW w:w="958" w:type="dxa"/>
          </w:tcPr>
          <w:p w14:paraId="3F7DC8F0" w14:textId="2F1246A2" w:rsidR="002D614D" w:rsidRPr="007F6A26" w:rsidRDefault="002D614D" w:rsidP="00FD588A">
            <w:pPr>
              <w:pStyle w:val="a0"/>
              <w:ind w:firstLine="0"/>
            </w:pPr>
            <w:r w:rsidRPr="007F6A26">
              <w:t>0,97</w:t>
            </w:r>
          </w:p>
        </w:tc>
        <w:tc>
          <w:tcPr>
            <w:tcW w:w="1134" w:type="dxa"/>
          </w:tcPr>
          <w:p w14:paraId="57926A57" w14:textId="77777777" w:rsidR="002D614D" w:rsidRPr="007F6A26" w:rsidRDefault="002D614D" w:rsidP="00FD588A">
            <w:pPr>
              <w:pStyle w:val="a0"/>
              <w:ind w:firstLine="0"/>
            </w:pPr>
            <w:r w:rsidRPr="007F6A26">
              <w:t>0,11</w:t>
            </w:r>
          </w:p>
        </w:tc>
        <w:tc>
          <w:tcPr>
            <w:tcW w:w="1906" w:type="dxa"/>
          </w:tcPr>
          <w:p w14:paraId="27066C91" w14:textId="62FF8316" w:rsidR="002D614D" w:rsidRPr="007F6A26" w:rsidRDefault="002D614D" w:rsidP="00FD588A">
            <w:pPr>
              <w:pStyle w:val="a0"/>
              <w:ind w:firstLine="0"/>
            </w:pPr>
            <w:r w:rsidRPr="007F6A26">
              <w:t>1</w:t>
            </w:r>
            <w:r w:rsidR="00DF2117">
              <w:t>,00</w:t>
            </w:r>
          </w:p>
        </w:tc>
        <w:tc>
          <w:tcPr>
            <w:tcW w:w="2347" w:type="dxa"/>
          </w:tcPr>
          <w:p w14:paraId="3C7FABCD" w14:textId="77777777" w:rsidR="002D614D" w:rsidRPr="007F6A26" w:rsidRDefault="002D614D" w:rsidP="00FD588A">
            <w:pPr>
              <w:pStyle w:val="a0"/>
              <w:ind w:firstLine="0"/>
            </w:pPr>
            <w:r w:rsidRPr="007F6A26">
              <w:t>0,92</w:t>
            </w:r>
          </w:p>
        </w:tc>
        <w:tc>
          <w:tcPr>
            <w:tcW w:w="1417" w:type="dxa"/>
          </w:tcPr>
          <w:p w14:paraId="08EEA900" w14:textId="77777777" w:rsidR="002D614D" w:rsidRPr="007F6A26" w:rsidRDefault="002D614D" w:rsidP="00FD588A">
            <w:pPr>
              <w:pStyle w:val="a0"/>
              <w:ind w:firstLine="0"/>
            </w:pPr>
            <w:r w:rsidRPr="007F6A26">
              <w:t>0,92</w:t>
            </w:r>
          </w:p>
        </w:tc>
        <w:tc>
          <w:tcPr>
            <w:tcW w:w="851" w:type="dxa"/>
          </w:tcPr>
          <w:p w14:paraId="46D60A17" w14:textId="77777777" w:rsidR="002D614D" w:rsidRPr="007F6A26" w:rsidRDefault="002D614D" w:rsidP="00FD588A">
            <w:pPr>
              <w:pStyle w:val="a0"/>
              <w:ind w:firstLine="0"/>
            </w:pPr>
            <w:r w:rsidRPr="007F6A26">
              <w:t>0,96</w:t>
            </w:r>
          </w:p>
        </w:tc>
        <w:tc>
          <w:tcPr>
            <w:tcW w:w="850" w:type="dxa"/>
          </w:tcPr>
          <w:p w14:paraId="1C4DEAD3" w14:textId="77777777" w:rsidR="002D614D" w:rsidRPr="007F6A26" w:rsidRDefault="002D614D" w:rsidP="00FD588A">
            <w:pPr>
              <w:pStyle w:val="a0"/>
              <w:ind w:firstLine="0"/>
            </w:pPr>
            <w:r w:rsidRPr="007F6A26">
              <w:t>0,03</w:t>
            </w:r>
          </w:p>
        </w:tc>
        <w:tc>
          <w:tcPr>
            <w:tcW w:w="1637" w:type="dxa"/>
          </w:tcPr>
          <w:p w14:paraId="74366BA7" w14:textId="77777777" w:rsidR="002D614D" w:rsidRPr="007F6A26" w:rsidRDefault="002D614D" w:rsidP="00FD588A">
            <w:pPr>
              <w:pStyle w:val="a0"/>
              <w:ind w:firstLine="0"/>
            </w:pPr>
            <w:r w:rsidRPr="007F6A26">
              <w:t>0,01</w:t>
            </w:r>
          </w:p>
        </w:tc>
      </w:tr>
      <w:tr w:rsidR="002D614D" w:rsidRPr="007F6A26" w14:paraId="52AC108C" w14:textId="77777777" w:rsidTr="00A91834">
        <w:tc>
          <w:tcPr>
            <w:tcW w:w="1865" w:type="dxa"/>
          </w:tcPr>
          <w:p w14:paraId="5C95D973" w14:textId="3EF49E54" w:rsidR="002D614D" w:rsidRPr="007F6A26" w:rsidRDefault="002D614D" w:rsidP="00FD588A">
            <w:pPr>
              <w:pStyle w:val="a0"/>
              <w:ind w:firstLine="0"/>
            </w:pPr>
            <w:r w:rsidRPr="007F6A26">
              <w:lastRenderedPageBreak/>
              <w:t>B*73:01</w:t>
            </w:r>
          </w:p>
        </w:tc>
        <w:tc>
          <w:tcPr>
            <w:tcW w:w="1713" w:type="dxa"/>
          </w:tcPr>
          <w:p w14:paraId="19AD134D" w14:textId="3BBBBCAA" w:rsidR="002D614D" w:rsidRPr="00A91834" w:rsidRDefault="006701FB" w:rsidP="00FD588A">
            <w:pPr>
              <w:pStyle w:val="a0"/>
              <w:ind w:firstLine="0"/>
              <w:rPr>
                <w:lang w:val="ru-RU"/>
              </w:rPr>
            </w:pPr>
            <w:r>
              <w:rPr>
                <w:lang w:val="ru-RU"/>
              </w:rPr>
              <w:t>313</w:t>
            </w:r>
          </w:p>
        </w:tc>
        <w:tc>
          <w:tcPr>
            <w:tcW w:w="958" w:type="dxa"/>
          </w:tcPr>
          <w:p w14:paraId="7BC407E9" w14:textId="2379FB5E" w:rsidR="002D614D" w:rsidRPr="007F6A26" w:rsidRDefault="002D614D" w:rsidP="00FD588A">
            <w:pPr>
              <w:pStyle w:val="a0"/>
              <w:ind w:firstLine="0"/>
            </w:pPr>
            <w:r w:rsidRPr="007F6A26">
              <w:t>0,96</w:t>
            </w:r>
          </w:p>
        </w:tc>
        <w:tc>
          <w:tcPr>
            <w:tcW w:w="1134" w:type="dxa"/>
          </w:tcPr>
          <w:p w14:paraId="2A706E81" w14:textId="4A671B57" w:rsidR="002D614D" w:rsidRPr="007F6A26" w:rsidRDefault="002D614D" w:rsidP="00FD588A">
            <w:pPr>
              <w:pStyle w:val="a0"/>
              <w:ind w:firstLine="0"/>
            </w:pPr>
            <w:r w:rsidRPr="007F6A26">
              <w:t>0</w:t>
            </w:r>
            <w:r w:rsidR="00DF2117">
              <w:t>,00</w:t>
            </w:r>
          </w:p>
        </w:tc>
        <w:tc>
          <w:tcPr>
            <w:tcW w:w="1906" w:type="dxa"/>
          </w:tcPr>
          <w:p w14:paraId="364C2441" w14:textId="77777777" w:rsidR="002D614D" w:rsidRPr="007F6A26" w:rsidRDefault="002D614D" w:rsidP="00FD588A">
            <w:pPr>
              <w:pStyle w:val="a0"/>
              <w:ind w:firstLine="0"/>
            </w:pPr>
            <w:r w:rsidRPr="007F6A26">
              <w:t>0,94</w:t>
            </w:r>
          </w:p>
        </w:tc>
        <w:tc>
          <w:tcPr>
            <w:tcW w:w="2347" w:type="dxa"/>
          </w:tcPr>
          <w:p w14:paraId="22179FD7" w14:textId="77777777" w:rsidR="002D614D" w:rsidRPr="007F6A26" w:rsidRDefault="002D614D" w:rsidP="00FD588A">
            <w:pPr>
              <w:pStyle w:val="a0"/>
              <w:ind w:firstLine="0"/>
            </w:pPr>
            <w:r w:rsidRPr="007F6A26">
              <w:t>0,94</w:t>
            </w:r>
          </w:p>
        </w:tc>
        <w:tc>
          <w:tcPr>
            <w:tcW w:w="1417" w:type="dxa"/>
          </w:tcPr>
          <w:p w14:paraId="7F5BC6DB" w14:textId="77777777" w:rsidR="002D614D" w:rsidRPr="007F6A26" w:rsidRDefault="002D614D" w:rsidP="00FD588A">
            <w:pPr>
              <w:pStyle w:val="a0"/>
              <w:ind w:firstLine="0"/>
            </w:pPr>
            <w:r w:rsidRPr="007F6A26">
              <w:t>0,94</w:t>
            </w:r>
          </w:p>
        </w:tc>
        <w:tc>
          <w:tcPr>
            <w:tcW w:w="851" w:type="dxa"/>
          </w:tcPr>
          <w:p w14:paraId="7EE8B1E5" w14:textId="77777777" w:rsidR="002D614D" w:rsidRPr="007F6A26" w:rsidRDefault="002D614D" w:rsidP="00FD588A">
            <w:pPr>
              <w:pStyle w:val="a0"/>
              <w:ind w:firstLine="0"/>
            </w:pPr>
            <w:r w:rsidRPr="007F6A26">
              <w:t>0,94</w:t>
            </w:r>
          </w:p>
        </w:tc>
        <w:tc>
          <w:tcPr>
            <w:tcW w:w="850" w:type="dxa"/>
          </w:tcPr>
          <w:p w14:paraId="3FFDA596" w14:textId="77777777" w:rsidR="002D614D" w:rsidRPr="007F6A26" w:rsidRDefault="002D614D" w:rsidP="00FD588A">
            <w:pPr>
              <w:pStyle w:val="a0"/>
              <w:ind w:firstLine="0"/>
            </w:pPr>
            <w:r w:rsidRPr="007F6A26">
              <w:t>0,19</w:t>
            </w:r>
          </w:p>
        </w:tc>
        <w:tc>
          <w:tcPr>
            <w:tcW w:w="1637" w:type="dxa"/>
          </w:tcPr>
          <w:p w14:paraId="00C64E07" w14:textId="77777777" w:rsidR="002D614D" w:rsidRPr="007F6A26" w:rsidRDefault="002D614D" w:rsidP="00FD588A">
            <w:pPr>
              <w:pStyle w:val="a0"/>
              <w:ind w:firstLine="0"/>
            </w:pPr>
            <w:r w:rsidRPr="007F6A26">
              <w:t>0,08</w:t>
            </w:r>
          </w:p>
        </w:tc>
      </w:tr>
      <w:tr w:rsidR="002D614D" w:rsidRPr="007F6A26" w14:paraId="25F807A9" w14:textId="77777777" w:rsidTr="00A91834">
        <w:tc>
          <w:tcPr>
            <w:tcW w:w="1865" w:type="dxa"/>
          </w:tcPr>
          <w:p w14:paraId="2E03B8EE" w14:textId="496ACAF7" w:rsidR="002D614D" w:rsidRPr="007F6A26" w:rsidRDefault="002D614D" w:rsidP="00FD588A">
            <w:pPr>
              <w:pStyle w:val="a0"/>
              <w:ind w:firstLine="0"/>
            </w:pPr>
            <w:r w:rsidRPr="007F6A26">
              <w:t>B*18:03</w:t>
            </w:r>
          </w:p>
        </w:tc>
        <w:tc>
          <w:tcPr>
            <w:tcW w:w="1713" w:type="dxa"/>
          </w:tcPr>
          <w:p w14:paraId="2B7D2394" w14:textId="2BD72E12" w:rsidR="002D614D" w:rsidRPr="00A91834" w:rsidRDefault="006701FB" w:rsidP="00FD588A">
            <w:pPr>
              <w:pStyle w:val="a0"/>
              <w:ind w:firstLine="0"/>
              <w:rPr>
                <w:lang w:val="ru-RU"/>
              </w:rPr>
            </w:pPr>
            <w:r>
              <w:rPr>
                <w:lang w:val="ru-RU"/>
              </w:rPr>
              <w:t>229</w:t>
            </w:r>
          </w:p>
        </w:tc>
        <w:tc>
          <w:tcPr>
            <w:tcW w:w="958" w:type="dxa"/>
          </w:tcPr>
          <w:p w14:paraId="5FDA613E" w14:textId="1FCA35C2" w:rsidR="002D614D" w:rsidRPr="007F6A26" w:rsidRDefault="002D614D" w:rsidP="00FD588A">
            <w:pPr>
              <w:pStyle w:val="a0"/>
              <w:ind w:firstLine="0"/>
            </w:pPr>
            <w:r w:rsidRPr="007F6A26">
              <w:t>0,96</w:t>
            </w:r>
          </w:p>
        </w:tc>
        <w:tc>
          <w:tcPr>
            <w:tcW w:w="1134" w:type="dxa"/>
          </w:tcPr>
          <w:p w14:paraId="57D17F1C" w14:textId="77777777" w:rsidR="002D614D" w:rsidRPr="007F6A26" w:rsidRDefault="002D614D" w:rsidP="00FD588A">
            <w:pPr>
              <w:pStyle w:val="a0"/>
              <w:ind w:firstLine="0"/>
            </w:pPr>
            <w:r w:rsidRPr="007F6A26">
              <w:t>0,02</w:t>
            </w:r>
          </w:p>
        </w:tc>
        <w:tc>
          <w:tcPr>
            <w:tcW w:w="1906" w:type="dxa"/>
          </w:tcPr>
          <w:p w14:paraId="1B062B1E" w14:textId="77777777" w:rsidR="002D614D" w:rsidRPr="007F6A26" w:rsidRDefault="002D614D" w:rsidP="00FD588A">
            <w:pPr>
              <w:pStyle w:val="a0"/>
              <w:ind w:firstLine="0"/>
            </w:pPr>
            <w:r w:rsidRPr="007F6A26">
              <w:t>0,94</w:t>
            </w:r>
          </w:p>
        </w:tc>
        <w:tc>
          <w:tcPr>
            <w:tcW w:w="2347" w:type="dxa"/>
          </w:tcPr>
          <w:p w14:paraId="56B0DE7C" w14:textId="77777777" w:rsidR="002D614D" w:rsidRPr="007F6A26" w:rsidRDefault="002D614D" w:rsidP="00FD588A">
            <w:pPr>
              <w:pStyle w:val="a0"/>
              <w:ind w:firstLine="0"/>
            </w:pPr>
            <w:r w:rsidRPr="007F6A26">
              <w:t>0,95</w:t>
            </w:r>
          </w:p>
        </w:tc>
        <w:tc>
          <w:tcPr>
            <w:tcW w:w="1417" w:type="dxa"/>
          </w:tcPr>
          <w:p w14:paraId="5A542AEA" w14:textId="77777777" w:rsidR="002D614D" w:rsidRPr="007F6A26" w:rsidRDefault="002D614D" w:rsidP="00FD588A">
            <w:pPr>
              <w:pStyle w:val="a0"/>
              <w:ind w:firstLine="0"/>
            </w:pPr>
            <w:r w:rsidRPr="007F6A26">
              <w:t>0,95</w:t>
            </w:r>
          </w:p>
        </w:tc>
        <w:tc>
          <w:tcPr>
            <w:tcW w:w="851" w:type="dxa"/>
          </w:tcPr>
          <w:p w14:paraId="69FF341D" w14:textId="77777777" w:rsidR="002D614D" w:rsidRPr="007F6A26" w:rsidRDefault="002D614D" w:rsidP="00FD588A">
            <w:pPr>
              <w:pStyle w:val="a0"/>
              <w:ind w:firstLine="0"/>
            </w:pPr>
            <w:r w:rsidRPr="007F6A26">
              <w:t>0,95</w:t>
            </w:r>
          </w:p>
        </w:tc>
        <w:tc>
          <w:tcPr>
            <w:tcW w:w="850" w:type="dxa"/>
          </w:tcPr>
          <w:p w14:paraId="7E7F25F5" w14:textId="77777777" w:rsidR="002D614D" w:rsidRPr="007F6A26" w:rsidRDefault="002D614D" w:rsidP="00FD588A">
            <w:pPr>
              <w:pStyle w:val="a0"/>
              <w:ind w:firstLine="0"/>
            </w:pPr>
            <w:r w:rsidRPr="007F6A26">
              <w:t>0,05</w:t>
            </w:r>
          </w:p>
        </w:tc>
        <w:tc>
          <w:tcPr>
            <w:tcW w:w="1637" w:type="dxa"/>
          </w:tcPr>
          <w:p w14:paraId="6EE017A5" w14:textId="77777777" w:rsidR="002D614D" w:rsidRPr="007F6A26" w:rsidRDefault="002D614D" w:rsidP="00FD588A">
            <w:pPr>
              <w:pStyle w:val="a0"/>
              <w:ind w:firstLine="0"/>
            </w:pPr>
            <w:r w:rsidRPr="007F6A26">
              <w:t>0,08</w:t>
            </w:r>
          </w:p>
        </w:tc>
      </w:tr>
      <w:tr w:rsidR="002D614D" w:rsidRPr="007F6A26" w14:paraId="06D024C1" w14:textId="77777777" w:rsidTr="00A91834">
        <w:tc>
          <w:tcPr>
            <w:tcW w:w="1865" w:type="dxa"/>
          </w:tcPr>
          <w:p w14:paraId="374A9578" w14:textId="20F94664" w:rsidR="002D614D" w:rsidRPr="007F6A26" w:rsidRDefault="002D614D" w:rsidP="00FD588A">
            <w:pPr>
              <w:pStyle w:val="a0"/>
              <w:ind w:firstLine="0"/>
            </w:pPr>
            <w:r w:rsidRPr="007F6A26">
              <w:t>B*40:06</w:t>
            </w:r>
          </w:p>
        </w:tc>
        <w:tc>
          <w:tcPr>
            <w:tcW w:w="1713" w:type="dxa"/>
          </w:tcPr>
          <w:p w14:paraId="4A3F28AF" w14:textId="3DCC4DD6" w:rsidR="002D614D" w:rsidRPr="00A91834" w:rsidRDefault="006701FB" w:rsidP="00FD588A">
            <w:pPr>
              <w:pStyle w:val="a0"/>
              <w:ind w:firstLine="0"/>
              <w:rPr>
                <w:lang w:val="ru-RU"/>
              </w:rPr>
            </w:pPr>
            <w:r>
              <w:rPr>
                <w:lang w:val="ru-RU"/>
              </w:rPr>
              <w:t>2494</w:t>
            </w:r>
          </w:p>
        </w:tc>
        <w:tc>
          <w:tcPr>
            <w:tcW w:w="958" w:type="dxa"/>
          </w:tcPr>
          <w:p w14:paraId="4354E37A" w14:textId="7ACA9EE8" w:rsidR="002D614D" w:rsidRPr="007F6A26" w:rsidRDefault="002D614D" w:rsidP="00FD588A">
            <w:pPr>
              <w:pStyle w:val="a0"/>
              <w:ind w:firstLine="0"/>
            </w:pPr>
            <w:r w:rsidRPr="007F6A26">
              <w:t>0,96</w:t>
            </w:r>
          </w:p>
        </w:tc>
        <w:tc>
          <w:tcPr>
            <w:tcW w:w="1134" w:type="dxa"/>
          </w:tcPr>
          <w:p w14:paraId="2AA792B8" w14:textId="77777777" w:rsidR="002D614D" w:rsidRPr="007F6A26" w:rsidRDefault="002D614D" w:rsidP="00FD588A">
            <w:pPr>
              <w:pStyle w:val="a0"/>
              <w:ind w:firstLine="0"/>
            </w:pPr>
            <w:r w:rsidRPr="007F6A26">
              <w:t>0,02</w:t>
            </w:r>
          </w:p>
        </w:tc>
        <w:tc>
          <w:tcPr>
            <w:tcW w:w="1906" w:type="dxa"/>
          </w:tcPr>
          <w:p w14:paraId="79B456AF" w14:textId="77777777" w:rsidR="002D614D" w:rsidRPr="007F6A26" w:rsidRDefault="002D614D" w:rsidP="00FD588A">
            <w:pPr>
              <w:pStyle w:val="a0"/>
              <w:ind w:firstLine="0"/>
            </w:pPr>
            <w:r w:rsidRPr="007F6A26">
              <w:t>0,94</w:t>
            </w:r>
          </w:p>
        </w:tc>
        <w:tc>
          <w:tcPr>
            <w:tcW w:w="2347" w:type="dxa"/>
          </w:tcPr>
          <w:p w14:paraId="166E8079" w14:textId="77777777" w:rsidR="002D614D" w:rsidRPr="007F6A26" w:rsidRDefault="002D614D" w:rsidP="00FD588A">
            <w:pPr>
              <w:pStyle w:val="a0"/>
              <w:ind w:firstLine="0"/>
            </w:pPr>
            <w:r w:rsidRPr="007F6A26">
              <w:t>0,95</w:t>
            </w:r>
          </w:p>
        </w:tc>
        <w:tc>
          <w:tcPr>
            <w:tcW w:w="1417" w:type="dxa"/>
          </w:tcPr>
          <w:p w14:paraId="2843500A" w14:textId="77777777" w:rsidR="002D614D" w:rsidRPr="007F6A26" w:rsidRDefault="002D614D" w:rsidP="00FD588A">
            <w:pPr>
              <w:pStyle w:val="a0"/>
              <w:ind w:firstLine="0"/>
            </w:pPr>
            <w:r w:rsidRPr="007F6A26">
              <w:t>0,95</w:t>
            </w:r>
          </w:p>
        </w:tc>
        <w:tc>
          <w:tcPr>
            <w:tcW w:w="851" w:type="dxa"/>
          </w:tcPr>
          <w:p w14:paraId="39625E4F" w14:textId="77777777" w:rsidR="002D614D" w:rsidRPr="007F6A26" w:rsidRDefault="002D614D" w:rsidP="00FD588A">
            <w:pPr>
              <w:pStyle w:val="a0"/>
              <w:ind w:firstLine="0"/>
            </w:pPr>
            <w:r w:rsidRPr="007F6A26">
              <w:t>0,94</w:t>
            </w:r>
          </w:p>
        </w:tc>
        <w:tc>
          <w:tcPr>
            <w:tcW w:w="850" w:type="dxa"/>
          </w:tcPr>
          <w:p w14:paraId="0DC8CBE7" w14:textId="77777777" w:rsidR="002D614D" w:rsidRPr="007F6A26" w:rsidRDefault="002D614D" w:rsidP="00FD588A">
            <w:pPr>
              <w:pStyle w:val="a0"/>
              <w:ind w:firstLine="0"/>
            </w:pPr>
            <w:r w:rsidRPr="007F6A26">
              <w:t>0,19</w:t>
            </w:r>
          </w:p>
        </w:tc>
        <w:tc>
          <w:tcPr>
            <w:tcW w:w="1637" w:type="dxa"/>
          </w:tcPr>
          <w:p w14:paraId="6B43102B" w14:textId="77777777" w:rsidR="002D614D" w:rsidRPr="007F6A26" w:rsidRDefault="002D614D" w:rsidP="00FD588A">
            <w:pPr>
              <w:pStyle w:val="a0"/>
              <w:ind w:firstLine="0"/>
            </w:pPr>
            <w:r w:rsidRPr="007F6A26">
              <w:t>0,24</w:t>
            </w:r>
          </w:p>
        </w:tc>
      </w:tr>
      <w:tr w:rsidR="002D614D" w:rsidRPr="007F6A26" w14:paraId="10F9D352" w14:textId="77777777" w:rsidTr="00A91834">
        <w:tc>
          <w:tcPr>
            <w:tcW w:w="1865" w:type="dxa"/>
          </w:tcPr>
          <w:p w14:paraId="7A1EBF93" w14:textId="160E29F2" w:rsidR="002D614D" w:rsidRPr="007F6A26" w:rsidRDefault="002D614D" w:rsidP="00FD588A">
            <w:pPr>
              <w:pStyle w:val="a0"/>
              <w:ind w:firstLine="0"/>
            </w:pPr>
            <w:r w:rsidRPr="007F6A26">
              <w:t>B*41:01</w:t>
            </w:r>
          </w:p>
        </w:tc>
        <w:tc>
          <w:tcPr>
            <w:tcW w:w="1713" w:type="dxa"/>
          </w:tcPr>
          <w:p w14:paraId="0BB766BB" w14:textId="546C98AB" w:rsidR="002D614D" w:rsidRPr="007F6A26" w:rsidRDefault="006701FB" w:rsidP="00FD588A">
            <w:pPr>
              <w:pStyle w:val="a0"/>
              <w:ind w:firstLine="0"/>
            </w:pPr>
            <w:r w:rsidRPr="006701FB">
              <w:t>1417</w:t>
            </w:r>
          </w:p>
        </w:tc>
        <w:tc>
          <w:tcPr>
            <w:tcW w:w="958" w:type="dxa"/>
          </w:tcPr>
          <w:p w14:paraId="08A864D7" w14:textId="7408ABE5" w:rsidR="002D614D" w:rsidRPr="007F6A26" w:rsidRDefault="002D614D" w:rsidP="00FD588A">
            <w:pPr>
              <w:pStyle w:val="a0"/>
              <w:ind w:firstLine="0"/>
            </w:pPr>
            <w:r w:rsidRPr="007F6A26">
              <w:t>0,96</w:t>
            </w:r>
          </w:p>
        </w:tc>
        <w:tc>
          <w:tcPr>
            <w:tcW w:w="1134" w:type="dxa"/>
          </w:tcPr>
          <w:p w14:paraId="3F313817" w14:textId="77777777" w:rsidR="002D614D" w:rsidRPr="007F6A26" w:rsidRDefault="002D614D" w:rsidP="00FD588A">
            <w:pPr>
              <w:pStyle w:val="a0"/>
              <w:ind w:firstLine="0"/>
            </w:pPr>
            <w:r w:rsidRPr="007F6A26">
              <w:t>0,03</w:t>
            </w:r>
          </w:p>
        </w:tc>
        <w:tc>
          <w:tcPr>
            <w:tcW w:w="1906" w:type="dxa"/>
          </w:tcPr>
          <w:p w14:paraId="5E4195BB" w14:textId="77777777" w:rsidR="002D614D" w:rsidRPr="007F6A26" w:rsidRDefault="002D614D" w:rsidP="00FD588A">
            <w:pPr>
              <w:pStyle w:val="a0"/>
              <w:ind w:firstLine="0"/>
            </w:pPr>
            <w:r w:rsidRPr="007F6A26">
              <w:t>0,93</w:t>
            </w:r>
          </w:p>
        </w:tc>
        <w:tc>
          <w:tcPr>
            <w:tcW w:w="2347" w:type="dxa"/>
          </w:tcPr>
          <w:p w14:paraId="151A1CCC" w14:textId="77777777" w:rsidR="002D614D" w:rsidRPr="007F6A26" w:rsidRDefault="002D614D" w:rsidP="00FD588A">
            <w:pPr>
              <w:pStyle w:val="a0"/>
              <w:ind w:firstLine="0"/>
            </w:pPr>
            <w:r w:rsidRPr="007F6A26">
              <w:t>0,95</w:t>
            </w:r>
          </w:p>
        </w:tc>
        <w:tc>
          <w:tcPr>
            <w:tcW w:w="1417" w:type="dxa"/>
          </w:tcPr>
          <w:p w14:paraId="25CF8D3C" w14:textId="77777777" w:rsidR="002D614D" w:rsidRPr="007F6A26" w:rsidRDefault="002D614D" w:rsidP="00FD588A">
            <w:pPr>
              <w:pStyle w:val="a0"/>
              <w:ind w:firstLine="0"/>
            </w:pPr>
            <w:r w:rsidRPr="007F6A26">
              <w:t>0,95</w:t>
            </w:r>
          </w:p>
        </w:tc>
        <w:tc>
          <w:tcPr>
            <w:tcW w:w="851" w:type="dxa"/>
          </w:tcPr>
          <w:p w14:paraId="266A0972" w14:textId="77777777" w:rsidR="002D614D" w:rsidRPr="007F6A26" w:rsidRDefault="002D614D" w:rsidP="00FD588A">
            <w:pPr>
              <w:pStyle w:val="a0"/>
              <w:ind w:firstLine="0"/>
            </w:pPr>
            <w:r w:rsidRPr="007F6A26">
              <w:t>0,94</w:t>
            </w:r>
          </w:p>
        </w:tc>
        <w:tc>
          <w:tcPr>
            <w:tcW w:w="850" w:type="dxa"/>
          </w:tcPr>
          <w:p w14:paraId="4CF91B4D" w14:textId="77777777" w:rsidR="002D614D" w:rsidRPr="007F6A26" w:rsidRDefault="002D614D" w:rsidP="00FD588A">
            <w:pPr>
              <w:pStyle w:val="a0"/>
              <w:ind w:firstLine="0"/>
            </w:pPr>
            <w:r w:rsidRPr="007F6A26">
              <w:t>0,15</w:t>
            </w:r>
          </w:p>
        </w:tc>
        <w:tc>
          <w:tcPr>
            <w:tcW w:w="1637" w:type="dxa"/>
          </w:tcPr>
          <w:p w14:paraId="0B993E5B" w14:textId="77777777" w:rsidR="002D614D" w:rsidRPr="007F6A26" w:rsidRDefault="002D614D" w:rsidP="00FD588A">
            <w:pPr>
              <w:pStyle w:val="a0"/>
              <w:ind w:firstLine="0"/>
            </w:pPr>
            <w:r w:rsidRPr="007F6A26">
              <w:t>0,19</w:t>
            </w:r>
          </w:p>
        </w:tc>
      </w:tr>
      <w:tr w:rsidR="002D614D" w:rsidRPr="007F6A26" w14:paraId="703ACE8F" w14:textId="77777777" w:rsidTr="00A91834">
        <w:tc>
          <w:tcPr>
            <w:tcW w:w="1865" w:type="dxa"/>
          </w:tcPr>
          <w:p w14:paraId="5B2CB559" w14:textId="386BE48F" w:rsidR="002D614D" w:rsidRPr="007F6A26" w:rsidRDefault="002D614D" w:rsidP="00FD588A">
            <w:pPr>
              <w:pStyle w:val="a0"/>
              <w:ind w:firstLine="0"/>
            </w:pPr>
            <w:r w:rsidRPr="007F6A26">
              <w:t>B*14:01</w:t>
            </w:r>
          </w:p>
        </w:tc>
        <w:tc>
          <w:tcPr>
            <w:tcW w:w="1713" w:type="dxa"/>
          </w:tcPr>
          <w:p w14:paraId="39BBC105" w14:textId="0BB9BAC0" w:rsidR="002D614D" w:rsidRPr="00A91834" w:rsidRDefault="006701FB" w:rsidP="00FD588A">
            <w:pPr>
              <w:pStyle w:val="a0"/>
              <w:ind w:firstLine="0"/>
              <w:rPr>
                <w:lang w:val="ru-RU"/>
              </w:rPr>
            </w:pPr>
            <w:r>
              <w:rPr>
                <w:lang w:val="ru-RU"/>
              </w:rPr>
              <w:t>17</w:t>
            </w:r>
          </w:p>
        </w:tc>
        <w:tc>
          <w:tcPr>
            <w:tcW w:w="958" w:type="dxa"/>
          </w:tcPr>
          <w:p w14:paraId="5D35F8E3" w14:textId="15ECD533" w:rsidR="002D614D" w:rsidRPr="007F6A26" w:rsidRDefault="002D614D" w:rsidP="00FD588A">
            <w:pPr>
              <w:pStyle w:val="a0"/>
              <w:ind w:firstLine="0"/>
            </w:pPr>
            <w:r w:rsidRPr="007F6A26">
              <w:t>0,96</w:t>
            </w:r>
          </w:p>
        </w:tc>
        <w:tc>
          <w:tcPr>
            <w:tcW w:w="1134" w:type="dxa"/>
          </w:tcPr>
          <w:p w14:paraId="7A9A0955" w14:textId="77777777" w:rsidR="002D614D" w:rsidRPr="007F6A26" w:rsidRDefault="002D614D" w:rsidP="00FD588A">
            <w:pPr>
              <w:pStyle w:val="a0"/>
              <w:ind w:firstLine="0"/>
            </w:pPr>
            <w:r w:rsidRPr="007F6A26">
              <w:t>0,03</w:t>
            </w:r>
          </w:p>
        </w:tc>
        <w:tc>
          <w:tcPr>
            <w:tcW w:w="1906" w:type="dxa"/>
          </w:tcPr>
          <w:p w14:paraId="0264FF2A" w14:textId="77777777" w:rsidR="002D614D" w:rsidRPr="007F6A26" w:rsidRDefault="002D614D" w:rsidP="00FD588A">
            <w:pPr>
              <w:pStyle w:val="a0"/>
              <w:ind w:firstLine="0"/>
            </w:pPr>
            <w:r w:rsidRPr="007F6A26">
              <w:t>0,94</w:t>
            </w:r>
          </w:p>
        </w:tc>
        <w:tc>
          <w:tcPr>
            <w:tcW w:w="2347" w:type="dxa"/>
          </w:tcPr>
          <w:p w14:paraId="779D9657" w14:textId="77777777" w:rsidR="002D614D" w:rsidRPr="007F6A26" w:rsidRDefault="002D614D" w:rsidP="00FD588A">
            <w:pPr>
              <w:pStyle w:val="a0"/>
              <w:ind w:firstLine="0"/>
            </w:pPr>
            <w:r w:rsidRPr="007F6A26">
              <w:t>0,93</w:t>
            </w:r>
          </w:p>
        </w:tc>
        <w:tc>
          <w:tcPr>
            <w:tcW w:w="1417" w:type="dxa"/>
          </w:tcPr>
          <w:p w14:paraId="739D8EA0" w14:textId="77777777" w:rsidR="002D614D" w:rsidRPr="007F6A26" w:rsidRDefault="002D614D" w:rsidP="00FD588A">
            <w:pPr>
              <w:pStyle w:val="a0"/>
              <w:ind w:firstLine="0"/>
            </w:pPr>
            <w:r w:rsidRPr="007F6A26">
              <w:t>0,93</w:t>
            </w:r>
          </w:p>
        </w:tc>
        <w:tc>
          <w:tcPr>
            <w:tcW w:w="851" w:type="dxa"/>
          </w:tcPr>
          <w:p w14:paraId="7E758D2D" w14:textId="77777777" w:rsidR="002D614D" w:rsidRPr="007F6A26" w:rsidRDefault="002D614D" w:rsidP="00FD588A">
            <w:pPr>
              <w:pStyle w:val="a0"/>
              <w:ind w:firstLine="0"/>
            </w:pPr>
            <w:r w:rsidRPr="007F6A26">
              <w:t>0,93</w:t>
            </w:r>
          </w:p>
        </w:tc>
        <w:tc>
          <w:tcPr>
            <w:tcW w:w="850" w:type="dxa"/>
          </w:tcPr>
          <w:p w14:paraId="7EB5FDB1" w14:textId="77777777" w:rsidR="002D614D" w:rsidRPr="007F6A26" w:rsidRDefault="002D614D" w:rsidP="00FD588A">
            <w:pPr>
              <w:pStyle w:val="a0"/>
              <w:ind w:firstLine="0"/>
            </w:pPr>
            <w:r w:rsidRPr="007F6A26">
              <w:t>0,06</w:t>
            </w:r>
          </w:p>
        </w:tc>
        <w:tc>
          <w:tcPr>
            <w:tcW w:w="1637" w:type="dxa"/>
          </w:tcPr>
          <w:p w14:paraId="26D2635E" w14:textId="77777777" w:rsidR="002D614D" w:rsidRPr="007F6A26" w:rsidRDefault="002D614D" w:rsidP="00FD588A">
            <w:pPr>
              <w:pStyle w:val="a0"/>
              <w:ind w:firstLine="0"/>
            </w:pPr>
            <w:r w:rsidRPr="007F6A26">
              <w:t>0,02</w:t>
            </w:r>
          </w:p>
        </w:tc>
      </w:tr>
      <w:tr w:rsidR="002D614D" w:rsidRPr="007F6A26" w14:paraId="63E2D79A" w14:textId="77777777" w:rsidTr="00A91834">
        <w:tc>
          <w:tcPr>
            <w:tcW w:w="1865" w:type="dxa"/>
          </w:tcPr>
          <w:p w14:paraId="1B1333BF" w14:textId="1E2C0BE8" w:rsidR="002D614D" w:rsidRPr="007F6A26" w:rsidRDefault="002D614D" w:rsidP="00FD588A">
            <w:pPr>
              <w:pStyle w:val="a0"/>
              <w:ind w:firstLine="0"/>
            </w:pPr>
            <w:r w:rsidRPr="007F6A26">
              <w:t>B*55:02</w:t>
            </w:r>
          </w:p>
        </w:tc>
        <w:tc>
          <w:tcPr>
            <w:tcW w:w="1713" w:type="dxa"/>
          </w:tcPr>
          <w:p w14:paraId="65FBCDF5" w14:textId="62DEBA8D" w:rsidR="002D614D" w:rsidRPr="00A91834" w:rsidRDefault="006701FB" w:rsidP="00FD588A">
            <w:pPr>
              <w:pStyle w:val="a0"/>
              <w:ind w:firstLine="0"/>
              <w:rPr>
                <w:lang w:val="ru-RU"/>
              </w:rPr>
            </w:pPr>
            <w:r>
              <w:rPr>
                <w:lang w:val="ru-RU"/>
              </w:rPr>
              <w:t>1575</w:t>
            </w:r>
          </w:p>
        </w:tc>
        <w:tc>
          <w:tcPr>
            <w:tcW w:w="958" w:type="dxa"/>
          </w:tcPr>
          <w:p w14:paraId="4AB4DA29" w14:textId="72E8BF32" w:rsidR="002D614D" w:rsidRPr="007F6A26" w:rsidRDefault="002D614D" w:rsidP="00FD588A">
            <w:pPr>
              <w:pStyle w:val="a0"/>
              <w:ind w:firstLine="0"/>
            </w:pPr>
            <w:r w:rsidRPr="007F6A26">
              <w:t>0,96</w:t>
            </w:r>
          </w:p>
        </w:tc>
        <w:tc>
          <w:tcPr>
            <w:tcW w:w="1134" w:type="dxa"/>
          </w:tcPr>
          <w:p w14:paraId="17224471" w14:textId="7090B643" w:rsidR="002D614D" w:rsidRPr="007F6A26" w:rsidRDefault="002D614D" w:rsidP="00FD588A">
            <w:pPr>
              <w:pStyle w:val="a0"/>
              <w:ind w:firstLine="0"/>
            </w:pPr>
            <w:r w:rsidRPr="007F6A26">
              <w:t>0</w:t>
            </w:r>
            <w:r w:rsidR="00DF2117">
              <w:t>,00</w:t>
            </w:r>
          </w:p>
        </w:tc>
        <w:tc>
          <w:tcPr>
            <w:tcW w:w="1906" w:type="dxa"/>
          </w:tcPr>
          <w:p w14:paraId="18A86BF5" w14:textId="77777777" w:rsidR="002D614D" w:rsidRPr="007F6A26" w:rsidRDefault="002D614D" w:rsidP="00FD588A">
            <w:pPr>
              <w:pStyle w:val="a0"/>
              <w:ind w:firstLine="0"/>
            </w:pPr>
            <w:r w:rsidRPr="007F6A26">
              <w:t>0,94</w:t>
            </w:r>
          </w:p>
        </w:tc>
        <w:tc>
          <w:tcPr>
            <w:tcW w:w="2347" w:type="dxa"/>
          </w:tcPr>
          <w:p w14:paraId="104265BB" w14:textId="77777777" w:rsidR="002D614D" w:rsidRPr="007F6A26" w:rsidRDefault="002D614D" w:rsidP="00FD588A">
            <w:pPr>
              <w:pStyle w:val="a0"/>
              <w:ind w:firstLine="0"/>
            </w:pPr>
            <w:r w:rsidRPr="007F6A26">
              <w:t>0,94</w:t>
            </w:r>
          </w:p>
        </w:tc>
        <w:tc>
          <w:tcPr>
            <w:tcW w:w="1417" w:type="dxa"/>
          </w:tcPr>
          <w:p w14:paraId="5E457499" w14:textId="77777777" w:rsidR="002D614D" w:rsidRPr="007F6A26" w:rsidRDefault="002D614D" w:rsidP="00FD588A">
            <w:pPr>
              <w:pStyle w:val="a0"/>
              <w:ind w:firstLine="0"/>
            </w:pPr>
            <w:r w:rsidRPr="007F6A26">
              <w:t>0,94</w:t>
            </w:r>
          </w:p>
        </w:tc>
        <w:tc>
          <w:tcPr>
            <w:tcW w:w="851" w:type="dxa"/>
          </w:tcPr>
          <w:p w14:paraId="2996FE3B" w14:textId="77777777" w:rsidR="002D614D" w:rsidRPr="007F6A26" w:rsidRDefault="002D614D" w:rsidP="00FD588A">
            <w:pPr>
              <w:pStyle w:val="a0"/>
              <w:ind w:firstLine="0"/>
            </w:pPr>
            <w:r w:rsidRPr="007F6A26">
              <w:t>0,94</w:t>
            </w:r>
          </w:p>
        </w:tc>
        <w:tc>
          <w:tcPr>
            <w:tcW w:w="850" w:type="dxa"/>
          </w:tcPr>
          <w:p w14:paraId="20A3DF73" w14:textId="77777777" w:rsidR="002D614D" w:rsidRPr="007F6A26" w:rsidRDefault="002D614D" w:rsidP="00FD588A">
            <w:pPr>
              <w:pStyle w:val="a0"/>
              <w:ind w:firstLine="0"/>
            </w:pPr>
            <w:r w:rsidRPr="007F6A26">
              <w:t>0,11</w:t>
            </w:r>
          </w:p>
        </w:tc>
        <w:tc>
          <w:tcPr>
            <w:tcW w:w="1637" w:type="dxa"/>
          </w:tcPr>
          <w:p w14:paraId="49BFF33A" w14:textId="77777777" w:rsidR="002D614D" w:rsidRPr="007F6A26" w:rsidRDefault="002D614D" w:rsidP="00FD588A">
            <w:pPr>
              <w:pStyle w:val="a0"/>
              <w:ind w:firstLine="0"/>
            </w:pPr>
            <w:r w:rsidRPr="007F6A26">
              <w:t>0,18</w:t>
            </w:r>
          </w:p>
        </w:tc>
      </w:tr>
      <w:tr w:rsidR="002D614D" w:rsidRPr="007F6A26" w14:paraId="60507D63" w14:textId="77777777" w:rsidTr="00A91834">
        <w:tc>
          <w:tcPr>
            <w:tcW w:w="1865" w:type="dxa"/>
          </w:tcPr>
          <w:p w14:paraId="10761F7E" w14:textId="1AD18179" w:rsidR="002D614D" w:rsidRPr="007F6A26" w:rsidRDefault="002D614D" w:rsidP="00FD588A">
            <w:pPr>
              <w:pStyle w:val="a0"/>
              <w:ind w:firstLine="0"/>
            </w:pPr>
            <w:r w:rsidRPr="007F6A26">
              <w:t>B*83:01</w:t>
            </w:r>
          </w:p>
        </w:tc>
        <w:tc>
          <w:tcPr>
            <w:tcW w:w="1713" w:type="dxa"/>
          </w:tcPr>
          <w:p w14:paraId="47DFC3FF" w14:textId="5A7C1239" w:rsidR="002D614D" w:rsidRPr="00A91834" w:rsidRDefault="006701FB" w:rsidP="00FD588A">
            <w:pPr>
              <w:pStyle w:val="a0"/>
              <w:ind w:firstLine="0"/>
              <w:rPr>
                <w:lang w:val="ru-RU"/>
              </w:rPr>
            </w:pPr>
            <w:r>
              <w:rPr>
                <w:lang w:val="ru-RU"/>
              </w:rPr>
              <w:t>40</w:t>
            </w:r>
          </w:p>
        </w:tc>
        <w:tc>
          <w:tcPr>
            <w:tcW w:w="958" w:type="dxa"/>
          </w:tcPr>
          <w:p w14:paraId="1EA2D182" w14:textId="08192652" w:rsidR="002D614D" w:rsidRPr="007F6A26" w:rsidRDefault="002D614D" w:rsidP="00FD588A">
            <w:pPr>
              <w:pStyle w:val="a0"/>
              <w:ind w:firstLine="0"/>
            </w:pPr>
            <w:r w:rsidRPr="007F6A26">
              <w:t>0,96</w:t>
            </w:r>
          </w:p>
        </w:tc>
        <w:tc>
          <w:tcPr>
            <w:tcW w:w="1134" w:type="dxa"/>
          </w:tcPr>
          <w:p w14:paraId="674C2C8F" w14:textId="77777777" w:rsidR="002D614D" w:rsidRPr="007F6A26" w:rsidRDefault="002D614D" w:rsidP="00FD588A">
            <w:pPr>
              <w:pStyle w:val="a0"/>
              <w:ind w:firstLine="0"/>
            </w:pPr>
            <w:r w:rsidRPr="007F6A26">
              <w:t>0,01</w:t>
            </w:r>
          </w:p>
        </w:tc>
        <w:tc>
          <w:tcPr>
            <w:tcW w:w="1906" w:type="dxa"/>
          </w:tcPr>
          <w:p w14:paraId="70565CF6" w14:textId="77777777" w:rsidR="002D614D" w:rsidRPr="007F6A26" w:rsidRDefault="002D614D" w:rsidP="00FD588A">
            <w:pPr>
              <w:pStyle w:val="a0"/>
              <w:ind w:firstLine="0"/>
            </w:pPr>
            <w:r w:rsidRPr="007F6A26">
              <w:t>0,95</w:t>
            </w:r>
          </w:p>
        </w:tc>
        <w:tc>
          <w:tcPr>
            <w:tcW w:w="2347" w:type="dxa"/>
          </w:tcPr>
          <w:p w14:paraId="3C39429A" w14:textId="77777777" w:rsidR="002D614D" w:rsidRPr="007F6A26" w:rsidRDefault="002D614D" w:rsidP="00FD588A">
            <w:pPr>
              <w:pStyle w:val="a0"/>
              <w:ind w:firstLine="0"/>
            </w:pPr>
            <w:r w:rsidRPr="007F6A26">
              <w:t>0,91</w:t>
            </w:r>
          </w:p>
        </w:tc>
        <w:tc>
          <w:tcPr>
            <w:tcW w:w="1417" w:type="dxa"/>
          </w:tcPr>
          <w:p w14:paraId="7BBCE3E2" w14:textId="77777777" w:rsidR="002D614D" w:rsidRPr="007F6A26" w:rsidRDefault="002D614D" w:rsidP="00FD588A">
            <w:pPr>
              <w:pStyle w:val="a0"/>
              <w:ind w:firstLine="0"/>
            </w:pPr>
            <w:r w:rsidRPr="007F6A26">
              <w:t>0,91</w:t>
            </w:r>
          </w:p>
        </w:tc>
        <w:tc>
          <w:tcPr>
            <w:tcW w:w="851" w:type="dxa"/>
          </w:tcPr>
          <w:p w14:paraId="187F626B" w14:textId="77777777" w:rsidR="002D614D" w:rsidRPr="007F6A26" w:rsidRDefault="002D614D" w:rsidP="00FD588A">
            <w:pPr>
              <w:pStyle w:val="a0"/>
              <w:ind w:firstLine="0"/>
            </w:pPr>
            <w:r w:rsidRPr="007F6A26">
              <w:t>0,93</w:t>
            </w:r>
          </w:p>
        </w:tc>
        <w:tc>
          <w:tcPr>
            <w:tcW w:w="850" w:type="dxa"/>
          </w:tcPr>
          <w:p w14:paraId="69EF6C86" w14:textId="77777777" w:rsidR="002D614D" w:rsidRPr="007F6A26" w:rsidRDefault="002D614D" w:rsidP="00FD588A">
            <w:pPr>
              <w:pStyle w:val="a0"/>
              <w:ind w:firstLine="0"/>
            </w:pPr>
            <w:r w:rsidRPr="007F6A26">
              <w:t>0,01</w:t>
            </w:r>
          </w:p>
        </w:tc>
        <w:tc>
          <w:tcPr>
            <w:tcW w:w="1637" w:type="dxa"/>
          </w:tcPr>
          <w:p w14:paraId="21233FBA" w14:textId="77777777" w:rsidR="002D614D" w:rsidRPr="007F6A26" w:rsidRDefault="002D614D" w:rsidP="00FD588A">
            <w:pPr>
              <w:pStyle w:val="a0"/>
              <w:ind w:firstLine="0"/>
            </w:pPr>
            <w:r w:rsidRPr="007F6A26">
              <w:t>0,02</w:t>
            </w:r>
          </w:p>
        </w:tc>
      </w:tr>
      <w:tr w:rsidR="002D614D" w:rsidRPr="007F6A26" w14:paraId="47060024" w14:textId="77777777" w:rsidTr="00A91834">
        <w:tc>
          <w:tcPr>
            <w:tcW w:w="1865" w:type="dxa"/>
          </w:tcPr>
          <w:p w14:paraId="0AE72F5C" w14:textId="7260CFA7" w:rsidR="002D614D" w:rsidRPr="007F6A26" w:rsidRDefault="002D614D" w:rsidP="00FD588A">
            <w:pPr>
              <w:pStyle w:val="a0"/>
              <w:ind w:firstLine="0"/>
            </w:pPr>
            <w:r w:rsidRPr="007F6A26">
              <w:t>B*57:02</w:t>
            </w:r>
          </w:p>
        </w:tc>
        <w:tc>
          <w:tcPr>
            <w:tcW w:w="1713" w:type="dxa"/>
          </w:tcPr>
          <w:p w14:paraId="30AA39DF" w14:textId="3098CC5C" w:rsidR="002D614D" w:rsidRPr="00A91834" w:rsidRDefault="006701FB" w:rsidP="00FD588A">
            <w:pPr>
              <w:pStyle w:val="a0"/>
              <w:ind w:firstLine="0"/>
              <w:rPr>
                <w:lang w:val="ru-RU"/>
              </w:rPr>
            </w:pPr>
            <w:r>
              <w:rPr>
                <w:lang w:val="ru-RU"/>
              </w:rPr>
              <w:t>80</w:t>
            </w:r>
          </w:p>
        </w:tc>
        <w:tc>
          <w:tcPr>
            <w:tcW w:w="958" w:type="dxa"/>
          </w:tcPr>
          <w:p w14:paraId="6210A194" w14:textId="6E6EEDEB" w:rsidR="002D614D" w:rsidRPr="007F6A26" w:rsidRDefault="002D614D" w:rsidP="00FD588A">
            <w:pPr>
              <w:pStyle w:val="a0"/>
              <w:ind w:firstLine="0"/>
            </w:pPr>
            <w:r w:rsidRPr="007F6A26">
              <w:t>0,96</w:t>
            </w:r>
          </w:p>
        </w:tc>
        <w:tc>
          <w:tcPr>
            <w:tcW w:w="1134" w:type="dxa"/>
          </w:tcPr>
          <w:p w14:paraId="33139DB5" w14:textId="77777777" w:rsidR="002D614D" w:rsidRPr="007F6A26" w:rsidRDefault="002D614D" w:rsidP="00FD588A">
            <w:pPr>
              <w:pStyle w:val="a0"/>
              <w:ind w:firstLine="0"/>
            </w:pPr>
            <w:r w:rsidRPr="007F6A26">
              <w:t>0,02</w:t>
            </w:r>
          </w:p>
        </w:tc>
        <w:tc>
          <w:tcPr>
            <w:tcW w:w="1906" w:type="dxa"/>
          </w:tcPr>
          <w:p w14:paraId="1295F4A9" w14:textId="77777777" w:rsidR="002D614D" w:rsidRPr="007F6A26" w:rsidRDefault="002D614D" w:rsidP="00FD588A">
            <w:pPr>
              <w:pStyle w:val="a0"/>
              <w:ind w:firstLine="0"/>
            </w:pPr>
            <w:r w:rsidRPr="007F6A26">
              <w:t>0,95</w:t>
            </w:r>
          </w:p>
        </w:tc>
        <w:tc>
          <w:tcPr>
            <w:tcW w:w="2347" w:type="dxa"/>
          </w:tcPr>
          <w:p w14:paraId="1DD7AAF3" w14:textId="77777777" w:rsidR="002D614D" w:rsidRPr="007F6A26" w:rsidRDefault="002D614D" w:rsidP="00FD588A">
            <w:pPr>
              <w:pStyle w:val="a0"/>
              <w:ind w:firstLine="0"/>
            </w:pPr>
            <w:r w:rsidRPr="007F6A26">
              <w:t>0,93</w:t>
            </w:r>
          </w:p>
        </w:tc>
        <w:tc>
          <w:tcPr>
            <w:tcW w:w="1417" w:type="dxa"/>
          </w:tcPr>
          <w:p w14:paraId="75C5DE8D" w14:textId="77777777" w:rsidR="002D614D" w:rsidRPr="007F6A26" w:rsidRDefault="002D614D" w:rsidP="00FD588A">
            <w:pPr>
              <w:pStyle w:val="a0"/>
              <w:ind w:firstLine="0"/>
            </w:pPr>
            <w:r w:rsidRPr="007F6A26">
              <w:t>0,93</w:t>
            </w:r>
          </w:p>
        </w:tc>
        <w:tc>
          <w:tcPr>
            <w:tcW w:w="851" w:type="dxa"/>
          </w:tcPr>
          <w:p w14:paraId="42F7C2DB" w14:textId="77777777" w:rsidR="002D614D" w:rsidRPr="007F6A26" w:rsidRDefault="002D614D" w:rsidP="00FD588A">
            <w:pPr>
              <w:pStyle w:val="a0"/>
              <w:ind w:firstLine="0"/>
            </w:pPr>
            <w:r w:rsidRPr="007F6A26">
              <w:t>0,94</w:t>
            </w:r>
          </w:p>
        </w:tc>
        <w:tc>
          <w:tcPr>
            <w:tcW w:w="850" w:type="dxa"/>
          </w:tcPr>
          <w:p w14:paraId="35FB1A4F" w14:textId="77777777" w:rsidR="002D614D" w:rsidRPr="007F6A26" w:rsidRDefault="002D614D" w:rsidP="00FD588A">
            <w:pPr>
              <w:pStyle w:val="a0"/>
              <w:ind w:firstLine="0"/>
            </w:pPr>
            <w:r w:rsidRPr="007F6A26">
              <w:t>0,01</w:t>
            </w:r>
          </w:p>
        </w:tc>
        <w:tc>
          <w:tcPr>
            <w:tcW w:w="1637" w:type="dxa"/>
          </w:tcPr>
          <w:p w14:paraId="7D2D1EDD" w14:textId="77777777" w:rsidR="002D614D" w:rsidRPr="007F6A26" w:rsidRDefault="002D614D" w:rsidP="00FD588A">
            <w:pPr>
              <w:pStyle w:val="a0"/>
              <w:ind w:firstLine="0"/>
            </w:pPr>
            <w:r w:rsidRPr="007F6A26">
              <w:t>0,04</w:t>
            </w:r>
          </w:p>
        </w:tc>
      </w:tr>
      <w:tr w:rsidR="002D614D" w:rsidRPr="007F6A26" w14:paraId="7BCF6B39" w14:textId="77777777" w:rsidTr="00A91834">
        <w:tc>
          <w:tcPr>
            <w:tcW w:w="1865" w:type="dxa"/>
          </w:tcPr>
          <w:p w14:paraId="4C4048A8" w14:textId="070B2B90" w:rsidR="002D614D" w:rsidRPr="007F6A26" w:rsidRDefault="002D614D" w:rsidP="00FD588A">
            <w:pPr>
              <w:pStyle w:val="a0"/>
              <w:ind w:firstLine="0"/>
            </w:pPr>
            <w:r w:rsidRPr="007F6A26">
              <w:lastRenderedPageBreak/>
              <w:t>B*50:01</w:t>
            </w:r>
          </w:p>
        </w:tc>
        <w:tc>
          <w:tcPr>
            <w:tcW w:w="1713" w:type="dxa"/>
          </w:tcPr>
          <w:p w14:paraId="4060026C" w14:textId="6F4E5C79" w:rsidR="002D614D" w:rsidRPr="00A91834" w:rsidRDefault="006701FB" w:rsidP="00FD588A">
            <w:pPr>
              <w:pStyle w:val="a0"/>
              <w:ind w:firstLine="0"/>
              <w:rPr>
                <w:lang w:val="ru-RU"/>
              </w:rPr>
            </w:pPr>
            <w:r>
              <w:rPr>
                <w:lang w:val="ru-RU"/>
              </w:rPr>
              <w:t>1665</w:t>
            </w:r>
          </w:p>
        </w:tc>
        <w:tc>
          <w:tcPr>
            <w:tcW w:w="958" w:type="dxa"/>
          </w:tcPr>
          <w:p w14:paraId="59303E3B" w14:textId="0D7AF043" w:rsidR="002D614D" w:rsidRPr="007F6A26" w:rsidRDefault="002D614D" w:rsidP="00FD588A">
            <w:pPr>
              <w:pStyle w:val="a0"/>
              <w:ind w:firstLine="0"/>
            </w:pPr>
            <w:r w:rsidRPr="007F6A26">
              <w:t>0,95</w:t>
            </w:r>
          </w:p>
        </w:tc>
        <w:tc>
          <w:tcPr>
            <w:tcW w:w="1134" w:type="dxa"/>
          </w:tcPr>
          <w:p w14:paraId="2AD0382C" w14:textId="77777777" w:rsidR="002D614D" w:rsidRPr="007F6A26" w:rsidRDefault="002D614D" w:rsidP="00FD588A">
            <w:pPr>
              <w:pStyle w:val="a0"/>
              <w:ind w:firstLine="0"/>
            </w:pPr>
            <w:r w:rsidRPr="007F6A26">
              <w:t>0,03</w:t>
            </w:r>
          </w:p>
        </w:tc>
        <w:tc>
          <w:tcPr>
            <w:tcW w:w="1906" w:type="dxa"/>
          </w:tcPr>
          <w:p w14:paraId="1107C88E" w14:textId="77777777" w:rsidR="002D614D" w:rsidRPr="007F6A26" w:rsidRDefault="002D614D" w:rsidP="00FD588A">
            <w:pPr>
              <w:pStyle w:val="a0"/>
              <w:ind w:firstLine="0"/>
            </w:pPr>
            <w:r w:rsidRPr="007F6A26">
              <w:t>0,92</w:t>
            </w:r>
          </w:p>
        </w:tc>
        <w:tc>
          <w:tcPr>
            <w:tcW w:w="2347" w:type="dxa"/>
          </w:tcPr>
          <w:p w14:paraId="72A59785" w14:textId="77777777" w:rsidR="002D614D" w:rsidRPr="007F6A26" w:rsidRDefault="002D614D" w:rsidP="00FD588A">
            <w:pPr>
              <w:pStyle w:val="a0"/>
              <w:ind w:firstLine="0"/>
            </w:pPr>
            <w:r w:rsidRPr="007F6A26">
              <w:t>0,94</w:t>
            </w:r>
          </w:p>
        </w:tc>
        <w:tc>
          <w:tcPr>
            <w:tcW w:w="1417" w:type="dxa"/>
          </w:tcPr>
          <w:p w14:paraId="55B2C266" w14:textId="77777777" w:rsidR="002D614D" w:rsidRPr="007F6A26" w:rsidRDefault="002D614D" w:rsidP="00FD588A">
            <w:pPr>
              <w:pStyle w:val="a0"/>
              <w:ind w:firstLine="0"/>
            </w:pPr>
            <w:r w:rsidRPr="007F6A26">
              <w:t>0,94</w:t>
            </w:r>
          </w:p>
        </w:tc>
        <w:tc>
          <w:tcPr>
            <w:tcW w:w="851" w:type="dxa"/>
          </w:tcPr>
          <w:p w14:paraId="45D8B146" w14:textId="77777777" w:rsidR="002D614D" w:rsidRPr="007F6A26" w:rsidRDefault="002D614D" w:rsidP="00FD588A">
            <w:pPr>
              <w:pStyle w:val="a0"/>
              <w:ind w:firstLine="0"/>
            </w:pPr>
            <w:r w:rsidRPr="007F6A26">
              <w:t>0,93</w:t>
            </w:r>
          </w:p>
        </w:tc>
        <w:tc>
          <w:tcPr>
            <w:tcW w:w="850" w:type="dxa"/>
          </w:tcPr>
          <w:p w14:paraId="2515ABB0" w14:textId="77777777" w:rsidR="002D614D" w:rsidRPr="007F6A26" w:rsidRDefault="002D614D" w:rsidP="00FD588A">
            <w:pPr>
              <w:pStyle w:val="a0"/>
              <w:ind w:firstLine="0"/>
            </w:pPr>
            <w:r w:rsidRPr="007F6A26">
              <w:t>0,13</w:t>
            </w:r>
          </w:p>
        </w:tc>
        <w:tc>
          <w:tcPr>
            <w:tcW w:w="1637" w:type="dxa"/>
          </w:tcPr>
          <w:p w14:paraId="4B684FEF" w14:textId="77777777" w:rsidR="002D614D" w:rsidRPr="007F6A26" w:rsidRDefault="002D614D" w:rsidP="00FD588A">
            <w:pPr>
              <w:pStyle w:val="a0"/>
              <w:ind w:firstLine="0"/>
            </w:pPr>
            <w:r w:rsidRPr="007F6A26">
              <w:t>0,19</w:t>
            </w:r>
          </w:p>
        </w:tc>
      </w:tr>
      <w:tr w:rsidR="002D614D" w:rsidRPr="007F6A26" w14:paraId="49C0BB41" w14:textId="77777777" w:rsidTr="00A91834">
        <w:tc>
          <w:tcPr>
            <w:tcW w:w="1865" w:type="dxa"/>
          </w:tcPr>
          <w:p w14:paraId="5F515D05" w14:textId="5292EA62" w:rsidR="002D614D" w:rsidRPr="007F6A26" w:rsidRDefault="002D614D" w:rsidP="00FD588A">
            <w:pPr>
              <w:pStyle w:val="a0"/>
              <w:ind w:firstLine="0"/>
            </w:pPr>
            <w:r w:rsidRPr="007F6A26">
              <w:t>B*47:01</w:t>
            </w:r>
          </w:p>
        </w:tc>
        <w:tc>
          <w:tcPr>
            <w:tcW w:w="1713" w:type="dxa"/>
          </w:tcPr>
          <w:p w14:paraId="2D4C52E8" w14:textId="7598DB62" w:rsidR="002D614D" w:rsidRPr="00A91834" w:rsidRDefault="006701FB" w:rsidP="00FD588A">
            <w:pPr>
              <w:pStyle w:val="a0"/>
              <w:ind w:firstLine="0"/>
              <w:rPr>
                <w:lang w:val="ru-RU"/>
              </w:rPr>
            </w:pPr>
            <w:r>
              <w:rPr>
                <w:lang w:val="ru-RU"/>
              </w:rPr>
              <w:t>27</w:t>
            </w:r>
          </w:p>
        </w:tc>
        <w:tc>
          <w:tcPr>
            <w:tcW w:w="958" w:type="dxa"/>
          </w:tcPr>
          <w:p w14:paraId="4F6A77A2" w14:textId="3E49B909" w:rsidR="002D614D" w:rsidRPr="007F6A26" w:rsidRDefault="002D614D" w:rsidP="00FD588A">
            <w:pPr>
              <w:pStyle w:val="a0"/>
              <w:ind w:firstLine="0"/>
            </w:pPr>
            <w:r w:rsidRPr="007F6A26">
              <w:t>0,95</w:t>
            </w:r>
          </w:p>
        </w:tc>
        <w:tc>
          <w:tcPr>
            <w:tcW w:w="1134" w:type="dxa"/>
          </w:tcPr>
          <w:p w14:paraId="427C747E" w14:textId="77777777" w:rsidR="002D614D" w:rsidRPr="007F6A26" w:rsidRDefault="002D614D" w:rsidP="00FD588A">
            <w:pPr>
              <w:pStyle w:val="a0"/>
              <w:ind w:firstLine="0"/>
            </w:pPr>
            <w:r w:rsidRPr="007F6A26">
              <w:t>0,09</w:t>
            </w:r>
          </w:p>
        </w:tc>
        <w:tc>
          <w:tcPr>
            <w:tcW w:w="1906" w:type="dxa"/>
          </w:tcPr>
          <w:p w14:paraId="3B8DDC2B" w14:textId="77777777" w:rsidR="002D614D" w:rsidRPr="007F6A26" w:rsidRDefault="002D614D" w:rsidP="00FD588A">
            <w:pPr>
              <w:pStyle w:val="a0"/>
              <w:ind w:firstLine="0"/>
            </w:pPr>
            <w:r w:rsidRPr="007F6A26">
              <w:t>0,93</w:t>
            </w:r>
          </w:p>
        </w:tc>
        <w:tc>
          <w:tcPr>
            <w:tcW w:w="2347" w:type="dxa"/>
          </w:tcPr>
          <w:p w14:paraId="4C4421A8" w14:textId="77777777" w:rsidR="002D614D" w:rsidRPr="007F6A26" w:rsidRDefault="002D614D" w:rsidP="00FD588A">
            <w:pPr>
              <w:pStyle w:val="a0"/>
              <w:ind w:firstLine="0"/>
            </w:pPr>
            <w:r w:rsidRPr="007F6A26">
              <w:t>0,93</w:t>
            </w:r>
          </w:p>
        </w:tc>
        <w:tc>
          <w:tcPr>
            <w:tcW w:w="1417" w:type="dxa"/>
          </w:tcPr>
          <w:p w14:paraId="6CCC012C" w14:textId="77777777" w:rsidR="002D614D" w:rsidRPr="007F6A26" w:rsidRDefault="002D614D" w:rsidP="00FD588A">
            <w:pPr>
              <w:pStyle w:val="a0"/>
              <w:ind w:firstLine="0"/>
            </w:pPr>
            <w:r w:rsidRPr="007F6A26">
              <w:t>0,93</w:t>
            </w:r>
          </w:p>
        </w:tc>
        <w:tc>
          <w:tcPr>
            <w:tcW w:w="851" w:type="dxa"/>
          </w:tcPr>
          <w:p w14:paraId="6955D856" w14:textId="77777777" w:rsidR="002D614D" w:rsidRPr="007F6A26" w:rsidRDefault="002D614D" w:rsidP="00FD588A">
            <w:pPr>
              <w:pStyle w:val="a0"/>
              <w:ind w:firstLine="0"/>
            </w:pPr>
            <w:r w:rsidRPr="007F6A26">
              <w:t>0,93</w:t>
            </w:r>
          </w:p>
        </w:tc>
        <w:tc>
          <w:tcPr>
            <w:tcW w:w="850" w:type="dxa"/>
          </w:tcPr>
          <w:p w14:paraId="1D59560D" w14:textId="77777777" w:rsidR="002D614D" w:rsidRPr="007F6A26" w:rsidRDefault="002D614D" w:rsidP="00FD588A">
            <w:pPr>
              <w:pStyle w:val="a0"/>
              <w:ind w:firstLine="0"/>
            </w:pPr>
            <w:r w:rsidRPr="007F6A26">
              <w:t>0,02</w:t>
            </w:r>
          </w:p>
        </w:tc>
        <w:tc>
          <w:tcPr>
            <w:tcW w:w="1637" w:type="dxa"/>
          </w:tcPr>
          <w:p w14:paraId="0746FF67" w14:textId="77777777" w:rsidR="002D614D" w:rsidRPr="007F6A26" w:rsidRDefault="002D614D" w:rsidP="00FD588A">
            <w:pPr>
              <w:pStyle w:val="a0"/>
              <w:ind w:firstLine="0"/>
            </w:pPr>
            <w:r w:rsidRPr="007F6A26">
              <w:t>0,02</w:t>
            </w:r>
          </w:p>
        </w:tc>
      </w:tr>
      <w:tr w:rsidR="002D614D" w:rsidRPr="007F6A26" w14:paraId="5C62F433" w14:textId="77777777" w:rsidTr="00A91834">
        <w:tc>
          <w:tcPr>
            <w:tcW w:w="1865" w:type="dxa"/>
          </w:tcPr>
          <w:p w14:paraId="01DC863B" w14:textId="69369ED8" w:rsidR="002D614D" w:rsidRPr="007F6A26" w:rsidRDefault="002D614D" w:rsidP="00FD588A">
            <w:pPr>
              <w:pStyle w:val="a0"/>
              <w:ind w:firstLine="0"/>
            </w:pPr>
            <w:r w:rsidRPr="007F6A26">
              <w:t>A*74:01</w:t>
            </w:r>
          </w:p>
        </w:tc>
        <w:tc>
          <w:tcPr>
            <w:tcW w:w="1713" w:type="dxa"/>
          </w:tcPr>
          <w:p w14:paraId="20BBE7CE" w14:textId="15A0B900" w:rsidR="002D614D" w:rsidRPr="00A91834" w:rsidRDefault="006701FB" w:rsidP="00FD588A">
            <w:pPr>
              <w:pStyle w:val="a0"/>
              <w:ind w:firstLine="0"/>
              <w:rPr>
                <w:lang w:val="ru-RU"/>
              </w:rPr>
            </w:pPr>
            <w:r>
              <w:rPr>
                <w:lang w:val="ru-RU"/>
              </w:rPr>
              <w:t>2697</w:t>
            </w:r>
          </w:p>
        </w:tc>
        <w:tc>
          <w:tcPr>
            <w:tcW w:w="958" w:type="dxa"/>
          </w:tcPr>
          <w:p w14:paraId="04164234" w14:textId="64155071" w:rsidR="002D614D" w:rsidRPr="007F6A26" w:rsidRDefault="002D614D" w:rsidP="00FD588A">
            <w:pPr>
              <w:pStyle w:val="a0"/>
              <w:ind w:firstLine="0"/>
            </w:pPr>
            <w:r w:rsidRPr="007F6A26">
              <w:t>0,95</w:t>
            </w:r>
          </w:p>
        </w:tc>
        <w:tc>
          <w:tcPr>
            <w:tcW w:w="1134" w:type="dxa"/>
          </w:tcPr>
          <w:p w14:paraId="64F68448" w14:textId="77777777" w:rsidR="002D614D" w:rsidRPr="007F6A26" w:rsidRDefault="002D614D" w:rsidP="00FD588A">
            <w:pPr>
              <w:pStyle w:val="a0"/>
              <w:ind w:firstLine="0"/>
            </w:pPr>
            <w:r w:rsidRPr="007F6A26">
              <w:t>0,04</w:t>
            </w:r>
          </w:p>
        </w:tc>
        <w:tc>
          <w:tcPr>
            <w:tcW w:w="1906" w:type="dxa"/>
          </w:tcPr>
          <w:p w14:paraId="603DA240" w14:textId="77777777" w:rsidR="002D614D" w:rsidRPr="007F6A26" w:rsidRDefault="002D614D" w:rsidP="00FD588A">
            <w:pPr>
              <w:pStyle w:val="a0"/>
              <w:ind w:firstLine="0"/>
            </w:pPr>
            <w:r w:rsidRPr="007F6A26">
              <w:t>0,91</w:t>
            </w:r>
          </w:p>
        </w:tc>
        <w:tc>
          <w:tcPr>
            <w:tcW w:w="2347" w:type="dxa"/>
          </w:tcPr>
          <w:p w14:paraId="37865594" w14:textId="77777777" w:rsidR="002D614D" w:rsidRPr="007F6A26" w:rsidRDefault="002D614D" w:rsidP="00FD588A">
            <w:pPr>
              <w:pStyle w:val="a0"/>
              <w:ind w:firstLine="0"/>
            </w:pPr>
            <w:r w:rsidRPr="007F6A26">
              <w:t>0,95</w:t>
            </w:r>
          </w:p>
        </w:tc>
        <w:tc>
          <w:tcPr>
            <w:tcW w:w="1417" w:type="dxa"/>
          </w:tcPr>
          <w:p w14:paraId="378DF0EC" w14:textId="77777777" w:rsidR="002D614D" w:rsidRPr="007F6A26" w:rsidRDefault="002D614D" w:rsidP="00FD588A">
            <w:pPr>
              <w:pStyle w:val="a0"/>
              <w:ind w:firstLine="0"/>
            </w:pPr>
            <w:r w:rsidRPr="007F6A26">
              <w:t>0,95</w:t>
            </w:r>
          </w:p>
        </w:tc>
        <w:tc>
          <w:tcPr>
            <w:tcW w:w="851" w:type="dxa"/>
          </w:tcPr>
          <w:p w14:paraId="5B6065A0" w14:textId="77777777" w:rsidR="002D614D" w:rsidRPr="007F6A26" w:rsidRDefault="002D614D" w:rsidP="00FD588A">
            <w:pPr>
              <w:pStyle w:val="a0"/>
              <w:ind w:firstLine="0"/>
            </w:pPr>
            <w:r w:rsidRPr="007F6A26">
              <w:t>0,93</w:t>
            </w:r>
          </w:p>
        </w:tc>
        <w:tc>
          <w:tcPr>
            <w:tcW w:w="850" w:type="dxa"/>
          </w:tcPr>
          <w:p w14:paraId="1C278770" w14:textId="74B13CF3" w:rsidR="002D614D" w:rsidRPr="007F6A26" w:rsidRDefault="002D614D" w:rsidP="00FD588A">
            <w:pPr>
              <w:pStyle w:val="a0"/>
              <w:ind w:firstLine="0"/>
            </w:pPr>
            <w:r w:rsidRPr="007F6A26">
              <w:t>0,2</w:t>
            </w:r>
            <w:r w:rsidR="00DF2117">
              <w:t>0</w:t>
            </w:r>
          </w:p>
        </w:tc>
        <w:tc>
          <w:tcPr>
            <w:tcW w:w="1637" w:type="dxa"/>
          </w:tcPr>
          <w:p w14:paraId="3383A523" w14:textId="77777777" w:rsidR="002D614D" w:rsidRPr="007F6A26" w:rsidRDefault="002D614D" w:rsidP="00FD588A">
            <w:pPr>
              <w:pStyle w:val="a0"/>
              <w:ind w:firstLine="0"/>
            </w:pPr>
            <w:r w:rsidRPr="007F6A26">
              <w:t>0,24</w:t>
            </w:r>
          </w:p>
        </w:tc>
      </w:tr>
      <w:tr w:rsidR="002D614D" w:rsidRPr="007F6A26" w14:paraId="4D7FA925" w14:textId="77777777" w:rsidTr="00A91834">
        <w:tc>
          <w:tcPr>
            <w:tcW w:w="1865" w:type="dxa"/>
          </w:tcPr>
          <w:p w14:paraId="5B3F231D" w14:textId="6F78BE3A" w:rsidR="002D614D" w:rsidRPr="007F6A26" w:rsidRDefault="002D614D" w:rsidP="00FD588A">
            <w:pPr>
              <w:pStyle w:val="a0"/>
              <w:ind w:firstLine="0"/>
            </w:pPr>
            <w:r w:rsidRPr="007F6A26">
              <w:t>C*14:03</w:t>
            </w:r>
          </w:p>
        </w:tc>
        <w:tc>
          <w:tcPr>
            <w:tcW w:w="1713" w:type="dxa"/>
          </w:tcPr>
          <w:p w14:paraId="374A7C22" w14:textId="6910EE72" w:rsidR="002D614D" w:rsidRPr="00A91834" w:rsidRDefault="006701FB" w:rsidP="00FD588A">
            <w:pPr>
              <w:pStyle w:val="a0"/>
              <w:ind w:firstLine="0"/>
              <w:rPr>
                <w:lang w:val="ru-RU"/>
              </w:rPr>
            </w:pPr>
            <w:r>
              <w:rPr>
                <w:lang w:val="ru-RU"/>
              </w:rPr>
              <w:t>2998</w:t>
            </w:r>
          </w:p>
        </w:tc>
        <w:tc>
          <w:tcPr>
            <w:tcW w:w="958" w:type="dxa"/>
          </w:tcPr>
          <w:p w14:paraId="20330087" w14:textId="63B87AC3" w:rsidR="002D614D" w:rsidRPr="007F6A26" w:rsidRDefault="002D614D" w:rsidP="00FD588A">
            <w:pPr>
              <w:pStyle w:val="a0"/>
              <w:ind w:firstLine="0"/>
            </w:pPr>
            <w:r w:rsidRPr="007F6A26">
              <w:t>0,95</w:t>
            </w:r>
          </w:p>
        </w:tc>
        <w:tc>
          <w:tcPr>
            <w:tcW w:w="1134" w:type="dxa"/>
          </w:tcPr>
          <w:p w14:paraId="5FA81195" w14:textId="77777777" w:rsidR="002D614D" w:rsidRPr="007F6A26" w:rsidRDefault="002D614D" w:rsidP="00FD588A">
            <w:pPr>
              <w:pStyle w:val="a0"/>
              <w:ind w:firstLine="0"/>
            </w:pPr>
            <w:r w:rsidRPr="007F6A26">
              <w:t>0,02</w:t>
            </w:r>
          </w:p>
        </w:tc>
        <w:tc>
          <w:tcPr>
            <w:tcW w:w="1906" w:type="dxa"/>
          </w:tcPr>
          <w:p w14:paraId="4DB77977" w14:textId="77777777" w:rsidR="002D614D" w:rsidRPr="007F6A26" w:rsidRDefault="002D614D" w:rsidP="00FD588A">
            <w:pPr>
              <w:pStyle w:val="a0"/>
              <w:ind w:firstLine="0"/>
            </w:pPr>
            <w:r w:rsidRPr="007F6A26">
              <w:t>0,93</w:t>
            </w:r>
          </w:p>
        </w:tc>
        <w:tc>
          <w:tcPr>
            <w:tcW w:w="2347" w:type="dxa"/>
          </w:tcPr>
          <w:p w14:paraId="12BB9922" w14:textId="77777777" w:rsidR="002D614D" w:rsidRPr="007F6A26" w:rsidRDefault="002D614D" w:rsidP="00FD588A">
            <w:pPr>
              <w:pStyle w:val="a0"/>
              <w:ind w:firstLine="0"/>
            </w:pPr>
            <w:r w:rsidRPr="007F6A26">
              <w:t>0,93</w:t>
            </w:r>
          </w:p>
        </w:tc>
        <w:tc>
          <w:tcPr>
            <w:tcW w:w="1417" w:type="dxa"/>
          </w:tcPr>
          <w:p w14:paraId="41EE6B18" w14:textId="77777777" w:rsidR="002D614D" w:rsidRPr="007F6A26" w:rsidRDefault="002D614D" w:rsidP="00FD588A">
            <w:pPr>
              <w:pStyle w:val="a0"/>
              <w:ind w:firstLine="0"/>
            </w:pPr>
            <w:r w:rsidRPr="007F6A26">
              <w:t>0,93</w:t>
            </w:r>
          </w:p>
        </w:tc>
        <w:tc>
          <w:tcPr>
            <w:tcW w:w="851" w:type="dxa"/>
          </w:tcPr>
          <w:p w14:paraId="728F44F8" w14:textId="77777777" w:rsidR="002D614D" w:rsidRPr="007F6A26" w:rsidRDefault="002D614D" w:rsidP="00FD588A">
            <w:pPr>
              <w:pStyle w:val="a0"/>
              <w:ind w:firstLine="0"/>
            </w:pPr>
            <w:r w:rsidRPr="007F6A26">
              <w:t>0,93</w:t>
            </w:r>
          </w:p>
        </w:tc>
        <w:tc>
          <w:tcPr>
            <w:tcW w:w="850" w:type="dxa"/>
          </w:tcPr>
          <w:p w14:paraId="7D55C258" w14:textId="77777777" w:rsidR="002D614D" w:rsidRPr="007F6A26" w:rsidRDefault="002D614D" w:rsidP="00FD588A">
            <w:pPr>
              <w:pStyle w:val="a0"/>
              <w:ind w:firstLine="0"/>
            </w:pPr>
            <w:r w:rsidRPr="007F6A26">
              <w:t>0,15</w:t>
            </w:r>
          </w:p>
        </w:tc>
        <w:tc>
          <w:tcPr>
            <w:tcW w:w="1637" w:type="dxa"/>
          </w:tcPr>
          <w:p w14:paraId="5E0DABAB" w14:textId="77777777" w:rsidR="002D614D" w:rsidRPr="007F6A26" w:rsidRDefault="002D614D" w:rsidP="00FD588A">
            <w:pPr>
              <w:pStyle w:val="a0"/>
              <w:ind w:firstLine="0"/>
            </w:pPr>
            <w:r w:rsidRPr="007F6A26">
              <w:t>0,23</w:t>
            </w:r>
          </w:p>
        </w:tc>
      </w:tr>
      <w:tr w:rsidR="002D614D" w:rsidRPr="007F6A26" w14:paraId="5294BD56" w14:textId="77777777" w:rsidTr="00A91834">
        <w:tc>
          <w:tcPr>
            <w:tcW w:w="1865" w:type="dxa"/>
          </w:tcPr>
          <w:p w14:paraId="3588CB1B" w14:textId="06269748" w:rsidR="002D614D" w:rsidRPr="007F6A26" w:rsidRDefault="002D614D" w:rsidP="00FD588A">
            <w:pPr>
              <w:pStyle w:val="a0"/>
              <w:ind w:firstLine="0"/>
            </w:pPr>
            <w:r w:rsidRPr="007F6A26">
              <w:t>A*34:01</w:t>
            </w:r>
          </w:p>
        </w:tc>
        <w:tc>
          <w:tcPr>
            <w:tcW w:w="1713" w:type="dxa"/>
          </w:tcPr>
          <w:p w14:paraId="037B8746" w14:textId="5E4E45FF" w:rsidR="002D614D" w:rsidRPr="00A91834" w:rsidRDefault="006701FB" w:rsidP="00FD588A">
            <w:pPr>
              <w:pStyle w:val="a0"/>
              <w:ind w:firstLine="0"/>
              <w:rPr>
                <w:lang w:val="ru-RU"/>
              </w:rPr>
            </w:pPr>
            <w:r>
              <w:rPr>
                <w:lang w:val="ru-RU"/>
              </w:rPr>
              <w:t>2386</w:t>
            </w:r>
          </w:p>
        </w:tc>
        <w:tc>
          <w:tcPr>
            <w:tcW w:w="958" w:type="dxa"/>
          </w:tcPr>
          <w:p w14:paraId="5BE49C67" w14:textId="3F88F067" w:rsidR="002D614D" w:rsidRPr="007F6A26" w:rsidRDefault="002D614D" w:rsidP="00FD588A">
            <w:pPr>
              <w:pStyle w:val="a0"/>
              <w:ind w:firstLine="0"/>
            </w:pPr>
            <w:r w:rsidRPr="007F6A26">
              <w:t>0,95</w:t>
            </w:r>
          </w:p>
        </w:tc>
        <w:tc>
          <w:tcPr>
            <w:tcW w:w="1134" w:type="dxa"/>
          </w:tcPr>
          <w:p w14:paraId="6C511433" w14:textId="77777777" w:rsidR="002D614D" w:rsidRPr="007F6A26" w:rsidRDefault="002D614D" w:rsidP="00FD588A">
            <w:pPr>
              <w:pStyle w:val="a0"/>
              <w:ind w:firstLine="0"/>
            </w:pPr>
            <w:r w:rsidRPr="007F6A26">
              <w:t>0,02</w:t>
            </w:r>
          </w:p>
        </w:tc>
        <w:tc>
          <w:tcPr>
            <w:tcW w:w="1906" w:type="dxa"/>
          </w:tcPr>
          <w:p w14:paraId="7D80E13C" w14:textId="77777777" w:rsidR="002D614D" w:rsidRPr="007F6A26" w:rsidRDefault="002D614D" w:rsidP="00FD588A">
            <w:pPr>
              <w:pStyle w:val="a0"/>
              <w:ind w:firstLine="0"/>
            </w:pPr>
            <w:r w:rsidRPr="007F6A26">
              <w:t>0,92</w:t>
            </w:r>
          </w:p>
        </w:tc>
        <w:tc>
          <w:tcPr>
            <w:tcW w:w="2347" w:type="dxa"/>
          </w:tcPr>
          <w:p w14:paraId="544DAC9D" w14:textId="77777777" w:rsidR="002D614D" w:rsidRPr="007F6A26" w:rsidRDefault="002D614D" w:rsidP="00FD588A">
            <w:pPr>
              <w:pStyle w:val="a0"/>
              <w:ind w:firstLine="0"/>
            </w:pPr>
            <w:r w:rsidRPr="007F6A26">
              <w:t>0,94</w:t>
            </w:r>
          </w:p>
        </w:tc>
        <w:tc>
          <w:tcPr>
            <w:tcW w:w="1417" w:type="dxa"/>
          </w:tcPr>
          <w:p w14:paraId="42E3D994" w14:textId="77777777" w:rsidR="002D614D" w:rsidRPr="007F6A26" w:rsidRDefault="002D614D" w:rsidP="00FD588A">
            <w:pPr>
              <w:pStyle w:val="a0"/>
              <w:ind w:firstLine="0"/>
            </w:pPr>
            <w:r w:rsidRPr="007F6A26">
              <w:t>0,94</w:t>
            </w:r>
          </w:p>
        </w:tc>
        <w:tc>
          <w:tcPr>
            <w:tcW w:w="851" w:type="dxa"/>
          </w:tcPr>
          <w:p w14:paraId="3A1ED4BD" w14:textId="77777777" w:rsidR="002D614D" w:rsidRPr="007F6A26" w:rsidRDefault="002D614D" w:rsidP="00FD588A">
            <w:pPr>
              <w:pStyle w:val="a0"/>
              <w:ind w:firstLine="0"/>
            </w:pPr>
            <w:r w:rsidRPr="007F6A26">
              <w:t>0,93</w:t>
            </w:r>
          </w:p>
        </w:tc>
        <w:tc>
          <w:tcPr>
            <w:tcW w:w="850" w:type="dxa"/>
          </w:tcPr>
          <w:p w14:paraId="4BD4258F" w14:textId="77777777" w:rsidR="002D614D" w:rsidRPr="007F6A26" w:rsidRDefault="002D614D" w:rsidP="00FD588A">
            <w:pPr>
              <w:pStyle w:val="a0"/>
              <w:ind w:firstLine="0"/>
            </w:pPr>
            <w:r w:rsidRPr="007F6A26">
              <w:t>0,15</w:t>
            </w:r>
          </w:p>
        </w:tc>
        <w:tc>
          <w:tcPr>
            <w:tcW w:w="1637" w:type="dxa"/>
          </w:tcPr>
          <w:p w14:paraId="24B1C30E" w14:textId="77777777" w:rsidR="002D614D" w:rsidRPr="007F6A26" w:rsidRDefault="002D614D" w:rsidP="00FD588A">
            <w:pPr>
              <w:pStyle w:val="a0"/>
              <w:ind w:firstLine="0"/>
            </w:pPr>
            <w:r w:rsidRPr="007F6A26">
              <w:t>0,21</w:t>
            </w:r>
          </w:p>
        </w:tc>
      </w:tr>
      <w:tr w:rsidR="002D614D" w:rsidRPr="007F6A26" w14:paraId="1DE9A9F4" w14:textId="77777777" w:rsidTr="00A91834">
        <w:tc>
          <w:tcPr>
            <w:tcW w:w="1865" w:type="dxa"/>
          </w:tcPr>
          <w:p w14:paraId="2F30707F" w14:textId="11866154" w:rsidR="002D614D" w:rsidRPr="007F6A26" w:rsidRDefault="002D614D" w:rsidP="00FD588A">
            <w:pPr>
              <w:pStyle w:val="a0"/>
              <w:ind w:firstLine="0"/>
            </w:pPr>
            <w:r w:rsidRPr="007F6A26">
              <w:t>B*38:02</w:t>
            </w:r>
          </w:p>
        </w:tc>
        <w:tc>
          <w:tcPr>
            <w:tcW w:w="1713" w:type="dxa"/>
          </w:tcPr>
          <w:p w14:paraId="09F9D540" w14:textId="587BCC75" w:rsidR="002D614D" w:rsidRPr="00A91834" w:rsidRDefault="006701FB" w:rsidP="00FD588A">
            <w:pPr>
              <w:pStyle w:val="a0"/>
              <w:ind w:firstLine="0"/>
              <w:rPr>
                <w:lang w:val="ru-RU"/>
              </w:rPr>
            </w:pPr>
            <w:r>
              <w:rPr>
                <w:lang w:val="ru-RU"/>
              </w:rPr>
              <w:t>3079</w:t>
            </w:r>
          </w:p>
        </w:tc>
        <w:tc>
          <w:tcPr>
            <w:tcW w:w="958" w:type="dxa"/>
          </w:tcPr>
          <w:p w14:paraId="70589352" w14:textId="35013277" w:rsidR="002D614D" w:rsidRPr="007F6A26" w:rsidRDefault="002D614D" w:rsidP="00FD588A">
            <w:pPr>
              <w:pStyle w:val="a0"/>
              <w:ind w:firstLine="0"/>
            </w:pPr>
            <w:r w:rsidRPr="007F6A26">
              <w:t>0,95</w:t>
            </w:r>
          </w:p>
        </w:tc>
        <w:tc>
          <w:tcPr>
            <w:tcW w:w="1134" w:type="dxa"/>
          </w:tcPr>
          <w:p w14:paraId="1118B32B" w14:textId="77777777" w:rsidR="002D614D" w:rsidRPr="007F6A26" w:rsidRDefault="002D614D" w:rsidP="00FD588A">
            <w:pPr>
              <w:pStyle w:val="a0"/>
              <w:ind w:firstLine="0"/>
            </w:pPr>
            <w:r w:rsidRPr="007F6A26">
              <w:t>0,07</w:t>
            </w:r>
          </w:p>
        </w:tc>
        <w:tc>
          <w:tcPr>
            <w:tcW w:w="1906" w:type="dxa"/>
          </w:tcPr>
          <w:p w14:paraId="7B9E2E31" w14:textId="77777777" w:rsidR="002D614D" w:rsidRPr="007F6A26" w:rsidRDefault="002D614D" w:rsidP="00FD588A">
            <w:pPr>
              <w:pStyle w:val="a0"/>
              <w:ind w:firstLine="0"/>
            </w:pPr>
            <w:r w:rsidRPr="007F6A26">
              <w:t>0,89</w:t>
            </w:r>
          </w:p>
        </w:tc>
        <w:tc>
          <w:tcPr>
            <w:tcW w:w="2347" w:type="dxa"/>
          </w:tcPr>
          <w:p w14:paraId="7E5F0921" w14:textId="77777777" w:rsidR="002D614D" w:rsidRPr="007F6A26" w:rsidRDefault="002D614D" w:rsidP="00FD588A">
            <w:pPr>
              <w:pStyle w:val="a0"/>
              <w:ind w:firstLine="0"/>
            </w:pPr>
            <w:r w:rsidRPr="007F6A26">
              <w:t>0,96</w:t>
            </w:r>
          </w:p>
        </w:tc>
        <w:tc>
          <w:tcPr>
            <w:tcW w:w="1417" w:type="dxa"/>
          </w:tcPr>
          <w:p w14:paraId="1EEE3698" w14:textId="77777777" w:rsidR="002D614D" w:rsidRPr="007F6A26" w:rsidRDefault="002D614D" w:rsidP="00FD588A">
            <w:pPr>
              <w:pStyle w:val="a0"/>
              <w:ind w:firstLine="0"/>
            </w:pPr>
            <w:r w:rsidRPr="007F6A26">
              <w:t>0,96</w:t>
            </w:r>
          </w:p>
        </w:tc>
        <w:tc>
          <w:tcPr>
            <w:tcW w:w="851" w:type="dxa"/>
          </w:tcPr>
          <w:p w14:paraId="33B12595" w14:textId="77777777" w:rsidR="002D614D" w:rsidRPr="007F6A26" w:rsidRDefault="002D614D" w:rsidP="00FD588A">
            <w:pPr>
              <w:pStyle w:val="a0"/>
              <w:ind w:firstLine="0"/>
            </w:pPr>
            <w:r w:rsidRPr="007F6A26">
              <w:t>0,92</w:t>
            </w:r>
          </w:p>
        </w:tc>
        <w:tc>
          <w:tcPr>
            <w:tcW w:w="850" w:type="dxa"/>
          </w:tcPr>
          <w:p w14:paraId="2DFBA018" w14:textId="77777777" w:rsidR="002D614D" w:rsidRPr="007F6A26" w:rsidRDefault="002D614D" w:rsidP="00FD588A">
            <w:pPr>
              <w:pStyle w:val="a0"/>
              <w:ind w:firstLine="0"/>
            </w:pPr>
            <w:r w:rsidRPr="007F6A26">
              <w:t>0,23</w:t>
            </w:r>
          </w:p>
        </w:tc>
        <w:tc>
          <w:tcPr>
            <w:tcW w:w="1637" w:type="dxa"/>
          </w:tcPr>
          <w:p w14:paraId="29397FD4" w14:textId="77777777" w:rsidR="002D614D" w:rsidRPr="007F6A26" w:rsidRDefault="002D614D" w:rsidP="00FD588A">
            <w:pPr>
              <w:pStyle w:val="a0"/>
              <w:ind w:firstLine="0"/>
            </w:pPr>
            <w:r w:rsidRPr="007F6A26">
              <w:t>0,27</w:t>
            </w:r>
          </w:p>
        </w:tc>
      </w:tr>
      <w:tr w:rsidR="002D614D" w:rsidRPr="007F6A26" w14:paraId="5292C5B3" w14:textId="77777777" w:rsidTr="00A91834">
        <w:tc>
          <w:tcPr>
            <w:tcW w:w="1865" w:type="dxa"/>
          </w:tcPr>
          <w:p w14:paraId="2829C97D" w14:textId="6B508185" w:rsidR="002D614D" w:rsidRPr="007F6A26" w:rsidRDefault="002D614D" w:rsidP="00FD588A">
            <w:pPr>
              <w:pStyle w:val="a0"/>
              <w:ind w:firstLine="0"/>
            </w:pPr>
            <w:r w:rsidRPr="007F6A26">
              <w:t>B*55:01</w:t>
            </w:r>
          </w:p>
        </w:tc>
        <w:tc>
          <w:tcPr>
            <w:tcW w:w="1713" w:type="dxa"/>
          </w:tcPr>
          <w:p w14:paraId="76A92D94" w14:textId="2C480868" w:rsidR="002D614D" w:rsidRPr="00A91834" w:rsidRDefault="006701FB" w:rsidP="00FD588A">
            <w:pPr>
              <w:pStyle w:val="a0"/>
              <w:ind w:firstLine="0"/>
              <w:rPr>
                <w:lang w:val="ru-RU"/>
              </w:rPr>
            </w:pPr>
            <w:r>
              <w:rPr>
                <w:lang w:val="ru-RU"/>
              </w:rPr>
              <w:t>1744</w:t>
            </w:r>
          </w:p>
        </w:tc>
        <w:tc>
          <w:tcPr>
            <w:tcW w:w="958" w:type="dxa"/>
          </w:tcPr>
          <w:p w14:paraId="66237DB3" w14:textId="5076BFCE" w:rsidR="002D614D" w:rsidRPr="007F6A26" w:rsidRDefault="002D614D" w:rsidP="00FD588A">
            <w:pPr>
              <w:pStyle w:val="a0"/>
              <w:ind w:firstLine="0"/>
            </w:pPr>
            <w:r w:rsidRPr="007F6A26">
              <w:t>0,95</w:t>
            </w:r>
          </w:p>
        </w:tc>
        <w:tc>
          <w:tcPr>
            <w:tcW w:w="1134" w:type="dxa"/>
          </w:tcPr>
          <w:p w14:paraId="7A9A2C31" w14:textId="77777777" w:rsidR="002D614D" w:rsidRPr="007F6A26" w:rsidRDefault="002D614D" w:rsidP="00FD588A">
            <w:pPr>
              <w:pStyle w:val="a0"/>
              <w:ind w:firstLine="0"/>
            </w:pPr>
            <w:r w:rsidRPr="007F6A26">
              <w:t>0,01</w:t>
            </w:r>
          </w:p>
        </w:tc>
        <w:tc>
          <w:tcPr>
            <w:tcW w:w="1906" w:type="dxa"/>
          </w:tcPr>
          <w:p w14:paraId="079E50C9" w14:textId="77777777" w:rsidR="002D614D" w:rsidRPr="007F6A26" w:rsidRDefault="002D614D" w:rsidP="00FD588A">
            <w:pPr>
              <w:pStyle w:val="a0"/>
              <w:ind w:firstLine="0"/>
            </w:pPr>
            <w:r w:rsidRPr="007F6A26">
              <w:t>0,93</w:t>
            </w:r>
          </w:p>
        </w:tc>
        <w:tc>
          <w:tcPr>
            <w:tcW w:w="2347" w:type="dxa"/>
          </w:tcPr>
          <w:p w14:paraId="5F8DE198" w14:textId="77777777" w:rsidR="002D614D" w:rsidRPr="007F6A26" w:rsidRDefault="002D614D" w:rsidP="00FD588A">
            <w:pPr>
              <w:pStyle w:val="a0"/>
              <w:ind w:firstLine="0"/>
            </w:pPr>
            <w:r w:rsidRPr="007F6A26">
              <w:t>0,93</w:t>
            </w:r>
          </w:p>
        </w:tc>
        <w:tc>
          <w:tcPr>
            <w:tcW w:w="1417" w:type="dxa"/>
          </w:tcPr>
          <w:p w14:paraId="6114755C" w14:textId="77777777" w:rsidR="002D614D" w:rsidRPr="007F6A26" w:rsidRDefault="002D614D" w:rsidP="00FD588A">
            <w:pPr>
              <w:pStyle w:val="a0"/>
              <w:ind w:firstLine="0"/>
            </w:pPr>
            <w:r w:rsidRPr="007F6A26">
              <w:t>0,93</w:t>
            </w:r>
          </w:p>
        </w:tc>
        <w:tc>
          <w:tcPr>
            <w:tcW w:w="851" w:type="dxa"/>
          </w:tcPr>
          <w:p w14:paraId="68E72EE6" w14:textId="77777777" w:rsidR="002D614D" w:rsidRPr="007F6A26" w:rsidRDefault="002D614D" w:rsidP="00FD588A">
            <w:pPr>
              <w:pStyle w:val="a0"/>
              <w:ind w:firstLine="0"/>
            </w:pPr>
            <w:r w:rsidRPr="007F6A26">
              <w:t>0,93</w:t>
            </w:r>
          </w:p>
        </w:tc>
        <w:tc>
          <w:tcPr>
            <w:tcW w:w="850" w:type="dxa"/>
          </w:tcPr>
          <w:p w14:paraId="07FF1DA7" w14:textId="77777777" w:rsidR="002D614D" w:rsidRPr="007F6A26" w:rsidRDefault="002D614D" w:rsidP="00FD588A">
            <w:pPr>
              <w:pStyle w:val="a0"/>
              <w:ind w:firstLine="0"/>
            </w:pPr>
            <w:r w:rsidRPr="007F6A26">
              <w:t>0,11</w:t>
            </w:r>
          </w:p>
        </w:tc>
        <w:tc>
          <w:tcPr>
            <w:tcW w:w="1637" w:type="dxa"/>
          </w:tcPr>
          <w:p w14:paraId="612138F4" w14:textId="77777777" w:rsidR="002D614D" w:rsidRPr="007F6A26" w:rsidRDefault="002D614D" w:rsidP="00FD588A">
            <w:pPr>
              <w:pStyle w:val="a0"/>
              <w:ind w:firstLine="0"/>
            </w:pPr>
            <w:r w:rsidRPr="007F6A26">
              <w:t>0,17</w:t>
            </w:r>
          </w:p>
        </w:tc>
      </w:tr>
      <w:tr w:rsidR="002D614D" w:rsidRPr="007F6A26" w14:paraId="051D834C" w14:textId="77777777" w:rsidTr="00A91834">
        <w:tc>
          <w:tcPr>
            <w:tcW w:w="1865" w:type="dxa"/>
          </w:tcPr>
          <w:p w14:paraId="63B754CB" w14:textId="0A85B964" w:rsidR="002D614D" w:rsidRPr="007F6A26" w:rsidRDefault="002D614D" w:rsidP="00FD588A">
            <w:pPr>
              <w:pStyle w:val="a0"/>
              <w:ind w:firstLine="0"/>
            </w:pPr>
            <w:r w:rsidRPr="007F6A26">
              <w:t>B*27:02</w:t>
            </w:r>
          </w:p>
        </w:tc>
        <w:tc>
          <w:tcPr>
            <w:tcW w:w="1713" w:type="dxa"/>
          </w:tcPr>
          <w:p w14:paraId="54D9DCA6" w14:textId="3C20F2A1" w:rsidR="002D614D" w:rsidRPr="00A91834" w:rsidRDefault="006701FB" w:rsidP="00FD588A">
            <w:pPr>
              <w:pStyle w:val="a0"/>
              <w:ind w:firstLine="0"/>
              <w:rPr>
                <w:lang w:val="ru-RU"/>
              </w:rPr>
            </w:pPr>
            <w:r>
              <w:rPr>
                <w:lang w:val="ru-RU"/>
              </w:rPr>
              <w:t>3359</w:t>
            </w:r>
          </w:p>
        </w:tc>
        <w:tc>
          <w:tcPr>
            <w:tcW w:w="958" w:type="dxa"/>
          </w:tcPr>
          <w:p w14:paraId="0B3CD7C0" w14:textId="53468E9C" w:rsidR="002D614D" w:rsidRPr="007F6A26" w:rsidRDefault="002D614D" w:rsidP="00FD588A">
            <w:pPr>
              <w:pStyle w:val="a0"/>
              <w:ind w:firstLine="0"/>
            </w:pPr>
            <w:r w:rsidRPr="007F6A26">
              <w:t>0,95</w:t>
            </w:r>
          </w:p>
        </w:tc>
        <w:tc>
          <w:tcPr>
            <w:tcW w:w="1134" w:type="dxa"/>
          </w:tcPr>
          <w:p w14:paraId="382D98B9" w14:textId="7AAD2A7D" w:rsidR="002D614D" w:rsidRPr="007F6A26" w:rsidRDefault="002D614D" w:rsidP="00FD588A">
            <w:pPr>
              <w:pStyle w:val="a0"/>
              <w:ind w:firstLine="0"/>
            </w:pPr>
            <w:r w:rsidRPr="007F6A26">
              <w:t>0</w:t>
            </w:r>
            <w:r w:rsidR="00DF2117">
              <w:t>,00</w:t>
            </w:r>
          </w:p>
        </w:tc>
        <w:tc>
          <w:tcPr>
            <w:tcW w:w="1906" w:type="dxa"/>
          </w:tcPr>
          <w:p w14:paraId="4848BEFB" w14:textId="77777777" w:rsidR="002D614D" w:rsidRPr="007F6A26" w:rsidRDefault="002D614D" w:rsidP="00FD588A">
            <w:pPr>
              <w:pStyle w:val="a0"/>
              <w:ind w:firstLine="0"/>
            </w:pPr>
            <w:r w:rsidRPr="007F6A26">
              <w:t>0,94</w:t>
            </w:r>
          </w:p>
        </w:tc>
        <w:tc>
          <w:tcPr>
            <w:tcW w:w="2347" w:type="dxa"/>
          </w:tcPr>
          <w:p w14:paraId="29D391DB" w14:textId="77777777" w:rsidR="002D614D" w:rsidRPr="007F6A26" w:rsidRDefault="002D614D" w:rsidP="00FD588A">
            <w:pPr>
              <w:pStyle w:val="a0"/>
              <w:ind w:firstLine="0"/>
            </w:pPr>
            <w:r w:rsidRPr="007F6A26">
              <w:t>0,93</w:t>
            </w:r>
          </w:p>
        </w:tc>
        <w:tc>
          <w:tcPr>
            <w:tcW w:w="1417" w:type="dxa"/>
          </w:tcPr>
          <w:p w14:paraId="348F3CE6" w14:textId="77777777" w:rsidR="002D614D" w:rsidRPr="007F6A26" w:rsidRDefault="002D614D" w:rsidP="00FD588A">
            <w:pPr>
              <w:pStyle w:val="a0"/>
              <w:ind w:firstLine="0"/>
            </w:pPr>
            <w:r w:rsidRPr="007F6A26">
              <w:t>0,93</w:t>
            </w:r>
          </w:p>
        </w:tc>
        <w:tc>
          <w:tcPr>
            <w:tcW w:w="851" w:type="dxa"/>
          </w:tcPr>
          <w:p w14:paraId="76202230" w14:textId="77777777" w:rsidR="002D614D" w:rsidRPr="007F6A26" w:rsidRDefault="002D614D" w:rsidP="00FD588A">
            <w:pPr>
              <w:pStyle w:val="a0"/>
              <w:ind w:firstLine="0"/>
            </w:pPr>
            <w:r w:rsidRPr="007F6A26">
              <w:t>0,93</w:t>
            </w:r>
          </w:p>
        </w:tc>
        <w:tc>
          <w:tcPr>
            <w:tcW w:w="850" w:type="dxa"/>
          </w:tcPr>
          <w:p w14:paraId="49CC7516" w14:textId="77777777" w:rsidR="002D614D" w:rsidRPr="007F6A26" w:rsidRDefault="002D614D" w:rsidP="00FD588A">
            <w:pPr>
              <w:pStyle w:val="a0"/>
              <w:ind w:firstLine="0"/>
            </w:pPr>
            <w:r w:rsidRPr="007F6A26">
              <w:t>0,11</w:t>
            </w:r>
          </w:p>
        </w:tc>
        <w:tc>
          <w:tcPr>
            <w:tcW w:w="1637" w:type="dxa"/>
          </w:tcPr>
          <w:p w14:paraId="43B4AB54" w14:textId="77777777" w:rsidR="002D614D" w:rsidRPr="007F6A26" w:rsidRDefault="002D614D" w:rsidP="00FD588A">
            <w:pPr>
              <w:pStyle w:val="a0"/>
              <w:ind w:firstLine="0"/>
            </w:pPr>
            <w:r w:rsidRPr="007F6A26">
              <w:t>0,23</w:t>
            </w:r>
          </w:p>
        </w:tc>
      </w:tr>
      <w:tr w:rsidR="002D614D" w:rsidRPr="007F6A26" w14:paraId="08993DEB" w14:textId="77777777" w:rsidTr="00A91834">
        <w:tc>
          <w:tcPr>
            <w:tcW w:w="1865" w:type="dxa"/>
          </w:tcPr>
          <w:p w14:paraId="58429C8D" w14:textId="4725DE5C" w:rsidR="002D614D" w:rsidRPr="007F6A26" w:rsidRDefault="002D614D" w:rsidP="00FD588A">
            <w:pPr>
              <w:pStyle w:val="a0"/>
              <w:ind w:firstLine="0"/>
            </w:pPr>
            <w:r w:rsidRPr="007F6A26">
              <w:lastRenderedPageBreak/>
              <w:t>B*45:01</w:t>
            </w:r>
          </w:p>
        </w:tc>
        <w:tc>
          <w:tcPr>
            <w:tcW w:w="1713" w:type="dxa"/>
          </w:tcPr>
          <w:p w14:paraId="2D15FD05" w14:textId="6EF62710" w:rsidR="002D614D" w:rsidRPr="00A91834" w:rsidRDefault="006701FB" w:rsidP="00FD588A">
            <w:pPr>
              <w:pStyle w:val="a0"/>
              <w:ind w:firstLine="0"/>
              <w:rPr>
                <w:lang w:val="ru-RU"/>
              </w:rPr>
            </w:pPr>
            <w:r>
              <w:rPr>
                <w:lang w:val="ru-RU"/>
              </w:rPr>
              <w:t>3781</w:t>
            </w:r>
          </w:p>
        </w:tc>
        <w:tc>
          <w:tcPr>
            <w:tcW w:w="958" w:type="dxa"/>
          </w:tcPr>
          <w:p w14:paraId="0E7CB1EE" w14:textId="44F2AE50" w:rsidR="002D614D" w:rsidRPr="007F6A26" w:rsidRDefault="002D614D" w:rsidP="00FD588A">
            <w:pPr>
              <w:pStyle w:val="a0"/>
              <w:ind w:firstLine="0"/>
            </w:pPr>
            <w:r w:rsidRPr="007F6A26">
              <w:t>0,94</w:t>
            </w:r>
          </w:p>
        </w:tc>
        <w:tc>
          <w:tcPr>
            <w:tcW w:w="1134" w:type="dxa"/>
          </w:tcPr>
          <w:p w14:paraId="60C2AFBB" w14:textId="77777777" w:rsidR="002D614D" w:rsidRPr="007F6A26" w:rsidRDefault="002D614D" w:rsidP="00FD588A">
            <w:pPr>
              <w:pStyle w:val="a0"/>
              <w:ind w:firstLine="0"/>
            </w:pPr>
            <w:r w:rsidRPr="007F6A26">
              <w:t>0,06</w:t>
            </w:r>
          </w:p>
        </w:tc>
        <w:tc>
          <w:tcPr>
            <w:tcW w:w="1906" w:type="dxa"/>
          </w:tcPr>
          <w:p w14:paraId="27DC8296" w14:textId="77777777" w:rsidR="002D614D" w:rsidRPr="007F6A26" w:rsidRDefault="002D614D" w:rsidP="00FD588A">
            <w:pPr>
              <w:pStyle w:val="a0"/>
              <w:ind w:firstLine="0"/>
            </w:pPr>
            <w:r w:rsidRPr="007F6A26">
              <w:t>0,89</w:t>
            </w:r>
          </w:p>
        </w:tc>
        <w:tc>
          <w:tcPr>
            <w:tcW w:w="2347" w:type="dxa"/>
          </w:tcPr>
          <w:p w14:paraId="518A6C50" w14:textId="77777777" w:rsidR="002D614D" w:rsidRPr="007F6A26" w:rsidRDefault="002D614D" w:rsidP="00FD588A">
            <w:pPr>
              <w:pStyle w:val="a0"/>
              <w:ind w:firstLine="0"/>
            </w:pPr>
            <w:r w:rsidRPr="007F6A26">
              <w:t>0,95</w:t>
            </w:r>
          </w:p>
        </w:tc>
        <w:tc>
          <w:tcPr>
            <w:tcW w:w="1417" w:type="dxa"/>
          </w:tcPr>
          <w:p w14:paraId="466A1F44" w14:textId="77777777" w:rsidR="002D614D" w:rsidRPr="007F6A26" w:rsidRDefault="002D614D" w:rsidP="00FD588A">
            <w:pPr>
              <w:pStyle w:val="a0"/>
              <w:ind w:firstLine="0"/>
            </w:pPr>
            <w:r w:rsidRPr="007F6A26">
              <w:t>0,95</w:t>
            </w:r>
          </w:p>
        </w:tc>
        <w:tc>
          <w:tcPr>
            <w:tcW w:w="851" w:type="dxa"/>
          </w:tcPr>
          <w:p w14:paraId="703E4440" w14:textId="77777777" w:rsidR="002D614D" w:rsidRPr="007F6A26" w:rsidRDefault="002D614D" w:rsidP="00FD588A">
            <w:pPr>
              <w:pStyle w:val="a0"/>
              <w:ind w:firstLine="0"/>
            </w:pPr>
            <w:r w:rsidRPr="007F6A26">
              <w:t>0,92</w:t>
            </w:r>
          </w:p>
        </w:tc>
        <w:tc>
          <w:tcPr>
            <w:tcW w:w="850" w:type="dxa"/>
          </w:tcPr>
          <w:p w14:paraId="1FCD2F35" w14:textId="77777777" w:rsidR="002D614D" w:rsidRPr="007F6A26" w:rsidRDefault="002D614D" w:rsidP="00FD588A">
            <w:pPr>
              <w:pStyle w:val="a0"/>
              <w:ind w:firstLine="0"/>
            </w:pPr>
            <w:r w:rsidRPr="007F6A26">
              <w:t>0,36</w:t>
            </w:r>
          </w:p>
        </w:tc>
        <w:tc>
          <w:tcPr>
            <w:tcW w:w="1637" w:type="dxa"/>
          </w:tcPr>
          <w:p w14:paraId="1D98C3B8" w14:textId="77777777" w:rsidR="002D614D" w:rsidRPr="007F6A26" w:rsidRDefault="002D614D" w:rsidP="00FD588A">
            <w:pPr>
              <w:pStyle w:val="a0"/>
              <w:ind w:firstLine="0"/>
            </w:pPr>
            <w:r w:rsidRPr="007F6A26">
              <w:t>0,27</w:t>
            </w:r>
          </w:p>
        </w:tc>
      </w:tr>
      <w:tr w:rsidR="002D614D" w:rsidRPr="007F6A26" w14:paraId="584A254B" w14:textId="77777777" w:rsidTr="00A91834">
        <w:tc>
          <w:tcPr>
            <w:tcW w:w="1865" w:type="dxa"/>
          </w:tcPr>
          <w:p w14:paraId="79E90C33" w14:textId="12D04FA2" w:rsidR="002D614D" w:rsidRPr="007F6A26" w:rsidRDefault="002D614D" w:rsidP="00FD588A">
            <w:pPr>
              <w:pStyle w:val="a0"/>
              <w:ind w:firstLine="0"/>
            </w:pPr>
            <w:r w:rsidRPr="007F6A26">
              <w:t>A*66:01</w:t>
            </w:r>
          </w:p>
        </w:tc>
        <w:tc>
          <w:tcPr>
            <w:tcW w:w="1713" w:type="dxa"/>
          </w:tcPr>
          <w:p w14:paraId="54B4886C" w14:textId="4BAD9E0D" w:rsidR="002D614D" w:rsidRPr="00A91834" w:rsidRDefault="006701FB" w:rsidP="00FD588A">
            <w:pPr>
              <w:pStyle w:val="a0"/>
              <w:ind w:firstLine="0"/>
              <w:rPr>
                <w:lang w:val="ru-RU"/>
              </w:rPr>
            </w:pPr>
            <w:r>
              <w:rPr>
                <w:lang w:val="ru-RU"/>
              </w:rPr>
              <w:t>2907</w:t>
            </w:r>
          </w:p>
        </w:tc>
        <w:tc>
          <w:tcPr>
            <w:tcW w:w="958" w:type="dxa"/>
          </w:tcPr>
          <w:p w14:paraId="7C860AB1" w14:textId="3F986702" w:rsidR="002D614D" w:rsidRPr="007F6A26" w:rsidRDefault="002D614D" w:rsidP="00FD588A">
            <w:pPr>
              <w:pStyle w:val="a0"/>
              <w:ind w:firstLine="0"/>
            </w:pPr>
            <w:r w:rsidRPr="007F6A26">
              <w:t>0,94</w:t>
            </w:r>
          </w:p>
        </w:tc>
        <w:tc>
          <w:tcPr>
            <w:tcW w:w="1134" w:type="dxa"/>
          </w:tcPr>
          <w:p w14:paraId="3D552668" w14:textId="77777777" w:rsidR="002D614D" w:rsidRPr="007F6A26" w:rsidRDefault="002D614D" w:rsidP="00FD588A">
            <w:pPr>
              <w:pStyle w:val="a0"/>
              <w:ind w:firstLine="0"/>
            </w:pPr>
            <w:r w:rsidRPr="007F6A26">
              <w:t>0,01</w:t>
            </w:r>
          </w:p>
        </w:tc>
        <w:tc>
          <w:tcPr>
            <w:tcW w:w="1906" w:type="dxa"/>
          </w:tcPr>
          <w:p w14:paraId="06AF323C" w14:textId="77777777" w:rsidR="002D614D" w:rsidRPr="007F6A26" w:rsidRDefault="002D614D" w:rsidP="00FD588A">
            <w:pPr>
              <w:pStyle w:val="a0"/>
              <w:ind w:firstLine="0"/>
            </w:pPr>
            <w:r w:rsidRPr="007F6A26">
              <w:t>0,92</w:t>
            </w:r>
          </w:p>
        </w:tc>
        <w:tc>
          <w:tcPr>
            <w:tcW w:w="2347" w:type="dxa"/>
          </w:tcPr>
          <w:p w14:paraId="0A26E218" w14:textId="77777777" w:rsidR="002D614D" w:rsidRPr="007F6A26" w:rsidRDefault="002D614D" w:rsidP="00FD588A">
            <w:pPr>
              <w:pStyle w:val="a0"/>
              <w:ind w:firstLine="0"/>
            </w:pPr>
            <w:r w:rsidRPr="007F6A26">
              <w:t>0,92</w:t>
            </w:r>
          </w:p>
        </w:tc>
        <w:tc>
          <w:tcPr>
            <w:tcW w:w="1417" w:type="dxa"/>
          </w:tcPr>
          <w:p w14:paraId="10BC7256" w14:textId="77777777" w:rsidR="002D614D" w:rsidRPr="007F6A26" w:rsidRDefault="002D614D" w:rsidP="00FD588A">
            <w:pPr>
              <w:pStyle w:val="a0"/>
              <w:ind w:firstLine="0"/>
            </w:pPr>
            <w:r w:rsidRPr="007F6A26">
              <w:t>0,92</w:t>
            </w:r>
          </w:p>
        </w:tc>
        <w:tc>
          <w:tcPr>
            <w:tcW w:w="851" w:type="dxa"/>
          </w:tcPr>
          <w:p w14:paraId="287B08E3" w14:textId="77777777" w:rsidR="002D614D" w:rsidRPr="007F6A26" w:rsidRDefault="002D614D" w:rsidP="00FD588A">
            <w:pPr>
              <w:pStyle w:val="a0"/>
              <w:ind w:firstLine="0"/>
            </w:pPr>
            <w:r w:rsidRPr="007F6A26">
              <w:t>0,92</w:t>
            </w:r>
          </w:p>
        </w:tc>
        <w:tc>
          <w:tcPr>
            <w:tcW w:w="850" w:type="dxa"/>
          </w:tcPr>
          <w:p w14:paraId="1310B66C" w14:textId="77777777" w:rsidR="002D614D" w:rsidRPr="007F6A26" w:rsidRDefault="002D614D" w:rsidP="00FD588A">
            <w:pPr>
              <w:pStyle w:val="a0"/>
              <w:ind w:firstLine="0"/>
            </w:pPr>
            <w:r w:rsidRPr="007F6A26">
              <w:t>0,15</w:t>
            </w:r>
          </w:p>
        </w:tc>
        <w:tc>
          <w:tcPr>
            <w:tcW w:w="1637" w:type="dxa"/>
          </w:tcPr>
          <w:p w14:paraId="03330B6E" w14:textId="4E7C1DE7" w:rsidR="002D614D" w:rsidRPr="007F6A26" w:rsidRDefault="002D614D" w:rsidP="00FD588A">
            <w:pPr>
              <w:pStyle w:val="a0"/>
              <w:ind w:firstLine="0"/>
            </w:pPr>
            <w:r w:rsidRPr="007F6A26">
              <w:t>0,2</w:t>
            </w:r>
            <w:r w:rsidR="00DF2117">
              <w:t>0</w:t>
            </w:r>
          </w:p>
        </w:tc>
      </w:tr>
      <w:tr w:rsidR="002D614D" w:rsidRPr="007F6A26" w14:paraId="2893CFF6" w14:textId="77777777" w:rsidTr="00A91834">
        <w:tc>
          <w:tcPr>
            <w:tcW w:w="1865" w:type="dxa"/>
          </w:tcPr>
          <w:p w14:paraId="2F85A024" w14:textId="5C8BB604" w:rsidR="002D614D" w:rsidRPr="007F6A26" w:rsidRDefault="002D614D" w:rsidP="00FD588A">
            <w:pPr>
              <w:pStyle w:val="a0"/>
              <w:ind w:firstLine="0"/>
            </w:pPr>
            <w:r w:rsidRPr="007F6A26">
              <w:t>B*27:07</w:t>
            </w:r>
          </w:p>
        </w:tc>
        <w:tc>
          <w:tcPr>
            <w:tcW w:w="1713" w:type="dxa"/>
          </w:tcPr>
          <w:p w14:paraId="09B36E10" w14:textId="3EE660F7" w:rsidR="002D614D" w:rsidRPr="00A91834" w:rsidRDefault="006701FB" w:rsidP="00FD588A">
            <w:pPr>
              <w:pStyle w:val="a0"/>
              <w:ind w:firstLine="0"/>
              <w:rPr>
                <w:lang w:val="ru-RU"/>
              </w:rPr>
            </w:pPr>
            <w:r>
              <w:rPr>
                <w:lang w:val="ru-RU"/>
              </w:rPr>
              <w:t>2127</w:t>
            </w:r>
          </w:p>
        </w:tc>
        <w:tc>
          <w:tcPr>
            <w:tcW w:w="958" w:type="dxa"/>
          </w:tcPr>
          <w:p w14:paraId="345D5328" w14:textId="2CE28920" w:rsidR="002D614D" w:rsidRPr="007F6A26" w:rsidRDefault="002D614D" w:rsidP="00FD588A">
            <w:pPr>
              <w:pStyle w:val="a0"/>
              <w:ind w:firstLine="0"/>
            </w:pPr>
            <w:r w:rsidRPr="007F6A26">
              <w:t>0,94</w:t>
            </w:r>
          </w:p>
        </w:tc>
        <w:tc>
          <w:tcPr>
            <w:tcW w:w="1134" w:type="dxa"/>
          </w:tcPr>
          <w:p w14:paraId="7B4BE358" w14:textId="6043EAE1" w:rsidR="002D614D" w:rsidRPr="007F6A26" w:rsidRDefault="002D614D" w:rsidP="00FD588A">
            <w:pPr>
              <w:pStyle w:val="a0"/>
              <w:ind w:firstLine="0"/>
            </w:pPr>
            <w:r w:rsidRPr="007F6A26">
              <w:t>0</w:t>
            </w:r>
            <w:r w:rsidR="00DF2117">
              <w:t>,00</w:t>
            </w:r>
          </w:p>
        </w:tc>
        <w:tc>
          <w:tcPr>
            <w:tcW w:w="1906" w:type="dxa"/>
          </w:tcPr>
          <w:p w14:paraId="295DA18E" w14:textId="77777777" w:rsidR="002D614D" w:rsidRPr="007F6A26" w:rsidRDefault="002D614D" w:rsidP="00FD588A">
            <w:pPr>
              <w:pStyle w:val="a0"/>
              <w:ind w:firstLine="0"/>
            </w:pPr>
            <w:r w:rsidRPr="007F6A26">
              <w:t>0,94</w:t>
            </w:r>
          </w:p>
        </w:tc>
        <w:tc>
          <w:tcPr>
            <w:tcW w:w="2347" w:type="dxa"/>
          </w:tcPr>
          <w:p w14:paraId="080B7E5C" w14:textId="77777777" w:rsidR="002D614D" w:rsidRPr="007F6A26" w:rsidRDefault="002D614D" w:rsidP="00FD588A">
            <w:pPr>
              <w:pStyle w:val="a0"/>
              <w:ind w:firstLine="0"/>
            </w:pPr>
            <w:r w:rsidRPr="007F6A26">
              <w:t>0,93</w:t>
            </w:r>
          </w:p>
        </w:tc>
        <w:tc>
          <w:tcPr>
            <w:tcW w:w="1417" w:type="dxa"/>
          </w:tcPr>
          <w:p w14:paraId="3BFB449F" w14:textId="77777777" w:rsidR="002D614D" w:rsidRPr="007F6A26" w:rsidRDefault="002D614D" w:rsidP="00FD588A">
            <w:pPr>
              <w:pStyle w:val="a0"/>
              <w:ind w:firstLine="0"/>
            </w:pPr>
            <w:r w:rsidRPr="007F6A26">
              <w:t>0,93</w:t>
            </w:r>
          </w:p>
        </w:tc>
        <w:tc>
          <w:tcPr>
            <w:tcW w:w="851" w:type="dxa"/>
          </w:tcPr>
          <w:p w14:paraId="31846041" w14:textId="77777777" w:rsidR="002D614D" w:rsidRPr="007F6A26" w:rsidRDefault="002D614D" w:rsidP="00FD588A">
            <w:pPr>
              <w:pStyle w:val="a0"/>
              <w:ind w:firstLine="0"/>
            </w:pPr>
            <w:r w:rsidRPr="007F6A26">
              <w:t>0,93</w:t>
            </w:r>
          </w:p>
        </w:tc>
        <w:tc>
          <w:tcPr>
            <w:tcW w:w="850" w:type="dxa"/>
          </w:tcPr>
          <w:p w14:paraId="3E6D64F2" w14:textId="77777777" w:rsidR="002D614D" w:rsidRPr="007F6A26" w:rsidRDefault="002D614D" w:rsidP="00FD588A">
            <w:pPr>
              <w:pStyle w:val="a0"/>
              <w:ind w:firstLine="0"/>
            </w:pPr>
            <w:r w:rsidRPr="007F6A26">
              <w:t>0,06</w:t>
            </w:r>
          </w:p>
        </w:tc>
        <w:tc>
          <w:tcPr>
            <w:tcW w:w="1637" w:type="dxa"/>
          </w:tcPr>
          <w:p w14:paraId="05C66EC3" w14:textId="77777777" w:rsidR="002D614D" w:rsidRPr="007F6A26" w:rsidRDefault="002D614D" w:rsidP="00FD588A">
            <w:pPr>
              <w:pStyle w:val="a0"/>
              <w:ind w:firstLine="0"/>
            </w:pPr>
            <w:r w:rsidRPr="007F6A26">
              <w:t>0,19</w:t>
            </w:r>
          </w:p>
        </w:tc>
      </w:tr>
      <w:tr w:rsidR="002D614D" w:rsidRPr="007F6A26" w14:paraId="2AB2A9ED" w14:textId="77777777" w:rsidTr="00A91834">
        <w:tc>
          <w:tcPr>
            <w:tcW w:w="1865" w:type="dxa"/>
          </w:tcPr>
          <w:p w14:paraId="499DCEC8" w14:textId="76D2B22F" w:rsidR="002D614D" w:rsidRPr="007F6A26" w:rsidRDefault="002D614D" w:rsidP="00FD588A">
            <w:pPr>
              <w:pStyle w:val="a0"/>
              <w:ind w:firstLine="0"/>
            </w:pPr>
            <w:r w:rsidRPr="007F6A26">
              <w:t>B*27:08</w:t>
            </w:r>
          </w:p>
        </w:tc>
        <w:tc>
          <w:tcPr>
            <w:tcW w:w="1713" w:type="dxa"/>
          </w:tcPr>
          <w:p w14:paraId="5849DA0F" w14:textId="2306DBEB" w:rsidR="002D614D" w:rsidRPr="00A91834" w:rsidRDefault="006701FB" w:rsidP="00FD588A">
            <w:pPr>
              <w:pStyle w:val="a0"/>
              <w:ind w:firstLine="0"/>
              <w:rPr>
                <w:lang w:val="ru-RU"/>
              </w:rPr>
            </w:pPr>
            <w:r>
              <w:rPr>
                <w:lang w:val="ru-RU"/>
              </w:rPr>
              <w:t>2142</w:t>
            </w:r>
          </w:p>
        </w:tc>
        <w:tc>
          <w:tcPr>
            <w:tcW w:w="958" w:type="dxa"/>
          </w:tcPr>
          <w:p w14:paraId="4612B442" w14:textId="439222B2" w:rsidR="002D614D" w:rsidRPr="007F6A26" w:rsidRDefault="002D614D" w:rsidP="00FD588A">
            <w:pPr>
              <w:pStyle w:val="a0"/>
              <w:ind w:firstLine="0"/>
            </w:pPr>
            <w:r w:rsidRPr="007F6A26">
              <w:t>0,94</w:t>
            </w:r>
          </w:p>
        </w:tc>
        <w:tc>
          <w:tcPr>
            <w:tcW w:w="1134" w:type="dxa"/>
          </w:tcPr>
          <w:p w14:paraId="569A2D81" w14:textId="2896A21D" w:rsidR="002D614D" w:rsidRPr="007F6A26" w:rsidRDefault="002D614D" w:rsidP="00FD588A">
            <w:pPr>
              <w:pStyle w:val="a0"/>
              <w:ind w:firstLine="0"/>
            </w:pPr>
            <w:r w:rsidRPr="007F6A26">
              <w:t>0</w:t>
            </w:r>
            <w:r w:rsidR="00DF2117">
              <w:t>,00</w:t>
            </w:r>
          </w:p>
        </w:tc>
        <w:tc>
          <w:tcPr>
            <w:tcW w:w="1906" w:type="dxa"/>
          </w:tcPr>
          <w:p w14:paraId="73D08C6C" w14:textId="77777777" w:rsidR="002D614D" w:rsidRPr="007F6A26" w:rsidRDefault="002D614D" w:rsidP="00FD588A">
            <w:pPr>
              <w:pStyle w:val="a0"/>
              <w:ind w:firstLine="0"/>
            </w:pPr>
            <w:r w:rsidRPr="007F6A26">
              <w:t>0,94</w:t>
            </w:r>
          </w:p>
        </w:tc>
        <w:tc>
          <w:tcPr>
            <w:tcW w:w="2347" w:type="dxa"/>
          </w:tcPr>
          <w:p w14:paraId="22A7EDEB" w14:textId="77777777" w:rsidR="002D614D" w:rsidRPr="007F6A26" w:rsidRDefault="002D614D" w:rsidP="00FD588A">
            <w:pPr>
              <w:pStyle w:val="a0"/>
              <w:ind w:firstLine="0"/>
            </w:pPr>
            <w:r w:rsidRPr="007F6A26">
              <w:t>0,93</w:t>
            </w:r>
          </w:p>
        </w:tc>
        <w:tc>
          <w:tcPr>
            <w:tcW w:w="1417" w:type="dxa"/>
          </w:tcPr>
          <w:p w14:paraId="1F5F0C64" w14:textId="77777777" w:rsidR="002D614D" w:rsidRPr="007F6A26" w:rsidRDefault="002D614D" w:rsidP="00FD588A">
            <w:pPr>
              <w:pStyle w:val="a0"/>
              <w:ind w:firstLine="0"/>
            </w:pPr>
            <w:r w:rsidRPr="007F6A26">
              <w:t>0,93</w:t>
            </w:r>
          </w:p>
        </w:tc>
        <w:tc>
          <w:tcPr>
            <w:tcW w:w="851" w:type="dxa"/>
          </w:tcPr>
          <w:p w14:paraId="1C6B1EC3" w14:textId="77777777" w:rsidR="002D614D" w:rsidRPr="007F6A26" w:rsidRDefault="002D614D" w:rsidP="00FD588A">
            <w:pPr>
              <w:pStyle w:val="a0"/>
              <w:ind w:firstLine="0"/>
            </w:pPr>
            <w:r w:rsidRPr="007F6A26">
              <w:t>0,93</w:t>
            </w:r>
          </w:p>
        </w:tc>
        <w:tc>
          <w:tcPr>
            <w:tcW w:w="850" w:type="dxa"/>
          </w:tcPr>
          <w:p w14:paraId="5487EECA" w14:textId="77777777" w:rsidR="002D614D" w:rsidRPr="007F6A26" w:rsidRDefault="002D614D" w:rsidP="00FD588A">
            <w:pPr>
              <w:pStyle w:val="a0"/>
              <w:ind w:firstLine="0"/>
            </w:pPr>
            <w:r w:rsidRPr="007F6A26">
              <w:t>0,06</w:t>
            </w:r>
          </w:p>
        </w:tc>
        <w:tc>
          <w:tcPr>
            <w:tcW w:w="1637" w:type="dxa"/>
          </w:tcPr>
          <w:p w14:paraId="7DE08DF3" w14:textId="77777777" w:rsidR="002D614D" w:rsidRPr="007F6A26" w:rsidRDefault="002D614D" w:rsidP="00FD588A">
            <w:pPr>
              <w:pStyle w:val="a0"/>
              <w:ind w:firstLine="0"/>
            </w:pPr>
            <w:r w:rsidRPr="007F6A26">
              <w:t>0,19</w:t>
            </w:r>
          </w:p>
        </w:tc>
      </w:tr>
      <w:tr w:rsidR="002D614D" w:rsidRPr="007F6A26" w14:paraId="3E39CC4A" w14:textId="77777777" w:rsidTr="00A91834">
        <w:tc>
          <w:tcPr>
            <w:tcW w:w="1865" w:type="dxa"/>
          </w:tcPr>
          <w:p w14:paraId="232DAC4F" w14:textId="0C0AA326" w:rsidR="002D614D" w:rsidRPr="007F6A26" w:rsidRDefault="002D614D" w:rsidP="00FD588A">
            <w:pPr>
              <w:pStyle w:val="a0"/>
              <w:ind w:firstLine="0"/>
            </w:pPr>
            <w:r w:rsidRPr="007F6A26">
              <w:t>B*27:01</w:t>
            </w:r>
          </w:p>
        </w:tc>
        <w:tc>
          <w:tcPr>
            <w:tcW w:w="1713" w:type="dxa"/>
          </w:tcPr>
          <w:p w14:paraId="2C2C7C90" w14:textId="067D30FD" w:rsidR="002D614D" w:rsidRPr="00A91834" w:rsidRDefault="006701FB" w:rsidP="00FD588A">
            <w:pPr>
              <w:pStyle w:val="a0"/>
              <w:ind w:firstLine="0"/>
              <w:rPr>
                <w:lang w:val="ru-RU"/>
              </w:rPr>
            </w:pPr>
            <w:r>
              <w:rPr>
                <w:lang w:val="ru-RU"/>
              </w:rPr>
              <w:t>3889</w:t>
            </w:r>
          </w:p>
        </w:tc>
        <w:tc>
          <w:tcPr>
            <w:tcW w:w="958" w:type="dxa"/>
          </w:tcPr>
          <w:p w14:paraId="2A3829EB" w14:textId="243F51A9" w:rsidR="002D614D" w:rsidRPr="007F6A26" w:rsidRDefault="002D614D" w:rsidP="00FD588A">
            <w:pPr>
              <w:pStyle w:val="a0"/>
              <w:ind w:firstLine="0"/>
            </w:pPr>
            <w:r w:rsidRPr="007F6A26">
              <w:t>0,94</w:t>
            </w:r>
          </w:p>
        </w:tc>
        <w:tc>
          <w:tcPr>
            <w:tcW w:w="1134" w:type="dxa"/>
          </w:tcPr>
          <w:p w14:paraId="47ACE055" w14:textId="35D60D59" w:rsidR="002D614D" w:rsidRPr="007F6A26" w:rsidRDefault="002D614D" w:rsidP="00FD588A">
            <w:pPr>
              <w:pStyle w:val="a0"/>
              <w:ind w:firstLine="0"/>
            </w:pPr>
            <w:r w:rsidRPr="007F6A26">
              <w:t>0</w:t>
            </w:r>
            <w:r w:rsidR="00DF2117">
              <w:t>,00</w:t>
            </w:r>
          </w:p>
        </w:tc>
        <w:tc>
          <w:tcPr>
            <w:tcW w:w="1906" w:type="dxa"/>
          </w:tcPr>
          <w:p w14:paraId="4E26ED0D" w14:textId="77777777" w:rsidR="002D614D" w:rsidRPr="007F6A26" w:rsidRDefault="002D614D" w:rsidP="00FD588A">
            <w:pPr>
              <w:pStyle w:val="a0"/>
              <w:ind w:firstLine="0"/>
            </w:pPr>
            <w:r w:rsidRPr="007F6A26">
              <w:t>0,93</w:t>
            </w:r>
          </w:p>
        </w:tc>
        <w:tc>
          <w:tcPr>
            <w:tcW w:w="2347" w:type="dxa"/>
          </w:tcPr>
          <w:p w14:paraId="4660F333" w14:textId="77777777" w:rsidR="002D614D" w:rsidRPr="007F6A26" w:rsidRDefault="002D614D" w:rsidP="00FD588A">
            <w:pPr>
              <w:pStyle w:val="a0"/>
              <w:ind w:firstLine="0"/>
            </w:pPr>
            <w:r w:rsidRPr="007F6A26">
              <w:t>0,93</w:t>
            </w:r>
          </w:p>
        </w:tc>
        <w:tc>
          <w:tcPr>
            <w:tcW w:w="1417" w:type="dxa"/>
          </w:tcPr>
          <w:p w14:paraId="105EBF73" w14:textId="77777777" w:rsidR="002D614D" w:rsidRPr="007F6A26" w:rsidRDefault="002D614D" w:rsidP="00FD588A">
            <w:pPr>
              <w:pStyle w:val="a0"/>
              <w:ind w:firstLine="0"/>
            </w:pPr>
            <w:r w:rsidRPr="007F6A26">
              <w:t>0,93</w:t>
            </w:r>
          </w:p>
        </w:tc>
        <w:tc>
          <w:tcPr>
            <w:tcW w:w="851" w:type="dxa"/>
          </w:tcPr>
          <w:p w14:paraId="1DE3630A" w14:textId="77777777" w:rsidR="002D614D" w:rsidRPr="007F6A26" w:rsidRDefault="002D614D" w:rsidP="00FD588A">
            <w:pPr>
              <w:pStyle w:val="a0"/>
              <w:ind w:firstLine="0"/>
            </w:pPr>
            <w:r w:rsidRPr="007F6A26">
              <w:t>0,93</w:t>
            </w:r>
          </w:p>
        </w:tc>
        <w:tc>
          <w:tcPr>
            <w:tcW w:w="850" w:type="dxa"/>
          </w:tcPr>
          <w:p w14:paraId="375B3C51" w14:textId="77777777" w:rsidR="002D614D" w:rsidRPr="007F6A26" w:rsidRDefault="002D614D" w:rsidP="00FD588A">
            <w:pPr>
              <w:pStyle w:val="a0"/>
              <w:ind w:firstLine="0"/>
            </w:pPr>
            <w:r w:rsidRPr="007F6A26">
              <w:t>0,13</w:t>
            </w:r>
          </w:p>
        </w:tc>
        <w:tc>
          <w:tcPr>
            <w:tcW w:w="1637" w:type="dxa"/>
          </w:tcPr>
          <w:p w14:paraId="4225C66B" w14:textId="77777777" w:rsidR="002D614D" w:rsidRPr="007F6A26" w:rsidRDefault="002D614D" w:rsidP="00FD588A">
            <w:pPr>
              <w:pStyle w:val="a0"/>
              <w:ind w:firstLine="0"/>
            </w:pPr>
            <w:r w:rsidRPr="007F6A26">
              <w:t>0,25</w:t>
            </w:r>
          </w:p>
        </w:tc>
      </w:tr>
      <w:tr w:rsidR="002D614D" w:rsidRPr="007F6A26" w14:paraId="40B12F96" w14:textId="77777777" w:rsidTr="00A91834">
        <w:tc>
          <w:tcPr>
            <w:tcW w:w="1865" w:type="dxa"/>
          </w:tcPr>
          <w:p w14:paraId="4A5F0F6B" w14:textId="0F2195D7" w:rsidR="002D614D" w:rsidRPr="007F6A26" w:rsidRDefault="002D614D" w:rsidP="00FD588A">
            <w:pPr>
              <w:pStyle w:val="a0"/>
              <w:ind w:firstLine="0"/>
            </w:pPr>
            <w:r w:rsidRPr="007F6A26">
              <w:t>B*40:01</w:t>
            </w:r>
          </w:p>
        </w:tc>
        <w:tc>
          <w:tcPr>
            <w:tcW w:w="1713" w:type="dxa"/>
          </w:tcPr>
          <w:p w14:paraId="1C902548" w14:textId="68416FBC" w:rsidR="002D614D" w:rsidRPr="00A91834" w:rsidRDefault="006701FB" w:rsidP="00FD588A">
            <w:pPr>
              <w:pStyle w:val="a0"/>
              <w:ind w:firstLine="0"/>
              <w:rPr>
                <w:lang w:val="ru-RU"/>
              </w:rPr>
            </w:pPr>
            <w:r>
              <w:rPr>
                <w:lang w:val="ru-RU"/>
              </w:rPr>
              <w:t>14435</w:t>
            </w:r>
          </w:p>
        </w:tc>
        <w:tc>
          <w:tcPr>
            <w:tcW w:w="958" w:type="dxa"/>
          </w:tcPr>
          <w:p w14:paraId="3BDF6239" w14:textId="41B374AF" w:rsidR="002D614D" w:rsidRPr="007F6A26" w:rsidRDefault="002D614D" w:rsidP="00FD588A">
            <w:pPr>
              <w:pStyle w:val="a0"/>
              <w:ind w:firstLine="0"/>
            </w:pPr>
            <w:r w:rsidRPr="007F6A26">
              <w:t>0,94</w:t>
            </w:r>
          </w:p>
        </w:tc>
        <w:tc>
          <w:tcPr>
            <w:tcW w:w="1134" w:type="dxa"/>
          </w:tcPr>
          <w:p w14:paraId="03C80332" w14:textId="77777777" w:rsidR="002D614D" w:rsidRPr="007F6A26" w:rsidRDefault="002D614D" w:rsidP="00FD588A">
            <w:pPr>
              <w:pStyle w:val="a0"/>
              <w:ind w:firstLine="0"/>
            </w:pPr>
            <w:r w:rsidRPr="007F6A26">
              <w:t>0,01</w:t>
            </w:r>
          </w:p>
        </w:tc>
        <w:tc>
          <w:tcPr>
            <w:tcW w:w="1906" w:type="dxa"/>
          </w:tcPr>
          <w:p w14:paraId="2B2F4A84" w14:textId="77777777" w:rsidR="002D614D" w:rsidRPr="007F6A26" w:rsidRDefault="002D614D" w:rsidP="00FD588A">
            <w:pPr>
              <w:pStyle w:val="a0"/>
              <w:ind w:firstLine="0"/>
            </w:pPr>
            <w:r w:rsidRPr="007F6A26">
              <w:t>0,92</w:t>
            </w:r>
          </w:p>
        </w:tc>
        <w:tc>
          <w:tcPr>
            <w:tcW w:w="2347" w:type="dxa"/>
          </w:tcPr>
          <w:p w14:paraId="504A6A04" w14:textId="77777777" w:rsidR="002D614D" w:rsidRPr="007F6A26" w:rsidRDefault="002D614D" w:rsidP="00FD588A">
            <w:pPr>
              <w:pStyle w:val="a0"/>
              <w:ind w:firstLine="0"/>
            </w:pPr>
            <w:r w:rsidRPr="007F6A26">
              <w:t>0,92</w:t>
            </w:r>
          </w:p>
        </w:tc>
        <w:tc>
          <w:tcPr>
            <w:tcW w:w="1417" w:type="dxa"/>
          </w:tcPr>
          <w:p w14:paraId="51D200E8" w14:textId="77777777" w:rsidR="002D614D" w:rsidRPr="007F6A26" w:rsidRDefault="002D614D" w:rsidP="00FD588A">
            <w:pPr>
              <w:pStyle w:val="a0"/>
              <w:ind w:firstLine="0"/>
            </w:pPr>
            <w:r w:rsidRPr="007F6A26">
              <w:t>0,92</w:t>
            </w:r>
          </w:p>
        </w:tc>
        <w:tc>
          <w:tcPr>
            <w:tcW w:w="851" w:type="dxa"/>
          </w:tcPr>
          <w:p w14:paraId="00799BE0" w14:textId="77777777" w:rsidR="002D614D" w:rsidRPr="007F6A26" w:rsidRDefault="002D614D" w:rsidP="00FD588A">
            <w:pPr>
              <w:pStyle w:val="a0"/>
              <w:ind w:firstLine="0"/>
            </w:pPr>
            <w:r w:rsidRPr="007F6A26">
              <w:t>0,92</w:t>
            </w:r>
          </w:p>
        </w:tc>
        <w:tc>
          <w:tcPr>
            <w:tcW w:w="850" w:type="dxa"/>
          </w:tcPr>
          <w:p w14:paraId="545DA0D0" w14:textId="77777777" w:rsidR="002D614D" w:rsidRPr="007F6A26" w:rsidRDefault="002D614D" w:rsidP="00FD588A">
            <w:pPr>
              <w:pStyle w:val="a0"/>
              <w:ind w:firstLine="0"/>
            </w:pPr>
            <w:r w:rsidRPr="007F6A26">
              <w:t>0,43</w:t>
            </w:r>
          </w:p>
        </w:tc>
        <w:tc>
          <w:tcPr>
            <w:tcW w:w="1637" w:type="dxa"/>
          </w:tcPr>
          <w:p w14:paraId="26EF2D7F" w14:textId="490B0B63" w:rsidR="002D614D" w:rsidRPr="007F6A26" w:rsidRDefault="002D614D" w:rsidP="00FD588A">
            <w:pPr>
              <w:pStyle w:val="a0"/>
              <w:ind w:firstLine="0"/>
            </w:pPr>
            <w:r w:rsidRPr="007F6A26">
              <w:t>0,4</w:t>
            </w:r>
            <w:r w:rsidR="00DF2117">
              <w:t>0</w:t>
            </w:r>
          </w:p>
        </w:tc>
      </w:tr>
      <w:tr w:rsidR="002D614D" w:rsidRPr="007F6A26" w14:paraId="6341D3D4" w14:textId="77777777" w:rsidTr="00A91834">
        <w:tc>
          <w:tcPr>
            <w:tcW w:w="1865" w:type="dxa"/>
          </w:tcPr>
          <w:p w14:paraId="687B6E26" w14:textId="167E12F4" w:rsidR="002D614D" w:rsidRPr="007F6A26" w:rsidRDefault="002D614D" w:rsidP="00FD588A">
            <w:pPr>
              <w:pStyle w:val="a0"/>
              <w:ind w:firstLine="0"/>
            </w:pPr>
            <w:r w:rsidRPr="007F6A26">
              <w:t>B*38:01</w:t>
            </w:r>
          </w:p>
        </w:tc>
        <w:tc>
          <w:tcPr>
            <w:tcW w:w="1713" w:type="dxa"/>
          </w:tcPr>
          <w:p w14:paraId="677F378F" w14:textId="5FBFF6AA" w:rsidR="002D614D" w:rsidRPr="00A91834" w:rsidRDefault="006701FB" w:rsidP="00FD588A">
            <w:pPr>
              <w:pStyle w:val="a0"/>
              <w:ind w:firstLine="0"/>
              <w:rPr>
                <w:lang w:val="ru-RU"/>
              </w:rPr>
            </w:pPr>
            <w:r>
              <w:rPr>
                <w:lang w:val="ru-RU"/>
              </w:rPr>
              <w:t>2815</w:t>
            </w:r>
          </w:p>
        </w:tc>
        <w:tc>
          <w:tcPr>
            <w:tcW w:w="958" w:type="dxa"/>
          </w:tcPr>
          <w:p w14:paraId="623D8DC8" w14:textId="60F30E7A" w:rsidR="002D614D" w:rsidRPr="007F6A26" w:rsidRDefault="002D614D" w:rsidP="00FD588A">
            <w:pPr>
              <w:pStyle w:val="a0"/>
              <w:ind w:firstLine="0"/>
            </w:pPr>
            <w:r w:rsidRPr="007F6A26">
              <w:t>0,94</w:t>
            </w:r>
          </w:p>
        </w:tc>
        <w:tc>
          <w:tcPr>
            <w:tcW w:w="1134" w:type="dxa"/>
          </w:tcPr>
          <w:p w14:paraId="6E7513A9" w14:textId="77777777" w:rsidR="002D614D" w:rsidRPr="007F6A26" w:rsidRDefault="002D614D" w:rsidP="00FD588A">
            <w:pPr>
              <w:pStyle w:val="a0"/>
              <w:ind w:firstLine="0"/>
            </w:pPr>
            <w:r w:rsidRPr="007F6A26">
              <w:t>0,06</w:t>
            </w:r>
          </w:p>
        </w:tc>
        <w:tc>
          <w:tcPr>
            <w:tcW w:w="1906" w:type="dxa"/>
          </w:tcPr>
          <w:p w14:paraId="1C802AB7" w14:textId="77777777" w:rsidR="002D614D" w:rsidRPr="007F6A26" w:rsidRDefault="002D614D" w:rsidP="00FD588A">
            <w:pPr>
              <w:pStyle w:val="a0"/>
              <w:ind w:firstLine="0"/>
            </w:pPr>
            <w:r w:rsidRPr="007F6A26">
              <w:t>0,89</w:t>
            </w:r>
          </w:p>
        </w:tc>
        <w:tc>
          <w:tcPr>
            <w:tcW w:w="2347" w:type="dxa"/>
          </w:tcPr>
          <w:p w14:paraId="7BF36CBE" w14:textId="77777777" w:rsidR="002D614D" w:rsidRPr="007F6A26" w:rsidRDefault="002D614D" w:rsidP="00FD588A">
            <w:pPr>
              <w:pStyle w:val="a0"/>
              <w:ind w:firstLine="0"/>
            </w:pPr>
            <w:r w:rsidRPr="007F6A26">
              <w:t>0,94</w:t>
            </w:r>
          </w:p>
        </w:tc>
        <w:tc>
          <w:tcPr>
            <w:tcW w:w="1417" w:type="dxa"/>
          </w:tcPr>
          <w:p w14:paraId="449FB30E" w14:textId="77777777" w:rsidR="002D614D" w:rsidRPr="007F6A26" w:rsidRDefault="002D614D" w:rsidP="00FD588A">
            <w:pPr>
              <w:pStyle w:val="a0"/>
              <w:ind w:firstLine="0"/>
            </w:pPr>
            <w:r w:rsidRPr="007F6A26">
              <w:t>0,94</w:t>
            </w:r>
          </w:p>
        </w:tc>
        <w:tc>
          <w:tcPr>
            <w:tcW w:w="851" w:type="dxa"/>
          </w:tcPr>
          <w:p w14:paraId="3DA4E7A5" w14:textId="77777777" w:rsidR="002D614D" w:rsidRPr="007F6A26" w:rsidRDefault="002D614D" w:rsidP="00FD588A">
            <w:pPr>
              <w:pStyle w:val="a0"/>
              <w:ind w:firstLine="0"/>
            </w:pPr>
            <w:r w:rsidRPr="007F6A26">
              <w:t>0,91</w:t>
            </w:r>
          </w:p>
        </w:tc>
        <w:tc>
          <w:tcPr>
            <w:tcW w:w="850" w:type="dxa"/>
          </w:tcPr>
          <w:p w14:paraId="7A576A52" w14:textId="77777777" w:rsidR="002D614D" w:rsidRPr="007F6A26" w:rsidRDefault="002D614D" w:rsidP="00FD588A">
            <w:pPr>
              <w:pStyle w:val="a0"/>
              <w:ind w:firstLine="0"/>
            </w:pPr>
            <w:r w:rsidRPr="007F6A26">
              <w:t>0,24</w:t>
            </w:r>
          </w:p>
        </w:tc>
        <w:tc>
          <w:tcPr>
            <w:tcW w:w="1637" w:type="dxa"/>
          </w:tcPr>
          <w:p w14:paraId="0696D3A3" w14:textId="77777777" w:rsidR="002D614D" w:rsidRPr="007F6A26" w:rsidRDefault="002D614D" w:rsidP="00FD588A">
            <w:pPr>
              <w:pStyle w:val="a0"/>
              <w:ind w:firstLine="0"/>
            </w:pPr>
            <w:r w:rsidRPr="007F6A26">
              <w:t>0,22</w:t>
            </w:r>
          </w:p>
        </w:tc>
      </w:tr>
      <w:tr w:rsidR="002D614D" w:rsidRPr="007F6A26" w14:paraId="368A5A89" w14:textId="77777777" w:rsidTr="00A91834">
        <w:tc>
          <w:tcPr>
            <w:tcW w:w="1865" w:type="dxa"/>
          </w:tcPr>
          <w:p w14:paraId="6F684E05" w14:textId="7DA9D6CE" w:rsidR="002D614D" w:rsidRPr="007F6A26" w:rsidRDefault="002D614D" w:rsidP="00FD588A">
            <w:pPr>
              <w:pStyle w:val="a0"/>
              <w:ind w:firstLine="0"/>
            </w:pPr>
            <w:r w:rsidRPr="007F6A26">
              <w:t>A*11:02</w:t>
            </w:r>
          </w:p>
        </w:tc>
        <w:tc>
          <w:tcPr>
            <w:tcW w:w="1713" w:type="dxa"/>
          </w:tcPr>
          <w:p w14:paraId="46919AF1" w14:textId="621F07D4" w:rsidR="002D614D" w:rsidRPr="00A91834" w:rsidRDefault="006701FB" w:rsidP="00FD588A">
            <w:pPr>
              <w:pStyle w:val="a0"/>
              <w:ind w:firstLine="0"/>
              <w:rPr>
                <w:lang w:val="ru-RU"/>
              </w:rPr>
            </w:pPr>
            <w:r>
              <w:rPr>
                <w:lang w:val="ru-RU"/>
              </w:rPr>
              <w:t>2939</w:t>
            </w:r>
          </w:p>
        </w:tc>
        <w:tc>
          <w:tcPr>
            <w:tcW w:w="958" w:type="dxa"/>
          </w:tcPr>
          <w:p w14:paraId="0F860623" w14:textId="16834F9B" w:rsidR="002D614D" w:rsidRPr="007F6A26" w:rsidRDefault="002D614D" w:rsidP="00FD588A">
            <w:pPr>
              <w:pStyle w:val="a0"/>
              <w:ind w:firstLine="0"/>
            </w:pPr>
            <w:r w:rsidRPr="007F6A26">
              <w:t>0,94</w:t>
            </w:r>
          </w:p>
        </w:tc>
        <w:tc>
          <w:tcPr>
            <w:tcW w:w="1134" w:type="dxa"/>
          </w:tcPr>
          <w:p w14:paraId="23A62AFB" w14:textId="6FCAEEDD" w:rsidR="002D614D" w:rsidRPr="007F6A26" w:rsidRDefault="002D614D" w:rsidP="00FD588A">
            <w:pPr>
              <w:pStyle w:val="a0"/>
              <w:ind w:firstLine="0"/>
            </w:pPr>
            <w:r w:rsidRPr="007F6A26">
              <w:t>0</w:t>
            </w:r>
            <w:r w:rsidR="00DF2117">
              <w:t>,00</w:t>
            </w:r>
          </w:p>
        </w:tc>
        <w:tc>
          <w:tcPr>
            <w:tcW w:w="1906" w:type="dxa"/>
          </w:tcPr>
          <w:p w14:paraId="38CBB6DA" w14:textId="77777777" w:rsidR="002D614D" w:rsidRPr="007F6A26" w:rsidRDefault="002D614D" w:rsidP="00FD588A">
            <w:pPr>
              <w:pStyle w:val="a0"/>
              <w:ind w:firstLine="0"/>
            </w:pPr>
            <w:r w:rsidRPr="007F6A26">
              <w:t>0,93</w:t>
            </w:r>
          </w:p>
        </w:tc>
        <w:tc>
          <w:tcPr>
            <w:tcW w:w="2347" w:type="dxa"/>
          </w:tcPr>
          <w:p w14:paraId="7A329099" w14:textId="77777777" w:rsidR="002D614D" w:rsidRPr="007F6A26" w:rsidRDefault="002D614D" w:rsidP="00FD588A">
            <w:pPr>
              <w:pStyle w:val="a0"/>
              <w:ind w:firstLine="0"/>
            </w:pPr>
            <w:r w:rsidRPr="007F6A26">
              <w:t>0,92</w:t>
            </w:r>
          </w:p>
        </w:tc>
        <w:tc>
          <w:tcPr>
            <w:tcW w:w="1417" w:type="dxa"/>
          </w:tcPr>
          <w:p w14:paraId="00E241C2" w14:textId="77777777" w:rsidR="002D614D" w:rsidRPr="007F6A26" w:rsidRDefault="002D614D" w:rsidP="00FD588A">
            <w:pPr>
              <w:pStyle w:val="a0"/>
              <w:ind w:firstLine="0"/>
            </w:pPr>
            <w:r w:rsidRPr="007F6A26">
              <w:t>0,92</w:t>
            </w:r>
          </w:p>
        </w:tc>
        <w:tc>
          <w:tcPr>
            <w:tcW w:w="851" w:type="dxa"/>
          </w:tcPr>
          <w:p w14:paraId="030172D7" w14:textId="77777777" w:rsidR="002D614D" w:rsidRPr="007F6A26" w:rsidRDefault="002D614D" w:rsidP="00FD588A">
            <w:pPr>
              <w:pStyle w:val="a0"/>
              <w:ind w:firstLine="0"/>
            </w:pPr>
            <w:r w:rsidRPr="007F6A26">
              <w:t>0,92</w:t>
            </w:r>
          </w:p>
        </w:tc>
        <w:tc>
          <w:tcPr>
            <w:tcW w:w="850" w:type="dxa"/>
          </w:tcPr>
          <w:p w14:paraId="699F60E5" w14:textId="47C0A55D" w:rsidR="002D614D" w:rsidRPr="007F6A26" w:rsidRDefault="002D614D" w:rsidP="00FD588A">
            <w:pPr>
              <w:pStyle w:val="a0"/>
              <w:ind w:firstLine="0"/>
            </w:pPr>
            <w:r w:rsidRPr="007F6A26">
              <w:t>0,1</w:t>
            </w:r>
            <w:r w:rsidR="00DF2117">
              <w:t>0</w:t>
            </w:r>
          </w:p>
        </w:tc>
        <w:tc>
          <w:tcPr>
            <w:tcW w:w="1637" w:type="dxa"/>
          </w:tcPr>
          <w:p w14:paraId="22551EC6" w14:textId="0A9408DA" w:rsidR="002D614D" w:rsidRPr="007F6A26" w:rsidRDefault="002D614D" w:rsidP="00FD588A">
            <w:pPr>
              <w:pStyle w:val="a0"/>
              <w:ind w:firstLine="0"/>
            </w:pPr>
            <w:r w:rsidRPr="007F6A26">
              <w:t>0,2</w:t>
            </w:r>
            <w:r w:rsidR="00DF2117">
              <w:t>0</w:t>
            </w:r>
          </w:p>
        </w:tc>
      </w:tr>
      <w:tr w:rsidR="002D614D" w:rsidRPr="007F6A26" w14:paraId="029B3327" w14:textId="77777777" w:rsidTr="00A91834">
        <w:tc>
          <w:tcPr>
            <w:tcW w:w="1865" w:type="dxa"/>
          </w:tcPr>
          <w:p w14:paraId="74C013FB" w14:textId="77A29791" w:rsidR="002D614D" w:rsidRPr="007F6A26" w:rsidRDefault="002D614D" w:rsidP="00FD588A">
            <w:pPr>
              <w:pStyle w:val="a0"/>
              <w:ind w:firstLine="0"/>
            </w:pPr>
            <w:r w:rsidRPr="007F6A26">
              <w:lastRenderedPageBreak/>
              <w:t>B*35:03</w:t>
            </w:r>
          </w:p>
        </w:tc>
        <w:tc>
          <w:tcPr>
            <w:tcW w:w="1713" w:type="dxa"/>
          </w:tcPr>
          <w:p w14:paraId="0B62EC39" w14:textId="29B0F10C" w:rsidR="002D614D" w:rsidRPr="00A91834" w:rsidRDefault="006701FB" w:rsidP="00FD588A">
            <w:pPr>
              <w:pStyle w:val="a0"/>
              <w:ind w:firstLine="0"/>
              <w:rPr>
                <w:lang w:val="ru-RU"/>
              </w:rPr>
            </w:pPr>
            <w:r>
              <w:rPr>
                <w:lang w:val="ru-RU"/>
              </w:rPr>
              <w:t>3052</w:t>
            </w:r>
          </w:p>
        </w:tc>
        <w:tc>
          <w:tcPr>
            <w:tcW w:w="958" w:type="dxa"/>
          </w:tcPr>
          <w:p w14:paraId="07CB78B3" w14:textId="5AF1DAC7" w:rsidR="002D614D" w:rsidRPr="007F6A26" w:rsidRDefault="002D614D" w:rsidP="00FD588A">
            <w:pPr>
              <w:pStyle w:val="a0"/>
              <w:ind w:firstLine="0"/>
            </w:pPr>
            <w:r w:rsidRPr="007F6A26">
              <w:t>0,94</w:t>
            </w:r>
          </w:p>
        </w:tc>
        <w:tc>
          <w:tcPr>
            <w:tcW w:w="1134" w:type="dxa"/>
          </w:tcPr>
          <w:p w14:paraId="23E22FE3" w14:textId="573A84D4" w:rsidR="002D614D" w:rsidRPr="007F6A26" w:rsidRDefault="002D614D" w:rsidP="00FD588A">
            <w:pPr>
              <w:pStyle w:val="a0"/>
              <w:ind w:firstLine="0"/>
            </w:pPr>
            <w:r w:rsidRPr="007F6A26">
              <w:t>0</w:t>
            </w:r>
            <w:r w:rsidR="00DF2117">
              <w:t>,00</w:t>
            </w:r>
          </w:p>
        </w:tc>
        <w:tc>
          <w:tcPr>
            <w:tcW w:w="1906" w:type="dxa"/>
          </w:tcPr>
          <w:p w14:paraId="3753EE88" w14:textId="77777777" w:rsidR="002D614D" w:rsidRPr="007F6A26" w:rsidRDefault="002D614D" w:rsidP="00FD588A">
            <w:pPr>
              <w:pStyle w:val="a0"/>
              <w:ind w:firstLine="0"/>
            </w:pPr>
            <w:r w:rsidRPr="007F6A26">
              <w:t>0,92</w:t>
            </w:r>
          </w:p>
        </w:tc>
        <w:tc>
          <w:tcPr>
            <w:tcW w:w="2347" w:type="dxa"/>
          </w:tcPr>
          <w:p w14:paraId="29F2B3CB" w14:textId="77777777" w:rsidR="002D614D" w:rsidRPr="007F6A26" w:rsidRDefault="002D614D" w:rsidP="00FD588A">
            <w:pPr>
              <w:pStyle w:val="a0"/>
              <w:ind w:firstLine="0"/>
            </w:pPr>
            <w:r w:rsidRPr="007F6A26">
              <w:t>0,91</w:t>
            </w:r>
          </w:p>
        </w:tc>
        <w:tc>
          <w:tcPr>
            <w:tcW w:w="1417" w:type="dxa"/>
          </w:tcPr>
          <w:p w14:paraId="5EE84B29" w14:textId="77777777" w:rsidR="002D614D" w:rsidRPr="007F6A26" w:rsidRDefault="002D614D" w:rsidP="00FD588A">
            <w:pPr>
              <w:pStyle w:val="a0"/>
              <w:ind w:firstLine="0"/>
            </w:pPr>
            <w:r w:rsidRPr="007F6A26">
              <w:t>0,91</w:t>
            </w:r>
          </w:p>
        </w:tc>
        <w:tc>
          <w:tcPr>
            <w:tcW w:w="851" w:type="dxa"/>
          </w:tcPr>
          <w:p w14:paraId="10984AA0" w14:textId="77777777" w:rsidR="002D614D" w:rsidRPr="007F6A26" w:rsidRDefault="002D614D" w:rsidP="00FD588A">
            <w:pPr>
              <w:pStyle w:val="a0"/>
              <w:ind w:firstLine="0"/>
            </w:pPr>
            <w:r w:rsidRPr="007F6A26">
              <w:t>0,92</w:t>
            </w:r>
          </w:p>
        </w:tc>
        <w:tc>
          <w:tcPr>
            <w:tcW w:w="850" w:type="dxa"/>
          </w:tcPr>
          <w:p w14:paraId="3D7390BA" w14:textId="77777777" w:rsidR="002D614D" w:rsidRPr="007F6A26" w:rsidRDefault="002D614D" w:rsidP="00FD588A">
            <w:pPr>
              <w:pStyle w:val="a0"/>
              <w:ind w:firstLine="0"/>
            </w:pPr>
            <w:r w:rsidRPr="007F6A26">
              <w:t>0,12</w:t>
            </w:r>
          </w:p>
        </w:tc>
        <w:tc>
          <w:tcPr>
            <w:tcW w:w="1637" w:type="dxa"/>
          </w:tcPr>
          <w:p w14:paraId="1583F6AE" w14:textId="6C24562E" w:rsidR="002D614D" w:rsidRPr="007F6A26" w:rsidRDefault="002D614D" w:rsidP="00FD588A">
            <w:pPr>
              <w:pStyle w:val="a0"/>
              <w:ind w:firstLine="0"/>
            </w:pPr>
            <w:r w:rsidRPr="007F6A26">
              <w:t>0,2</w:t>
            </w:r>
            <w:r w:rsidR="00DF2117">
              <w:t>0</w:t>
            </w:r>
          </w:p>
        </w:tc>
      </w:tr>
      <w:tr w:rsidR="002D614D" w:rsidRPr="007F6A26" w14:paraId="5C1AF79B" w14:textId="77777777" w:rsidTr="00A91834">
        <w:tc>
          <w:tcPr>
            <w:tcW w:w="1865" w:type="dxa"/>
          </w:tcPr>
          <w:p w14:paraId="17060CA7" w14:textId="339D83E5" w:rsidR="002D614D" w:rsidRPr="007F6A26" w:rsidRDefault="002D614D" w:rsidP="00FD588A">
            <w:pPr>
              <w:pStyle w:val="a0"/>
              <w:ind w:firstLine="0"/>
            </w:pPr>
            <w:r w:rsidRPr="007F6A26">
              <w:t>B*56:01</w:t>
            </w:r>
          </w:p>
        </w:tc>
        <w:tc>
          <w:tcPr>
            <w:tcW w:w="1713" w:type="dxa"/>
          </w:tcPr>
          <w:p w14:paraId="2587D304" w14:textId="4436B8C2" w:rsidR="002D614D" w:rsidRPr="00A91834" w:rsidRDefault="006701FB" w:rsidP="00FD588A">
            <w:pPr>
              <w:pStyle w:val="a0"/>
              <w:ind w:firstLine="0"/>
              <w:rPr>
                <w:lang w:val="ru-RU"/>
              </w:rPr>
            </w:pPr>
            <w:r>
              <w:rPr>
                <w:lang w:val="ru-RU"/>
              </w:rPr>
              <w:t>2281</w:t>
            </w:r>
          </w:p>
        </w:tc>
        <w:tc>
          <w:tcPr>
            <w:tcW w:w="958" w:type="dxa"/>
          </w:tcPr>
          <w:p w14:paraId="5E201FF6" w14:textId="6D0CF7B5" w:rsidR="002D614D" w:rsidRPr="007F6A26" w:rsidRDefault="002D614D" w:rsidP="00FD588A">
            <w:pPr>
              <w:pStyle w:val="a0"/>
              <w:ind w:firstLine="0"/>
            </w:pPr>
            <w:r w:rsidRPr="007F6A26">
              <w:t>0,94</w:t>
            </w:r>
          </w:p>
        </w:tc>
        <w:tc>
          <w:tcPr>
            <w:tcW w:w="1134" w:type="dxa"/>
          </w:tcPr>
          <w:p w14:paraId="1177012D" w14:textId="77777777" w:rsidR="002D614D" w:rsidRPr="007F6A26" w:rsidRDefault="002D614D" w:rsidP="00FD588A">
            <w:pPr>
              <w:pStyle w:val="a0"/>
              <w:ind w:firstLine="0"/>
            </w:pPr>
            <w:r w:rsidRPr="007F6A26">
              <w:t>0,03</w:t>
            </w:r>
          </w:p>
        </w:tc>
        <w:tc>
          <w:tcPr>
            <w:tcW w:w="1906" w:type="dxa"/>
          </w:tcPr>
          <w:p w14:paraId="1D74E8E7" w14:textId="4494B6CE" w:rsidR="002D614D" w:rsidRPr="007F6A26" w:rsidRDefault="002D614D" w:rsidP="00FD588A">
            <w:pPr>
              <w:pStyle w:val="a0"/>
              <w:ind w:firstLine="0"/>
            </w:pPr>
            <w:r w:rsidRPr="007F6A26">
              <w:t>0,9</w:t>
            </w:r>
            <w:r w:rsidR="00DF2117">
              <w:t>0</w:t>
            </w:r>
          </w:p>
        </w:tc>
        <w:tc>
          <w:tcPr>
            <w:tcW w:w="2347" w:type="dxa"/>
          </w:tcPr>
          <w:p w14:paraId="29179952" w14:textId="77777777" w:rsidR="002D614D" w:rsidRPr="007F6A26" w:rsidRDefault="002D614D" w:rsidP="00FD588A">
            <w:pPr>
              <w:pStyle w:val="a0"/>
              <w:ind w:firstLine="0"/>
            </w:pPr>
            <w:r w:rsidRPr="007F6A26">
              <w:t>0,93</w:t>
            </w:r>
          </w:p>
        </w:tc>
        <w:tc>
          <w:tcPr>
            <w:tcW w:w="1417" w:type="dxa"/>
          </w:tcPr>
          <w:p w14:paraId="0961A97F" w14:textId="77777777" w:rsidR="002D614D" w:rsidRPr="007F6A26" w:rsidRDefault="002D614D" w:rsidP="00FD588A">
            <w:pPr>
              <w:pStyle w:val="a0"/>
              <w:ind w:firstLine="0"/>
            </w:pPr>
            <w:r w:rsidRPr="007F6A26">
              <w:t>0,93</w:t>
            </w:r>
          </w:p>
        </w:tc>
        <w:tc>
          <w:tcPr>
            <w:tcW w:w="851" w:type="dxa"/>
          </w:tcPr>
          <w:p w14:paraId="02B0244A" w14:textId="77777777" w:rsidR="002D614D" w:rsidRPr="007F6A26" w:rsidRDefault="002D614D" w:rsidP="00FD588A">
            <w:pPr>
              <w:pStyle w:val="a0"/>
              <w:ind w:firstLine="0"/>
            </w:pPr>
            <w:r w:rsidRPr="007F6A26">
              <w:t>0,91</w:t>
            </w:r>
          </w:p>
        </w:tc>
        <w:tc>
          <w:tcPr>
            <w:tcW w:w="850" w:type="dxa"/>
          </w:tcPr>
          <w:p w14:paraId="3A6CD25F" w14:textId="77777777" w:rsidR="002D614D" w:rsidRPr="007F6A26" w:rsidRDefault="002D614D" w:rsidP="00FD588A">
            <w:pPr>
              <w:pStyle w:val="a0"/>
              <w:ind w:firstLine="0"/>
            </w:pPr>
            <w:r w:rsidRPr="007F6A26">
              <w:t>0,14</w:t>
            </w:r>
          </w:p>
        </w:tc>
        <w:tc>
          <w:tcPr>
            <w:tcW w:w="1637" w:type="dxa"/>
          </w:tcPr>
          <w:p w14:paraId="7BCF55C9" w14:textId="77777777" w:rsidR="002D614D" w:rsidRPr="007F6A26" w:rsidRDefault="002D614D" w:rsidP="00FD588A">
            <w:pPr>
              <w:pStyle w:val="a0"/>
              <w:ind w:firstLine="0"/>
            </w:pPr>
            <w:r w:rsidRPr="007F6A26">
              <w:t>0,19</w:t>
            </w:r>
          </w:p>
        </w:tc>
      </w:tr>
      <w:tr w:rsidR="002D614D" w:rsidRPr="007F6A26" w14:paraId="09B38183" w14:textId="77777777" w:rsidTr="00A91834">
        <w:tc>
          <w:tcPr>
            <w:tcW w:w="1865" w:type="dxa"/>
          </w:tcPr>
          <w:p w14:paraId="1199CB41" w14:textId="3CD9C986" w:rsidR="002D614D" w:rsidRPr="007F6A26" w:rsidRDefault="002D614D" w:rsidP="00FD588A">
            <w:pPr>
              <w:pStyle w:val="a0"/>
              <w:ind w:firstLine="0"/>
            </w:pPr>
            <w:r w:rsidRPr="007F6A26">
              <w:t>A*25:01</w:t>
            </w:r>
          </w:p>
        </w:tc>
        <w:tc>
          <w:tcPr>
            <w:tcW w:w="1713" w:type="dxa"/>
          </w:tcPr>
          <w:p w14:paraId="16CC5FB3" w14:textId="4D1E970B" w:rsidR="002D614D" w:rsidRPr="00A91834" w:rsidRDefault="006701FB" w:rsidP="00FD588A">
            <w:pPr>
              <w:pStyle w:val="a0"/>
              <w:ind w:firstLine="0"/>
              <w:rPr>
                <w:lang w:val="ru-RU"/>
              </w:rPr>
            </w:pPr>
            <w:r>
              <w:rPr>
                <w:lang w:val="ru-RU"/>
              </w:rPr>
              <w:t>2760</w:t>
            </w:r>
          </w:p>
        </w:tc>
        <w:tc>
          <w:tcPr>
            <w:tcW w:w="958" w:type="dxa"/>
          </w:tcPr>
          <w:p w14:paraId="54173D33" w14:textId="66B70875" w:rsidR="002D614D" w:rsidRPr="007F6A26" w:rsidRDefault="002D614D" w:rsidP="00FD588A">
            <w:pPr>
              <w:pStyle w:val="a0"/>
              <w:ind w:firstLine="0"/>
            </w:pPr>
            <w:r w:rsidRPr="007F6A26">
              <w:t>0,94</w:t>
            </w:r>
          </w:p>
        </w:tc>
        <w:tc>
          <w:tcPr>
            <w:tcW w:w="1134" w:type="dxa"/>
          </w:tcPr>
          <w:p w14:paraId="1A93BD66" w14:textId="77777777" w:rsidR="002D614D" w:rsidRPr="007F6A26" w:rsidRDefault="002D614D" w:rsidP="00FD588A">
            <w:pPr>
              <w:pStyle w:val="a0"/>
              <w:ind w:firstLine="0"/>
            </w:pPr>
            <w:r w:rsidRPr="007F6A26">
              <w:t>0,05</w:t>
            </w:r>
          </w:p>
        </w:tc>
        <w:tc>
          <w:tcPr>
            <w:tcW w:w="1906" w:type="dxa"/>
          </w:tcPr>
          <w:p w14:paraId="30D5ACCD" w14:textId="77777777" w:rsidR="002D614D" w:rsidRPr="007F6A26" w:rsidRDefault="002D614D" w:rsidP="00FD588A">
            <w:pPr>
              <w:pStyle w:val="a0"/>
              <w:ind w:firstLine="0"/>
            </w:pPr>
            <w:r w:rsidRPr="007F6A26">
              <w:t>0,89</w:t>
            </w:r>
          </w:p>
        </w:tc>
        <w:tc>
          <w:tcPr>
            <w:tcW w:w="2347" w:type="dxa"/>
          </w:tcPr>
          <w:p w14:paraId="1052F789" w14:textId="77777777" w:rsidR="002D614D" w:rsidRPr="007F6A26" w:rsidRDefault="002D614D" w:rsidP="00FD588A">
            <w:pPr>
              <w:pStyle w:val="a0"/>
              <w:ind w:firstLine="0"/>
            </w:pPr>
            <w:r w:rsidRPr="007F6A26">
              <w:t>0,93</w:t>
            </w:r>
          </w:p>
        </w:tc>
        <w:tc>
          <w:tcPr>
            <w:tcW w:w="1417" w:type="dxa"/>
          </w:tcPr>
          <w:p w14:paraId="59EF0C0C" w14:textId="77777777" w:rsidR="002D614D" w:rsidRPr="007F6A26" w:rsidRDefault="002D614D" w:rsidP="00FD588A">
            <w:pPr>
              <w:pStyle w:val="a0"/>
              <w:ind w:firstLine="0"/>
            </w:pPr>
            <w:r w:rsidRPr="007F6A26">
              <w:t>0,93</w:t>
            </w:r>
          </w:p>
        </w:tc>
        <w:tc>
          <w:tcPr>
            <w:tcW w:w="851" w:type="dxa"/>
          </w:tcPr>
          <w:p w14:paraId="42AE1AED" w14:textId="77777777" w:rsidR="002D614D" w:rsidRPr="007F6A26" w:rsidRDefault="002D614D" w:rsidP="00FD588A">
            <w:pPr>
              <w:pStyle w:val="a0"/>
              <w:ind w:firstLine="0"/>
            </w:pPr>
            <w:r w:rsidRPr="007F6A26">
              <w:t>0,91</w:t>
            </w:r>
          </w:p>
        </w:tc>
        <w:tc>
          <w:tcPr>
            <w:tcW w:w="850" w:type="dxa"/>
          </w:tcPr>
          <w:p w14:paraId="2C4BC586" w14:textId="77777777" w:rsidR="002D614D" w:rsidRPr="007F6A26" w:rsidRDefault="002D614D" w:rsidP="00FD588A">
            <w:pPr>
              <w:pStyle w:val="a0"/>
              <w:ind w:firstLine="0"/>
            </w:pPr>
            <w:r w:rsidRPr="007F6A26">
              <w:t>0,26</w:t>
            </w:r>
          </w:p>
        </w:tc>
        <w:tc>
          <w:tcPr>
            <w:tcW w:w="1637" w:type="dxa"/>
          </w:tcPr>
          <w:p w14:paraId="71E56DD5" w14:textId="77777777" w:rsidR="002D614D" w:rsidRPr="007F6A26" w:rsidRDefault="002D614D" w:rsidP="00FD588A">
            <w:pPr>
              <w:pStyle w:val="a0"/>
              <w:ind w:firstLine="0"/>
            </w:pPr>
            <w:r w:rsidRPr="007F6A26">
              <w:t>0,21</w:t>
            </w:r>
          </w:p>
        </w:tc>
      </w:tr>
      <w:tr w:rsidR="002D614D" w:rsidRPr="007F6A26" w14:paraId="685ADC8A" w14:textId="77777777" w:rsidTr="00A91834">
        <w:tc>
          <w:tcPr>
            <w:tcW w:w="1865" w:type="dxa"/>
          </w:tcPr>
          <w:p w14:paraId="467C3F41" w14:textId="0A14F1A6" w:rsidR="002D614D" w:rsidRPr="007F6A26" w:rsidRDefault="002D614D" w:rsidP="00FD588A">
            <w:pPr>
              <w:pStyle w:val="a0"/>
              <w:ind w:firstLine="0"/>
            </w:pPr>
            <w:r w:rsidRPr="007F6A26">
              <w:t>A*24:07</w:t>
            </w:r>
          </w:p>
        </w:tc>
        <w:tc>
          <w:tcPr>
            <w:tcW w:w="1713" w:type="dxa"/>
          </w:tcPr>
          <w:p w14:paraId="0329C6D0" w14:textId="46C1CADE" w:rsidR="002D614D" w:rsidRPr="00A91834" w:rsidRDefault="006701FB" w:rsidP="00FD588A">
            <w:pPr>
              <w:pStyle w:val="a0"/>
              <w:ind w:firstLine="0"/>
              <w:rPr>
                <w:lang w:val="ru-RU"/>
              </w:rPr>
            </w:pPr>
            <w:r>
              <w:rPr>
                <w:lang w:val="ru-RU"/>
              </w:rPr>
              <w:t>1465</w:t>
            </w:r>
          </w:p>
        </w:tc>
        <w:tc>
          <w:tcPr>
            <w:tcW w:w="958" w:type="dxa"/>
          </w:tcPr>
          <w:p w14:paraId="27937117" w14:textId="39801EC9" w:rsidR="002D614D" w:rsidRPr="007F6A26" w:rsidRDefault="002D614D" w:rsidP="00FD588A">
            <w:pPr>
              <w:pStyle w:val="a0"/>
              <w:ind w:firstLine="0"/>
            </w:pPr>
            <w:r w:rsidRPr="007F6A26">
              <w:t>0,94</w:t>
            </w:r>
          </w:p>
        </w:tc>
        <w:tc>
          <w:tcPr>
            <w:tcW w:w="1134" w:type="dxa"/>
          </w:tcPr>
          <w:p w14:paraId="5E6635FA" w14:textId="77777777" w:rsidR="002D614D" w:rsidRPr="007F6A26" w:rsidRDefault="002D614D" w:rsidP="00FD588A">
            <w:pPr>
              <w:pStyle w:val="a0"/>
              <w:ind w:firstLine="0"/>
            </w:pPr>
            <w:r w:rsidRPr="007F6A26">
              <w:t>0,01</w:t>
            </w:r>
          </w:p>
        </w:tc>
        <w:tc>
          <w:tcPr>
            <w:tcW w:w="1906" w:type="dxa"/>
          </w:tcPr>
          <w:p w14:paraId="1231A19F" w14:textId="77777777" w:rsidR="002D614D" w:rsidRPr="007F6A26" w:rsidRDefault="002D614D" w:rsidP="00FD588A">
            <w:pPr>
              <w:pStyle w:val="a0"/>
              <w:ind w:firstLine="0"/>
            </w:pPr>
            <w:r w:rsidRPr="007F6A26">
              <w:t>0,92</w:t>
            </w:r>
          </w:p>
        </w:tc>
        <w:tc>
          <w:tcPr>
            <w:tcW w:w="2347" w:type="dxa"/>
          </w:tcPr>
          <w:p w14:paraId="15121686" w14:textId="77777777" w:rsidR="002D614D" w:rsidRPr="007F6A26" w:rsidRDefault="002D614D" w:rsidP="00FD588A">
            <w:pPr>
              <w:pStyle w:val="a0"/>
              <w:ind w:firstLine="0"/>
            </w:pPr>
            <w:r w:rsidRPr="007F6A26">
              <w:t>0,92</w:t>
            </w:r>
          </w:p>
        </w:tc>
        <w:tc>
          <w:tcPr>
            <w:tcW w:w="1417" w:type="dxa"/>
          </w:tcPr>
          <w:p w14:paraId="71F6CA46" w14:textId="77777777" w:rsidR="002D614D" w:rsidRPr="007F6A26" w:rsidRDefault="002D614D" w:rsidP="00FD588A">
            <w:pPr>
              <w:pStyle w:val="a0"/>
              <w:ind w:firstLine="0"/>
            </w:pPr>
            <w:r w:rsidRPr="007F6A26">
              <w:t>0,92</w:t>
            </w:r>
          </w:p>
        </w:tc>
        <w:tc>
          <w:tcPr>
            <w:tcW w:w="851" w:type="dxa"/>
          </w:tcPr>
          <w:p w14:paraId="23BAD718" w14:textId="77777777" w:rsidR="002D614D" w:rsidRPr="007F6A26" w:rsidRDefault="002D614D" w:rsidP="00FD588A">
            <w:pPr>
              <w:pStyle w:val="a0"/>
              <w:ind w:firstLine="0"/>
            </w:pPr>
            <w:r w:rsidRPr="007F6A26">
              <w:t>0,92</w:t>
            </w:r>
          </w:p>
        </w:tc>
        <w:tc>
          <w:tcPr>
            <w:tcW w:w="850" w:type="dxa"/>
          </w:tcPr>
          <w:p w14:paraId="51DA6A57" w14:textId="77777777" w:rsidR="002D614D" w:rsidRPr="007F6A26" w:rsidRDefault="002D614D" w:rsidP="00FD588A">
            <w:pPr>
              <w:pStyle w:val="a0"/>
              <w:ind w:firstLine="0"/>
            </w:pPr>
            <w:r w:rsidRPr="007F6A26">
              <w:t>0,05</w:t>
            </w:r>
          </w:p>
        </w:tc>
        <w:tc>
          <w:tcPr>
            <w:tcW w:w="1637" w:type="dxa"/>
          </w:tcPr>
          <w:p w14:paraId="432E7568" w14:textId="77777777" w:rsidR="002D614D" w:rsidRPr="007F6A26" w:rsidRDefault="002D614D" w:rsidP="00FD588A">
            <w:pPr>
              <w:pStyle w:val="a0"/>
              <w:ind w:firstLine="0"/>
            </w:pPr>
            <w:r w:rsidRPr="007F6A26">
              <w:t>0,14</w:t>
            </w:r>
          </w:p>
        </w:tc>
      </w:tr>
      <w:tr w:rsidR="002D614D" w:rsidRPr="007F6A26" w14:paraId="6B2214B7" w14:textId="77777777" w:rsidTr="00A91834">
        <w:tc>
          <w:tcPr>
            <w:tcW w:w="1865" w:type="dxa"/>
          </w:tcPr>
          <w:p w14:paraId="00CB7819" w14:textId="60872A38" w:rsidR="002D614D" w:rsidRPr="007F6A26" w:rsidRDefault="002D614D" w:rsidP="00FD588A">
            <w:pPr>
              <w:pStyle w:val="a0"/>
              <w:ind w:firstLine="0"/>
            </w:pPr>
            <w:r w:rsidRPr="007F6A26">
              <w:t>B*44:03</w:t>
            </w:r>
          </w:p>
        </w:tc>
        <w:tc>
          <w:tcPr>
            <w:tcW w:w="1713" w:type="dxa"/>
          </w:tcPr>
          <w:p w14:paraId="07162CB6" w14:textId="694D56A6" w:rsidR="002D614D" w:rsidRPr="00A91834" w:rsidRDefault="006701FB" w:rsidP="00FD588A">
            <w:pPr>
              <w:pStyle w:val="a0"/>
              <w:ind w:firstLine="0"/>
              <w:rPr>
                <w:lang w:val="ru-RU"/>
              </w:rPr>
            </w:pPr>
            <w:r>
              <w:rPr>
                <w:lang w:val="ru-RU"/>
              </w:rPr>
              <w:t>7421</w:t>
            </w:r>
          </w:p>
        </w:tc>
        <w:tc>
          <w:tcPr>
            <w:tcW w:w="958" w:type="dxa"/>
          </w:tcPr>
          <w:p w14:paraId="18CB0205" w14:textId="74BCB91B" w:rsidR="002D614D" w:rsidRPr="007F6A26" w:rsidRDefault="002D614D" w:rsidP="00FD588A">
            <w:pPr>
              <w:pStyle w:val="a0"/>
              <w:ind w:firstLine="0"/>
            </w:pPr>
            <w:r w:rsidRPr="007F6A26">
              <w:t>0,94</w:t>
            </w:r>
          </w:p>
        </w:tc>
        <w:tc>
          <w:tcPr>
            <w:tcW w:w="1134" w:type="dxa"/>
          </w:tcPr>
          <w:p w14:paraId="3F19305E" w14:textId="7B068C42" w:rsidR="002D614D" w:rsidRPr="007F6A26" w:rsidRDefault="002D614D" w:rsidP="00FD588A">
            <w:pPr>
              <w:pStyle w:val="a0"/>
              <w:ind w:firstLine="0"/>
            </w:pPr>
            <w:r w:rsidRPr="007F6A26">
              <w:t>0</w:t>
            </w:r>
            <w:r w:rsidR="00DF2117">
              <w:t>,00</w:t>
            </w:r>
          </w:p>
        </w:tc>
        <w:tc>
          <w:tcPr>
            <w:tcW w:w="1906" w:type="dxa"/>
          </w:tcPr>
          <w:p w14:paraId="44614E1E" w14:textId="77777777" w:rsidR="002D614D" w:rsidRPr="007F6A26" w:rsidRDefault="002D614D" w:rsidP="00FD588A">
            <w:pPr>
              <w:pStyle w:val="a0"/>
              <w:ind w:firstLine="0"/>
            </w:pPr>
            <w:r w:rsidRPr="007F6A26">
              <w:t>0,92</w:t>
            </w:r>
          </w:p>
        </w:tc>
        <w:tc>
          <w:tcPr>
            <w:tcW w:w="2347" w:type="dxa"/>
          </w:tcPr>
          <w:p w14:paraId="63FEAD76" w14:textId="77777777" w:rsidR="002D614D" w:rsidRPr="007F6A26" w:rsidRDefault="002D614D" w:rsidP="00FD588A">
            <w:pPr>
              <w:pStyle w:val="a0"/>
              <w:ind w:firstLine="0"/>
            </w:pPr>
            <w:r w:rsidRPr="007F6A26">
              <w:t>0,92</w:t>
            </w:r>
          </w:p>
        </w:tc>
        <w:tc>
          <w:tcPr>
            <w:tcW w:w="1417" w:type="dxa"/>
          </w:tcPr>
          <w:p w14:paraId="3C517C88" w14:textId="77777777" w:rsidR="002D614D" w:rsidRPr="007F6A26" w:rsidRDefault="002D614D" w:rsidP="00FD588A">
            <w:pPr>
              <w:pStyle w:val="a0"/>
              <w:ind w:firstLine="0"/>
            </w:pPr>
            <w:r w:rsidRPr="007F6A26">
              <w:t>0,92</w:t>
            </w:r>
          </w:p>
        </w:tc>
        <w:tc>
          <w:tcPr>
            <w:tcW w:w="851" w:type="dxa"/>
          </w:tcPr>
          <w:p w14:paraId="1D234021" w14:textId="77777777" w:rsidR="002D614D" w:rsidRPr="007F6A26" w:rsidRDefault="002D614D" w:rsidP="00FD588A">
            <w:pPr>
              <w:pStyle w:val="a0"/>
              <w:ind w:firstLine="0"/>
            </w:pPr>
            <w:r w:rsidRPr="007F6A26">
              <w:t>0,92</w:t>
            </w:r>
          </w:p>
        </w:tc>
        <w:tc>
          <w:tcPr>
            <w:tcW w:w="850" w:type="dxa"/>
          </w:tcPr>
          <w:p w14:paraId="6C5FF9D8" w14:textId="77777777" w:rsidR="002D614D" w:rsidRPr="007F6A26" w:rsidRDefault="002D614D" w:rsidP="00FD588A">
            <w:pPr>
              <w:pStyle w:val="a0"/>
              <w:ind w:firstLine="0"/>
            </w:pPr>
            <w:r w:rsidRPr="007F6A26">
              <w:t>0,23</w:t>
            </w:r>
          </w:p>
        </w:tc>
        <w:tc>
          <w:tcPr>
            <w:tcW w:w="1637" w:type="dxa"/>
          </w:tcPr>
          <w:p w14:paraId="3900B4BA" w14:textId="77777777" w:rsidR="002D614D" w:rsidRPr="007F6A26" w:rsidRDefault="002D614D" w:rsidP="00FD588A">
            <w:pPr>
              <w:pStyle w:val="a0"/>
              <w:ind w:firstLine="0"/>
            </w:pPr>
            <w:r w:rsidRPr="007F6A26">
              <w:t>0,31</w:t>
            </w:r>
          </w:p>
        </w:tc>
      </w:tr>
      <w:tr w:rsidR="002D614D" w:rsidRPr="007F6A26" w14:paraId="25A5CD11" w14:textId="77777777" w:rsidTr="00A91834">
        <w:tc>
          <w:tcPr>
            <w:tcW w:w="1865" w:type="dxa"/>
          </w:tcPr>
          <w:p w14:paraId="1581A5D2" w14:textId="3C6B9A09" w:rsidR="002D614D" w:rsidRPr="007F6A26" w:rsidRDefault="002D614D" w:rsidP="00FD588A">
            <w:pPr>
              <w:pStyle w:val="a0"/>
              <w:ind w:firstLine="0"/>
            </w:pPr>
            <w:r w:rsidRPr="007F6A26">
              <w:t>A*33:03</w:t>
            </w:r>
          </w:p>
        </w:tc>
        <w:tc>
          <w:tcPr>
            <w:tcW w:w="1713" w:type="dxa"/>
          </w:tcPr>
          <w:p w14:paraId="2B750F07" w14:textId="3647FA46" w:rsidR="002D614D" w:rsidRPr="00A91834" w:rsidRDefault="0029163F" w:rsidP="00FD588A">
            <w:pPr>
              <w:pStyle w:val="a0"/>
              <w:ind w:firstLine="0"/>
              <w:rPr>
                <w:lang w:val="ru-RU"/>
              </w:rPr>
            </w:pPr>
            <w:r>
              <w:rPr>
                <w:lang w:val="ru-RU"/>
              </w:rPr>
              <w:t>5566</w:t>
            </w:r>
          </w:p>
        </w:tc>
        <w:tc>
          <w:tcPr>
            <w:tcW w:w="958" w:type="dxa"/>
          </w:tcPr>
          <w:p w14:paraId="29C32E26" w14:textId="78BDFBE2" w:rsidR="002D614D" w:rsidRPr="007F6A26" w:rsidRDefault="002D614D" w:rsidP="00FD588A">
            <w:pPr>
              <w:pStyle w:val="a0"/>
              <w:ind w:firstLine="0"/>
            </w:pPr>
            <w:r w:rsidRPr="007F6A26">
              <w:t>0,94</w:t>
            </w:r>
          </w:p>
        </w:tc>
        <w:tc>
          <w:tcPr>
            <w:tcW w:w="1134" w:type="dxa"/>
          </w:tcPr>
          <w:p w14:paraId="3FCE3EDF" w14:textId="77777777" w:rsidR="002D614D" w:rsidRPr="007F6A26" w:rsidRDefault="002D614D" w:rsidP="00FD588A">
            <w:pPr>
              <w:pStyle w:val="a0"/>
              <w:ind w:firstLine="0"/>
            </w:pPr>
            <w:r w:rsidRPr="007F6A26">
              <w:t>0,04</w:t>
            </w:r>
          </w:p>
        </w:tc>
        <w:tc>
          <w:tcPr>
            <w:tcW w:w="1906" w:type="dxa"/>
          </w:tcPr>
          <w:p w14:paraId="664ECD65" w14:textId="1835C465" w:rsidR="002D614D" w:rsidRPr="007F6A26" w:rsidRDefault="002D614D" w:rsidP="00FD588A">
            <w:pPr>
              <w:pStyle w:val="a0"/>
              <w:ind w:firstLine="0"/>
            </w:pPr>
            <w:r w:rsidRPr="007F6A26">
              <w:t>0,9</w:t>
            </w:r>
            <w:r w:rsidR="00DF2117">
              <w:t>0</w:t>
            </w:r>
          </w:p>
        </w:tc>
        <w:tc>
          <w:tcPr>
            <w:tcW w:w="2347" w:type="dxa"/>
          </w:tcPr>
          <w:p w14:paraId="782A9A78" w14:textId="77777777" w:rsidR="002D614D" w:rsidRPr="007F6A26" w:rsidRDefault="002D614D" w:rsidP="00FD588A">
            <w:pPr>
              <w:pStyle w:val="a0"/>
              <w:ind w:firstLine="0"/>
            </w:pPr>
            <w:r w:rsidRPr="007F6A26">
              <w:t>0,93</w:t>
            </w:r>
          </w:p>
        </w:tc>
        <w:tc>
          <w:tcPr>
            <w:tcW w:w="1417" w:type="dxa"/>
          </w:tcPr>
          <w:p w14:paraId="1574D453" w14:textId="77777777" w:rsidR="002D614D" w:rsidRPr="007F6A26" w:rsidRDefault="002D614D" w:rsidP="00FD588A">
            <w:pPr>
              <w:pStyle w:val="a0"/>
              <w:ind w:firstLine="0"/>
            </w:pPr>
            <w:r w:rsidRPr="007F6A26">
              <w:t>0,93</w:t>
            </w:r>
          </w:p>
        </w:tc>
        <w:tc>
          <w:tcPr>
            <w:tcW w:w="851" w:type="dxa"/>
          </w:tcPr>
          <w:p w14:paraId="3E0228D4" w14:textId="77777777" w:rsidR="002D614D" w:rsidRPr="007F6A26" w:rsidRDefault="002D614D" w:rsidP="00FD588A">
            <w:pPr>
              <w:pStyle w:val="a0"/>
              <w:ind w:firstLine="0"/>
            </w:pPr>
            <w:r w:rsidRPr="007F6A26">
              <w:t>0,91</w:t>
            </w:r>
          </w:p>
        </w:tc>
        <w:tc>
          <w:tcPr>
            <w:tcW w:w="850" w:type="dxa"/>
          </w:tcPr>
          <w:p w14:paraId="73E51B17" w14:textId="77777777" w:rsidR="002D614D" w:rsidRPr="007F6A26" w:rsidRDefault="002D614D" w:rsidP="00FD588A">
            <w:pPr>
              <w:pStyle w:val="a0"/>
              <w:ind w:firstLine="0"/>
            </w:pPr>
            <w:r w:rsidRPr="007F6A26">
              <w:t>0,24</w:t>
            </w:r>
          </w:p>
        </w:tc>
        <w:tc>
          <w:tcPr>
            <w:tcW w:w="1637" w:type="dxa"/>
          </w:tcPr>
          <w:p w14:paraId="374D2589" w14:textId="77777777" w:rsidR="002D614D" w:rsidRPr="007F6A26" w:rsidRDefault="002D614D" w:rsidP="00FD588A">
            <w:pPr>
              <w:pStyle w:val="a0"/>
              <w:ind w:firstLine="0"/>
            </w:pPr>
            <w:r w:rsidRPr="007F6A26">
              <w:t>0,28</w:t>
            </w:r>
          </w:p>
        </w:tc>
      </w:tr>
      <w:tr w:rsidR="002D614D" w:rsidRPr="007F6A26" w14:paraId="7059065D" w14:textId="77777777" w:rsidTr="00A91834">
        <w:tc>
          <w:tcPr>
            <w:tcW w:w="1865" w:type="dxa"/>
          </w:tcPr>
          <w:p w14:paraId="64B8C5E9" w14:textId="07011022" w:rsidR="002D614D" w:rsidRPr="007F6A26" w:rsidRDefault="002D614D" w:rsidP="00FD588A">
            <w:pPr>
              <w:pStyle w:val="a0"/>
              <w:ind w:firstLine="0"/>
            </w:pPr>
            <w:r w:rsidRPr="007F6A26">
              <w:t>B*44:28</w:t>
            </w:r>
          </w:p>
        </w:tc>
        <w:tc>
          <w:tcPr>
            <w:tcW w:w="1713" w:type="dxa"/>
          </w:tcPr>
          <w:p w14:paraId="3B19D858" w14:textId="17CA640F" w:rsidR="002D614D" w:rsidRPr="00A91834" w:rsidRDefault="0029163F" w:rsidP="00FD588A">
            <w:pPr>
              <w:pStyle w:val="a0"/>
              <w:ind w:firstLine="0"/>
              <w:rPr>
                <w:lang w:val="ru-RU"/>
              </w:rPr>
            </w:pPr>
            <w:r>
              <w:rPr>
                <w:lang w:val="ru-RU"/>
              </w:rPr>
              <w:t>119</w:t>
            </w:r>
          </w:p>
        </w:tc>
        <w:tc>
          <w:tcPr>
            <w:tcW w:w="958" w:type="dxa"/>
          </w:tcPr>
          <w:p w14:paraId="1F8D7974" w14:textId="44CE582F" w:rsidR="002D614D" w:rsidRPr="007F6A26" w:rsidRDefault="002D614D" w:rsidP="00FD588A">
            <w:pPr>
              <w:pStyle w:val="a0"/>
              <w:ind w:firstLine="0"/>
            </w:pPr>
            <w:r w:rsidRPr="007F6A26">
              <w:t>0,94</w:t>
            </w:r>
          </w:p>
        </w:tc>
        <w:tc>
          <w:tcPr>
            <w:tcW w:w="1134" w:type="dxa"/>
          </w:tcPr>
          <w:p w14:paraId="117909A5" w14:textId="77777777" w:rsidR="002D614D" w:rsidRPr="007F6A26" w:rsidRDefault="002D614D" w:rsidP="00FD588A">
            <w:pPr>
              <w:pStyle w:val="a0"/>
              <w:ind w:firstLine="0"/>
            </w:pPr>
            <w:r w:rsidRPr="007F6A26">
              <w:t>0,01</w:t>
            </w:r>
          </w:p>
        </w:tc>
        <w:tc>
          <w:tcPr>
            <w:tcW w:w="1906" w:type="dxa"/>
          </w:tcPr>
          <w:p w14:paraId="6B73C2C0" w14:textId="77777777" w:rsidR="002D614D" w:rsidRPr="007F6A26" w:rsidRDefault="002D614D" w:rsidP="00FD588A">
            <w:pPr>
              <w:pStyle w:val="a0"/>
              <w:ind w:firstLine="0"/>
            </w:pPr>
            <w:r w:rsidRPr="007F6A26">
              <w:t>0,92</w:t>
            </w:r>
          </w:p>
        </w:tc>
        <w:tc>
          <w:tcPr>
            <w:tcW w:w="2347" w:type="dxa"/>
          </w:tcPr>
          <w:p w14:paraId="53032859" w14:textId="77777777" w:rsidR="002D614D" w:rsidRPr="007F6A26" w:rsidRDefault="002D614D" w:rsidP="00FD588A">
            <w:pPr>
              <w:pStyle w:val="a0"/>
              <w:ind w:firstLine="0"/>
            </w:pPr>
            <w:r w:rsidRPr="007F6A26">
              <w:t>0,91</w:t>
            </w:r>
          </w:p>
        </w:tc>
        <w:tc>
          <w:tcPr>
            <w:tcW w:w="1417" w:type="dxa"/>
          </w:tcPr>
          <w:p w14:paraId="3B2FCE0D" w14:textId="77777777" w:rsidR="002D614D" w:rsidRPr="007F6A26" w:rsidRDefault="002D614D" w:rsidP="00FD588A">
            <w:pPr>
              <w:pStyle w:val="a0"/>
              <w:ind w:firstLine="0"/>
            </w:pPr>
            <w:r w:rsidRPr="007F6A26">
              <w:t>0,91</w:t>
            </w:r>
          </w:p>
        </w:tc>
        <w:tc>
          <w:tcPr>
            <w:tcW w:w="851" w:type="dxa"/>
          </w:tcPr>
          <w:p w14:paraId="34009BE5" w14:textId="77777777" w:rsidR="002D614D" w:rsidRPr="007F6A26" w:rsidRDefault="002D614D" w:rsidP="00FD588A">
            <w:pPr>
              <w:pStyle w:val="a0"/>
              <w:ind w:firstLine="0"/>
            </w:pPr>
            <w:r w:rsidRPr="007F6A26">
              <w:t>0,91</w:t>
            </w:r>
          </w:p>
        </w:tc>
        <w:tc>
          <w:tcPr>
            <w:tcW w:w="850" w:type="dxa"/>
          </w:tcPr>
          <w:p w14:paraId="16696B7F" w14:textId="77777777" w:rsidR="002D614D" w:rsidRPr="007F6A26" w:rsidRDefault="002D614D" w:rsidP="00FD588A">
            <w:pPr>
              <w:pStyle w:val="a0"/>
              <w:ind w:firstLine="0"/>
            </w:pPr>
            <w:r w:rsidRPr="007F6A26">
              <w:t>0,01</w:t>
            </w:r>
          </w:p>
        </w:tc>
        <w:tc>
          <w:tcPr>
            <w:tcW w:w="1637" w:type="dxa"/>
          </w:tcPr>
          <w:p w14:paraId="654DAFAA" w14:textId="77777777" w:rsidR="002D614D" w:rsidRPr="007F6A26" w:rsidRDefault="002D614D" w:rsidP="00FD588A">
            <w:pPr>
              <w:pStyle w:val="a0"/>
              <w:ind w:firstLine="0"/>
            </w:pPr>
            <w:r w:rsidRPr="007F6A26">
              <w:t>0,04</w:t>
            </w:r>
          </w:p>
        </w:tc>
      </w:tr>
      <w:tr w:rsidR="002D614D" w:rsidRPr="007F6A26" w14:paraId="3D538CF0" w14:textId="77777777" w:rsidTr="00A91834">
        <w:tc>
          <w:tcPr>
            <w:tcW w:w="1865" w:type="dxa"/>
          </w:tcPr>
          <w:p w14:paraId="2256166C" w14:textId="4ED4990E" w:rsidR="002D614D" w:rsidRPr="007F6A26" w:rsidRDefault="002D614D" w:rsidP="00FD588A">
            <w:pPr>
              <w:pStyle w:val="a0"/>
              <w:ind w:firstLine="0"/>
            </w:pPr>
            <w:r w:rsidRPr="007F6A26">
              <w:t>B*27:06</w:t>
            </w:r>
          </w:p>
        </w:tc>
        <w:tc>
          <w:tcPr>
            <w:tcW w:w="1713" w:type="dxa"/>
          </w:tcPr>
          <w:p w14:paraId="730A8744" w14:textId="1FB8AAEE" w:rsidR="002D614D" w:rsidRPr="00A91834" w:rsidRDefault="0029163F" w:rsidP="00FD588A">
            <w:pPr>
              <w:pStyle w:val="a0"/>
              <w:ind w:firstLine="0"/>
              <w:rPr>
                <w:lang w:val="ru-RU"/>
              </w:rPr>
            </w:pPr>
            <w:r>
              <w:rPr>
                <w:lang w:val="ru-RU"/>
              </w:rPr>
              <w:t>1280</w:t>
            </w:r>
          </w:p>
        </w:tc>
        <w:tc>
          <w:tcPr>
            <w:tcW w:w="958" w:type="dxa"/>
          </w:tcPr>
          <w:p w14:paraId="5BA6F1CB" w14:textId="698D7691" w:rsidR="002D614D" w:rsidRPr="007F6A26" w:rsidRDefault="002D614D" w:rsidP="00FD588A">
            <w:pPr>
              <w:pStyle w:val="a0"/>
              <w:ind w:firstLine="0"/>
            </w:pPr>
            <w:r w:rsidRPr="007F6A26">
              <w:t>0,94</w:t>
            </w:r>
          </w:p>
        </w:tc>
        <w:tc>
          <w:tcPr>
            <w:tcW w:w="1134" w:type="dxa"/>
          </w:tcPr>
          <w:p w14:paraId="2E96DA4E" w14:textId="453FB89C" w:rsidR="002D614D" w:rsidRPr="007F6A26" w:rsidRDefault="002D614D" w:rsidP="00FD588A">
            <w:pPr>
              <w:pStyle w:val="a0"/>
              <w:ind w:firstLine="0"/>
            </w:pPr>
            <w:r w:rsidRPr="007F6A26">
              <w:t>0</w:t>
            </w:r>
            <w:r w:rsidR="00DF2117">
              <w:t>,00</w:t>
            </w:r>
          </w:p>
        </w:tc>
        <w:tc>
          <w:tcPr>
            <w:tcW w:w="1906" w:type="dxa"/>
          </w:tcPr>
          <w:p w14:paraId="6C41A8D7" w14:textId="77777777" w:rsidR="002D614D" w:rsidRPr="007F6A26" w:rsidRDefault="002D614D" w:rsidP="00FD588A">
            <w:pPr>
              <w:pStyle w:val="a0"/>
              <w:ind w:firstLine="0"/>
            </w:pPr>
            <w:r w:rsidRPr="007F6A26">
              <w:t>0,92</w:t>
            </w:r>
          </w:p>
        </w:tc>
        <w:tc>
          <w:tcPr>
            <w:tcW w:w="2347" w:type="dxa"/>
          </w:tcPr>
          <w:p w14:paraId="2DF73D63" w14:textId="77777777" w:rsidR="002D614D" w:rsidRPr="007F6A26" w:rsidRDefault="002D614D" w:rsidP="00FD588A">
            <w:pPr>
              <w:pStyle w:val="a0"/>
              <w:ind w:firstLine="0"/>
            </w:pPr>
            <w:r w:rsidRPr="007F6A26">
              <w:t>0,92</w:t>
            </w:r>
          </w:p>
        </w:tc>
        <w:tc>
          <w:tcPr>
            <w:tcW w:w="1417" w:type="dxa"/>
          </w:tcPr>
          <w:p w14:paraId="00FACD6B" w14:textId="77777777" w:rsidR="002D614D" w:rsidRPr="007F6A26" w:rsidRDefault="002D614D" w:rsidP="00FD588A">
            <w:pPr>
              <w:pStyle w:val="a0"/>
              <w:ind w:firstLine="0"/>
            </w:pPr>
            <w:r w:rsidRPr="007F6A26">
              <w:t>0,92</w:t>
            </w:r>
          </w:p>
        </w:tc>
        <w:tc>
          <w:tcPr>
            <w:tcW w:w="851" w:type="dxa"/>
          </w:tcPr>
          <w:p w14:paraId="30A73C2B" w14:textId="77777777" w:rsidR="002D614D" w:rsidRPr="007F6A26" w:rsidRDefault="002D614D" w:rsidP="00FD588A">
            <w:pPr>
              <w:pStyle w:val="a0"/>
              <w:ind w:firstLine="0"/>
            </w:pPr>
            <w:r w:rsidRPr="007F6A26">
              <w:t>0,92</w:t>
            </w:r>
          </w:p>
        </w:tc>
        <w:tc>
          <w:tcPr>
            <w:tcW w:w="850" w:type="dxa"/>
          </w:tcPr>
          <w:p w14:paraId="1ABBFD3D" w14:textId="77777777" w:rsidR="002D614D" w:rsidRPr="007F6A26" w:rsidRDefault="002D614D" w:rsidP="00FD588A">
            <w:pPr>
              <w:pStyle w:val="a0"/>
              <w:ind w:firstLine="0"/>
            </w:pPr>
            <w:r w:rsidRPr="007F6A26">
              <w:t>0,04</w:t>
            </w:r>
          </w:p>
        </w:tc>
        <w:tc>
          <w:tcPr>
            <w:tcW w:w="1637" w:type="dxa"/>
          </w:tcPr>
          <w:p w14:paraId="38EED44E" w14:textId="77777777" w:rsidR="002D614D" w:rsidRPr="007F6A26" w:rsidRDefault="002D614D" w:rsidP="00FD588A">
            <w:pPr>
              <w:pStyle w:val="a0"/>
              <w:ind w:firstLine="0"/>
            </w:pPr>
            <w:r w:rsidRPr="007F6A26">
              <w:t>0,13</w:t>
            </w:r>
          </w:p>
        </w:tc>
      </w:tr>
      <w:tr w:rsidR="002D614D" w:rsidRPr="007F6A26" w14:paraId="1140CFB7" w14:textId="77777777" w:rsidTr="00A91834">
        <w:tc>
          <w:tcPr>
            <w:tcW w:w="1865" w:type="dxa"/>
          </w:tcPr>
          <w:p w14:paraId="4952B831" w14:textId="4D008A79" w:rsidR="002D614D" w:rsidRPr="007F6A26" w:rsidRDefault="002D614D" w:rsidP="00FD588A">
            <w:pPr>
              <w:pStyle w:val="a0"/>
              <w:ind w:firstLine="0"/>
            </w:pPr>
            <w:r w:rsidRPr="007F6A26">
              <w:lastRenderedPageBreak/>
              <w:t>C*08:02</w:t>
            </w:r>
          </w:p>
        </w:tc>
        <w:tc>
          <w:tcPr>
            <w:tcW w:w="1713" w:type="dxa"/>
          </w:tcPr>
          <w:p w14:paraId="36407E4E" w14:textId="4A1BCBB4" w:rsidR="002D614D" w:rsidRPr="00A91834" w:rsidRDefault="0029163F" w:rsidP="00FD588A">
            <w:pPr>
              <w:pStyle w:val="a0"/>
              <w:ind w:firstLine="0"/>
              <w:rPr>
                <w:lang w:val="ru-RU"/>
              </w:rPr>
            </w:pPr>
            <w:r>
              <w:rPr>
                <w:lang w:val="ru-RU"/>
              </w:rPr>
              <w:t>5586</w:t>
            </w:r>
          </w:p>
        </w:tc>
        <w:tc>
          <w:tcPr>
            <w:tcW w:w="958" w:type="dxa"/>
          </w:tcPr>
          <w:p w14:paraId="057103F3" w14:textId="75F43FCC" w:rsidR="002D614D" w:rsidRPr="007F6A26" w:rsidRDefault="002D614D" w:rsidP="00FD588A">
            <w:pPr>
              <w:pStyle w:val="a0"/>
              <w:ind w:firstLine="0"/>
            </w:pPr>
            <w:r w:rsidRPr="007F6A26">
              <w:t>0,93</w:t>
            </w:r>
          </w:p>
        </w:tc>
        <w:tc>
          <w:tcPr>
            <w:tcW w:w="1134" w:type="dxa"/>
          </w:tcPr>
          <w:p w14:paraId="5BB13414" w14:textId="77777777" w:rsidR="002D614D" w:rsidRPr="007F6A26" w:rsidRDefault="002D614D" w:rsidP="00FD588A">
            <w:pPr>
              <w:pStyle w:val="a0"/>
              <w:ind w:firstLine="0"/>
            </w:pPr>
            <w:r w:rsidRPr="007F6A26">
              <w:t>0,03</w:t>
            </w:r>
          </w:p>
        </w:tc>
        <w:tc>
          <w:tcPr>
            <w:tcW w:w="1906" w:type="dxa"/>
          </w:tcPr>
          <w:p w14:paraId="3827C2F3" w14:textId="61BC1C13" w:rsidR="002D614D" w:rsidRPr="007F6A26" w:rsidRDefault="002D614D" w:rsidP="00FD588A">
            <w:pPr>
              <w:pStyle w:val="a0"/>
              <w:ind w:firstLine="0"/>
            </w:pPr>
            <w:r w:rsidRPr="007F6A26">
              <w:t>0,9</w:t>
            </w:r>
            <w:r w:rsidR="00DF2117">
              <w:t>0</w:t>
            </w:r>
          </w:p>
        </w:tc>
        <w:tc>
          <w:tcPr>
            <w:tcW w:w="2347" w:type="dxa"/>
          </w:tcPr>
          <w:p w14:paraId="686EBC64" w14:textId="77777777" w:rsidR="002D614D" w:rsidRPr="007F6A26" w:rsidRDefault="002D614D" w:rsidP="00FD588A">
            <w:pPr>
              <w:pStyle w:val="a0"/>
              <w:ind w:firstLine="0"/>
            </w:pPr>
            <w:r w:rsidRPr="007F6A26">
              <w:t>0,91</w:t>
            </w:r>
          </w:p>
        </w:tc>
        <w:tc>
          <w:tcPr>
            <w:tcW w:w="1417" w:type="dxa"/>
          </w:tcPr>
          <w:p w14:paraId="7B3E398B" w14:textId="77777777" w:rsidR="002D614D" w:rsidRPr="007F6A26" w:rsidRDefault="002D614D" w:rsidP="00FD588A">
            <w:pPr>
              <w:pStyle w:val="a0"/>
              <w:ind w:firstLine="0"/>
            </w:pPr>
            <w:r w:rsidRPr="007F6A26">
              <w:t>0,91</w:t>
            </w:r>
          </w:p>
        </w:tc>
        <w:tc>
          <w:tcPr>
            <w:tcW w:w="851" w:type="dxa"/>
          </w:tcPr>
          <w:p w14:paraId="1D3274F2" w14:textId="77777777" w:rsidR="002D614D" w:rsidRPr="007F6A26" w:rsidRDefault="002D614D" w:rsidP="00FD588A">
            <w:pPr>
              <w:pStyle w:val="a0"/>
              <w:ind w:firstLine="0"/>
            </w:pPr>
            <w:r w:rsidRPr="007F6A26">
              <w:t>0,91</w:t>
            </w:r>
          </w:p>
        </w:tc>
        <w:tc>
          <w:tcPr>
            <w:tcW w:w="850" w:type="dxa"/>
          </w:tcPr>
          <w:p w14:paraId="33BD2DAC" w14:textId="77777777" w:rsidR="002D614D" w:rsidRPr="007F6A26" w:rsidRDefault="002D614D" w:rsidP="00FD588A">
            <w:pPr>
              <w:pStyle w:val="a0"/>
              <w:ind w:firstLine="0"/>
            </w:pPr>
            <w:r w:rsidRPr="007F6A26">
              <w:t>0,23</w:t>
            </w:r>
          </w:p>
        </w:tc>
        <w:tc>
          <w:tcPr>
            <w:tcW w:w="1637" w:type="dxa"/>
          </w:tcPr>
          <w:p w14:paraId="7B8DFD71" w14:textId="77777777" w:rsidR="002D614D" w:rsidRPr="007F6A26" w:rsidRDefault="002D614D" w:rsidP="00FD588A">
            <w:pPr>
              <w:pStyle w:val="a0"/>
              <w:ind w:firstLine="0"/>
            </w:pPr>
            <w:r w:rsidRPr="007F6A26">
              <w:t>0,26</w:t>
            </w:r>
          </w:p>
        </w:tc>
      </w:tr>
      <w:tr w:rsidR="002D614D" w:rsidRPr="007F6A26" w14:paraId="0A17DA5A" w14:textId="77777777" w:rsidTr="00A91834">
        <w:tc>
          <w:tcPr>
            <w:tcW w:w="1865" w:type="dxa"/>
          </w:tcPr>
          <w:p w14:paraId="7E6D561A" w14:textId="28CD1C60" w:rsidR="002D614D" w:rsidRPr="007F6A26" w:rsidRDefault="002D614D" w:rsidP="00FD588A">
            <w:pPr>
              <w:pStyle w:val="a0"/>
              <w:ind w:firstLine="0"/>
            </w:pPr>
            <w:r w:rsidRPr="007F6A26">
              <w:t>B*35:07</w:t>
            </w:r>
          </w:p>
        </w:tc>
        <w:tc>
          <w:tcPr>
            <w:tcW w:w="1713" w:type="dxa"/>
          </w:tcPr>
          <w:p w14:paraId="4CC13B70" w14:textId="0E6A07D8" w:rsidR="002D614D" w:rsidRPr="00A91834" w:rsidRDefault="0029163F" w:rsidP="00FD588A">
            <w:pPr>
              <w:pStyle w:val="a0"/>
              <w:ind w:firstLine="0"/>
              <w:rPr>
                <w:lang w:val="ru-RU"/>
              </w:rPr>
            </w:pPr>
            <w:r>
              <w:rPr>
                <w:lang w:val="ru-RU"/>
              </w:rPr>
              <w:t>1953</w:t>
            </w:r>
          </w:p>
        </w:tc>
        <w:tc>
          <w:tcPr>
            <w:tcW w:w="958" w:type="dxa"/>
          </w:tcPr>
          <w:p w14:paraId="438D0D3F" w14:textId="633A404A" w:rsidR="002D614D" w:rsidRPr="007F6A26" w:rsidRDefault="002D614D" w:rsidP="00FD588A">
            <w:pPr>
              <w:pStyle w:val="a0"/>
              <w:ind w:firstLine="0"/>
            </w:pPr>
            <w:r w:rsidRPr="007F6A26">
              <w:t>0,93</w:t>
            </w:r>
          </w:p>
        </w:tc>
        <w:tc>
          <w:tcPr>
            <w:tcW w:w="1134" w:type="dxa"/>
          </w:tcPr>
          <w:p w14:paraId="1541EFA6" w14:textId="77777777" w:rsidR="002D614D" w:rsidRPr="007F6A26" w:rsidRDefault="002D614D" w:rsidP="00FD588A">
            <w:pPr>
              <w:pStyle w:val="a0"/>
              <w:ind w:firstLine="0"/>
            </w:pPr>
            <w:r w:rsidRPr="007F6A26">
              <w:t>0,05</w:t>
            </w:r>
          </w:p>
        </w:tc>
        <w:tc>
          <w:tcPr>
            <w:tcW w:w="1906" w:type="dxa"/>
          </w:tcPr>
          <w:p w14:paraId="1D936AE7" w14:textId="77777777" w:rsidR="002D614D" w:rsidRPr="007F6A26" w:rsidRDefault="002D614D" w:rsidP="00FD588A">
            <w:pPr>
              <w:pStyle w:val="a0"/>
              <w:ind w:firstLine="0"/>
            </w:pPr>
            <w:r w:rsidRPr="007F6A26">
              <w:t>0,89</w:t>
            </w:r>
          </w:p>
        </w:tc>
        <w:tc>
          <w:tcPr>
            <w:tcW w:w="2347" w:type="dxa"/>
          </w:tcPr>
          <w:p w14:paraId="3B78F137" w14:textId="77777777" w:rsidR="002D614D" w:rsidRPr="007F6A26" w:rsidRDefault="002D614D" w:rsidP="00FD588A">
            <w:pPr>
              <w:pStyle w:val="a0"/>
              <w:ind w:firstLine="0"/>
            </w:pPr>
            <w:r w:rsidRPr="007F6A26">
              <w:t>0,93</w:t>
            </w:r>
          </w:p>
        </w:tc>
        <w:tc>
          <w:tcPr>
            <w:tcW w:w="1417" w:type="dxa"/>
          </w:tcPr>
          <w:p w14:paraId="29CAA7E5" w14:textId="77777777" w:rsidR="002D614D" w:rsidRPr="007F6A26" w:rsidRDefault="002D614D" w:rsidP="00FD588A">
            <w:pPr>
              <w:pStyle w:val="a0"/>
              <w:ind w:firstLine="0"/>
            </w:pPr>
            <w:r w:rsidRPr="007F6A26">
              <w:t>0,93</w:t>
            </w:r>
          </w:p>
        </w:tc>
        <w:tc>
          <w:tcPr>
            <w:tcW w:w="851" w:type="dxa"/>
          </w:tcPr>
          <w:p w14:paraId="5E97B8A8" w14:textId="77777777" w:rsidR="002D614D" w:rsidRPr="007F6A26" w:rsidRDefault="002D614D" w:rsidP="00FD588A">
            <w:pPr>
              <w:pStyle w:val="a0"/>
              <w:ind w:firstLine="0"/>
            </w:pPr>
            <w:r w:rsidRPr="007F6A26">
              <w:t>0,91</w:t>
            </w:r>
          </w:p>
        </w:tc>
        <w:tc>
          <w:tcPr>
            <w:tcW w:w="850" w:type="dxa"/>
          </w:tcPr>
          <w:p w14:paraId="7D93F545" w14:textId="77777777" w:rsidR="002D614D" w:rsidRPr="007F6A26" w:rsidRDefault="002D614D" w:rsidP="00FD588A">
            <w:pPr>
              <w:pStyle w:val="a0"/>
              <w:ind w:firstLine="0"/>
            </w:pPr>
            <w:r w:rsidRPr="007F6A26">
              <w:t>0,08</w:t>
            </w:r>
          </w:p>
        </w:tc>
        <w:tc>
          <w:tcPr>
            <w:tcW w:w="1637" w:type="dxa"/>
          </w:tcPr>
          <w:p w14:paraId="30355C04" w14:textId="77777777" w:rsidR="002D614D" w:rsidRPr="007F6A26" w:rsidRDefault="002D614D" w:rsidP="00FD588A">
            <w:pPr>
              <w:pStyle w:val="a0"/>
              <w:ind w:firstLine="0"/>
            </w:pPr>
            <w:r w:rsidRPr="007F6A26">
              <w:t>0,17</w:t>
            </w:r>
          </w:p>
        </w:tc>
      </w:tr>
      <w:tr w:rsidR="002D614D" w:rsidRPr="007F6A26" w14:paraId="3FAD1F31" w14:textId="77777777" w:rsidTr="00A91834">
        <w:tc>
          <w:tcPr>
            <w:tcW w:w="1865" w:type="dxa"/>
          </w:tcPr>
          <w:p w14:paraId="50205A74" w14:textId="5FC64F3D" w:rsidR="002D614D" w:rsidRPr="007F6A26" w:rsidRDefault="002D614D" w:rsidP="00FD588A">
            <w:pPr>
              <w:pStyle w:val="a0"/>
              <w:ind w:firstLine="0"/>
            </w:pPr>
            <w:r w:rsidRPr="007F6A26">
              <w:t>B*27:04</w:t>
            </w:r>
          </w:p>
        </w:tc>
        <w:tc>
          <w:tcPr>
            <w:tcW w:w="1713" w:type="dxa"/>
          </w:tcPr>
          <w:p w14:paraId="4AD8897E" w14:textId="266717BE" w:rsidR="002D614D" w:rsidRPr="00A91834" w:rsidRDefault="0029163F" w:rsidP="00FD588A">
            <w:pPr>
              <w:pStyle w:val="a0"/>
              <w:ind w:firstLine="0"/>
              <w:rPr>
                <w:lang w:val="ru-RU"/>
              </w:rPr>
            </w:pPr>
            <w:r>
              <w:rPr>
                <w:lang w:val="ru-RU"/>
              </w:rPr>
              <w:t>1348</w:t>
            </w:r>
          </w:p>
        </w:tc>
        <w:tc>
          <w:tcPr>
            <w:tcW w:w="958" w:type="dxa"/>
          </w:tcPr>
          <w:p w14:paraId="043AF0FB" w14:textId="2C120863" w:rsidR="002D614D" w:rsidRPr="007F6A26" w:rsidRDefault="002D614D" w:rsidP="00FD588A">
            <w:pPr>
              <w:pStyle w:val="a0"/>
              <w:ind w:firstLine="0"/>
            </w:pPr>
            <w:r w:rsidRPr="007F6A26">
              <w:t>0,93</w:t>
            </w:r>
          </w:p>
        </w:tc>
        <w:tc>
          <w:tcPr>
            <w:tcW w:w="1134" w:type="dxa"/>
          </w:tcPr>
          <w:p w14:paraId="643B82AE" w14:textId="389A2398" w:rsidR="002D614D" w:rsidRPr="007F6A26" w:rsidRDefault="002D614D" w:rsidP="00FD588A">
            <w:pPr>
              <w:pStyle w:val="a0"/>
              <w:ind w:firstLine="0"/>
            </w:pPr>
            <w:r w:rsidRPr="007F6A26">
              <w:t>0</w:t>
            </w:r>
            <w:r w:rsidR="00DF2117">
              <w:t>,00</w:t>
            </w:r>
          </w:p>
        </w:tc>
        <w:tc>
          <w:tcPr>
            <w:tcW w:w="1906" w:type="dxa"/>
          </w:tcPr>
          <w:p w14:paraId="5A114193" w14:textId="77777777" w:rsidR="002D614D" w:rsidRPr="007F6A26" w:rsidRDefault="002D614D" w:rsidP="00FD588A">
            <w:pPr>
              <w:pStyle w:val="a0"/>
              <w:ind w:firstLine="0"/>
            </w:pPr>
            <w:r w:rsidRPr="007F6A26">
              <w:t>0,92</w:t>
            </w:r>
          </w:p>
        </w:tc>
        <w:tc>
          <w:tcPr>
            <w:tcW w:w="2347" w:type="dxa"/>
          </w:tcPr>
          <w:p w14:paraId="630D819C" w14:textId="77777777" w:rsidR="002D614D" w:rsidRPr="007F6A26" w:rsidRDefault="002D614D" w:rsidP="00FD588A">
            <w:pPr>
              <w:pStyle w:val="a0"/>
              <w:ind w:firstLine="0"/>
            </w:pPr>
            <w:r w:rsidRPr="007F6A26">
              <w:t>0,92</w:t>
            </w:r>
          </w:p>
        </w:tc>
        <w:tc>
          <w:tcPr>
            <w:tcW w:w="1417" w:type="dxa"/>
          </w:tcPr>
          <w:p w14:paraId="18323C61" w14:textId="77777777" w:rsidR="002D614D" w:rsidRPr="007F6A26" w:rsidRDefault="002D614D" w:rsidP="00FD588A">
            <w:pPr>
              <w:pStyle w:val="a0"/>
              <w:ind w:firstLine="0"/>
            </w:pPr>
            <w:r w:rsidRPr="007F6A26">
              <w:t>0,92</w:t>
            </w:r>
          </w:p>
        </w:tc>
        <w:tc>
          <w:tcPr>
            <w:tcW w:w="851" w:type="dxa"/>
          </w:tcPr>
          <w:p w14:paraId="5A430EA2" w14:textId="77777777" w:rsidR="002D614D" w:rsidRPr="007F6A26" w:rsidRDefault="002D614D" w:rsidP="00FD588A">
            <w:pPr>
              <w:pStyle w:val="a0"/>
              <w:ind w:firstLine="0"/>
            </w:pPr>
            <w:r w:rsidRPr="007F6A26">
              <w:t>0,92</w:t>
            </w:r>
          </w:p>
        </w:tc>
        <w:tc>
          <w:tcPr>
            <w:tcW w:w="850" w:type="dxa"/>
          </w:tcPr>
          <w:p w14:paraId="59953BEF" w14:textId="77777777" w:rsidR="002D614D" w:rsidRPr="007F6A26" w:rsidRDefault="002D614D" w:rsidP="00FD588A">
            <w:pPr>
              <w:pStyle w:val="a0"/>
              <w:ind w:firstLine="0"/>
            </w:pPr>
            <w:r w:rsidRPr="007F6A26">
              <w:t>0,04</w:t>
            </w:r>
          </w:p>
        </w:tc>
        <w:tc>
          <w:tcPr>
            <w:tcW w:w="1637" w:type="dxa"/>
          </w:tcPr>
          <w:p w14:paraId="4D292CEB" w14:textId="77777777" w:rsidR="002D614D" w:rsidRPr="007F6A26" w:rsidRDefault="002D614D" w:rsidP="00FD588A">
            <w:pPr>
              <w:pStyle w:val="a0"/>
              <w:ind w:firstLine="0"/>
            </w:pPr>
            <w:r w:rsidRPr="007F6A26">
              <w:t>0,14</w:t>
            </w:r>
          </w:p>
        </w:tc>
      </w:tr>
      <w:tr w:rsidR="002D614D" w:rsidRPr="007F6A26" w14:paraId="3B6B1662" w14:textId="77777777" w:rsidTr="00A91834">
        <w:tc>
          <w:tcPr>
            <w:tcW w:w="1865" w:type="dxa"/>
          </w:tcPr>
          <w:p w14:paraId="6F928340" w14:textId="55DAB21F" w:rsidR="002D614D" w:rsidRPr="007F6A26" w:rsidRDefault="002D614D" w:rsidP="00FD588A">
            <w:pPr>
              <w:pStyle w:val="a0"/>
              <w:ind w:firstLine="0"/>
            </w:pPr>
            <w:r w:rsidRPr="007F6A26">
              <w:t>B*07:04</w:t>
            </w:r>
          </w:p>
        </w:tc>
        <w:tc>
          <w:tcPr>
            <w:tcW w:w="1713" w:type="dxa"/>
          </w:tcPr>
          <w:p w14:paraId="041FD281" w14:textId="2B90B680" w:rsidR="002D614D" w:rsidRPr="00A91834" w:rsidRDefault="0029163F" w:rsidP="00FD588A">
            <w:pPr>
              <w:pStyle w:val="a0"/>
              <w:ind w:firstLine="0"/>
              <w:rPr>
                <w:lang w:val="ru-RU"/>
              </w:rPr>
            </w:pPr>
            <w:r>
              <w:rPr>
                <w:lang w:val="ru-RU"/>
              </w:rPr>
              <w:t>1494</w:t>
            </w:r>
          </w:p>
        </w:tc>
        <w:tc>
          <w:tcPr>
            <w:tcW w:w="958" w:type="dxa"/>
          </w:tcPr>
          <w:p w14:paraId="62C21008" w14:textId="701F8435" w:rsidR="002D614D" w:rsidRPr="007F6A26" w:rsidRDefault="002D614D" w:rsidP="00FD588A">
            <w:pPr>
              <w:pStyle w:val="a0"/>
              <w:ind w:firstLine="0"/>
            </w:pPr>
            <w:r w:rsidRPr="007F6A26">
              <w:t>0,93</w:t>
            </w:r>
          </w:p>
        </w:tc>
        <w:tc>
          <w:tcPr>
            <w:tcW w:w="1134" w:type="dxa"/>
          </w:tcPr>
          <w:p w14:paraId="49EDDE65" w14:textId="0C545FC7" w:rsidR="002D614D" w:rsidRPr="007F6A26" w:rsidRDefault="002D614D" w:rsidP="00FD588A">
            <w:pPr>
              <w:pStyle w:val="a0"/>
              <w:ind w:firstLine="0"/>
            </w:pPr>
            <w:r w:rsidRPr="007F6A26">
              <w:t>0</w:t>
            </w:r>
            <w:r w:rsidR="00DF2117">
              <w:t>,00</w:t>
            </w:r>
          </w:p>
        </w:tc>
        <w:tc>
          <w:tcPr>
            <w:tcW w:w="1906" w:type="dxa"/>
          </w:tcPr>
          <w:p w14:paraId="45799A37" w14:textId="77777777" w:rsidR="002D614D" w:rsidRPr="007F6A26" w:rsidRDefault="002D614D" w:rsidP="00FD588A">
            <w:pPr>
              <w:pStyle w:val="a0"/>
              <w:ind w:firstLine="0"/>
            </w:pPr>
            <w:r w:rsidRPr="007F6A26">
              <w:t>0,91</w:t>
            </w:r>
          </w:p>
        </w:tc>
        <w:tc>
          <w:tcPr>
            <w:tcW w:w="2347" w:type="dxa"/>
          </w:tcPr>
          <w:p w14:paraId="651DFB6E" w14:textId="77777777" w:rsidR="002D614D" w:rsidRPr="007F6A26" w:rsidRDefault="002D614D" w:rsidP="00FD588A">
            <w:pPr>
              <w:pStyle w:val="a0"/>
              <w:ind w:firstLine="0"/>
            </w:pPr>
            <w:r w:rsidRPr="007F6A26">
              <w:t>0,91</w:t>
            </w:r>
          </w:p>
        </w:tc>
        <w:tc>
          <w:tcPr>
            <w:tcW w:w="1417" w:type="dxa"/>
          </w:tcPr>
          <w:p w14:paraId="4A43A7CB" w14:textId="77777777" w:rsidR="002D614D" w:rsidRPr="007F6A26" w:rsidRDefault="002D614D" w:rsidP="00FD588A">
            <w:pPr>
              <w:pStyle w:val="a0"/>
              <w:ind w:firstLine="0"/>
            </w:pPr>
            <w:r w:rsidRPr="007F6A26">
              <w:t>0,91</w:t>
            </w:r>
          </w:p>
        </w:tc>
        <w:tc>
          <w:tcPr>
            <w:tcW w:w="851" w:type="dxa"/>
          </w:tcPr>
          <w:p w14:paraId="2088E1C0" w14:textId="77777777" w:rsidR="002D614D" w:rsidRPr="007F6A26" w:rsidRDefault="002D614D" w:rsidP="00FD588A">
            <w:pPr>
              <w:pStyle w:val="a0"/>
              <w:ind w:firstLine="0"/>
            </w:pPr>
            <w:r w:rsidRPr="007F6A26">
              <w:t>0,91</w:t>
            </w:r>
          </w:p>
        </w:tc>
        <w:tc>
          <w:tcPr>
            <w:tcW w:w="850" w:type="dxa"/>
          </w:tcPr>
          <w:p w14:paraId="3E4955C5" w14:textId="77777777" w:rsidR="002D614D" w:rsidRPr="007F6A26" w:rsidRDefault="002D614D" w:rsidP="00FD588A">
            <w:pPr>
              <w:pStyle w:val="a0"/>
              <w:ind w:firstLine="0"/>
            </w:pPr>
            <w:r w:rsidRPr="007F6A26">
              <w:t>0,06</w:t>
            </w:r>
          </w:p>
        </w:tc>
        <w:tc>
          <w:tcPr>
            <w:tcW w:w="1637" w:type="dxa"/>
          </w:tcPr>
          <w:p w14:paraId="1E6C4A4C" w14:textId="77777777" w:rsidR="002D614D" w:rsidRPr="007F6A26" w:rsidRDefault="002D614D" w:rsidP="00FD588A">
            <w:pPr>
              <w:pStyle w:val="a0"/>
              <w:ind w:firstLine="0"/>
            </w:pPr>
            <w:r w:rsidRPr="007F6A26">
              <w:t>0,14</w:t>
            </w:r>
          </w:p>
        </w:tc>
      </w:tr>
      <w:tr w:rsidR="002D614D" w:rsidRPr="007F6A26" w14:paraId="553CCE13" w14:textId="77777777" w:rsidTr="00A91834">
        <w:tc>
          <w:tcPr>
            <w:tcW w:w="1865" w:type="dxa"/>
          </w:tcPr>
          <w:p w14:paraId="1646801A" w14:textId="41F03CBB" w:rsidR="002D614D" w:rsidRPr="007F6A26" w:rsidRDefault="002D614D" w:rsidP="00FD588A">
            <w:pPr>
              <w:pStyle w:val="a0"/>
              <w:ind w:firstLine="0"/>
            </w:pPr>
            <w:r w:rsidRPr="007F6A26">
              <w:t>B*49:01</w:t>
            </w:r>
          </w:p>
        </w:tc>
        <w:tc>
          <w:tcPr>
            <w:tcW w:w="1713" w:type="dxa"/>
          </w:tcPr>
          <w:p w14:paraId="1F013025" w14:textId="1C6A4B2C" w:rsidR="002D614D" w:rsidRPr="00A91834" w:rsidRDefault="0029163F" w:rsidP="00FD588A">
            <w:pPr>
              <w:pStyle w:val="a0"/>
              <w:ind w:firstLine="0"/>
              <w:rPr>
                <w:lang w:val="ru-RU"/>
              </w:rPr>
            </w:pPr>
            <w:r>
              <w:rPr>
                <w:lang w:val="ru-RU"/>
              </w:rPr>
              <w:t>5872</w:t>
            </w:r>
          </w:p>
        </w:tc>
        <w:tc>
          <w:tcPr>
            <w:tcW w:w="958" w:type="dxa"/>
          </w:tcPr>
          <w:p w14:paraId="29AD1866" w14:textId="53DB4C0B" w:rsidR="002D614D" w:rsidRPr="007F6A26" w:rsidRDefault="002D614D" w:rsidP="00FD588A">
            <w:pPr>
              <w:pStyle w:val="a0"/>
              <w:ind w:firstLine="0"/>
            </w:pPr>
            <w:r w:rsidRPr="007F6A26">
              <w:t>0,93</w:t>
            </w:r>
          </w:p>
        </w:tc>
        <w:tc>
          <w:tcPr>
            <w:tcW w:w="1134" w:type="dxa"/>
          </w:tcPr>
          <w:p w14:paraId="708DC84F" w14:textId="77777777" w:rsidR="002D614D" w:rsidRPr="007F6A26" w:rsidRDefault="002D614D" w:rsidP="00FD588A">
            <w:pPr>
              <w:pStyle w:val="a0"/>
              <w:ind w:firstLine="0"/>
            </w:pPr>
            <w:r w:rsidRPr="007F6A26">
              <w:t>0,07</w:t>
            </w:r>
          </w:p>
        </w:tc>
        <w:tc>
          <w:tcPr>
            <w:tcW w:w="1906" w:type="dxa"/>
          </w:tcPr>
          <w:p w14:paraId="0A4A74F1" w14:textId="77777777" w:rsidR="002D614D" w:rsidRPr="007F6A26" w:rsidRDefault="002D614D" w:rsidP="00FD588A">
            <w:pPr>
              <w:pStyle w:val="a0"/>
              <w:ind w:firstLine="0"/>
            </w:pPr>
            <w:r w:rsidRPr="007F6A26">
              <w:t>0,87</w:t>
            </w:r>
          </w:p>
        </w:tc>
        <w:tc>
          <w:tcPr>
            <w:tcW w:w="2347" w:type="dxa"/>
          </w:tcPr>
          <w:p w14:paraId="6574E6F0" w14:textId="77777777" w:rsidR="002D614D" w:rsidRPr="007F6A26" w:rsidRDefault="002D614D" w:rsidP="00FD588A">
            <w:pPr>
              <w:pStyle w:val="a0"/>
              <w:ind w:firstLine="0"/>
            </w:pPr>
            <w:r w:rsidRPr="007F6A26">
              <w:t>0,93</w:t>
            </w:r>
          </w:p>
        </w:tc>
        <w:tc>
          <w:tcPr>
            <w:tcW w:w="1417" w:type="dxa"/>
          </w:tcPr>
          <w:p w14:paraId="50CC7787" w14:textId="77777777" w:rsidR="002D614D" w:rsidRPr="007F6A26" w:rsidRDefault="002D614D" w:rsidP="00FD588A">
            <w:pPr>
              <w:pStyle w:val="a0"/>
              <w:ind w:firstLine="0"/>
            </w:pPr>
            <w:r w:rsidRPr="007F6A26">
              <w:t>0,93</w:t>
            </w:r>
          </w:p>
        </w:tc>
        <w:tc>
          <w:tcPr>
            <w:tcW w:w="851" w:type="dxa"/>
          </w:tcPr>
          <w:p w14:paraId="4F1256ED" w14:textId="088DE663" w:rsidR="002D614D" w:rsidRPr="007F6A26" w:rsidRDefault="002D614D" w:rsidP="00FD588A">
            <w:pPr>
              <w:pStyle w:val="a0"/>
              <w:ind w:firstLine="0"/>
            </w:pPr>
            <w:r w:rsidRPr="007F6A26">
              <w:t>0,9</w:t>
            </w:r>
            <w:r w:rsidR="00DF2117">
              <w:t>0</w:t>
            </w:r>
          </w:p>
        </w:tc>
        <w:tc>
          <w:tcPr>
            <w:tcW w:w="850" w:type="dxa"/>
          </w:tcPr>
          <w:p w14:paraId="0D9D969F" w14:textId="77777777" w:rsidR="002D614D" w:rsidRPr="007F6A26" w:rsidRDefault="002D614D" w:rsidP="00FD588A">
            <w:pPr>
              <w:pStyle w:val="a0"/>
              <w:ind w:firstLine="0"/>
            </w:pPr>
            <w:r w:rsidRPr="007F6A26">
              <w:t>0,33</w:t>
            </w:r>
          </w:p>
        </w:tc>
        <w:tc>
          <w:tcPr>
            <w:tcW w:w="1637" w:type="dxa"/>
          </w:tcPr>
          <w:p w14:paraId="71A8010A" w14:textId="77777777" w:rsidR="002D614D" w:rsidRPr="007F6A26" w:rsidRDefault="002D614D" w:rsidP="00FD588A">
            <w:pPr>
              <w:pStyle w:val="a0"/>
              <w:ind w:firstLine="0"/>
            </w:pPr>
            <w:r w:rsidRPr="007F6A26">
              <w:t>0,28</w:t>
            </w:r>
          </w:p>
        </w:tc>
      </w:tr>
      <w:tr w:rsidR="002D614D" w:rsidRPr="007F6A26" w14:paraId="4E7D1B5A" w14:textId="77777777" w:rsidTr="00A91834">
        <w:tc>
          <w:tcPr>
            <w:tcW w:w="1865" w:type="dxa"/>
          </w:tcPr>
          <w:p w14:paraId="18BA890B" w14:textId="3856BA3C" w:rsidR="002D614D" w:rsidRPr="007F6A26" w:rsidRDefault="002D614D" w:rsidP="00FD588A">
            <w:pPr>
              <w:pStyle w:val="a0"/>
              <w:ind w:firstLine="0"/>
            </w:pPr>
            <w:r w:rsidRPr="007F6A26">
              <w:t>A*33:01</w:t>
            </w:r>
          </w:p>
        </w:tc>
        <w:tc>
          <w:tcPr>
            <w:tcW w:w="1713" w:type="dxa"/>
          </w:tcPr>
          <w:p w14:paraId="2E747E45" w14:textId="080F8F8A" w:rsidR="002D614D" w:rsidRPr="00A91834" w:rsidRDefault="0029163F" w:rsidP="00FD588A">
            <w:pPr>
              <w:pStyle w:val="a0"/>
              <w:ind w:firstLine="0"/>
              <w:rPr>
                <w:lang w:val="ru-RU"/>
              </w:rPr>
            </w:pPr>
            <w:r>
              <w:rPr>
                <w:lang w:val="ru-RU"/>
              </w:rPr>
              <w:t>3848</w:t>
            </w:r>
          </w:p>
        </w:tc>
        <w:tc>
          <w:tcPr>
            <w:tcW w:w="958" w:type="dxa"/>
          </w:tcPr>
          <w:p w14:paraId="4728322E" w14:textId="0BA0AF5F" w:rsidR="002D614D" w:rsidRPr="007F6A26" w:rsidRDefault="002D614D" w:rsidP="00FD588A">
            <w:pPr>
              <w:pStyle w:val="a0"/>
              <w:ind w:firstLine="0"/>
            </w:pPr>
            <w:r w:rsidRPr="007F6A26">
              <w:t>0,93</w:t>
            </w:r>
          </w:p>
        </w:tc>
        <w:tc>
          <w:tcPr>
            <w:tcW w:w="1134" w:type="dxa"/>
          </w:tcPr>
          <w:p w14:paraId="6C19D79D" w14:textId="1BEB1BCE" w:rsidR="002D614D" w:rsidRPr="007F6A26" w:rsidRDefault="002D614D" w:rsidP="00FD588A">
            <w:pPr>
              <w:pStyle w:val="a0"/>
              <w:ind w:firstLine="0"/>
            </w:pPr>
            <w:r w:rsidRPr="007F6A26">
              <w:t>0</w:t>
            </w:r>
            <w:r w:rsidR="00DF2117">
              <w:t>,00</w:t>
            </w:r>
          </w:p>
        </w:tc>
        <w:tc>
          <w:tcPr>
            <w:tcW w:w="1906" w:type="dxa"/>
          </w:tcPr>
          <w:p w14:paraId="36719820" w14:textId="77777777" w:rsidR="002D614D" w:rsidRPr="007F6A26" w:rsidRDefault="002D614D" w:rsidP="00FD588A">
            <w:pPr>
              <w:pStyle w:val="a0"/>
              <w:ind w:firstLine="0"/>
            </w:pPr>
            <w:r w:rsidRPr="007F6A26">
              <w:t>0,91</w:t>
            </w:r>
          </w:p>
        </w:tc>
        <w:tc>
          <w:tcPr>
            <w:tcW w:w="2347" w:type="dxa"/>
          </w:tcPr>
          <w:p w14:paraId="3EE5C14B" w14:textId="77777777" w:rsidR="002D614D" w:rsidRPr="007F6A26" w:rsidRDefault="002D614D" w:rsidP="00FD588A">
            <w:pPr>
              <w:pStyle w:val="a0"/>
              <w:ind w:firstLine="0"/>
            </w:pPr>
            <w:r w:rsidRPr="007F6A26">
              <w:t>0,91</w:t>
            </w:r>
          </w:p>
        </w:tc>
        <w:tc>
          <w:tcPr>
            <w:tcW w:w="1417" w:type="dxa"/>
          </w:tcPr>
          <w:p w14:paraId="0F352088" w14:textId="77777777" w:rsidR="002D614D" w:rsidRPr="007F6A26" w:rsidRDefault="002D614D" w:rsidP="00FD588A">
            <w:pPr>
              <w:pStyle w:val="a0"/>
              <w:ind w:firstLine="0"/>
            </w:pPr>
            <w:r w:rsidRPr="007F6A26">
              <w:t>0,91</w:t>
            </w:r>
          </w:p>
        </w:tc>
        <w:tc>
          <w:tcPr>
            <w:tcW w:w="851" w:type="dxa"/>
          </w:tcPr>
          <w:p w14:paraId="042DC36C" w14:textId="77777777" w:rsidR="002D614D" w:rsidRPr="007F6A26" w:rsidRDefault="002D614D" w:rsidP="00FD588A">
            <w:pPr>
              <w:pStyle w:val="a0"/>
              <w:ind w:firstLine="0"/>
            </w:pPr>
            <w:r w:rsidRPr="007F6A26">
              <w:t>0,91</w:t>
            </w:r>
          </w:p>
        </w:tc>
        <w:tc>
          <w:tcPr>
            <w:tcW w:w="850" w:type="dxa"/>
          </w:tcPr>
          <w:p w14:paraId="6AAEBAAF" w14:textId="77777777" w:rsidR="002D614D" w:rsidRPr="007F6A26" w:rsidRDefault="002D614D" w:rsidP="00FD588A">
            <w:pPr>
              <w:pStyle w:val="a0"/>
              <w:ind w:firstLine="0"/>
            </w:pPr>
            <w:r w:rsidRPr="007F6A26">
              <w:t>0,17</w:t>
            </w:r>
          </w:p>
        </w:tc>
        <w:tc>
          <w:tcPr>
            <w:tcW w:w="1637" w:type="dxa"/>
          </w:tcPr>
          <w:p w14:paraId="4C3CAB1B" w14:textId="77777777" w:rsidR="002D614D" w:rsidRPr="007F6A26" w:rsidRDefault="002D614D" w:rsidP="00FD588A">
            <w:pPr>
              <w:pStyle w:val="a0"/>
              <w:ind w:firstLine="0"/>
            </w:pPr>
            <w:r w:rsidRPr="007F6A26">
              <w:t>0,21</w:t>
            </w:r>
          </w:p>
        </w:tc>
      </w:tr>
      <w:tr w:rsidR="002D614D" w:rsidRPr="007F6A26" w14:paraId="06BEDDF1" w14:textId="77777777" w:rsidTr="00A91834">
        <w:tc>
          <w:tcPr>
            <w:tcW w:w="1865" w:type="dxa"/>
          </w:tcPr>
          <w:p w14:paraId="308F1ECB" w14:textId="723363A4" w:rsidR="002D614D" w:rsidRPr="007F6A26" w:rsidRDefault="002D614D" w:rsidP="00FD588A">
            <w:pPr>
              <w:pStyle w:val="a0"/>
              <w:ind w:firstLine="0"/>
            </w:pPr>
            <w:r w:rsidRPr="007F6A26">
              <w:t>B*44:02</w:t>
            </w:r>
          </w:p>
        </w:tc>
        <w:tc>
          <w:tcPr>
            <w:tcW w:w="1713" w:type="dxa"/>
          </w:tcPr>
          <w:p w14:paraId="5C731F68" w14:textId="63033B4E" w:rsidR="002D614D" w:rsidRPr="00A91834" w:rsidRDefault="00854C39" w:rsidP="00FD588A">
            <w:pPr>
              <w:pStyle w:val="a0"/>
              <w:ind w:firstLine="0"/>
              <w:rPr>
                <w:lang w:val="ru-RU"/>
              </w:rPr>
            </w:pPr>
            <w:r>
              <w:rPr>
                <w:lang w:val="ru-RU"/>
              </w:rPr>
              <w:t>11785</w:t>
            </w:r>
          </w:p>
        </w:tc>
        <w:tc>
          <w:tcPr>
            <w:tcW w:w="958" w:type="dxa"/>
          </w:tcPr>
          <w:p w14:paraId="7D9D1614" w14:textId="461CDDBB" w:rsidR="002D614D" w:rsidRPr="007F6A26" w:rsidRDefault="002D614D" w:rsidP="00FD588A">
            <w:pPr>
              <w:pStyle w:val="a0"/>
              <w:ind w:firstLine="0"/>
            </w:pPr>
            <w:r w:rsidRPr="007F6A26">
              <w:t>0,93</w:t>
            </w:r>
          </w:p>
        </w:tc>
        <w:tc>
          <w:tcPr>
            <w:tcW w:w="1134" w:type="dxa"/>
          </w:tcPr>
          <w:p w14:paraId="0E64F049" w14:textId="77777777" w:rsidR="002D614D" w:rsidRPr="007F6A26" w:rsidRDefault="002D614D" w:rsidP="00FD588A">
            <w:pPr>
              <w:pStyle w:val="a0"/>
              <w:ind w:firstLine="0"/>
            </w:pPr>
            <w:r w:rsidRPr="007F6A26">
              <w:t>0,01</w:t>
            </w:r>
          </w:p>
        </w:tc>
        <w:tc>
          <w:tcPr>
            <w:tcW w:w="1906" w:type="dxa"/>
          </w:tcPr>
          <w:p w14:paraId="5162CD1A" w14:textId="46CC2381" w:rsidR="002D614D" w:rsidRPr="007F6A26" w:rsidRDefault="002D614D" w:rsidP="00FD588A">
            <w:pPr>
              <w:pStyle w:val="a0"/>
              <w:ind w:firstLine="0"/>
            </w:pPr>
            <w:r w:rsidRPr="007F6A26">
              <w:t>0,9</w:t>
            </w:r>
            <w:r w:rsidR="00DF2117">
              <w:t>0</w:t>
            </w:r>
          </w:p>
        </w:tc>
        <w:tc>
          <w:tcPr>
            <w:tcW w:w="2347" w:type="dxa"/>
          </w:tcPr>
          <w:p w14:paraId="56633B35" w14:textId="77777777" w:rsidR="002D614D" w:rsidRPr="007F6A26" w:rsidRDefault="002D614D" w:rsidP="00FD588A">
            <w:pPr>
              <w:pStyle w:val="a0"/>
              <w:ind w:firstLine="0"/>
            </w:pPr>
            <w:r w:rsidRPr="007F6A26">
              <w:t>0,91</w:t>
            </w:r>
          </w:p>
        </w:tc>
        <w:tc>
          <w:tcPr>
            <w:tcW w:w="1417" w:type="dxa"/>
          </w:tcPr>
          <w:p w14:paraId="37E33526" w14:textId="77777777" w:rsidR="002D614D" w:rsidRPr="007F6A26" w:rsidRDefault="002D614D" w:rsidP="00FD588A">
            <w:pPr>
              <w:pStyle w:val="a0"/>
              <w:ind w:firstLine="0"/>
            </w:pPr>
            <w:r w:rsidRPr="007F6A26">
              <w:t>0,91</w:t>
            </w:r>
          </w:p>
        </w:tc>
        <w:tc>
          <w:tcPr>
            <w:tcW w:w="851" w:type="dxa"/>
          </w:tcPr>
          <w:p w14:paraId="227AC4EE" w14:textId="77777777" w:rsidR="002D614D" w:rsidRPr="007F6A26" w:rsidRDefault="002D614D" w:rsidP="00FD588A">
            <w:pPr>
              <w:pStyle w:val="a0"/>
              <w:ind w:firstLine="0"/>
            </w:pPr>
            <w:r w:rsidRPr="007F6A26">
              <w:t>0,91</w:t>
            </w:r>
          </w:p>
        </w:tc>
        <w:tc>
          <w:tcPr>
            <w:tcW w:w="850" w:type="dxa"/>
          </w:tcPr>
          <w:p w14:paraId="5AE194EF" w14:textId="77777777" w:rsidR="002D614D" w:rsidRPr="007F6A26" w:rsidRDefault="002D614D" w:rsidP="00FD588A">
            <w:pPr>
              <w:pStyle w:val="a0"/>
              <w:ind w:firstLine="0"/>
            </w:pPr>
            <w:r w:rsidRPr="007F6A26">
              <w:t>0,39</w:t>
            </w:r>
          </w:p>
        </w:tc>
        <w:tc>
          <w:tcPr>
            <w:tcW w:w="1637" w:type="dxa"/>
          </w:tcPr>
          <w:p w14:paraId="1B1B70B0" w14:textId="77777777" w:rsidR="002D614D" w:rsidRPr="007F6A26" w:rsidRDefault="002D614D" w:rsidP="00FD588A">
            <w:pPr>
              <w:pStyle w:val="a0"/>
              <w:ind w:firstLine="0"/>
            </w:pPr>
            <w:r w:rsidRPr="007F6A26">
              <w:t>0,35</w:t>
            </w:r>
          </w:p>
        </w:tc>
      </w:tr>
      <w:tr w:rsidR="002D614D" w:rsidRPr="007F6A26" w14:paraId="3650237D" w14:textId="77777777" w:rsidTr="00A91834">
        <w:tc>
          <w:tcPr>
            <w:tcW w:w="1865" w:type="dxa"/>
          </w:tcPr>
          <w:p w14:paraId="63551D65" w14:textId="38826E3C" w:rsidR="002D614D" w:rsidRPr="007F6A26" w:rsidRDefault="002D614D" w:rsidP="00FD588A">
            <w:pPr>
              <w:pStyle w:val="a0"/>
              <w:ind w:firstLine="0"/>
            </w:pPr>
            <w:r w:rsidRPr="007F6A26">
              <w:t>A*02:17</w:t>
            </w:r>
          </w:p>
        </w:tc>
        <w:tc>
          <w:tcPr>
            <w:tcW w:w="1713" w:type="dxa"/>
          </w:tcPr>
          <w:p w14:paraId="62B20A00" w14:textId="1970A0AA" w:rsidR="002D614D" w:rsidRPr="00A91834" w:rsidRDefault="00854C39" w:rsidP="00FD588A">
            <w:pPr>
              <w:pStyle w:val="a0"/>
              <w:ind w:firstLine="0"/>
              <w:rPr>
                <w:lang w:val="ru-RU"/>
              </w:rPr>
            </w:pPr>
            <w:r>
              <w:rPr>
                <w:lang w:val="ru-RU"/>
              </w:rPr>
              <w:t>521</w:t>
            </w:r>
          </w:p>
        </w:tc>
        <w:tc>
          <w:tcPr>
            <w:tcW w:w="958" w:type="dxa"/>
          </w:tcPr>
          <w:p w14:paraId="5355AA65" w14:textId="4788B5C4" w:rsidR="002D614D" w:rsidRPr="007F6A26" w:rsidRDefault="002D614D" w:rsidP="00FD588A">
            <w:pPr>
              <w:pStyle w:val="a0"/>
              <w:ind w:firstLine="0"/>
            </w:pPr>
            <w:r w:rsidRPr="007F6A26">
              <w:t>0,93</w:t>
            </w:r>
          </w:p>
        </w:tc>
        <w:tc>
          <w:tcPr>
            <w:tcW w:w="1134" w:type="dxa"/>
          </w:tcPr>
          <w:p w14:paraId="1876C474" w14:textId="77777777" w:rsidR="002D614D" w:rsidRPr="007F6A26" w:rsidRDefault="002D614D" w:rsidP="00FD588A">
            <w:pPr>
              <w:pStyle w:val="a0"/>
              <w:ind w:firstLine="0"/>
            </w:pPr>
            <w:r w:rsidRPr="007F6A26">
              <w:t>0,03</w:t>
            </w:r>
          </w:p>
        </w:tc>
        <w:tc>
          <w:tcPr>
            <w:tcW w:w="1906" w:type="dxa"/>
          </w:tcPr>
          <w:p w14:paraId="1F5B4EDD" w14:textId="207AE6E7" w:rsidR="002D614D" w:rsidRPr="007F6A26" w:rsidRDefault="002D614D" w:rsidP="00FD588A">
            <w:pPr>
              <w:pStyle w:val="a0"/>
              <w:ind w:firstLine="0"/>
            </w:pPr>
            <w:r w:rsidRPr="007F6A26">
              <w:t>0,9</w:t>
            </w:r>
            <w:r w:rsidR="00DF2117">
              <w:t>0</w:t>
            </w:r>
          </w:p>
        </w:tc>
        <w:tc>
          <w:tcPr>
            <w:tcW w:w="2347" w:type="dxa"/>
          </w:tcPr>
          <w:p w14:paraId="0CED3B05" w14:textId="25F8F9FF" w:rsidR="002D614D" w:rsidRPr="007F6A26" w:rsidRDefault="002D614D" w:rsidP="00FD588A">
            <w:pPr>
              <w:pStyle w:val="a0"/>
              <w:ind w:firstLine="0"/>
            </w:pPr>
            <w:r w:rsidRPr="007F6A26">
              <w:t>0,9</w:t>
            </w:r>
            <w:r w:rsidR="00DF2117">
              <w:t>0</w:t>
            </w:r>
          </w:p>
        </w:tc>
        <w:tc>
          <w:tcPr>
            <w:tcW w:w="1417" w:type="dxa"/>
          </w:tcPr>
          <w:p w14:paraId="03FDF447" w14:textId="71A2B88D" w:rsidR="002D614D" w:rsidRPr="007F6A26" w:rsidRDefault="002D614D" w:rsidP="00FD588A">
            <w:pPr>
              <w:pStyle w:val="a0"/>
              <w:ind w:firstLine="0"/>
            </w:pPr>
            <w:r w:rsidRPr="007F6A26">
              <w:t>0,9</w:t>
            </w:r>
            <w:r w:rsidR="00DF2117">
              <w:t>0</w:t>
            </w:r>
          </w:p>
        </w:tc>
        <w:tc>
          <w:tcPr>
            <w:tcW w:w="851" w:type="dxa"/>
          </w:tcPr>
          <w:p w14:paraId="409109E1" w14:textId="0A8EFB3A" w:rsidR="002D614D" w:rsidRPr="007F6A26" w:rsidRDefault="002D614D" w:rsidP="00FD588A">
            <w:pPr>
              <w:pStyle w:val="a0"/>
              <w:ind w:firstLine="0"/>
            </w:pPr>
            <w:r w:rsidRPr="007F6A26">
              <w:t>0,9</w:t>
            </w:r>
            <w:r w:rsidR="00DF2117">
              <w:t>0</w:t>
            </w:r>
          </w:p>
        </w:tc>
        <w:tc>
          <w:tcPr>
            <w:tcW w:w="850" w:type="dxa"/>
          </w:tcPr>
          <w:p w14:paraId="1734DE86" w14:textId="77777777" w:rsidR="002D614D" w:rsidRPr="007F6A26" w:rsidRDefault="002D614D" w:rsidP="00FD588A">
            <w:pPr>
              <w:pStyle w:val="a0"/>
              <w:ind w:firstLine="0"/>
            </w:pPr>
            <w:r w:rsidRPr="007F6A26">
              <w:t>0,04</w:t>
            </w:r>
          </w:p>
        </w:tc>
        <w:tc>
          <w:tcPr>
            <w:tcW w:w="1637" w:type="dxa"/>
          </w:tcPr>
          <w:p w14:paraId="62496FBA" w14:textId="77777777" w:rsidR="002D614D" w:rsidRPr="007F6A26" w:rsidRDefault="002D614D" w:rsidP="00FD588A">
            <w:pPr>
              <w:pStyle w:val="a0"/>
              <w:ind w:firstLine="0"/>
            </w:pPr>
            <w:r w:rsidRPr="007F6A26">
              <w:t>0,08</w:t>
            </w:r>
          </w:p>
        </w:tc>
      </w:tr>
      <w:tr w:rsidR="002D614D" w:rsidRPr="007F6A26" w14:paraId="365F22F2" w14:textId="77777777" w:rsidTr="00A91834">
        <w:tc>
          <w:tcPr>
            <w:tcW w:w="1865" w:type="dxa"/>
          </w:tcPr>
          <w:p w14:paraId="3B6E41FC" w14:textId="7ECBBDBF" w:rsidR="002D614D" w:rsidRPr="007F6A26" w:rsidRDefault="002D614D" w:rsidP="00FD588A">
            <w:pPr>
              <w:pStyle w:val="a0"/>
              <w:ind w:firstLine="0"/>
            </w:pPr>
            <w:r w:rsidRPr="007F6A26">
              <w:lastRenderedPageBreak/>
              <w:t>B*08:02</w:t>
            </w:r>
          </w:p>
        </w:tc>
        <w:tc>
          <w:tcPr>
            <w:tcW w:w="1713" w:type="dxa"/>
          </w:tcPr>
          <w:p w14:paraId="3EF71939" w14:textId="4F2CADA8" w:rsidR="002D614D" w:rsidRPr="00A91834" w:rsidRDefault="00854C39" w:rsidP="00FD588A">
            <w:pPr>
              <w:pStyle w:val="a0"/>
              <w:ind w:firstLine="0"/>
              <w:rPr>
                <w:lang w:val="ru-RU"/>
              </w:rPr>
            </w:pPr>
            <w:r>
              <w:rPr>
                <w:lang w:val="ru-RU"/>
              </w:rPr>
              <w:t>56</w:t>
            </w:r>
          </w:p>
        </w:tc>
        <w:tc>
          <w:tcPr>
            <w:tcW w:w="958" w:type="dxa"/>
          </w:tcPr>
          <w:p w14:paraId="0FE636A5" w14:textId="63368E1F" w:rsidR="002D614D" w:rsidRPr="007F6A26" w:rsidRDefault="002D614D" w:rsidP="00FD588A">
            <w:pPr>
              <w:pStyle w:val="a0"/>
              <w:ind w:firstLine="0"/>
            </w:pPr>
            <w:r w:rsidRPr="007F6A26">
              <w:t>0,93</w:t>
            </w:r>
          </w:p>
        </w:tc>
        <w:tc>
          <w:tcPr>
            <w:tcW w:w="1134" w:type="dxa"/>
          </w:tcPr>
          <w:p w14:paraId="0DCB001B" w14:textId="77777777" w:rsidR="002D614D" w:rsidRPr="007F6A26" w:rsidRDefault="002D614D" w:rsidP="00FD588A">
            <w:pPr>
              <w:pStyle w:val="a0"/>
              <w:ind w:firstLine="0"/>
            </w:pPr>
            <w:r w:rsidRPr="007F6A26">
              <w:t>0,06</w:t>
            </w:r>
          </w:p>
        </w:tc>
        <w:tc>
          <w:tcPr>
            <w:tcW w:w="1906" w:type="dxa"/>
          </w:tcPr>
          <w:p w14:paraId="3FCFCD12" w14:textId="77777777" w:rsidR="002D614D" w:rsidRPr="007F6A26" w:rsidRDefault="002D614D" w:rsidP="00FD588A">
            <w:pPr>
              <w:pStyle w:val="a0"/>
              <w:ind w:firstLine="0"/>
            </w:pPr>
            <w:r w:rsidRPr="007F6A26">
              <w:t>0,88</w:t>
            </w:r>
          </w:p>
        </w:tc>
        <w:tc>
          <w:tcPr>
            <w:tcW w:w="2347" w:type="dxa"/>
          </w:tcPr>
          <w:p w14:paraId="21FB0D66" w14:textId="77777777" w:rsidR="002D614D" w:rsidRPr="007F6A26" w:rsidRDefault="002D614D" w:rsidP="00FD588A">
            <w:pPr>
              <w:pStyle w:val="a0"/>
              <w:ind w:firstLine="0"/>
            </w:pPr>
            <w:r w:rsidRPr="007F6A26">
              <w:t>0,94</w:t>
            </w:r>
          </w:p>
        </w:tc>
        <w:tc>
          <w:tcPr>
            <w:tcW w:w="1417" w:type="dxa"/>
          </w:tcPr>
          <w:p w14:paraId="373DBE13" w14:textId="77777777" w:rsidR="002D614D" w:rsidRPr="007F6A26" w:rsidRDefault="002D614D" w:rsidP="00FD588A">
            <w:pPr>
              <w:pStyle w:val="a0"/>
              <w:ind w:firstLine="0"/>
            </w:pPr>
            <w:r w:rsidRPr="007F6A26">
              <w:t>0,94</w:t>
            </w:r>
          </w:p>
        </w:tc>
        <w:tc>
          <w:tcPr>
            <w:tcW w:w="851" w:type="dxa"/>
          </w:tcPr>
          <w:p w14:paraId="56B1A555" w14:textId="77777777" w:rsidR="002D614D" w:rsidRPr="007F6A26" w:rsidRDefault="002D614D" w:rsidP="00FD588A">
            <w:pPr>
              <w:pStyle w:val="a0"/>
              <w:ind w:firstLine="0"/>
            </w:pPr>
            <w:r w:rsidRPr="007F6A26">
              <w:t>0,91</w:t>
            </w:r>
          </w:p>
        </w:tc>
        <w:tc>
          <w:tcPr>
            <w:tcW w:w="850" w:type="dxa"/>
          </w:tcPr>
          <w:p w14:paraId="7820A430" w14:textId="77777777" w:rsidR="002D614D" w:rsidRPr="007F6A26" w:rsidRDefault="002D614D" w:rsidP="00FD588A">
            <w:pPr>
              <w:pStyle w:val="a0"/>
              <w:ind w:firstLine="0"/>
            </w:pPr>
            <w:r w:rsidRPr="007F6A26">
              <w:t>0,01</w:t>
            </w:r>
          </w:p>
        </w:tc>
        <w:tc>
          <w:tcPr>
            <w:tcW w:w="1637" w:type="dxa"/>
          </w:tcPr>
          <w:p w14:paraId="1747BE60" w14:textId="77777777" w:rsidR="002D614D" w:rsidRPr="007F6A26" w:rsidRDefault="002D614D" w:rsidP="00FD588A">
            <w:pPr>
              <w:pStyle w:val="a0"/>
              <w:ind w:firstLine="0"/>
            </w:pPr>
            <w:r w:rsidRPr="007F6A26">
              <w:t>0,03</w:t>
            </w:r>
          </w:p>
        </w:tc>
      </w:tr>
      <w:tr w:rsidR="002D614D" w:rsidRPr="007F6A26" w14:paraId="684E3F9E" w14:textId="77777777" w:rsidTr="00A91834">
        <w:tc>
          <w:tcPr>
            <w:tcW w:w="1865" w:type="dxa"/>
          </w:tcPr>
          <w:p w14:paraId="7ACC6EFC" w14:textId="693B534D" w:rsidR="002D614D" w:rsidRPr="007F6A26" w:rsidRDefault="002D614D" w:rsidP="00FD588A">
            <w:pPr>
              <w:pStyle w:val="a0"/>
              <w:ind w:firstLine="0"/>
            </w:pPr>
            <w:r w:rsidRPr="007F6A26">
              <w:t>A*03:01</w:t>
            </w:r>
          </w:p>
        </w:tc>
        <w:tc>
          <w:tcPr>
            <w:tcW w:w="1713" w:type="dxa"/>
          </w:tcPr>
          <w:p w14:paraId="21EF1047" w14:textId="7686AD48" w:rsidR="002D614D" w:rsidRPr="00A91834" w:rsidRDefault="00854C39" w:rsidP="00FD588A">
            <w:pPr>
              <w:pStyle w:val="a0"/>
              <w:ind w:firstLine="0"/>
              <w:rPr>
                <w:lang w:val="ru-RU"/>
              </w:rPr>
            </w:pPr>
            <w:r>
              <w:rPr>
                <w:lang w:val="ru-RU"/>
              </w:rPr>
              <w:t>15427</w:t>
            </w:r>
          </w:p>
        </w:tc>
        <w:tc>
          <w:tcPr>
            <w:tcW w:w="958" w:type="dxa"/>
          </w:tcPr>
          <w:p w14:paraId="0FCAA7EB" w14:textId="288F7102" w:rsidR="002D614D" w:rsidRPr="007F6A26" w:rsidRDefault="002D614D" w:rsidP="00FD588A">
            <w:pPr>
              <w:pStyle w:val="a0"/>
              <w:ind w:firstLine="0"/>
            </w:pPr>
            <w:r w:rsidRPr="007F6A26">
              <w:t>0,93</w:t>
            </w:r>
          </w:p>
        </w:tc>
        <w:tc>
          <w:tcPr>
            <w:tcW w:w="1134" w:type="dxa"/>
          </w:tcPr>
          <w:p w14:paraId="6C98AB46" w14:textId="77777777" w:rsidR="002D614D" w:rsidRPr="007F6A26" w:rsidRDefault="002D614D" w:rsidP="00FD588A">
            <w:pPr>
              <w:pStyle w:val="a0"/>
              <w:ind w:firstLine="0"/>
            </w:pPr>
            <w:r w:rsidRPr="007F6A26">
              <w:t>0,01</w:t>
            </w:r>
          </w:p>
        </w:tc>
        <w:tc>
          <w:tcPr>
            <w:tcW w:w="1906" w:type="dxa"/>
          </w:tcPr>
          <w:p w14:paraId="37EF9284" w14:textId="77777777" w:rsidR="002D614D" w:rsidRPr="007F6A26" w:rsidRDefault="002D614D" w:rsidP="00FD588A">
            <w:pPr>
              <w:pStyle w:val="a0"/>
              <w:ind w:firstLine="0"/>
            </w:pPr>
            <w:r w:rsidRPr="007F6A26">
              <w:t>0,91</w:t>
            </w:r>
          </w:p>
        </w:tc>
        <w:tc>
          <w:tcPr>
            <w:tcW w:w="2347" w:type="dxa"/>
          </w:tcPr>
          <w:p w14:paraId="7CD4B5FB" w14:textId="77777777" w:rsidR="002D614D" w:rsidRPr="007F6A26" w:rsidRDefault="002D614D" w:rsidP="00FD588A">
            <w:pPr>
              <w:pStyle w:val="a0"/>
              <w:ind w:firstLine="0"/>
            </w:pPr>
            <w:r w:rsidRPr="007F6A26">
              <w:t>0,91</w:t>
            </w:r>
          </w:p>
        </w:tc>
        <w:tc>
          <w:tcPr>
            <w:tcW w:w="1417" w:type="dxa"/>
          </w:tcPr>
          <w:p w14:paraId="07564AD5" w14:textId="77777777" w:rsidR="002D614D" w:rsidRPr="007F6A26" w:rsidRDefault="002D614D" w:rsidP="00FD588A">
            <w:pPr>
              <w:pStyle w:val="a0"/>
              <w:ind w:firstLine="0"/>
            </w:pPr>
            <w:r w:rsidRPr="007F6A26">
              <w:t>0,91</w:t>
            </w:r>
          </w:p>
        </w:tc>
        <w:tc>
          <w:tcPr>
            <w:tcW w:w="851" w:type="dxa"/>
          </w:tcPr>
          <w:p w14:paraId="14818F8B" w14:textId="77777777" w:rsidR="002D614D" w:rsidRPr="007F6A26" w:rsidRDefault="002D614D" w:rsidP="00FD588A">
            <w:pPr>
              <w:pStyle w:val="a0"/>
              <w:ind w:firstLine="0"/>
            </w:pPr>
            <w:r w:rsidRPr="007F6A26">
              <w:t>0,91</w:t>
            </w:r>
          </w:p>
        </w:tc>
        <w:tc>
          <w:tcPr>
            <w:tcW w:w="850" w:type="dxa"/>
          </w:tcPr>
          <w:p w14:paraId="496C89E2" w14:textId="77777777" w:rsidR="002D614D" w:rsidRPr="007F6A26" w:rsidRDefault="002D614D" w:rsidP="00FD588A">
            <w:pPr>
              <w:pStyle w:val="a0"/>
              <w:ind w:firstLine="0"/>
            </w:pPr>
            <w:r w:rsidRPr="007F6A26">
              <w:t>0,34</w:t>
            </w:r>
          </w:p>
        </w:tc>
        <w:tc>
          <w:tcPr>
            <w:tcW w:w="1637" w:type="dxa"/>
          </w:tcPr>
          <w:p w14:paraId="63F27A64" w14:textId="77777777" w:rsidR="002D614D" w:rsidRPr="007F6A26" w:rsidRDefault="002D614D" w:rsidP="00FD588A">
            <w:pPr>
              <w:pStyle w:val="a0"/>
              <w:ind w:firstLine="0"/>
            </w:pPr>
            <w:r w:rsidRPr="007F6A26">
              <w:t>0,39</w:t>
            </w:r>
          </w:p>
        </w:tc>
      </w:tr>
      <w:tr w:rsidR="002D614D" w:rsidRPr="007F6A26" w14:paraId="3C50138C" w14:textId="77777777" w:rsidTr="00A91834">
        <w:tc>
          <w:tcPr>
            <w:tcW w:w="1865" w:type="dxa"/>
          </w:tcPr>
          <w:p w14:paraId="1CEB82D1" w14:textId="23F7A830" w:rsidR="002D614D" w:rsidRPr="007F6A26" w:rsidRDefault="002D614D" w:rsidP="00FD588A">
            <w:pPr>
              <w:pStyle w:val="a0"/>
              <w:ind w:firstLine="0"/>
            </w:pPr>
            <w:r w:rsidRPr="007F6A26">
              <w:t>B*53:01</w:t>
            </w:r>
          </w:p>
        </w:tc>
        <w:tc>
          <w:tcPr>
            <w:tcW w:w="1713" w:type="dxa"/>
          </w:tcPr>
          <w:p w14:paraId="7E584437" w14:textId="63280DB8" w:rsidR="002D614D" w:rsidRPr="00A91834" w:rsidRDefault="00854C39" w:rsidP="00FD588A">
            <w:pPr>
              <w:pStyle w:val="a0"/>
              <w:ind w:firstLine="0"/>
              <w:rPr>
                <w:lang w:val="ru-RU"/>
              </w:rPr>
            </w:pPr>
            <w:r>
              <w:rPr>
                <w:lang w:val="ru-RU"/>
              </w:rPr>
              <w:t>2990</w:t>
            </w:r>
          </w:p>
        </w:tc>
        <w:tc>
          <w:tcPr>
            <w:tcW w:w="958" w:type="dxa"/>
          </w:tcPr>
          <w:p w14:paraId="12064D6B" w14:textId="6B503042" w:rsidR="002D614D" w:rsidRPr="007F6A26" w:rsidRDefault="002D614D" w:rsidP="00FD588A">
            <w:pPr>
              <w:pStyle w:val="a0"/>
              <w:ind w:firstLine="0"/>
            </w:pPr>
            <w:r w:rsidRPr="007F6A26">
              <w:t>0,93</w:t>
            </w:r>
          </w:p>
        </w:tc>
        <w:tc>
          <w:tcPr>
            <w:tcW w:w="1134" w:type="dxa"/>
          </w:tcPr>
          <w:p w14:paraId="16D4ABE9" w14:textId="25965E64" w:rsidR="002D614D" w:rsidRPr="007F6A26" w:rsidRDefault="002D614D" w:rsidP="00FD588A">
            <w:pPr>
              <w:pStyle w:val="a0"/>
              <w:ind w:firstLine="0"/>
            </w:pPr>
            <w:r w:rsidRPr="007F6A26">
              <w:t>0</w:t>
            </w:r>
            <w:r w:rsidR="00DF2117">
              <w:t>,00</w:t>
            </w:r>
          </w:p>
        </w:tc>
        <w:tc>
          <w:tcPr>
            <w:tcW w:w="1906" w:type="dxa"/>
          </w:tcPr>
          <w:p w14:paraId="77D3B94C" w14:textId="77777777" w:rsidR="002D614D" w:rsidRPr="007F6A26" w:rsidRDefault="002D614D" w:rsidP="00FD588A">
            <w:pPr>
              <w:pStyle w:val="a0"/>
              <w:ind w:firstLine="0"/>
            </w:pPr>
            <w:r w:rsidRPr="007F6A26">
              <w:t>0,91</w:t>
            </w:r>
          </w:p>
        </w:tc>
        <w:tc>
          <w:tcPr>
            <w:tcW w:w="2347" w:type="dxa"/>
          </w:tcPr>
          <w:p w14:paraId="10788688" w14:textId="5B9B6974" w:rsidR="002D614D" w:rsidRPr="007F6A26" w:rsidRDefault="002D614D" w:rsidP="00FD588A">
            <w:pPr>
              <w:pStyle w:val="a0"/>
              <w:ind w:firstLine="0"/>
            </w:pPr>
            <w:r w:rsidRPr="007F6A26">
              <w:t>0,9</w:t>
            </w:r>
            <w:r w:rsidR="00DF2117">
              <w:t>0</w:t>
            </w:r>
          </w:p>
        </w:tc>
        <w:tc>
          <w:tcPr>
            <w:tcW w:w="1417" w:type="dxa"/>
          </w:tcPr>
          <w:p w14:paraId="7ACDD4DD" w14:textId="74295B5B" w:rsidR="002D614D" w:rsidRPr="007F6A26" w:rsidRDefault="002D614D" w:rsidP="00FD588A">
            <w:pPr>
              <w:pStyle w:val="a0"/>
              <w:ind w:firstLine="0"/>
            </w:pPr>
            <w:r w:rsidRPr="007F6A26">
              <w:t>0,9</w:t>
            </w:r>
            <w:r w:rsidR="00DF2117">
              <w:t>0</w:t>
            </w:r>
          </w:p>
        </w:tc>
        <w:tc>
          <w:tcPr>
            <w:tcW w:w="851" w:type="dxa"/>
          </w:tcPr>
          <w:p w14:paraId="456C0ABC" w14:textId="77777777" w:rsidR="002D614D" w:rsidRPr="007F6A26" w:rsidRDefault="002D614D" w:rsidP="00FD588A">
            <w:pPr>
              <w:pStyle w:val="a0"/>
              <w:ind w:firstLine="0"/>
            </w:pPr>
            <w:r w:rsidRPr="007F6A26">
              <w:t>0,91</w:t>
            </w:r>
          </w:p>
        </w:tc>
        <w:tc>
          <w:tcPr>
            <w:tcW w:w="850" w:type="dxa"/>
          </w:tcPr>
          <w:p w14:paraId="5CE4B03A" w14:textId="77777777" w:rsidR="002D614D" w:rsidRPr="007F6A26" w:rsidRDefault="002D614D" w:rsidP="00FD588A">
            <w:pPr>
              <w:pStyle w:val="a0"/>
              <w:ind w:firstLine="0"/>
            </w:pPr>
            <w:r w:rsidRPr="007F6A26">
              <w:t>0,13</w:t>
            </w:r>
          </w:p>
        </w:tc>
        <w:tc>
          <w:tcPr>
            <w:tcW w:w="1637" w:type="dxa"/>
          </w:tcPr>
          <w:p w14:paraId="4C498A6B" w14:textId="77777777" w:rsidR="002D614D" w:rsidRPr="007F6A26" w:rsidRDefault="002D614D" w:rsidP="00FD588A">
            <w:pPr>
              <w:pStyle w:val="a0"/>
              <w:ind w:firstLine="0"/>
            </w:pPr>
            <w:r w:rsidRPr="007F6A26">
              <w:t>0,18</w:t>
            </w:r>
          </w:p>
        </w:tc>
      </w:tr>
      <w:tr w:rsidR="002D614D" w:rsidRPr="007F6A26" w14:paraId="0E20D55A" w14:textId="77777777" w:rsidTr="00A91834">
        <w:tc>
          <w:tcPr>
            <w:tcW w:w="1865" w:type="dxa"/>
          </w:tcPr>
          <w:p w14:paraId="670AB22E" w14:textId="6EFBEC89" w:rsidR="002D614D" w:rsidRPr="007F6A26" w:rsidRDefault="002D614D" w:rsidP="00FD588A">
            <w:pPr>
              <w:pStyle w:val="a0"/>
              <w:ind w:firstLine="0"/>
            </w:pPr>
            <w:r w:rsidRPr="007F6A26">
              <w:t>B*27:03</w:t>
            </w:r>
          </w:p>
        </w:tc>
        <w:tc>
          <w:tcPr>
            <w:tcW w:w="1713" w:type="dxa"/>
          </w:tcPr>
          <w:p w14:paraId="33164019" w14:textId="732C9FDA" w:rsidR="002D614D" w:rsidRPr="00A91834" w:rsidRDefault="00854C39" w:rsidP="00FD588A">
            <w:pPr>
              <w:pStyle w:val="a0"/>
              <w:ind w:firstLine="0"/>
              <w:rPr>
                <w:lang w:val="ru-RU"/>
              </w:rPr>
            </w:pPr>
            <w:r>
              <w:rPr>
                <w:lang w:val="ru-RU"/>
              </w:rPr>
              <w:t>1040</w:t>
            </w:r>
          </w:p>
        </w:tc>
        <w:tc>
          <w:tcPr>
            <w:tcW w:w="958" w:type="dxa"/>
          </w:tcPr>
          <w:p w14:paraId="20628420" w14:textId="1B3DF615" w:rsidR="002D614D" w:rsidRPr="007F6A26" w:rsidRDefault="002D614D" w:rsidP="00FD588A">
            <w:pPr>
              <w:pStyle w:val="a0"/>
              <w:ind w:firstLine="0"/>
            </w:pPr>
            <w:r w:rsidRPr="007F6A26">
              <w:t>0,93</w:t>
            </w:r>
          </w:p>
        </w:tc>
        <w:tc>
          <w:tcPr>
            <w:tcW w:w="1134" w:type="dxa"/>
          </w:tcPr>
          <w:p w14:paraId="7E738B4D" w14:textId="14AFF0C8" w:rsidR="002D614D" w:rsidRPr="007F6A26" w:rsidRDefault="002D614D" w:rsidP="00FD588A">
            <w:pPr>
              <w:pStyle w:val="a0"/>
              <w:ind w:firstLine="0"/>
            </w:pPr>
            <w:r w:rsidRPr="007F6A26">
              <w:t>0</w:t>
            </w:r>
            <w:r w:rsidR="00DF2117">
              <w:t>,00</w:t>
            </w:r>
          </w:p>
        </w:tc>
        <w:tc>
          <w:tcPr>
            <w:tcW w:w="1906" w:type="dxa"/>
          </w:tcPr>
          <w:p w14:paraId="31B3F459" w14:textId="77777777" w:rsidR="002D614D" w:rsidRPr="007F6A26" w:rsidRDefault="002D614D" w:rsidP="00FD588A">
            <w:pPr>
              <w:pStyle w:val="a0"/>
              <w:ind w:firstLine="0"/>
            </w:pPr>
            <w:r w:rsidRPr="007F6A26">
              <w:t>0,91</w:t>
            </w:r>
          </w:p>
        </w:tc>
        <w:tc>
          <w:tcPr>
            <w:tcW w:w="2347" w:type="dxa"/>
          </w:tcPr>
          <w:p w14:paraId="5FB1B90C" w14:textId="77777777" w:rsidR="002D614D" w:rsidRPr="007F6A26" w:rsidRDefault="002D614D" w:rsidP="00FD588A">
            <w:pPr>
              <w:pStyle w:val="a0"/>
              <w:ind w:firstLine="0"/>
            </w:pPr>
            <w:r w:rsidRPr="007F6A26">
              <w:t>0,91</w:t>
            </w:r>
          </w:p>
        </w:tc>
        <w:tc>
          <w:tcPr>
            <w:tcW w:w="1417" w:type="dxa"/>
          </w:tcPr>
          <w:p w14:paraId="4014DC79" w14:textId="77777777" w:rsidR="002D614D" w:rsidRPr="007F6A26" w:rsidRDefault="002D614D" w:rsidP="00FD588A">
            <w:pPr>
              <w:pStyle w:val="a0"/>
              <w:ind w:firstLine="0"/>
            </w:pPr>
            <w:r w:rsidRPr="007F6A26">
              <w:t>0,91</w:t>
            </w:r>
          </w:p>
        </w:tc>
        <w:tc>
          <w:tcPr>
            <w:tcW w:w="851" w:type="dxa"/>
          </w:tcPr>
          <w:p w14:paraId="7B5AE2FF" w14:textId="77777777" w:rsidR="002D614D" w:rsidRPr="007F6A26" w:rsidRDefault="002D614D" w:rsidP="00FD588A">
            <w:pPr>
              <w:pStyle w:val="a0"/>
              <w:ind w:firstLine="0"/>
            </w:pPr>
            <w:r w:rsidRPr="007F6A26">
              <w:t>0,91</w:t>
            </w:r>
          </w:p>
        </w:tc>
        <w:tc>
          <w:tcPr>
            <w:tcW w:w="850" w:type="dxa"/>
          </w:tcPr>
          <w:p w14:paraId="68C3570E" w14:textId="77777777" w:rsidR="002D614D" w:rsidRPr="007F6A26" w:rsidRDefault="002D614D" w:rsidP="00FD588A">
            <w:pPr>
              <w:pStyle w:val="a0"/>
              <w:ind w:firstLine="0"/>
            </w:pPr>
            <w:r w:rsidRPr="007F6A26">
              <w:t>0,03</w:t>
            </w:r>
          </w:p>
        </w:tc>
        <w:tc>
          <w:tcPr>
            <w:tcW w:w="1637" w:type="dxa"/>
          </w:tcPr>
          <w:p w14:paraId="28EFAF32" w14:textId="77777777" w:rsidR="002D614D" w:rsidRPr="007F6A26" w:rsidRDefault="002D614D" w:rsidP="00FD588A">
            <w:pPr>
              <w:pStyle w:val="a0"/>
              <w:ind w:firstLine="0"/>
            </w:pPr>
            <w:r w:rsidRPr="007F6A26">
              <w:t>0,11</w:t>
            </w:r>
          </w:p>
        </w:tc>
      </w:tr>
      <w:tr w:rsidR="002D614D" w:rsidRPr="007F6A26" w14:paraId="65D62678" w14:textId="77777777" w:rsidTr="00A91834">
        <w:tc>
          <w:tcPr>
            <w:tcW w:w="1865" w:type="dxa"/>
          </w:tcPr>
          <w:p w14:paraId="1CA59C6A" w14:textId="51AE3F53" w:rsidR="002D614D" w:rsidRPr="007F6A26" w:rsidRDefault="002D614D" w:rsidP="00FD588A">
            <w:pPr>
              <w:pStyle w:val="a0"/>
              <w:ind w:firstLine="0"/>
            </w:pPr>
            <w:r w:rsidRPr="007F6A26">
              <w:t>B*27:10</w:t>
            </w:r>
          </w:p>
        </w:tc>
        <w:tc>
          <w:tcPr>
            <w:tcW w:w="1713" w:type="dxa"/>
          </w:tcPr>
          <w:p w14:paraId="2E1B62F4" w14:textId="42CBCD70" w:rsidR="002D614D" w:rsidRPr="00A91834" w:rsidRDefault="00854C39" w:rsidP="00FD588A">
            <w:pPr>
              <w:pStyle w:val="a0"/>
              <w:ind w:firstLine="0"/>
              <w:rPr>
                <w:lang w:val="ru-RU"/>
              </w:rPr>
            </w:pPr>
            <w:r>
              <w:rPr>
                <w:lang w:val="ru-RU"/>
              </w:rPr>
              <w:t>12</w:t>
            </w:r>
          </w:p>
        </w:tc>
        <w:tc>
          <w:tcPr>
            <w:tcW w:w="958" w:type="dxa"/>
          </w:tcPr>
          <w:p w14:paraId="186E4343" w14:textId="77A5C8F5" w:rsidR="002D614D" w:rsidRPr="007F6A26" w:rsidRDefault="002D614D" w:rsidP="00FD588A">
            <w:pPr>
              <w:pStyle w:val="a0"/>
              <w:ind w:firstLine="0"/>
            </w:pPr>
            <w:r w:rsidRPr="007F6A26">
              <w:t>0,93</w:t>
            </w:r>
          </w:p>
        </w:tc>
        <w:tc>
          <w:tcPr>
            <w:tcW w:w="1134" w:type="dxa"/>
          </w:tcPr>
          <w:p w14:paraId="59171005" w14:textId="77777777" w:rsidR="002D614D" w:rsidRPr="007F6A26" w:rsidRDefault="002D614D" w:rsidP="00FD588A">
            <w:pPr>
              <w:pStyle w:val="a0"/>
              <w:ind w:firstLine="0"/>
            </w:pPr>
            <w:r w:rsidRPr="007F6A26">
              <w:t>0,15</w:t>
            </w:r>
          </w:p>
        </w:tc>
        <w:tc>
          <w:tcPr>
            <w:tcW w:w="1906" w:type="dxa"/>
          </w:tcPr>
          <w:p w14:paraId="64CE6FDF" w14:textId="77777777" w:rsidR="002D614D" w:rsidRPr="007F6A26" w:rsidRDefault="002D614D" w:rsidP="00FD588A">
            <w:pPr>
              <w:pStyle w:val="a0"/>
              <w:ind w:firstLine="0"/>
            </w:pPr>
            <w:r w:rsidRPr="007F6A26">
              <w:t>0,92</w:t>
            </w:r>
          </w:p>
        </w:tc>
        <w:tc>
          <w:tcPr>
            <w:tcW w:w="2347" w:type="dxa"/>
          </w:tcPr>
          <w:p w14:paraId="5EA6B8F8" w14:textId="77777777" w:rsidR="002D614D" w:rsidRPr="007F6A26" w:rsidRDefault="002D614D" w:rsidP="00FD588A">
            <w:pPr>
              <w:pStyle w:val="a0"/>
              <w:ind w:firstLine="0"/>
            </w:pPr>
            <w:r w:rsidRPr="007F6A26">
              <w:t>0,91</w:t>
            </w:r>
          </w:p>
        </w:tc>
        <w:tc>
          <w:tcPr>
            <w:tcW w:w="1417" w:type="dxa"/>
          </w:tcPr>
          <w:p w14:paraId="3D12DEB5" w14:textId="77777777" w:rsidR="002D614D" w:rsidRPr="007F6A26" w:rsidRDefault="002D614D" w:rsidP="00FD588A">
            <w:pPr>
              <w:pStyle w:val="a0"/>
              <w:ind w:firstLine="0"/>
            </w:pPr>
            <w:r w:rsidRPr="007F6A26">
              <w:t>0,91</w:t>
            </w:r>
          </w:p>
        </w:tc>
        <w:tc>
          <w:tcPr>
            <w:tcW w:w="851" w:type="dxa"/>
          </w:tcPr>
          <w:p w14:paraId="17F68CB7" w14:textId="77777777" w:rsidR="002D614D" w:rsidRPr="007F6A26" w:rsidRDefault="002D614D" w:rsidP="00FD588A">
            <w:pPr>
              <w:pStyle w:val="a0"/>
              <w:ind w:firstLine="0"/>
            </w:pPr>
            <w:r w:rsidRPr="007F6A26">
              <w:t>0,91</w:t>
            </w:r>
          </w:p>
        </w:tc>
        <w:tc>
          <w:tcPr>
            <w:tcW w:w="850" w:type="dxa"/>
          </w:tcPr>
          <w:p w14:paraId="6880FC7B" w14:textId="77777777" w:rsidR="002D614D" w:rsidRPr="007F6A26" w:rsidRDefault="002D614D" w:rsidP="00FD588A">
            <w:pPr>
              <w:pStyle w:val="a0"/>
              <w:ind w:firstLine="0"/>
            </w:pPr>
            <w:r w:rsidRPr="007F6A26">
              <w:t>0,01</w:t>
            </w:r>
          </w:p>
        </w:tc>
        <w:tc>
          <w:tcPr>
            <w:tcW w:w="1637" w:type="dxa"/>
          </w:tcPr>
          <w:p w14:paraId="3762D6C5" w14:textId="77777777" w:rsidR="002D614D" w:rsidRPr="007F6A26" w:rsidRDefault="002D614D" w:rsidP="00FD588A">
            <w:pPr>
              <w:pStyle w:val="a0"/>
              <w:ind w:firstLine="0"/>
            </w:pPr>
            <w:r w:rsidRPr="007F6A26">
              <w:t>0,01</w:t>
            </w:r>
          </w:p>
        </w:tc>
      </w:tr>
      <w:tr w:rsidR="002D614D" w:rsidRPr="007F6A26" w14:paraId="32C534AB" w14:textId="77777777" w:rsidTr="00A91834">
        <w:tc>
          <w:tcPr>
            <w:tcW w:w="1865" w:type="dxa"/>
          </w:tcPr>
          <w:p w14:paraId="638EC0CE" w14:textId="24C04139" w:rsidR="002D614D" w:rsidRPr="007F6A26" w:rsidRDefault="002D614D" w:rsidP="00FD588A">
            <w:pPr>
              <w:pStyle w:val="a0"/>
              <w:ind w:firstLine="0"/>
            </w:pPr>
            <w:r w:rsidRPr="007F6A26">
              <w:t>A*68:01</w:t>
            </w:r>
          </w:p>
        </w:tc>
        <w:tc>
          <w:tcPr>
            <w:tcW w:w="1713" w:type="dxa"/>
          </w:tcPr>
          <w:p w14:paraId="59EAFCE4" w14:textId="62CAED38" w:rsidR="002D614D" w:rsidRPr="00A91834" w:rsidRDefault="00854C39" w:rsidP="00FD588A">
            <w:pPr>
              <w:pStyle w:val="a0"/>
              <w:ind w:firstLine="0"/>
              <w:rPr>
                <w:lang w:val="ru-RU"/>
              </w:rPr>
            </w:pPr>
            <w:r>
              <w:rPr>
                <w:lang w:val="ru-RU"/>
              </w:rPr>
              <w:t>9452</w:t>
            </w:r>
          </w:p>
        </w:tc>
        <w:tc>
          <w:tcPr>
            <w:tcW w:w="958" w:type="dxa"/>
          </w:tcPr>
          <w:p w14:paraId="7687784C" w14:textId="6BAFFF88" w:rsidR="002D614D" w:rsidRPr="007F6A26" w:rsidRDefault="002D614D" w:rsidP="00FD588A">
            <w:pPr>
              <w:pStyle w:val="a0"/>
              <w:ind w:firstLine="0"/>
            </w:pPr>
            <w:r w:rsidRPr="007F6A26">
              <w:t>0,93</w:t>
            </w:r>
          </w:p>
        </w:tc>
        <w:tc>
          <w:tcPr>
            <w:tcW w:w="1134" w:type="dxa"/>
          </w:tcPr>
          <w:p w14:paraId="461EF72B" w14:textId="3CB4E2F3" w:rsidR="002D614D" w:rsidRPr="007F6A26" w:rsidRDefault="002D614D" w:rsidP="00FD588A">
            <w:pPr>
              <w:pStyle w:val="a0"/>
              <w:ind w:firstLine="0"/>
            </w:pPr>
            <w:r w:rsidRPr="007F6A26">
              <w:t>0</w:t>
            </w:r>
            <w:r w:rsidR="00DF2117">
              <w:t>,00</w:t>
            </w:r>
          </w:p>
        </w:tc>
        <w:tc>
          <w:tcPr>
            <w:tcW w:w="1906" w:type="dxa"/>
          </w:tcPr>
          <w:p w14:paraId="2CFCF454" w14:textId="77777777" w:rsidR="002D614D" w:rsidRPr="007F6A26" w:rsidRDefault="002D614D" w:rsidP="00FD588A">
            <w:pPr>
              <w:pStyle w:val="a0"/>
              <w:ind w:firstLine="0"/>
            </w:pPr>
            <w:r w:rsidRPr="007F6A26">
              <w:t>0,91</w:t>
            </w:r>
          </w:p>
        </w:tc>
        <w:tc>
          <w:tcPr>
            <w:tcW w:w="2347" w:type="dxa"/>
          </w:tcPr>
          <w:p w14:paraId="7F360DD5" w14:textId="77777777" w:rsidR="002D614D" w:rsidRPr="007F6A26" w:rsidRDefault="002D614D" w:rsidP="00FD588A">
            <w:pPr>
              <w:pStyle w:val="a0"/>
              <w:ind w:firstLine="0"/>
            </w:pPr>
            <w:r w:rsidRPr="007F6A26">
              <w:t>0,9</w:t>
            </w:r>
          </w:p>
        </w:tc>
        <w:tc>
          <w:tcPr>
            <w:tcW w:w="1417" w:type="dxa"/>
          </w:tcPr>
          <w:p w14:paraId="57BDA3FB" w14:textId="2C1A317D" w:rsidR="002D614D" w:rsidRPr="007F6A26" w:rsidRDefault="002D614D" w:rsidP="00FD588A">
            <w:pPr>
              <w:pStyle w:val="a0"/>
              <w:ind w:firstLine="0"/>
            </w:pPr>
            <w:r w:rsidRPr="007F6A26">
              <w:t>0,9</w:t>
            </w:r>
            <w:r w:rsidR="00DF2117">
              <w:t>0</w:t>
            </w:r>
          </w:p>
        </w:tc>
        <w:tc>
          <w:tcPr>
            <w:tcW w:w="851" w:type="dxa"/>
          </w:tcPr>
          <w:p w14:paraId="2148BAEA" w14:textId="3E2BA9B4" w:rsidR="002D614D" w:rsidRPr="007F6A26" w:rsidRDefault="002D614D" w:rsidP="00FD588A">
            <w:pPr>
              <w:pStyle w:val="a0"/>
              <w:ind w:firstLine="0"/>
            </w:pPr>
            <w:r w:rsidRPr="007F6A26">
              <w:t>0,9</w:t>
            </w:r>
            <w:r w:rsidR="00DF2117">
              <w:t>0</w:t>
            </w:r>
          </w:p>
        </w:tc>
        <w:tc>
          <w:tcPr>
            <w:tcW w:w="850" w:type="dxa"/>
          </w:tcPr>
          <w:p w14:paraId="7E37579B" w14:textId="77777777" w:rsidR="002D614D" w:rsidRPr="007F6A26" w:rsidRDefault="002D614D" w:rsidP="00FD588A">
            <w:pPr>
              <w:pStyle w:val="a0"/>
              <w:ind w:firstLine="0"/>
            </w:pPr>
            <w:r w:rsidRPr="007F6A26">
              <w:t>0,26</w:t>
            </w:r>
          </w:p>
        </w:tc>
        <w:tc>
          <w:tcPr>
            <w:tcW w:w="1637" w:type="dxa"/>
          </w:tcPr>
          <w:p w14:paraId="2C28C2C8" w14:textId="2A48993E" w:rsidR="002D614D" w:rsidRPr="007F6A26" w:rsidRDefault="002D614D" w:rsidP="00FD588A">
            <w:pPr>
              <w:pStyle w:val="a0"/>
              <w:ind w:firstLine="0"/>
            </w:pPr>
            <w:r w:rsidRPr="007F6A26">
              <w:t>0,3</w:t>
            </w:r>
            <w:r w:rsidR="00DF2117">
              <w:t>0</w:t>
            </w:r>
          </w:p>
        </w:tc>
      </w:tr>
      <w:tr w:rsidR="002D614D" w:rsidRPr="007F6A26" w14:paraId="7D36D704" w14:textId="77777777" w:rsidTr="00A91834">
        <w:tc>
          <w:tcPr>
            <w:tcW w:w="1865" w:type="dxa"/>
          </w:tcPr>
          <w:p w14:paraId="52825EEF" w14:textId="7E92FB06" w:rsidR="002D614D" w:rsidRPr="007F6A26" w:rsidRDefault="002D614D" w:rsidP="00FD588A">
            <w:pPr>
              <w:pStyle w:val="a0"/>
              <w:ind w:firstLine="0"/>
            </w:pPr>
            <w:r w:rsidRPr="007F6A26">
              <w:t>B*35:08</w:t>
            </w:r>
          </w:p>
        </w:tc>
        <w:tc>
          <w:tcPr>
            <w:tcW w:w="1713" w:type="dxa"/>
          </w:tcPr>
          <w:p w14:paraId="0FD1BCA0" w14:textId="7265B45E" w:rsidR="002D614D" w:rsidRPr="00A91834" w:rsidRDefault="00854C39" w:rsidP="00FD588A">
            <w:pPr>
              <w:pStyle w:val="a0"/>
              <w:ind w:firstLine="0"/>
              <w:rPr>
                <w:lang w:val="ru-RU"/>
              </w:rPr>
            </w:pPr>
            <w:r>
              <w:rPr>
                <w:lang w:val="ru-RU"/>
              </w:rPr>
              <w:t>1214</w:t>
            </w:r>
          </w:p>
        </w:tc>
        <w:tc>
          <w:tcPr>
            <w:tcW w:w="958" w:type="dxa"/>
          </w:tcPr>
          <w:p w14:paraId="6E80D65B" w14:textId="26F493AB" w:rsidR="002D614D" w:rsidRPr="007F6A26" w:rsidRDefault="002D614D" w:rsidP="00FD588A">
            <w:pPr>
              <w:pStyle w:val="a0"/>
              <w:ind w:firstLine="0"/>
            </w:pPr>
            <w:r w:rsidRPr="007F6A26">
              <w:t>0,93</w:t>
            </w:r>
          </w:p>
        </w:tc>
        <w:tc>
          <w:tcPr>
            <w:tcW w:w="1134" w:type="dxa"/>
          </w:tcPr>
          <w:p w14:paraId="5FAC5199" w14:textId="77777777" w:rsidR="002D614D" w:rsidRPr="007F6A26" w:rsidRDefault="002D614D" w:rsidP="00FD588A">
            <w:pPr>
              <w:pStyle w:val="a0"/>
              <w:ind w:firstLine="0"/>
            </w:pPr>
            <w:r w:rsidRPr="007F6A26">
              <w:t>0,05</w:t>
            </w:r>
          </w:p>
        </w:tc>
        <w:tc>
          <w:tcPr>
            <w:tcW w:w="1906" w:type="dxa"/>
          </w:tcPr>
          <w:p w14:paraId="70C35430" w14:textId="77777777" w:rsidR="002D614D" w:rsidRPr="007F6A26" w:rsidRDefault="002D614D" w:rsidP="00FD588A">
            <w:pPr>
              <w:pStyle w:val="a0"/>
              <w:ind w:firstLine="0"/>
            </w:pPr>
            <w:r w:rsidRPr="007F6A26">
              <w:t>0,87</w:t>
            </w:r>
          </w:p>
        </w:tc>
        <w:tc>
          <w:tcPr>
            <w:tcW w:w="2347" w:type="dxa"/>
          </w:tcPr>
          <w:p w14:paraId="1081AE13" w14:textId="77777777" w:rsidR="002D614D" w:rsidRPr="007F6A26" w:rsidRDefault="002D614D" w:rsidP="00FD588A">
            <w:pPr>
              <w:pStyle w:val="a0"/>
              <w:ind w:firstLine="0"/>
            </w:pPr>
            <w:r w:rsidRPr="007F6A26">
              <w:t>0,91</w:t>
            </w:r>
          </w:p>
        </w:tc>
        <w:tc>
          <w:tcPr>
            <w:tcW w:w="1417" w:type="dxa"/>
          </w:tcPr>
          <w:p w14:paraId="59FFD376" w14:textId="77777777" w:rsidR="002D614D" w:rsidRPr="007F6A26" w:rsidRDefault="002D614D" w:rsidP="00FD588A">
            <w:pPr>
              <w:pStyle w:val="a0"/>
              <w:ind w:firstLine="0"/>
            </w:pPr>
            <w:r w:rsidRPr="007F6A26">
              <w:t>0,91</w:t>
            </w:r>
          </w:p>
        </w:tc>
        <w:tc>
          <w:tcPr>
            <w:tcW w:w="851" w:type="dxa"/>
          </w:tcPr>
          <w:p w14:paraId="4660376C" w14:textId="77777777" w:rsidR="002D614D" w:rsidRPr="007F6A26" w:rsidRDefault="002D614D" w:rsidP="00FD588A">
            <w:pPr>
              <w:pStyle w:val="a0"/>
              <w:ind w:firstLine="0"/>
            </w:pPr>
            <w:r w:rsidRPr="007F6A26">
              <w:t>0,89</w:t>
            </w:r>
          </w:p>
        </w:tc>
        <w:tc>
          <w:tcPr>
            <w:tcW w:w="850" w:type="dxa"/>
          </w:tcPr>
          <w:p w14:paraId="743B171A" w14:textId="77777777" w:rsidR="002D614D" w:rsidRPr="007F6A26" w:rsidRDefault="002D614D" w:rsidP="00FD588A">
            <w:pPr>
              <w:pStyle w:val="a0"/>
              <w:ind w:firstLine="0"/>
            </w:pPr>
            <w:r w:rsidRPr="007F6A26">
              <w:t>0,15</w:t>
            </w:r>
          </w:p>
        </w:tc>
        <w:tc>
          <w:tcPr>
            <w:tcW w:w="1637" w:type="dxa"/>
          </w:tcPr>
          <w:p w14:paraId="19F23DBA" w14:textId="77777777" w:rsidR="002D614D" w:rsidRPr="007F6A26" w:rsidRDefault="002D614D" w:rsidP="00FD588A">
            <w:pPr>
              <w:pStyle w:val="a0"/>
              <w:ind w:firstLine="0"/>
            </w:pPr>
            <w:r w:rsidRPr="007F6A26">
              <w:t>0,12</w:t>
            </w:r>
          </w:p>
        </w:tc>
      </w:tr>
      <w:tr w:rsidR="002D614D" w:rsidRPr="007F6A26" w14:paraId="38A4C591" w14:textId="77777777" w:rsidTr="00A91834">
        <w:tc>
          <w:tcPr>
            <w:tcW w:w="1865" w:type="dxa"/>
          </w:tcPr>
          <w:p w14:paraId="3BE3BB79" w14:textId="67B514C8" w:rsidR="002D614D" w:rsidRPr="007F6A26" w:rsidRDefault="002D614D" w:rsidP="00FD588A">
            <w:pPr>
              <w:pStyle w:val="a0"/>
              <w:ind w:firstLine="0"/>
            </w:pPr>
            <w:r w:rsidRPr="007F6A26">
              <w:t>B*39:01</w:t>
            </w:r>
          </w:p>
        </w:tc>
        <w:tc>
          <w:tcPr>
            <w:tcW w:w="1713" w:type="dxa"/>
          </w:tcPr>
          <w:p w14:paraId="6ED72F0C" w14:textId="1DBFCE1F" w:rsidR="002D614D" w:rsidRPr="00A91834" w:rsidRDefault="00813891" w:rsidP="00FD588A">
            <w:pPr>
              <w:pStyle w:val="a0"/>
              <w:ind w:firstLine="0"/>
              <w:rPr>
                <w:lang w:val="ru-RU"/>
              </w:rPr>
            </w:pPr>
            <w:r>
              <w:rPr>
                <w:lang w:val="ru-RU"/>
              </w:rPr>
              <w:t>2228</w:t>
            </w:r>
          </w:p>
        </w:tc>
        <w:tc>
          <w:tcPr>
            <w:tcW w:w="958" w:type="dxa"/>
          </w:tcPr>
          <w:p w14:paraId="2A9BF716" w14:textId="7C3DEDC2" w:rsidR="002D614D" w:rsidRPr="007F6A26" w:rsidRDefault="002D614D" w:rsidP="00FD588A">
            <w:pPr>
              <w:pStyle w:val="a0"/>
              <w:ind w:firstLine="0"/>
            </w:pPr>
            <w:r w:rsidRPr="007F6A26">
              <w:t>0,93</w:t>
            </w:r>
          </w:p>
        </w:tc>
        <w:tc>
          <w:tcPr>
            <w:tcW w:w="1134" w:type="dxa"/>
          </w:tcPr>
          <w:p w14:paraId="3C62D093" w14:textId="77777777" w:rsidR="002D614D" w:rsidRPr="007F6A26" w:rsidRDefault="002D614D" w:rsidP="00FD588A">
            <w:pPr>
              <w:pStyle w:val="a0"/>
              <w:ind w:firstLine="0"/>
            </w:pPr>
            <w:r w:rsidRPr="007F6A26">
              <w:t>0,02</w:t>
            </w:r>
          </w:p>
        </w:tc>
        <w:tc>
          <w:tcPr>
            <w:tcW w:w="1906" w:type="dxa"/>
          </w:tcPr>
          <w:p w14:paraId="35E8591E" w14:textId="77777777" w:rsidR="002D614D" w:rsidRPr="007F6A26" w:rsidRDefault="002D614D" w:rsidP="00FD588A">
            <w:pPr>
              <w:pStyle w:val="a0"/>
              <w:ind w:firstLine="0"/>
            </w:pPr>
            <w:r w:rsidRPr="007F6A26">
              <w:t>0,88</w:t>
            </w:r>
          </w:p>
        </w:tc>
        <w:tc>
          <w:tcPr>
            <w:tcW w:w="2347" w:type="dxa"/>
          </w:tcPr>
          <w:p w14:paraId="2DAF92D7" w14:textId="03E94CC0" w:rsidR="002D614D" w:rsidRPr="007F6A26" w:rsidRDefault="002D614D" w:rsidP="00FD588A">
            <w:pPr>
              <w:pStyle w:val="a0"/>
              <w:ind w:firstLine="0"/>
            </w:pPr>
            <w:r w:rsidRPr="007F6A26">
              <w:t>0,9</w:t>
            </w:r>
            <w:r w:rsidR="00DF2117">
              <w:t>0</w:t>
            </w:r>
          </w:p>
        </w:tc>
        <w:tc>
          <w:tcPr>
            <w:tcW w:w="1417" w:type="dxa"/>
          </w:tcPr>
          <w:p w14:paraId="43A10BC3" w14:textId="6AD41FB9" w:rsidR="002D614D" w:rsidRPr="007F6A26" w:rsidRDefault="002D614D" w:rsidP="00FD588A">
            <w:pPr>
              <w:pStyle w:val="a0"/>
              <w:ind w:firstLine="0"/>
            </w:pPr>
            <w:r w:rsidRPr="007F6A26">
              <w:t>0,9</w:t>
            </w:r>
            <w:r w:rsidR="00DF2117">
              <w:t>0</w:t>
            </w:r>
          </w:p>
        </w:tc>
        <w:tc>
          <w:tcPr>
            <w:tcW w:w="851" w:type="dxa"/>
          </w:tcPr>
          <w:p w14:paraId="144D0086" w14:textId="77777777" w:rsidR="002D614D" w:rsidRPr="007F6A26" w:rsidRDefault="002D614D" w:rsidP="00FD588A">
            <w:pPr>
              <w:pStyle w:val="a0"/>
              <w:ind w:firstLine="0"/>
            </w:pPr>
            <w:r w:rsidRPr="007F6A26">
              <w:t>0,89</w:t>
            </w:r>
          </w:p>
        </w:tc>
        <w:tc>
          <w:tcPr>
            <w:tcW w:w="850" w:type="dxa"/>
          </w:tcPr>
          <w:p w14:paraId="6919CF7F" w14:textId="77777777" w:rsidR="002D614D" w:rsidRPr="007F6A26" w:rsidRDefault="002D614D" w:rsidP="00FD588A">
            <w:pPr>
              <w:pStyle w:val="a0"/>
              <w:ind w:firstLine="0"/>
            </w:pPr>
            <w:r w:rsidRPr="007F6A26">
              <w:t>0,13</w:t>
            </w:r>
          </w:p>
        </w:tc>
        <w:tc>
          <w:tcPr>
            <w:tcW w:w="1637" w:type="dxa"/>
          </w:tcPr>
          <w:p w14:paraId="1E3A2B88" w14:textId="77777777" w:rsidR="002D614D" w:rsidRPr="007F6A26" w:rsidRDefault="002D614D" w:rsidP="00FD588A">
            <w:pPr>
              <w:pStyle w:val="a0"/>
              <w:ind w:firstLine="0"/>
            </w:pPr>
            <w:r w:rsidRPr="007F6A26">
              <w:t>0,15</w:t>
            </w:r>
          </w:p>
        </w:tc>
      </w:tr>
      <w:tr w:rsidR="002D614D" w:rsidRPr="007F6A26" w14:paraId="6E76A5FB" w14:textId="77777777" w:rsidTr="00A91834">
        <w:tc>
          <w:tcPr>
            <w:tcW w:w="1865" w:type="dxa"/>
          </w:tcPr>
          <w:p w14:paraId="243C1841" w14:textId="28EB2362" w:rsidR="002D614D" w:rsidRPr="007F6A26" w:rsidRDefault="002D614D" w:rsidP="00FD588A">
            <w:pPr>
              <w:pStyle w:val="a0"/>
              <w:ind w:firstLine="0"/>
            </w:pPr>
            <w:r w:rsidRPr="007F6A26">
              <w:lastRenderedPageBreak/>
              <w:t>B*52:01</w:t>
            </w:r>
          </w:p>
        </w:tc>
        <w:tc>
          <w:tcPr>
            <w:tcW w:w="1713" w:type="dxa"/>
          </w:tcPr>
          <w:p w14:paraId="1737EBA6" w14:textId="5872E752" w:rsidR="002D614D" w:rsidRPr="00A91834" w:rsidRDefault="00813891" w:rsidP="00FD588A">
            <w:pPr>
              <w:pStyle w:val="a0"/>
              <w:ind w:firstLine="0"/>
              <w:rPr>
                <w:lang w:val="ru-RU"/>
              </w:rPr>
            </w:pPr>
            <w:r>
              <w:rPr>
                <w:lang w:val="ru-RU"/>
              </w:rPr>
              <w:t>1904</w:t>
            </w:r>
          </w:p>
        </w:tc>
        <w:tc>
          <w:tcPr>
            <w:tcW w:w="958" w:type="dxa"/>
          </w:tcPr>
          <w:p w14:paraId="307B4184" w14:textId="5034DE10" w:rsidR="002D614D" w:rsidRPr="007F6A26" w:rsidRDefault="002D614D" w:rsidP="00FD588A">
            <w:pPr>
              <w:pStyle w:val="a0"/>
              <w:ind w:firstLine="0"/>
            </w:pPr>
            <w:r w:rsidRPr="007F6A26">
              <w:t>0,93</w:t>
            </w:r>
          </w:p>
        </w:tc>
        <w:tc>
          <w:tcPr>
            <w:tcW w:w="1134" w:type="dxa"/>
          </w:tcPr>
          <w:p w14:paraId="038D3EDF" w14:textId="77777777" w:rsidR="002D614D" w:rsidRPr="007F6A26" w:rsidRDefault="002D614D" w:rsidP="00FD588A">
            <w:pPr>
              <w:pStyle w:val="a0"/>
              <w:ind w:firstLine="0"/>
            </w:pPr>
            <w:r w:rsidRPr="007F6A26">
              <w:t>0,09</w:t>
            </w:r>
          </w:p>
        </w:tc>
        <w:tc>
          <w:tcPr>
            <w:tcW w:w="1906" w:type="dxa"/>
          </w:tcPr>
          <w:p w14:paraId="5CB1A34A" w14:textId="77777777" w:rsidR="002D614D" w:rsidRPr="007F6A26" w:rsidRDefault="002D614D" w:rsidP="00FD588A">
            <w:pPr>
              <w:pStyle w:val="a0"/>
              <w:ind w:firstLine="0"/>
            </w:pPr>
            <w:r w:rsidRPr="007F6A26">
              <w:t>0,85</w:t>
            </w:r>
          </w:p>
        </w:tc>
        <w:tc>
          <w:tcPr>
            <w:tcW w:w="2347" w:type="dxa"/>
          </w:tcPr>
          <w:p w14:paraId="25D22327" w14:textId="77777777" w:rsidR="002D614D" w:rsidRPr="007F6A26" w:rsidRDefault="002D614D" w:rsidP="00FD588A">
            <w:pPr>
              <w:pStyle w:val="a0"/>
              <w:ind w:firstLine="0"/>
            </w:pPr>
            <w:r w:rsidRPr="007F6A26">
              <w:t>0,94</w:t>
            </w:r>
          </w:p>
        </w:tc>
        <w:tc>
          <w:tcPr>
            <w:tcW w:w="1417" w:type="dxa"/>
          </w:tcPr>
          <w:p w14:paraId="099B5DC5" w14:textId="77777777" w:rsidR="002D614D" w:rsidRPr="007F6A26" w:rsidRDefault="002D614D" w:rsidP="00FD588A">
            <w:pPr>
              <w:pStyle w:val="a0"/>
              <w:ind w:firstLine="0"/>
            </w:pPr>
            <w:r w:rsidRPr="007F6A26">
              <w:t>0,94</w:t>
            </w:r>
          </w:p>
        </w:tc>
        <w:tc>
          <w:tcPr>
            <w:tcW w:w="851" w:type="dxa"/>
          </w:tcPr>
          <w:p w14:paraId="286916CD" w14:textId="66D1EEB2" w:rsidR="002D614D" w:rsidRPr="007F6A26" w:rsidRDefault="002D614D" w:rsidP="00FD588A">
            <w:pPr>
              <w:pStyle w:val="a0"/>
              <w:ind w:firstLine="0"/>
            </w:pPr>
            <w:r w:rsidRPr="007F6A26">
              <w:t>0,9</w:t>
            </w:r>
            <w:r w:rsidR="00DF2117">
              <w:t>0</w:t>
            </w:r>
          </w:p>
        </w:tc>
        <w:tc>
          <w:tcPr>
            <w:tcW w:w="850" w:type="dxa"/>
          </w:tcPr>
          <w:p w14:paraId="629C6DD8" w14:textId="77777777" w:rsidR="002D614D" w:rsidRPr="007F6A26" w:rsidRDefault="002D614D" w:rsidP="00FD588A">
            <w:pPr>
              <w:pStyle w:val="a0"/>
              <w:ind w:firstLine="0"/>
            </w:pPr>
            <w:r w:rsidRPr="007F6A26">
              <w:t>0,21</w:t>
            </w:r>
          </w:p>
        </w:tc>
        <w:tc>
          <w:tcPr>
            <w:tcW w:w="1637" w:type="dxa"/>
          </w:tcPr>
          <w:p w14:paraId="262EDA3A" w14:textId="77777777" w:rsidR="002D614D" w:rsidRPr="007F6A26" w:rsidRDefault="002D614D" w:rsidP="00FD588A">
            <w:pPr>
              <w:pStyle w:val="a0"/>
              <w:ind w:firstLine="0"/>
            </w:pPr>
            <w:r w:rsidRPr="007F6A26">
              <w:t>0,18</w:t>
            </w:r>
          </w:p>
        </w:tc>
      </w:tr>
      <w:tr w:rsidR="002D614D" w:rsidRPr="007F6A26" w14:paraId="0705D06F" w14:textId="77777777" w:rsidTr="00A91834">
        <w:tc>
          <w:tcPr>
            <w:tcW w:w="1865" w:type="dxa"/>
          </w:tcPr>
          <w:p w14:paraId="58CA6FE4" w14:textId="5FB94190" w:rsidR="002D614D" w:rsidRPr="007F6A26" w:rsidRDefault="002D614D" w:rsidP="00FD588A">
            <w:pPr>
              <w:pStyle w:val="a0"/>
              <w:ind w:firstLine="0"/>
            </w:pPr>
            <w:r w:rsidRPr="007F6A26">
              <w:t>B*44:27</w:t>
            </w:r>
          </w:p>
        </w:tc>
        <w:tc>
          <w:tcPr>
            <w:tcW w:w="1713" w:type="dxa"/>
          </w:tcPr>
          <w:p w14:paraId="65DE3F3F" w14:textId="381A6D48" w:rsidR="002D614D" w:rsidRPr="00A91834" w:rsidRDefault="00813891" w:rsidP="00FD588A">
            <w:pPr>
              <w:pStyle w:val="a0"/>
              <w:ind w:firstLine="0"/>
              <w:rPr>
                <w:lang w:val="ru-RU"/>
              </w:rPr>
            </w:pPr>
            <w:r>
              <w:rPr>
                <w:lang w:val="ru-RU"/>
              </w:rPr>
              <w:t>208</w:t>
            </w:r>
          </w:p>
        </w:tc>
        <w:tc>
          <w:tcPr>
            <w:tcW w:w="958" w:type="dxa"/>
          </w:tcPr>
          <w:p w14:paraId="69335245" w14:textId="5757FEFE" w:rsidR="002D614D" w:rsidRPr="007F6A26" w:rsidRDefault="002D614D" w:rsidP="00FD588A">
            <w:pPr>
              <w:pStyle w:val="a0"/>
              <w:ind w:firstLine="0"/>
            </w:pPr>
            <w:r w:rsidRPr="007F6A26">
              <w:t>0,93</w:t>
            </w:r>
          </w:p>
        </w:tc>
        <w:tc>
          <w:tcPr>
            <w:tcW w:w="1134" w:type="dxa"/>
          </w:tcPr>
          <w:p w14:paraId="70E8161A" w14:textId="77777777" w:rsidR="002D614D" w:rsidRPr="007F6A26" w:rsidRDefault="002D614D" w:rsidP="00FD588A">
            <w:pPr>
              <w:pStyle w:val="a0"/>
              <w:ind w:firstLine="0"/>
            </w:pPr>
            <w:r w:rsidRPr="007F6A26">
              <w:t>0,08</w:t>
            </w:r>
          </w:p>
        </w:tc>
        <w:tc>
          <w:tcPr>
            <w:tcW w:w="1906" w:type="dxa"/>
          </w:tcPr>
          <w:p w14:paraId="12A4D903" w14:textId="77777777" w:rsidR="002D614D" w:rsidRPr="007F6A26" w:rsidRDefault="002D614D" w:rsidP="00FD588A">
            <w:pPr>
              <w:pStyle w:val="a0"/>
              <w:ind w:firstLine="0"/>
            </w:pPr>
            <w:r w:rsidRPr="007F6A26">
              <w:t>0,87</w:t>
            </w:r>
          </w:p>
        </w:tc>
        <w:tc>
          <w:tcPr>
            <w:tcW w:w="2347" w:type="dxa"/>
          </w:tcPr>
          <w:p w14:paraId="5925FB6A" w14:textId="77777777" w:rsidR="002D614D" w:rsidRPr="007F6A26" w:rsidRDefault="002D614D" w:rsidP="00FD588A">
            <w:pPr>
              <w:pStyle w:val="a0"/>
              <w:ind w:firstLine="0"/>
            </w:pPr>
            <w:r w:rsidRPr="007F6A26">
              <w:t>0,93</w:t>
            </w:r>
          </w:p>
        </w:tc>
        <w:tc>
          <w:tcPr>
            <w:tcW w:w="1417" w:type="dxa"/>
          </w:tcPr>
          <w:p w14:paraId="212AFB9C" w14:textId="77777777" w:rsidR="002D614D" w:rsidRPr="007F6A26" w:rsidRDefault="002D614D" w:rsidP="00FD588A">
            <w:pPr>
              <w:pStyle w:val="a0"/>
              <w:ind w:firstLine="0"/>
            </w:pPr>
            <w:r w:rsidRPr="007F6A26">
              <w:t>0,93</w:t>
            </w:r>
          </w:p>
        </w:tc>
        <w:tc>
          <w:tcPr>
            <w:tcW w:w="851" w:type="dxa"/>
          </w:tcPr>
          <w:p w14:paraId="09034AF2" w14:textId="1EBF117C" w:rsidR="002D614D" w:rsidRPr="007F6A26" w:rsidRDefault="002D614D" w:rsidP="00FD588A">
            <w:pPr>
              <w:pStyle w:val="a0"/>
              <w:ind w:firstLine="0"/>
            </w:pPr>
            <w:r w:rsidRPr="007F6A26">
              <w:t>0,9</w:t>
            </w:r>
            <w:r w:rsidR="00DF2117">
              <w:t>0</w:t>
            </w:r>
          </w:p>
        </w:tc>
        <w:tc>
          <w:tcPr>
            <w:tcW w:w="850" w:type="dxa"/>
          </w:tcPr>
          <w:p w14:paraId="5E5ECD06" w14:textId="77777777" w:rsidR="002D614D" w:rsidRPr="007F6A26" w:rsidRDefault="002D614D" w:rsidP="00FD588A">
            <w:pPr>
              <w:pStyle w:val="a0"/>
              <w:ind w:firstLine="0"/>
            </w:pPr>
            <w:r w:rsidRPr="007F6A26">
              <w:t>0,01</w:t>
            </w:r>
          </w:p>
        </w:tc>
        <w:tc>
          <w:tcPr>
            <w:tcW w:w="1637" w:type="dxa"/>
          </w:tcPr>
          <w:p w14:paraId="75EC5856" w14:textId="77777777" w:rsidR="002D614D" w:rsidRPr="007F6A26" w:rsidRDefault="002D614D" w:rsidP="00FD588A">
            <w:pPr>
              <w:pStyle w:val="a0"/>
              <w:ind w:firstLine="0"/>
            </w:pPr>
            <w:r w:rsidRPr="007F6A26">
              <w:t>0,05</w:t>
            </w:r>
          </w:p>
        </w:tc>
      </w:tr>
      <w:tr w:rsidR="002D614D" w:rsidRPr="007F6A26" w14:paraId="148B66B2" w14:textId="77777777" w:rsidTr="00A91834">
        <w:tc>
          <w:tcPr>
            <w:tcW w:w="1865" w:type="dxa"/>
          </w:tcPr>
          <w:p w14:paraId="0519E91A" w14:textId="61151EC8" w:rsidR="002D614D" w:rsidRPr="007F6A26" w:rsidRDefault="002D614D" w:rsidP="00FD588A">
            <w:pPr>
              <w:pStyle w:val="a0"/>
              <w:ind w:firstLine="0"/>
            </w:pPr>
            <w:r w:rsidRPr="007F6A26">
              <w:t>B*18:01</w:t>
            </w:r>
          </w:p>
        </w:tc>
        <w:tc>
          <w:tcPr>
            <w:tcW w:w="1713" w:type="dxa"/>
          </w:tcPr>
          <w:p w14:paraId="55004A8E" w14:textId="7E653C14" w:rsidR="002D614D" w:rsidRPr="00A91834" w:rsidRDefault="00813891" w:rsidP="00FD588A">
            <w:pPr>
              <w:pStyle w:val="a0"/>
              <w:ind w:firstLine="0"/>
              <w:rPr>
                <w:lang w:val="ru-RU"/>
              </w:rPr>
            </w:pPr>
            <w:r>
              <w:rPr>
                <w:lang w:val="ru-RU"/>
              </w:rPr>
              <w:t>5568</w:t>
            </w:r>
          </w:p>
        </w:tc>
        <w:tc>
          <w:tcPr>
            <w:tcW w:w="958" w:type="dxa"/>
          </w:tcPr>
          <w:p w14:paraId="4E103574" w14:textId="1A2D4016" w:rsidR="002D614D" w:rsidRPr="007F6A26" w:rsidRDefault="002D614D" w:rsidP="00FD588A">
            <w:pPr>
              <w:pStyle w:val="a0"/>
              <w:ind w:firstLine="0"/>
            </w:pPr>
            <w:r w:rsidRPr="007F6A26">
              <w:t>0,93</w:t>
            </w:r>
          </w:p>
        </w:tc>
        <w:tc>
          <w:tcPr>
            <w:tcW w:w="1134" w:type="dxa"/>
          </w:tcPr>
          <w:p w14:paraId="5EDF8705" w14:textId="77777777" w:rsidR="002D614D" w:rsidRPr="007F6A26" w:rsidRDefault="002D614D" w:rsidP="00FD588A">
            <w:pPr>
              <w:pStyle w:val="a0"/>
              <w:ind w:firstLine="0"/>
            </w:pPr>
            <w:r w:rsidRPr="007F6A26">
              <w:t>0,05</w:t>
            </w:r>
          </w:p>
        </w:tc>
        <w:tc>
          <w:tcPr>
            <w:tcW w:w="1906" w:type="dxa"/>
          </w:tcPr>
          <w:p w14:paraId="404BA987" w14:textId="77777777" w:rsidR="002D614D" w:rsidRPr="007F6A26" w:rsidRDefault="002D614D" w:rsidP="00FD588A">
            <w:pPr>
              <w:pStyle w:val="a0"/>
              <w:ind w:firstLine="0"/>
            </w:pPr>
            <w:r w:rsidRPr="007F6A26">
              <w:t>0,87</w:t>
            </w:r>
          </w:p>
        </w:tc>
        <w:tc>
          <w:tcPr>
            <w:tcW w:w="2347" w:type="dxa"/>
          </w:tcPr>
          <w:p w14:paraId="31B36A4C" w14:textId="77777777" w:rsidR="002D614D" w:rsidRPr="007F6A26" w:rsidRDefault="002D614D" w:rsidP="00FD588A">
            <w:pPr>
              <w:pStyle w:val="a0"/>
              <w:ind w:firstLine="0"/>
            </w:pPr>
            <w:r w:rsidRPr="007F6A26">
              <w:t>0,92</w:t>
            </w:r>
          </w:p>
        </w:tc>
        <w:tc>
          <w:tcPr>
            <w:tcW w:w="1417" w:type="dxa"/>
          </w:tcPr>
          <w:p w14:paraId="4B01BFAC" w14:textId="77777777" w:rsidR="002D614D" w:rsidRPr="007F6A26" w:rsidRDefault="002D614D" w:rsidP="00FD588A">
            <w:pPr>
              <w:pStyle w:val="a0"/>
              <w:ind w:firstLine="0"/>
            </w:pPr>
            <w:r w:rsidRPr="007F6A26">
              <w:t>0,92</w:t>
            </w:r>
          </w:p>
        </w:tc>
        <w:tc>
          <w:tcPr>
            <w:tcW w:w="851" w:type="dxa"/>
          </w:tcPr>
          <w:p w14:paraId="1D231010" w14:textId="77777777" w:rsidR="002D614D" w:rsidRPr="007F6A26" w:rsidRDefault="002D614D" w:rsidP="00FD588A">
            <w:pPr>
              <w:pStyle w:val="a0"/>
              <w:ind w:firstLine="0"/>
            </w:pPr>
            <w:r w:rsidRPr="007F6A26">
              <w:t>0,89</w:t>
            </w:r>
          </w:p>
        </w:tc>
        <w:tc>
          <w:tcPr>
            <w:tcW w:w="850" w:type="dxa"/>
          </w:tcPr>
          <w:p w14:paraId="652C02D6" w14:textId="77777777" w:rsidR="002D614D" w:rsidRPr="007F6A26" w:rsidRDefault="002D614D" w:rsidP="00FD588A">
            <w:pPr>
              <w:pStyle w:val="a0"/>
              <w:ind w:firstLine="0"/>
            </w:pPr>
            <w:r w:rsidRPr="007F6A26">
              <w:t>0,38</w:t>
            </w:r>
          </w:p>
        </w:tc>
        <w:tc>
          <w:tcPr>
            <w:tcW w:w="1637" w:type="dxa"/>
          </w:tcPr>
          <w:p w14:paraId="6475C174" w14:textId="77777777" w:rsidR="002D614D" w:rsidRPr="007F6A26" w:rsidRDefault="002D614D" w:rsidP="00FD588A">
            <w:pPr>
              <w:pStyle w:val="a0"/>
              <w:ind w:firstLine="0"/>
            </w:pPr>
            <w:r w:rsidRPr="007F6A26">
              <w:t>0,25</w:t>
            </w:r>
          </w:p>
        </w:tc>
      </w:tr>
      <w:tr w:rsidR="002D614D" w:rsidRPr="007F6A26" w14:paraId="52126B10" w14:textId="77777777" w:rsidTr="00A91834">
        <w:tc>
          <w:tcPr>
            <w:tcW w:w="1865" w:type="dxa"/>
          </w:tcPr>
          <w:p w14:paraId="42EF6F30" w14:textId="024AC6F6" w:rsidR="002D614D" w:rsidRPr="007F6A26" w:rsidRDefault="002D614D" w:rsidP="00FD588A">
            <w:pPr>
              <w:pStyle w:val="a0"/>
              <w:ind w:firstLine="0"/>
            </w:pPr>
            <w:r w:rsidRPr="007F6A26">
              <w:t>B*40:02</w:t>
            </w:r>
          </w:p>
        </w:tc>
        <w:tc>
          <w:tcPr>
            <w:tcW w:w="1713" w:type="dxa"/>
          </w:tcPr>
          <w:p w14:paraId="351F31E9" w14:textId="28C1A3A0" w:rsidR="002D614D" w:rsidRPr="00A91834" w:rsidRDefault="00451EE7" w:rsidP="00FD588A">
            <w:pPr>
              <w:pStyle w:val="a0"/>
              <w:ind w:firstLine="0"/>
              <w:rPr>
                <w:lang w:val="ru-RU"/>
              </w:rPr>
            </w:pPr>
            <w:r>
              <w:rPr>
                <w:lang w:val="ru-RU"/>
              </w:rPr>
              <w:t>17116</w:t>
            </w:r>
          </w:p>
        </w:tc>
        <w:tc>
          <w:tcPr>
            <w:tcW w:w="958" w:type="dxa"/>
          </w:tcPr>
          <w:p w14:paraId="76896AF0" w14:textId="07391D21" w:rsidR="002D614D" w:rsidRPr="007F6A26" w:rsidRDefault="002D614D" w:rsidP="00FD588A">
            <w:pPr>
              <w:pStyle w:val="a0"/>
              <w:ind w:firstLine="0"/>
            </w:pPr>
            <w:r w:rsidRPr="007F6A26">
              <w:t>0,93</w:t>
            </w:r>
          </w:p>
        </w:tc>
        <w:tc>
          <w:tcPr>
            <w:tcW w:w="1134" w:type="dxa"/>
          </w:tcPr>
          <w:p w14:paraId="10D8659D" w14:textId="02736A42" w:rsidR="002D614D" w:rsidRPr="007F6A26" w:rsidRDefault="002D614D" w:rsidP="00FD588A">
            <w:pPr>
              <w:pStyle w:val="a0"/>
              <w:ind w:firstLine="0"/>
            </w:pPr>
            <w:r w:rsidRPr="007F6A26">
              <w:t>0</w:t>
            </w:r>
            <w:r w:rsidR="00DF2117">
              <w:t>,00</w:t>
            </w:r>
          </w:p>
        </w:tc>
        <w:tc>
          <w:tcPr>
            <w:tcW w:w="1906" w:type="dxa"/>
          </w:tcPr>
          <w:p w14:paraId="58BEE537" w14:textId="77777777" w:rsidR="002D614D" w:rsidRPr="007F6A26" w:rsidRDefault="002D614D" w:rsidP="00FD588A">
            <w:pPr>
              <w:pStyle w:val="a0"/>
              <w:ind w:firstLine="0"/>
            </w:pPr>
            <w:r w:rsidRPr="007F6A26">
              <w:t>0,91</w:t>
            </w:r>
          </w:p>
        </w:tc>
        <w:tc>
          <w:tcPr>
            <w:tcW w:w="2347" w:type="dxa"/>
          </w:tcPr>
          <w:p w14:paraId="2E6C5D20" w14:textId="2832080A" w:rsidR="002D614D" w:rsidRPr="007F6A26" w:rsidRDefault="002D614D" w:rsidP="00FD588A">
            <w:pPr>
              <w:pStyle w:val="a0"/>
              <w:ind w:firstLine="0"/>
            </w:pPr>
            <w:r w:rsidRPr="007F6A26">
              <w:t>0,9</w:t>
            </w:r>
            <w:r w:rsidR="00DF2117">
              <w:t>0</w:t>
            </w:r>
          </w:p>
        </w:tc>
        <w:tc>
          <w:tcPr>
            <w:tcW w:w="1417" w:type="dxa"/>
          </w:tcPr>
          <w:p w14:paraId="0E3D6EEB" w14:textId="3C6E342B" w:rsidR="002D614D" w:rsidRPr="007F6A26" w:rsidRDefault="002D614D" w:rsidP="00FD588A">
            <w:pPr>
              <w:pStyle w:val="a0"/>
              <w:ind w:firstLine="0"/>
            </w:pPr>
            <w:r w:rsidRPr="007F6A26">
              <w:t>0,9</w:t>
            </w:r>
            <w:r w:rsidR="00DF2117">
              <w:t>0</w:t>
            </w:r>
          </w:p>
        </w:tc>
        <w:tc>
          <w:tcPr>
            <w:tcW w:w="851" w:type="dxa"/>
          </w:tcPr>
          <w:p w14:paraId="65D4DC20" w14:textId="77777777" w:rsidR="002D614D" w:rsidRPr="007F6A26" w:rsidRDefault="002D614D" w:rsidP="00FD588A">
            <w:pPr>
              <w:pStyle w:val="a0"/>
              <w:ind w:firstLine="0"/>
            </w:pPr>
            <w:r w:rsidRPr="007F6A26">
              <w:t>0,91</w:t>
            </w:r>
          </w:p>
        </w:tc>
        <w:tc>
          <w:tcPr>
            <w:tcW w:w="850" w:type="dxa"/>
          </w:tcPr>
          <w:p w14:paraId="320D9EA7" w14:textId="77777777" w:rsidR="002D614D" w:rsidRPr="007F6A26" w:rsidRDefault="002D614D" w:rsidP="00FD588A">
            <w:pPr>
              <w:pStyle w:val="a0"/>
              <w:ind w:firstLine="0"/>
            </w:pPr>
            <w:r w:rsidRPr="007F6A26">
              <w:t>0,32</w:t>
            </w:r>
          </w:p>
        </w:tc>
        <w:tc>
          <w:tcPr>
            <w:tcW w:w="1637" w:type="dxa"/>
          </w:tcPr>
          <w:p w14:paraId="4F8C3D24" w14:textId="230E8E53" w:rsidR="002D614D" w:rsidRPr="007F6A26" w:rsidRDefault="002D614D" w:rsidP="00FD588A">
            <w:pPr>
              <w:pStyle w:val="a0"/>
              <w:ind w:firstLine="0"/>
            </w:pPr>
            <w:r w:rsidRPr="007F6A26">
              <w:t>0,4</w:t>
            </w:r>
            <w:r w:rsidR="00DF2117">
              <w:t>0</w:t>
            </w:r>
          </w:p>
        </w:tc>
      </w:tr>
      <w:tr w:rsidR="002D614D" w:rsidRPr="007F6A26" w14:paraId="1DC8957C" w14:textId="77777777" w:rsidTr="00A91834">
        <w:tc>
          <w:tcPr>
            <w:tcW w:w="1865" w:type="dxa"/>
          </w:tcPr>
          <w:p w14:paraId="27A22E9D" w14:textId="09BF78DA" w:rsidR="002D614D" w:rsidRPr="007F6A26" w:rsidRDefault="002D614D" w:rsidP="00FD588A">
            <w:pPr>
              <w:pStyle w:val="a0"/>
              <w:ind w:firstLine="0"/>
            </w:pPr>
            <w:r w:rsidRPr="007F6A26">
              <w:t>B*15:03</w:t>
            </w:r>
          </w:p>
        </w:tc>
        <w:tc>
          <w:tcPr>
            <w:tcW w:w="1713" w:type="dxa"/>
          </w:tcPr>
          <w:p w14:paraId="5F0DEA47" w14:textId="41C318A3" w:rsidR="002D614D" w:rsidRPr="00A91834" w:rsidRDefault="00451EE7" w:rsidP="00FD588A">
            <w:pPr>
              <w:pStyle w:val="a0"/>
              <w:ind w:firstLine="0"/>
              <w:rPr>
                <w:lang w:val="ru-RU"/>
              </w:rPr>
            </w:pPr>
            <w:r>
              <w:rPr>
                <w:lang w:val="ru-RU"/>
              </w:rPr>
              <w:t>4000</w:t>
            </w:r>
          </w:p>
        </w:tc>
        <w:tc>
          <w:tcPr>
            <w:tcW w:w="958" w:type="dxa"/>
          </w:tcPr>
          <w:p w14:paraId="13E302CC" w14:textId="08CA96F5" w:rsidR="002D614D" w:rsidRPr="007F6A26" w:rsidRDefault="002D614D" w:rsidP="00FD588A">
            <w:pPr>
              <w:pStyle w:val="a0"/>
              <w:ind w:firstLine="0"/>
            </w:pPr>
            <w:r w:rsidRPr="007F6A26">
              <w:t>0,92</w:t>
            </w:r>
          </w:p>
        </w:tc>
        <w:tc>
          <w:tcPr>
            <w:tcW w:w="1134" w:type="dxa"/>
          </w:tcPr>
          <w:p w14:paraId="06EF03B6" w14:textId="77777777" w:rsidR="002D614D" w:rsidRPr="007F6A26" w:rsidRDefault="002D614D" w:rsidP="00FD588A">
            <w:pPr>
              <w:pStyle w:val="a0"/>
              <w:ind w:firstLine="0"/>
            </w:pPr>
            <w:r w:rsidRPr="007F6A26">
              <w:t>0,06</w:t>
            </w:r>
          </w:p>
        </w:tc>
        <w:tc>
          <w:tcPr>
            <w:tcW w:w="1906" w:type="dxa"/>
          </w:tcPr>
          <w:p w14:paraId="1A6E080E" w14:textId="77777777" w:rsidR="002D614D" w:rsidRPr="007F6A26" w:rsidRDefault="002D614D" w:rsidP="00FD588A">
            <w:pPr>
              <w:pStyle w:val="a0"/>
              <w:ind w:firstLine="0"/>
            </w:pPr>
            <w:r w:rsidRPr="007F6A26">
              <w:t>0,86</w:t>
            </w:r>
          </w:p>
        </w:tc>
        <w:tc>
          <w:tcPr>
            <w:tcW w:w="2347" w:type="dxa"/>
          </w:tcPr>
          <w:p w14:paraId="0A37B7A3" w14:textId="77777777" w:rsidR="002D614D" w:rsidRPr="007F6A26" w:rsidRDefault="002D614D" w:rsidP="00FD588A">
            <w:pPr>
              <w:pStyle w:val="a0"/>
              <w:ind w:firstLine="0"/>
            </w:pPr>
            <w:r w:rsidRPr="007F6A26">
              <w:t>0,92</w:t>
            </w:r>
          </w:p>
        </w:tc>
        <w:tc>
          <w:tcPr>
            <w:tcW w:w="1417" w:type="dxa"/>
          </w:tcPr>
          <w:p w14:paraId="168CA4AF" w14:textId="77777777" w:rsidR="002D614D" w:rsidRPr="007F6A26" w:rsidRDefault="002D614D" w:rsidP="00FD588A">
            <w:pPr>
              <w:pStyle w:val="a0"/>
              <w:ind w:firstLine="0"/>
            </w:pPr>
            <w:r w:rsidRPr="007F6A26">
              <w:t>0,92</w:t>
            </w:r>
          </w:p>
        </w:tc>
        <w:tc>
          <w:tcPr>
            <w:tcW w:w="851" w:type="dxa"/>
          </w:tcPr>
          <w:p w14:paraId="2C969774" w14:textId="77777777" w:rsidR="002D614D" w:rsidRPr="007F6A26" w:rsidRDefault="002D614D" w:rsidP="00FD588A">
            <w:pPr>
              <w:pStyle w:val="a0"/>
              <w:ind w:firstLine="0"/>
            </w:pPr>
            <w:r w:rsidRPr="007F6A26">
              <w:t>0,89</w:t>
            </w:r>
          </w:p>
        </w:tc>
        <w:tc>
          <w:tcPr>
            <w:tcW w:w="850" w:type="dxa"/>
          </w:tcPr>
          <w:p w14:paraId="283D1ABA" w14:textId="77777777" w:rsidR="002D614D" w:rsidRPr="007F6A26" w:rsidRDefault="002D614D" w:rsidP="00FD588A">
            <w:pPr>
              <w:pStyle w:val="a0"/>
              <w:ind w:firstLine="0"/>
            </w:pPr>
            <w:r w:rsidRPr="007F6A26">
              <w:t>0,42</w:t>
            </w:r>
          </w:p>
        </w:tc>
        <w:tc>
          <w:tcPr>
            <w:tcW w:w="1637" w:type="dxa"/>
          </w:tcPr>
          <w:p w14:paraId="4B372664" w14:textId="77777777" w:rsidR="002D614D" w:rsidRPr="007F6A26" w:rsidRDefault="002D614D" w:rsidP="00FD588A">
            <w:pPr>
              <w:pStyle w:val="a0"/>
              <w:ind w:firstLine="0"/>
            </w:pPr>
            <w:r w:rsidRPr="007F6A26">
              <w:t>0,22</w:t>
            </w:r>
          </w:p>
        </w:tc>
      </w:tr>
      <w:tr w:rsidR="002D614D" w:rsidRPr="007F6A26" w14:paraId="71A7F910" w14:textId="77777777" w:rsidTr="00A91834">
        <w:tc>
          <w:tcPr>
            <w:tcW w:w="1865" w:type="dxa"/>
          </w:tcPr>
          <w:p w14:paraId="331B70A4" w14:textId="118C007E" w:rsidR="002D614D" w:rsidRPr="007F6A26" w:rsidRDefault="002D614D" w:rsidP="00FD588A">
            <w:pPr>
              <w:pStyle w:val="a0"/>
              <w:ind w:firstLine="0"/>
            </w:pPr>
            <w:r w:rsidRPr="007F6A26">
              <w:t>B*42:01</w:t>
            </w:r>
          </w:p>
        </w:tc>
        <w:tc>
          <w:tcPr>
            <w:tcW w:w="1713" w:type="dxa"/>
          </w:tcPr>
          <w:p w14:paraId="6DC1D1D2" w14:textId="18DF996C" w:rsidR="002D614D" w:rsidRPr="00A91834" w:rsidRDefault="00451EE7" w:rsidP="00FD588A">
            <w:pPr>
              <w:pStyle w:val="a0"/>
              <w:ind w:firstLine="0"/>
              <w:rPr>
                <w:lang w:val="ru-RU"/>
              </w:rPr>
            </w:pPr>
            <w:r>
              <w:rPr>
                <w:lang w:val="ru-RU"/>
              </w:rPr>
              <w:t>3539</w:t>
            </w:r>
          </w:p>
        </w:tc>
        <w:tc>
          <w:tcPr>
            <w:tcW w:w="958" w:type="dxa"/>
          </w:tcPr>
          <w:p w14:paraId="3EBD1F11" w14:textId="33E18541" w:rsidR="002D614D" w:rsidRPr="007F6A26" w:rsidRDefault="002D614D" w:rsidP="00FD588A">
            <w:pPr>
              <w:pStyle w:val="a0"/>
              <w:ind w:firstLine="0"/>
            </w:pPr>
            <w:r w:rsidRPr="007F6A26">
              <w:t>0,92</w:t>
            </w:r>
          </w:p>
        </w:tc>
        <w:tc>
          <w:tcPr>
            <w:tcW w:w="1134" w:type="dxa"/>
          </w:tcPr>
          <w:p w14:paraId="785DA0B2" w14:textId="20C0219F" w:rsidR="002D614D" w:rsidRPr="007F6A26" w:rsidRDefault="002D614D" w:rsidP="00FD588A">
            <w:pPr>
              <w:pStyle w:val="a0"/>
              <w:ind w:firstLine="0"/>
            </w:pPr>
            <w:r w:rsidRPr="007F6A26">
              <w:t>0</w:t>
            </w:r>
            <w:r w:rsidR="00DF2117">
              <w:t>,00</w:t>
            </w:r>
          </w:p>
        </w:tc>
        <w:tc>
          <w:tcPr>
            <w:tcW w:w="1906" w:type="dxa"/>
          </w:tcPr>
          <w:p w14:paraId="3AEABE7B" w14:textId="77777777" w:rsidR="002D614D" w:rsidRPr="007F6A26" w:rsidRDefault="002D614D" w:rsidP="00FD588A">
            <w:pPr>
              <w:pStyle w:val="a0"/>
              <w:ind w:firstLine="0"/>
            </w:pPr>
            <w:r w:rsidRPr="007F6A26">
              <w:t>0,91</w:t>
            </w:r>
          </w:p>
        </w:tc>
        <w:tc>
          <w:tcPr>
            <w:tcW w:w="2347" w:type="dxa"/>
          </w:tcPr>
          <w:p w14:paraId="5A9A4B39" w14:textId="226B3A81" w:rsidR="002D614D" w:rsidRPr="007F6A26" w:rsidRDefault="002D614D" w:rsidP="00FD588A">
            <w:pPr>
              <w:pStyle w:val="a0"/>
              <w:ind w:firstLine="0"/>
            </w:pPr>
            <w:r w:rsidRPr="007F6A26">
              <w:t>0,9</w:t>
            </w:r>
            <w:r w:rsidR="00DF2117">
              <w:t>0</w:t>
            </w:r>
          </w:p>
        </w:tc>
        <w:tc>
          <w:tcPr>
            <w:tcW w:w="1417" w:type="dxa"/>
          </w:tcPr>
          <w:p w14:paraId="6C44C20A" w14:textId="3D6DE81B" w:rsidR="002D614D" w:rsidRPr="007F6A26" w:rsidRDefault="002D614D" w:rsidP="00FD588A">
            <w:pPr>
              <w:pStyle w:val="a0"/>
              <w:ind w:firstLine="0"/>
            </w:pPr>
            <w:r w:rsidRPr="007F6A26">
              <w:t>0,9</w:t>
            </w:r>
            <w:r w:rsidR="00DF2117">
              <w:t>0</w:t>
            </w:r>
          </w:p>
        </w:tc>
        <w:tc>
          <w:tcPr>
            <w:tcW w:w="851" w:type="dxa"/>
          </w:tcPr>
          <w:p w14:paraId="24D4EEE6" w14:textId="77777777" w:rsidR="002D614D" w:rsidRPr="007F6A26" w:rsidRDefault="002D614D" w:rsidP="00FD588A">
            <w:pPr>
              <w:pStyle w:val="a0"/>
              <w:ind w:firstLine="0"/>
            </w:pPr>
            <w:r w:rsidRPr="007F6A26">
              <w:t>0,91</w:t>
            </w:r>
          </w:p>
        </w:tc>
        <w:tc>
          <w:tcPr>
            <w:tcW w:w="850" w:type="dxa"/>
          </w:tcPr>
          <w:p w14:paraId="17DDAB60" w14:textId="77777777" w:rsidR="002D614D" w:rsidRPr="007F6A26" w:rsidRDefault="002D614D" w:rsidP="00FD588A">
            <w:pPr>
              <w:pStyle w:val="a0"/>
              <w:ind w:firstLine="0"/>
            </w:pPr>
            <w:r w:rsidRPr="007F6A26">
              <w:t>0,09</w:t>
            </w:r>
          </w:p>
        </w:tc>
        <w:tc>
          <w:tcPr>
            <w:tcW w:w="1637" w:type="dxa"/>
          </w:tcPr>
          <w:p w14:paraId="2E042FBC" w14:textId="0076DC8D" w:rsidR="002D614D" w:rsidRPr="007F6A26" w:rsidRDefault="002D614D" w:rsidP="00FD588A">
            <w:pPr>
              <w:pStyle w:val="a0"/>
              <w:ind w:firstLine="0"/>
            </w:pPr>
            <w:r w:rsidRPr="007F6A26">
              <w:t>0,2</w:t>
            </w:r>
            <w:r w:rsidR="00DF2117">
              <w:t>0</w:t>
            </w:r>
          </w:p>
        </w:tc>
      </w:tr>
      <w:tr w:rsidR="002D614D" w:rsidRPr="007F6A26" w14:paraId="26672070" w14:textId="77777777" w:rsidTr="00A91834">
        <w:tc>
          <w:tcPr>
            <w:tcW w:w="1865" w:type="dxa"/>
          </w:tcPr>
          <w:p w14:paraId="540ADCBD" w14:textId="42FB9C35" w:rsidR="002D614D" w:rsidRPr="007F6A26" w:rsidRDefault="002D614D" w:rsidP="00FD588A">
            <w:pPr>
              <w:pStyle w:val="a0"/>
              <w:ind w:firstLine="0"/>
            </w:pPr>
            <w:r w:rsidRPr="007F6A26">
              <w:t>B*14:02</w:t>
            </w:r>
          </w:p>
        </w:tc>
        <w:tc>
          <w:tcPr>
            <w:tcW w:w="1713" w:type="dxa"/>
          </w:tcPr>
          <w:p w14:paraId="472CC8F9" w14:textId="15BD3064" w:rsidR="002D614D" w:rsidRPr="00A91834" w:rsidRDefault="00451EE7" w:rsidP="00FD588A">
            <w:pPr>
              <w:pStyle w:val="a0"/>
              <w:ind w:firstLine="0"/>
              <w:rPr>
                <w:lang w:val="ru-RU"/>
              </w:rPr>
            </w:pPr>
            <w:r>
              <w:rPr>
                <w:lang w:val="ru-RU"/>
              </w:rPr>
              <w:t>2288</w:t>
            </w:r>
          </w:p>
        </w:tc>
        <w:tc>
          <w:tcPr>
            <w:tcW w:w="958" w:type="dxa"/>
          </w:tcPr>
          <w:p w14:paraId="3FC3174D" w14:textId="3F9B62DF" w:rsidR="002D614D" w:rsidRPr="007F6A26" w:rsidRDefault="002D614D" w:rsidP="00FD588A">
            <w:pPr>
              <w:pStyle w:val="a0"/>
              <w:ind w:firstLine="0"/>
            </w:pPr>
            <w:r w:rsidRPr="007F6A26">
              <w:t>0,92</w:t>
            </w:r>
          </w:p>
        </w:tc>
        <w:tc>
          <w:tcPr>
            <w:tcW w:w="1134" w:type="dxa"/>
          </w:tcPr>
          <w:p w14:paraId="3A61BA3E" w14:textId="77777777" w:rsidR="002D614D" w:rsidRPr="007F6A26" w:rsidRDefault="002D614D" w:rsidP="00FD588A">
            <w:pPr>
              <w:pStyle w:val="a0"/>
              <w:ind w:firstLine="0"/>
            </w:pPr>
            <w:r w:rsidRPr="007F6A26">
              <w:t>0,07</w:t>
            </w:r>
          </w:p>
        </w:tc>
        <w:tc>
          <w:tcPr>
            <w:tcW w:w="1906" w:type="dxa"/>
          </w:tcPr>
          <w:p w14:paraId="5232AB1F" w14:textId="77777777" w:rsidR="002D614D" w:rsidRPr="007F6A26" w:rsidRDefault="002D614D" w:rsidP="00FD588A">
            <w:pPr>
              <w:pStyle w:val="a0"/>
              <w:ind w:firstLine="0"/>
            </w:pPr>
            <w:r w:rsidRPr="007F6A26">
              <w:t>0,85</w:t>
            </w:r>
          </w:p>
        </w:tc>
        <w:tc>
          <w:tcPr>
            <w:tcW w:w="2347" w:type="dxa"/>
          </w:tcPr>
          <w:p w14:paraId="7CDBB2DA" w14:textId="77777777" w:rsidR="002D614D" w:rsidRPr="007F6A26" w:rsidRDefault="002D614D" w:rsidP="00FD588A">
            <w:pPr>
              <w:pStyle w:val="a0"/>
              <w:ind w:firstLine="0"/>
            </w:pPr>
            <w:r w:rsidRPr="007F6A26">
              <w:t>0,92</w:t>
            </w:r>
          </w:p>
        </w:tc>
        <w:tc>
          <w:tcPr>
            <w:tcW w:w="1417" w:type="dxa"/>
          </w:tcPr>
          <w:p w14:paraId="1369594C" w14:textId="77777777" w:rsidR="002D614D" w:rsidRPr="007F6A26" w:rsidRDefault="002D614D" w:rsidP="00FD588A">
            <w:pPr>
              <w:pStyle w:val="a0"/>
              <w:ind w:firstLine="0"/>
            </w:pPr>
            <w:r w:rsidRPr="007F6A26">
              <w:t>0,92</w:t>
            </w:r>
          </w:p>
        </w:tc>
        <w:tc>
          <w:tcPr>
            <w:tcW w:w="851" w:type="dxa"/>
          </w:tcPr>
          <w:p w14:paraId="4B937513" w14:textId="77777777" w:rsidR="002D614D" w:rsidRPr="007F6A26" w:rsidRDefault="002D614D" w:rsidP="00FD588A">
            <w:pPr>
              <w:pStyle w:val="a0"/>
              <w:ind w:firstLine="0"/>
            </w:pPr>
            <w:r w:rsidRPr="007F6A26">
              <w:t>0,89</w:t>
            </w:r>
          </w:p>
        </w:tc>
        <w:tc>
          <w:tcPr>
            <w:tcW w:w="850" w:type="dxa"/>
          </w:tcPr>
          <w:p w14:paraId="72FF4A24" w14:textId="77777777" w:rsidR="002D614D" w:rsidRPr="007F6A26" w:rsidRDefault="002D614D" w:rsidP="00FD588A">
            <w:pPr>
              <w:pStyle w:val="a0"/>
              <w:ind w:firstLine="0"/>
            </w:pPr>
            <w:r w:rsidRPr="007F6A26">
              <w:t>0,27</w:t>
            </w:r>
          </w:p>
        </w:tc>
        <w:tc>
          <w:tcPr>
            <w:tcW w:w="1637" w:type="dxa"/>
          </w:tcPr>
          <w:p w14:paraId="46CC4B07" w14:textId="77777777" w:rsidR="002D614D" w:rsidRPr="007F6A26" w:rsidRDefault="002D614D" w:rsidP="00FD588A">
            <w:pPr>
              <w:pStyle w:val="a0"/>
              <w:ind w:firstLine="0"/>
            </w:pPr>
            <w:r w:rsidRPr="007F6A26">
              <w:t>0,17</w:t>
            </w:r>
          </w:p>
        </w:tc>
      </w:tr>
      <w:tr w:rsidR="002D614D" w:rsidRPr="007F6A26" w14:paraId="2DD32BED" w14:textId="77777777" w:rsidTr="00A91834">
        <w:tc>
          <w:tcPr>
            <w:tcW w:w="1865" w:type="dxa"/>
          </w:tcPr>
          <w:p w14:paraId="5D543ACF" w14:textId="49A481EB" w:rsidR="002D614D" w:rsidRPr="007F6A26" w:rsidRDefault="002D614D" w:rsidP="00FD588A">
            <w:pPr>
              <w:pStyle w:val="a0"/>
              <w:ind w:firstLine="0"/>
            </w:pPr>
            <w:r w:rsidRPr="007F6A26">
              <w:t>B*39:24</w:t>
            </w:r>
          </w:p>
        </w:tc>
        <w:tc>
          <w:tcPr>
            <w:tcW w:w="1713" w:type="dxa"/>
          </w:tcPr>
          <w:p w14:paraId="16EBAFF8" w14:textId="591FDBA1" w:rsidR="002D614D" w:rsidRPr="00A91834" w:rsidRDefault="00451EE7" w:rsidP="00FD588A">
            <w:pPr>
              <w:pStyle w:val="a0"/>
              <w:ind w:firstLine="0"/>
              <w:rPr>
                <w:lang w:val="ru-RU"/>
              </w:rPr>
            </w:pPr>
            <w:r>
              <w:rPr>
                <w:lang w:val="ru-RU"/>
              </w:rPr>
              <w:t>396</w:t>
            </w:r>
          </w:p>
        </w:tc>
        <w:tc>
          <w:tcPr>
            <w:tcW w:w="958" w:type="dxa"/>
          </w:tcPr>
          <w:p w14:paraId="0360F40A" w14:textId="1C26C8A2" w:rsidR="002D614D" w:rsidRPr="007F6A26" w:rsidRDefault="002D614D" w:rsidP="00FD588A">
            <w:pPr>
              <w:pStyle w:val="a0"/>
              <w:ind w:firstLine="0"/>
            </w:pPr>
            <w:r w:rsidRPr="007F6A26">
              <w:t>0,92</w:t>
            </w:r>
          </w:p>
        </w:tc>
        <w:tc>
          <w:tcPr>
            <w:tcW w:w="1134" w:type="dxa"/>
          </w:tcPr>
          <w:p w14:paraId="397ED922" w14:textId="77777777" w:rsidR="002D614D" w:rsidRPr="007F6A26" w:rsidRDefault="002D614D" w:rsidP="00FD588A">
            <w:pPr>
              <w:pStyle w:val="a0"/>
              <w:ind w:firstLine="0"/>
            </w:pPr>
            <w:r w:rsidRPr="007F6A26">
              <w:t>0,01</w:t>
            </w:r>
          </w:p>
        </w:tc>
        <w:tc>
          <w:tcPr>
            <w:tcW w:w="1906" w:type="dxa"/>
          </w:tcPr>
          <w:p w14:paraId="525CBB5A" w14:textId="77777777" w:rsidR="002D614D" w:rsidRPr="007F6A26" w:rsidRDefault="002D614D" w:rsidP="00FD588A">
            <w:pPr>
              <w:pStyle w:val="a0"/>
              <w:ind w:firstLine="0"/>
            </w:pPr>
            <w:r w:rsidRPr="007F6A26">
              <w:t>0,89</w:t>
            </w:r>
          </w:p>
        </w:tc>
        <w:tc>
          <w:tcPr>
            <w:tcW w:w="2347" w:type="dxa"/>
          </w:tcPr>
          <w:p w14:paraId="4A8C48E8" w14:textId="06B03CA9" w:rsidR="002D614D" w:rsidRPr="007F6A26" w:rsidRDefault="002D614D" w:rsidP="00FD588A">
            <w:pPr>
              <w:pStyle w:val="a0"/>
              <w:ind w:firstLine="0"/>
            </w:pPr>
            <w:r w:rsidRPr="007F6A26">
              <w:t>0,9</w:t>
            </w:r>
            <w:r w:rsidR="00DF2117">
              <w:t>0</w:t>
            </w:r>
          </w:p>
        </w:tc>
        <w:tc>
          <w:tcPr>
            <w:tcW w:w="1417" w:type="dxa"/>
          </w:tcPr>
          <w:p w14:paraId="02D5C4A0" w14:textId="3213D20C" w:rsidR="002D614D" w:rsidRPr="007F6A26" w:rsidRDefault="002D614D" w:rsidP="00FD588A">
            <w:pPr>
              <w:pStyle w:val="a0"/>
              <w:ind w:firstLine="0"/>
            </w:pPr>
            <w:r w:rsidRPr="007F6A26">
              <w:t>0,9</w:t>
            </w:r>
            <w:r w:rsidR="00DF2117">
              <w:t>0</w:t>
            </w:r>
          </w:p>
        </w:tc>
        <w:tc>
          <w:tcPr>
            <w:tcW w:w="851" w:type="dxa"/>
          </w:tcPr>
          <w:p w14:paraId="5DE4E785" w14:textId="77777777" w:rsidR="002D614D" w:rsidRPr="007F6A26" w:rsidRDefault="002D614D" w:rsidP="00FD588A">
            <w:pPr>
              <w:pStyle w:val="a0"/>
              <w:ind w:firstLine="0"/>
            </w:pPr>
            <w:r w:rsidRPr="007F6A26">
              <w:t>0,89</w:t>
            </w:r>
          </w:p>
        </w:tc>
        <w:tc>
          <w:tcPr>
            <w:tcW w:w="850" w:type="dxa"/>
          </w:tcPr>
          <w:p w14:paraId="3192B867" w14:textId="77777777" w:rsidR="002D614D" w:rsidRPr="007F6A26" w:rsidRDefault="002D614D" w:rsidP="00FD588A">
            <w:pPr>
              <w:pStyle w:val="a0"/>
              <w:ind w:firstLine="0"/>
            </w:pPr>
            <w:r w:rsidRPr="007F6A26">
              <w:t>0,03</w:t>
            </w:r>
          </w:p>
        </w:tc>
        <w:tc>
          <w:tcPr>
            <w:tcW w:w="1637" w:type="dxa"/>
          </w:tcPr>
          <w:p w14:paraId="64B92527" w14:textId="77777777" w:rsidR="002D614D" w:rsidRPr="007F6A26" w:rsidRDefault="002D614D" w:rsidP="00FD588A">
            <w:pPr>
              <w:pStyle w:val="a0"/>
              <w:ind w:firstLine="0"/>
            </w:pPr>
            <w:r w:rsidRPr="007F6A26">
              <w:t>0,06</w:t>
            </w:r>
          </w:p>
        </w:tc>
      </w:tr>
      <w:tr w:rsidR="002D614D" w:rsidRPr="007F6A26" w14:paraId="028BAC22" w14:textId="77777777" w:rsidTr="00A91834">
        <w:tc>
          <w:tcPr>
            <w:tcW w:w="1865" w:type="dxa"/>
          </w:tcPr>
          <w:p w14:paraId="1948E603" w14:textId="471902AA" w:rsidR="002D614D" w:rsidRPr="007F6A26" w:rsidRDefault="002D614D" w:rsidP="00FD588A">
            <w:pPr>
              <w:pStyle w:val="a0"/>
              <w:ind w:firstLine="0"/>
            </w:pPr>
            <w:r w:rsidRPr="007F6A26">
              <w:lastRenderedPageBreak/>
              <w:t>B*13:02</w:t>
            </w:r>
          </w:p>
        </w:tc>
        <w:tc>
          <w:tcPr>
            <w:tcW w:w="1713" w:type="dxa"/>
          </w:tcPr>
          <w:p w14:paraId="726A4CED" w14:textId="07443ADF" w:rsidR="002D614D" w:rsidRPr="00A91834" w:rsidRDefault="00451EE7" w:rsidP="00FD588A">
            <w:pPr>
              <w:pStyle w:val="a0"/>
              <w:ind w:firstLine="0"/>
              <w:rPr>
                <w:lang w:val="ru-RU"/>
              </w:rPr>
            </w:pPr>
            <w:r>
              <w:rPr>
                <w:lang w:val="ru-RU"/>
              </w:rPr>
              <w:t>4371</w:t>
            </w:r>
          </w:p>
        </w:tc>
        <w:tc>
          <w:tcPr>
            <w:tcW w:w="958" w:type="dxa"/>
          </w:tcPr>
          <w:p w14:paraId="1CACBC6F" w14:textId="6ACA6AA6" w:rsidR="002D614D" w:rsidRPr="007F6A26" w:rsidRDefault="002D614D" w:rsidP="00FD588A">
            <w:pPr>
              <w:pStyle w:val="a0"/>
              <w:ind w:firstLine="0"/>
            </w:pPr>
            <w:r w:rsidRPr="007F6A26">
              <w:t>0,92</w:t>
            </w:r>
          </w:p>
        </w:tc>
        <w:tc>
          <w:tcPr>
            <w:tcW w:w="1134" w:type="dxa"/>
          </w:tcPr>
          <w:p w14:paraId="29C5C2C5" w14:textId="05D69AB9" w:rsidR="002D614D" w:rsidRPr="007F6A26" w:rsidRDefault="002D614D" w:rsidP="00FD588A">
            <w:pPr>
              <w:pStyle w:val="a0"/>
              <w:ind w:firstLine="0"/>
            </w:pPr>
            <w:r w:rsidRPr="007F6A26">
              <w:t>0</w:t>
            </w:r>
            <w:r w:rsidR="00DF2117">
              <w:t>,00</w:t>
            </w:r>
          </w:p>
        </w:tc>
        <w:tc>
          <w:tcPr>
            <w:tcW w:w="1906" w:type="dxa"/>
          </w:tcPr>
          <w:p w14:paraId="22CDCE3E" w14:textId="77777777" w:rsidR="002D614D" w:rsidRPr="007F6A26" w:rsidRDefault="002D614D" w:rsidP="00FD588A">
            <w:pPr>
              <w:pStyle w:val="a0"/>
              <w:ind w:firstLine="0"/>
            </w:pPr>
            <w:r w:rsidRPr="007F6A26">
              <w:t>0,89</w:t>
            </w:r>
          </w:p>
        </w:tc>
        <w:tc>
          <w:tcPr>
            <w:tcW w:w="2347" w:type="dxa"/>
          </w:tcPr>
          <w:p w14:paraId="4C6DEFB9" w14:textId="77777777" w:rsidR="002D614D" w:rsidRPr="007F6A26" w:rsidRDefault="002D614D" w:rsidP="00FD588A">
            <w:pPr>
              <w:pStyle w:val="a0"/>
              <w:ind w:firstLine="0"/>
            </w:pPr>
            <w:r w:rsidRPr="007F6A26">
              <w:t>0,89</w:t>
            </w:r>
          </w:p>
        </w:tc>
        <w:tc>
          <w:tcPr>
            <w:tcW w:w="1417" w:type="dxa"/>
          </w:tcPr>
          <w:p w14:paraId="309265D3" w14:textId="77777777" w:rsidR="002D614D" w:rsidRPr="007F6A26" w:rsidRDefault="002D614D" w:rsidP="00FD588A">
            <w:pPr>
              <w:pStyle w:val="a0"/>
              <w:ind w:firstLine="0"/>
            </w:pPr>
            <w:r w:rsidRPr="007F6A26">
              <w:t>0,89</w:t>
            </w:r>
          </w:p>
        </w:tc>
        <w:tc>
          <w:tcPr>
            <w:tcW w:w="851" w:type="dxa"/>
          </w:tcPr>
          <w:p w14:paraId="7B590C6A" w14:textId="77777777" w:rsidR="002D614D" w:rsidRPr="007F6A26" w:rsidRDefault="002D614D" w:rsidP="00FD588A">
            <w:pPr>
              <w:pStyle w:val="a0"/>
              <w:ind w:firstLine="0"/>
            </w:pPr>
            <w:r w:rsidRPr="007F6A26">
              <w:t>0,89</w:t>
            </w:r>
          </w:p>
        </w:tc>
        <w:tc>
          <w:tcPr>
            <w:tcW w:w="850" w:type="dxa"/>
          </w:tcPr>
          <w:p w14:paraId="223E4AA0" w14:textId="77777777" w:rsidR="002D614D" w:rsidRPr="007F6A26" w:rsidRDefault="002D614D" w:rsidP="00FD588A">
            <w:pPr>
              <w:pStyle w:val="a0"/>
              <w:ind w:firstLine="0"/>
            </w:pPr>
            <w:r w:rsidRPr="007F6A26">
              <w:t>0,23</w:t>
            </w:r>
          </w:p>
        </w:tc>
        <w:tc>
          <w:tcPr>
            <w:tcW w:w="1637" w:type="dxa"/>
          </w:tcPr>
          <w:p w14:paraId="4AC1A960" w14:textId="16CDF283" w:rsidR="002D614D" w:rsidRPr="007F6A26" w:rsidRDefault="002D614D" w:rsidP="00FD588A">
            <w:pPr>
              <w:pStyle w:val="a0"/>
              <w:ind w:firstLine="0"/>
            </w:pPr>
            <w:r w:rsidRPr="007F6A26">
              <w:t>0,2</w:t>
            </w:r>
            <w:r w:rsidR="00DF2117">
              <w:t>0</w:t>
            </w:r>
          </w:p>
        </w:tc>
      </w:tr>
      <w:tr w:rsidR="002D614D" w:rsidRPr="007F6A26" w14:paraId="714BDAEC" w14:textId="77777777" w:rsidTr="00A91834">
        <w:tc>
          <w:tcPr>
            <w:tcW w:w="1865" w:type="dxa"/>
          </w:tcPr>
          <w:p w14:paraId="4357492D" w14:textId="25881BFC" w:rsidR="002D614D" w:rsidRPr="007F6A26" w:rsidRDefault="002D614D" w:rsidP="00FD588A">
            <w:pPr>
              <w:pStyle w:val="a0"/>
              <w:ind w:firstLine="0"/>
            </w:pPr>
            <w:r w:rsidRPr="007F6A26">
              <w:t>A*34:02</w:t>
            </w:r>
          </w:p>
        </w:tc>
        <w:tc>
          <w:tcPr>
            <w:tcW w:w="1713" w:type="dxa"/>
          </w:tcPr>
          <w:p w14:paraId="2FDF9E61" w14:textId="370EC0FE" w:rsidR="002D614D" w:rsidRPr="00A91834" w:rsidRDefault="00451EE7" w:rsidP="00FD588A">
            <w:pPr>
              <w:pStyle w:val="a0"/>
              <w:ind w:firstLine="0"/>
              <w:rPr>
                <w:lang w:val="ru-RU"/>
              </w:rPr>
            </w:pPr>
            <w:r>
              <w:rPr>
                <w:lang w:val="ru-RU"/>
              </w:rPr>
              <w:t>3806</w:t>
            </w:r>
          </w:p>
        </w:tc>
        <w:tc>
          <w:tcPr>
            <w:tcW w:w="958" w:type="dxa"/>
          </w:tcPr>
          <w:p w14:paraId="069F1F5E" w14:textId="73160C37" w:rsidR="002D614D" w:rsidRPr="007F6A26" w:rsidRDefault="002D614D" w:rsidP="00FD588A">
            <w:pPr>
              <w:pStyle w:val="a0"/>
              <w:ind w:firstLine="0"/>
            </w:pPr>
            <w:r w:rsidRPr="007F6A26">
              <w:t>0,92</w:t>
            </w:r>
          </w:p>
        </w:tc>
        <w:tc>
          <w:tcPr>
            <w:tcW w:w="1134" w:type="dxa"/>
          </w:tcPr>
          <w:p w14:paraId="2182FF5D" w14:textId="14FA5A0A" w:rsidR="002D614D" w:rsidRPr="007F6A26" w:rsidRDefault="002D614D" w:rsidP="00FD588A">
            <w:pPr>
              <w:pStyle w:val="a0"/>
              <w:ind w:firstLine="0"/>
            </w:pPr>
            <w:r w:rsidRPr="007F6A26">
              <w:t>0</w:t>
            </w:r>
            <w:r w:rsidR="00DF2117">
              <w:t>,00</w:t>
            </w:r>
          </w:p>
        </w:tc>
        <w:tc>
          <w:tcPr>
            <w:tcW w:w="1906" w:type="dxa"/>
          </w:tcPr>
          <w:p w14:paraId="398B5EB0" w14:textId="77777777" w:rsidR="002D614D" w:rsidRPr="007F6A26" w:rsidRDefault="002D614D" w:rsidP="00FD588A">
            <w:pPr>
              <w:pStyle w:val="a0"/>
              <w:ind w:firstLine="0"/>
            </w:pPr>
            <w:r w:rsidRPr="007F6A26">
              <w:t>0,89</w:t>
            </w:r>
          </w:p>
        </w:tc>
        <w:tc>
          <w:tcPr>
            <w:tcW w:w="2347" w:type="dxa"/>
          </w:tcPr>
          <w:p w14:paraId="32BC5FDA" w14:textId="77777777" w:rsidR="002D614D" w:rsidRPr="007F6A26" w:rsidRDefault="002D614D" w:rsidP="00FD588A">
            <w:pPr>
              <w:pStyle w:val="a0"/>
              <w:ind w:firstLine="0"/>
            </w:pPr>
            <w:r w:rsidRPr="007F6A26">
              <w:t>0,89</w:t>
            </w:r>
          </w:p>
        </w:tc>
        <w:tc>
          <w:tcPr>
            <w:tcW w:w="1417" w:type="dxa"/>
          </w:tcPr>
          <w:p w14:paraId="7FB606D5" w14:textId="77777777" w:rsidR="002D614D" w:rsidRPr="007F6A26" w:rsidRDefault="002D614D" w:rsidP="00FD588A">
            <w:pPr>
              <w:pStyle w:val="a0"/>
              <w:ind w:firstLine="0"/>
            </w:pPr>
            <w:r w:rsidRPr="007F6A26">
              <w:t>0,89</w:t>
            </w:r>
          </w:p>
        </w:tc>
        <w:tc>
          <w:tcPr>
            <w:tcW w:w="851" w:type="dxa"/>
          </w:tcPr>
          <w:p w14:paraId="05311504" w14:textId="77777777" w:rsidR="002D614D" w:rsidRPr="007F6A26" w:rsidRDefault="002D614D" w:rsidP="00FD588A">
            <w:pPr>
              <w:pStyle w:val="a0"/>
              <w:ind w:firstLine="0"/>
            </w:pPr>
            <w:r w:rsidRPr="007F6A26">
              <w:t>0,89</w:t>
            </w:r>
          </w:p>
        </w:tc>
        <w:tc>
          <w:tcPr>
            <w:tcW w:w="850" w:type="dxa"/>
          </w:tcPr>
          <w:p w14:paraId="46FFE2D7" w14:textId="77777777" w:rsidR="002D614D" w:rsidRPr="007F6A26" w:rsidRDefault="002D614D" w:rsidP="00FD588A">
            <w:pPr>
              <w:pStyle w:val="a0"/>
              <w:ind w:firstLine="0"/>
            </w:pPr>
            <w:r w:rsidRPr="007F6A26">
              <w:t>0,15</w:t>
            </w:r>
          </w:p>
        </w:tc>
        <w:tc>
          <w:tcPr>
            <w:tcW w:w="1637" w:type="dxa"/>
          </w:tcPr>
          <w:p w14:paraId="61AE2845" w14:textId="77777777" w:rsidR="002D614D" w:rsidRPr="007F6A26" w:rsidRDefault="002D614D" w:rsidP="00FD588A">
            <w:pPr>
              <w:pStyle w:val="a0"/>
              <w:ind w:firstLine="0"/>
            </w:pPr>
            <w:r w:rsidRPr="007F6A26">
              <w:t>0,19</w:t>
            </w:r>
          </w:p>
        </w:tc>
      </w:tr>
      <w:tr w:rsidR="002D614D" w:rsidRPr="007F6A26" w14:paraId="38930690" w14:textId="77777777" w:rsidTr="00A91834">
        <w:tc>
          <w:tcPr>
            <w:tcW w:w="1865" w:type="dxa"/>
          </w:tcPr>
          <w:p w14:paraId="061A733E" w14:textId="71A65F6C" w:rsidR="002D614D" w:rsidRPr="007F6A26" w:rsidRDefault="002D614D" w:rsidP="00FD588A">
            <w:pPr>
              <w:pStyle w:val="a0"/>
              <w:ind w:firstLine="0"/>
            </w:pPr>
            <w:r w:rsidRPr="007F6A26">
              <w:t>B*44:05</w:t>
            </w:r>
          </w:p>
        </w:tc>
        <w:tc>
          <w:tcPr>
            <w:tcW w:w="1713" w:type="dxa"/>
          </w:tcPr>
          <w:p w14:paraId="14B45887" w14:textId="67C9816A" w:rsidR="002D614D" w:rsidRPr="00A91834" w:rsidRDefault="00451EE7" w:rsidP="00FD588A">
            <w:pPr>
              <w:pStyle w:val="a0"/>
              <w:ind w:firstLine="0"/>
              <w:rPr>
                <w:lang w:val="ru-RU"/>
              </w:rPr>
            </w:pPr>
            <w:r>
              <w:rPr>
                <w:lang w:val="ru-RU"/>
              </w:rPr>
              <w:t>16</w:t>
            </w:r>
          </w:p>
        </w:tc>
        <w:tc>
          <w:tcPr>
            <w:tcW w:w="958" w:type="dxa"/>
          </w:tcPr>
          <w:p w14:paraId="3FC3CD64" w14:textId="30CBC794" w:rsidR="002D614D" w:rsidRPr="007F6A26" w:rsidRDefault="002D614D" w:rsidP="00FD588A">
            <w:pPr>
              <w:pStyle w:val="a0"/>
              <w:ind w:firstLine="0"/>
            </w:pPr>
            <w:r w:rsidRPr="007F6A26">
              <w:t>0,92</w:t>
            </w:r>
          </w:p>
        </w:tc>
        <w:tc>
          <w:tcPr>
            <w:tcW w:w="1134" w:type="dxa"/>
          </w:tcPr>
          <w:p w14:paraId="55AB5430" w14:textId="77777777" w:rsidR="002D614D" w:rsidRPr="007F6A26" w:rsidRDefault="002D614D" w:rsidP="00FD588A">
            <w:pPr>
              <w:pStyle w:val="a0"/>
              <w:ind w:firstLine="0"/>
            </w:pPr>
            <w:r w:rsidRPr="007F6A26">
              <w:t>0,18</w:t>
            </w:r>
          </w:p>
        </w:tc>
        <w:tc>
          <w:tcPr>
            <w:tcW w:w="1906" w:type="dxa"/>
          </w:tcPr>
          <w:p w14:paraId="28C98DA1" w14:textId="77777777" w:rsidR="002D614D" w:rsidRPr="007F6A26" w:rsidRDefault="002D614D" w:rsidP="00FD588A">
            <w:pPr>
              <w:pStyle w:val="a0"/>
              <w:ind w:firstLine="0"/>
            </w:pPr>
            <w:r w:rsidRPr="007F6A26">
              <w:t>0,81</w:t>
            </w:r>
          </w:p>
        </w:tc>
        <w:tc>
          <w:tcPr>
            <w:tcW w:w="2347" w:type="dxa"/>
          </w:tcPr>
          <w:p w14:paraId="574B2B4F" w14:textId="77777777" w:rsidR="002D614D" w:rsidRPr="007F6A26" w:rsidRDefault="002D614D" w:rsidP="00FD588A">
            <w:pPr>
              <w:pStyle w:val="a0"/>
              <w:ind w:firstLine="0"/>
            </w:pPr>
            <w:r w:rsidRPr="007F6A26">
              <w:t>0,96</w:t>
            </w:r>
          </w:p>
        </w:tc>
        <w:tc>
          <w:tcPr>
            <w:tcW w:w="1417" w:type="dxa"/>
          </w:tcPr>
          <w:p w14:paraId="79C95D06" w14:textId="77777777" w:rsidR="002D614D" w:rsidRPr="007F6A26" w:rsidRDefault="002D614D" w:rsidP="00FD588A">
            <w:pPr>
              <w:pStyle w:val="a0"/>
              <w:ind w:firstLine="0"/>
            </w:pPr>
            <w:r w:rsidRPr="007F6A26">
              <w:t>0,96</w:t>
            </w:r>
          </w:p>
        </w:tc>
        <w:tc>
          <w:tcPr>
            <w:tcW w:w="851" w:type="dxa"/>
          </w:tcPr>
          <w:p w14:paraId="3D029B87" w14:textId="77777777" w:rsidR="002D614D" w:rsidRPr="007F6A26" w:rsidRDefault="002D614D" w:rsidP="00FD588A">
            <w:pPr>
              <w:pStyle w:val="a0"/>
              <w:ind w:firstLine="0"/>
            </w:pPr>
            <w:r w:rsidRPr="007F6A26">
              <w:t>0,89</w:t>
            </w:r>
          </w:p>
        </w:tc>
        <w:tc>
          <w:tcPr>
            <w:tcW w:w="850" w:type="dxa"/>
          </w:tcPr>
          <w:p w14:paraId="281556B2" w14:textId="77777777" w:rsidR="002D614D" w:rsidRPr="007F6A26" w:rsidRDefault="002D614D" w:rsidP="00FD588A">
            <w:pPr>
              <w:pStyle w:val="a0"/>
              <w:ind w:firstLine="0"/>
            </w:pPr>
            <w:r w:rsidRPr="007F6A26">
              <w:t>0,17</w:t>
            </w:r>
          </w:p>
        </w:tc>
        <w:tc>
          <w:tcPr>
            <w:tcW w:w="1637" w:type="dxa"/>
          </w:tcPr>
          <w:p w14:paraId="55ABBD89" w14:textId="77777777" w:rsidR="002D614D" w:rsidRPr="007F6A26" w:rsidRDefault="002D614D" w:rsidP="00FD588A">
            <w:pPr>
              <w:pStyle w:val="a0"/>
              <w:ind w:firstLine="0"/>
            </w:pPr>
            <w:r w:rsidRPr="007F6A26">
              <w:t>0,02</w:t>
            </w:r>
          </w:p>
        </w:tc>
      </w:tr>
      <w:tr w:rsidR="002D614D" w:rsidRPr="007F6A26" w14:paraId="7ADF9F69" w14:textId="77777777" w:rsidTr="00A91834">
        <w:tc>
          <w:tcPr>
            <w:tcW w:w="1865" w:type="dxa"/>
          </w:tcPr>
          <w:p w14:paraId="7B6F9B53" w14:textId="16A79A03" w:rsidR="002D614D" w:rsidRPr="007F6A26" w:rsidRDefault="002D614D" w:rsidP="00FD588A">
            <w:pPr>
              <w:pStyle w:val="a0"/>
              <w:ind w:firstLine="0"/>
            </w:pPr>
            <w:r w:rsidRPr="007F6A26">
              <w:t>A*11:01</w:t>
            </w:r>
          </w:p>
        </w:tc>
        <w:tc>
          <w:tcPr>
            <w:tcW w:w="1713" w:type="dxa"/>
          </w:tcPr>
          <w:p w14:paraId="68C584EF" w14:textId="273F1BC0" w:rsidR="002D614D" w:rsidRPr="00A91834" w:rsidRDefault="00451EE7" w:rsidP="00FD588A">
            <w:pPr>
              <w:pStyle w:val="a0"/>
              <w:ind w:firstLine="0"/>
              <w:rPr>
                <w:lang w:val="ru-RU"/>
              </w:rPr>
            </w:pPr>
            <w:r>
              <w:rPr>
                <w:lang w:val="ru-RU"/>
              </w:rPr>
              <w:t>14082</w:t>
            </w:r>
          </w:p>
        </w:tc>
        <w:tc>
          <w:tcPr>
            <w:tcW w:w="958" w:type="dxa"/>
          </w:tcPr>
          <w:p w14:paraId="03A6B744" w14:textId="65B4EBC3" w:rsidR="002D614D" w:rsidRPr="007F6A26" w:rsidRDefault="002D614D" w:rsidP="00FD588A">
            <w:pPr>
              <w:pStyle w:val="a0"/>
              <w:ind w:firstLine="0"/>
            </w:pPr>
            <w:r w:rsidRPr="007F6A26">
              <w:t>0,92</w:t>
            </w:r>
          </w:p>
        </w:tc>
        <w:tc>
          <w:tcPr>
            <w:tcW w:w="1134" w:type="dxa"/>
          </w:tcPr>
          <w:p w14:paraId="2DD165C6" w14:textId="77777777" w:rsidR="002D614D" w:rsidRPr="007F6A26" w:rsidRDefault="002D614D" w:rsidP="00FD588A">
            <w:pPr>
              <w:pStyle w:val="a0"/>
              <w:ind w:firstLine="0"/>
            </w:pPr>
            <w:r w:rsidRPr="007F6A26">
              <w:t>0,01</w:t>
            </w:r>
          </w:p>
        </w:tc>
        <w:tc>
          <w:tcPr>
            <w:tcW w:w="1906" w:type="dxa"/>
          </w:tcPr>
          <w:p w14:paraId="553A2E00" w14:textId="77777777" w:rsidR="002D614D" w:rsidRPr="007F6A26" w:rsidRDefault="002D614D" w:rsidP="00FD588A">
            <w:pPr>
              <w:pStyle w:val="a0"/>
              <w:ind w:firstLine="0"/>
            </w:pPr>
            <w:r w:rsidRPr="007F6A26">
              <w:t>0,89</w:t>
            </w:r>
          </w:p>
        </w:tc>
        <w:tc>
          <w:tcPr>
            <w:tcW w:w="2347" w:type="dxa"/>
          </w:tcPr>
          <w:p w14:paraId="3403A45F" w14:textId="77777777" w:rsidR="002D614D" w:rsidRPr="007F6A26" w:rsidRDefault="002D614D" w:rsidP="00FD588A">
            <w:pPr>
              <w:pStyle w:val="a0"/>
              <w:ind w:firstLine="0"/>
            </w:pPr>
            <w:r w:rsidRPr="007F6A26">
              <w:t>0,89</w:t>
            </w:r>
          </w:p>
        </w:tc>
        <w:tc>
          <w:tcPr>
            <w:tcW w:w="1417" w:type="dxa"/>
          </w:tcPr>
          <w:p w14:paraId="0AC59958" w14:textId="77777777" w:rsidR="002D614D" w:rsidRPr="007F6A26" w:rsidRDefault="002D614D" w:rsidP="00FD588A">
            <w:pPr>
              <w:pStyle w:val="a0"/>
              <w:ind w:firstLine="0"/>
            </w:pPr>
            <w:r w:rsidRPr="007F6A26">
              <w:t>0,89</w:t>
            </w:r>
          </w:p>
        </w:tc>
        <w:tc>
          <w:tcPr>
            <w:tcW w:w="851" w:type="dxa"/>
          </w:tcPr>
          <w:p w14:paraId="59988DB9" w14:textId="77777777" w:rsidR="002D614D" w:rsidRPr="007F6A26" w:rsidRDefault="002D614D" w:rsidP="00FD588A">
            <w:pPr>
              <w:pStyle w:val="a0"/>
              <w:ind w:firstLine="0"/>
            </w:pPr>
            <w:r w:rsidRPr="007F6A26">
              <w:t>0,89</w:t>
            </w:r>
          </w:p>
        </w:tc>
        <w:tc>
          <w:tcPr>
            <w:tcW w:w="850" w:type="dxa"/>
          </w:tcPr>
          <w:p w14:paraId="4C81DA5B" w14:textId="2621ADD9" w:rsidR="002D614D" w:rsidRPr="007F6A26" w:rsidRDefault="002D614D" w:rsidP="00FD588A">
            <w:pPr>
              <w:pStyle w:val="a0"/>
              <w:ind w:firstLine="0"/>
            </w:pPr>
            <w:r w:rsidRPr="007F6A26">
              <w:t>0,3</w:t>
            </w:r>
            <w:r w:rsidR="00DF2117">
              <w:t>0</w:t>
            </w:r>
          </w:p>
        </w:tc>
        <w:tc>
          <w:tcPr>
            <w:tcW w:w="1637" w:type="dxa"/>
          </w:tcPr>
          <w:p w14:paraId="2CA2C155" w14:textId="77777777" w:rsidR="002D614D" w:rsidRPr="007F6A26" w:rsidRDefault="002D614D" w:rsidP="00FD588A">
            <w:pPr>
              <w:pStyle w:val="a0"/>
              <w:ind w:firstLine="0"/>
            </w:pPr>
            <w:r w:rsidRPr="007F6A26">
              <w:t>0,34</w:t>
            </w:r>
          </w:p>
        </w:tc>
      </w:tr>
      <w:tr w:rsidR="002D614D" w:rsidRPr="007F6A26" w14:paraId="41EDDABB" w14:textId="77777777" w:rsidTr="00A91834">
        <w:tc>
          <w:tcPr>
            <w:tcW w:w="1865" w:type="dxa"/>
          </w:tcPr>
          <w:p w14:paraId="6FF36E8F" w14:textId="36CC2E98" w:rsidR="002D614D" w:rsidRPr="007F6A26" w:rsidRDefault="002D614D" w:rsidP="00FD588A">
            <w:pPr>
              <w:pStyle w:val="a0"/>
              <w:ind w:firstLine="0"/>
            </w:pPr>
            <w:r w:rsidRPr="007F6A26">
              <w:t>C*15:02</w:t>
            </w:r>
          </w:p>
        </w:tc>
        <w:tc>
          <w:tcPr>
            <w:tcW w:w="1713" w:type="dxa"/>
          </w:tcPr>
          <w:p w14:paraId="494A9264" w14:textId="197392BA" w:rsidR="002D614D" w:rsidRPr="00A91834" w:rsidRDefault="00451EE7" w:rsidP="00FD588A">
            <w:pPr>
              <w:pStyle w:val="a0"/>
              <w:ind w:firstLine="0"/>
              <w:rPr>
                <w:lang w:val="ru-RU"/>
              </w:rPr>
            </w:pPr>
            <w:r>
              <w:rPr>
                <w:lang w:val="ru-RU"/>
              </w:rPr>
              <w:t>4474</w:t>
            </w:r>
          </w:p>
        </w:tc>
        <w:tc>
          <w:tcPr>
            <w:tcW w:w="958" w:type="dxa"/>
          </w:tcPr>
          <w:p w14:paraId="68E5680C" w14:textId="7C89B0A5" w:rsidR="002D614D" w:rsidRPr="007F6A26" w:rsidRDefault="002D614D" w:rsidP="00FD588A">
            <w:pPr>
              <w:pStyle w:val="a0"/>
              <w:ind w:firstLine="0"/>
            </w:pPr>
            <w:r w:rsidRPr="007F6A26">
              <w:t>0,92</w:t>
            </w:r>
          </w:p>
        </w:tc>
        <w:tc>
          <w:tcPr>
            <w:tcW w:w="1134" w:type="dxa"/>
          </w:tcPr>
          <w:p w14:paraId="43D57731" w14:textId="77777777" w:rsidR="002D614D" w:rsidRPr="007F6A26" w:rsidRDefault="002D614D" w:rsidP="00FD588A">
            <w:pPr>
              <w:pStyle w:val="a0"/>
              <w:ind w:firstLine="0"/>
            </w:pPr>
            <w:r w:rsidRPr="007F6A26">
              <w:t>0,04</w:t>
            </w:r>
          </w:p>
        </w:tc>
        <w:tc>
          <w:tcPr>
            <w:tcW w:w="1906" w:type="dxa"/>
          </w:tcPr>
          <w:p w14:paraId="6F4A5CAD" w14:textId="77777777" w:rsidR="002D614D" w:rsidRPr="007F6A26" w:rsidRDefault="002D614D" w:rsidP="00FD588A">
            <w:pPr>
              <w:pStyle w:val="a0"/>
              <w:ind w:firstLine="0"/>
            </w:pPr>
            <w:r w:rsidRPr="007F6A26">
              <w:t>0,87</w:t>
            </w:r>
          </w:p>
        </w:tc>
        <w:tc>
          <w:tcPr>
            <w:tcW w:w="2347" w:type="dxa"/>
          </w:tcPr>
          <w:p w14:paraId="12D25CCD" w14:textId="6AF7AAE4" w:rsidR="002D614D" w:rsidRPr="007F6A26" w:rsidRDefault="002D614D" w:rsidP="00FD588A">
            <w:pPr>
              <w:pStyle w:val="a0"/>
              <w:ind w:firstLine="0"/>
            </w:pPr>
            <w:r w:rsidRPr="007F6A26">
              <w:t>0,9</w:t>
            </w:r>
            <w:r w:rsidR="00DF2117">
              <w:t>0</w:t>
            </w:r>
          </w:p>
        </w:tc>
        <w:tc>
          <w:tcPr>
            <w:tcW w:w="1417" w:type="dxa"/>
          </w:tcPr>
          <w:p w14:paraId="2B3ED301" w14:textId="3A63EA56" w:rsidR="002D614D" w:rsidRPr="007F6A26" w:rsidRDefault="002D614D" w:rsidP="00FD588A">
            <w:pPr>
              <w:pStyle w:val="a0"/>
              <w:ind w:firstLine="0"/>
            </w:pPr>
            <w:r w:rsidRPr="007F6A26">
              <w:t>0,9</w:t>
            </w:r>
            <w:r w:rsidR="00DF2117">
              <w:t>0</w:t>
            </w:r>
          </w:p>
        </w:tc>
        <w:tc>
          <w:tcPr>
            <w:tcW w:w="851" w:type="dxa"/>
          </w:tcPr>
          <w:p w14:paraId="24319F7D" w14:textId="77777777" w:rsidR="002D614D" w:rsidRPr="007F6A26" w:rsidRDefault="002D614D" w:rsidP="00FD588A">
            <w:pPr>
              <w:pStyle w:val="a0"/>
              <w:ind w:firstLine="0"/>
            </w:pPr>
            <w:r w:rsidRPr="007F6A26">
              <w:t>0,88</w:t>
            </w:r>
          </w:p>
        </w:tc>
        <w:tc>
          <w:tcPr>
            <w:tcW w:w="850" w:type="dxa"/>
          </w:tcPr>
          <w:p w14:paraId="1EC034E3" w14:textId="77777777" w:rsidR="002D614D" w:rsidRPr="007F6A26" w:rsidRDefault="002D614D" w:rsidP="00FD588A">
            <w:pPr>
              <w:pStyle w:val="a0"/>
              <w:ind w:firstLine="0"/>
            </w:pPr>
            <w:r w:rsidRPr="007F6A26">
              <w:t>0,19</w:t>
            </w:r>
          </w:p>
        </w:tc>
        <w:tc>
          <w:tcPr>
            <w:tcW w:w="1637" w:type="dxa"/>
          </w:tcPr>
          <w:p w14:paraId="4EB99DF7" w14:textId="7517380B" w:rsidR="002D614D" w:rsidRPr="007F6A26" w:rsidRDefault="002D614D" w:rsidP="00FD588A">
            <w:pPr>
              <w:pStyle w:val="a0"/>
              <w:ind w:firstLine="0"/>
            </w:pPr>
            <w:r w:rsidRPr="007F6A26">
              <w:t>0,2</w:t>
            </w:r>
            <w:r w:rsidR="00DF2117">
              <w:t>0</w:t>
            </w:r>
          </w:p>
        </w:tc>
      </w:tr>
      <w:tr w:rsidR="002D614D" w:rsidRPr="007F6A26" w14:paraId="4C1283C0" w14:textId="77777777" w:rsidTr="00A91834">
        <w:tc>
          <w:tcPr>
            <w:tcW w:w="1865" w:type="dxa"/>
          </w:tcPr>
          <w:p w14:paraId="5CED1525" w14:textId="52245E53" w:rsidR="002D614D" w:rsidRPr="007F6A26" w:rsidRDefault="002D614D" w:rsidP="00FD588A">
            <w:pPr>
              <w:pStyle w:val="a0"/>
              <w:ind w:firstLine="0"/>
            </w:pPr>
            <w:r w:rsidRPr="007F6A26">
              <w:t>C*04:03</w:t>
            </w:r>
          </w:p>
        </w:tc>
        <w:tc>
          <w:tcPr>
            <w:tcW w:w="1713" w:type="dxa"/>
          </w:tcPr>
          <w:p w14:paraId="1E811554" w14:textId="5371B2DC" w:rsidR="002D614D" w:rsidRPr="00A91834" w:rsidRDefault="00451EE7" w:rsidP="00FD588A">
            <w:pPr>
              <w:pStyle w:val="a0"/>
              <w:ind w:firstLine="0"/>
              <w:rPr>
                <w:lang w:val="ru-RU"/>
              </w:rPr>
            </w:pPr>
            <w:r>
              <w:rPr>
                <w:lang w:val="ru-RU"/>
              </w:rPr>
              <w:t>1142</w:t>
            </w:r>
          </w:p>
        </w:tc>
        <w:tc>
          <w:tcPr>
            <w:tcW w:w="958" w:type="dxa"/>
          </w:tcPr>
          <w:p w14:paraId="0E5104C9" w14:textId="4CDEE842" w:rsidR="002D614D" w:rsidRPr="007F6A26" w:rsidRDefault="002D614D" w:rsidP="00FD588A">
            <w:pPr>
              <w:pStyle w:val="a0"/>
              <w:ind w:firstLine="0"/>
            </w:pPr>
            <w:r w:rsidRPr="007F6A26">
              <w:t>0,92</w:t>
            </w:r>
          </w:p>
        </w:tc>
        <w:tc>
          <w:tcPr>
            <w:tcW w:w="1134" w:type="dxa"/>
          </w:tcPr>
          <w:p w14:paraId="55314C6A" w14:textId="77777777" w:rsidR="002D614D" w:rsidRPr="007F6A26" w:rsidRDefault="002D614D" w:rsidP="00FD588A">
            <w:pPr>
              <w:pStyle w:val="a0"/>
              <w:ind w:firstLine="0"/>
            </w:pPr>
            <w:r w:rsidRPr="007F6A26">
              <w:t>0,06</w:t>
            </w:r>
          </w:p>
        </w:tc>
        <w:tc>
          <w:tcPr>
            <w:tcW w:w="1906" w:type="dxa"/>
          </w:tcPr>
          <w:p w14:paraId="5F4D5D97" w14:textId="77777777" w:rsidR="002D614D" w:rsidRPr="007F6A26" w:rsidRDefault="002D614D" w:rsidP="00FD588A">
            <w:pPr>
              <w:pStyle w:val="a0"/>
              <w:ind w:firstLine="0"/>
            </w:pPr>
            <w:r w:rsidRPr="007F6A26">
              <w:t>0,86</w:t>
            </w:r>
          </w:p>
        </w:tc>
        <w:tc>
          <w:tcPr>
            <w:tcW w:w="2347" w:type="dxa"/>
          </w:tcPr>
          <w:p w14:paraId="360C56F4" w14:textId="77777777" w:rsidR="002D614D" w:rsidRPr="007F6A26" w:rsidRDefault="002D614D" w:rsidP="00FD588A">
            <w:pPr>
              <w:pStyle w:val="a0"/>
              <w:ind w:firstLine="0"/>
            </w:pPr>
            <w:r w:rsidRPr="007F6A26">
              <w:t>0,91</w:t>
            </w:r>
          </w:p>
        </w:tc>
        <w:tc>
          <w:tcPr>
            <w:tcW w:w="1417" w:type="dxa"/>
          </w:tcPr>
          <w:p w14:paraId="1270941A" w14:textId="77777777" w:rsidR="002D614D" w:rsidRPr="007F6A26" w:rsidRDefault="002D614D" w:rsidP="00FD588A">
            <w:pPr>
              <w:pStyle w:val="a0"/>
              <w:ind w:firstLine="0"/>
            </w:pPr>
            <w:r w:rsidRPr="007F6A26">
              <w:t>0,91</w:t>
            </w:r>
          </w:p>
        </w:tc>
        <w:tc>
          <w:tcPr>
            <w:tcW w:w="851" w:type="dxa"/>
          </w:tcPr>
          <w:p w14:paraId="03EE6B89" w14:textId="77777777" w:rsidR="002D614D" w:rsidRPr="007F6A26" w:rsidRDefault="002D614D" w:rsidP="00FD588A">
            <w:pPr>
              <w:pStyle w:val="a0"/>
              <w:ind w:firstLine="0"/>
            </w:pPr>
            <w:r w:rsidRPr="007F6A26">
              <w:t>0,88</w:t>
            </w:r>
          </w:p>
        </w:tc>
        <w:tc>
          <w:tcPr>
            <w:tcW w:w="850" w:type="dxa"/>
          </w:tcPr>
          <w:p w14:paraId="6CA0222F" w14:textId="77777777" w:rsidR="002D614D" w:rsidRPr="007F6A26" w:rsidRDefault="002D614D" w:rsidP="00FD588A">
            <w:pPr>
              <w:pStyle w:val="a0"/>
              <w:ind w:firstLine="0"/>
            </w:pPr>
            <w:r w:rsidRPr="007F6A26">
              <w:t>0,07</w:t>
            </w:r>
          </w:p>
        </w:tc>
        <w:tc>
          <w:tcPr>
            <w:tcW w:w="1637" w:type="dxa"/>
          </w:tcPr>
          <w:p w14:paraId="564C66D9" w14:textId="77777777" w:rsidR="002D614D" w:rsidRPr="007F6A26" w:rsidRDefault="002D614D" w:rsidP="00FD588A">
            <w:pPr>
              <w:pStyle w:val="a0"/>
              <w:ind w:firstLine="0"/>
            </w:pPr>
            <w:r w:rsidRPr="007F6A26">
              <w:t>0,11</w:t>
            </w:r>
          </w:p>
        </w:tc>
      </w:tr>
      <w:tr w:rsidR="002D614D" w:rsidRPr="007F6A26" w14:paraId="7C4FE432" w14:textId="77777777" w:rsidTr="00A91834">
        <w:tc>
          <w:tcPr>
            <w:tcW w:w="1865" w:type="dxa"/>
          </w:tcPr>
          <w:p w14:paraId="7D552C52" w14:textId="58437F93" w:rsidR="002D614D" w:rsidRPr="007F6A26" w:rsidRDefault="002D614D" w:rsidP="00FD588A">
            <w:pPr>
              <w:pStyle w:val="a0"/>
              <w:ind w:firstLine="0"/>
            </w:pPr>
            <w:r w:rsidRPr="007F6A26">
              <w:t>B*58:02</w:t>
            </w:r>
          </w:p>
        </w:tc>
        <w:tc>
          <w:tcPr>
            <w:tcW w:w="1713" w:type="dxa"/>
          </w:tcPr>
          <w:p w14:paraId="214C0A57" w14:textId="21C462E9" w:rsidR="002D614D" w:rsidRPr="00A91834" w:rsidRDefault="00451EE7" w:rsidP="00FD588A">
            <w:pPr>
              <w:pStyle w:val="a0"/>
              <w:ind w:firstLine="0"/>
              <w:rPr>
                <w:lang w:val="ru-RU"/>
              </w:rPr>
            </w:pPr>
            <w:r>
              <w:rPr>
                <w:lang w:val="ru-RU"/>
              </w:rPr>
              <w:t>1105</w:t>
            </w:r>
          </w:p>
        </w:tc>
        <w:tc>
          <w:tcPr>
            <w:tcW w:w="958" w:type="dxa"/>
          </w:tcPr>
          <w:p w14:paraId="4792423F" w14:textId="591BF9D3" w:rsidR="002D614D" w:rsidRPr="007F6A26" w:rsidRDefault="002D614D" w:rsidP="00FD588A">
            <w:pPr>
              <w:pStyle w:val="a0"/>
              <w:ind w:firstLine="0"/>
            </w:pPr>
            <w:r w:rsidRPr="007F6A26">
              <w:t>0,92</w:t>
            </w:r>
          </w:p>
        </w:tc>
        <w:tc>
          <w:tcPr>
            <w:tcW w:w="1134" w:type="dxa"/>
          </w:tcPr>
          <w:p w14:paraId="5104397C" w14:textId="77777777" w:rsidR="002D614D" w:rsidRPr="007F6A26" w:rsidRDefault="002D614D" w:rsidP="00FD588A">
            <w:pPr>
              <w:pStyle w:val="a0"/>
              <w:ind w:firstLine="0"/>
            </w:pPr>
            <w:r w:rsidRPr="007F6A26">
              <w:t>0,07</w:t>
            </w:r>
          </w:p>
        </w:tc>
        <w:tc>
          <w:tcPr>
            <w:tcW w:w="1906" w:type="dxa"/>
          </w:tcPr>
          <w:p w14:paraId="2A1E38A5" w14:textId="77777777" w:rsidR="002D614D" w:rsidRPr="007F6A26" w:rsidRDefault="002D614D" w:rsidP="00FD588A">
            <w:pPr>
              <w:pStyle w:val="a0"/>
              <w:ind w:firstLine="0"/>
            </w:pPr>
            <w:r w:rsidRPr="007F6A26">
              <w:t>0,85</w:t>
            </w:r>
          </w:p>
        </w:tc>
        <w:tc>
          <w:tcPr>
            <w:tcW w:w="2347" w:type="dxa"/>
          </w:tcPr>
          <w:p w14:paraId="646FC950" w14:textId="77777777" w:rsidR="002D614D" w:rsidRPr="007F6A26" w:rsidRDefault="002D614D" w:rsidP="00FD588A">
            <w:pPr>
              <w:pStyle w:val="a0"/>
              <w:ind w:firstLine="0"/>
            </w:pPr>
            <w:r w:rsidRPr="007F6A26">
              <w:t>0,91</w:t>
            </w:r>
          </w:p>
        </w:tc>
        <w:tc>
          <w:tcPr>
            <w:tcW w:w="1417" w:type="dxa"/>
          </w:tcPr>
          <w:p w14:paraId="2F8AE4D2" w14:textId="77777777" w:rsidR="002D614D" w:rsidRPr="007F6A26" w:rsidRDefault="002D614D" w:rsidP="00FD588A">
            <w:pPr>
              <w:pStyle w:val="a0"/>
              <w:ind w:firstLine="0"/>
            </w:pPr>
            <w:r w:rsidRPr="007F6A26">
              <w:t>0,91</w:t>
            </w:r>
          </w:p>
        </w:tc>
        <w:tc>
          <w:tcPr>
            <w:tcW w:w="851" w:type="dxa"/>
          </w:tcPr>
          <w:p w14:paraId="7E790F32" w14:textId="77777777" w:rsidR="002D614D" w:rsidRPr="007F6A26" w:rsidRDefault="002D614D" w:rsidP="00FD588A">
            <w:pPr>
              <w:pStyle w:val="a0"/>
              <w:ind w:firstLine="0"/>
            </w:pPr>
            <w:r w:rsidRPr="007F6A26">
              <w:t>0,88</w:t>
            </w:r>
          </w:p>
        </w:tc>
        <w:tc>
          <w:tcPr>
            <w:tcW w:w="850" w:type="dxa"/>
          </w:tcPr>
          <w:p w14:paraId="0548F93D" w14:textId="77777777" w:rsidR="002D614D" w:rsidRPr="007F6A26" w:rsidRDefault="002D614D" w:rsidP="00FD588A">
            <w:pPr>
              <w:pStyle w:val="a0"/>
              <w:ind w:firstLine="0"/>
            </w:pPr>
            <w:r w:rsidRPr="007F6A26">
              <w:t>0,07</w:t>
            </w:r>
          </w:p>
        </w:tc>
        <w:tc>
          <w:tcPr>
            <w:tcW w:w="1637" w:type="dxa"/>
          </w:tcPr>
          <w:p w14:paraId="5B8E473D" w14:textId="77777777" w:rsidR="002D614D" w:rsidRPr="007F6A26" w:rsidRDefault="002D614D" w:rsidP="00FD588A">
            <w:pPr>
              <w:pStyle w:val="a0"/>
              <w:ind w:firstLine="0"/>
            </w:pPr>
            <w:r w:rsidRPr="007F6A26">
              <w:t>0,11</w:t>
            </w:r>
          </w:p>
        </w:tc>
      </w:tr>
      <w:tr w:rsidR="002D614D" w:rsidRPr="007F6A26" w14:paraId="63BA19C5" w14:textId="77777777" w:rsidTr="00A91834">
        <w:tc>
          <w:tcPr>
            <w:tcW w:w="1865" w:type="dxa"/>
          </w:tcPr>
          <w:p w14:paraId="1FF247BB" w14:textId="30821A0C" w:rsidR="002D614D" w:rsidRPr="007F6A26" w:rsidRDefault="002D614D" w:rsidP="00FD588A">
            <w:pPr>
              <w:pStyle w:val="a0"/>
              <w:ind w:firstLine="0"/>
            </w:pPr>
            <w:r w:rsidRPr="007F6A26">
              <w:t>B*07:01</w:t>
            </w:r>
          </w:p>
        </w:tc>
        <w:tc>
          <w:tcPr>
            <w:tcW w:w="1713" w:type="dxa"/>
          </w:tcPr>
          <w:p w14:paraId="07AF4AB6" w14:textId="74CE5076" w:rsidR="002D614D" w:rsidRPr="00A91834" w:rsidRDefault="00451EE7" w:rsidP="00FD588A">
            <w:pPr>
              <w:pStyle w:val="a0"/>
              <w:ind w:firstLine="0"/>
              <w:rPr>
                <w:lang w:val="ru-RU"/>
              </w:rPr>
            </w:pPr>
            <w:r>
              <w:rPr>
                <w:lang w:val="ru-RU"/>
              </w:rPr>
              <w:t>60</w:t>
            </w:r>
          </w:p>
        </w:tc>
        <w:tc>
          <w:tcPr>
            <w:tcW w:w="958" w:type="dxa"/>
          </w:tcPr>
          <w:p w14:paraId="2CB68443" w14:textId="7D357AA7" w:rsidR="002D614D" w:rsidRPr="007F6A26" w:rsidRDefault="002D614D" w:rsidP="00FD588A">
            <w:pPr>
              <w:pStyle w:val="a0"/>
              <w:ind w:firstLine="0"/>
            </w:pPr>
            <w:r w:rsidRPr="007F6A26">
              <w:t>0,91</w:t>
            </w:r>
          </w:p>
        </w:tc>
        <w:tc>
          <w:tcPr>
            <w:tcW w:w="1134" w:type="dxa"/>
          </w:tcPr>
          <w:p w14:paraId="70FCC213" w14:textId="77777777" w:rsidR="002D614D" w:rsidRPr="007F6A26" w:rsidRDefault="002D614D" w:rsidP="00FD588A">
            <w:pPr>
              <w:pStyle w:val="a0"/>
              <w:ind w:firstLine="0"/>
            </w:pPr>
            <w:r w:rsidRPr="007F6A26">
              <w:t>0,08</w:t>
            </w:r>
          </w:p>
        </w:tc>
        <w:tc>
          <w:tcPr>
            <w:tcW w:w="1906" w:type="dxa"/>
          </w:tcPr>
          <w:p w14:paraId="2BAE3489" w14:textId="77777777" w:rsidR="002D614D" w:rsidRPr="007F6A26" w:rsidRDefault="002D614D" w:rsidP="00FD588A">
            <w:pPr>
              <w:pStyle w:val="a0"/>
              <w:ind w:firstLine="0"/>
            </w:pPr>
            <w:r w:rsidRPr="007F6A26">
              <w:t>0,9</w:t>
            </w:r>
          </w:p>
        </w:tc>
        <w:tc>
          <w:tcPr>
            <w:tcW w:w="2347" w:type="dxa"/>
          </w:tcPr>
          <w:p w14:paraId="55223952" w14:textId="77777777" w:rsidR="002D614D" w:rsidRPr="007F6A26" w:rsidRDefault="002D614D" w:rsidP="00FD588A">
            <w:pPr>
              <w:pStyle w:val="a0"/>
              <w:ind w:firstLine="0"/>
            </w:pPr>
            <w:r w:rsidRPr="007F6A26">
              <w:t>0,91</w:t>
            </w:r>
          </w:p>
        </w:tc>
        <w:tc>
          <w:tcPr>
            <w:tcW w:w="1417" w:type="dxa"/>
          </w:tcPr>
          <w:p w14:paraId="1CFDD88E" w14:textId="77777777" w:rsidR="002D614D" w:rsidRPr="007F6A26" w:rsidRDefault="002D614D" w:rsidP="00FD588A">
            <w:pPr>
              <w:pStyle w:val="a0"/>
              <w:ind w:firstLine="0"/>
            </w:pPr>
            <w:r w:rsidRPr="007F6A26">
              <w:t>0,91</w:t>
            </w:r>
          </w:p>
        </w:tc>
        <w:tc>
          <w:tcPr>
            <w:tcW w:w="851" w:type="dxa"/>
          </w:tcPr>
          <w:p w14:paraId="51698A4A" w14:textId="466422D8" w:rsidR="002D614D" w:rsidRPr="007F6A26" w:rsidRDefault="002D614D" w:rsidP="00FD588A">
            <w:pPr>
              <w:pStyle w:val="a0"/>
              <w:ind w:firstLine="0"/>
            </w:pPr>
            <w:r w:rsidRPr="007F6A26">
              <w:t>0,9</w:t>
            </w:r>
            <w:r w:rsidR="00DF2117">
              <w:t>0</w:t>
            </w:r>
          </w:p>
        </w:tc>
        <w:tc>
          <w:tcPr>
            <w:tcW w:w="850" w:type="dxa"/>
          </w:tcPr>
          <w:p w14:paraId="58EB1664" w14:textId="77777777" w:rsidR="002D614D" w:rsidRPr="007F6A26" w:rsidRDefault="002D614D" w:rsidP="00FD588A">
            <w:pPr>
              <w:pStyle w:val="a0"/>
              <w:ind w:firstLine="0"/>
            </w:pPr>
            <w:r w:rsidRPr="007F6A26">
              <w:t>0,02</w:t>
            </w:r>
          </w:p>
        </w:tc>
        <w:tc>
          <w:tcPr>
            <w:tcW w:w="1637" w:type="dxa"/>
          </w:tcPr>
          <w:p w14:paraId="4DC6EE8B" w14:textId="77777777" w:rsidR="002D614D" w:rsidRPr="007F6A26" w:rsidRDefault="002D614D" w:rsidP="00FD588A">
            <w:pPr>
              <w:pStyle w:val="a0"/>
              <w:ind w:firstLine="0"/>
            </w:pPr>
            <w:r w:rsidRPr="007F6A26">
              <w:t>0,03</w:t>
            </w:r>
          </w:p>
        </w:tc>
      </w:tr>
      <w:tr w:rsidR="002D614D" w:rsidRPr="007F6A26" w14:paraId="6A41CE3E" w14:textId="77777777" w:rsidTr="00A91834">
        <w:tc>
          <w:tcPr>
            <w:tcW w:w="1865" w:type="dxa"/>
          </w:tcPr>
          <w:p w14:paraId="757B7B25" w14:textId="0A2E0A91" w:rsidR="002D614D" w:rsidRPr="007F6A26" w:rsidRDefault="002D614D" w:rsidP="00FD588A">
            <w:pPr>
              <w:pStyle w:val="a0"/>
              <w:ind w:firstLine="0"/>
            </w:pPr>
            <w:r w:rsidRPr="007F6A26">
              <w:lastRenderedPageBreak/>
              <w:t>B*54:01</w:t>
            </w:r>
          </w:p>
        </w:tc>
        <w:tc>
          <w:tcPr>
            <w:tcW w:w="1713" w:type="dxa"/>
          </w:tcPr>
          <w:p w14:paraId="1288895F" w14:textId="66A4178F" w:rsidR="002D614D" w:rsidRPr="00A91834" w:rsidRDefault="00451EE7" w:rsidP="00FD588A">
            <w:pPr>
              <w:pStyle w:val="a0"/>
              <w:ind w:firstLine="0"/>
              <w:rPr>
                <w:lang w:val="ru-RU"/>
              </w:rPr>
            </w:pPr>
            <w:r>
              <w:rPr>
                <w:lang w:val="ru-RU"/>
              </w:rPr>
              <w:t>1882</w:t>
            </w:r>
          </w:p>
        </w:tc>
        <w:tc>
          <w:tcPr>
            <w:tcW w:w="958" w:type="dxa"/>
          </w:tcPr>
          <w:p w14:paraId="1D303FD1" w14:textId="6AD1ED46" w:rsidR="002D614D" w:rsidRPr="007F6A26" w:rsidRDefault="002D614D" w:rsidP="00FD588A">
            <w:pPr>
              <w:pStyle w:val="a0"/>
              <w:ind w:firstLine="0"/>
            </w:pPr>
            <w:r w:rsidRPr="007F6A26">
              <w:t>0,91</w:t>
            </w:r>
          </w:p>
        </w:tc>
        <w:tc>
          <w:tcPr>
            <w:tcW w:w="1134" w:type="dxa"/>
          </w:tcPr>
          <w:p w14:paraId="5F0CF4B0" w14:textId="77777777" w:rsidR="002D614D" w:rsidRPr="007F6A26" w:rsidRDefault="002D614D" w:rsidP="00FD588A">
            <w:pPr>
              <w:pStyle w:val="a0"/>
              <w:ind w:firstLine="0"/>
            </w:pPr>
            <w:r w:rsidRPr="007F6A26">
              <w:t>0,05</w:t>
            </w:r>
          </w:p>
        </w:tc>
        <w:tc>
          <w:tcPr>
            <w:tcW w:w="1906" w:type="dxa"/>
          </w:tcPr>
          <w:p w14:paraId="0F13F3E2" w14:textId="77777777" w:rsidR="002D614D" w:rsidRPr="007F6A26" w:rsidRDefault="002D614D" w:rsidP="00FD588A">
            <w:pPr>
              <w:pStyle w:val="a0"/>
              <w:ind w:firstLine="0"/>
            </w:pPr>
            <w:r w:rsidRPr="007F6A26">
              <w:t>0,86</w:t>
            </w:r>
          </w:p>
        </w:tc>
        <w:tc>
          <w:tcPr>
            <w:tcW w:w="2347" w:type="dxa"/>
          </w:tcPr>
          <w:p w14:paraId="0B7FE6D1" w14:textId="0A999502" w:rsidR="002D614D" w:rsidRPr="007F6A26" w:rsidRDefault="002D614D" w:rsidP="00FD588A">
            <w:pPr>
              <w:pStyle w:val="a0"/>
              <w:ind w:firstLine="0"/>
            </w:pPr>
            <w:r w:rsidRPr="007F6A26">
              <w:t>0,9</w:t>
            </w:r>
            <w:r w:rsidR="00DF2117">
              <w:t>0</w:t>
            </w:r>
          </w:p>
        </w:tc>
        <w:tc>
          <w:tcPr>
            <w:tcW w:w="1417" w:type="dxa"/>
          </w:tcPr>
          <w:p w14:paraId="44C69EDE" w14:textId="75DD5072" w:rsidR="002D614D" w:rsidRPr="007F6A26" w:rsidRDefault="002D614D" w:rsidP="00FD588A">
            <w:pPr>
              <w:pStyle w:val="a0"/>
              <w:ind w:firstLine="0"/>
            </w:pPr>
            <w:r w:rsidRPr="007F6A26">
              <w:t>0,9</w:t>
            </w:r>
            <w:r w:rsidR="00DF2117">
              <w:t>0</w:t>
            </w:r>
          </w:p>
        </w:tc>
        <w:tc>
          <w:tcPr>
            <w:tcW w:w="851" w:type="dxa"/>
          </w:tcPr>
          <w:p w14:paraId="12C9744E" w14:textId="77777777" w:rsidR="002D614D" w:rsidRPr="007F6A26" w:rsidRDefault="002D614D" w:rsidP="00FD588A">
            <w:pPr>
              <w:pStyle w:val="a0"/>
              <w:ind w:firstLine="0"/>
            </w:pPr>
            <w:r w:rsidRPr="007F6A26">
              <w:t>0,88</w:t>
            </w:r>
          </w:p>
        </w:tc>
        <w:tc>
          <w:tcPr>
            <w:tcW w:w="850" w:type="dxa"/>
          </w:tcPr>
          <w:p w14:paraId="557F9D04" w14:textId="77777777" w:rsidR="002D614D" w:rsidRPr="007F6A26" w:rsidRDefault="002D614D" w:rsidP="00FD588A">
            <w:pPr>
              <w:pStyle w:val="a0"/>
              <w:ind w:firstLine="0"/>
            </w:pPr>
            <w:r w:rsidRPr="007F6A26">
              <w:t>0,11</w:t>
            </w:r>
          </w:p>
        </w:tc>
        <w:tc>
          <w:tcPr>
            <w:tcW w:w="1637" w:type="dxa"/>
          </w:tcPr>
          <w:p w14:paraId="1BB783A3" w14:textId="77777777" w:rsidR="002D614D" w:rsidRPr="007F6A26" w:rsidRDefault="002D614D" w:rsidP="00FD588A">
            <w:pPr>
              <w:pStyle w:val="a0"/>
              <w:ind w:firstLine="0"/>
            </w:pPr>
            <w:r w:rsidRPr="007F6A26">
              <w:t>0,14</w:t>
            </w:r>
          </w:p>
        </w:tc>
      </w:tr>
      <w:tr w:rsidR="002D614D" w:rsidRPr="007F6A26" w14:paraId="08249489" w14:textId="77777777" w:rsidTr="00A91834">
        <w:tc>
          <w:tcPr>
            <w:tcW w:w="1865" w:type="dxa"/>
          </w:tcPr>
          <w:p w14:paraId="79920C0B" w14:textId="235805BD" w:rsidR="002D614D" w:rsidRPr="007F6A26" w:rsidRDefault="002D614D" w:rsidP="00FD588A">
            <w:pPr>
              <w:pStyle w:val="a0"/>
              <w:ind w:firstLine="0"/>
            </w:pPr>
            <w:r w:rsidRPr="007F6A26">
              <w:t>C*01:02</w:t>
            </w:r>
          </w:p>
        </w:tc>
        <w:tc>
          <w:tcPr>
            <w:tcW w:w="1713" w:type="dxa"/>
          </w:tcPr>
          <w:p w14:paraId="087CF52B" w14:textId="5CB57888" w:rsidR="002D614D" w:rsidRPr="00A91834" w:rsidRDefault="00AA567D" w:rsidP="00FD588A">
            <w:pPr>
              <w:pStyle w:val="a0"/>
              <w:ind w:firstLine="0"/>
              <w:rPr>
                <w:lang w:val="ru-RU"/>
              </w:rPr>
            </w:pPr>
            <w:r>
              <w:rPr>
                <w:lang w:val="ru-RU"/>
              </w:rPr>
              <w:t>2703</w:t>
            </w:r>
          </w:p>
        </w:tc>
        <w:tc>
          <w:tcPr>
            <w:tcW w:w="958" w:type="dxa"/>
          </w:tcPr>
          <w:p w14:paraId="72E4F4EF" w14:textId="1B0ACD91" w:rsidR="002D614D" w:rsidRPr="007F6A26" w:rsidRDefault="002D614D" w:rsidP="00FD588A">
            <w:pPr>
              <w:pStyle w:val="a0"/>
              <w:ind w:firstLine="0"/>
            </w:pPr>
            <w:r w:rsidRPr="007F6A26">
              <w:t>0,91</w:t>
            </w:r>
          </w:p>
        </w:tc>
        <w:tc>
          <w:tcPr>
            <w:tcW w:w="1134" w:type="dxa"/>
          </w:tcPr>
          <w:p w14:paraId="5495673D" w14:textId="77777777" w:rsidR="002D614D" w:rsidRPr="007F6A26" w:rsidRDefault="002D614D" w:rsidP="00FD588A">
            <w:pPr>
              <w:pStyle w:val="a0"/>
              <w:ind w:firstLine="0"/>
            </w:pPr>
            <w:r w:rsidRPr="007F6A26">
              <w:t>0,07</w:t>
            </w:r>
          </w:p>
        </w:tc>
        <w:tc>
          <w:tcPr>
            <w:tcW w:w="1906" w:type="dxa"/>
          </w:tcPr>
          <w:p w14:paraId="02A67717" w14:textId="77777777" w:rsidR="002D614D" w:rsidRPr="007F6A26" w:rsidRDefault="002D614D" w:rsidP="00FD588A">
            <w:pPr>
              <w:pStyle w:val="a0"/>
              <w:ind w:firstLine="0"/>
            </w:pPr>
            <w:r w:rsidRPr="007F6A26">
              <w:t>0,84</w:t>
            </w:r>
          </w:p>
        </w:tc>
        <w:tc>
          <w:tcPr>
            <w:tcW w:w="2347" w:type="dxa"/>
          </w:tcPr>
          <w:p w14:paraId="47335E5C" w14:textId="40F62DB7" w:rsidR="002D614D" w:rsidRPr="007F6A26" w:rsidRDefault="002D614D" w:rsidP="00FD588A">
            <w:pPr>
              <w:pStyle w:val="a0"/>
              <w:ind w:firstLine="0"/>
            </w:pPr>
            <w:r w:rsidRPr="007F6A26">
              <w:t>0,9</w:t>
            </w:r>
            <w:r w:rsidR="00DF2117">
              <w:t>0</w:t>
            </w:r>
          </w:p>
        </w:tc>
        <w:tc>
          <w:tcPr>
            <w:tcW w:w="1417" w:type="dxa"/>
          </w:tcPr>
          <w:p w14:paraId="18B7C153" w14:textId="3F44A3F7" w:rsidR="002D614D" w:rsidRPr="007F6A26" w:rsidRDefault="002D614D" w:rsidP="00FD588A">
            <w:pPr>
              <w:pStyle w:val="a0"/>
              <w:ind w:firstLine="0"/>
            </w:pPr>
            <w:r w:rsidRPr="007F6A26">
              <w:t>0,9</w:t>
            </w:r>
            <w:r w:rsidR="00DF2117">
              <w:t>0</w:t>
            </w:r>
          </w:p>
        </w:tc>
        <w:tc>
          <w:tcPr>
            <w:tcW w:w="851" w:type="dxa"/>
          </w:tcPr>
          <w:p w14:paraId="5C8045B9" w14:textId="77777777" w:rsidR="002D614D" w:rsidRPr="007F6A26" w:rsidRDefault="002D614D" w:rsidP="00FD588A">
            <w:pPr>
              <w:pStyle w:val="a0"/>
              <w:ind w:firstLine="0"/>
            </w:pPr>
            <w:r w:rsidRPr="007F6A26">
              <w:t>0,87</w:t>
            </w:r>
          </w:p>
        </w:tc>
        <w:tc>
          <w:tcPr>
            <w:tcW w:w="850" w:type="dxa"/>
          </w:tcPr>
          <w:p w14:paraId="3FFFA95E" w14:textId="77777777" w:rsidR="002D614D" w:rsidRPr="007F6A26" w:rsidRDefault="002D614D" w:rsidP="00FD588A">
            <w:pPr>
              <w:pStyle w:val="a0"/>
              <w:ind w:firstLine="0"/>
            </w:pPr>
            <w:r w:rsidRPr="007F6A26">
              <w:t>0,17</w:t>
            </w:r>
          </w:p>
        </w:tc>
        <w:tc>
          <w:tcPr>
            <w:tcW w:w="1637" w:type="dxa"/>
          </w:tcPr>
          <w:p w14:paraId="4E1148D9" w14:textId="77777777" w:rsidR="002D614D" w:rsidRPr="007F6A26" w:rsidRDefault="002D614D" w:rsidP="00FD588A">
            <w:pPr>
              <w:pStyle w:val="a0"/>
              <w:ind w:firstLine="0"/>
            </w:pPr>
            <w:r w:rsidRPr="007F6A26">
              <w:t>0,16</w:t>
            </w:r>
          </w:p>
        </w:tc>
      </w:tr>
      <w:tr w:rsidR="002D614D" w:rsidRPr="007F6A26" w14:paraId="449AFD2E" w14:textId="77777777" w:rsidTr="00A91834">
        <w:tc>
          <w:tcPr>
            <w:tcW w:w="1865" w:type="dxa"/>
          </w:tcPr>
          <w:p w14:paraId="7E630E3A" w14:textId="02E0EBD2" w:rsidR="002D614D" w:rsidRPr="007F6A26" w:rsidRDefault="002D614D" w:rsidP="00FD588A">
            <w:pPr>
              <w:pStyle w:val="a0"/>
              <w:ind w:firstLine="0"/>
            </w:pPr>
            <w:r w:rsidRPr="007F6A26">
              <w:t>A*26:01</w:t>
            </w:r>
          </w:p>
        </w:tc>
        <w:tc>
          <w:tcPr>
            <w:tcW w:w="1713" w:type="dxa"/>
          </w:tcPr>
          <w:p w14:paraId="7D162F0C" w14:textId="019AD58D" w:rsidR="002D614D" w:rsidRPr="00A91834" w:rsidRDefault="00AA567D" w:rsidP="00FD588A">
            <w:pPr>
              <w:pStyle w:val="a0"/>
              <w:ind w:firstLine="0"/>
              <w:rPr>
                <w:lang w:val="ru-RU"/>
              </w:rPr>
            </w:pPr>
            <w:r>
              <w:rPr>
                <w:lang w:val="ru-RU"/>
              </w:rPr>
              <w:t>2832</w:t>
            </w:r>
          </w:p>
        </w:tc>
        <w:tc>
          <w:tcPr>
            <w:tcW w:w="958" w:type="dxa"/>
          </w:tcPr>
          <w:p w14:paraId="3925CBB2" w14:textId="3CD61CA8" w:rsidR="002D614D" w:rsidRPr="007F6A26" w:rsidRDefault="002D614D" w:rsidP="00FD588A">
            <w:pPr>
              <w:pStyle w:val="a0"/>
              <w:ind w:firstLine="0"/>
            </w:pPr>
            <w:r w:rsidRPr="007F6A26">
              <w:t>0,91</w:t>
            </w:r>
          </w:p>
        </w:tc>
        <w:tc>
          <w:tcPr>
            <w:tcW w:w="1134" w:type="dxa"/>
          </w:tcPr>
          <w:p w14:paraId="7A04329E" w14:textId="77777777" w:rsidR="002D614D" w:rsidRPr="007F6A26" w:rsidRDefault="002D614D" w:rsidP="00FD588A">
            <w:pPr>
              <w:pStyle w:val="a0"/>
              <w:ind w:firstLine="0"/>
            </w:pPr>
            <w:r w:rsidRPr="007F6A26">
              <w:t>0,04</w:t>
            </w:r>
          </w:p>
        </w:tc>
        <w:tc>
          <w:tcPr>
            <w:tcW w:w="1906" w:type="dxa"/>
          </w:tcPr>
          <w:p w14:paraId="0E16D821" w14:textId="77777777" w:rsidR="002D614D" w:rsidRPr="007F6A26" w:rsidRDefault="002D614D" w:rsidP="00FD588A">
            <w:pPr>
              <w:pStyle w:val="a0"/>
              <w:ind w:firstLine="0"/>
            </w:pPr>
            <w:r w:rsidRPr="007F6A26">
              <w:t>0,86</w:t>
            </w:r>
          </w:p>
        </w:tc>
        <w:tc>
          <w:tcPr>
            <w:tcW w:w="2347" w:type="dxa"/>
          </w:tcPr>
          <w:p w14:paraId="1D6E1FDD" w14:textId="77777777" w:rsidR="002D614D" w:rsidRPr="007F6A26" w:rsidRDefault="002D614D" w:rsidP="00FD588A">
            <w:pPr>
              <w:pStyle w:val="a0"/>
              <w:ind w:firstLine="0"/>
            </w:pPr>
            <w:r w:rsidRPr="007F6A26">
              <w:t>0,89</w:t>
            </w:r>
          </w:p>
        </w:tc>
        <w:tc>
          <w:tcPr>
            <w:tcW w:w="1417" w:type="dxa"/>
          </w:tcPr>
          <w:p w14:paraId="24C92BC4" w14:textId="77777777" w:rsidR="002D614D" w:rsidRPr="007F6A26" w:rsidRDefault="002D614D" w:rsidP="00FD588A">
            <w:pPr>
              <w:pStyle w:val="a0"/>
              <w:ind w:firstLine="0"/>
            </w:pPr>
            <w:r w:rsidRPr="007F6A26">
              <w:t>0,89</w:t>
            </w:r>
          </w:p>
        </w:tc>
        <w:tc>
          <w:tcPr>
            <w:tcW w:w="851" w:type="dxa"/>
          </w:tcPr>
          <w:p w14:paraId="54A0C6CF" w14:textId="77777777" w:rsidR="002D614D" w:rsidRPr="007F6A26" w:rsidRDefault="002D614D" w:rsidP="00FD588A">
            <w:pPr>
              <w:pStyle w:val="a0"/>
              <w:ind w:firstLine="0"/>
            </w:pPr>
            <w:r w:rsidRPr="007F6A26">
              <w:t>0,87</w:t>
            </w:r>
          </w:p>
        </w:tc>
        <w:tc>
          <w:tcPr>
            <w:tcW w:w="850" w:type="dxa"/>
          </w:tcPr>
          <w:p w14:paraId="36F7CD6A" w14:textId="77777777" w:rsidR="002D614D" w:rsidRPr="007F6A26" w:rsidRDefault="002D614D" w:rsidP="00FD588A">
            <w:pPr>
              <w:pStyle w:val="a0"/>
              <w:ind w:firstLine="0"/>
            </w:pPr>
            <w:r w:rsidRPr="007F6A26">
              <w:t>0,14</w:t>
            </w:r>
          </w:p>
        </w:tc>
        <w:tc>
          <w:tcPr>
            <w:tcW w:w="1637" w:type="dxa"/>
          </w:tcPr>
          <w:p w14:paraId="5B9029A8" w14:textId="77777777" w:rsidR="002D614D" w:rsidRPr="007F6A26" w:rsidRDefault="002D614D" w:rsidP="00FD588A">
            <w:pPr>
              <w:pStyle w:val="a0"/>
              <w:ind w:firstLine="0"/>
            </w:pPr>
            <w:r w:rsidRPr="007F6A26">
              <w:t>0,16</w:t>
            </w:r>
          </w:p>
        </w:tc>
      </w:tr>
      <w:tr w:rsidR="002D614D" w:rsidRPr="007F6A26" w14:paraId="4F7780F8" w14:textId="77777777" w:rsidTr="00A91834">
        <w:tc>
          <w:tcPr>
            <w:tcW w:w="1865" w:type="dxa"/>
          </w:tcPr>
          <w:p w14:paraId="08EF9DD0" w14:textId="09C387B2" w:rsidR="002D614D" w:rsidRPr="007F6A26" w:rsidRDefault="002D614D" w:rsidP="00FD588A">
            <w:pPr>
              <w:pStyle w:val="a0"/>
              <w:ind w:firstLine="0"/>
            </w:pPr>
            <w:r w:rsidRPr="007F6A26">
              <w:t>B*13:01</w:t>
            </w:r>
          </w:p>
        </w:tc>
        <w:tc>
          <w:tcPr>
            <w:tcW w:w="1713" w:type="dxa"/>
          </w:tcPr>
          <w:p w14:paraId="472B089D" w14:textId="5A3966C5" w:rsidR="002D614D" w:rsidRPr="00A91834" w:rsidRDefault="00AA567D" w:rsidP="00FD588A">
            <w:pPr>
              <w:pStyle w:val="a0"/>
              <w:ind w:firstLine="0"/>
              <w:rPr>
                <w:lang w:val="ru-RU"/>
              </w:rPr>
            </w:pPr>
            <w:r>
              <w:rPr>
                <w:lang w:val="ru-RU"/>
              </w:rPr>
              <w:t>4147</w:t>
            </w:r>
          </w:p>
        </w:tc>
        <w:tc>
          <w:tcPr>
            <w:tcW w:w="958" w:type="dxa"/>
          </w:tcPr>
          <w:p w14:paraId="6B85EEB4" w14:textId="5717CD47" w:rsidR="002D614D" w:rsidRPr="007F6A26" w:rsidRDefault="002D614D" w:rsidP="00FD588A">
            <w:pPr>
              <w:pStyle w:val="a0"/>
              <w:ind w:firstLine="0"/>
            </w:pPr>
            <w:r w:rsidRPr="007F6A26">
              <w:t>0,91</w:t>
            </w:r>
          </w:p>
        </w:tc>
        <w:tc>
          <w:tcPr>
            <w:tcW w:w="1134" w:type="dxa"/>
          </w:tcPr>
          <w:p w14:paraId="0C236DCC" w14:textId="635CF943" w:rsidR="002D614D" w:rsidRPr="007F6A26" w:rsidRDefault="002D614D" w:rsidP="00FD588A">
            <w:pPr>
              <w:pStyle w:val="a0"/>
              <w:ind w:firstLine="0"/>
            </w:pPr>
            <w:r w:rsidRPr="007F6A26">
              <w:t>0</w:t>
            </w:r>
            <w:r w:rsidR="00DF2117">
              <w:t>,00</w:t>
            </w:r>
          </w:p>
        </w:tc>
        <w:tc>
          <w:tcPr>
            <w:tcW w:w="1906" w:type="dxa"/>
          </w:tcPr>
          <w:p w14:paraId="4637EF12" w14:textId="77777777" w:rsidR="002D614D" w:rsidRPr="007F6A26" w:rsidRDefault="002D614D" w:rsidP="00FD588A">
            <w:pPr>
              <w:pStyle w:val="a0"/>
              <w:ind w:firstLine="0"/>
            </w:pPr>
            <w:r w:rsidRPr="007F6A26">
              <w:t>0,88</w:t>
            </w:r>
          </w:p>
        </w:tc>
        <w:tc>
          <w:tcPr>
            <w:tcW w:w="2347" w:type="dxa"/>
          </w:tcPr>
          <w:p w14:paraId="6ADB55B6" w14:textId="77777777" w:rsidR="002D614D" w:rsidRPr="007F6A26" w:rsidRDefault="002D614D" w:rsidP="00FD588A">
            <w:pPr>
              <w:pStyle w:val="a0"/>
              <w:ind w:firstLine="0"/>
            </w:pPr>
            <w:r w:rsidRPr="007F6A26">
              <w:t>0,87</w:t>
            </w:r>
          </w:p>
        </w:tc>
        <w:tc>
          <w:tcPr>
            <w:tcW w:w="1417" w:type="dxa"/>
          </w:tcPr>
          <w:p w14:paraId="7B740E97" w14:textId="77777777" w:rsidR="002D614D" w:rsidRPr="007F6A26" w:rsidRDefault="002D614D" w:rsidP="00FD588A">
            <w:pPr>
              <w:pStyle w:val="a0"/>
              <w:ind w:firstLine="0"/>
            </w:pPr>
            <w:r w:rsidRPr="007F6A26">
              <w:t>0,87</w:t>
            </w:r>
          </w:p>
        </w:tc>
        <w:tc>
          <w:tcPr>
            <w:tcW w:w="851" w:type="dxa"/>
          </w:tcPr>
          <w:p w14:paraId="2E60B137" w14:textId="77777777" w:rsidR="002D614D" w:rsidRPr="007F6A26" w:rsidRDefault="002D614D" w:rsidP="00FD588A">
            <w:pPr>
              <w:pStyle w:val="a0"/>
              <w:ind w:firstLine="0"/>
            </w:pPr>
            <w:r w:rsidRPr="007F6A26">
              <w:t>0,88</w:t>
            </w:r>
          </w:p>
        </w:tc>
        <w:tc>
          <w:tcPr>
            <w:tcW w:w="850" w:type="dxa"/>
          </w:tcPr>
          <w:p w14:paraId="4E7B5648" w14:textId="77777777" w:rsidR="002D614D" w:rsidRPr="007F6A26" w:rsidRDefault="002D614D" w:rsidP="00FD588A">
            <w:pPr>
              <w:pStyle w:val="a0"/>
              <w:ind w:firstLine="0"/>
            </w:pPr>
            <w:r w:rsidRPr="007F6A26">
              <w:t>0,16</w:t>
            </w:r>
          </w:p>
        </w:tc>
        <w:tc>
          <w:tcPr>
            <w:tcW w:w="1637" w:type="dxa"/>
          </w:tcPr>
          <w:p w14:paraId="6CA9F70C" w14:textId="77777777" w:rsidR="002D614D" w:rsidRPr="007F6A26" w:rsidRDefault="002D614D" w:rsidP="00FD588A">
            <w:pPr>
              <w:pStyle w:val="a0"/>
              <w:ind w:firstLine="0"/>
            </w:pPr>
            <w:r w:rsidRPr="007F6A26">
              <w:t>0,18</w:t>
            </w:r>
          </w:p>
        </w:tc>
      </w:tr>
      <w:tr w:rsidR="002D614D" w:rsidRPr="007F6A26" w14:paraId="020CC8D7" w14:textId="77777777" w:rsidTr="00A91834">
        <w:tc>
          <w:tcPr>
            <w:tcW w:w="1865" w:type="dxa"/>
          </w:tcPr>
          <w:p w14:paraId="369B7C71" w14:textId="2D39782E" w:rsidR="002D614D" w:rsidRPr="007F6A26" w:rsidRDefault="002D614D" w:rsidP="00FD588A">
            <w:pPr>
              <w:pStyle w:val="a0"/>
              <w:ind w:firstLine="0"/>
            </w:pPr>
            <w:r w:rsidRPr="007F6A26">
              <w:t>A*29:02</w:t>
            </w:r>
          </w:p>
        </w:tc>
        <w:tc>
          <w:tcPr>
            <w:tcW w:w="1713" w:type="dxa"/>
          </w:tcPr>
          <w:p w14:paraId="7D8711D3" w14:textId="6A3F6523" w:rsidR="002D614D" w:rsidRPr="00A91834" w:rsidRDefault="00AA567D" w:rsidP="00FD588A">
            <w:pPr>
              <w:pStyle w:val="a0"/>
              <w:ind w:firstLine="0"/>
              <w:rPr>
                <w:lang w:val="ru-RU"/>
              </w:rPr>
            </w:pPr>
            <w:r>
              <w:rPr>
                <w:lang w:val="ru-RU"/>
              </w:rPr>
              <w:t>8905</w:t>
            </w:r>
          </w:p>
        </w:tc>
        <w:tc>
          <w:tcPr>
            <w:tcW w:w="958" w:type="dxa"/>
          </w:tcPr>
          <w:p w14:paraId="0601C66F" w14:textId="58F6577C" w:rsidR="002D614D" w:rsidRPr="007F6A26" w:rsidRDefault="002D614D" w:rsidP="00FD588A">
            <w:pPr>
              <w:pStyle w:val="a0"/>
              <w:ind w:firstLine="0"/>
            </w:pPr>
            <w:r w:rsidRPr="007F6A26">
              <w:t>0,91</w:t>
            </w:r>
          </w:p>
        </w:tc>
        <w:tc>
          <w:tcPr>
            <w:tcW w:w="1134" w:type="dxa"/>
          </w:tcPr>
          <w:p w14:paraId="0D263977" w14:textId="00D3720F" w:rsidR="002D614D" w:rsidRPr="007F6A26" w:rsidRDefault="002D614D" w:rsidP="00FD588A">
            <w:pPr>
              <w:pStyle w:val="a0"/>
              <w:ind w:firstLine="0"/>
            </w:pPr>
            <w:r w:rsidRPr="007F6A26">
              <w:t>0</w:t>
            </w:r>
            <w:r w:rsidR="00DF2117">
              <w:t>,00</w:t>
            </w:r>
          </w:p>
        </w:tc>
        <w:tc>
          <w:tcPr>
            <w:tcW w:w="1906" w:type="dxa"/>
          </w:tcPr>
          <w:p w14:paraId="0E7732FF" w14:textId="77777777" w:rsidR="002D614D" w:rsidRPr="007F6A26" w:rsidRDefault="002D614D" w:rsidP="00FD588A">
            <w:pPr>
              <w:pStyle w:val="a0"/>
              <w:ind w:firstLine="0"/>
            </w:pPr>
            <w:r w:rsidRPr="007F6A26">
              <w:t>0,88</w:t>
            </w:r>
          </w:p>
        </w:tc>
        <w:tc>
          <w:tcPr>
            <w:tcW w:w="2347" w:type="dxa"/>
          </w:tcPr>
          <w:p w14:paraId="0DEC0CEC" w14:textId="77777777" w:rsidR="002D614D" w:rsidRPr="007F6A26" w:rsidRDefault="002D614D" w:rsidP="00FD588A">
            <w:pPr>
              <w:pStyle w:val="a0"/>
              <w:ind w:firstLine="0"/>
            </w:pPr>
            <w:r w:rsidRPr="007F6A26">
              <w:t>0,87</w:t>
            </w:r>
          </w:p>
        </w:tc>
        <w:tc>
          <w:tcPr>
            <w:tcW w:w="1417" w:type="dxa"/>
          </w:tcPr>
          <w:p w14:paraId="33B87AA0" w14:textId="77777777" w:rsidR="002D614D" w:rsidRPr="007F6A26" w:rsidRDefault="002D614D" w:rsidP="00FD588A">
            <w:pPr>
              <w:pStyle w:val="a0"/>
              <w:ind w:firstLine="0"/>
            </w:pPr>
            <w:r w:rsidRPr="007F6A26">
              <w:t>0,87</w:t>
            </w:r>
          </w:p>
        </w:tc>
        <w:tc>
          <w:tcPr>
            <w:tcW w:w="851" w:type="dxa"/>
          </w:tcPr>
          <w:p w14:paraId="47450B24" w14:textId="77777777" w:rsidR="002D614D" w:rsidRPr="007F6A26" w:rsidRDefault="002D614D" w:rsidP="00FD588A">
            <w:pPr>
              <w:pStyle w:val="a0"/>
              <w:ind w:firstLine="0"/>
            </w:pPr>
            <w:r w:rsidRPr="007F6A26">
              <w:t>0,88</w:t>
            </w:r>
          </w:p>
        </w:tc>
        <w:tc>
          <w:tcPr>
            <w:tcW w:w="850" w:type="dxa"/>
          </w:tcPr>
          <w:p w14:paraId="3EC934B4" w14:textId="77777777" w:rsidR="002D614D" w:rsidRPr="007F6A26" w:rsidRDefault="002D614D" w:rsidP="00FD588A">
            <w:pPr>
              <w:pStyle w:val="a0"/>
              <w:ind w:firstLine="0"/>
            </w:pPr>
            <w:r w:rsidRPr="007F6A26">
              <w:t>0,24</w:t>
            </w:r>
          </w:p>
        </w:tc>
        <w:tc>
          <w:tcPr>
            <w:tcW w:w="1637" w:type="dxa"/>
          </w:tcPr>
          <w:p w14:paraId="47F7A1F3" w14:textId="77777777" w:rsidR="002D614D" w:rsidRPr="007F6A26" w:rsidRDefault="002D614D" w:rsidP="00FD588A">
            <w:pPr>
              <w:pStyle w:val="a0"/>
              <w:ind w:firstLine="0"/>
            </w:pPr>
            <w:r w:rsidRPr="007F6A26">
              <w:t>0,26</w:t>
            </w:r>
          </w:p>
        </w:tc>
      </w:tr>
      <w:tr w:rsidR="002D614D" w:rsidRPr="007F6A26" w14:paraId="1102DCD2" w14:textId="77777777" w:rsidTr="00A91834">
        <w:tc>
          <w:tcPr>
            <w:tcW w:w="1865" w:type="dxa"/>
          </w:tcPr>
          <w:p w14:paraId="3F818040" w14:textId="10C4563E" w:rsidR="002D614D" w:rsidRPr="007F6A26" w:rsidRDefault="002D614D" w:rsidP="00FD588A">
            <w:pPr>
              <w:pStyle w:val="a0"/>
              <w:ind w:firstLine="0"/>
            </w:pPr>
            <w:r w:rsidRPr="007F6A26">
              <w:t>A*31:01</w:t>
            </w:r>
          </w:p>
        </w:tc>
        <w:tc>
          <w:tcPr>
            <w:tcW w:w="1713" w:type="dxa"/>
          </w:tcPr>
          <w:p w14:paraId="0FACBF85" w14:textId="31D03967" w:rsidR="002D614D" w:rsidRPr="00A91834" w:rsidRDefault="00AA567D" w:rsidP="00FD588A">
            <w:pPr>
              <w:pStyle w:val="a0"/>
              <w:ind w:firstLine="0"/>
              <w:rPr>
                <w:lang w:val="ru-RU"/>
              </w:rPr>
            </w:pPr>
            <w:r>
              <w:rPr>
                <w:lang w:val="ru-RU"/>
              </w:rPr>
              <w:t>5768</w:t>
            </w:r>
          </w:p>
        </w:tc>
        <w:tc>
          <w:tcPr>
            <w:tcW w:w="958" w:type="dxa"/>
          </w:tcPr>
          <w:p w14:paraId="6621EE2B" w14:textId="41C3CD6E" w:rsidR="002D614D" w:rsidRPr="007F6A26" w:rsidRDefault="002D614D" w:rsidP="00FD588A">
            <w:pPr>
              <w:pStyle w:val="a0"/>
              <w:ind w:firstLine="0"/>
            </w:pPr>
            <w:r w:rsidRPr="007F6A26">
              <w:t>0,91</w:t>
            </w:r>
          </w:p>
        </w:tc>
        <w:tc>
          <w:tcPr>
            <w:tcW w:w="1134" w:type="dxa"/>
          </w:tcPr>
          <w:p w14:paraId="3EBACD13" w14:textId="4ACB6072" w:rsidR="002D614D" w:rsidRPr="007F6A26" w:rsidRDefault="002D614D" w:rsidP="00FD588A">
            <w:pPr>
              <w:pStyle w:val="a0"/>
              <w:ind w:firstLine="0"/>
            </w:pPr>
            <w:r w:rsidRPr="007F6A26">
              <w:t>0</w:t>
            </w:r>
            <w:r w:rsidR="00DF2117">
              <w:t>,00</w:t>
            </w:r>
          </w:p>
        </w:tc>
        <w:tc>
          <w:tcPr>
            <w:tcW w:w="1906" w:type="dxa"/>
          </w:tcPr>
          <w:p w14:paraId="1F5A297F" w14:textId="77777777" w:rsidR="002D614D" w:rsidRPr="007F6A26" w:rsidRDefault="002D614D" w:rsidP="00FD588A">
            <w:pPr>
              <w:pStyle w:val="a0"/>
              <w:ind w:firstLine="0"/>
            </w:pPr>
            <w:r w:rsidRPr="007F6A26">
              <w:t>0,89</w:t>
            </w:r>
          </w:p>
        </w:tc>
        <w:tc>
          <w:tcPr>
            <w:tcW w:w="2347" w:type="dxa"/>
          </w:tcPr>
          <w:p w14:paraId="60F6AD93" w14:textId="77777777" w:rsidR="002D614D" w:rsidRPr="007F6A26" w:rsidRDefault="002D614D" w:rsidP="00FD588A">
            <w:pPr>
              <w:pStyle w:val="a0"/>
              <w:ind w:firstLine="0"/>
            </w:pPr>
            <w:r w:rsidRPr="007F6A26">
              <w:t>0,88</w:t>
            </w:r>
          </w:p>
        </w:tc>
        <w:tc>
          <w:tcPr>
            <w:tcW w:w="1417" w:type="dxa"/>
          </w:tcPr>
          <w:p w14:paraId="726DC255" w14:textId="77777777" w:rsidR="002D614D" w:rsidRPr="007F6A26" w:rsidRDefault="002D614D" w:rsidP="00FD588A">
            <w:pPr>
              <w:pStyle w:val="a0"/>
              <w:ind w:firstLine="0"/>
            </w:pPr>
            <w:r w:rsidRPr="007F6A26">
              <w:t>0,88</w:t>
            </w:r>
          </w:p>
        </w:tc>
        <w:tc>
          <w:tcPr>
            <w:tcW w:w="851" w:type="dxa"/>
          </w:tcPr>
          <w:p w14:paraId="77C5203A" w14:textId="77777777" w:rsidR="002D614D" w:rsidRPr="007F6A26" w:rsidRDefault="002D614D" w:rsidP="00FD588A">
            <w:pPr>
              <w:pStyle w:val="a0"/>
              <w:ind w:firstLine="0"/>
            </w:pPr>
            <w:r w:rsidRPr="007F6A26">
              <w:t>0,88</w:t>
            </w:r>
          </w:p>
        </w:tc>
        <w:tc>
          <w:tcPr>
            <w:tcW w:w="850" w:type="dxa"/>
          </w:tcPr>
          <w:p w14:paraId="607239E5" w14:textId="77777777" w:rsidR="002D614D" w:rsidRPr="007F6A26" w:rsidRDefault="002D614D" w:rsidP="00FD588A">
            <w:pPr>
              <w:pStyle w:val="a0"/>
              <w:ind w:firstLine="0"/>
            </w:pPr>
            <w:r w:rsidRPr="007F6A26">
              <w:t>0,13</w:t>
            </w:r>
          </w:p>
        </w:tc>
        <w:tc>
          <w:tcPr>
            <w:tcW w:w="1637" w:type="dxa"/>
          </w:tcPr>
          <w:p w14:paraId="1923E487" w14:textId="77777777" w:rsidR="002D614D" w:rsidRPr="007F6A26" w:rsidRDefault="002D614D" w:rsidP="00FD588A">
            <w:pPr>
              <w:pStyle w:val="a0"/>
              <w:ind w:firstLine="0"/>
            </w:pPr>
            <w:r w:rsidRPr="007F6A26">
              <w:t>0,22</w:t>
            </w:r>
          </w:p>
        </w:tc>
      </w:tr>
      <w:tr w:rsidR="002D614D" w:rsidRPr="007F6A26" w14:paraId="46C85B8B" w14:textId="77777777" w:rsidTr="00A91834">
        <w:tc>
          <w:tcPr>
            <w:tcW w:w="1865" w:type="dxa"/>
          </w:tcPr>
          <w:p w14:paraId="35DE2C99" w14:textId="572D5570" w:rsidR="002D614D" w:rsidRPr="007F6A26" w:rsidRDefault="002D614D" w:rsidP="00FD588A">
            <w:pPr>
              <w:pStyle w:val="a0"/>
              <w:ind w:firstLine="0"/>
            </w:pPr>
            <w:r w:rsidRPr="007F6A26">
              <w:t>A*02:07</w:t>
            </w:r>
          </w:p>
        </w:tc>
        <w:tc>
          <w:tcPr>
            <w:tcW w:w="1713" w:type="dxa"/>
          </w:tcPr>
          <w:p w14:paraId="2506E323" w14:textId="27FCDD9A" w:rsidR="002D614D" w:rsidRPr="00A91834" w:rsidRDefault="00AA567D" w:rsidP="00FD588A">
            <w:pPr>
              <w:pStyle w:val="a0"/>
              <w:ind w:firstLine="0"/>
              <w:rPr>
                <w:lang w:val="ru-RU"/>
              </w:rPr>
            </w:pPr>
            <w:r>
              <w:rPr>
                <w:lang w:val="ru-RU"/>
              </w:rPr>
              <w:t>4783</w:t>
            </w:r>
          </w:p>
        </w:tc>
        <w:tc>
          <w:tcPr>
            <w:tcW w:w="958" w:type="dxa"/>
          </w:tcPr>
          <w:p w14:paraId="2761A7ED" w14:textId="713BFA86" w:rsidR="002D614D" w:rsidRPr="007F6A26" w:rsidRDefault="002D614D" w:rsidP="00FD588A">
            <w:pPr>
              <w:pStyle w:val="a0"/>
              <w:ind w:firstLine="0"/>
            </w:pPr>
            <w:r w:rsidRPr="007F6A26">
              <w:t>0,91</w:t>
            </w:r>
          </w:p>
        </w:tc>
        <w:tc>
          <w:tcPr>
            <w:tcW w:w="1134" w:type="dxa"/>
          </w:tcPr>
          <w:p w14:paraId="6873E75E" w14:textId="77777777" w:rsidR="002D614D" w:rsidRPr="007F6A26" w:rsidRDefault="002D614D" w:rsidP="00FD588A">
            <w:pPr>
              <w:pStyle w:val="a0"/>
              <w:ind w:firstLine="0"/>
            </w:pPr>
            <w:r w:rsidRPr="007F6A26">
              <w:t>0,01</w:t>
            </w:r>
          </w:p>
        </w:tc>
        <w:tc>
          <w:tcPr>
            <w:tcW w:w="1906" w:type="dxa"/>
          </w:tcPr>
          <w:p w14:paraId="417FEACC" w14:textId="77777777" w:rsidR="002D614D" w:rsidRPr="007F6A26" w:rsidRDefault="002D614D" w:rsidP="00FD588A">
            <w:pPr>
              <w:pStyle w:val="a0"/>
              <w:ind w:firstLine="0"/>
            </w:pPr>
            <w:r w:rsidRPr="007F6A26">
              <w:t>0,88</w:t>
            </w:r>
          </w:p>
        </w:tc>
        <w:tc>
          <w:tcPr>
            <w:tcW w:w="2347" w:type="dxa"/>
          </w:tcPr>
          <w:p w14:paraId="635F724B" w14:textId="77777777" w:rsidR="002D614D" w:rsidRPr="007F6A26" w:rsidRDefault="002D614D" w:rsidP="00FD588A">
            <w:pPr>
              <w:pStyle w:val="a0"/>
              <w:ind w:firstLine="0"/>
            </w:pPr>
            <w:r w:rsidRPr="007F6A26">
              <w:t>0,87</w:t>
            </w:r>
          </w:p>
        </w:tc>
        <w:tc>
          <w:tcPr>
            <w:tcW w:w="1417" w:type="dxa"/>
          </w:tcPr>
          <w:p w14:paraId="5FB08D72" w14:textId="77777777" w:rsidR="002D614D" w:rsidRPr="007F6A26" w:rsidRDefault="002D614D" w:rsidP="00FD588A">
            <w:pPr>
              <w:pStyle w:val="a0"/>
              <w:ind w:firstLine="0"/>
            </w:pPr>
            <w:r w:rsidRPr="007F6A26">
              <w:t>0,87</w:t>
            </w:r>
          </w:p>
        </w:tc>
        <w:tc>
          <w:tcPr>
            <w:tcW w:w="851" w:type="dxa"/>
          </w:tcPr>
          <w:p w14:paraId="132F4554" w14:textId="77777777" w:rsidR="002D614D" w:rsidRPr="007F6A26" w:rsidRDefault="002D614D" w:rsidP="00FD588A">
            <w:pPr>
              <w:pStyle w:val="a0"/>
              <w:ind w:firstLine="0"/>
            </w:pPr>
            <w:r w:rsidRPr="007F6A26">
              <w:t>0,88</w:t>
            </w:r>
          </w:p>
        </w:tc>
        <w:tc>
          <w:tcPr>
            <w:tcW w:w="850" w:type="dxa"/>
          </w:tcPr>
          <w:p w14:paraId="1783651C" w14:textId="77777777" w:rsidR="002D614D" w:rsidRPr="007F6A26" w:rsidRDefault="002D614D" w:rsidP="00FD588A">
            <w:pPr>
              <w:pStyle w:val="a0"/>
              <w:ind w:firstLine="0"/>
            </w:pPr>
            <w:r w:rsidRPr="007F6A26">
              <w:t>0,12</w:t>
            </w:r>
          </w:p>
        </w:tc>
        <w:tc>
          <w:tcPr>
            <w:tcW w:w="1637" w:type="dxa"/>
          </w:tcPr>
          <w:p w14:paraId="26CAA27D" w14:textId="77777777" w:rsidR="002D614D" w:rsidRPr="007F6A26" w:rsidRDefault="002D614D" w:rsidP="00FD588A">
            <w:pPr>
              <w:pStyle w:val="a0"/>
              <w:ind w:firstLine="0"/>
            </w:pPr>
            <w:r w:rsidRPr="007F6A26">
              <w:t>0,19</w:t>
            </w:r>
          </w:p>
        </w:tc>
      </w:tr>
      <w:tr w:rsidR="002D614D" w:rsidRPr="007F6A26" w14:paraId="2EB23B8C" w14:textId="77777777" w:rsidTr="00A91834">
        <w:tc>
          <w:tcPr>
            <w:tcW w:w="1865" w:type="dxa"/>
          </w:tcPr>
          <w:p w14:paraId="0F6CBDF0" w14:textId="013381C5" w:rsidR="002D614D" w:rsidRPr="007F6A26" w:rsidRDefault="002D614D" w:rsidP="00FD588A">
            <w:pPr>
              <w:pStyle w:val="a0"/>
              <w:ind w:firstLine="0"/>
            </w:pPr>
            <w:r w:rsidRPr="007F6A26">
              <w:t>B*07:02</w:t>
            </w:r>
          </w:p>
        </w:tc>
        <w:tc>
          <w:tcPr>
            <w:tcW w:w="1713" w:type="dxa"/>
          </w:tcPr>
          <w:p w14:paraId="2394DFA9" w14:textId="78001B28" w:rsidR="002D614D" w:rsidRPr="00A91834" w:rsidRDefault="00AA567D" w:rsidP="00FD588A">
            <w:pPr>
              <w:pStyle w:val="a0"/>
              <w:ind w:firstLine="0"/>
              <w:rPr>
                <w:lang w:val="ru-RU"/>
              </w:rPr>
            </w:pPr>
            <w:r>
              <w:rPr>
                <w:lang w:val="ru-RU"/>
              </w:rPr>
              <w:t>23920</w:t>
            </w:r>
          </w:p>
        </w:tc>
        <w:tc>
          <w:tcPr>
            <w:tcW w:w="958" w:type="dxa"/>
          </w:tcPr>
          <w:p w14:paraId="59BF5CE1" w14:textId="14448451" w:rsidR="002D614D" w:rsidRPr="007F6A26" w:rsidRDefault="002D614D" w:rsidP="00FD588A">
            <w:pPr>
              <w:pStyle w:val="a0"/>
              <w:ind w:firstLine="0"/>
            </w:pPr>
            <w:r w:rsidRPr="007F6A26">
              <w:t>0,91</w:t>
            </w:r>
          </w:p>
        </w:tc>
        <w:tc>
          <w:tcPr>
            <w:tcW w:w="1134" w:type="dxa"/>
          </w:tcPr>
          <w:p w14:paraId="1D5B0286" w14:textId="77777777" w:rsidR="002D614D" w:rsidRPr="007F6A26" w:rsidRDefault="002D614D" w:rsidP="00FD588A">
            <w:pPr>
              <w:pStyle w:val="a0"/>
              <w:ind w:firstLine="0"/>
            </w:pPr>
            <w:r w:rsidRPr="007F6A26">
              <w:t>0,05</w:t>
            </w:r>
          </w:p>
        </w:tc>
        <w:tc>
          <w:tcPr>
            <w:tcW w:w="1906" w:type="dxa"/>
          </w:tcPr>
          <w:p w14:paraId="477C9FE7" w14:textId="77777777" w:rsidR="002D614D" w:rsidRPr="007F6A26" w:rsidRDefault="002D614D" w:rsidP="00FD588A">
            <w:pPr>
              <w:pStyle w:val="a0"/>
              <w:ind w:firstLine="0"/>
            </w:pPr>
            <w:r w:rsidRPr="007F6A26">
              <w:t>0,85</w:t>
            </w:r>
          </w:p>
        </w:tc>
        <w:tc>
          <w:tcPr>
            <w:tcW w:w="2347" w:type="dxa"/>
          </w:tcPr>
          <w:p w14:paraId="130F36DD" w14:textId="77777777" w:rsidR="002D614D" w:rsidRPr="007F6A26" w:rsidRDefault="002D614D" w:rsidP="00FD588A">
            <w:pPr>
              <w:pStyle w:val="a0"/>
              <w:ind w:firstLine="0"/>
            </w:pPr>
            <w:r w:rsidRPr="007F6A26">
              <w:t>0,89</w:t>
            </w:r>
          </w:p>
        </w:tc>
        <w:tc>
          <w:tcPr>
            <w:tcW w:w="1417" w:type="dxa"/>
          </w:tcPr>
          <w:p w14:paraId="49B87CE0" w14:textId="77777777" w:rsidR="002D614D" w:rsidRPr="007F6A26" w:rsidRDefault="002D614D" w:rsidP="00FD588A">
            <w:pPr>
              <w:pStyle w:val="a0"/>
              <w:ind w:firstLine="0"/>
            </w:pPr>
            <w:r w:rsidRPr="007F6A26">
              <w:t>0,89</w:t>
            </w:r>
          </w:p>
        </w:tc>
        <w:tc>
          <w:tcPr>
            <w:tcW w:w="851" w:type="dxa"/>
          </w:tcPr>
          <w:p w14:paraId="459B66E1" w14:textId="77777777" w:rsidR="002D614D" w:rsidRPr="007F6A26" w:rsidRDefault="002D614D" w:rsidP="00FD588A">
            <w:pPr>
              <w:pStyle w:val="a0"/>
              <w:ind w:firstLine="0"/>
            </w:pPr>
            <w:r w:rsidRPr="007F6A26">
              <w:t>0,87</w:t>
            </w:r>
          </w:p>
        </w:tc>
        <w:tc>
          <w:tcPr>
            <w:tcW w:w="850" w:type="dxa"/>
          </w:tcPr>
          <w:p w14:paraId="75C6A6D8" w14:textId="77777777" w:rsidR="002D614D" w:rsidRPr="007F6A26" w:rsidRDefault="002D614D" w:rsidP="00FD588A">
            <w:pPr>
              <w:pStyle w:val="a0"/>
              <w:ind w:firstLine="0"/>
            </w:pPr>
            <w:r w:rsidRPr="007F6A26">
              <w:t>0,41</w:t>
            </w:r>
          </w:p>
        </w:tc>
        <w:tc>
          <w:tcPr>
            <w:tcW w:w="1637" w:type="dxa"/>
          </w:tcPr>
          <w:p w14:paraId="60FB95E4" w14:textId="77777777" w:rsidR="002D614D" w:rsidRPr="007F6A26" w:rsidRDefault="002D614D" w:rsidP="00FD588A">
            <w:pPr>
              <w:pStyle w:val="a0"/>
              <w:ind w:firstLine="0"/>
            </w:pPr>
            <w:r w:rsidRPr="007F6A26">
              <w:t>0,41</w:t>
            </w:r>
          </w:p>
        </w:tc>
      </w:tr>
      <w:tr w:rsidR="002D614D" w:rsidRPr="007F6A26" w14:paraId="6E9274A3" w14:textId="77777777" w:rsidTr="00A91834">
        <w:tc>
          <w:tcPr>
            <w:tcW w:w="1865" w:type="dxa"/>
          </w:tcPr>
          <w:p w14:paraId="06A33D09" w14:textId="300616B8" w:rsidR="002D614D" w:rsidRPr="007F6A26" w:rsidRDefault="002D614D" w:rsidP="00FD588A">
            <w:pPr>
              <w:pStyle w:val="a0"/>
              <w:ind w:firstLine="0"/>
            </w:pPr>
            <w:r w:rsidRPr="007F6A26">
              <w:lastRenderedPageBreak/>
              <w:t>C*03:02</w:t>
            </w:r>
          </w:p>
        </w:tc>
        <w:tc>
          <w:tcPr>
            <w:tcW w:w="1713" w:type="dxa"/>
          </w:tcPr>
          <w:p w14:paraId="56FDFAF5" w14:textId="2611E47F" w:rsidR="002D614D" w:rsidRPr="00A91834" w:rsidRDefault="00AA567D" w:rsidP="00FD588A">
            <w:pPr>
              <w:pStyle w:val="a0"/>
              <w:ind w:firstLine="0"/>
              <w:rPr>
                <w:lang w:val="ru-RU"/>
              </w:rPr>
            </w:pPr>
            <w:r>
              <w:rPr>
                <w:lang w:val="ru-RU"/>
              </w:rPr>
              <w:t>1277</w:t>
            </w:r>
          </w:p>
        </w:tc>
        <w:tc>
          <w:tcPr>
            <w:tcW w:w="958" w:type="dxa"/>
          </w:tcPr>
          <w:p w14:paraId="3F692736" w14:textId="21550DC5" w:rsidR="002D614D" w:rsidRPr="007F6A26" w:rsidRDefault="002D614D" w:rsidP="00FD588A">
            <w:pPr>
              <w:pStyle w:val="a0"/>
              <w:ind w:firstLine="0"/>
            </w:pPr>
            <w:r w:rsidRPr="007F6A26">
              <w:t>0,91</w:t>
            </w:r>
          </w:p>
        </w:tc>
        <w:tc>
          <w:tcPr>
            <w:tcW w:w="1134" w:type="dxa"/>
          </w:tcPr>
          <w:p w14:paraId="40120B26" w14:textId="77777777" w:rsidR="002D614D" w:rsidRPr="007F6A26" w:rsidRDefault="002D614D" w:rsidP="00FD588A">
            <w:pPr>
              <w:pStyle w:val="a0"/>
              <w:ind w:firstLine="0"/>
            </w:pPr>
            <w:r w:rsidRPr="007F6A26">
              <w:t>0,03</w:t>
            </w:r>
          </w:p>
        </w:tc>
        <w:tc>
          <w:tcPr>
            <w:tcW w:w="1906" w:type="dxa"/>
          </w:tcPr>
          <w:p w14:paraId="0F42840E" w14:textId="77777777" w:rsidR="002D614D" w:rsidRPr="007F6A26" w:rsidRDefault="002D614D" w:rsidP="00FD588A">
            <w:pPr>
              <w:pStyle w:val="a0"/>
              <w:ind w:firstLine="0"/>
            </w:pPr>
            <w:r w:rsidRPr="007F6A26">
              <w:t>0,87</w:t>
            </w:r>
          </w:p>
        </w:tc>
        <w:tc>
          <w:tcPr>
            <w:tcW w:w="2347" w:type="dxa"/>
          </w:tcPr>
          <w:p w14:paraId="05D0B8FF" w14:textId="77777777" w:rsidR="002D614D" w:rsidRPr="007F6A26" w:rsidRDefault="002D614D" w:rsidP="00FD588A">
            <w:pPr>
              <w:pStyle w:val="a0"/>
              <w:ind w:firstLine="0"/>
            </w:pPr>
            <w:r w:rsidRPr="007F6A26">
              <w:t>0,87</w:t>
            </w:r>
          </w:p>
        </w:tc>
        <w:tc>
          <w:tcPr>
            <w:tcW w:w="1417" w:type="dxa"/>
          </w:tcPr>
          <w:p w14:paraId="3355D30C" w14:textId="77777777" w:rsidR="002D614D" w:rsidRPr="007F6A26" w:rsidRDefault="002D614D" w:rsidP="00FD588A">
            <w:pPr>
              <w:pStyle w:val="a0"/>
              <w:ind w:firstLine="0"/>
            </w:pPr>
            <w:r w:rsidRPr="007F6A26">
              <w:t>0,87</w:t>
            </w:r>
          </w:p>
        </w:tc>
        <w:tc>
          <w:tcPr>
            <w:tcW w:w="851" w:type="dxa"/>
          </w:tcPr>
          <w:p w14:paraId="7E8E46FA" w14:textId="77777777" w:rsidR="002D614D" w:rsidRPr="007F6A26" w:rsidRDefault="002D614D" w:rsidP="00FD588A">
            <w:pPr>
              <w:pStyle w:val="a0"/>
              <w:ind w:firstLine="0"/>
            </w:pPr>
            <w:r w:rsidRPr="007F6A26">
              <w:t>0,87</w:t>
            </w:r>
          </w:p>
        </w:tc>
        <w:tc>
          <w:tcPr>
            <w:tcW w:w="850" w:type="dxa"/>
          </w:tcPr>
          <w:p w14:paraId="3345D9EF" w14:textId="77777777" w:rsidR="002D614D" w:rsidRPr="007F6A26" w:rsidRDefault="002D614D" w:rsidP="00FD588A">
            <w:pPr>
              <w:pStyle w:val="a0"/>
              <w:ind w:firstLine="0"/>
            </w:pPr>
            <w:r w:rsidRPr="007F6A26">
              <w:t>0,03</w:t>
            </w:r>
          </w:p>
        </w:tc>
        <w:tc>
          <w:tcPr>
            <w:tcW w:w="1637" w:type="dxa"/>
          </w:tcPr>
          <w:p w14:paraId="19C67C12" w14:textId="47531671" w:rsidR="002D614D" w:rsidRPr="007F6A26" w:rsidRDefault="002D614D" w:rsidP="00FD588A">
            <w:pPr>
              <w:pStyle w:val="a0"/>
              <w:ind w:firstLine="0"/>
            </w:pPr>
            <w:r w:rsidRPr="007F6A26">
              <w:t>0,1</w:t>
            </w:r>
            <w:r w:rsidR="00DF2117">
              <w:t>0</w:t>
            </w:r>
          </w:p>
        </w:tc>
      </w:tr>
      <w:tr w:rsidR="002D614D" w:rsidRPr="007F6A26" w14:paraId="3BAFEBA4" w14:textId="77777777" w:rsidTr="00A91834">
        <w:tc>
          <w:tcPr>
            <w:tcW w:w="1865" w:type="dxa"/>
          </w:tcPr>
          <w:p w14:paraId="0391709A" w14:textId="74A25481" w:rsidR="002D614D" w:rsidRPr="007F6A26" w:rsidRDefault="002D614D" w:rsidP="00FD588A">
            <w:pPr>
              <w:pStyle w:val="a0"/>
              <w:ind w:firstLine="0"/>
            </w:pPr>
            <w:r w:rsidRPr="007F6A26">
              <w:t>A*01:01</w:t>
            </w:r>
          </w:p>
        </w:tc>
        <w:tc>
          <w:tcPr>
            <w:tcW w:w="1713" w:type="dxa"/>
          </w:tcPr>
          <w:p w14:paraId="2ED9EF80" w14:textId="7BC4CFB1" w:rsidR="002D614D" w:rsidRPr="00A91834" w:rsidRDefault="00AA567D" w:rsidP="00FD588A">
            <w:pPr>
              <w:pStyle w:val="a0"/>
              <w:ind w:firstLine="0"/>
              <w:rPr>
                <w:lang w:val="ru-RU"/>
              </w:rPr>
            </w:pPr>
            <w:r>
              <w:rPr>
                <w:lang w:val="ru-RU"/>
              </w:rPr>
              <w:t>14460</w:t>
            </w:r>
          </w:p>
        </w:tc>
        <w:tc>
          <w:tcPr>
            <w:tcW w:w="958" w:type="dxa"/>
          </w:tcPr>
          <w:p w14:paraId="7D998042" w14:textId="6D7C4BAB" w:rsidR="002D614D" w:rsidRPr="007F6A26" w:rsidRDefault="002D614D" w:rsidP="00FD588A">
            <w:pPr>
              <w:pStyle w:val="a0"/>
              <w:ind w:firstLine="0"/>
            </w:pPr>
            <w:r w:rsidRPr="007F6A26">
              <w:t>0,9</w:t>
            </w:r>
            <w:r w:rsidR="00DF2117">
              <w:t>0</w:t>
            </w:r>
          </w:p>
        </w:tc>
        <w:tc>
          <w:tcPr>
            <w:tcW w:w="1134" w:type="dxa"/>
          </w:tcPr>
          <w:p w14:paraId="04DA6CA6" w14:textId="77777777" w:rsidR="002D614D" w:rsidRPr="007F6A26" w:rsidRDefault="002D614D" w:rsidP="00FD588A">
            <w:pPr>
              <w:pStyle w:val="a0"/>
              <w:ind w:firstLine="0"/>
            </w:pPr>
            <w:r w:rsidRPr="007F6A26">
              <w:t>0,03</w:t>
            </w:r>
          </w:p>
        </w:tc>
        <w:tc>
          <w:tcPr>
            <w:tcW w:w="1906" w:type="dxa"/>
          </w:tcPr>
          <w:p w14:paraId="4A86DBC5" w14:textId="77777777" w:rsidR="002D614D" w:rsidRPr="007F6A26" w:rsidRDefault="002D614D" w:rsidP="00FD588A">
            <w:pPr>
              <w:pStyle w:val="a0"/>
              <w:ind w:firstLine="0"/>
            </w:pPr>
            <w:r w:rsidRPr="007F6A26">
              <w:t>0,86</w:t>
            </w:r>
          </w:p>
        </w:tc>
        <w:tc>
          <w:tcPr>
            <w:tcW w:w="2347" w:type="dxa"/>
          </w:tcPr>
          <w:p w14:paraId="32A9E8A3" w14:textId="77777777" w:rsidR="002D614D" w:rsidRPr="007F6A26" w:rsidRDefault="002D614D" w:rsidP="00FD588A">
            <w:pPr>
              <w:pStyle w:val="a0"/>
              <w:ind w:firstLine="0"/>
            </w:pPr>
            <w:r w:rsidRPr="007F6A26">
              <w:t>0,88</w:t>
            </w:r>
          </w:p>
        </w:tc>
        <w:tc>
          <w:tcPr>
            <w:tcW w:w="1417" w:type="dxa"/>
          </w:tcPr>
          <w:p w14:paraId="3B4E8769" w14:textId="77777777" w:rsidR="002D614D" w:rsidRPr="007F6A26" w:rsidRDefault="002D614D" w:rsidP="00FD588A">
            <w:pPr>
              <w:pStyle w:val="a0"/>
              <w:ind w:firstLine="0"/>
            </w:pPr>
            <w:r w:rsidRPr="007F6A26">
              <w:t>0,88</w:t>
            </w:r>
          </w:p>
        </w:tc>
        <w:tc>
          <w:tcPr>
            <w:tcW w:w="851" w:type="dxa"/>
          </w:tcPr>
          <w:p w14:paraId="4EADAAF3" w14:textId="77777777" w:rsidR="002D614D" w:rsidRPr="007F6A26" w:rsidRDefault="002D614D" w:rsidP="00FD588A">
            <w:pPr>
              <w:pStyle w:val="a0"/>
              <w:ind w:firstLine="0"/>
            </w:pPr>
            <w:r w:rsidRPr="007F6A26">
              <w:t>0,87</w:t>
            </w:r>
          </w:p>
        </w:tc>
        <w:tc>
          <w:tcPr>
            <w:tcW w:w="850" w:type="dxa"/>
          </w:tcPr>
          <w:p w14:paraId="77840404" w14:textId="77777777" w:rsidR="002D614D" w:rsidRPr="007F6A26" w:rsidRDefault="002D614D" w:rsidP="00FD588A">
            <w:pPr>
              <w:pStyle w:val="a0"/>
              <w:ind w:firstLine="0"/>
            </w:pPr>
            <w:r w:rsidRPr="007F6A26">
              <w:t>0,37</w:t>
            </w:r>
          </w:p>
        </w:tc>
        <w:tc>
          <w:tcPr>
            <w:tcW w:w="1637" w:type="dxa"/>
          </w:tcPr>
          <w:p w14:paraId="1E9B0232" w14:textId="77777777" w:rsidR="002D614D" w:rsidRPr="007F6A26" w:rsidRDefault="002D614D" w:rsidP="00FD588A">
            <w:pPr>
              <w:pStyle w:val="a0"/>
              <w:ind w:firstLine="0"/>
            </w:pPr>
            <w:r w:rsidRPr="007F6A26">
              <w:t>0,31</w:t>
            </w:r>
          </w:p>
        </w:tc>
      </w:tr>
      <w:tr w:rsidR="002D614D" w:rsidRPr="007F6A26" w14:paraId="79D79D19" w14:textId="77777777" w:rsidTr="00A91834">
        <w:tc>
          <w:tcPr>
            <w:tcW w:w="1865" w:type="dxa"/>
          </w:tcPr>
          <w:p w14:paraId="66EFC43F" w14:textId="55FD4FD3" w:rsidR="002D614D" w:rsidRPr="007F6A26" w:rsidRDefault="002D614D" w:rsidP="00FD588A">
            <w:pPr>
              <w:pStyle w:val="a0"/>
              <w:ind w:firstLine="0"/>
            </w:pPr>
            <w:r w:rsidRPr="007F6A26">
              <w:t>A*24:02</w:t>
            </w:r>
          </w:p>
        </w:tc>
        <w:tc>
          <w:tcPr>
            <w:tcW w:w="1713" w:type="dxa"/>
          </w:tcPr>
          <w:p w14:paraId="35AD7397" w14:textId="780F3FF7" w:rsidR="002D614D" w:rsidRPr="00A91834" w:rsidRDefault="00AA567D" w:rsidP="00FD588A">
            <w:pPr>
              <w:pStyle w:val="a0"/>
              <w:ind w:firstLine="0"/>
              <w:rPr>
                <w:lang w:val="ru-RU"/>
              </w:rPr>
            </w:pPr>
            <w:r>
              <w:rPr>
                <w:lang w:val="ru-RU"/>
              </w:rPr>
              <w:t>15190</w:t>
            </w:r>
          </w:p>
        </w:tc>
        <w:tc>
          <w:tcPr>
            <w:tcW w:w="958" w:type="dxa"/>
          </w:tcPr>
          <w:p w14:paraId="1748A4A4" w14:textId="771EA3BC" w:rsidR="002D614D" w:rsidRPr="007F6A26" w:rsidRDefault="002D614D" w:rsidP="00FD588A">
            <w:pPr>
              <w:pStyle w:val="a0"/>
              <w:ind w:firstLine="0"/>
            </w:pPr>
            <w:r w:rsidRPr="007F6A26">
              <w:t>0,9</w:t>
            </w:r>
            <w:r w:rsidR="00DF2117">
              <w:t>0</w:t>
            </w:r>
          </w:p>
        </w:tc>
        <w:tc>
          <w:tcPr>
            <w:tcW w:w="1134" w:type="dxa"/>
          </w:tcPr>
          <w:p w14:paraId="58E0F5CD" w14:textId="77777777" w:rsidR="002D614D" w:rsidRPr="007F6A26" w:rsidRDefault="002D614D" w:rsidP="00FD588A">
            <w:pPr>
              <w:pStyle w:val="a0"/>
              <w:ind w:firstLine="0"/>
            </w:pPr>
            <w:r w:rsidRPr="007F6A26">
              <w:t>0,09</w:t>
            </w:r>
          </w:p>
        </w:tc>
        <w:tc>
          <w:tcPr>
            <w:tcW w:w="1906" w:type="dxa"/>
          </w:tcPr>
          <w:p w14:paraId="4942AB97" w14:textId="77777777" w:rsidR="002D614D" w:rsidRPr="007F6A26" w:rsidRDefault="002D614D" w:rsidP="00FD588A">
            <w:pPr>
              <w:pStyle w:val="a0"/>
              <w:ind w:firstLine="0"/>
            </w:pPr>
            <w:r w:rsidRPr="007F6A26">
              <w:t>0,84</w:t>
            </w:r>
          </w:p>
        </w:tc>
        <w:tc>
          <w:tcPr>
            <w:tcW w:w="2347" w:type="dxa"/>
          </w:tcPr>
          <w:p w14:paraId="1DBD8BD6" w14:textId="5990D37A" w:rsidR="002D614D" w:rsidRPr="007F6A26" w:rsidRDefault="002D614D" w:rsidP="00FD588A">
            <w:pPr>
              <w:pStyle w:val="a0"/>
              <w:ind w:firstLine="0"/>
            </w:pPr>
            <w:r w:rsidRPr="007F6A26">
              <w:t>0,9</w:t>
            </w:r>
            <w:r w:rsidR="00DF2117">
              <w:t>0</w:t>
            </w:r>
          </w:p>
        </w:tc>
        <w:tc>
          <w:tcPr>
            <w:tcW w:w="1417" w:type="dxa"/>
          </w:tcPr>
          <w:p w14:paraId="0BAA4B44" w14:textId="240DD4C6" w:rsidR="002D614D" w:rsidRPr="007F6A26" w:rsidRDefault="002D614D" w:rsidP="00FD588A">
            <w:pPr>
              <w:pStyle w:val="a0"/>
              <w:ind w:firstLine="0"/>
            </w:pPr>
            <w:r w:rsidRPr="007F6A26">
              <w:t>0,9</w:t>
            </w:r>
            <w:r w:rsidR="00DF2117">
              <w:t>0</w:t>
            </w:r>
          </w:p>
        </w:tc>
        <w:tc>
          <w:tcPr>
            <w:tcW w:w="851" w:type="dxa"/>
          </w:tcPr>
          <w:p w14:paraId="1F161DDC" w14:textId="77777777" w:rsidR="002D614D" w:rsidRPr="007F6A26" w:rsidRDefault="002D614D" w:rsidP="00FD588A">
            <w:pPr>
              <w:pStyle w:val="a0"/>
              <w:ind w:firstLine="0"/>
            </w:pPr>
            <w:r w:rsidRPr="007F6A26">
              <w:t>0,87</w:t>
            </w:r>
          </w:p>
        </w:tc>
        <w:tc>
          <w:tcPr>
            <w:tcW w:w="850" w:type="dxa"/>
          </w:tcPr>
          <w:p w14:paraId="2E845691" w14:textId="77777777" w:rsidR="002D614D" w:rsidRPr="007F6A26" w:rsidRDefault="002D614D" w:rsidP="00FD588A">
            <w:pPr>
              <w:pStyle w:val="a0"/>
              <w:ind w:firstLine="0"/>
            </w:pPr>
            <w:r w:rsidRPr="007F6A26">
              <w:t>0,28</w:t>
            </w:r>
          </w:p>
        </w:tc>
        <w:tc>
          <w:tcPr>
            <w:tcW w:w="1637" w:type="dxa"/>
          </w:tcPr>
          <w:p w14:paraId="25F9C3C1" w14:textId="77777777" w:rsidR="002D614D" w:rsidRPr="007F6A26" w:rsidRDefault="002D614D" w:rsidP="00FD588A">
            <w:pPr>
              <w:pStyle w:val="a0"/>
              <w:ind w:firstLine="0"/>
            </w:pPr>
            <w:r w:rsidRPr="007F6A26">
              <w:t>0,35</w:t>
            </w:r>
          </w:p>
        </w:tc>
      </w:tr>
      <w:tr w:rsidR="002D614D" w:rsidRPr="007F6A26" w14:paraId="33C0FB93" w14:textId="77777777" w:rsidTr="00A91834">
        <w:tc>
          <w:tcPr>
            <w:tcW w:w="1865" w:type="dxa"/>
          </w:tcPr>
          <w:p w14:paraId="5FB2CE0D" w14:textId="71EC3B26" w:rsidR="002D614D" w:rsidRPr="007F6A26" w:rsidRDefault="002D614D" w:rsidP="00FD588A">
            <w:pPr>
              <w:pStyle w:val="a0"/>
              <w:ind w:firstLine="0"/>
            </w:pPr>
            <w:r w:rsidRPr="007F6A26">
              <w:t>C*08:01</w:t>
            </w:r>
          </w:p>
        </w:tc>
        <w:tc>
          <w:tcPr>
            <w:tcW w:w="1713" w:type="dxa"/>
          </w:tcPr>
          <w:p w14:paraId="39AAAD71" w14:textId="34CFBE72" w:rsidR="002D614D" w:rsidRPr="00A91834" w:rsidRDefault="00AA567D" w:rsidP="00FD588A">
            <w:pPr>
              <w:pStyle w:val="a0"/>
              <w:ind w:firstLine="0"/>
              <w:rPr>
                <w:lang w:val="ru-RU"/>
              </w:rPr>
            </w:pPr>
            <w:r>
              <w:rPr>
                <w:lang w:val="ru-RU"/>
              </w:rPr>
              <w:t>1954</w:t>
            </w:r>
          </w:p>
        </w:tc>
        <w:tc>
          <w:tcPr>
            <w:tcW w:w="958" w:type="dxa"/>
          </w:tcPr>
          <w:p w14:paraId="6997C03B" w14:textId="483A1403" w:rsidR="002D614D" w:rsidRPr="007F6A26" w:rsidRDefault="002D614D" w:rsidP="00FD588A">
            <w:pPr>
              <w:pStyle w:val="a0"/>
              <w:ind w:firstLine="0"/>
            </w:pPr>
            <w:r w:rsidRPr="007F6A26">
              <w:t>0,9</w:t>
            </w:r>
            <w:r w:rsidR="00DF2117">
              <w:t>0</w:t>
            </w:r>
          </w:p>
        </w:tc>
        <w:tc>
          <w:tcPr>
            <w:tcW w:w="1134" w:type="dxa"/>
          </w:tcPr>
          <w:p w14:paraId="7DB68CC5" w14:textId="77777777" w:rsidR="002D614D" w:rsidRPr="007F6A26" w:rsidRDefault="002D614D" w:rsidP="00FD588A">
            <w:pPr>
              <w:pStyle w:val="a0"/>
              <w:ind w:firstLine="0"/>
            </w:pPr>
            <w:r w:rsidRPr="007F6A26">
              <w:t>0,02</w:t>
            </w:r>
          </w:p>
        </w:tc>
        <w:tc>
          <w:tcPr>
            <w:tcW w:w="1906" w:type="dxa"/>
          </w:tcPr>
          <w:p w14:paraId="5F434CA3" w14:textId="77777777" w:rsidR="002D614D" w:rsidRPr="007F6A26" w:rsidRDefault="002D614D" w:rsidP="00FD588A">
            <w:pPr>
              <w:pStyle w:val="a0"/>
              <w:ind w:firstLine="0"/>
            </w:pPr>
            <w:r w:rsidRPr="007F6A26">
              <w:t>0,87</w:t>
            </w:r>
          </w:p>
        </w:tc>
        <w:tc>
          <w:tcPr>
            <w:tcW w:w="2347" w:type="dxa"/>
          </w:tcPr>
          <w:p w14:paraId="33DFF8C9" w14:textId="77777777" w:rsidR="002D614D" w:rsidRPr="007F6A26" w:rsidRDefault="002D614D" w:rsidP="00FD588A">
            <w:pPr>
              <w:pStyle w:val="a0"/>
              <w:ind w:firstLine="0"/>
            </w:pPr>
            <w:r w:rsidRPr="007F6A26">
              <w:t>0,87</w:t>
            </w:r>
          </w:p>
        </w:tc>
        <w:tc>
          <w:tcPr>
            <w:tcW w:w="1417" w:type="dxa"/>
          </w:tcPr>
          <w:p w14:paraId="3257FC41" w14:textId="77777777" w:rsidR="002D614D" w:rsidRPr="007F6A26" w:rsidRDefault="002D614D" w:rsidP="00FD588A">
            <w:pPr>
              <w:pStyle w:val="a0"/>
              <w:ind w:firstLine="0"/>
            </w:pPr>
            <w:r w:rsidRPr="007F6A26">
              <w:t>0,87</w:t>
            </w:r>
          </w:p>
        </w:tc>
        <w:tc>
          <w:tcPr>
            <w:tcW w:w="851" w:type="dxa"/>
          </w:tcPr>
          <w:p w14:paraId="74751D28" w14:textId="77777777" w:rsidR="002D614D" w:rsidRPr="007F6A26" w:rsidRDefault="002D614D" w:rsidP="00FD588A">
            <w:pPr>
              <w:pStyle w:val="a0"/>
              <w:ind w:firstLine="0"/>
            </w:pPr>
            <w:r w:rsidRPr="007F6A26">
              <w:t>0,87</w:t>
            </w:r>
          </w:p>
        </w:tc>
        <w:tc>
          <w:tcPr>
            <w:tcW w:w="850" w:type="dxa"/>
          </w:tcPr>
          <w:p w14:paraId="4BEC75AD" w14:textId="77777777" w:rsidR="002D614D" w:rsidRPr="007F6A26" w:rsidRDefault="002D614D" w:rsidP="00FD588A">
            <w:pPr>
              <w:pStyle w:val="a0"/>
              <w:ind w:firstLine="0"/>
            </w:pPr>
            <w:r w:rsidRPr="007F6A26">
              <w:t>0,04</w:t>
            </w:r>
          </w:p>
        </w:tc>
        <w:tc>
          <w:tcPr>
            <w:tcW w:w="1637" w:type="dxa"/>
          </w:tcPr>
          <w:p w14:paraId="496B4849" w14:textId="77777777" w:rsidR="002D614D" w:rsidRPr="007F6A26" w:rsidRDefault="002D614D" w:rsidP="00FD588A">
            <w:pPr>
              <w:pStyle w:val="a0"/>
              <w:ind w:firstLine="0"/>
            </w:pPr>
            <w:r w:rsidRPr="007F6A26">
              <w:t>0,12</w:t>
            </w:r>
          </w:p>
        </w:tc>
      </w:tr>
      <w:tr w:rsidR="002D614D" w:rsidRPr="007F6A26" w14:paraId="3D1FCA54" w14:textId="77777777" w:rsidTr="00A91834">
        <w:tc>
          <w:tcPr>
            <w:tcW w:w="1865" w:type="dxa"/>
          </w:tcPr>
          <w:p w14:paraId="0D801531" w14:textId="0EA6176B" w:rsidR="002D614D" w:rsidRPr="007F6A26" w:rsidRDefault="002D614D" w:rsidP="00FD588A">
            <w:pPr>
              <w:pStyle w:val="a0"/>
              <w:ind w:firstLine="0"/>
            </w:pPr>
            <w:r w:rsidRPr="007F6A26">
              <w:t>B*58:01</w:t>
            </w:r>
          </w:p>
        </w:tc>
        <w:tc>
          <w:tcPr>
            <w:tcW w:w="1713" w:type="dxa"/>
          </w:tcPr>
          <w:p w14:paraId="3C93B7B1" w14:textId="52583C6E" w:rsidR="002D614D" w:rsidRPr="00A91834" w:rsidRDefault="00EB50D1" w:rsidP="00FD588A">
            <w:pPr>
              <w:pStyle w:val="a0"/>
              <w:ind w:firstLine="0"/>
              <w:rPr>
                <w:lang w:val="ru-RU"/>
              </w:rPr>
            </w:pPr>
            <w:r>
              <w:rPr>
                <w:lang w:val="ru-RU"/>
              </w:rPr>
              <w:t>6526</w:t>
            </w:r>
          </w:p>
        </w:tc>
        <w:tc>
          <w:tcPr>
            <w:tcW w:w="958" w:type="dxa"/>
          </w:tcPr>
          <w:p w14:paraId="05B9A3AA" w14:textId="1F27782D" w:rsidR="002D614D" w:rsidRPr="007F6A26" w:rsidRDefault="002D614D" w:rsidP="00FD588A">
            <w:pPr>
              <w:pStyle w:val="a0"/>
              <w:ind w:firstLine="0"/>
            </w:pPr>
            <w:r w:rsidRPr="007F6A26">
              <w:t>0,9</w:t>
            </w:r>
            <w:r w:rsidR="00DF2117">
              <w:t>0</w:t>
            </w:r>
          </w:p>
        </w:tc>
        <w:tc>
          <w:tcPr>
            <w:tcW w:w="1134" w:type="dxa"/>
          </w:tcPr>
          <w:p w14:paraId="3DC86056" w14:textId="77777777" w:rsidR="002D614D" w:rsidRPr="007F6A26" w:rsidRDefault="002D614D" w:rsidP="00FD588A">
            <w:pPr>
              <w:pStyle w:val="a0"/>
              <w:ind w:firstLine="0"/>
            </w:pPr>
            <w:r w:rsidRPr="007F6A26">
              <w:t>0,05</w:t>
            </w:r>
          </w:p>
        </w:tc>
        <w:tc>
          <w:tcPr>
            <w:tcW w:w="1906" w:type="dxa"/>
          </w:tcPr>
          <w:p w14:paraId="4B24AA31" w14:textId="77777777" w:rsidR="002D614D" w:rsidRPr="007F6A26" w:rsidRDefault="002D614D" w:rsidP="00FD588A">
            <w:pPr>
              <w:pStyle w:val="a0"/>
              <w:ind w:firstLine="0"/>
            </w:pPr>
            <w:r w:rsidRPr="007F6A26">
              <w:t>0,85</w:t>
            </w:r>
          </w:p>
        </w:tc>
        <w:tc>
          <w:tcPr>
            <w:tcW w:w="2347" w:type="dxa"/>
          </w:tcPr>
          <w:p w14:paraId="58A209AB" w14:textId="77777777" w:rsidR="002D614D" w:rsidRPr="007F6A26" w:rsidRDefault="002D614D" w:rsidP="00FD588A">
            <w:pPr>
              <w:pStyle w:val="a0"/>
              <w:ind w:firstLine="0"/>
            </w:pPr>
            <w:r w:rsidRPr="007F6A26">
              <w:t>0,89</w:t>
            </w:r>
          </w:p>
        </w:tc>
        <w:tc>
          <w:tcPr>
            <w:tcW w:w="1417" w:type="dxa"/>
          </w:tcPr>
          <w:p w14:paraId="5B59C63A" w14:textId="77777777" w:rsidR="002D614D" w:rsidRPr="007F6A26" w:rsidRDefault="002D614D" w:rsidP="00FD588A">
            <w:pPr>
              <w:pStyle w:val="a0"/>
              <w:ind w:firstLine="0"/>
            </w:pPr>
            <w:r w:rsidRPr="007F6A26">
              <w:t>0,89</w:t>
            </w:r>
          </w:p>
        </w:tc>
        <w:tc>
          <w:tcPr>
            <w:tcW w:w="851" w:type="dxa"/>
          </w:tcPr>
          <w:p w14:paraId="1E16887F" w14:textId="77777777" w:rsidR="002D614D" w:rsidRPr="007F6A26" w:rsidRDefault="002D614D" w:rsidP="00FD588A">
            <w:pPr>
              <w:pStyle w:val="a0"/>
              <w:ind w:firstLine="0"/>
            </w:pPr>
            <w:r w:rsidRPr="007F6A26">
              <w:t>0,87</w:t>
            </w:r>
          </w:p>
        </w:tc>
        <w:tc>
          <w:tcPr>
            <w:tcW w:w="850" w:type="dxa"/>
          </w:tcPr>
          <w:p w14:paraId="617F396A" w14:textId="77777777" w:rsidR="002D614D" w:rsidRPr="007F6A26" w:rsidRDefault="002D614D" w:rsidP="00FD588A">
            <w:pPr>
              <w:pStyle w:val="a0"/>
              <w:ind w:firstLine="0"/>
            </w:pPr>
            <w:r w:rsidRPr="007F6A26">
              <w:t>0,17</w:t>
            </w:r>
          </w:p>
        </w:tc>
        <w:tc>
          <w:tcPr>
            <w:tcW w:w="1637" w:type="dxa"/>
          </w:tcPr>
          <w:p w14:paraId="68CA8A12" w14:textId="77777777" w:rsidR="002D614D" w:rsidRPr="007F6A26" w:rsidRDefault="002D614D" w:rsidP="00FD588A">
            <w:pPr>
              <w:pStyle w:val="a0"/>
              <w:ind w:firstLine="0"/>
            </w:pPr>
            <w:r w:rsidRPr="007F6A26">
              <w:t>0,22</w:t>
            </w:r>
          </w:p>
        </w:tc>
      </w:tr>
      <w:tr w:rsidR="002D614D" w:rsidRPr="007F6A26" w14:paraId="7414C14F" w14:textId="77777777" w:rsidTr="00A91834">
        <w:tc>
          <w:tcPr>
            <w:tcW w:w="1865" w:type="dxa"/>
          </w:tcPr>
          <w:p w14:paraId="07A1C0AD" w14:textId="14DD2C08" w:rsidR="002D614D" w:rsidRPr="007F6A26" w:rsidRDefault="002D614D" w:rsidP="00FD588A">
            <w:pPr>
              <w:pStyle w:val="a0"/>
              <w:ind w:firstLine="0"/>
            </w:pPr>
            <w:r w:rsidRPr="007F6A26">
              <w:t>C*17:01</w:t>
            </w:r>
          </w:p>
        </w:tc>
        <w:tc>
          <w:tcPr>
            <w:tcW w:w="1713" w:type="dxa"/>
          </w:tcPr>
          <w:p w14:paraId="74BEE7E4" w14:textId="2671995C" w:rsidR="002D614D" w:rsidRPr="00A91834" w:rsidRDefault="00AA567D" w:rsidP="00FD588A">
            <w:pPr>
              <w:pStyle w:val="a0"/>
              <w:ind w:firstLine="0"/>
              <w:rPr>
                <w:lang w:val="ru-RU"/>
              </w:rPr>
            </w:pPr>
            <w:r>
              <w:rPr>
                <w:lang w:val="ru-RU"/>
              </w:rPr>
              <w:t>1505</w:t>
            </w:r>
          </w:p>
        </w:tc>
        <w:tc>
          <w:tcPr>
            <w:tcW w:w="958" w:type="dxa"/>
          </w:tcPr>
          <w:p w14:paraId="63695D40" w14:textId="47017D0F" w:rsidR="002D614D" w:rsidRPr="007F6A26" w:rsidRDefault="002D614D" w:rsidP="00FD588A">
            <w:pPr>
              <w:pStyle w:val="a0"/>
              <w:ind w:firstLine="0"/>
            </w:pPr>
            <w:r w:rsidRPr="007F6A26">
              <w:t>0,9</w:t>
            </w:r>
            <w:r w:rsidR="00DF2117">
              <w:t>0</w:t>
            </w:r>
          </w:p>
        </w:tc>
        <w:tc>
          <w:tcPr>
            <w:tcW w:w="1134" w:type="dxa"/>
          </w:tcPr>
          <w:p w14:paraId="5C2B4720" w14:textId="77777777" w:rsidR="002D614D" w:rsidRPr="007F6A26" w:rsidRDefault="002D614D" w:rsidP="00FD588A">
            <w:pPr>
              <w:pStyle w:val="a0"/>
              <w:ind w:firstLine="0"/>
            </w:pPr>
            <w:r w:rsidRPr="007F6A26">
              <w:t>0,03</w:t>
            </w:r>
          </w:p>
        </w:tc>
        <w:tc>
          <w:tcPr>
            <w:tcW w:w="1906" w:type="dxa"/>
          </w:tcPr>
          <w:p w14:paraId="03547F87" w14:textId="77777777" w:rsidR="002D614D" w:rsidRPr="007F6A26" w:rsidRDefault="002D614D" w:rsidP="00FD588A">
            <w:pPr>
              <w:pStyle w:val="a0"/>
              <w:ind w:firstLine="0"/>
            </w:pPr>
            <w:r w:rsidRPr="007F6A26">
              <w:t>0,86</w:t>
            </w:r>
          </w:p>
        </w:tc>
        <w:tc>
          <w:tcPr>
            <w:tcW w:w="2347" w:type="dxa"/>
          </w:tcPr>
          <w:p w14:paraId="5BAD1CE8" w14:textId="77777777" w:rsidR="002D614D" w:rsidRPr="007F6A26" w:rsidRDefault="002D614D" w:rsidP="00FD588A">
            <w:pPr>
              <w:pStyle w:val="a0"/>
              <w:ind w:firstLine="0"/>
            </w:pPr>
            <w:r w:rsidRPr="007F6A26">
              <w:t>0,86</w:t>
            </w:r>
          </w:p>
        </w:tc>
        <w:tc>
          <w:tcPr>
            <w:tcW w:w="1417" w:type="dxa"/>
          </w:tcPr>
          <w:p w14:paraId="1B3AD956" w14:textId="77777777" w:rsidR="002D614D" w:rsidRPr="007F6A26" w:rsidRDefault="002D614D" w:rsidP="00FD588A">
            <w:pPr>
              <w:pStyle w:val="a0"/>
              <w:ind w:firstLine="0"/>
            </w:pPr>
            <w:r w:rsidRPr="007F6A26">
              <w:t>0,86</w:t>
            </w:r>
          </w:p>
        </w:tc>
        <w:tc>
          <w:tcPr>
            <w:tcW w:w="851" w:type="dxa"/>
          </w:tcPr>
          <w:p w14:paraId="3BB075AF" w14:textId="77777777" w:rsidR="002D614D" w:rsidRPr="007F6A26" w:rsidRDefault="002D614D" w:rsidP="00FD588A">
            <w:pPr>
              <w:pStyle w:val="a0"/>
              <w:ind w:firstLine="0"/>
            </w:pPr>
            <w:r w:rsidRPr="007F6A26">
              <w:t>0,86</w:t>
            </w:r>
          </w:p>
        </w:tc>
        <w:tc>
          <w:tcPr>
            <w:tcW w:w="850" w:type="dxa"/>
          </w:tcPr>
          <w:p w14:paraId="7B9F9250" w14:textId="77777777" w:rsidR="002D614D" w:rsidRPr="007F6A26" w:rsidRDefault="002D614D" w:rsidP="00FD588A">
            <w:pPr>
              <w:pStyle w:val="a0"/>
              <w:ind w:firstLine="0"/>
            </w:pPr>
            <w:r w:rsidRPr="007F6A26">
              <w:t>0,05</w:t>
            </w:r>
          </w:p>
        </w:tc>
        <w:tc>
          <w:tcPr>
            <w:tcW w:w="1637" w:type="dxa"/>
          </w:tcPr>
          <w:p w14:paraId="33BCFBCD" w14:textId="41A88785" w:rsidR="002D614D" w:rsidRPr="007F6A26" w:rsidRDefault="002D614D" w:rsidP="00FD588A">
            <w:pPr>
              <w:pStyle w:val="a0"/>
              <w:ind w:firstLine="0"/>
            </w:pPr>
            <w:r w:rsidRPr="007F6A26">
              <w:t>0,1</w:t>
            </w:r>
            <w:r w:rsidR="00DF2117">
              <w:t>0</w:t>
            </w:r>
          </w:p>
        </w:tc>
      </w:tr>
      <w:tr w:rsidR="002D614D" w:rsidRPr="007F6A26" w14:paraId="54DF503E" w14:textId="77777777" w:rsidTr="00A91834">
        <w:tc>
          <w:tcPr>
            <w:tcW w:w="1865" w:type="dxa"/>
          </w:tcPr>
          <w:p w14:paraId="5B48EBBC" w14:textId="03EEDF50" w:rsidR="002D614D" w:rsidRPr="007F6A26" w:rsidRDefault="002D614D" w:rsidP="00FD588A">
            <w:pPr>
              <w:pStyle w:val="a0"/>
              <w:ind w:firstLine="0"/>
            </w:pPr>
            <w:r w:rsidRPr="007F6A26">
              <w:t>B*35:02</w:t>
            </w:r>
          </w:p>
        </w:tc>
        <w:tc>
          <w:tcPr>
            <w:tcW w:w="1713" w:type="dxa"/>
          </w:tcPr>
          <w:p w14:paraId="6B40EDD8" w14:textId="5DD3D4DA" w:rsidR="002D614D" w:rsidRPr="00A91834" w:rsidRDefault="00EB50D1" w:rsidP="00FD588A">
            <w:pPr>
              <w:pStyle w:val="a0"/>
              <w:ind w:firstLine="0"/>
              <w:rPr>
                <w:lang w:val="ru-RU"/>
              </w:rPr>
            </w:pPr>
            <w:r>
              <w:rPr>
                <w:lang w:val="ru-RU"/>
              </w:rPr>
              <w:t>38</w:t>
            </w:r>
          </w:p>
        </w:tc>
        <w:tc>
          <w:tcPr>
            <w:tcW w:w="958" w:type="dxa"/>
          </w:tcPr>
          <w:p w14:paraId="178864D7" w14:textId="20B125BD" w:rsidR="002D614D" w:rsidRPr="007F6A26" w:rsidRDefault="002D614D" w:rsidP="00FD588A">
            <w:pPr>
              <w:pStyle w:val="a0"/>
              <w:ind w:firstLine="0"/>
            </w:pPr>
            <w:r w:rsidRPr="007F6A26">
              <w:t>0,9</w:t>
            </w:r>
            <w:r w:rsidR="00DF2117">
              <w:t>0</w:t>
            </w:r>
          </w:p>
        </w:tc>
        <w:tc>
          <w:tcPr>
            <w:tcW w:w="1134" w:type="dxa"/>
          </w:tcPr>
          <w:p w14:paraId="669141E7" w14:textId="77777777" w:rsidR="002D614D" w:rsidRPr="007F6A26" w:rsidRDefault="002D614D" w:rsidP="00FD588A">
            <w:pPr>
              <w:pStyle w:val="a0"/>
              <w:ind w:firstLine="0"/>
            </w:pPr>
            <w:r w:rsidRPr="007F6A26">
              <w:t>0,16</w:t>
            </w:r>
          </w:p>
        </w:tc>
        <w:tc>
          <w:tcPr>
            <w:tcW w:w="1906" w:type="dxa"/>
          </w:tcPr>
          <w:p w14:paraId="6D9A24CA" w14:textId="77777777" w:rsidR="002D614D" w:rsidRPr="007F6A26" w:rsidRDefault="002D614D" w:rsidP="00FD588A">
            <w:pPr>
              <w:pStyle w:val="a0"/>
              <w:ind w:firstLine="0"/>
            </w:pPr>
            <w:r w:rsidRPr="007F6A26">
              <w:t>0,82</w:t>
            </w:r>
          </w:p>
        </w:tc>
        <w:tc>
          <w:tcPr>
            <w:tcW w:w="2347" w:type="dxa"/>
          </w:tcPr>
          <w:p w14:paraId="4D824C79" w14:textId="77777777" w:rsidR="002D614D" w:rsidRPr="007F6A26" w:rsidRDefault="002D614D" w:rsidP="00FD588A">
            <w:pPr>
              <w:pStyle w:val="a0"/>
              <w:ind w:firstLine="0"/>
            </w:pPr>
            <w:r w:rsidRPr="007F6A26">
              <w:t>0,96</w:t>
            </w:r>
          </w:p>
        </w:tc>
        <w:tc>
          <w:tcPr>
            <w:tcW w:w="1417" w:type="dxa"/>
          </w:tcPr>
          <w:p w14:paraId="1ABC97CC" w14:textId="77777777" w:rsidR="002D614D" w:rsidRPr="007F6A26" w:rsidRDefault="002D614D" w:rsidP="00FD588A">
            <w:pPr>
              <w:pStyle w:val="a0"/>
              <w:ind w:firstLine="0"/>
            </w:pPr>
            <w:r w:rsidRPr="007F6A26">
              <w:t>0,96</w:t>
            </w:r>
          </w:p>
        </w:tc>
        <w:tc>
          <w:tcPr>
            <w:tcW w:w="851" w:type="dxa"/>
          </w:tcPr>
          <w:p w14:paraId="50183EC8" w14:textId="77777777" w:rsidR="002D614D" w:rsidRPr="007F6A26" w:rsidRDefault="002D614D" w:rsidP="00FD588A">
            <w:pPr>
              <w:pStyle w:val="a0"/>
              <w:ind w:firstLine="0"/>
            </w:pPr>
            <w:r w:rsidRPr="007F6A26">
              <w:t>0,89</w:t>
            </w:r>
          </w:p>
        </w:tc>
        <w:tc>
          <w:tcPr>
            <w:tcW w:w="850" w:type="dxa"/>
          </w:tcPr>
          <w:p w14:paraId="4D2D580C" w14:textId="7963E01D" w:rsidR="002D614D" w:rsidRPr="007F6A26" w:rsidRDefault="002D614D" w:rsidP="00FD588A">
            <w:pPr>
              <w:pStyle w:val="a0"/>
              <w:ind w:firstLine="0"/>
            </w:pPr>
            <w:r w:rsidRPr="007F6A26">
              <w:t>0</w:t>
            </w:r>
            <w:r w:rsidR="00DF2117">
              <w:t>,00</w:t>
            </w:r>
          </w:p>
        </w:tc>
        <w:tc>
          <w:tcPr>
            <w:tcW w:w="1637" w:type="dxa"/>
          </w:tcPr>
          <w:p w14:paraId="5F979295" w14:textId="77777777" w:rsidR="002D614D" w:rsidRPr="007F6A26" w:rsidRDefault="002D614D" w:rsidP="00FD588A">
            <w:pPr>
              <w:pStyle w:val="a0"/>
              <w:ind w:firstLine="0"/>
            </w:pPr>
            <w:r w:rsidRPr="007F6A26">
              <w:t>0,03</w:t>
            </w:r>
          </w:p>
        </w:tc>
      </w:tr>
      <w:tr w:rsidR="002D614D" w:rsidRPr="007F6A26" w14:paraId="16A396E5" w14:textId="77777777" w:rsidTr="00A91834">
        <w:tc>
          <w:tcPr>
            <w:tcW w:w="1865" w:type="dxa"/>
          </w:tcPr>
          <w:p w14:paraId="16164CDE" w14:textId="7DF9C093" w:rsidR="002D614D" w:rsidRPr="007F6A26" w:rsidRDefault="002D614D" w:rsidP="00FD588A">
            <w:pPr>
              <w:pStyle w:val="a0"/>
              <w:ind w:firstLine="0"/>
            </w:pPr>
            <w:r w:rsidRPr="007F6A26">
              <w:t>A*23:01</w:t>
            </w:r>
          </w:p>
        </w:tc>
        <w:tc>
          <w:tcPr>
            <w:tcW w:w="1713" w:type="dxa"/>
          </w:tcPr>
          <w:p w14:paraId="2ED0AFED" w14:textId="5D010AF3" w:rsidR="002D614D" w:rsidRPr="00A91834" w:rsidRDefault="00EB50D1" w:rsidP="00FD588A">
            <w:pPr>
              <w:pStyle w:val="a0"/>
              <w:ind w:firstLine="0"/>
              <w:rPr>
                <w:lang w:val="ru-RU"/>
              </w:rPr>
            </w:pPr>
            <w:r>
              <w:rPr>
                <w:lang w:val="ru-RU"/>
              </w:rPr>
              <w:t>4544</w:t>
            </w:r>
          </w:p>
        </w:tc>
        <w:tc>
          <w:tcPr>
            <w:tcW w:w="958" w:type="dxa"/>
          </w:tcPr>
          <w:p w14:paraId="708F9B2A" w14:textId="01D342AA" w:rsidR="002D614D" w:rsidRPr="007F6A26" w:rsidRDefault="002D614D" w:rsidP="00FD588A">
            <w:pPr>
              <w:pStyle w:val="a0"/>
              <w:ind w:firstLine="0"/>
            </w:pPr>
            <w:r w:rsidRPr="007F6A26">
              <w:t>0,9</w:t>
            </w:r>
            <w:r w:rsidR="00DF2117">
              <w:t>0</w:t>
            </w:r>
          </w:p>
        </w:tc>
        <w:tc>
          <w:tcPr>
            <w:tcW w:w="1134" w:type="dxa"/>
          </w:tcPr>
          <w:p w14:paraId="50409524" w14:textId="77777777" w:rsidR="002D614D" w:rsidRPr="007F6A26" w:rsidRDefault="002D614D" w:rsidP="00FD588A">
            <w:pPr>
              <w:pStyle w:val="a0"/>
              <w:ind w:firstLine="0"/>
            </w:pPr>
            <w:r w:rsidRPr="007F6A26">
              <w:t>0,11</w:t>
            </w:r>
          </w:p>
        </w:tc>
        <w:tc>
          <w:tcPr>
            <w:tcW w:w="1906" w:type="dxa"/>
          </w:tcPr>
          <w:p w14:paraId="58A65BB8" w14:textId="77777777" w:rsidR="002D614D" w:rsidRPr="007F6A26" w:rsidRDefault="002D614D" w:rsidP="00FD588A">
            <w:pPr>
              <w:pStyle w:val="a0"/>
              <w:ind w:firstLine="0"/>
            </w:pPr>
            <w:r w:rsidRPr="007F6A26">
              <w:t>0,82</w:t>
            </w:r>
          </w:p>
        </w:tc>
        <w:tc>
          <w:tcPr>
            <w:tcW w:w="2347" w:type="dxa"/>
          </w:tcPr>
          <w:p w14:paraId="0119934A" w14:textId="77777777" w:rsidR="002D614D" w:rsidRPr="007F6A26" w:rsidRDefault="002D614D" w:rsidP="00FD588A">
            <w:pPr>
              <w:pStyle w:val="a0"/>
              <w:ind w:firstLine="0"/>
            </w:pPr>
            <w:r w:rsidRPr="007F6A26">
              <w:t>0,92</w:t>
            </w:r>
          </w:p>
        </w:tc>
        <w:tc>
          <w:tcPr>
            <w:tcW w:w="1417" w:type="dxa"/>
          </w:tcPr>
          <w:p w14:paraId="4D343182" w14:textId="77777777" w:rsidR="002D614D" w:rsidRPr="007F6A26" w:rsidRDefault="002D614D" w:rsidP="00FD588A">
            <w:pPr>
              <w:pStyle w:val="a0"/>
              <w:ind w:firstLine="0"/>
            </w:pPr>
            <w:r w:rsidRPr="007F6A26">
              <w:t>0,92</w:t>
            </w:r>
          </w:p>
        </w:tc>
        <w:tc>
          <w:tcPr>
            <w:tcW w:w="851" w:type="dxa"/>
          </w:tcPr>
          <w:p w14:paraId="665C27D6" w14:textId="77777777" w:rsidR="002D614D" w:rsidRPr="007F6A26" w:rsidRDefault="002D614D" w:rsidP="00FD588A">
            <w:pPr>
              <w:pStyle w:val="a0"/>
              <w:ind w:firstLine="0"/>
            </w:pPr>
            <w:r w:rsidRPr="007F6A26">
              <w:t>0,87</w:t>
            </w:r>
          </w:p>
        </w:tc>
        <w:tc>
          <w:tcPr>
            <w:tcW w:w="850" w:type="dxa"/>
          </w:tcPr>
          <w:p w14:paraId="7871195A" w14:textId="77777777" w:rsidR="002D614D" w:rsidRPr="007F6A26" w:rsidRDefault="002D614D" w:rsidP="00FD588A">
            <w:pPr>
              <w:pStyle w:val="a0"/>
              <w:ind w:firstLine="0"/>
            </w:pPr>
            <w:r w:rsidRPr="007F6A26">
              <w:t>0,12</w:t>
            </w:r>
          </w:p>
        </w:tc>
        <w:tc>
          <w:tcPr>
            <w:tcW w:w="1637" w:type="dxa"/>
          </w:tcPr>
          <w:p w14:paraId="25E67F05" w14:textId="77777777" w:rsidR="002D614D" w:rsidRPr="007F6A26" w:rsidRDefault="002D614D" w:rsidP="00FD588A">
            <w:pPr>
              <w:pStyle w:val="a0"/>
              <w:ind w:firstLine="0"/>
            </w:pPr>
            <w:r w:rsidRPr="007F6A26">
              <w:t>0,22</w:t>
            </w:r>
          </w:p>
        </w:tc>
      </w:tr>
      <w:tr w:rsidR="002D614D" w:rsidRPr="007F6A26" w14:paraId="0087E8A7" w14:textId="77777777" w:rsidTr="00A91834">
        <w:tc>
          <w:tcPr>
            <w:tcW w:w="1865" w:type="dxa"/>
          </w:tcPr>
          <w:p w14:paraId="1CE08BE3" w14:textId="715DB04D" w:rsidR="002D614D" w:rsidRPr="007F6A26" w:rsidRDefault="002D614D" w:rsidP="00FD588A">
            <w:pPr>
              <w:pStyle w:val="a0"/>
              <w:ind w:firstLine="0"/>
            </w:pPr>
            <w:r w:rsidRPr="007F6A26">
              <w:lastRenderedPageBreak/>
              <w:t>A*24:13</w:t>
            </w:r>
          </w:p>
        </w:tc>
        <w:tc>
          <w:tcPr>
            <w:tcW w:w="1713" w:type="dxa"/>
          </w:tcPr>
          <w:p w14:paraId="099AC708" w14:textId="203C0C91" w:rsidR="002D614D" w:rsidRPr="00A91834" w:rsidRDefault="00EB50D1" w:rsidP="00FD588A">
            <w:pPr>
              <w:pStyle w:val="a0"/>
              <w:ind w:firstLine="0"/>
              <w:rPr>
                <w:lang w:val="ru-RU"/>
              </w:rPr>
            </w:pPr>
            <w:r>
              <w:rPr>
                <w:lang w:val="ru-RU"/>
              </w:rPr>
              <w:t>250</w:t>
            </w:r>
          </w:p>
        </w:tc>
        <w:tc>
          <w:tcPr>
            <w:tcW w:w="958" w:type="dxa"/>
          </w:tcPr>
          <w:p w14:paraId="6D633BE2" w14:textId="6D4B6E4C" w:rsidR="002D614D" w:rsidRPr="007F6A26" w:rsidRDefault="002D614D" w:rsidP="00FD588A">
            <w:pPr>
              <w:pStyle w:val="a0"/>
              <w:ind w:firstLine="0"/>
            </w:pPr>
            <w:r w:rsidRPr="007F6A26">
              <w:t>0,9</w:t>
            </w:r>
            <w:r w:rsidR="00DF2117">
              <w:t>0</w:t>
            </w:r>
          </w:p>
        </w:tc>
        <w:tc>
          <w:tcPr>
            <w:tcW w:w="1134" w:type="dxa"/>
          </w:tcPr>
          <w:p w14:paraId="12FD44B1" w14:textId="6991D93D" w:rsidR="002D614D" w:rsidRPr="007F6A26" w:rsidRDefault="002D614D" w:rsidP="00FD588A">
            <w:pPr>
              <w:pStyle w:val="a0"/>
              <w:ind w:firstLine="0"/>
            </w:pPr>
            <w:r w:rsidRPr="007F6A26">
              <w:t>0,1</w:t>
            </w:r>
            <w:r w:rsidR="00DF2117">
              <w:t>0</w:t>
            </w:r>
          </w:p>
        </w:tc>
        <w:tc>
          <w:tcPr>
            <w:tcW w:w="1906" w:type="dxa"/>
          </w:tcPr>
          <w:p w14:paraId="1940E9E2" w14:textId="77777777" w:rsidR="002D614D" w:rsidRPr="007F6A26" w:rsidRDefault="002D614D" w:rsidP="00FD588A">
            <w:pPr>
              <w:pStyle w:val="a0"/>
              <w:ind w:firstLine="0"/>
            </w:pPr>
            <w:r w:rsidRPr="007F6A26">
              <w:t>0,84</w:t>
            </w:r>
          </w:p>
        </w:tc>
        <w:tc>
          <w:tcPr>
            <w:tcW w:w="2347" w:type="dxa"/>
          </w:tcPr>
          <w:p w14:paraId="6A5943B0" w14:textId="0799C0D5" w:rsidR="002D614D" w:rsidRPr="007F6A26" w:rsidRDefault="002D614D" w:rsidP="00FD588A">
            <w:pPr>
              <w:pStyle w:val="a0"/>
              <w:ind w:firstLine="0"/>
            </w:pPr>
            <w:r w:rsidRPr="007F6A26">
              <w:t>0,9</w:t>
            </w:r>
            <w:r w:rsidR="00DF2117">
              <w:t>0</w:t>
            </w:r>
          </w:p>
        </w:tc>
        <w:tc>
          <w:tcPr>
            <w:tcW w:w="1417" w:type="dxa"/>
          </w:tcPr>
          <w:p w14:paraId="7D86A6CD" w14:textId="30876E71" w:rsidR="002D614D" w:rsidRPr="007F6A26" w:rsidRDefault="002D614D" w:rsidP="00FD588A">
            <w:pPr>
              <w:pStyle w:val="a0"/>
              <w:ind w:firstLine="0"/>
            </w:pPr>
            <w:r w:rsidRPr="007F6A26">
              <w:t>0,9</w:t>
            </w:r>
            <w:r w:rsidR="00DF2117">
              <w:t>0</w:t>
            </w:r>
          </w:p>
        </w:tc>
        <w:tc>
          <w:tcPr>
            <w:tcW w:w="851" w:type="dxa"/>
          </w:tcPr>
          <w:p w14:paraId="31BA0DF2" w14:textId="77777777" w:rsidR="002D614D" w:rsidRPr="007F6A26" w:rsidRDefault="002D614D" w:rsidP="00FD588A">
            <w:pPr>
              <w:pStyle w:val="a0"/>
              <w:ind w:firstLine="0"/>
            </w:pPr>
            <w:r w:rsidRPr="007F6A26">
              <w:t>0,87</w:t>
            </w:r>
          </w:p>
        </w:tc>
        <w:tc>
          <w:tcPr>
            <w:tcW w:w="850" w:type="dxa"/>
          </w:tcPr>
          <w:p w14:paraId="49B5BFFA" w14:textId="77777777" w:rsidR="002D614D" w:rsidRPr="007F6A26" w:rsidRDefault="002D614D" w:rsidP="00FD588A">
            <w:pPr>
              <w:pStyle w:val="a0"/>
              <w:ind w:firstLine="0"/>
            </w:pPr>
            <w:r w:rsidRPr="007F6A26">
              <w:t>0,01</w:t>
            </w:r>
          </w:p>
        </w:tc>
        <w:tc>
          <w:tcPr>
            <w:tcW w:w="1637" w:type="dxa"/>
          </w:tcPr>
          <w:p w14:paraId="5C92A319" w14:textId="77777777" w:rsidR="002D614D" w:rsidRPr="007F6A26" w:rsidRDefault="002D614D" w:rsidP="00FD588A">
            <w:pPr>
              <w:pStyle w:val="a0"/>
              <w:ind w:firstLine="0"/>
            </w:pPr>
            <w:r w:rsidRPr="007F6A26">
              <w:t>0,05</w:t>
            </w:r>
          </w:p>
        </w:tc>
      </w:tr>
      <w:tr w:rsidR="002D614D" w:rsidRPr="007F6A26" w14:paraId="281BA639" w14:textId="77777777" w:rsidTr="00A91834">
        <w:tc>
          <w:tcPr>
            <w:tcW w:w="1865" w:type="dxa"/>
          </w:tcPr>
          <w:p w14:paraId="78F4F7BA" w14:textId="32415F34" w:rsidR="002D614D" w:rsidRPr="007F6A26" w:rsidRDefault="002D614D" w:rsidP="00FD588A">
            <w:pPr>
              <w:pStyle w:val="a0"/>
              <w:ind w:firstLine="0"/>
            </w:pPr>
            <w:r w:rsidRPr="007F6A26">
              <w:t>C*04:01</w:t>
            </w:r>
          </w:p>
        </w:tc>
        <w:tc>
          <w:tcPr>
            <w:tcW w:w="1713" w:type="dxa"/>
          </w:tcPr>
          <w:p w14:paraId="49AE97E6" w14:textId="358C601E" w:rsidR="002D614D" w:rsidRPr="00A91834" w:rsidRDefault="00AA567D" w:rsidP="00FD588A">
            <w:pPr>
              <w:pStyle w:val="a0"/>
              <w:ind w:firstLine="0"/>
              <w:rPr>
                <w:lang w:val="ru-RU"/>
              </w:rPr>
            </w:pPr>
            <w:r>
              <w:rPr>
                <w:lang w:val="ru-RU"/>
              </w:rPr>
              <w:t>3791</w:t>
            </w:r>
          </w:p>
        </w:tc>
        <w:tc>
          <w:tcPr>
            <w:tcW w:w="958" w:type="dxa"/>
          </w:tcPr>
          <w:p w14:paraId="68D08917" w14:textId="00FFB83B" w:rsidR="002D614D" w:rsidRPr="007F6A26" w:rsidRDefault="002D614D" w:rsidP="00FD588A">
            <w:pPr>
              <w:pStyle w:val="a0"/>
              <w:ind w:firstLine="0"/>
            </w:pPr>
            <w:r w:rsidRPr="007F6A26">
              <w:t>0,9</w:t>
            </w:r>
            <w:r w:rsidR="00DF2117">
              <w:t>0</w:t>
            </w:r>
          </w:p>
        </w:tc>
        <w:tc>
          <w:tcPr>
            <w:tcW w:w="1134" w:type="dxa"/>
          </w:tcPr>
          <w:p w14:paraId="232819BD" w14:textId="77777777" w:rsidR="002D614D" w:rsidRPr="007F6A26" w:rsidRDefault="002D614D" w:rsidP="00FD588A">
            <w:pPr>
              <w:pStyle w:val="a0"/>
              <w:ind w:firstLine="0"/>
            </w:pPr>
            <w:r w:rsidRPr="007F6A26">
              <w:t>0,03</w:t>
            </w:r>
          </w:p>
        </w:tc>
        <w:tc>
          <w:tcPr>
            <w:tcW w:w="1906" w:type="dxa"/>
          </w:tcPr>
          <w:p w14:paraId="54702E18" w14:textId="77777777" w:rsidR="002D614D" w:rsidRPr="007F6A26" w:rsidRDefault="002D614D" w:rsidP="00FD588A">
            <w:pPr>
              <w:pStyle w:val="a0"/>
              <w:ind w:firstLine="0"/>
            </w:pPr>
            <w:r w:rsidRPr="007F6A26">
              <w:t>0,86</w:t>
            </w:r>
          </w:p>
        </w:tc>
        <w:tc>
          <w:tcPr>
            <w:tcW w:w="2347" w:type="dxa"/>
          </w:tcPr>
          <w:p w14:paraId="6EA51EAA" w14:textId="77777777" w:rsidR="002D614D" w:rsidRPr="007F6A26" w:rsidRDefault="002D614D" w:rsidP="00FD588A">
            <w:pPr>
              <w:pStyle w:val="a0"/>
              <w:ind w:firstLine="0"/>
            </w:pPr>
            <w:r w:rsidRPr="007F6A26">
              <w:t>0,86</w:t>
            </w:r>
          </w:p>
        </w:tc>
        <w:tc>
          <w:tcPr>
            <w:tcW w:w="1417" w:type="dxa"/>
          </w:tcPr>
          <w:p w14:paraId="4F9658B1" w14:textId="77777777" w:rsidR="002D614D" w:rsidRPr="007F6A26" w:rsidRDefault="002D614D" w:rsidP="00FD588A">
            <w:pPr>
              <w:pStyle w:val="a0"/>
              <w:ind w:firstLine="0"/>
            </w:pPr>
            <w:r w:rsidRPr="007F6A26">
              <w:t>0,86</w:t>
            </w:r>
          </w:p>
        </w:tc>
        <w:tc>
          <w:tcPr>
            <w:tcW w:w="851" w:type="dxa"/>
          </w:tcPr>
          <w:p w14:paraId="55D55EBC" w14:textId="77777777" w:rsidR="002D614D" w:rsidRPr="007F6A26" w:rsidRDefault="002D614D" w:rsidP="00FD588A">
            <w:pPr>
              <w:pStyle w:val="a0"/>
              <w:ind w:firstLine="0"/>
            </w:pPr>
            <w:r w:rsidRPr="007F6A26">
              <w:t>0,86</w:t>
            </w:r>
          </w:p>
        </w:tc>
        <w:tc>
          <w:tcPr>
            <w:tcW w:w="850" w:type="dxa"/>
          </w:tcPr>
          <w:p w14:paraId="75A0235E" w14:textId="56A4AE54" w:rsidR="002D614D" w:rsidRPr="007F6A26" w:rsidRDefault="002D614D" w:rsidP="00FD588A">
            <w:pPr>
              <w:pStyle w:val="a0"/>
              <w:ind w:firstLine="0"/>
            </w:pPr>
            <w:r w:rsidRPr="007F6A26">
              <w:t>0,1</w:t>
            </w:r>
            <w:r w:rsidR="00DF2117">
              <w:t>0</w:t>
            </w:r>
          </w:p>
        </w:tc>
        <w:tc>
          <w:tcPr>
            <w:tcW w:w="1637" w:type="dxa"/>
          </w:tcPr>
          <w:p w14:paraId="1B79BB85" w14:textId="77777777" w:rsidR="002D614D" w:rsidRPr="007F6A26" w:rsidRDefault="002D614D" w:rsidP="00FD588A">
            <w:pPr>
              <w:pStyle w:val="a0"/>
              <w:ind w:firstLine="0"/>
            </w:pPr>
            <w:r w:rsidRPr="007F6A26">
              <w:t>0,15</w:t>
            </w:r>
          </w:p>
        </w:tc>
      </w:tr>
      <w:tr w:rsidR="002D614D" w:rsidRPr="007F6A26" w14:paraId="37D4A2A3" w14:textId="77777777" w:rsidTr="00A91834">
        <w:tc>
          <w:tcPr>
            <w:tcW w:w="1865" w:type="dxa"/>
          </w:tcPr>
          <w:p w14:paraId="47C4A86E" w14:textId="10EE10A8" w:rsidR="002D614D" w:rsidRPr="007F6A26" w:rsidRDefault="002D614D" w:rsidP="00FD588A">
            <w:pPr>
              <w:pStyle w:val="a0"/>
              <w:ind w:firstLine="0"/>
            </w:pPr>
            <w:r w:rsidRPr="007F6A26">
              <w:t>B*51:01</w:t>
            </w:r>
          </w:p>
        </w:tc>
        <w:tc>
          <w:tcPr>
            <w:tcW w:w="1713" w:type="dxa"/>
          </w:tcPr>
          <w:p w14:paraId="6C34F597" w14:textId="4DE317C8" w:rsidR="002D614D" w:rsidRPr="00A91834" w:rsidRDefault="00EB50D1" w:rsidP="00FD588A">
            <w:pPr>
              <w:pStyle w:val="a0"/>
              <w:ind w:firstLine="0"/>
              <w:rPr>
                <w:lang w:val="ru-RU"/>
              </w:rPr>
            </w:pPr>
            <w:r>
              <w:rPr>
                <w:lang w:val="ru-RU"/>
              </w:rPr>
              <w:t>8854</w:t>
            </w:r>
          </w:p>
        </w:tc>
        <w:tc>
          <w:tcPr>
            <w:tcW w:w="958" w:type="dxa"/>
          </w:tcPr>
          <w:p w14:paraId="5E7E67FD" w14:textId="232FEF65" w:rsidR="002D614D" w:rsidRPr="007F6A26" w:rsidRDefault="002D614D" w:rsidP="00FD588A">
            <w:pPr>
              <w:pStyle w:val="a0"/>
              <w:ind w:firstLine="0"/>
            </w:pPr>
            <w:r w:rsidRPr="007F6A26">
              <w:t>0,9</w:t>
            </w:r>
            <w:r w:rsidR="00DF2117">
              <w:t>0</w:t>
            </w:r>
          </w:p>
        </w:tc>
        <w:tc>
          <w:tcPr>
            <w:tcW w:w="1134" w:type="dxa"/>
          </w:tcPr>
          <w:p w14:paraId="3268418F" w14:textId="1B47F64B" w:rsidR="002D614D" w:rsidRPr="007F6A26" w:rsidRDefault="002D614D" w:rsidP="00FD588A">
            <w:pPr>
              <w:pStyle w:val="a0"/>
              <w:ind w:firstLine="0"/>
            </w:pPr>
            <w:r w:rsidRPr="007F6A26">
              <w:t>0,1</w:t>
            </w:r>
            <w:r w:rsidR="00DF2117">
              <w:t>0</w:t>
            </w:r>
          </w:p>
        </w:tc>
        <w:tc>
          <w:tcPr>
            <w:tcW w:w="1906" w:type="dxa"/>
          </w:tcPr>
          <w:p w14:paraId="64A7CCF6" w14:textId="77777777" w:rsidR="002D614D" w:rsidRPr="007F6A26" w:rsidRDefault="002D614D" w:rsidP="00FD588A">
            <w:pPr>
              <w:pStyle w:val="a0"/>
              <w:ind w:firstLine="0"/>
            </w:pPr>
            <w:r w:rsidRPr="007F6A26">
              <w:t>0,81</w:t>
            </w:r>
          </w:p>
        </w:tc>
        <w:tc>
          <w:tcPr>
            <w:tcW w:w="2347" w:type="dxa"/>
          </w:tcPr>
          <w:p w14:paraId="146ED42F" w14:textId="2B6F580E" w:rsidR="002D614D" w:rsidRPr="007F6A26" w:rsidRDefault="002D614D" w:rsidP="00FD588A">
            <w:pPr>
              <w:pStyle w:val="a0"/>
              <w:ind w:firstLine="0"/>
            </w:pPr>
            <w:r w:rsidRPr="007F6A26">
              <w:t>0,9</w:t>
            </w:r>
            <w:r w:rsidR="00DF2117">
              <w:t>0</w:t>
            </w:r>
          </w:p>
        </w:tc>
        <w:tc>
          <w:tcPr>
            <w:tcW w:w="1417" w:type="dxa"/>
          </w:tcPr>
          <w:p w14:paraId="7ACEC83E" w14:textId="06C0BF16" w:rsidR="002D614D" w:rsidRPr="007F6A26" w:rsidRDefault="002D614D" w:rsidP="00FD588A">
            <w:pPr>
              <w:pStyle w:val="a0"/>
              <w:ind w:firstLine="0"/>
            </w:pPr>
            <w:r w:rsidRPr="007F6A26">
              <w:t>0,9</w:t>
            </w:r>
            <w:r w:rsidR="00DF2117">
              <w:t>0</w:t>
            </w:r>
          </w:p>
        </w:tc>
        <w:tc>
          <w:tcPr>
            <w:tcW w:w="851" w:type="dxa"/>
          </w:tcPr>
          <w:p w14:paraId="69E4E310" w14:textId="77777777" w:rsidR="002D614D" w:rsidRPr="007F6A26" w:rsidRDefault="002D614D" w:rsidP="00FD588A">
            <w:pPr>
              <w:pStyle w:val="a0"/>
              <w:ind w:firstLine="0"/>
            </w:pPr>
            <w:r w:rsidRPr="007F6A26">
              <w:t>0,86</w:t>
            </w:r>
          </w:p>
        </w:tc>
        <w:tc>
          <w:tcPr>
            <w:tcW w:w="850" w:type="dxa"/>
          </w:tcPr>
          <w:p w14:paraId="0CE7D66D" w14:textId="77777777" w:rsidR="002D614D" w:rsidRPr="007F6A26" w:rsidRDefault="002D614D" w:rsidP="00FD588A">
            <w:pPr>
              <w:pStyle w:val="a0"/>
              <w:ind w:firstLine="0"/>
            </w:pPr>
            <w:r w:rsidRPr="007F6A26">
              <w:t>0,31</w:t>
            </w:r>
          </w:p>
        </w:tc>
        <w:tc>
          <w:tcPr>
            <w:tcW w:w="1637" w:type="dxa"/>
          </w:tcPr>
          <w:p w14:paraId="3519BF82" w14:textId="77777777" w:rsidR="002D614D" w:rsidRPr="007F6A26" w:rsidRDefault="002D614D" w:rsidP="00FD588A">
            <w:pPr>
              <w:pStyle w:val="a0"/>
              <w:ind w:firstLine="0"/>
            </w:pPr>
            <w:r w:rsidRPr="007F6A26">
              <w:t>0,27</w:t>
            </w:r>
          </w:p>
        </w:tc>
      </w:tr>
      <w:tr w:rsidR="002D614D" w:rsidRPr="007F6A26" w14:paraId="2F31AFCA" w14:textId="77777777" w:rsidTr="00A91834">
        <w:tc>
          <w:tcPr>
            <w:tcW w:w="1865" w:type="dxa"/>
          </w:tcPr>
          <w:p w14:paraId="73701AD5" w14:textId="1801AA71" w:rsidR="002D614D" w:rsidRPr="007F6A26" w:rsidRDefault="002D614D" w:rsidP="00FD588A">
            <w:pPr>
              <w:pStyle w:val="a0"/>
              <w:ind w:firstLine="0"/>
            </w:pPr>
            <w:r w:rsidRPr="007F6A26">
              <w:t>B*27:20</w:t>
            </w:r>
          </w:p>
        </w:tc>
        <w:tc>
          <w:tcPr>
            <w:tcW w:w="1713" w:type="dxa"/>
          </w:tcPr>
          <w:p w14:paraId="18EEDB8C" w14:textId="232460E2" w:rsidR="002D614D" w:rsidRPr="00A91834" w:rsidRDefault="00C01A6E" w:rsidP="00FD588A">
            <w:pPr>
              <w:pStyle w:val="a0"/>
              <w:ind w:firstLine="0"/>
              <w:rPr>
                <w:lang w:val="ru-RU"/>
              </w:rPr>
            </w:pPr>
            <w:r>
              <w:rPr>
                <w:lang w:val="ru-RU"/>
              </w:rPr>
              <w:t>89</w:t>
            </w:r>
          </w:p>
        </w:tc>
        <w:tc>
          <w:tcPr>
            <w:tcW w:w="958" w:type="dxa"/>
          </w:tcPr>
          <w:p w14:paraId="2EC2527E" w14:textId="4EA737D3" w:rsidR="002D614D" w:rsidRPr="007F6A26" w:rsidRDefault="002D614D" w:rsidP="00FD588A">
            <w:pPr>
              <w:pStyle w:val="a0"/>
              <w:ind w:firstLine="0"/>
            </w:pPr>
            <w:r w:rsidRPr="007F6A26">
              <w:t>0,9</w:t>
            </w:r>
            <w:r w:rsidR="00DF2117">
              <w:t>0</w:t>
            </w:r>
          </w:p>
        </w:tc>
        <w:tc>
          <w:tcPr>
            <w:tcW w:w="1134" w:type="dxa"/>
          </w:tcPr>
          <w:p w14:paraId="6FE38203" w14:textId="77777777" w:rsidR="002D614D" w:rsidRPr="007F6A26" w:rsidRDefault="002D614D" w:rsidP="00FD588A">
            <w:pPr>
              <w:pStyle w:val="a0"/>
              <w:ind w:firstLine="0"/>
            </w:pPr>
            <w:r w:rsidRPr="007F6A26">
              <w:t>0,09</w:t>
            </w:r>
          </w:p>
        </w:tc>
        <w:tc>
          <w:tcPr>
            <w:tcW w:w="1906" w:type="dxa"/>
          </w:tcPr>
          <w:p w14:paraId="05FFAFEB" w14:textId="77777777" w:rsidR="002D614D" w:rsidRPr="007F6A26" w:rsidRDefault="002D614D" w:rsidP="00FD588A">
            <w:pPr>
              <w:pStyle w:val="a0"/>
              <w:ind w:firstLine="0"/>
            </w:pPr>
            <w:r w:rsidRPr="007F6A26">
              <w:t>0,83</w:t>
            </w:r>
          </w:p>
        </w:tc>
        <w:tc>
          <w:tcPr>
            <w:tcW w:w="2347" w:type="dxa"/>
          </w:tcPr>
          <w:p w14:paraId="3D0C838B" w14:textId="77777777" w:rsidR="002D614D" w:rsidRPr="007F6A26" w:rsidRDefault="002D614D" w:rsidP="00FD588A">
            <w:pPr>
              <w:pStyle w:val="a0"/>
              <w:ind w:firstLine="0"/>
            </w:pPr>
            <w:r w:rsidRPr="007F6A26">
              <w:t>0,92</w:t>
            </w:r>
          </w:p>
        </w:tc>
        <w:tc>
          <w:tcPr>
            <w:tcW w:w="1417" w:type="dxa"/>
          </w:tcPr>
          <w:p w14:paraId="241F35AD" w14:textId="77777777" w:rsidR="002D614D" w:rsidRPr="007F6A26" w:rsidRDefault="002D614D" w:rsidP="00FD588A">
            <w:pPr>
              <w:pStyle w:val="a0"/>
              <w:ind w:firstLine="0"/>
            </w:pPr>
            <w:r w:rsidRPr="007F6A26">
              <w:t>0,92</w:t>
            </w:r>
          </w:p>
        </w:tc>
        <w:tc>
          <w:tcPr>
            <w:tcW w:w="851" w:type="dxa"/>
          </w:tcPr>
          <w:p w14:paraId="5C5B00F1" w14:textId="77777777" w:rsidR="002D614D" w:rsidRPr="007F6A26" w:rsidRDefault="002D614D" w:rsidP="00FD588A">
            <w:pPr>
              <w:pStyle w:val="a0"/>
              <w:ind w:firstLine="0"/>
            </w:pPr>
            <w:r w:rsidRPr="007F6A26">
              <w:t>0,88</w:t>
            </w:r>
          </w:p>
        </w:tc>
        <w:tc>
          <w:tcPr>
            <w:tcW w:w="850" w:type="dxa"/>
          </w:tcPr>
          <w:p w14:paraId="2A400840" w14:textId="77777777" w:rsidR="002D614D" w:rsidRPr="007F6A26" w:rsidRDefault="002D614D" w:rsidP="00FD588A">
            <w:pPr>
              <w:pStyle w:val="a0"/>
              <w:ind w:firstLine="0"/>
            </w:pPr>
            <w:r w:rsidRPr="007F6A26">
              <w:t>0,01</w:t>
            </w:r>
          </w:p>
        </w:tc>
        <w:tc>
          <w:tcPr>
            <w:tcW w:w="1637" w:type="dxa"/>
          </w:tcPr>
          <w:p w14:paraId="75894BE6" w14:textId="77777777" w:rsidR="002D614D" w:rsidRPr="007F6A26" w:rsidRDefault="002D614D" w:rsidP="00FD588A">
            <w:pPr>
              <w:pStyle w:val="a0"/>
              <w:ind w:firstLine="0"/>
            </w:pPr>
            <w:r w:rsidRPr="007F6A26">
              <w:t>0,03</w:t>
            </w:r>
          </w:p>
        </w:tc>
      </w:tr>
      <w:tr w:rsidR="002D614D" w:rsidRPr="007F6A26" w14:paraId="23C1A9CA" w14:textId="77777777" w:rsidTr="00A91834">
        <w:tc>
          <w:tcPr>
            <w:tcW w:w="1865" w:type="dxa"/>
          </w:tcPr>
          <w:p w14:paraId="2031AE54" w14:textId="12F46760" w:rsidR="002D614D" w:rsidRPr="007F6A26" w:rsidRDefault="002D614D" w:rsidP="00FD588A">
            <w:pPr>
              <w:pStyle w:val="a0"/>
              <w:ind w:firstLine="0"/>
            </w:pPr>
            <w:r w:rsidRPr="007F6A26">
              <w:t>B*15:10</w:t>
            </w:r>
          </w:p>
        </w:tc>
        <w:tc>
          <w:tcPr>
            <w:tcW w:w="1713" w:type="dxa"/>
          </w:tcPr>
          <w:p w14:paraId="4A035424" w14:textId="7684E989" w:rsidR="002D614D" w:rsidRPr="00A91834" w:rsidRDefault="00C01A6E" w:rsidP="00FD588A">
            <w:pPr>
              <w:pStyle w:val="a0"/>
              <w:ind w:firstLine="0"/>
              <w:rPr>
                <w:lang w:val="ru-RU"/>
              </w:rPr>
            </w:pPr>
            <w:r>
              <w:rPr>
                <w:lang w:val="ru-RU"/>
              </w:rPr>
              <w:t>3679</w:t>
            </w:r>
          </w:p>
        </w:tc>
        <w:tc>
          <w:tcPr>
            <w:tcW w:w="958" w:type="dxa"/>
          </w:tcPr>
          <w:p w14:paraId="2CF98D1B" w14:textId="001566C2" w:rsidR="002D614D" w:rsidRPr="007F6A26" w:rsidRDefault="002D614D" w:rsidP="00FD588A">
            <w:pPr>
              <w:pStyle w:val="a0"/>
              <w:ind w:firstLine="0"/>
            </w:pPr>
            <w:r w:rsidRPr="007F6A26">
              <w:t>0,9</w:t>
            </w:r>
            <w:r w:rsidR="00DF2117">
              <w:t>0</w:t>
            </w:r>
          </w:p>
        </w:tc>
        <w:tc>
          <w:tcPr>
            <w:tcW w:w="1134" w:type="dxa"/>
          </w:tcPr>
          <w:p w14:paraId="7CA70E4F" w14:textId="77777777" w:rsidR="002D614D" w:rsidRPr="007F6A26" w:rsidRDefault="002D614D" w:rsidP="00FD588A">
            <w:pPr>
              <w:pStyle w:val="a0"/>
              <w:ind w:firstLine="0"/>
            </w:pPr>
            <w:r w:rsidRPr="007F6A26">
              <w:t>0,01</w:t>
            </w:r>
          </w:p>
        </w:tc>
        <w:tc>
          <w:tcPr>
            <w:tcW w:w="1906" w:type="dxa"/>
          </w:tcPr>
          <w:p w14:paraId="2FDCF42C" w14:textId="77777777" w:rsidR="002D614D" w:rsidRPr="007F6A26" w:rsidRDefault="002D614D" w:rsidP="00FD588A">
            <w:pPr>
              <w:pStyle w:val="a0"/>
              <w:ind w:firstLine="0"/>
            </w:pPr>
            <w:r w:rsidRPr="007F6A26">
              <w:t>0,86</w:t>
            </w:r>
          </w:p>
        </w:tc>
        <w:tc>
          <w:tcPr>
            <w:tcW w:w="2347" w:type="dxa"/>
          </w:tcPr>
          <w:p w14:paraId="4A8FFF0B" w14:textId="77777777" w:rsidR="002D614D" w:rsidRPr="007F6A26" w:rsidRDefault="002D614D" w:rsidP="00FD588A">
            <w:pPr>
              <w:pStyle w:val="a0"/>
              <w:ind w:firstLine="0"/>
            </w:pPr>
            <w:r w:rsidRPr="007F6A26">
              <w:t>0,85</w:t>
            </w:r>
          </w:p>
        </w:tc>
        <w:tc>
          <w:tcPr>
            <w:tcW w:w="1417" w:type="dxa"/>
          </w:tcPr>
          <w:p w14:paraId="113838A4" w14:textId="77777777" w:rsidR="002D614D" w:rsidRPr="007F6A26" w:rsidRDefault="002D614D" w:rsidP="00FD588A">
            <w:pPr>
              <w:pStyle w:val="a0"/>
              <w:ind w:firstLine="0"/>
            </w:pPr>
            <w:r w:rsidRPr="007F6A26">
              <w:t>0,85</w:t>
            </w:r>
          </w:p>
        </w:tc>
        <w:tc>
          <w:tcPr>
            <w:tcW w:w="851" w:type="dxa"/>
          </w:tcPr>
          <w:p w14:paraId="34E1B7C8" w14:textId="77777777" w:rsidR="002D614D" w:rsidRPr="007F6A26" w:rsidRDefault="002D614D" w:rsidP="00FD588A">
            <w:pPr>
              <w:pStyle w:val="a0"/>
              <w:ind w:firstLine="0"/>
            </w:pPr>
            <w:r w:rsidRPr="007F6A26">
              <w:t>0,85</w:t>
            </w:r>
          </w:p>
        </w:tc>
        <w:tc>
          <w:tcPr>
            <w:tcW w:w="850" w:type="dxa"/>
          </w:tcPr>
          <w:p w14:paraId="52544314" w14:textId="77777777" w:rsidR="002D614D" w:rsidRPr="007F6A26" w:rsidRDefault="002D614D" w:rsidP="00FD588A">
            <w:pPr>
              <w:pStyle w:val="a0"/>
              <w:ind w:firstLine="0"/>
            </w:pPr>
            <w:r w:rsidRPr="007F6A26">
              <w:t>0,15</w:t>
            </w:r>
          </w:p>
        </w:tc>
        <w:tc>
          <w:tcPr>
            <w:tcW w:w="1637" w:type="dxa"/>
          </w:tcPr>
          <w:p w14:paraId="059E44CA" w14:textId="77777777" w:rsidR="002D614D" w:rsidRPr="007F6A26" w:rsidRDefault="002D614D" w:rsidP="00FD588A">
            <w:pPr>
              <w:pStyle w:val="a0"/>
              <w:ind w:firstLine="0"/>
            </w:pPr>
            <w:r w:rsidRPr="007F6A26">
              <w:t>0,15</w:t>
            </w:r>
          </w:p>
        </w:tc>
      </w:tr>
      <w:tr w:rsidR="002D614D" w:rsidRPr="007F6A26" w14:paraId="2B625111" w14:textId="77777777" w:rsidTr="00A91834">
        <w:tc>
          <w:tcPr>
            <w:tcW w:w="1865" w:type="dxa"/>
          </w:tcPr>
          <w:p w14:paraId="579B6AE5" w14:textId="452E9BCD" w:rsidR="002D614D" w:rsidRPr="007F6A26" w:rsidRDefault="002D614D" w:rsidP="00FD588A">
            <w:pPr>
              <w:pStyle w:val="a0"/>
              <w:ind w:firstLine="0"/>
            </w:pPr>
            <w:r w:rsidRPr="007F6A26">
              <w:t>A*29:01</w:t>
            </w:r>
          </w:p>
        </w:tc>
        <w:tc>
          <w:tcPr>
            <w:tcW w:w="1713" w:type="dxa"/>
          </w:tcPr>
          <w:p w14:paraId="6551CFC5" w14:textId="5B0E6F59" w:rsidR="002D614D" w:rsidRPr="00A91834" w:rsidRDefault="00C01A6E" w:rsidP="00FD588A">
            <w:pPr>
              <w:pStyle w:val="a0"/>
              <w:ind w:firstLine="0"/>
              <w:rPr>
                <w:lang w:val="ru-RU"/>
              </w:rPr>
            </w:pPr>
            <w:r>
              <w:rPr>
                <w:lang w:val="ru-RU"/>
              </w:rPr>
              <w:t>144</w:t>
            </w:r>
          </w:p>
        </w:tc>
        <w:tc>
          <w:tcPr>
            <w:tcW w:w="958" w:type="dxa"/>
          </w:tcPr>
          <w:p w14:paraId="0060BC18" w14:textId="5013D06E" w:rsidR="002D614D" w:rsidRPr="007F6A26" w:rsidRDefault="002D614D" w:rsidP="00FD588A">
            <w:pPr>
              <w:pStyle w:val="a0"/>
              <w:ind w:firstLine="0"/>
            </w:pPr>
            <w:r w:rsidRPr="007F6A26">
              <w:t>0,9</w:t>
            </w:r>
            <w:r w:rsidR="00DF2117">
              <w:t>0</w:t>
            </w:r>
          </w:p>
        </w:tc>
        <w:tc>
          <w:tcPr>
            <w:tcW w:w="1134" w:type="dxa"/>
          </w:tcPr>
          <w:p w14:paraId="1A1CA396" w14:textId="77777777" w:rsidR="002D614D" w:rsidRPr="007F6A26" w:rsidRDefault="002D614D" w:rsidP="00FD588A">
            <w:pPr>
              <w:pStyle w:val="a0"/>
              <w:ind w:firstLine="0"/>
            </w:pPr>
            <w:r w:rsidRPr="007F6A26">
              <w:t>0,09</w:t>
            </w:r>
          </w:p>
        </w:tc>
        <w:tc>
          <w:tcPr>
            <w:tcW w:w="1906" w:type="dxa"/>
          </w:tcPr>
          <w:p w14:paraId="57BC742E" w14:textId="77777777" w:rsidR="002D614D" w:rsidRPr="007F6A26" w:rsidRDefault="002D614D" w:rsidP="00FD588A">
            <w:pPr>
              <w:pStyle w:val="a0"/>
              <w:ind w:firstLine="0"/>
            </w:pPr>
            <w:r w:rsidRPr="007F6A26">
              <w:t>0,83</w:t>
            </w:r>
          </w:p>
        </w:tc>
        <w:tc>
          <w:tcPr>
            <w:tcW w:w="2347" w:type="dxa"/>
          </w:tcPr>
          <w:p w14:paraId="73C1E3E1" w14:textId="6408D658" w:rsidR="002D614D" w:rsidRPr="007F6A26" w:rsidRDefault="002D614D" w:rsidP="00FD588A">
            <w:pPr>
              <w:pStyle w:val="a0"/>
              <w:ind w:firstLine="0"/>
            </w:pPr>
            <w:r w:rsidRPr="007F6A26">
              <w:t>0,9</w:t>
            </w:r>
            <w:r w:rsidR="00DF2117">
              <w:t>0</w:t>
            </w:r>
          </w:p>
        </w:tc>
        <w:tc>
          <w:tcPr>
            <w:tcW w:w="1417" w:type="dxa"/>
          </w:tcPr>
          <w:p w14:paraId="7050129D" w14:textId="7032244B" w:rsidR="002D614D" w:rsidRPr="007F6A26" w:rsidRDefault="002D614D" w:rsidP="00FD588A">
            <w:pPr>
              <w:pStyle w:val="a0"/>
              <w:ind w:firstLine="0"/>
            </w:pPr>
            <w:r w:rsidRPr="007F6A26">
              <w:t>0,9</w:t>
            </w:r>
            <w:r w:rsidR="00DF2117">
              <w:t>0</w:t>
            </w:r>
          </w:p>
        </w:tc>
        <w:tc>
          <w:tcPr>
            <w:tcW w:w="851" w:type="dxa"/>
          </w:tcPr>
          <w:p w14:paraId="4AE7162F" w14:textId="77777777" w:rsidR="002D614D" w:rsidRPr="007F6A26" w:rsidRDefault="002D614D" w:rsidP="00FD588A">
            <w:pPr>
              <w:pStyle w:val="a0"/>
              <w:ind w:firstLine="0"/>
            </w:pPr>
            <w:r w:rsidRPr="007F6A26">
              <w:t>0,87</w:t>
            </w:r>
          </w:p>
        </w:tc>
        <w:tc>
          <w:tcPr>
            <w:tcW w:w="850" w:type="dxa"/>
          </w:tcPr>
          <w:p w14:paraId="1E4ADA60" w14:textId="4213CCAE" w:rsidR="002D614D" w:rsidRPr="007F6A26" w:rsidRDefault="002D614D" w:rsidP="00FD588A">
            <w:pPr>
              <w:pStyle w:val="a0"/>
              <w:ind w:firstLine="0"/>
            </w:pPr>
            <w:r w:rsidRPr="007F6A26">
              <w:t>0</w:t>
            </w:r>
            <w:r w:rsidR="00DF2117">
              <w:t>,00</w:t>
            </w:r>
          </w:p>
        </w:tc>
        <w:tc>
          <w:tcPr>
            <w:tcW w:w="1637" w:type="dxa"/>
          </w:tcPr>
          <w:p w14:paraId="38A84B6C" w14:textId="77777777" w:rsidR="002D614D" w:rsidRPr="007F6A26" w:rsidRDefault="002D614D" w:rsidP="00FD588A">
            <w:pPr>
              <w:pStyle w:val="a0"/>
              <w:ind w:firstLine="0"/>
            </w:pPr>
            <w:r w:rsidRPr="007F6A26">
              <w:t>0,04</w:t>
            </w:r>
          </w:p>
        </w:tc>
      </w:tr>
      <w:tr w:rsidR="002D614D" w:rsidRPr="007F6A26" w14:paraId="7DC64949" w14:textId="77777777" w:rsidTr="00A91834">
        <w:tc>
          <w:tcPr>
            <w:tcW w:w="1865" w:type="dxa"/>
          </w:tcPr>
          <w:p w14:paraId="75CCC30D" w14:textId="281BDDB8" w:rsidR="002D614D" w:rsidRPr="007F6A26" w:rsidRDefault="002D614D" w:rsidP="00FD588A">
            <w:pPr>
              <w:pStyle w:val="a0"/>
              <w:ind w:firstLine="0"/>
            </w:pPr>
            <w:r w:rsidRPr="007F6A26">
              <w:t>B*35:01</w:t>
            </w:r>
          </w:p>
        </w:tc>
        <w:tc>
          <w:tcPr>
            <w:tcW w:w="1713" w:type="dxa"/>
          </w:tcPr>
          <w:p w14:paraId="2D523046" w14:textId="66B92367" w:rsidR="002D614D" w:rsidRPr="00A91834" w:rsidRDefault="00C01A6E" w:rsidP="00FD588A">
            <w:pPr>
              <w:pStyle w:val="a0"/>
              <w:ind w:firstLine="0"/>
              <w:rPr>
                <w:lang w:val="ru-RU"/>
              </w:rPr>
            </w:pPr>
            <w:r>
              <w:rPr>
                <w:lang w:val="ru-RU"/>
              </w:rPr>
              <w:t>6602</w:t>
            </w:r>
          </w:p>
        </w:tc>
        <w:tc>
          <w:tcPr>
            <w:tcW w:w="958" w:type="dxa"/>
          </w:tcPr>
          <w:p w14:paraId="4B63CDAC" w14:textId="0E9CB82C" w:rsidR="002D614D" w:rsidRPr="007F6A26" w:rsidRDefault="002D614D" w:rsidP="00FD588A">
            <w:pPr>
              <w:pStyle w:val="a0"/>
              <w:ind w:firstLine="0"/>
            </w:pPr>
            <w:r w:rsidRPr="007F6A26">
              <w:t>0,89</w:t>
            </w:r>
          </w:p>
        </w:tc>
        <w:tc>
          <w:tcPr>
            <w:tcW w:w="1134" w:type="dxa"/>
          </w:tcPr>
          <w:p w14:paraId="4ED61461" w14:textId="77777777" w:rsidR="002D614D" w:rsidRPr="007F6A26" w:rsidRDefault="002D614D" w:rsidP="00FD588A">
            <w:pPr>
              <w:pStyle w:val="a0"/>
              <w:ind w:firstLine="0"/>
            </w:pPr>
            <w:r w:rsidRPr="007F6A26">
              <w:t>0,03</w:t>
            </w:r>
          </w:p>
        </w:tc>
        <w:tc>
          <w:tcPr>
            <w:tcW w:w="1906" w:type="dxa"/>
          </w:tcPr>
          <w:p w14:paraId="05D89F5D" w14:textId="77777777" w:rsidR="002D614D" w:rsidRPr="007F6A26" w:rsidRDefault="002D614D" w:rsidP="00FD588A">
            <w:pPr>
              <w:pStyle w:val="a0"/>
              <w:ind w:firstLine="0"/>
            </w:pPr>
            <w:r w:rsidRPr="007F6A26">
              <w:t>0,85</w:t>
            </w:r>
          </w:p>
        </w:tc>
        <w:tc>
          <w:tcPr>
            <w:tcW w:w="2347" w:type="dxa"/>
          </w:tcPr>
          <w:p w14:paraId="62666942" w14:textId="77777777" w:rsidR="002D614D" w:rsidRPr="007F6A26" w:rsidRDefault="002D614D" w:rsidP="00FD588A">
            <w:pPr>
              <w:pStyle w:val="a0"/>
              <w:ind w:firstLine="0"/>
            </w:pPr>
            <w:r w:rsidRPr="007F6A26">
              <w:t>0,86</w:t>
            </w:r>
          </w:p>
        </w:tc>
        <w:tc>
          <w:tcPr>
            <w:tcW w:w="1417" w:type="dxa"/>
          </w:tcPr>
          <w:p w14:paraId="0DE0E4D8" w14:textId="77777777" w:rsidR="002D614D" w:rsidRPr="007F6A26" w:rsidRDefault="002D614D" w:rsidP="00FD588A">
            <w:pPr>
              <w:pStyle w:val="a0"/>
              <w:ind w:firstLine="0"/>
            </w:pPr>
            <w:r w:rsidRPr="007F6A26">
              <w:t>0,86</w:t>
            </w:r>
          </w:p>
        </w:tc>
        <w:tc>
          <w:tcPr>
            <w:tcW w:w="851" w:type="dxa"/>
          </w:tcPr>
          <w:p w14:paraId="07B7DA1C" w14:textId="77777777" w:rsidR="002D614D" w:rsidRPr="007F6A26" w:rsidRDefault="002D614D" w:rsidP="00FD588A">
            <w:pPr>
              <w:pStyle w:val="a0"/>
              <w:ind w:firstLine="0"/>
            </w:pPr>
            <w:r w:rsidRPr="007F6A26">
              <w:t>0,85</w:t>
            </w:r>
          </w:p>
        </w:tc>
        <w:tc>
          <w:tcPr>
            <w:tcW w:w="850" w:type="dxa"/>
          </w:tcPr>
          <w:p w14:paraId="33371B05" w14:textId="77777777" w:rsidR="002D614D" w:rsidRPr="007F6A26" w:rsidRDefault="002D614D" w:rsidP="00FD588A">
            <w:pPr>
              <w:pStyle w:val="a0"/>
              <w:ind w:firstLine="0"/>
            </w:pPr>
            <w:r w:rsidRPr="007F6A26">
              <w:t>0,15</w:t>
            </w:r>
          </w:p>
        </w:tc>
        <w:tc>
          <w:tcPr>
            <w:tcW w:w="1637" w:type="dxa"/>
          </w:tcPr>
          <w:p w14:paraId="64146728" w14:textId="0C9FF978" w:rsidR="002D614D" w:rsidRPr="007F6A26" w:rsidRDefault="002D614D" w:rsidP="00FD588A">
            <w:pPr>
              <w:pStyle w:val="a0"/>
              <w:ind w:firstLine="0"/>
            </w:pPr>
            <w:r w:rsidRPr="007F6A26">
              <w:t>0,2</w:t>
            </w:r>
            <w:r w:rsidR="00DF2117">
              <w:t>0</w:t>
            </w:r>
          </w:p>
        </w:tc>
      </w:tr>
      <w:tr w:rsidR="002D614D" w:rsidRPr="007F6A26" w14:paraId="3F857716" w14:textId="77777777" w:rsidTr="00A91834">
        <w:tc>
          <w:tcPr>
            <w:tcW w:w="1865" w:type="dxa"/>
          </w:tcPr>
          <w:p w14:paraId="3AF67AF8" w14:textId="501591F1" w:rsidR="002D614D" w:rsidRPr="007F6A26" w:rsidRDefault="002D614D" w:rsidP="00FD588A">
            <w:pPr>
              <w:pStyle w:val="a0"/>
              <w:ind w:firstLine="0"/>
            </w:pPr>
            <w:r w:rsidRPr="007F6A26">
              <w:t>B*15:01</w:t>
            </w:r>
          </w:p>
        </w:tc>
        <w:tc>
          <w:tcPr>
            <w:tcW w:w="1713" w:type="dxa"/>
          </w:tcPr>
          <w:p w14:paraId="7B933DD3" w14:textId="692158DC" w:rsidR="002D614D" w:rsidRPr="00A91834" w:rsidRDefault="00C01A6E" w:rsidP="00FD588A">
            <w:pPr>
              <w:pStyle w:val="a0"/>
              <w:ind w:firstLine="0"/>
              <w:rPr>
                <w:lang w:val="ru-RU"/>
              </w:rPr>
            </w:pPr>
            <w:r>
              <w:rPr>
                <w:lang w:val="ru-RU"/>
              </w:rPr>
              <w:t>15163</w:t>
            </w:r>
          </w:p>
        </w:tc>
        <w:tc>
          <w:tcPr>
            <w:tcW w:w="958" w:type="dxa"/>
          </w:tcPr>
          <w:p w14:paraId="1CD842E7" w14:textId="4512C16D" w:rsidR="002D614D" w:rsidRPr="007F6A26" w:rsidRDefault="002D614D" w:rsidP="00FD588A">
            <w:pPr>
              <w:pStyle w:val="a0"/>
              <w:ind w:firstLine="0"/>
            </w:pPr>
            <w:r w:rsidRPr="007F6A26">
              <w:t>0,89</w:t>
            </w:r>
          </w:p>
        </w:tc>
        <w:tc>
          <w:tcPr>
            <w:tcW w:w="1134" w:type="dxa"/>
          </w:tcPr>
          <w:p w14:paraId="2F8B6459" w14:textId="77777777" w:rsidR="002D614D" w:rsidRPr="007F6A26" w:rsidRDefault="002D614D" w:rsidP="00FD588A">
            <w:pPr>
              <w:pStyle w:val="a0"/>
              <w:ind w:firstLine="0"/>
            </w:pPr>
            <w:r w:rsidRPr="007F6A26">
              <w:t>0,01</w:t>
            </w:r>
          </w:p>
        </w:tc>
        <w:tc>
          <w:tcPr>
            <w:tcW w:w="1906" w:type="dxa"/>
          </w:tcPr>
          <w:p w14:paraId="1195684D" w14:textId="77777777" w:rsidR="002D614D" w:rsidRPr="007F6A26" w:rsidRDefault="002D614D" w:rsidP="00FD588A">
            <w:pPr>
              <w:pStyle w:val="a0"/>
              <w:ind w:firstLine="0"/>
            </w:pPr>
            <w:r w:rsidRPr="007F6A26">
              <w:t>0,85</w:t>
            </w:r>
          </w:p>
        </w:tc>
        <w:tc>
          <w:tcPr>
            <w:tcW w:w="2347" w:type="dxa"/>
          </w:tcPr>
          <w:p w14:paraId="2BCF0DC4" w14:textId="77777777" w:rsidR="002D614D" w:rsidRPr="007F6A26" w:rsidRDefault="002D614D" w:rsidP="00FD588A">
            <w:pPr>
              <w:pStyle w:val="a0"/>
              <w:ind w:firstLine="0"/>
            </w:pPr>
            <w:r w:rsidRPr="007F6A26">
              <w:t>0,86</w:t>
            </w:r>
          </w:p>
        </w:tc>
        <w:tc>
          <w:tcPr>
            <w:tcW w:w="1417" w:type="dxa"/>
          </w:tcPr>
          <w:p w14:paraId="414FF018" w14:textId="77777777" w:rsidR="002D614D" w:rsidRPr="007F6A26" w:rsidRDefault="002D614D" w:rsidP="00FD588A">
            <w:pPr>
              <w:pStyle w:val="a0"/>
              <w:ind w:firstLine="0"/>
            </w:pPr>
            <w:r w:rsidRPr="007F6A26">
              <w:t>0,86</w:t>
            </w:r>
          </w:p>
        </w:tc>
        <w:tc>
          <w:tcPr>
            <w:tcW w:w="851" w:type="dxa"/>
          </w:tcPr>
          <w:p w14:paraId="32BAA508" w14:textId="77777777" w:rsidR="002D614D" w:rsidRPr="007F6A26" w:rsidRDefault="002D614D" w:rsidP="00FD588A">
            <w:pPr>
              <w:pStyle w:val="a0"/>
              <w:ind w:firstLine="0"/>
            </w:pPr>
            <w:r w:rsidRPr="007F6A26">
              <w:t>0,86</w:t>
            </w:r>
          </w:p>
        </w:tc>
        <w:tc>
          <w:tcPr>
            <w:tcW w:w="850" w:type="dxa"/>
          </w:tcPr>
          <w:p w14:paraId="3D59F55B" w14:textId="77777777" w:rsidR="002D614D" w:rsidRPr="007F6A26" w:rsidRDefault="002D614D" w:rsidP="00FD588A">
            <w:pPr>
              <w:pStyle w:val="a0"/>
              <w:ind w:firstLine="0"/>
            </w:pPr>
            <w:r w:rsidRPr="007F6A26">
              <w:t>0,28</w:t>
            </w:r>
          </w:p>
        </w:tc>
        <w:tc>
          <w:tcPr>
            <w:tcW w:w="1637" w:type="dxa"/>
          </w:tcPr>
          <w:p w14:paraId="3F26688B" w14:textId="77777777" w:rsidR="002D614D" w:rsidRPr="007F6A26" w:rsidRDefault="002D614D" w:rsidP="00FD588A">
            <w:pPr>
              <w:pStyle w:val="a0"/>
              <w:ind w:firstLine="0"/>
            </w:pPr>
            <w:r w:rsidRPr="007F6A26">
              <w:t>0,29</w:t>
            </w:r>
          </w:p>
        </w:tc>
      </w:tr>
      <w:tr w:rsidR="002D614D" w:rsidRPr="007F6A26" w14:paraId="30767477" w14:textId="77777777" w:rsidTr="00A91834">
        <w:tc>
          <w:tcPr>
            <w:tcW w:w="1865" w:type="dxa"/>
          </w:tcPr>
          <w:p w14:paraId="7E36519E" w14:textId="668CA9EF" w:rsidR="002D614D" w:rsidRPr="007F6A26" w:rsidRDefault="002D614D" w:rsidP="00FD588A">
            <w:pPr>
              <w:pStyle w:val="a0"/>
              <w:ind w:firstLine="0"/>
            </w:pPr>
            <w:r w:rsidRPr="007F6A26">
              <w:lastRenderedPageBreak/>
              <w:t>B*15:17</w:t>
            </w:r>
          </w:p>
        </w:tc>
        <w:tc>
          <w:tcPr>
            <w:tcW w:w="1713" w:type="dxa"/>
          </w:tcPr>
          <w:p w14:paraId="53D79835" w14:textId="5610E604" w:rsidR="002D614D" w:rsidRPr="00A91834" w:rsidRDefault="00C01A6E" w:rsidP="00FD588A">
            <w:pPr>
              <w:pStyle w:val="a0"/>
              <w:ind w:firstLine="0"/>
              <w:rPr>
                <w:lang w:val="ru-RU"/>
              </w:rPr>
            </w:pPr>
            <w:r>
              <w:rPr>
                <w:lang w:val="ru-RU"/>
              </w:rPr>
              <w:t>2276</w:t>
            </w:r>
          </w:p>
        </w:tc>
        <w:tc>
          <w:tcPr>
            <w:tcW w:w="958" w:type="dxa"/>
          </w:tcPr>
          <w:p w14:paraId="04E6174F" w14:textId="5AB7AF94" w:rsidR="002D614D" w:rsidRPr="007F6A26" w:rsidRDefault="002D614D" w:rsidP="00FD588A">
            <w:pPr>
              <w:pStyle w:val="a0"/>
              <w:ind w:firstLine="0"/>
            </w:pPr>
            <w:r w:rsidRPr="007F6A26">
              <w:t>0,89</w:t>
            </w:r>
          </w:p>
        </w:tc>
        <w:tc>
          <w:tcPr>
            <w:tcW w:w="1134" w:type="dxa"/>
          </w:tcPr>
          <w:p w14:paraId="0A18DD63" w14:textId="77777777" w:rsidR="002D614D" w:rsidRPr="007F6A26" w:rsidRDefault="002D614D" w:rsidP="00FD588A">
            <w:pPr>
              <w:pStyle w:val="a0"/>
              <w:ind w:firstLine="0"/>
            </w:pPr>
            <w:r w:rsidRPr="007F6A26">
              <w:t>0,06</w:t>
            </w:r>
          </w:p>
        </w:tc>
        <w:tc>
          <w:tcPr>
            <w:tcW w:w="1906" w:type="dxa"/>
          </w:tcPr>
          <w:p w14:paraId="76F1CE77" w14:textId="77777777" w:rsidR="002D614D" w:rsidRPr="007F6A26" w:rsidRDefault="002D614D" w:rsidP="00FD588A">
            <w:pPr>
              <w:pStyle w:val="a0"/>
              <w:ind w:firstLine="0"/>
            </w:pPr>
            <w:r w:rsidRPr="007F6A26">
              <w:t>0,83</w:t>
            </w:r>
          </w:p>
        </w:tc>
        <w:tc>
          <w:tcPr>
            <w:tcW w:w="2347" w:type="dxa"/>
          </w:tcPr>
          <w:p w14:paraId="358AB194" w14:textId="77777777" w:rsidR="002D614D" w:rsidRPr="007F6A26" w:rsidRDefault="002D614D" w:rsidP="00FD588A">
            <w:pPr>
              <w:pStyle w:val="a0"/>
              <w:ind w:firstLine="0"/>
            </w:pPr>
            <w:r w:rsidRPr="007F6A26">
              <w:t>0,88</w:t>
            </w:r>
          </w:p>
        </w:tc>
        <w:tc>
          <w:tcPr>
            <w:tcW w:w="1417" w:type="dxa"/>
          </w:tcPr>
          <w:p w14:paraId="24CB4878" w14:textId="77777777" w:rsidR="002D614D" w:rsidRPr="007F6A26" w:rsidRDefault="002D614D" w:rsidP="00FD588A">
            <w:pPr>
              <w:pStyle w:val="a0"/>
              <w:ind w:firstLine="0"/>
            </w:pPr>
            <w:r w:rsidRPr="007F6A26">
              <w:t>0,88</w:t>
            </w:r>
          </w:p>
        </w:tc>
        <w:tc>
          <w:tcPr>
            <w:tcW w:w="851" w:type="dxa"/>
          </w:tcPr>
          <w:p w14:paraId="25A7E4EF" w14:textId="77777777" w:rsidR="002D614D" w:rsidRPr="007F6A26" w:rsidRDefault="002D614D" w:rsidP="00FD588A">
            <w:pPr>
              <w:pStyle w:val="a0"/>
              <w:ind w:firstLine="0"/>
            </w:pPr>
            <w:r w:rsidRPr="007F6A26">
              <w:t>0,86</w:t>
            </w:r>
          </w:p>
        </w:tc>
        <w:tc>
          <w:tcPr>
            <w:tcW w:w="850" w:type="dxa"/>
          </w:tcPr>
          <w:p w14:paraId="35066749" w14:textId="77777777" w:rsidR="002D614D" w:rsidRPr="007F6A26" w:rsidRDefault="002D614D" w:rsidP="00FD588A">
            <w:pPr>
              <w:pStyle w:val="a0"/>
              <w:ind w:firstLine="0"/>
            </w:pPr>
            <w:r w:rsidRPr="007F6A26">
              <w:t>0,06</w:t>
            </w:r>
          </w:p>
        </w:tc>
        <w:tc>
          <w:tcPr>
            <w:tcW w:w="1637" w:type="dxa"/>
          </w:tcPr>
          <w:p w14:paraId="51B539C7" w14:textId="77777777" w:rsidR="002D614D" w:rsidRPr="007F6A26" w:rsidRDefault="002D614D" w:rsidP="00FD588A">
            <w:pPr>
              <w:pStyle w:val="a0"/>
              <w:ind w:firstLine="0"/>
            </w:pPr>
            <w:r w:rsidRPr="007F6A26">
              <w:t>0,13</w:t>
            </w:r>
          </w:p>
        </w:tc>
      </w:tr>
      <w:tr w:rsidR="002D614D" w:rsidRPr="007F6A26" w14:paraId="17541B5F" w14:textId="77777777" w:rsidTr="00A91834">
        <w:tc>
          <w:tcPr>
            <w:tcW w:w="1865" w:type="dxa"/>
          </w:tcPr>
          <w:p w14:paraId="4B5EC5A8" w14:textId="3D60186E" w:rsidR="002D614D" w:rsidRPr="007F6A26" w:rsidRDefault="002D614D" w:rsidP="00FD588A">
            <w:pPr>
              <w:pStyle w:val="a0"/>
              <w:ind w:firstLine="0"/>
            </w:pPr>
            <w:r w:rsidRPr="007F6A26">
              <w:t>B*37:01</w:t>
            </w:r>
          </w:p>
        </w:tc>
        <w:tc>
          <w:tcPr>
            <w:tcW w:w="1713" w:type="dxa"/>
          </w:tcPr>
          <w:p w14:paraId="6F192312" w14:textId="5C2C31DD" w:rsidR="002D614D" w:rsidRPr="00A91834" w:rsidRDefault="00C01A6E" w:rsidP="00FD588A">
            <w:pPr>
              <w:pStyle w:val="a0"/>
              <w:ind w:firstLine="0"/>
              <w:rPr>
                <w:lang w:val="ru-RU"/>
              </w:rPr>
            </w:pPr>
            <w:r>
              <w:rPr>
                <w:lang w:val="ru-RU"/>
              </w:rPr>
              <w:t>2034</w:t>
            </w:r>
          </w:p>
        </w:tc>
        <w:tc>
          <w:tcPr>
            <w:tcW w:w="958" w:type="dxa"/>
          </w:tcPr>
          <w:p w14:paraId="0DD1A25D" w14:textId="10F7021F" w:rsidR="002D614D" w:rsidRPr="007F6A26" w:rsidRDefault="002D614D" w:rsidP="00FD588A">
            <w:pPr>
              <w:pStyle w:val="a0"/>
              <w:ind w:firstLine="0"/>
            </w:pPr>
            <w:r w:rsidRPr="007F6A26">
              <w:t>0,89</w:t>
            </w:r>
          </w:p>
        </w:tc>
        <w:tc>
          <w:tcPr>
            <w:tcW w:w="1134" w:type="dxa"/>
          </w:tcPr>
          <w:p w14:paraId="3E4E8594" w14:textId="77777777" w:rsidR="002D614D" w:rsidRPr="007F6A26" w:rsidRDefault="002D614D" w:rsidP="00FD588A">
            <w:pPr>
              <w:pStyle w:val="a0"/>
              <w:ind w:firstLine="0"/>
            </w:pPr>
            <w:r w:rsidRPr="007F6A26">
              <w:t>0,16</w:t>
            </w:r>
          </w:p>
        </w:tc>
        <w:tc>
          <w:tcPr>
            <w:tcW w:w="1906" w:type="dxa"/>
          </w:tcPr>
          <w:p w14:paraId="656756A8" w14:textId="77777777" w:rsidR="002D614D" w:rsidRPr="007F6A26" w:rsidRDefault="002D614D" w:rsidP="00FD588A">
            <w:pPr>
              <w:pStyle w:val="a0"/>
              <w:ind w:firstLine="0"/>
            </w:pPr>
            <w:r w:rsidRPr="007F6A26">
              <w:t>0,77</w:t>
            </w:r>
          </w:p>
        </w:tc>
        <w:tc>
          <w:tcPr>
            <w:tcW w:w="2347" w:type="dxa"/>
          </w:tcPr>
          <w:p w14:paraId="48744758" w14:textId="77777777" w:rsidR="002D614D" w:rsidRPr="007F6A26" w:rsidRDefault="002D614D" w:rsidP="00FD588A">
            <w:pPr>
              <w:pStyle w:val="a0"/>
              <w:ind w:firstLine="0"/>
            </w:pPr>
            <w:r w:rsidRPr="007F6A26">
              <w:t>0,93</w:t>
            </w:r>
          </w:p>
        </w:tc>
        <w:tc>
          <w:tcPr>
            <w:tcW w:w="1417" w:type="dxa"/>
          </w:tcPr>
          <w:p w14:paraId="2FE1CC6B" w14:textId="77777777" w:rsidR="002D614D" w:rsidRPr="007F6A26" w:rsidRDefault="002D614D" w:rsidP="00FD588A">
            <w:pPr>
              <w:pStyle w:val="a0"/>
              <w:ind w:firstLine="0"/>
            </w:pPr>
            <w:r w:rsidRPr="007F6A26">
              <w:t>0,93</w:t>
            </w:r>
          </w:p>
        </w:tc>
        <w:tc>
          <w:tcPr>
            <w:tcW w:w="851" w:type="dxa"/>
          </w:tcPr>
          <w:p w14:paraId="046BE95C" w14:textId="77777777" w:rsidR="002D614D" w:rsidRPr="007F6A26" w:rsidRDefault="002D614D" w:rsidP="00FD588A">
            <w:pPr>
              <w:pStyle w:val="a0"/>
              <w:ind w:firstLine="0"/>
            </w:pPr>
            <w:r w:rsidRPr="007F6A26">
              <w:t>0,85</w:t>
            </w:r>
          </w:p>
        </w:tc>
        <w:tc>
          <w:tcPr>
            <w:tcW w:w="850" w:type="dxa"/>
          </w:tcPr>
          <w:p w14:paraId="3AE422A6" w14:textId="77777777" w:rsidR="002D614D" w:rsidRPr="007F6A26" w:rsidRDefault="002D614D" w:rsidP="00FD588A">
            <w:pPr>
              <w:pStyle w:val="a0"/>
              <w:ind w:firstLine="0"/>
            </w:pPr>
            <w:r w:rsidRPr="007F6A26">
              <w:t>0,28</w:t>
            </w:r>
          </w:p>
        </w:tc>
        <w:tc>
          <w:tcPr>
            <w:tcW w:w="1637" w:type="dxa"/>
          </w:tcPr>
          <w:p w14:paraId="5D1204EF" w14:textId="77777777" w:rsidR="002D614D" w:rsidRPr="007F6A26" w:rsidRDefault="002D614D" w:rsidP="00FD588A">
            <w:pPr>
              <w:pStyle w:val="a0"/>
              <w:ind w:firstLine="0"/>
            </w:pPr>
            <w:r w:rsidRPr="007F6A26">
              <w:t>0,15</w:t>
            </w:r>
          </w:p>
        </w:tc>
      </w:tr>
      <w:tr w:rsidR="002D614D" w:rsidRPr="007F6A26" w14:paraId="1F4FCD12" w14:textId="77777777" w:rsidTr="00A91834">
        <w:tc>
          <w:tcPr>
            <w:tcW w:w="1865" w:type="dxa"/>
          </w:tcPr>
          <w:p w14:paraId="10AAB720" w14:textId="2A960F4D" w:rsidR="002D614D" w:rsidRPr="007F6A26" w:rsidRDefault="002D614D" w:rsidP="00FD588A">
            <w:pPr>
              <w:pStyle w:val="a0"/>
              <w:ind w:firstLine="0"/>
            </w:pPr>
            <w:r w:rsidRPr="007F6A26">
              <w:t>A*02:04</w:t>
            </w:r>
          </w:p>
        </w:tc>
        <w:tc>
          <w:tcPr>
            <w:tcW w:w="1713" w:type="dxa"/>
          </w:tcPr>
          <w:p w14:paraId="2752F86F" w14:textId="1F7BE7E0" w:rsidR="002D614D" w:rsidRPr="00A91834" w:rsidRDefault="00C01A6E" w:rsidP="00FD588A">
            <w:pPr>
              <w:pStyle w:val="a0"/>
              <w:ind w:firstLine="0"/>
              <w:rPr>
                <w:lang w:val="ru-RU"/>
              </w:rPr>
            </w:pPr>
            <w:r>
              <w:rPr>
                <w:lang w:val="ru-RU"/>
              </w:rPr>
              <w:t>3527</w:t>
            </w:r>
          </w:p>
        </w:tc>
        <w:tc>
          <w:tcPr>
            <w:tcW w:w="958" w:type="dxa"/>
          </w:tcPr>
          <w:p w14:paraId="003FEF2A" w14:textId="32635224" w:rsidR="002D614D" w:rsidRPr="007F6A26" w:rsidRDefault="002D614D" w:rsidP="00FD588A">
            <w:pPr>
              <w:pStyle w:val="a0"/>
              <w:ind w:firstLine="0"/>
            </w:pPr>
            <w:r w:rsidRPr="007F6A26">
              <w:t>0,89</w:t>
            </w:r>
          </w:p>
        </w:tc>
        <w:tc>
          <w:tcPr>
            <w:tcW w:w="1134" w:type="dxa"/>
          </w:tcPr>
          <w:p w14:paraId="2FC6DC00" w14:textId="773FDBB0" w:rsidR="002D614D" w:rsidRPr="007F6A26" w:rsidRDefault="002D614D" w:rsidP="00FD588A">
            <w:pPr>
              <w:pStyle w:val="a0"/>
              <w:ind w:firstLine="0"/>
            </w:pPr>
            <w:r w:rsidRPr="007F6A26">
              <w:t>0</w:t>
            </w:r>
            <w:r w:rsidR="00DF2117">
              <w:t>,00</w:t>
            </w:r>
          </w:p>
        </w:tc>
        <w:tc>
          <w:tcPr>
            <w:tcW w:w="1906" w:type="dxa"/>
          </w:tcPr>
          <w:p w14:paraId="7AF2B940" w14:textId="77777777" w:rsidR="002D614D" w:rsidRPr="007F6A26" w:rsidRDefault="002D614D" w:rsidP="00FD588A">
            <w:pPr>
              <w:pStyle w:val="a0"/>
              <w:ind w:firstLine="0"/>
            </w:pPr>
            <w:r w:rsidRPr="007F6A26">
              <w:t>0,87</w:t>
            </w:r>
          </w:p>
        </w:tc>
        <w:tc>
          <w:tcPr>
            <w:tcW w:w="2347" w:type="dxa"/>
          </w:tcPr>
          <w:p w14:paraId="4CB9BEE4" w14:textId="77777777" w:rsidR="002D614D" w:rsidRPr="007F6A26" w:rsidRDefault="002D614D" w:rsidP="00FD588A">
            <w:pPr>
              <w:pStyle w:val="a0"/>
              <w:ind w:firstLine="0"/>
            </w:pPr>
            <w:r w:rsidRPr="007F6A26">
              <w:t>0,86</w:t>
            </w:r>
          </w:p>
        </w:tc>
        <w:tc>
          <w:tcPr>
            <w:tcW w:w="1417" w:type="dxa"/>
          </w:tcPr>
          <w:p w14:paraId="0CDD0760" w14:textId="77777777" w:rsidR="002D614D" w:rsidRPr="007F6A26" w:rsidRDefault="002D614D" w:rsidP="00FD588A">
            <w:pPr>
              <w:pStyle w:val="a0"/>
              <w:ind w:firstLine="0"/>
            </w:pPr>
            <w:r w:rsidRPr="007F6A26">
              <w:t>0,86</w:t>
            </w:r>
          </w:p>
        </w:tc>
        <w:tc>
          <w:tcPr>
            <w:tcW w:w="851" w:type="dxa"/>
          </w:tcPr>
          <w:p w14:paraId="1670997C" w14:textId="77777777" w:rsidR="002D614D" w:rsidRPr="007F6A26" w:rsidRDefault="002D614D" w:rsidP="00FD588A">
            <w:pPr>
              <w:pStyle w:val="a0"/>
              <w:ind w:firstLine="0"/>
            </w:pPr>
            <w:r w:rsidRPr="007F6A26">
              <w:t>0,86</w:t>
            </w:r>
          </w:p>
        </w:tc>
        <w:tc>
          <w:tcPr>
            <w:tcW w:w="850" w:type="dxa"/>
          </w:tcPr>
          <w:p w14:paraId="78BCF8F1" w14:textId="77777777" w:rsidR="002D614D" w:rsidRPr="007F6A26" w:rsidRDefault="002D614D" w:rsidP="00FD588A">
            <w:pPr>
              <w:pStyle w:val="a0"/>
              <w:ind w:firstLine="0"/>
            </w:pPr>
            <w:r w:rsidRPr="007F6A26">
              <w:t>0,07</w:t>
            </w:r>
          </w:p>
        </w:tc>
        <w:tc>
          <w:tcPr>
            <w:tcW w:w="1637" w:type="dxa"/>
          </w:tcPr>
          <w:p w14:paraId="04A74006" w14:textId="77777777" w:rsidR="002D614D" w:rsidRPr="007F6A26" w:rsidRDefault="002D614D" w:rsidP="00FD588A">
            <w:pPr>
              <w:pStyle w:val="a0"/>
              <w:ind w:firstLine="0"/>
            </w:pPr>
            <w:r w:rsidRPr="007F6A26">
              <w:t>0,15</w:t>
            </w:r>
          </w:p>
        </w:tc>
      </w:tr>
      <w:tr w:rsidR="002D614D" w:rsidRPr="007F6A26" w14:paraId="6271E29E" w14:textId="77777777" w:rsidTr="00A91834">
        <w:tc>
          <w:tcPr>
            <w:tcW w:w="1865" w:type="dxa"/>
          </w:tcPr>
          <w:p w14:paraId="537AE96E" w14:textId="59D5C08F" w:rsidR="002D614D" w:rsidRPr="007F6A26" w:rsidRDefault="002D614D" w:rsidP="00FD588A">
            <w:pPr>
              <w:pStyle w:val="a0"/>
              <w:ind w:firstLine="0"/>
            </w:pPr>
            <w:r w:rsidRPr="007F6A26">
              <w:t>B*57:01</w:t>
            </w:r>
          </w:p>
        </w:tc>
        <w:tc>
          <w:tcPr>
            <w:tcW w:w="1713" w:type="dxa"/>
          </w:tcPr>
          <w:p w14:paraId="7D6E0C70" w14:textId="0A0BC593" w:rsidR="002D614D" w:rsidRPr="00A91834" w:rsidRDefault="00C01A6E" w:rsidP="00FD588A">
            <w:pPr>
              <w:pStyle w:val="a0"/>
              <w:ind w:firstLine="0"/>
              <w:rPr>
                <w:lang w:val="ru-RU"/>
              </w:rPr>
            </w:pPr>
            <w:r>
              <w:rPr>
                <w:lang w:val="ru-RU"/>
              </w:rPr>
              <w:t>19469</w:t>
            </w:r>
          </w:p>
        </w:tc>
        <w:tc>
          <w:tcPr>
            <w:tcW w:w="958" w:type="dxa"/>
          </w:tcPr>
          <w:p w14:paraId="2D59FC26" w14:textId="35118D7F" w:rsidR="002D614D" w:rsidRPr="007F6A26" w:rsidRDefault="002D614D" w:rsidP="00FD588A">
            <w:pPr>
              <w:pStyle w:val="a0"/>
              <w:ind w:firstLine="0"/>
            </w:pPr>
            <w:r w:rsidRPr="007F6A26">
              <w:t>0,89</w:t>
            </w:r>
          </w:p>
        </w:tc>
        <w:tc>
          <w:tcPr>
            <w:tcW w:w="1134" w:type="dxa"/>
          </w:tcPr>
          <w:p w14:paraId="702B19D0" w14:textId="77777777" w:rsidR="002D614D" w:rsidRPr="007F6A26" w:rsidRDefault="002D614D" w:rsidP="00FD588A">
            <w:pPr>
              <w:pStyle w:val="a0"/>
              <w:ind w:firstLine="0"/>
            </w:pPr>
            <w:r w:rsidRPr="007F6A26">
              <w:t>0,05</w:t>
            </w:r>
          </w:p>
        </w:tc>
        <w:tc>
          <w:tcPr>
            <w:tcW w:w="1906" w:type="dxa"/>
          </w:tcPr>
          <w:p w14:paraId="408A42DD" w14:textId="77777777" w:rsidR="002D614D" w:rsidRPr="007F6A26" w:rsidRDefault="002D614D" w:rsidP="00FD588A">
            <w:pPr>
              <w:pStyle w:val="a0"/>
              <w:ind w:firstLine="0"/>
            </w:pPr>
            <w:r w:rsidRPr="007F6A26">
              <w:t>0,83</w:t>
            </w:r>
          </w:p>
        </w:tc>
        <w:tc>
          <w:tcPr>
            <w:tcW w:w="2347" w:type="dxa"/>
          </w:tcPr>
          <w:p w14:paraId="1333ED55" w14:textId="77777777" w:rsidR="002D614D" w:rsidRPr="007F6A26" w:rsidRDefault="002D614D" w:rsidP="00FD588A">
            <w:pPr>
              <w:pStyle w:val="a0"/>
              <w:ind w:firstLine="0"/>
            </w:pPr>
            <w:r w:rsidRPr="007F6A26">
              <w:t>0,87</w:t>
            </w:r>
          </w:p>
        </w:tc>
        <w:tc>
          <w:tcPr>
            <w:tcW w:w="1417" w:type="dxa"/>
          </w:tcPr>
          <w:p w14:paraId="4A248F93" w14:textId="77777777" w:rsidR="002D614D" w:rsidRPr="007F6A26" w:rsidRDefault="002D614D" w:rsidP="00FD588A">
            <w:pPr>
              <w:pStyle w:val="a0"/>
              <w:ind w:firstLine="0"/>
            </w:pPr>
            <w:r w:rsidRPr="007F6A26">
              <w:t>0,87</w:t>
            </w:r>
          </w:p>
        </w:tc>
        <w:tc>
          <w:tcPr>
            <w:tcW w:w="851" w:type="dxa"/>
          </w:tcPr>
          <w:p w14:paraId="77A4CEFE" w14:textId="77777777" w:rsidR="002D614D" w:rsidRPr="007F6A26" w:rsidRDefault="002D614D" w:rsidP="00FD588A">
            <w:pPr>
              <w:pStyle w:val="a0"/>
              <w:ind w:firstLine="0"/>
            </w:pPr>
            <w:r w:rsidRPr="007F6A26">
              <w:t>0,85</w:t>
            </w:r>
          </w:p>
        </w:tc>
        <w:tc>
          <w:tcPr>
            <w:tcW w:w="850" w:type="dxa"/>
          </w:tcPr>
          <w:p w14:paraId="08A5E940" w14:textId="77777777" w:rsidR="002D614D" w:rsidRPr="007F6A26" w:rsidRDefault="002D614D" w:rsidP="00FD588A">
            <w:pPr>
              <w:pStyle w:val="a0"/>
              <w:ind w:firstLine="0"/>
            </w:pPr>
            <w:r w:rsidRPr="007F6A26">
              <w:t>0,36</w:t>
            </w:r>
          </w:p>
        </w:tc>
        <w:tc>
          <w:tcPr>
            <w:tcW w:w="1637" w:type="dxa"/>
          </w:tcPr>
          <w:p w14:paraId="5FF20335" w14:textId="77777777" w:rsidR="002D614D" w:rsidRPr="007F6A26" w:rsidRDefault="002D614D" w:rsidP="00FD588A">
            <w:pPr>
              <w:pStyle w:val="a0"/>
              <w:ind w:firstLine="0"/>
            </w:pPr>
            <w:r w:rsidRPr="007F6A26">
              <w:t>0,33</w:t>
            </w:r>
          </w:p>
        </w:tc>
      </w:tr>
      <w:tr w:rsidR="002D614D" w:rsidRPr="007F6A26" w14:paraId="4F9D3DB9" w14:textId="77777777" w:rsidTr="00A91834">
        <w:tc>
          <w:tcPr>
            <w:tcW w:w="1865" w:type="dxa"/>
          </w:tcPr>
          <w:p w14:paraId="460FA37C" w14:textId="784901A4" w:rsidR="002D614D" w:rsidRPr="007F6A26" w:rsidRDefault="002D614D" w:rsidP="00FD588A">
            <w:pPr>
              <w:pStyle w:val="a0"/>
              <w:ind w:firstLine="0"/>
            </w:pPr>
            <w:r w:rsidRPr="007F6A26">
              <w:t>B*46:01</w:t>
            </w:r>
          </w:p>
        </w:tc>
        <w:tc>
          <w:tcPr>
            <w:tcW w:w="1713" w:type="dxa"/>
          </w:tcPr>
          <w:p w14:paraId="0C5C0E61" w14:textId="0ED1E0C5" w:rsidR="002D614D" w:rsidRPr="00A91834" w:rsidRDefault="009A018C" w:rsidP="00FD588A">
            <w:pPr>
              <w:pStyle w:val="a0"/>
              <w:ind w:firstLine="0"/>
              <w:rPr>
                <w:lang w:val="ru-RU"/>
              </w:rPr>
            </w:pPr>
            <w:r>
              <w:rPr>
                <w:lang w:val="ru-RU"/>
              </w:rPr>
              <w:t>2910</w:t>
            </w:r>
          </w:p>
        </w:tc>
        <w:tc>
          <w:tcPr>
            <w:tcW w:w="958" w:type="dxa"/>
          </w:tcPr>
          <w:p w14:paraId="60FFAEF3" w14:textId="01E01396" w:rsidR="002D614D" w:rsidRPr="007F6A26" w:rsidRDefault="002D614D" w:rsidP="00FD588A">
            <w:pPr>
              <w:pStyle w:val="a0"/>
              <w:ind w:firstLine="0"/>
            </w:pPr>
            <w:r w:rsidRPr="007F6A26">
              <w:t>0,89</w:t>
            </w:r>
          </w:p>
        </w:tc>
        <w:tc>
          <w:tcPr>
            <w:tcW w:w="1134" w:type="dxa"/>
          </w:tcPr>
          <w:p w14:paraId="4BE7977D" w14:textId="77777777" w:rsidR="002D614D" w:rsidRPr="007F6A26" w:rsidRDefault="002D614D" w:rsidP="00FD588A">
            <w:pPr>
              <w:pStyle w:val="a0"/>
              <w:ind w:firstLine="0"/>
            </w:pPr>
            <w:r w:rsidRPr="007F6A26">
              <w:t>0,01</w:t>
            </w:r>
          </w:p>
        </w:tc>
        <w:tc>
          <w:tcPr>
            <w:tcW w:w="1906" w:type="dxa"/>
          </w:tcPr>
          <w:p w14:paraId="0EAB6FE1" w14:textId="77777777" w:rsidR="002D614D" w:rsidRPr="007F6A26" w:rsidRDefault="002D614D" w:rsidP="00FD588A">
            <w:pPr>
              <w:pStyle w:val="a0"/>
              <w:ind w:firstLine="0"/>
            </w:pPr>
            <w:r w:rsidRPr="007F6A26">
              <w:t>0,86</w:t>
            </w:r>
          </w:p>
        </w:tc>
        <w:tc>
          <w:tcPr>
            <w:tcW w:w="2347" w:type="dxa"/>
          </w:tcPr>
          <w:p w14:paraId="61EFB991" w14:textId="77777777" w:rsidR="002D614D" w:rsidRPr="007F6A26" w:rsidRDefault="002D614D" w:rsidP="00FD588A">
            <w:pPr>
              <w:pStyle w:val="a0"/>
              <w:ind w:firstLine="0"/>
            </w:pPr>
            <w:r w:rsidRPr="007F6A26">
              <w:t>0,85</w:t>
            </w:r>
          </w:p>
        </w:tc>
        <w:tc>
          <w:tcPr>
            <w:tcW w:w="1417" w:type="dxa"/>
          </w:tcPr>
          <w:p w14:paraId="44AEDDAC" w14:textId="77777777" w:rsidR="002D614D" w:rsidRPr="007F6A26" w:rsidRDefault="002D614D" w:rsidP="00FD588A">
            <w:pPr>
              <w:pStyle w:val="a0"/>
              <w:ind w:firstLine="0"/>
            </w:pPr>
            <w:r w:rsidRPr="007F6A26">
              <w:t>0,85</w:t>
            </w:r>
          </w:p>
        </w:tc>
        <w:tc>
          <w:tcPr>
            <w:tcW w:w="851" w:type="dxa"/>
          </w:tcPr>
          <w:p w14:paraId="037ADBD7" w14:textId="77777777" w:rsidR="002D614D" w:rsidRPr="007F6A26" w:rsidRDefault="002D614D" w:rsidP="00FD588A">
            <w:pPr>
              <w:pStyle w:val="a0"/>
              <w:ind w:firstLine="0"/>
            </w:pPr>
            <w:r w:rsidRPr="007F6A26">
              <w:t>0,86</w:t>
            </w:r>
          </w:p>
        </w:tc>
        <w:tc>
          <w:tcPr>
            <w:tcW w:w="850" w:type="dxa"/>
          </w:tcPr>
          <w:p w14:paraId="1B507E1B" w14:textId="77777777" w:rsidR="002D614D" w:rsidRPr="007F6A26" w:rsidRDefault="002D614D" w:rsidP="00FD588A">
            <w:pPr>
              <w:pStyle w:val="a0"/>
              <w:ind w:firstLine="0"/>
            </w:pPr>
            <w:r w:rsidRPr="007F6A26">
              <w:t>0,06</w:t>
            </w:r>
          </w:p>
        </w:tc>
        <w:tc>
          <w:tcPr>
            <w:tcW w:w="1637" w:type="dxa"/>
          </w:tcPr>
          <w:p w14:paraId="7A0291B8" w14:textId="77777777" w:rsidR="002D614D" w:rsidRPr="007F6A26" w:rsidRDefault="002D614D" w:rsidP="00FD588A">
            <w:pPr>
              <w:pStyle w:val="a0"/>
              <w:ind w:firstLine="0"/>
            </w:pPr>
            <w:r w:rsidRPr="007F6A26">
              <w:t>0,13</w:t>
            </w:r>
          </w:p>
        </w:tc>
      </w:tr>
      <w:tr w:rsidR="002D614D" w:rsidRPr="007F6A26" w14:paraId="23D62CA5" w14:textId="77777777" w:rsidTr="00A91834">
        <w:tc>
          <w:tcPr>
            <w:tcW w:w="1865" w:type="dxa"/>
          </w:tcPr>
          <w:p w14:paraId="5E55C20A" w14:textId="23D0ECA9" w:rsidR="002D614D" w:rsidRPr="007F6A26" w:rsidRDefault="002D614D" w:rsidP="00FD588A">
            <w:pPr>
              <w:pStyle w:val="a0"/>
              <w:ind w:firstLine="0"/>
            </w:pPr>
            <w:r w:rsidRPr="007F6A26">
              <w:t>B*57:03</w:t>
            </w:r>
          </w:p>
        </w:tc>
        <w:tc>
          <w:tcPr>
            <w:tcW w:w="1713" w:type="dxa"/>
          </w:tcPr>
          <w:p w14:paraId="1A6FCC36" w14:textId="47EB8467" w:rsidR="002D614D" w:rsidRPr="00A91834" w:rsidRDefault="009A018C" w:rsidP="00FD588A">
            <w:pPr>
              <w:pStyle w:val="a0"/>
              <w:ind w:firstLine="0"/>
              <w:rPr>
                <w:lang w:val="ru-RU"/>
              </w:rPr>
            </w:pPr>
            <w:r>
              <w:rPr>
                <w:lang w:val="ru-RU"/>
              </w:rPr>
              <w:t>6480</w:t>
            </w:r>
          </w:p>
        </w:tc>
        <w:tc>
          <w:tcPr>
            <w:tcW w:w="958" w:type="dxa"/>
          </w:tcPr>
          <w:p w14:paraId="1B01DFB0" w14:textId="42A04B26" w:rsidR="002D614D" w:rsidRPr="007F6A26" w:rsidRDefault="002D614D" w:rsidP="00FD588A">
            <w:pPr>
              <w:pStyle w:val="a0"/>
              <w:ind w:firstLine="0"/>
            </w:pPr>
            <w:r w:rsidRPr="007F6A26">
              <w:t>0,89</w:t>
            </w:r>
          </w:p>
        </w:tc>
        <w:tc>
          <w:tcPr>
            <w:tcW w:w="1134" w:type="dxa"/>
          </w:tcPr>
          <w:p w14:paraId="31EF258D" w14:textId="67DBF847" w:rsidR="002D614D" w:rsidRPr="007F6A26" w:rsidRDefault="002D614D" w:rsidP="00FD588A">
            <w:pPr>
              <w:pStyle w:val="a0"/>
              <w:ind w:firstLine="0"/>
            </w:pPr>
            <w:r w:rsidRPr="007F6A26">
              <w:t>0</w:t>
            </w:r>
            <w:r w:rsidR="00DF2117">
              <w:t>,00</w:t>
            </w:r>
          </w:p>
        </w:tc>
        <w:tc>
          <w:tcPr>
            <w:tcW w:w="1906" w:type="dxa"/>
          </w:tcPr>
          <w:p w14:paraId="3E80580E" w14:textId="77777777" w:rsidR="002D614D" w:rsidRPr="007F6A26" w:rsidRDefault="002D614D" w:rsidP="00FD588A">
            <w:pPr>
              <w:pStyle w:val="a0"/>
              <w:ind w:firstLine="0"/>
            </w:pPr>
            <w:r w:rsidRPr="007F6A26">
              <w:t>0,86</w:t>
            </w:r>
          </w:p>
        </w:tc>
        <w:tc>
          <w:tcPr>
            <w:tcW w:w="2347" w:type="dxa"/>
          </w:tcPr>
          <w:p w14:paraId="5CBEF603" w14:textId="77777777" w:rsidR="002D614D" w:rsidRPr="007F6A26" w:rsidRDefault="002D614D" w:rsidP="00FD588A">
            <w:pPr>
              <w:pStyle w:val="a0"/>
              <w:ind w:firstLine="0"/>
            </w:pPr>
            <w:r w:rsidRPr="007F6A26">
              <w:t>0,85</w:t>
            </w:r>
          </w:p>
        </w:tc>
        <w:tc>
          <w:tcPr>
            <w:tcW w:w="1417" w:type="dxa"/>
          </w:tcPr>
          <w:p w14:paraId="24F0C4A2" w14:textId="77777777" w:rsidR="002D614D" w:rsidRPr="007F6A26" w:rsidRDefault="002D614D" w:rsidP="00FD588A">
            <w:pPr>
              <w:pStyle w:val="a0"/>
              <w:ind w:firstLine="0"/>
            </w:pPr>
            <w:r w:rsidRPr="007F6A26">
              <w:t>0,85</w:t>
            </w:r>
          </w:p>
        </w:tc>
        <w:tc>
          <w:tcPr>
            <w:tcW w:w="851" w:type="dxa"/>
          </w:tcPr>
          <w:p w14:paraId="43B431C6" w14:textId="77777777" w:rsidR="002D614D" w:rsidRPr="007F6A26" w:rsidRDefault="002D614D" w:rsidP="00FD588A">
            <w:pPr>
              <w:pStyle w:val="a0"/>
              <w:ind w:firstLine="0"/>
            </w:pPr>
            <w:r w:rsidRPr="007F6A26">
              <w:t>0,86</w:t>
            </w:r>
          </w:p>
        </w:tc>
        <w:tc>
          <w:tcPr>
            <w:tcW w:w="850" w:type="dxa"/>
          </w:tcPr>
          <w:p w14:paraId="72E6583C" w14:textId="77777777" w:rsidR="002D614D" w:rsidRPr="007F6A26" w:rsidRDefault="002D614D" w:rsidP="00FD588A">
            <w:pPr>
              <w:pStyle w:val="a0"/>
              <w:ind w:firstLine="0"/>
            </w:pPr>
            <w:r w:rsidRPr="007F6A26">
              <w:t>0,11</w:t>
            </w:r>
          </w:p>
        </w:tc>
        <w:tc>
          <w:tcPr>
            <w:tcW w:w="1637" w:type="dxa"/>
          </w:tcPr>
          <w:p w14:paraId="09D3F7CD" w14:textId="7BF36516" w:rsidR="002D614D" w:rsidRPr="007F6A26" w:rsidRDefault="002D614D" w:rsidP="00FD588A">
            <w:pPr>
              <w:pStyle w:val="a0"/>
              <w:ind w:firstLine="0"/>
            </w:pPr>
            <w:r w:rsidRPr="007F6A26">
              <w:t>0,2</w:t>
            </w:r>
            <w:r w:rsidR="00DF2117">
              <w:t>0</w:t>
            </w:r>
          </w:p>
        </w:tc>
      </w:tr>
      <w:tr w:rsidR="002D614D" w:rsidRPr="007F6A26" w14:paraId="5244AA2C" w14:textId="77777777" w:rsidTr="00A91834">
        <w:tc>
          <w:tcPr>
            <w:tcW w:w="1865" w:type="dxa"/>
          </w:tcPr>
          <w:p w14:paraId="6A7B801E" w14:textId="2113E171" w:rsidR="002D614D" w:rsidRPr="007F6A26" w:rsidRDefault="002D614D" w:rsidP="00FD588A">
            <w:pPr>
              <w:pStyle w:val="a0"/>
              <w:ind w:firstLine="0"/>
            </w:pPr>
            <w:r w:rsidRPr="007F6A26">
              <w:t>A*02:03</w:t>
            </w:r>
          </w:p>
        </w:tc>
        <w:tc>
          <w:tcPr>
            <w:tcW w:w="1713" w:type="dxa"/>
          </w:tcPr>
          <w:p w14:paraId="084E47F2" w14:textId="0E2F6FD5" w:rsidR="002D614D" w:rsidRPr="00A91834" w:rsidRDefault="009A018C" w:rsidP="00FD588A">
            <w:pPr>
              <w:pStyle w:val="a0"/>
              <w:ind w:firstLine="0"/>
              <w:rPr>
                <w:lang w:val="ru-RU"/>
              </w:rPr>
            </w:pPr>
            <w:r>
              <w:rPr>
                <w:lang w:val="ru-RU"/>
              </w:rPr>
              <w:t>5678</w:t>
            </w:r>
          </w:p>
        </w:tc>
        <w:tc>
          <w:tcPr>
            <w:tcW w:w="958" w:type="dxa"/>
          </w:tcPr>
          <w:p w14:paraId="1EEEF85C" w14:textId="4DF9EEE3" w:rsidR="002D614D" w:rsidRPr="007F6A26" w:rsidRDefault="002D614D" w:rsidP="00FD588A">
            <w:pPr>
              <w:pStyle w:val="a0"/>
              <w:ind w:firstLine="0"/>
            </w:pPr>
            <w:r w:rsidRPr="007F6A26">
              <w:t>0,89</w:t>
            </w:r>
          </w:p>
        </w:tc>
        <w:tc>
          <w:tcPr>
            <w:tcW w:w="1134" w:type="dxa"/>
          </w:tcPr>
          <w:p w14:paraId="50BAA5C1" w14:textId="7CD0BA0B" w:rsidR="002D614D" w:rsidRPr="007F6A26" w:rsidRDefault="002D614D" w:rsidP="00FD588A">
            <w:pPr>
              <w:pStyle w:val="a0"/>
              <w:ind w:firstLine="0"/>
            </w:pPr>
            <w:r w:rsidRPr="007F6A26">
              <w:t>0</w:t>
            </w:r>
            <w:r w:rsidR="00DF2117">
              <w:t>,00</w:t>
            </w:r>
          </w:p>
        </w:tc>
        <w:tc>
          <w:tcPr>
            <w:tcW w:w="1906" w:type="dxa"/>
          </w:tcPr>
          <w:p w14:paraId="2375D021" w14:textId="77777777" w:rsidR="002D614D" w:rsidRPr="007F6A26" w:rsidRDefault="002D614D" w:rsidP="00FD588A">
            <w:pPr>
              <w:pStyle w:val="a0"/>
              <w:ind w:firstLine="0"/>
            </w:pPr>
            <w:r w:rsidRPr="007F6A26">
              <w:t>0,87</w:t>
            </w:r>
          </w:p>
        </w:tc>
        <w:tc>
          <w:tcPr>
            <w:tcW w:w="2347" w:type="dxa"/>
          </w:tcPr>
          <w:p w14:paraId="79BE54DB" w14:textId="77777777" w:rsidR="002D614D" w:rsidRPr="007F6A26" w:rsidRDefault="002D614D" w:rsidP="00FD588A">
            <w:pPr>
              <w:pStyle w:val="a0"/>
              <w:ind w:firstLine="0"/>
            </w:pPr>
            <w:r w:rsidRPr="007F6A26">
              <w:t>0,86</w:t>
            </w:r>
          </w:p>
        </w:tc>
        <w:tc>
          <w:tcPr>
            <w:tcW w:w="1417" w:type="dxa"/>
          </w:tcPr>
          <w:p w14:paraId="15CA51B8" w14:textId="77777777" w:rsidR="002D614D" w:rsidRPr="007F6A26" w:rsidRDefault="002D614D" w:rsidP="00FD588A">
            <w:pPr>
              <w:pStyle w:val="a0"/>
              <w:ind w:firstLine="0"/>
            </w:pPr>
            <w:r w:rsidRPr="007F6A26">
              <w:t>0,86</w:t>
            </w:r>
          </w:p>
        </w:tc>
        <w:tc>
          <w:tcPr>
            <w:tcW w:w="851" w:type="dxa"/>
          </w:tcPr>
          <w:p w14:paraId="0DADB293" w14:textId="77777777" w:rsidR="002D614D" w:rsidRPr="007F6A26" w:rsidRDefault="002D614D" w:rsidP="00FD588A">
            <w:pPr>
              <w:pStyle w:val="a0"/>
              <w:ind w:firstLine="0"/>
            </w:pPr>
            <w:r w:rsidRPr="007F6A26">
              <w:t>0,86</w:t>
            </w:r>
          </w:p>
        </w:tc>
        <w:tc>
          <w:tcPr>
            <w:tcW w:w="850" w:type="dxa"/>
          </w:tcPr>
          <w:p w14:paraId="5BA863C1" w14:textId="77777777" w:rsidR="002D614D" w:rsidRPr="007F6A26" w:rsidRDefault="002D614D" w:rsidP="00FD588A">
            <w:pPr>
              <w:pStyle w:val="a0"/>
              <w:ind w:firstLine="0"/>
            </w:pPr>
            <w:r w:rsidRPr="007F6A26">
              <w:t>0,08</w:t>
            </w:r>
          </w:p>
        </w:tc>
        <w:tc>
          <w:tcPr>
            <w:tcW w:w="1637" w:type="dxa"/>
          </w:tcPr>
          <w:p w14:paraId="6607BF59" w14:textId="77777777" w:rsidR="002D614D" w:rsidRPr="007F6A26" w:rsidRDefault="002D614D" w:rsidP="00FD588A">
            <w:pPr>
              <w:pStyle w:val="a0"/>
              <w:ind w:firstLine="0"/>
            </w:pPr>
            <w:r w:rsidRPr="007F6A26">
              <w:t>0,19</w:t>
            </w:r>
          </w:p>
        </w:tc>
      </w:tr>
      <w:tr w:rsidR="002D614D" w:rsidRPr="007F6A26" w14:paraId="70104B50" w14:textId="77777777" w:rsidTr="00A91834">
        <w:tc>
          <w:tcPr>
            <w:tcW w:w="1865" w:type="dxa"/>
          </w:tcPr>
          <w:p w14:paraId="2F4148F4" w14:textId="12BC81EC" w:rsidR="002D614D" w:rsidRPr="007F6A26" w:rsidRDefault="002D614D" w:rsidP="00FD588A">
            <w:pPr>
              <w:pStyle w:val="a0"/>
              <w:ind w:firstLine="0"/>
            </w:pPr>
            <w:r w:rsidRPr="007F6A26">
              <w:t>A*24:03</w:t>
            </w:r>
          </w:p>
        </w:tc>
        <w:tc>
          <w:tcPr>
            <w:tcW w:w="1713" w:type="dxa"/>
          </w:tcPr>
          <w:p w14:paraId="08621429" w14:textId="2DE5FB86" w:rsidR="002D614D" w:rsidRPr="00A91834" w:rsidRDefault="009A018C" w:rsidP="00FD588A">
            <w:pPr>
              <w:pStyle w:val="a0"/>
              <w:ind w:firstLine="0"/>
              <w:rPr>
                <w:lang w:val="ru-RU"/>
              </w:rPr>
            </w:pPr>
            <w:r>
              <w:rPr>
                <w:lang w:val="ru-RU"/>
              </w:rPr>
              <w:t>336</w:t>
            </w:r>
          </w:p>
        </w:tc>
        <w:tc>
          <w:tcPr>
            <w:tcW w:w="958" w:type="dxa"/>
          </w:tcPr>
          <w:p w14:paraId="769892DA" w14:textId="3E2ABB59" w:rsidR="002D614D" w:rsidRPr="007F6A26" w:rsidRDefault="002D614D" w:rsidP="00FD588A">
            <w:pPr>
              <w:pStyle w:val="a0"/>
              <w:ind w:firstLine="0"/>
            </w:pPr>
            <w:r w:rsidRPr="007F6A26">
              <w:t>0,89</w:t>
            </w:r>
          </w:p>
        </w:tc>
        <w:tc>
          <w:tcPr>
            <w:tcW w:w="1134" w:type="dxa"/>
          </w:tcPr>
          <w:p w14:paraId="5646A9B5" w14:textId="77777777" w:rsidR="002D614D" w:rsidRPr="007F6A26" w:rsidRDefault="002D614D" w:rsidP="00FD588A">
            <w:pPr>
              <w:pStyle w:val="a0"/>
              <w:ind w:firstLine="0"/>
            </w:pPr>
            <w:r w:rsidRPr="007F6A26">
              <w:t>0,01</w:t>
            </w:r>
          </w:p>
        </w:tc>
        <w:tc>
          <w:tcPr>
            <w:tcW w:w="1906" w:type="dxa"/>
          </w:tcPr>
          <w:p w14:paraId="6FE96FF9" w14:textId="77777777" w:rsidR="002D614D" w:rsidRPr="007F6A26" w:rsidRDefault="002D614D" w:rsidP="00FD588A">
            <w:pPr>
              <w:pStyle w:val="a0"/>
              <w:ind w:firstLine="0"/>
            </w:pPr>
            <w:r w:rsidRPr="007F6A26">
              <w:t>0,85</w:t>
            </w:r>
          </w:p>
        </w:tc>
        <w:tc>
          <w:tcPr>
            <w:tcW w:w="2347" w:type="dxa"/>
          </w:tcPr>
          <w:p w14:paraId="6979A0E3" w14:textId="77777777" w:rsidR="002D614D" w:rsidRPr="007F6A26" w:rsidRDefault="002D614D" w:rsidP="00FD588A">
            <w:pPr>
              <w:pStyle w:val="a0"/>
              <w:ind w:firstLine="0"/>
            </w:pPr>
            <w:r w:rsidRPr="007F6A26">
              <w:t>0,85</w:t>
            </w:r>
          </w:p>
        </w:tc>
        <w:tc>
          <w:tcPr>
            <w:tcW w:w="1417" w:type="dxa"/>
          </w:tcPr>
          <w:p w14:paraId="7A1E0100" w14:textId="77777777" w:rsidR="002D614D" w:rsidRPr="007F6A26" w:rsidRDefault="002D614D" w:rsidP="00FD588A">
            <w:pPr>
              <w:pStyle w:val="a0"/>
              <w:ind w:firstLine="0"/>
            </w:pPr>
            <w:r w:rsidRPr="007F6A26">
              <w:t>0,85</w:t>
            </w:r>
          </w:p>
        </w:tc>
        <w:tc>
          <w:tcPr>
            <w:tcW w:w="851" w:type="dxa"/>
          </w:tcPr>
          <w:p w14:paraId="6C19435A" w14:textId="77777777" w:rsidR="002D614D" w:rsidRPr="007F6A26" w:rsidRDefault="002D614D" w:rsidP="00FD588A">
            <w:pPr>
              <w:pStyle w:val="a0"/>
              <w:ind w:firstLine="0"/>
            </w:pPr>
            <w:r w:rsidRPr="007F6A26">
              <w:t>0,85</w:t>
            </w:r>
          </w:p>
        </w:tc>
        <w:tc>
          <w:tcPr>
            <w:tcW w:w="850" w:type="dxa"/>
          </w:tcPr>
          <w:p w14:paraId="2039B255" w14:textId="77777777" w:rsidR="002D614D" w:rsidRPr="007F6A26" w:rsidRDefault="002D614D" w:rsidP="00FD588A">
            <w:pPr>
              <w:pStyle w:val="a0"/>
              <w:ind w:firstLine="0"/>
            </w:pPr>
            <w:r w:rsidRPr="007F6A26">
              <w:t>0,01</w:t>
            </w:r>
          </w:p>
        </w:tc>
        <w:tc>
          <w:tcPr>
            <w:tcW w:w="1637" w:type="dxa"/>
          </w:tcPr>
          <w:p w14:paraId="607B2A3D" w14:textId="77777777" w:rsidR="002D614D" w:rsidRPr="007F6A26" w:rsidRDefault="002D614D" w:rsidP="00FD588A">
            <w:pPr>
              <w:pStyle w:val="a0"/>
              <w:ind w:firstLine="0"/>
            </w:pPr>
            <w:r w:rsidRPr="007F6A26">
              <w:t>0,05</w:t>
            </w:r>
          </w:p>
        </w:tc>
      </w:tr>
      <w:tr w:rsidR="002D614D" w:rsidRPr="007F6A26" w14:paraId="04F59F4E" w14:textId="77777777" w:rsidTr="00A91834">
        <w:tc>
          <w:tcPr>
            <w:tcW w:w="1865" w:type="dxa"/>
          </w:tcPr>
          <w:p w14:paraId="3C261E25" w14:textId="64D0F45A" w:rsidR="002D614D" w:rsidRPr="007F6A26" w:rsidRDefault="002D614D" w:rsidP="00FD588A">
            <w:pPr>
              <w:pStyle w:val="a0"/>
              <w:ind w:firstLine="0"/>
            </w:pPr>
            <w:r w:rsidRPr="007F6A26">
              <w:lastRenderedPageBreak/>
              <w:t>A*30:04</w:t>
            </w:r>
          </w:p>
        </w:tc>
        <w:tc>
          <w:tcPr>
            <w:tcW w:w="1713" w:type="dxa"/>
          </w:tcPr>
          <w:p w14:paraId="2747B47F" w14:textId="410DBBC1" w:rsidR="002D614D" w:rsidRPr="00A91834" w:rsidRDefault="009A018C" w:rsidP="00FD588A">
            <w:pPr>
              <w:pStyle w:val="a0"/>
              <w:ind w:firstLine="0"/>
              <w:rPr>
                <w:lang w:val="ru-RU"/>
              </w:rPr>
            </w:pPr>
            <w:r>
              <w:rPr>
                <w:lang w:val="ru-RU"/>
              </w:rPr>
              <w:t>100</w:t>
            </w:r>
          </w:p>
        </w:tc>
        <w:tc>
          <w:tcPr>
            <w:tcW w:w="958" w:type="dxa"/>
          </w:tcPr>
          <w:p w14:paraId="1D5F4271" w14:textId="35AC1FAB" w:rsidR="002D614D" w:rsidRPr="007F6A26" w:rsidRDefault="002D614D" w:rsidP="00FD588A">
            <w:pPr>
              <w:pStyle w:val="a0"/>
              <w:ind w:firstLine="0"/>
            </w:pPr>
            <w:r w:rsidRPr="007F6A26">
              <w:t>0,88</w:t>
            </w:r>
          </w:p>
        </w:tc>
        <w:tc>
          <w:tcPr>
            <w:tcW w:w="1134" w:type="dxa"/>
          </w:tcPr>
          <w:p w14:paraId="6A84AA16" w14:textId="77777777" w:rsidR="002D614D" w:rsidRPr="007F6A26" w:rsidRDefault="002D614D" w:rsidP="00FD588A">
            <w:pPr>
              <w:pStyle w:val="a0"/>
              <w:ind w:firstLine="0"/>
            </w:pPr>
            <w:r w:rsidRPr="007F6A26">
              <w:t>0,15</w:t>
            </w:r>
          </w:p>
        </w:tc>
        <w:tc>
          <w:tcPr>
            <w:tcW w:w="1906" w:type="dxa"/>
          </w:tcPr>
          <w:p w14:paraId="7E7E014E" w14:textId="0906C6E4" w:rsidR="002D614D" w:rsidRPr="007F6A26" w:rsidRDefault="002D614D" w:rsidP="00FD588A">
            <w:pPr>
              <w:pStyle w:val="a0"/>
              <w:ind w:firstLine="0"/>
            </w:pPr>
            <w:r w:rsidRPr="007F6A26">
              <w:t>0,8</w:t>
            </w:r>
            <w:r w:rsidR="00DF2117">
              <w:t>0</w:t>
            </w:r>
          </w:p>
        </w:tc>
        <w:tc>
          <w:tcPr>
            <w:tcW w:w="2347" w:type="dxa"/>
          </w:tcPr>
          <w:p w14:paraId="4304FC15" w14:textId="77777777" w:rsidR="002D614D" w:rsidRPr="007F6A26" w:rsidRDefault="002D614D" w:rsidP="00FD588A">
            <w:pPr>
              <w:pStyle w:val="a0"/>
              <w:ind w:firstLine="0"/>
            </w:pPr>
            <w:r w:rsidRPr="007F6A26">
              <w:t>0,93</w:t>
            </w:r>
          </w:p>
        </w:tc>
        <w:tc>
          <w:tcPr>
            <w:tcW w:w="1417" w:type="dxa"/>
          </w:tcPr>
          <w:p w14:paraId="31477717" w14:textId="77777777" w:rsidR="002D614D" w:rsidRPr="007F6A26" w:rsidRDefault="002D614D" w:rsidP="00FD588A">
            <w:pPr>
              <w:pStyle w:val="a0"/>
              <w:ind w:firstLine="0"/>
            </w:pPr>
            <w:r w:rsidRPr="007F6A26">
              <w:t>0,93</w:t>
            </w:r>
          </w:p>
        </w:tc>
        <w:tc>
          <w:tcPr>
            <w:tcW w:w="851" w:type="dxa"/>
          </w:tcPr>
          <w:p w14:paraId="1DB06F72" w14:textId="77777777" w:rsidR="002D614D" w:rsidRPr="007F6A26" w:rsidRDefault="002D614D" w:rsidP="00FD588A">
            <w:pPr>
              <w:pStyle w:val="a0"/>
              <w:ind w:firstLine="0"/>
            </w:pPr>
            <w:r w:rsidRPr="007F6A26">
              <w:t>0,86</w:t>
            </w:r>
          </w:p>
        </w:tc>
        <w:tc>
          <w:tcPr>
            <w:tcW w:w="850" w:type="dxa"/>
          </w:tcPr>
          <w:p w14:paraId="14B023D6" w14:textId="77777777" w:rsidR="002D614D" w:rsidRPr="007F6A26" w:rsidRDefault="002D614D" w:rsidP="00FD588A">
            <w:pPr>
              <w:pStyle w:val="a0"/>
              <w:ind w:firstLine="0"/>
            </w:pPr>
            <w:r w:rsidRPr="007F6A26">
              <w:t>0,02</w:t>
            </w:r>
          </w:p>
        </w:tc>
        <w:tc>
          <w:tcPr>
            <w:tcW w:w="1637" w:type="dxa"/>
          </w:tcPr>
          <w:p w14:paraId="445B7DCB" w14:textId="77777777" w:rsidR="002D614D" w:rsidRPr="007F6A26" w:rsidRDefault="002D614D" w:rsidP="00FD588A">
            <w:pPr>
              <w:pStyle w:val="a0"/>
              <w:ind w:firstLine="0"/>
            </w:pPr>
            <w:r w:rsidRPr="007F6A26">
              <w:t>0,03</w:t>
            </w:r>
          </w:p>
        </w:tc>
      </w:tr>
      <w:tr w:rsidR="002D614D" w:rsidRPr="007F6A26" w14:paraId="3F19C3F0" w14:textId="77777777" w:rsidTr="00A91834">
        <w:tc>
          <w:tcPr>
            <w:tcW w:w="1865" w:type="dxa"/>
          </w:tcPr>
          <w:p w14:paraId="5DED1C8C" w14:textId="3F3B14AF" w:rsidR="002D614D" w:rsidRPr="007F6A26" w:rsidRDefault="002D614D" w:rsidP="00FD588A">
            <w:pPr>
              <w:pStyle w:val="a0"/>
              <w:ind w:firstLine="0"/>
            </w:pPr>
            <w:r w:rsidRPr="007F6A26">
              <w:t>B*40:13</w:t>
            </w:r>
          </w:p>
        </w:tc>
        <w:tc>
          <w:tcPr>
            <w:tcW w:w="1713" w:type="dxa"/>
          </w:tcPr>
          <w:p w14:paraId="401ECA61" w14:textId="093C71FF" w:rsidR="002D614D" w:rsidRPr="00A91834" w:rsidRDefault="009A018C" w:rsidP="00FD588A">
            <w:pPr>
              <w:pStyle w:val="a0"/>
              <w:ind w:firstLine="0"/>
              <w:rPr>
                <w:lang w:val="ru-RU"/>
              </w:rPr>
            </w:pPr>
            <w:r>
              <w:rPr>
                <w:lang w:val="ru-RU"/>
              </w:rPr>
              <w:t>52</w:t>
            </w:r>
          </w:p>
        </w:tc>
        <w:tc>
          <w:tcPr>
            <w:tcW w:w="958" w:type="dxa"/>
          </w:tcPr>
          <w:p w14:paraId="6C6CFCF3" w14:textId="04E429A8" w:rsidR="002D614D" w:rsidRPr="007F6A26" w:rsidRDefault="002D614D" w:rsidP="00FD588A">
            <w:pPr>
              <w:pStyle w:val="a0"/>
              <w:ind w:firstLine="0"/>
            </w:pPr>
            <w:r w:rsidRPr="007F6A26">
              <w:t>0,88</w:t>
            </w:r>
          </w:p>
        </w:tc>
        <w:tc>
          <w:tcPr>
            <w:tcW w:w="1134" w:type="dxa"/>
          </w:tcPr>
          <w:p w14:paraId="2C30EB2B" w14:textId="77777777" w:rsidR="002D614D" w:rsidRPr="007F6A26" w:rsidRDefault="002D614D" w:rsidP="00FD588A">
            <w:pPr>
              <w:pStyle w:val="a0"/>
              <w:ind w:firstLine="0"/>
            </w:pPr>
            <w:r w:rsidRPr="007F6A26">
              <w:t>0,14</w:t>
            </w:r>
          </w:p>
        </w:tc>
        <w:tc>
          <w:tcPr>
            <w:tcW w:w="1906" w:type="dxa"/>
          </w:tcPr>
          <w:p w14:paraId="6BBA91E2" w14:textId="77777777" w:rsidR="002D614D" w:rsidRPr="007F6A26" w:rsidRDefault="002D614D" w:rsidP="00FD588A">
            <w:pPr>
              <w:pStyle w:val="a0"/>
              <w:ind w:firstLine="0"/>
            </w:pPr>
            <w:r w:rsidRPr="007F6A26">
              <w:t>0,81</w:t>
            </w:r>
          </w:p>
        </w:tc>
        <w:tc>
          <w:tcPr>
            <w:tcW w:w="2347" w:type="dxa"/>
          </w:tcPr>
          <w:p w14:paraId="6F7B6CF5" w14:textId="32C05BC3" w:rsidR="002D614D" w:rsidRPr="007F6A26" w:rsidRDefault="002D614D" w:rsidP="00FD588A">
            <w:pPr>
              <w:pStyle w:val="a0"/>
              <w:ind w:firstLine="0"/>
            </w:pPr>
            <w:r w:rsidRPr="007F6A26">
              <w:t>0,9</w:t>
            </w:r>
            <w:r w:rsidR="00DF2117">
              <w:t>0</w:t>
            </w:r>
          </w:p>
        </w:tc>
        <w:tc>
          <w:tcPr>
            <w:tcW w:w="1417" w:type="dxa"/>
          </w:tcPr>
          <w:p w14:paraId="6D0FD588" w14:textId="188D0A61" w:rsidR="002D614D" w:rsidRPr="007F6A26" w:rsidRDefault="002D614D" w:rsidP="00FD588A">
            <w:pPr>
              <w:pStyle w:val="a0"/>
              <w:ind w:firstLine="0"/>
            </w:pPr>
            <w:r w:rsidRPr="007F6A26">
              <w:t>0,9</w:t>
            </w:r>
            <w:r w:rsidR="00DF2117">
              <w:t>0</w:t>
            </w:r>
          </w:p>
        </w:tc>
        <w:tc>
          <w:tcPr>
            <w:tcW w:w="851" w:type="dxa"/>
          </w:tcPr>
          <w:p w14:paraId="137FBD37" w14:textId="77777777" w:rsidR="002D614D" w:rsidRPr="007F6A26" w:rsidRDefault="002D614D" w:rsidP="00FD588A">
            <w:pPr>
              <w:pStyle w:val="a0"/>
              <w:ind w:firstLine="0"/>
            </w:pPr>
            <w:r w:rsidRPr="007F6A26">
              <w:t>0,85</w:t>
            </w:r>
          </w:p>
        </w:tc>
        <w:tc>
          <w:tcPr>
            <w:tcW w:w="850" w:type="dxa"/>
          </w:tcPr>
          <w:p w14:paraId="268AB5BB" w14:textId="75D3EA1A" w:rsidR="002D614D" w:rsidRPr="007F6A26" w:rsidRDefault="002D614D" w:rsidP="00FD588A">
            <w:pPr>
              <w:pStyle w:val="a0"/>
              <w:ind w:firstLine="0"/>
            </w:pPr>
            <w:r w:rsidRPr="007F6A26">
              <w:t>0</w:t>
            </w:r>
            <w:r w:rsidR="00DF2117">
              <w:t>,00</w:t>
            </w:r>
          </w:p>
        </w:tc>
        <w:tc>
          <w:tcPr>
            <w:tcW w:w="1637" w:type="dxa"/>
          </w:tcPr>
          <w:p w14:paraId="326A9D1A" w14:textId="77777777" w:rsidR="002D614D" w:rsidRPr="007F6A26" w:rsidRDefault="002D614D" w:rsidP="00FD588A">
            <w:pPr>
              <w:pStyle w:val="a0"/>
              <w:ind w:firstLine="0"/>
            </w:pPr>
            <w:r w:rsidRPr="007F6A26">
              <w:t>0,02</w:t>
            </w:r>
          </w:p>
        </w:tc>
      </w:tr>
      <w:tr w:rsidR="002D614D" w:rsidRPr="007F6A26" w14:paraId="386FD454" w14:textId="77777777" w:rsidTr="00A91834">
        <w:tc>
          <w:tcPr>
            <w:tcW w:w="1865" w:type="dxa"/>
          </w:tcPr>
          <w:p w14:paraId="5A7EB1B1" w14:textId="58955E4E" w:rsidR="002D614D" w:rsidRPr="007F6A26" w:rsidRDefault="002D614D" w:rsidP="00FD588A">
            <w:pPr>
              <w:pStyle w:val="a0"/>
              <w:ind w:firstLine="0"/>
            </w:pPr>
            <w:r w:rsidRPr="007F6A26">
              <w:t>A*24:06</w:t>
            </w:r>
          </w:p>
        </w:tc>
        <w:tc>
          <w:tcPr>
            <w:tcW w:w="1713" w:type="dxa"/>
          </w:tcPr>
          <w:p w14:paraId="4BAD7CD6" w14:textId="7FA7A8B1" w:rsidR="002D614D" w:rsidRPr="00A91834" w:rsidRDefault="009A018C" w:rsidP="00FD588A">
            <w:pPr>
              <w:pStyle w:val="a0"/>
              <w:ind w:firstLine="0"/>
              <w:rPr>
                <w:lang w:val="ru-RU"/>
              </w:rPr>
            </w:pPr>
            <w:r>
              <w:rPr>
                <w:lang w:val="ru-RU"/>
              </w:rPr>
              <w:t>407</w:t>
            </w:r>
          </w:p>
        </w:tc>
        <w:tc>
          <w:tcPr>
            <w:tcW w:w="958" w:type="dxa"/>
          </w:tcPr>
          <w:p w14:paraId="4973B588" w14:textId="7846B57D" w:rsidR="002D614D" w:rsidRPr="007F6A26" w:rsidRDefault="002D614D" w:rsidP="00FD588A">
            <w:pPr>
              <w:pStyle w:val="a0"/>
              <w:ind w:firstLine="0"/>
            </w:pPr>
            <w:r w:rsidRPr="007F6A26">
              <w:t>0,88</w:t>
            </w:r>
          </w:p>
        </w:tc>
        <w:tc>
          <w:tcPr>
            <w:tcW w:w="1134" w:type="dxa"/>
          </w:tcPr>
          <w:p w14:paraId="77080143" w14:textId="77777777" w:rsidR="002D614D" w:rsidRPr="007F6A26" w:rsidRDefault="002D614D" w:rsidP="00FD588A">
            <w:pPr>
              <w:pStyle w:val="a0"/>
              <w:ind w:firstLine="0"/>
            </w:pPr>
            <w:r w:rsidRPr="007F6A26">
              <w:t>0,11</w:t>
            </w:r>
          </w:p>
        </w:tc>
        <w:tc>
          <w:tcPr>
            <w:tcW w:w="1906" w:type="dxa"/>
          </w:tcPr>
          <w:p w14:paraId="092565E6" w14:textId="77777777" w:rsidR="002D614D" w:rsidRPr="007F6A26" w:rsidRDefault="002D614D" w:rsidP="00FD588A">
            <w:pPr>
              <w:pStyle w:val="a0"/>
              <w:ind w:firstLine="0"/>
            </w:pPr>
            <w:r w:rsidRPr="007F6A26">
              <w:t>0,81</w:t>
            </w:r>
          </w:p>
        </w:tc>
        <w:tc>
          <w:tcPr>
            <w:tcW w:w="2347" w:type="dxa"/>
          </w:tcPr>
          <w:p w14:paraId="7AC2D416" w14:textId="77777777" w:rsidR="002D614D" w:rsidRPr="007F6A26" w:rsidRDefault="002D614D" w:rsidP="00FD588A">
            <w:pPr>
              <w:pStyle w:val="a0"/>
              <w:ind w:firstLine="0"/>
            </w:pPr>
            <w:r w:rsidRPr="007F6A26">
              <w:t>0,89</w:t>
            </w:r>
          </w:p>
        </w:tc>
        <w:tc>
          <w:tcPr>
            <w:tcW w:w="1417" w:type="dxa"/>
          </w:tcPr>
          <w:p w14:paraId="1F4F3E4A" w14:textId="77777777" w:rsidR="002D614D" w:rsidRPr="007F6A26" w:rsidRDefault="002D614D" w:rsidP="00FD588A">
            <w:pPr>
              <w:pStyle w:val="a0"/>
              <w:ind w:firstLine="0"/>
            </w:pPr>
            <w:r w:rsidRPr="007F6A26">
              <w:t>0,89</w:t>
            </w:r>
          </w:p>
        </w:tc>
        <w:tc>
          <w:tcPr>
            <w:tcW w:w="851" w:type="dxa"/>
          </w:tcPr>
          <w:p w14:paraId="3E155EBF" w14:textId="77777777" w:rsidR="002D614D" w:rsidRPr="007F6A26" w:rsidRDefault="002D614D" w:rsidP="00FD588A">
            <w:pPr>
              <w:pStyle w:val="a0"/>
              <w:ind w:firstLine="0"/>
            </w:pPr>
            <w:r w:rsidRPr="007F6A26">
              <w:t>0,85</w:t>
            </w:r>
          </w:p>
        </w:tc>
        <w:tc>
          <w:tcPr>
            <w:tcW w:w="850" w:type="dxa"/>
          </w:tcPr>
          <w:p w14:paraId="54E09243" w14:textId="77777777" w:rsidR="002D614D" w:rsidRPr="007F6A26" w:rsidRDefault="002D614D" w:rsidP="00FD588A">
            <w:pPr>
              <w:pStyle w:val="a0"/>
              <w:ind w:firstLine="0"/>
            </w:pPr>
            <w:r w:rsidRPr="007F6A26">
              <w:t>0,02</w:t>
            </w:r>
          </w:p>
        </w:tc>
        <w:tc>
          <w:tcPr>
            <w:tcW w:w="1637" w:type="dxa"/>
          </w:tcPr>
          <w:p w14:paraId="4657FC1E" w14:textId="77777777" w:rsidR="002D614D" w:rsidRPr="007F6A26" w:rsidRDefault="002D614D" w:rsidP="00FD588A">
            <w:pPr>
              <w:pStyle w:val="a0"/>
              <w:ind w:firstLine="0"/>
            </w:pPr>
            <w:r w:rsidRPr="007F6A26">
              <w:t>0,06</w:t>
            </w:r>
          </w:p>
        </w:tc>
      </w:tr>
      <w:tr w:rsidR="002D614D" w:rsidRPr="007F6A26" w14:paraId="1AF25F03" w14:textId="77777777" w:rsidTr="00A91834">
        <w:tc>
          <w:tcPr>
            <w:tcW w:w="1865" w:type="dxa"/>
          </w:tcPr>
          <w:p w14:paraId="353174A8" w14:textId="754FC347" w:rsidR="002D614D" w:rsidRPr="007F6A26" w:rsidRDefault="002D614D" w:rsidP="00FD588A">
            <w:pPr>
              <w:pStyle w:val="a0"/>
              <w:ind w:firstLine="0"/>
            </w:pPr>
            <w:r w:rsidRPr="007F6A26">
              <w:t>B*15:08</w:t>
            </w:r>
          </w:p>
        </w:tc>
        <w:tc>
          <w:tcPr>
            <w:tcW w:w="1713" w:type="dxa"/>
          </w:tcPr>
          <w:p w14:paraId="2B074A8F" w14:textId="31976AC4" w:rsidR="002D614D" w:rsidRPr="00A91834" w:rsidRDefault="009A018C" w:rsidP="00FD588A">
            <w:pPr>
              <w:pStyle w:val="a0"/>
              <w:ind w:firstLine="0"/>
              <w:rPr>
                <w:lang w:val="ru-RU"/>
              </w:rPr>
            </w:pPr>
            <w:r>
              <w:rPr>
                <w:lang w:val="ru-RU"/>
              </w:rPr>
              <w:t>29</w:t>
            </w:r>
          </w:p>
        </w:tc>
        <w:tc>
          <w:tcPr>
            <w:tcW w:w="958" w:type="dxa"/>
          </w:tcPr>
          <w:p w14:paraId="45551837" w14:textId="599B0478" w:rsidR="002D614D" w:rsidRPr="007F6A26" w:rsidRDefault="002D614D" w:rsidP="00FD588A">
            <w:pPr>
              <w:pStyle w:val="a0"/>
              <w:ind w:firstLine="0"/>
            </w:pPr>
            <w:r w:rsidRPr="007F6A26">
              <w:t>0,88</w:t>
            </w:r>
          </w:p>
        </w:tc>
        <w:tc>
          <w:tcPr>
            <w:tcW w:w="1134" w:type="dxa"/>
          </w:tcPr>
          <w:p w14:paraId="6C8EBEE2" w14:textId="77777777" w:rsidR="002D614D" w:rsidRPr="007F6A26" w:rsidRDefault="002D614D" w:rsidP="00FD588A">
            <w:pPr>
              <w:pStyle w:val="a0"/>
              <w:ind w:firstLine="0"/>
            </w:pPr>
            <w:r w:rsidRPr="007F6A26">
              <w:t>0,15</w:t>
            </w:r>
          </w:p>
        </w:tc>
        <w:tc>
          <w:tcPr>
            <w:tcW w:w="1906" w:type="dxa"/>
          </w:tcPr>
          <w:p w14:paraId="3B3DDA30" w14:textId="77777777" w:rsidR="002D614D" w:rsidRPr="007F6A26" w:rsidRDefault="002D614D" w:rsidP="00FD588A">
            <w:pPr>
              <w:pStyle w:val="a0"/>
              <w:ind w:firstLine="0"/>
            </w:pPr>
            <w:r w:rsidRPr="007F6A26">
              <w:t>0,79</w:t>
            </w:r>
          </w:p>
        </w:tc>
        <w:tc>
          <w:tcPr>
            <w:tcW w:w="2347" w:type="dxa"/>
          </w:tcPr>
          <w:p w14:paraId="4EE84777" w14:textId="77777777" w:rsidR="002D614D" w:rsidRPr="007F6A26" w:rsidRDefault="002D614D" w:rsidP="00FD588A">
            <w:pPr>
              <w:pStyle w:val="a0"/>
              <w:ind w:firstLine="0"/>
            </w:pPr>
            <w:r w:rsidRPr="007F6A26">
              <w:t>0,93</w:t>
            </w:r>
          </w:p>
        </w:tc>
        <w:tc>
          <w:tcPr>
            <w:tcW w:w="1417" w:type="dxa"/>
          </w:tcPr>
          <w:p w14:paraId="400A8CE0" w14:textId="77777777" w:rsidR="002D614D" w:rsidRPr="007F6A26" w:rsidRDefault="002D614D" w:rsidP="00FD588A">
            <w:pPr>
              <w:pStyle w:val="a0"/>
              <w:ind w:firstLine="0"/>
            </w:pPr>
            <w:r w:rsidRPr="007F6A26">
              <w:t>0,93</w:t>
            </w:r>
          </w:p>
        </w:tc>
        <w:tc>
          <w:tcPr>
            <w:tcW w:w="851" w:type="dxa"/>
          </w:tcPr>
          <w:p w14:paraId="6FCB55BF" w14:textId="77777777" w:rsidR="002D614D" w:rsidRPr="007F6A26" w:rsidRDefault="002D614D" w:rsidP="00FD588A">
            <w:pPr>
              <w:pStyle w:val="a0"/>
              <w:ind w:firstLine="0"/>
            </w:pPr>
            <w:r w:rsidRPr="007F6A26">
              <w:t>0,86</w:t>
            </w:r>
          </w:p>
        </w:tc>
        <w:tc>
          <w:tcPr>
            <w:tcW w:w="850" w:type="dxa"/>
          </w:tcPr>
          <w:p w14:paraId="66A58190" w14:textId="5DC8D07E" w:rsidR="002D614D" w:rsidRPr="007F6A26" w:rsidRDefault="002D614D" w:rsidP="00FD588A">
            <w:pPr>
              <w:pStyle w:val="a0"/>
              <w:ind w:firstLine="0"/>
            </w:pPr>
            <w:r w:rsidRPr="007F6A26">
              <w:t>0</w:t>
            </w:r>
            <w:r w:rsidR="00DF2117">
              <w:t>,00</w:t>
            </w:r>
          </w:p>
        </w:tc>
        <w:tc>
          <w:tcPr>
            <w:tcW w:w="1637" w:type="dxa"/>
          </w:tcPr>
          <w:p w14:paraId="766850D8" w14:textId="77777777" w:rsidR="002D614D" w:rsidRPr="007F6A26" w:rsidRDefault="002D614D" w:rsidP="00FD588A">
            <w:pPr>
              <w:pStyle w:val="a0"/>
              <w:ind w:firstLine="0"/>
            </w:pPr>
            <w:r w:rsidRPr="007F6A26">
              <w:t>0,02</w:t>
            </w:r>
          </w:p>
        </w:tc>
      </w:tr>
      <w:tr w:rsidR="002D614D" w:rsidRPr="007F6A26" w14:paraId="68552BE2" w14:textId="77777777" w:rsidTr="00A91834">
        <w:tc>
          <w:tcPr>
            <w:tcW w:w="1865" w:type="dxa"/>
          </w:tcPr>
          <w:p w14:paraId="5F33C955" w14:textId="10037F0B" w:rsidR="002D614D" w:rsidRPr="007F6A26" w:rsidRDefault="002D614D" w:rsidP="00FD588A">
            <w:pPr>
              <w:pStyle w:val="a0"/>
              <w:ind w:firstLine="0"/>
            </w:pPr>
            <w:r w:rsidRPr="007F6A26">
              <w:t>A*36:01</w:t>
            </w:r>
          </w:p>
        </w:tc>
        <w:tc>
          <w:tcPr>
            <w:tcW w:w="1713" w:type="dxa"/>
          </w:tcPr>
          <w:p w14:paraId="6AB55C62" w14:textId="7FBBAB96" w:rsidR="002D614D" w:rsidRPr="00A91834" w:rsidRDefault="009A018C" w:rsidP="00FD588A">
            <w:pPr>
              <w:pStyle w:val="a0"/>
              <w:ind w:firstLine="0"/>
              <w:rPr>
                <w:lang w:val="ru-RU"/>
              </w:rPr>
            </w:pPr>
            <w:r>
              <w:rPr>
                <w:lang w:val="ru-RU"/>
              </w:rPr>
              <w:t>2713</w:t>
            </w:r>
          </w:p>
        </w:tc>
        <w:tc>
          <w:tcPr>
            <w:tcW w:w="958" w:type="dxa"/>
          </w:tcPr>
          <w:p w14:paraId="60BFBA83" w14:textId="51C4170E" w:rsidR="002D614D" w:rsidRPr="007F6A26" w:rsidRDefault="002D614D" w:rsidP="00FD588A">
            <w:pPr>
              <w:pStyle w:val="a0"/>
              <w:ind w:firstLine="0"/>
            </w:pPr>
            <w:r w:rsidRPr="007F6A26">
              <w:t>0,88</w:t>
            </w:r>
          </w:p>
        </w:tc>
        <w:tc>
          <w:tcPr>
            <w:tcW w:w="1134" w:type="dxa"/>
          </w:tcPr>
          <w:p w14:paraId="36631E5D" w14:textId="77777777" w:rsidR="002D614D" w:rsidRPr="007F6A26" w:rsidRDefault="002D614D" w:rsidP="00FD588A">
            <w:pPr>
              <w:pStyle w:val="a0"/>
              <w:ind w:firstLine="0"/>
            </w:pPr>
            <w:r w:rsidRPr="007F6A26">
              <w:t>0,01</w:t>
            </w:r>
          </w:p>
        </w:tc>
        <w:tc>
          <w:tcPr>
            <w:tcW w:w="1906" w:type="dxa"/>
          </w:tcPr>
          <w:p w14:paraId="1390A968" w14:textId="77777777" w:rsidR="002D614D" w:rsidRPr="007F6A26" w:rsidRDefault="002D614D" w:rsidP="00FD588A">
            <w:pPr>
              <w:pStyle w:val="a0"/>
              <w:ind w:firstLine="0"/>
            </w:pPr>
            <w:r w:rsidRPr="007F6A26">
              <w:t>0,84</w:t>
            </w:r>
          </w:p>
        </w:tc>
        <w:tc>
          <w:tcPr>
            <w:tcW w:w="2347" w:type="dxa"/>
          </w:tcPr>
          <w:p w14:paraId="2FBFC988" w14:textId="77777777" w:rsidR="002D614D" w:rsidRPr="007F6A26" w:rsidRDefault="002D614D" w:rsidP="00FD588A">
            <w:pPr>
              <w:pStyle w:val="a0"/>
              <w:ind w:firstLine="0"/>
            </w:pPr>
            <w:r w:rsidRPr="007F6A26">
              <w:t>0,84</w:t>
            </w:r>
          </w:p>
        </w:tc>
        <w:tc>
          <w:tcPr>
            <w:tcW w:w="1417" w:type="dxa"/>
          </w:tcPr>
          <w:p w14:paraId="6BA33C92" w14:textId="77777777" w:rsidR="002D614D" w:rsidRPr="007F6A26" w:rsidRDefault="002D614D" w:rsidP="00FD588A">
            <w:pPr>
              <w:pStyle w:val="a0"/>
              <w:ind w:firstLine="0"/>
            </w:pPr>
            <w:r w:rsidRPr="007F6A26">
              <w:t>0,84</w:t>
            </w:r>
          </w:p>
        </w:tc>
        <w:tc>
          <w:tcPr>
            <w:tcW w:w="851" w:type="dxa"/>
          </w:tcPr>
          <w:p w14:paraId="7057A8E5" w14:textId="77777777" w:rsidR="002D614D" w:rsidRPr="007F6A26" w:rsidRDefault="002D614D" w:rsidP="00FD588A">
            <w:pPr>
              <w:pStyle w:val="a0"/>
              <w:ind w:firstLine="0"/>
            </w:pPr>
            <w:r w:rsidRPr="007F6A26">
              <w:t>0,84</w:t>
            </w:r>
          </w:p>
        </w:tc>
        <w:tc>
          <w:tcPr>
            <w:tcW w:w="850" w:type="dxa"/>
          </w:tcPr>
          <w:p w14:paraId="6DF73CC5" w14:textId="77777777" w:rsidR="002D614D" w:rsidRPr="007F6A26" w:rsidRDefault="002D614D" w:rsidP="00FD588A">
            <w:pPr>
              <w:pStyle w:val="a0"/>
              <w:ind w:firstLine="0"/>
            </w:pPr>
            <w:r w:rsidRPr="007F6A26">
              <w:t>0,11</w:t>
            </w:r>
          </w:p>
        </w:tc>
        <w:tc>
          <w:tcPr>
            <w:tcW w:w="1637" w:type="dxa"/>
          </w:tcPr>
          <w:p w14:paraId="40E33AD7" w14:textId="77777777" w:rsidR="002D614D" w:rsidRPr="007F6A26" w:rsidRDefault="002D614D" w:rsidP="00FD588A">
            <w:pPr>
              <w:pStyle w:val="a0"/>
              <w:ind w:firstLine="0"/>
            </w:pPr>
            <w:r w:rsidRPr="007F6A26">
              <w:t>0,12</w:t>
            </w:r>
          </w:p>
        </w:tc>
      </w:tr>
      <w:tr w:rsidR="002D614D" w:rsidRPr="007F6A26" w14:paraId="09A3799F" w14:textId="77777777" w:rsidTr="00A91834">
        <w:tc>
          <w:tcPr>
            <w:tcW w:w="1865" w:type="dxa"/>
          </w:tcPr>
          <w:p w14:paraId="26817EE1" w14:textId="712D9366" w:rsidR="002D614D" w:rsidRPr="007F6A26" w:rsidRDefault="002D614D" w:rsidP="00FD588A">
            <w:pPr>
              <w:pStyle w:val="a0"/>
              <w:ind w:firstLine="0"/>
            </w:pPr>
            <w:r w:rsidRPr="007F6A26">
              <w:t>A*26:03</w:t>
            </w:r>
          </w:p>
        </w:tc>
        <w:tc>
          <w:tcPr>
            <w:tcW w:w="1713" w:type="dxa"/>
          </w:tcPr>
          <w:p w14:paraId="609F89DA" w14:textId="4FA3F28C" w:rsidR="002D614D" w:rsidRPr="00A91834" w:rsidRDefault="009A018C" w:rsidP="00FD588A">
            <w:pPr>
              <w:pStyle w:val="a0"/>
              <w:ind w:firstLine="0"/>
              <w:rPr>
                <w:lang w:val="ru-RU"/>
              </w:rPr>
            </w:pPr>
            <w:r>
              <w:rPr>
                <w:lang w:val="ru-RU"/>
              </w:rPr>
              <w:t>66</w:t>
            </w:r>
          </w:p>
        </w:tc>
        <w:tc>
          <w:tcPr>
            <w:tcW w:w="958" w:type="dxa"/>
          </w:tcPr>
          <w:p w14:paraId="50ED484B" w14:textId="4AA615CF" w:rsidR="002D614D" w:rsidRPr="007F6A26" w:rsidRDefault="002D614D" w:rsidP="00FD588A">
            <w:pPr>
              <w:pStyle w:val="a0"/>
              <w:ind w:firstLine="0"/>
            </w:pPr>
            <w:r w:rsidRPr="007F6A26">
              <w:t>0,88</w:t>
            </w:r>
          </w:p>
        </w:tc>
        <w:tc>
          <w:tcPr>
            <w:tcW w:w="1134" w:type="dxa"/>
          </w:tcPr>
          <w:p w14:paraId="39FB34D2" w14:textId="77777777" w:rsidR="002D614D" w:rsidRPr="007F6A26" w:rsidRDefault="002D614D" w:rsidP="00FD588A">
            <w:pPr>
              <w:pStyle w:val="a0"/>
              <w:ind w:firstLine="0"/>
            </w:pPr>
            <w:r w:rsidRPr="007F6A26">
              <w:t>0,07</w:t>
            </w:r>
          </w:p>
        </w:tc>
        <w:tc>
          <w:tcPr>
            <w:tcW w:w="1906" w:type="dxa"/>
          </w:tcPr>
          <w:p w14:paraId="75263261" w14:textId="77777777" w:rsidR="002D614D" w:rsidRPr="007F6A26" w:rsidRDefault="002D614D" w:rsidP="00FD588A">
            <w:pPr>
              <w:pStyle w:val="a0"/>
              <w:ind w:firstLine="0"/>
            </w:pPr>
            <w:r w:rsidRPr="007F6A26">
              <w:t>0,85</w:t>
            </w:r>
          </w:p>
        </w:tc>
        <w:tc>
          <w:tcPr>
            <w:tcW w:w="2347" w:type="dxa"/>
          </w:tcPr>
          <w:p w14:paraId="5567A820" w14:textId="77777777" w:rsidR="002D614D" w:rsidRPr="007F6A26" w:rsidRDefault="002D614D" w:rsidP="00FD588A">
            <w:pPr>
              <w:pStyle w:val="a0"/>
              <w:ind w:firstLine="0"/>
            </w:pPr>
            <w:r w:rsidRPr="007F6A26">
              <w:t>0,86</w:t>
            </w:r>
          </w:p>
        </w:tc>
        <w:tc>
          <w:tcPr>
            <w:tcW w:w="1417" w:type="dxa"/>
          </w:tcPr>
          <w:p w14:paraId="04A9BB41" w14:textId="77777777" w:rsidR="002D614D" w:rsidRPr="007F6A26" w:rsidRDefault="002D614D" w:rsidP="00FD588A">
            <w:pPr>
              <w:pStyle w:val="a0"/>
              <w:ind w:firstLine="0"/>
            </w:pPr>
            <w:r w:rsidRPr="007F6A26">
              <w:t>0,86</w:t>
            </w:r>
          </w:p>
        </w:tc>
        <w:tc>
          <w:tcPr>
            <w:tcW w:w="851" w:type="dxa"/>
          </w:tcPr>
          <w:p w14:paraId="7E81681A" w14:textId="77777777" w:rsidR="002D614D" w:rsidRPr="007F6A26" w:rsidRDefault="002D614D" w:rsidP="00FD588A">
            <w:pPr>
              <w:pStyle w:val="a0"/>
              <w:ind w:firstLine="0"/>
            </w:pPr>
            <w:r w:rsidRPr="007F6A26">
              <w:t>0,85</w:t>
            </w:r>
          </w:p>
        </w:tc>
        <w:tc>
          <w:tcPr>
            <w:tcW w:w="850" w:type="dxa"/>
          </w:tcPr>
          <w:p w14:paraId="4583B630" w14:textId="59AC121D" w:rsidR="002D614D" w:rsidRPr="007F6A26" w:rsidRDefault="002D614D" w:rsidP="00FD588A">
            <w:pPr>
              <w:pStyle w:val="a0"/>
              <w:ind w:firstLine="0"/>
            </w:pPr>
            <w:r w:rsidRPr="007F6A26">
              <w:t>0</w:t>
            </w:r>
            <w:r w:rsidR="00DF2117">
              <w:t>,00</w:t>
            </w:r>
          </w:p>
        </w:tc>
        <w:tc>
          <w:tcPr>
            <w:tcW w:w="1637" w:type="dxa"/>
          </w:tcPr>
          <w:p w14:paraId="68F13C4E" w14:textId="77777777" w:rsidR="002D614D" w:rsidRPr="007F6A26" w:rsidRDefault="002D614D" w:rsidP="00FD588A">
            <w:pPr>
              <w:pStyle w:val="a0"/>
              <w:ind w:firstLine="0"/>
            </w:pPr>
            <w:r w:rsidRPr="007F6A26">
              <w:t>0,02</w:t>
            </w:r>
          </w:p>
        </w:tc>
      </w:tr>
      <w:tr w:rsidR="002D614D" w:rsidRPr="007F6A26" w14:paraId="071B1779" w14:textId="77777777" w:rsidTr="00A91834">
        <w:tc>
          <w:tcPr>
            <w:tcW w:w="1865" w:type="dxa"/>
          </w:tcPr>
          <w:p w14:paraId="5F7D70D9" w14:textId="7C7C980D" w:rsidR="002D614D" w:rsidRPr="007F6A26" w:rsidRDefault="002D614D" w:rsidP="00FD588A">
            <w:pPr>
              <w:pStyle w:val="a0"/>
              <w:ind w:firstLine="0"/>
            </w:pPr>
            <w:r w:rsidRPr="007F6A26">
              <w:t>A*30:01</w:t>
            </w:r>
          </w:p>
        </w:tc>
        <w:tc>
          <w:tcPr>
            <w:tcW w:w="1713" w:type="dxa"/>
          </w:tcPr>
          <w:p w14:paraId="1C15A668" w14:textId="618A1EF5" w:rsidR="002D614D" w:rsidRPr="00A91834" w:rsidRDefault="009A018C" w:rsidP="00FD588A">
            <w:pPr>
              <w:pStyle w:val="a0"/>
              <w:ind w:firstLine="0"/>
              <w:rPr>
                <w:lang w:val="ru-RU"/>
              </w:rPr>
            </w:pPr>
            <w:r>
              <w:rPr>
                <w:lang w:val="ru-RU"/>
              </w:rPr>
              <w:t>3907</w:t>
            </w:r>
          </w:p>
        </w:tc>
        <w:tc>
          <w:tcPr>
            <w:tcW w:w="958" w:type="dxa"/>
          </w:tcPr>
          <w:p w14:paraId="6A5F157D" w14:textId="6378605C" w:rsidR="002D614D" w:rsidRPr="007F6A26" w:rsidRDefault="002D614D" w:rsidP="00FD588A">
            <w:pPr>
              <w:pStyle w:val="a0"/>
              <w:ind w:firstLine="0"/>
            </w:pPr>
            <w:r w:rsidRPr="007F6A26">
              <w:t>0,88</w:t>
            </w:r>
          </w:p>
        </w:tc>
        <w:tc>
          <w:tcPr>
            <w:tcW w:w="1134" w:type="dxa"/>
          </w:tcPr>
          <w:p w14:paraId="5CC84263" w14:textId="77777777" w:rsidR="002D614D" w:rsidRPr="007F6A26" w:rsidRDefault="002D614D" w:rsidP="00FD588A">
            <w:pPr>
              <w:pStyle w:val="a0"/>
              <w:ind w:firstLine="0"/>
            </w:pPr>
            <w:r w:rsidRPr="007F6A26">
              <w:t>0,03</w:t>
            </w:r>
          </w:p>
        </w:tc>
        <w:tc>
          <w:tcPr>
            <w:tcW w:w="1906" w:type="dxa"/>
          </w:tcPr>
          <w:p w14:paraId="09A7B1FA" w14:textId="77777777" w:rsidR="002D614D" w:rsidRPr="007F6A26" w:rsidRDefault="002D614D" w:rsidP="00FD588A">
            <w:pPr>
              <w:pStyle w:val="a0"/>
              <w:ind w:firstLine="0"/>
            </w:pPr>
            <w:r w:rsidRPr="007F6A26">
              <w:t>0,84</w:t>
            </w:r>
          </w:p>
        </w:tc>
        <w:tc>
          <w:tcPr>
            <w:tcW w:w="2347" w:type="dxa"/>
          </w:tcPr>
          <w:p w14:paraId="0163676A" w14:textId="77777777" w:rsidR="002D614D" w:rsidRPr="007F6A26" w:rsidRDefault="002D614D" w:rsidP="00FD588A">
            <w:pPr>
              <w:pStyle w:val="a0"/>
              <w:ind w:firstLine="0"/>
            </w:pPr>
            <w:r w:rsidRPr="007F6A26">
              <w:t>0,85</w:t>
            </w:r>
          </w:p>
        </w:tc>
        <w:tc>
          <w:tcPr>
            <w:tcW w:w="1417" w:type="dxa"/>
          </w:tcPr>
          <w:p w14:paraId="5D830BB2" w14:textId="77777777" w:rsidR="002D614D" w:rsidRPr="007F6A26" w:rsidRDefault="002D614D" w:rsidP="00FD588A">
            <w:pPr>
              <w:pStyle w:val="a0"/>
              <w:ind w:firstLine="0"/>
            </w:pPr>
            <w:r w:rsidRPr="007F6A26">
              <w:t>0,85</w:t>
            </w:r>
          </w:p>
        </w:tc>
        <w:tc>
          <w:tcPr>
            <w:tcW w:w="851" w:type="dxa"/>
          </w:tcPr>
          <w:p w14:paraId="0764A2BB" w14:textId="77777777" w:rsidR="002D614D" w:rsidRPr="007F6A26" w:rsidRDefault="002D614D" w:rsidP="00FD588A">
            <w:pPr>
              <w:pStyle w:val="a0"/>
              <w:ind w:firstLine="0"/>
            </w:pPr>
            <w:r w:rsidRPr="007F6A26">
              <w:t>0,84</w:t>
            </w:r>
          </w:p>
        </w:tc>
        <w:tc>
          <w:tcPr>
            <w:tcW w:w="850" w:type="dxa"/>
          </w:tcPr>
          <w:p w14:paraId="3AC39090" w14:textId="393FBDF3" w:rsidR="002D614D" w:rsidRPr="007F6A26" w:rsidRDefault="002D614D" w:rsidP="00FD588A">
            <w:pPr>
              <w:pStyle w:val="a0"/>
              <w:ind w:firstLine="0"/>
            </w:pPr>
            <w:r w:rsidRPr="007F6A26">
              <w:t>0,1</w:t>
            </w:r>
            <w:r w:rsidR="00DF2117">
              <w:t>0</w:t>
            </w:r>
          </w:p>
        </w:tc>
        <w:tc>
          <w:tcPr>
            <w:tcW w:w="1637" w:type="dxa"/>
          </w:tcPr>
          <w:p w14:paraId="7B8DB9BA" w14:textId="77777777" w:rsidR="002D614D" w:rsidRPr="007F6A26" w:rsidRDefault="002D614D" w:rsidP="00FD588A">
            <w:pPr>
              <w:pStyle w:val="a0"/>
              <w:ind w:firstLine="0"/>
            </w:pPr>
            <w:r w:rsidRPr="007F6A26">
              <w:t>0,15</w:t>
            </w:r>
          </w:p>
        </w:tc>
      </w:tr>
      <w:tr w:rsidR="002D614D" w:rsidRPr="007F6A26" w14:paraId="08B972E5" w14:textId="77777777" w:rsidTr="00A91834">
        <w:tc>
          <w:tcPr>
            <w:tcW w:w="1865" w:type="dxa"/>
          </w:tcPr>
          <w:p w14:paraId="35603D06" w14:textId="4A421016" w:rsidR="002D614D" w:rsidRPr="007F6A26" w:rsidRDefault="002D614D" w:rsidP="00FD588A">
            <w:pPr>
              <w:pStyle w:val="a0"/>
              <w:ind w:firstLine="0"/>
            </w:pPr>
            <w:r w:rsidRPr="007F6A26">
              <w:t>B*44:08</w:t>
            </w:r>
          </w:p>
        </w:tc>
        <w:tc>
          <w:tcPr>
            <w:tcW w:w="1713" w:type="dxa"/>
          </w:tcPr>
          <w:p w14:paraId="099E1234" w14:textId="48E39A18" w:rsidR="002D614D" w:rsidRPr="00A91834" w:rsidRDefault="009A018C" w:rsidP="00FD588A">
            <w:pPr>
              <w:pStyle w:val="a0"/>
              <w:ind w:firstLine="0"/>
              <w:rPr>
                <w:lang w:val="ru-RU"/>
              </w:rPr>
            </w:pPr>
            <w:r>
              <w:rPr>
                <w:lang w:val="ru-RU"/>
              </w:rPr>
              <w:t>49</w:t>
            </w:r>
          </w:p>
        </w:tc>
        <w:tc>
          <w:tcPr>
            <w:tcW w:w="958" w:type="dxa"/>
          </w:tcPr>
          <w:p w14:paraId="4811CE45" w14:textId="059D965D" w:rsidR="002D614D" w:rsidRPr="007F6A26" w:rsidRDefault="002D614D" w:rsidP="00FD588A">
            <w:pPr>
              <w:pStyle w:val="a0"/>
              <w:ind w:firstLine="0"/>
            </w:pPr>
            <w:r w:rsidRPr="007F6A26">
              <w:t>0,88</w:t>
            </w:r>
          </w:p>
        </w:tc>
        <w:tc>
          <w:tcPr>
            <w:tcW w:w="1134" w:type="dxa"/>
          </w:tcPr>
          <w:p w14:paraId="6E2304A8" w14:textId="77777777" w:rsidR="002D614D" w:rsidRPr="007F6A26" w:rsidRDefault="002D614D" w:rsidP="00FD588A">
            <w:pPr>
              <w:pStyle w:val="a0"/>
              <w:ind w:firstLine="0"/>
            </w:pPr>
            <w:r w:rsidRPr="007F6A26">
              <w:t>0,02</w:t>
            </w:r>
          </w:p>
        </w:tc>
        <w:tc>
          <w:tcPr>
            <w:tcW w:w="1906" w:type="dxa"/>
          </w:tcPr>
          <w:p w14:paraId="507687D5" w14:textId="77777777" w:rsidR="002D614D" w:rsidRPr="007F6A26" w:rsidRDefault="002D614D" w:rsidP="00FD588A">
            <w:pPr>
              <w:pStyle w:val="a0"/>
              <w:ind w:firstLine="0"/>
            </w:pPr>
            <w:r w:rsidRPr="007F6A26">
              <w:t>0,86</w:t>
            </w:r>
          </w:p>
        </w:tc>
        <w:tc>
          <w:tcPr>
            <w:tcW w:w="2347" w:type="dxa"/>
          </w:tcPr>
          <w:p w14:paraId="6E45D84F" w14:textId="77777777" w:rsidR="002D614D" w:rsidRPr="007F6A26" w:rsidRDefault="002D614D" w:rsidP="00FD588A">
            <w:pPr>
              <w:pStyle w:val="a0"/>
              <w:ind w:firstLine="0"/>
            </w:pPr>
            <w:r w:rsidRPr="007F6A26">
              <w:t>0,83</w:t>
            </w:r>
          </w:p>
        </w:tc>
        <w:tc>
          <w:tcPr>
            <w:tcW w:w="1417" w:type="dxa"/>
          </w:tcPr>
          <w:p w14:paraId="0888380D" w14:textId="77777777" w:rsidR="002D614D" w:rsidRPr="007F6A26" w:rsidRDefault="002D614D" w:rsidP="00FD588A">
            <w:pPr>
              <w:pStyle w:val="a0"/>
              <w:ind w:firstLine="0"/>
            </w:pPr>
            <w:r w:rsidRPr="007F6A26">
              <w:t>0,83</w:t>
            </w:r>
          </w:p>
        </w:tc>
        <w:tc>
          <w:tcPr>
            <w:tcW w:w="851" w:type="dxa"/>
          </w:tcPr>
          <w:p w14:paraId="6CDB0D2F" w14:textId="77777777" w:rsidR="002D614D" w:rsidRPr="007F6A26" w:rsidRDefault="002D614D" w:rsidP="00FD588A">
            <w:pPr>
              <w:pStyle w:val="a0"/>
              <w:ind w:firstLine="0"/>
            </w:pPr>
            <w:r w:rsidRPr="007F6A26">
              <w:t>0,84</w:t>
            </w:r>
          </w:p>
        </w:tc>
        <w:tc>
          <w:tcPr>
            <w:tcW w:w="850" w:type="dxa"/>
          </w:tcPr>
          <w:p w14:paraId="2A95A256" w14:textId="64C7A259" w:rsidR="002D614D" w:rsidRPr="007F6A26" w:rsidRDefault="002D614D" w:rsidP="00FD588A">
            <w:pPr>
              <w:pStyle w:val="a0"/>
              <w:ind w:firstLine="0"/>
            </w:pPr>
            <w:r w:rsidRPr="007F6A26">
              <w:t>0</w:t>
            </w:r>
            <w:r w:rsidR="00DF2117">
              <w:t>,00</w:t>
            </w:r>
          </w:p>
        </w:tc>
        <w:tc>
          <w:tcPr>
            <w:tcW w:w="1637" w:type="dxa"/>
          </w:tcPr>
          <w:p w14:paraId="49818433" w14:textId="77777777" w:rsidR="002D614D" w:rsidRPr="007F6A26" w:rsidRDefault="002D614D" w:rsidP="00FD588A">
            <w:pPr>
              <w:pStyle w:val="a0"/>
              <w:ind w:firstLine="0"/>
            </w:pPr>
            <w:r w:rsidRPr="007F6A26">
              <w:t>0,02</w:t>
            </w:r>
          </w:p>
        </w:tc>
      </w:tr>
      <w:tr w:rsidR="002D614D" w:rsidRPr="007F6A26" w14:paraId="2479DC70" w14:textId="77777777" w:rsidTr="00A91834">
        <w:tc>
          <w:tcPr>
            <w:tcW w:w="1865" w:type="dxa"/>
          </w:tcPr>
          <w:p w14:paraId="4D7970EA" w14:textId="636FEB44" w:rsidR="002D614D" w:rsidRPr="007F6A26" w:rsidRDefault="002D614D" w:rsidP="00FD588A">
            <w:pPr>
              <w:pStyle w:val="a0"/>
              <w:ind w:firstLine="0"/>
            </w:pPr>
            <w:r w:rsidRPr="007F6A26">
              <w:lastRenderedPageBreak/>
              <w:t>B*08:01</w:t>
            </w:r>
          </w:p>
        </w:tc>
        <w:tc>
          <w:tcPr>
            <w:tcW w:w="1713" w:type="dxa"/>
          </w:tcPr>
          <w:p w14:paraId="2C3EFD75" w14:textId="66351D78" w:rsidR="002D614D" w:rsidRPr="00A91834" w:rsidRDefault="009A018C" w:rsidP="00FD588A">
            <w:pPr>
              <w:pStyle w:val="a0"/>
              <w:ind w:firstLine="0"/>
              <w:rPr>
                <w:lang w:val="ru-RU"/>
              </w:rPr>
            </w:pPr>
            <w:r>
              <w:rPr>
                <w:lang w:val="ru-RU"/>
              </w:rPr>
              <w:t>8947</w:t>
            </w:r>
          </w:p>
        </w:tc>
        <w:tc>
          <w:tcPr>
            <w:tcW w:w="958" w:type="dxa"/>
          </w:tcPr>
          <w:p w14:paraId="46EDA3EA" w14:textId="102D1302" w:rsidR="002D614D" w:rsidRPr="007F6A26" w:rsidRDefault="002D614D" w:rsidP="00FD588A">
            <w:pPr>
              <w:pStyle w:val="a0"/>
              <w:ind w:firstLine="0"/>
            </w:pPr>
            <w:r w:rsidRPr="007F6A26">
              <w:t>0,88</w:t>
            </w:r>
          </w:p>
        </w:tc>
        <w:tc>
          <w:tcPr>
            <w:tcW w:w="1134" w:type="dxa"/>
          </w:tcPr>
          <w:p w14:paraId="25B618DB" w14:textId="77777777" w:rsidR="002D614D" w:rsidRPr="007F6A26" w:rsidRDefault="002D614D" w:rsidP="00FD588A">
            <w:pPr>
              <w:pStyle w:val="a0"/>
              <w:ind w:firstLine="0"/>
            </w:pPr>
            <w:r w:rsidRPr="007F6A26">
              <w:t>0,06</w:t>
            </w:r>
          </w:p>
        </w:tc>
        <w:tc>
          <w:tcPr>
            <w:tcW w:w="1906" w:type="dxa"/>
          </w:tcPr>
          <w:p w14:paraId="55E46306" w14:textId="77777777" w:rsidR="002D614D" w:rsidRPr="007F6A26" w:rsidRDefault="002D614D" w:rsidP="00FD588A">
            <w:pPr>
              <w:pStyle w:val="a0"/>
              <w:ind w:firstLine="0"/>
            </w:pPr>
            <w:r w:rsidRPr="007F6A26">
              <w:t>0,81</w:t>
            </w:r>
          </w:p>
        </w:tc>
        <w:tc>
          <w:tcPr>
            <w:tcW w:w="2347" w:type="dxa"/>
          </w:tcPr>
          <w:p w14:paraId="35B7B260" w14:textId="77777777" w:rsidR="002D614D" w:rsidRPr="007F6A26" w:rsidRDefault="002D614D" w:rsidP="00FD588A">
            <w:pPr>
              <w:pStyle w:val="a0"/>
              <w:ind w:firstLine="0"/>
            </w:pPr>
            <w:r w:rsidRPr="007F6A26">
              <w:t>0,87</w:t>
            </w:r>
          </w:p>
        </w:tc>
        <w:tc>
          <w:tcPr>
            <w:tcW w:w="1417" w:type="dxa"/>
          </w:tcPr>
          <w:p w14:paraId="6342D481" w14:textId="77777777" w:rsidR="002D614D" w:rsidRPr="007F6A26" w:rsidRDefault="002D614D" w:rsidP="00FD588A">
            <w:pPr>
              <w:pStyle w:val="a0"/>
              <w:ind w:firstLine="0"/>
            </w:pPr>
            <w:r w:rsidRPr="007F6A26">
              <w:t>0,86</w:t>
            </w:r>
          </w:p>
        </w:tc>
        <w:tc>
          <w:tcPr>
            <w:tcW w:w="851" w:type="dxa"/>
          </w:tcPr>
          <w:p w14:paraId="15DF4B95" w14:textId="77777777" w:rsidR="002D614D" w:rsidRPr="007F6A26" w:rsidRDefault="002D614D" w:rsidP="00FD588A">
            <w:pPr>
              <w:pStyle w:val="a0"/>
              <w:ind w:firstLine="0"/>
            </w:pPr>
            <w:r w:rsidRPr="007F6A26">
              <w:t>0,84</w:t>
            </w:r>
          </w:p>
        </w:tc>
        <w:tc>
          <w:tcPr>
            <w:tcW w:w="850" w:type="dxa"/>
          </w:tcPr>
          <w:p w14:paraId="32634A21" w14:textId="77777777" w:rsidR="002D614D" w:rsidRPr="007F6A26" w:rsidRDefault="002D614D" w:rsidP="00FD588A">
            <w:pPr>
              <w:pStyle w:val="a0"/>
              <w:ind w:firstLine="0"/>
            </w:pPr>
            <w:r w:rsidRPr="007F6A26">
              <w:t>0,32</w:t>
            </w:r>
          </w:p>
        </w:tc>
        <w:tc>
          <w:tcPr>
            <w:tcW w:w="1637" w:type="dxa"/>
          </w:tcPr>
          <w:p w14:paraId="261F93E7" w14:textId="77777777" w:rsidR="002D614D" w:rsidRPr="007F6A26" w:rsidRDefault="002D614D" w:rsidP="00FD588A">
            <w:pPr>
              <w:pStyle w:val="a0"/>
              <w:ind w:firstLine="0"/>
            </w:pPr>
            <w:r w:rsidRPr="007F6A26">
              <w:t>0,22</w:t>
            </w:r>
          </w:p>
        </w:tc>
      </w:tr>
      <w:tr w:rsidR="002D614D" w:rsidRPr="007F6A26" w14:paraId="49296110" w14:textId="77777777" w:rsidTr="00A91834">
        <w:tc>
          <w:tcPr>
            <w:tcW w:w="1865" w:type="dxa"/>
          </w:tcPr>
          <w:p w14:paraId="720A6E28" w14:textId="57A17049" w:rsidR="002D614D" w:rsidRPr="007F6A26" w:rsidRDefault="002D614D" w:rsidP="00FD588A">
            <w:pPr>
              <w:pStyle w:val="a0"/>
              <w:ind w:firstLine="0"/>
            </w:pPr>
            <w:r w:rsidRPr="007F6A26">
              <w:t>C*05:01</w:t>
            </w:r>
          </w:p>
        </w:tc>
        <w:tc>
          <w:tcPr>
            <w:tcW w:w="1713" w:type="dxa"/>
          </w:tcPr>
          <w:p w14:paraId="7766523A" w14:textId="79718D03" w:rsidR="002D614D" w:rsidRPr="00A91834" w:rsidRDefault="009A018C" w:rsidP="00FD588A">
            <w:pPr>
              <w:pStyle w:val="a0"/>
              <w:ind w:firstLine="0"/>
              <w:rPr>
                <w:lang w:val="ru-RU"/>
              </w:rPr>
            </w:pPr>
            <w:r>
              <w:rPr>
                <w:lang w:val="ru-RU"/>
              </w:rPr>
              <w:t>11120</w:t>
            </w:r>
          </w:p>
        </w:tc>
        <w:tc>
          <w:tcPr>
            <w:tcW w:w="958" w:type="dxa"/>
          </w:tcPr>
          <w:p w14:paraId="1530DA96" w14:textId="078E4128" w:rsidR="002D614D" w:rsidRPr="007F6A26" w:rsidRDefault="002D614D" w:rsidP="00FD588A">
            <w:pPr>
              <w:pStyle w:val="a0"/>
              <w:ind w:firstLine="0"/>
            </w:pPr>
            <w:r w:rsidRPr="007F6A26">
              <w:t>0,88</w:t>
            </w:r>
          </w:p>
        </w:tc>
        <w:tc>
          <w:tcPr>
            <w:tcW w:w="1134" w:type="dxa"/>
          </w:tcPr>
          <w:p w14:paraId="0E3E6F42" w14:textId="77777777" w:rsidR="002D614D" w:rsidRPr="007F6A26" w:rsidRDefault="002D614D" w:rsidP="00FD588A">
            <w:pPr>
              <w:pStyle w:val="a0"/>
              <w:ind w:firstLine="0"/>
            </w:pPr>
            <w:r w:rsidRPr="007F6A26">
              <w:t>0,05</w:t>
            </w:r>
          </w:p>
        </w:tc>
        <w:tc>
          <w:tcPr>
            <w:tcW w:w="1906" w:type="dxa"/>
          </w:tcPr>
          <w:p w14:paraId="0C3EE463" w14:textId="77777777" w:rsidR="002D614D" w:rsidRPr="007F6A26" w:rsidRDefault="002D614D" w:rsidP="00FD588A">
            <w:pPr>
              <w:pStyle w:val="a0"/>
              <w:ind w:firstLine="0"/>
            </w:pPr>
            <w:r w:rsidRPr="007F6A26">
              <w:t>0,82</w:t>
            </w:r>
          </w:p>
        </w:tc>
        <w:tc>
          <w:tcPr>
            <w:tcW w:w="2347" w:type="dxa"/>
          </w:tcPr>
          <w:p w14:paraId="63CC6049" w14:textId="77777777" w:rsidR="002D614D" w:rsidRPr="007F6A26" w:rsidRDefault="002D614D" w:rsidP="00FD588A">
            <w:pPr>
              <w:pStyle w:val="a0"/>
              <w:ind w:firstLine="0"/>
            </w:pPr>
            <w:r w:rsidRPr="007F6A26">
              <w:t>0,85</w:t>
            </w:r>
          </w:p>
        </w:tc>
        <w:tc>
          <w:tcPr>
            <w:tcW w:w="1417" w:type="dxa"/>
          </w:tcPr>
          <w:p w14:paraId="3296C4CF" w14:textId="77777777" w:rsidR="002D614D" w:rsidRPr="007F6A26" w:rsidRDefault="002D614D" w:rsidP="00FD588A">
            <w:pPr>
              <w:pStyle w:val="a0"/>
              <w:ind w:firstLine="0"/>
            </w:pPr>
            <w:r w:rsidRPr="007F6A26">
              <w:t>0,85</w:t>
            </w:r>
          </w:p>
        </w:tc>
        <w:tc>
          <w:tcPr>
            <w:tcW w:w="851" w:type="dxa"/>
          </w:tcPr>
          <w:p w14:paraId="5D090F71" w14:textId="77777777" w:rsidR="002D614D" w:rsidRPr="007F6A26" w:rsidRDefault="002D614D" w:rsidP="00FD588A">
            <w:pPr>
              <w:pStyle w:val="a0"/>
              <w:ind w:firstLine="0"/>
            </w:pPr>
            <w:r w:rsidRPr="007F6A26">
              <w:t>0,84</w:t>
            </w:r>
          </w:p>
        </w:tc>
        <w:tc>
          <w:tcPr>
            <w:tcW w:w="850" w:type="dxa"/>
          </w:tcPr>
          <w:p w14:paraId="3FA23E83" w14:textId="77777777" w:rsidR="002D614D" w:rsidRPr="007F6A26" w:rsidRDefault="002D614D" w:rsidP="00FD588A">
            <w:pPr>
              <w:pStyle w:val="a0"/>
              <w:ind w:firstLine="0"/>
            </w:pPr>
            <w:r w:rsidRPr="007F6A26">
              <w:t>0,21</w:t>
            </w:r>
          </w:p>
        </w:tc>
        <w:tc>
          <w:tcPr>
            <w:tcW w:w="1637" w:type="dxa"/>
          </w:tcPr>
          <w:p w14:paraId="4E4506F9" w14:textId="77777777" w:rsidR="002D614D" w:rsidRPr="007F6A26" w:rsidRDefault="002D614D" w:rsidP="00FD588A">
            <w:pPr>
              <w:pStyle w:val="a0"/>
              <w:ind w:firstLine="0"/>
            </w:pPr>
            <w:r w:rsidRPr="007F6A26">
              <w:t>0,24</w:t>
            </w:r>
          </w:p>
        </w:tc>
      </w:tr>
      <w:tr w:rsidR="002D614D" w:rsidRPr="007F6A26" w14:paraId="490053BA" w14:textId="77777777" w:rsidTr="00A91834">
        <w:tc>
          <w:tcPr>
            <w:tcW w:w="1865" w:type="dxa"/>
          </w:tcPr>
          <w:p w14:paraId="537D7E26" w14:textId="675D7F87" w:rsidR="002D614D" w:rsidRPr="007F6A26" w:rsidRDefault="002D614D" w:rsidP="00FD588A">
            <w:pPr>
              <w:pStyle w:val="a0"/>
              <w:ind w:firstLine="0"/>
            </w:pPr>
            <w:r w:rsidRPr="007F6A26">
              <w:t>A*80:01</w:t>
            </w:r>
          </w:p>
        </w:tc>
        <w:tc>
          <w:tcPr>
            <w:tcW w:w="1713" w:type="dxa"/>
          </w:tcPr>
          <w:p w14:paraId="1FCED8D2" w14:textId="0A04E4EF" w:rsidR="002D614D" w:rsidRPr="00A91834" w:rsidRDefault="009A018C" w:rsidP="00FD588A">
            <w:pPr>
              <w:pStyle w:val="a0"/>
              <w:ind w:firstLine="0"/>
              <w:rPr>
                <w:lang w:val="ru-RU"/>
              </w:rPr>
            </w:pPr>
            <w:r>
              <w:rPr>
                <w:lang w:val="ru-RU"/>
              </w:rPr>
              <w:t>159</w:t>
            </w:r>
          </w:p>
        </w:tc>
        <w:tc>
          <w:tcPr>
            <w:tcW w:w="958" w:type="dxa"/>
          </w:tcPr>
          <w:p w14:paraId="105D61C2" w14:textId="2B6D6BD7" w:rsidR="002D614D" w:rsidRPr="007F6A26" w:rsidRDefault="002D614D" w:rsidP="00FD588A">
            <w:pPr>
              <w:pStyle w:val="a0"/>
              <w:ind w:firstLine="0"/>
            </w:pPr>
            <w:r w:rsidRPr="007F6A26">
              <w:t>0,88</w:t>
            </w:r>
          </w:p>
        </w:tc>
        <w:tc>
          <w:tcPr>
            <w:tcW w:w="1134" w:type="dxa"/>
          </w:tcPr>
          <w:p w14:paraId="697BFCCE" w14:textId="77777777" w:rsidR="002D614D" w:rsidRPr="007F6A26" w:rsidRDefault="002D614D" w:rsidP="00FD588A">
            <w:pPr>
              <w:pStyle w:val="a0"/>
              <w:ind w:firstLine="0"/>
            </w:pPr>
            <w:r w:rsidRPr="007F6A26">
              <w:t>0,03</w:t>
            </w:r>
          </w:p>
        </w:tc>
        <w:tc>
          <w:tcPr>
            <w:tcW w:w="1906" w:type="dxa"/>
          </w:tcPr>
          <w:p w14:paraId="549E66EB" w14:textId="77777777" w:rsidR="002D614D" w:rsidRPr="007F6A26" w:rsidRDefault="002D614D" w:rsidP="00FD588A">
            <w:pPr>
              <w:pStyle w:val="a0"/>
              <w:ind w:firstLine="0"/>
            </w:pPr>
            <w:r w:rsidRPr="007F6A26">
              <w:t>0,84</w:t>
            </w:r>
          </w:p>
        </w:tc>
        <w:tc>
          <w:tcPr>
            <w:tcW w:w="2347" w:type="dxa"/>
          </w:tcPr>
          <w:p w14:paraId="5BDF176B" w14:textId="77777777" w:rsidR="002D614D" w:rsidRPr="007F6A26" w:rsidRDefault="002D614D" w:rsidP="00FD588A">
            <w:pPr>
              <w:pStyle w:val="a0"/>
              <w:ind w:firstLine="0"/>
            </w:pPr>
            <w:r w:rsidRPr="007F6A26">
              <w:t>0,87</w:t>
            </w:r>
          </w:p>
        </w:tc>
        <w:tc>
          <w:tcPr>
            <w:tcW w:w="1417" w:type="dxa"/>
          </w:tcPr>
          <w:p w14:paraId="189239BE" w14:textId="77777777" w:rsidR="002D614D" w:rsidRPr="007F6A26" w:rsidRDefault="002D614D" w:rsidP="00FD588A">
            <w:pPr>
              <w:pStyle w:val="a0"/>
              <w:ind w:firstLine="0"/>
            </w:pPr>
            <w:r w:rsidRPr="007F6A26">
              <w:t>0,87</w:t>
            </w:r>
          </w:p>
        </w:tc>
        <w:tc>
          <w:tcPr>
            <w:tcW w:w="851" w:type="dxa"/>
          </w:tcPr>
          <w:p w14:paraId="3CBDE7A5" w14:textId="77777777" w:rsidR="002D614D" w:rsidRPr="007F6A26" w:rsidRDefault="002D614D" w:rsidP="00FD588A">
            <w:pPr>
              <w:pStyle w:val="a0"/>
              <w:ind w:firstLine="0"/>
            </w:pPr>
            <w:r w:rsidRPr="007F6A26">
              <w:t>0,85</w:t>
            </w:r>
          </w:p>
        </w:tc>
        <w:tc>
          <w:tcPr>
            <w:tcW w:w="850" w:type="dxa"/>
          </w:tcPr>
          <w:p w14:paraId="5C6C7291" w14:textId="4379EBBD" w:rsidR="002D614D" w:rsidRPr="007F6A26" w:rsidRDefault="002D614D" w:rsidP="00FD588A">
            <w:pPr>
              <w:pStyle w:val="a0"/>
              <w:ind w:firstLine="0"/>
            </w:pPr>
            <w:r w:rsidRPr="007F6A26">
              <w:t>0</w:t>
            </w:r>
            <w:r w:rsidR="00DF2117">
              <w:t>,00</w:t>
            </w:r>
          </w:p>
        </w:tc>
        <w:tc>
          <w:tcPr>
            <w:tcW w:w="1637" w:type="dxa"/>
          </w:tcPr>
          <w:p w14:paraId="47740568" w14:textId="77777777" w:rsidR="002D614D" w:rsidRPr="007F6A26" w:rsidRDefault="002D614D" w:rsidP="00FD588A">
            <w:pPr>
              <w:pStyle w:val="a0"/>
              <w:ind w:firstLine="0"/>
            </w:pPr>
            <w:r w:rsidRPr="007F6A26">
              <w:t>0,03</w:t>
            </w:r>
          </w:p>
        </w:tc>
      </w:tr>
      <w:tr w:rsidR="002D614D" w:rsidRPr="007F6A26" w14:paraId="2C26A136" w14:textId="77777777" w:rsidTr="00A91834">
        <w:tc>
          <w:tcPr>
            <w:tcW w:w="1865" w:type="dxa"/>
          </w:tcPr>
          <w:p w14:paraId="2C98E475" w14:textId="08F2442D" w:rsidR="002D614D" w:rsidRPr="007F6A26" w:rsidRDefault="002D614D" w:rsidP="00FD588A">
            <w:pPr>
              <w:pStyle w:val="a0"/>
              <w:ind w:firstLine="0"/>
            </w:pPr>
            <w:r w:rsidRPr="007F6A26">
              <w:t>A*02:05</w:t>
            </w:r>
          </w:p>
        </w:tc>
        <w:tc>
          <w:tcPr>
            <w:tcW w:w="1713" w:type="dxa"/>
          </w:tcPr>
          <w:p w14:paraId="612F3416" w14:textId="166E6C8E" w:rsidR="002D614D" w:rsidRPr="00A91834" w:rsidRDefault="009A018C" w:rsidP="00FD588A">
            <w:pPr>
              <w:pStyle w:val="a0"/>
              <w:ind w:firstLine="0"/>
              <w:rPr>
                <w:lang w:val="ru-RU"/>
              </w:rPr>
            </w:pPr>
            <w:r>
              <w:rPr>
                <w:lang w:val="ru-RU"/>
              </w:rPr>
              <w:t>4083</w:t>
            </w:r>
          </w:p>
        </w:tc>
        <w:tc>
          <w:tcPr>
            <w:tcW w:w="958" w:type="dxa"/>
          </w:tcPr>
          <w:p w14:paraId="008126D6" w14:textId="5D60AF3A" w:rsidR="002D614D" w:rsidRPr="007F6A26" w:rsidRDefault="002D614D" w:rsidP="00FD588A">
            <w:pPr>
              <w:pStyle w:val="a0"/>
              <w:ind w:firstLine="0"/>
            </w:pPr>
            <w:r w:rsidRPr="007F6A26">
              <w:t>0,88</w:t>
            </w:r>
          </w:p>
        </w:tc>
        <w:tc>
          <w:tcPr>
            <w:tcW w:w="1134" w:type="dxa"/>
          </w:tcPr>
          <w:p w14:paraId="75BB9A68" w14:textId="77777777" w:rsidR="002D614D" w:rsidRPr="007F6A26" w:rsidRDefault="002D614D" w:rsidP="00FD588A">
            <w:pPr>
              <w:pStyle w:val="a0"/>
              <w:ind w:firstLine="0"/>
            </w:pPr>
            <w:r w:rsidRPr="007F6A26">
              <w:t>0,02</w:t>
            </w:r>
          </w:p>
        </w:tc>
        <w:tc>
          <w:tcPr>
            <w:tcW w:w="1906" w:type="dxa"/>
          </w:tcPr>
          <w:p w14:paraId="391F909A" w14:textId="77777777" w:rsidR="002D614D" w:rsidRPr="007F6A26" w:rsidRDefault="002D614D" w:rsidP="00FD588A">
            <w:pPr>
              <w:pStyle w:val="a0"/>
              <w:ind w:firstLine="0"/>
            </w:pPr>
            <w:r w:rsidRPr="007F6A26">
              <w:t>0,84</w:t>
            </w:r>
          </w:p>
        </w:tc>
        <w:tc>
          <w:tcPr>
            <w:tcW w:w="2347" w:type="dxa"/>
          </w:tcPr>
          <w:p w14:paraId="0AFB3CE4" w14:textId="77777777" w:rsidR="002D614D" w:rsidRPr="007F6A26" w:rsidRDefault="002D614D" w:rsidP="00FD588A">
            <w:pPr>
              <w:pStyle w:val="a0"/>
              <w:ind w:firstLine="0"/>
            </w:pPr>
            <w:r w:rsidRPr="007F6A26">
              <w:t>0,84</w:t>
            </w:r>
          </w:p>
        </w:tc>
        <w:tc>
          <w:tcPr>
            <w:tcW w:w="1417" w:type="dxa"/>
          </w:tcPr>
          <w:p w14:paraId="635B9B3E" w14:textId="77777777" w:rsidR="002D614D" w:rsidRPr="007F6A26" w:rsidRDefault="002D614D" w:rsidP="00FD588A">
            <w:pPr>
              <w:pStyle w:val="a0"/>
              <w:ind w:firstLine="0"/>
            </w:pPr>
            <w:r w:rsidRPr="007F6A26">
              <w:t>0,84</w:t>
            </w:r>
          </w:p>
        </w:tc>
        <w:tc>
          <w:tcPr>
            <w:tcW w:w="851" w:type="dxa"/>
          </w:tcPr>
          <w:p w14:paraId="4C5F7E00" w14:textId="77777777" w:rsidR="002D614D" w:rsidRPr="007F6A26" w:rsidRDefault="002D614D" w:rsidP="00FD588A">
            <w:pPr>
              <w:pStyle w:val="a0"/>
              <w:ind w:firstLine="0"/>
            </w:pPr>
            <w:r w:rsidRPr="007F6A26">
              <w:t>0,84</w:t>
            </w:r>
          </w:p>
        </w:tc>
        <w:tc>
          <w:tcPr>
            <w:tcW w:w="850" w:type="dxa"/>
          </w:tcPr>
          <w:p w14:paraId="0671B619" w14:textId="77777777" w:rsidR="002D614D" w:rsidRPr="007F6A26" w:rsidRDefault="002D614D" w:rsidP="00FD588A">
            <w:pPr>
              <w:pStyle w:val="a0"/>
              <w:ind w:firstLine="0"/>
            </w:pPr>
            <w:r w:rsidRPr="007F6A26">
              <w:t>0,08</w:t>
            </w:r>
          </w:p>
        </w:tc>
        <w:tc>
          <w:tcPr>
            <w:tcW w:w="1637" w:type="dxa"/>
          </w:tcPr>
          <w:p w14:paraId="5363865E" w14:textId="77777777" w:rsidR="002D614D" w:rsidRPr="007F6A26" w:rsidRDefault="002D614D" w:rsidP="00FD588A">
            <w:pPr>
              <w:pStyle w:val="a0"/>
              <w:ind w:firstLine="0"/>
            </w:pPr>
            <w:r w:rsidRPr="007F6A26">
              <w:t>0,15</w:t>
            </w:r>
          </w:p>
        </w:tc>
      </w:tr>
      <w:tr w:rsidR="002D614D" w:rsidRPr="007F6A26" w14:paraId="7015B7C1" w14:textId="77777777" w:rsidTr="00A91834">
        <w:tc>
          <w:tcPr>
            <w:tcW w:w="1865" w:type="dxa"/>
          </w:tcPr>
          <w:p w14:paraId="61035F05" w14:textId="512E1590" w:rsidR="002D614D" w:rsidRPr="007F6A26" w:rsidRDefault="002D614D" w:rsidP="00FD588A">
            <w:pPr>
              <w:pStyle w:val="a0"/>
              <w:ind w:firstLine="0"/>
            </w:pPr>
            <w:r w:rsidRPr="007F6A26">
              <w:t>C*03:04</w:t>
            </w:r>
          </w:p>
        </w:tc>
        <w:tc>
          <w:tcPr>
            <w:tcW w:w="1713" w:type="dxa"/>
          </w:tcPr>
          <w:p w14:paraId="4C297D73" w14:textId="252B246A" w:rsidR="002D614D" w:rsidRPr="00A91834" w:rsidRDefault="009A018C" w:rsidP="00FD588A">
            <w:pPr>
              <w:pStyle w:val="a0"/>
              <w:ind w:firstLine="0"/>
              <w:rPr>
                <w:lang w:val="ru-RU"/>
              </w:rPr>
            </w:pPr>
            <w:r>
              <w:rPr>
                <w:lang w:val="ru-RU"/>
              </w:rPr>
              <w:t>7559</w:t>
            </w:r>
          </w:p>
        </w:tc>
        <w:tc>
          <w:tcPr>
            <w:tcW w:w="958" w:type="dxa"/>
          </w:tcPr>
          <w:p w14:paraId="59612AD1" w14:textId="6AEE1F09" w:rsidR="002D614D" w:rsidRPr="007F6A26" w:rsidRDefault="002D614D" w:rsidP="00FD588A">
            <w:pPr>
              <w:pStyle w:val="a0"/>
              <w:ind w:firstLine="0"/>
            </w:pPr>
            <w:r w:rsidRPr="007F6A26">
              <w:t>0,88</w:t>
            </w:r>
          </w:p>
        </w:tc>
        <w:tc>
          <w:tcPr>
            <w:tcW w:w="1134" w:type="dxa"/>
          </w:tcPr>
          <w:p w14:paraId="7FB47242" w14:textId="77777777" w:rsidR="002D614D" w:rsidRPr="007F6A26" w:rsidRDefault="002D614D" w:rsidP="00FD588A">
            <w:pPr>
              <w:pStyle w:val="a0"/>
              <w:ind w:firstLine="0"/>
            </w:pPr>
            <w:r w:rsidRPr="007F6A26">
              <w:t>0,01</w:t>
            </w:r>
          </w:p>
        </w:tc>
        <w:tc>
          <w:tcPr>
            <w:tcW w:w="1906" w:type="dxa"/>
          </w:tcPr>
          <w:p w14:paraId="4890421D" w14:textId="77777777" w:rsidR="002D614D" w:rsidRPr="007F6A26" w:rsidRDefault="002D614D" w:rsidP="00FD588A">
            <w:pPr>
              <w:pStyle w:val="a0"/>
              <w:ind w:firstLine="0"/>
            </w:pPr>
            <w:r w:rsidRPr="007F6A26">
              <w:t>0,85</w:t>
            </w:r>
          </w:p>
        </w:tc>
        <w:tc>
          <w:tcPr>
            <w:tcW w:w="2347" w:type="dxa"/>
          </w:tcPr>
          <w:p w14:paraId="6145415A" w14:textId="77777777" w:rsidR="002D614D" w:rsidRPr="007F6A26" w:rsidRDefault="002D614D" w:rsidP="00FD588A">
            <w:pPr>
              <w:pStyle w:val="a0"/>
              <w:ind w:firstLine="0"/>
            </w:pPr>
            <w:r w:rsidRPr="007F6A26">
              <w:t>0,83</w:t>
            </w:r>
          </w:p>
        </w:tc>
        <w:tc>
          <w:tcPr>
            <w:tcW w:w="1417" w:type="dxa"/>
          </w:tcPr>
          <w:p w14:paraId="38E90C56" w14:textId="77777777" w:rsidR="002D614D" w:rsidRPr="007F6A26" w:rsidRDefault="002D614D" w:rsidP="00FD588A">
            <w:pPr>
              <w:pStyle w:val="a0"/>
              <w:ind w:firstLine="0"/>
            </w:pPr>
            <w:r w:rsidRPr="007F6A26">
              <w:t>0,83</w:t>
            </w:r>
          </w:p>
        </w:tc>
        <w:tc>
          <w:tcPr>
            <w:tcW w:w="851" w:type="dxa"/>
          </w:tcPr>
          <w:p w14:paraId="5F8B15A2" w14:textId="77777777" w:rsidR="002D614D" w:rsidRPr="007F6A26" w:rsidRDefault="002D614D" w:rsidP="00FD588A">
            <w:pPr>
              <w:pStyle w:val="a0"/>
              <w:ind w:firstLine="0"/>
            </w:pPr>
            <w:r w:rsidRPr="007F6A26">
              <w:t>0,84</w:t>
            </w:r>
          </w:p>
        </w:tc>
        <w:tc>
          <w:tcPr>
            <w:tcW w:w="850" w:type="dxa"/>
          </w:tcPr>
          <w:p w14:paraId="75C9D23F" w14:textId="77777777" w:rsidR="002D614D" w:rsidRPr="007F6A26" w:rsidRDefault="002D614D" w:rsidP="00FD588A">
            <w:pPr>
              <w:pStyle w:val="a0"/>
              <w:ind w:firstLine="0"/>
            </w:pPr>
            <w:r w:rsidRPr="007F6A26">
              <w:t>0,11</w:t>
            </w:r>
          </w:p>
        </w:tc>
        <w:tc>
          <w:tcPr>
            <w:tcW w:w="1637" w:type="dxa"/>
          </w:tcPr>
          <w:p w14:paraId="5A93B864" w14:textId="77777777" w:rsidR="002D614D" w:rsidRPr="007F6A26" w:rsidRDefault="002D614D" w:rsidP="00FD588A">
            <w:pPr>
              <w:pStyle w:val="a0"/>
              <w:ind w:firstLine="0"/>
            </w:pPr>
            <w:r w:rsidRPr="007F6A26">
              <w:t>0,19</w:t>
            </w:r>
          </w:p>
        </w:tc>
      </w:tr>
      <w:tr w:rsidR="002D614D" w:rsidRPr="007F6A26" w14:paraId="5AC8D7DB" w14:textId="77777777" w:rsidTr="00A91834">
        <w:tc>
          <w:tcPr>
            <w:tcW w:w="1865" w:type="dxa"/>
          </w:tcPr>
          <w:p w14:paraId="0C3768BE" w14:textId="6FFE1D63" w:rsidR="002D614D" w:rsidRPr="007F6A26" w:rsidRDefault="002D614D" w:rsidP="00FD588A">
            <w:pPr>
              <w:pStyle w:val="a0"/>
              <w:ind w:firstLine="0"/>
            </w:pPr>
            <w:r w:rsidRPr="007F6A26">
              <w:t>A*68:23</w:t>
            </w:r>
          </w:p>
        </w:tc>
        <w:tc>
          <w:tcPr>
            <w:tcW w:w="1713" w:type="dxa"/>
          </w:tcPr>
          <w:p w14:paraId="20705E04" w14:textId="3066998B" w:rsidR="002D614D" w:rsidRPr="00A91834" w:rsidRDefault="009A018C" w:rsidP="00FD588A">
            <w:pPr>
              <w:pStyle w:val="a0"/>
              <w:ind w:firstLine="0"/>
              <w:rPr>
                <w:lang w:val="ru-RU"/>
              </w:rPr>
            </w:pPr>
            <w:r>
              <w:rPr>
                <w:lang w:val="ru-RU"/>
              </w:rPr>
              <w:t>76</w:t>
            </w:r>
          </w:p>
        </w:tc>
        <w:tc>
          <w:tcPr>
            <w:tcW w:w="958" w:type="dxa"/>
          </w:tcPr>
          <w:p w14:paraId="44B9FDCA" w14:textId="6EBE953E" w:rsidR="002D614D" w:rsidRPr="007F6A26" w:rsidRDefault="002D614D" w:rsidP="00FD588A">
            <w:pPr>
              <w:pStyle w:val="a0"/>
              <w:ind w:firstLine="0"/>
            </w:pPr>
            <w:r w:rsidRPr="007F6A26">
              <w:t>0,87</w:t>
            </w:r>
          </w:p>
        </w:tc>
        <w:tc>
          <w:tcPr>
            <w:tcW w:w="1134" w:type="dxa"/>
          </w:tcPr>
          <w:p w14:paraId="2E4A1423" w14:textId="77777777" w:rsidR="002D614D" w:rsidRPr="007F6A26" w:rsidRDefault="002D614D" w:rsidP="00FD588A">
            <w:pPr>
              <w:pStyle w:val="a0"/>
              <w:ind w:firstLine="0"/>
            </w:pPr>
            <w:r w:rsidRPr="007F6A26">
              <w:t>0,01</w:t>
            </w:r>
          </w:p>
        </w:tc>
        <w:tc>
          <w:tcPr>
            <w:tcW w:w="1906" w:type="dxa"/>
          </w:tcPr>
          <w:p w14:paraId="6AF34FD0" w14:textId="77777777" w:rsidR="002D614D" w:rsidRPr="007F6A26" w:rsidRDefault="002D614D" w:rsidP="00FD588A">
            <w:pPr>
              <w:pStyle w:val="a0"/>
              <w:ind w:firstLine="0"/>
            </w:pPr>
            <w:r w:rsidRPr="007F6A26">
              <w:t>0,86</w:t>
            </w:r>
          </w:p>
        </w:tc>
        <w:tc>
          <w:tcPr>
            <w:tcW w:w="2347" w:type="dxa"/>
          </w:tcPr>
          <w:p w14:paraId="1349DB3F" w14:textId="77777777" w:rsidR="002D614D" w:rsidRPr="007F6A26" w:rsidRDefault="002D614D" w:rsidP="00FD588A">
            <w:pPr>
              <w:pStyle w:val="a0"/>
              <w:ind w:firstLine="0"/>
            </w:pPr>
            <w:r w:rsidRPr="007F6A26">
              <w:t>0,82</w:t>
            </w:r>
          </w:p>
        </w:tc>
        <w:tc>
          <w:tcPr>
            <w:tcW w:w="1417" w:type="dxa"/>
          </w:tcPr>
          <w:p w14:paraId="136CBCF5" w14:textId="77777777" w:rsidR="002D614D" w:rsidRPr="007F6A26" w:rsidRDefault="002D614D" w:rsidP="00FD588A">
            <w:pPr>
              <w:pStyle w:val="a0"/>
              <w:ind w:firstLine="0"/>
            </w:pPr>
            <w:r w:rsidRPr="007F6A26">
              <w:t>0,82</w:t>
            </w:r>
          </w:p>
        </w:tc>
        <w:tc>
          <w:tcPr>
            <w:tcW w:w="851" w:type="dxa"/>
          </w:tcPr>
          <w:p w14:paraId="4D99B7E7" w14:textId="77777777" w:rsidR="002D614D" w:rsidRPr="007F6A26" w:rsidRDefault="002D614D" w:rsidP="00FD588A">
            <w:pPr>
              <w:pStyle w:val="a0"/>
              <w:ind w:firstLine="0"/>
            </w:pPr>
            <w:r w:rsidRPr="007F6A26">
              <w:t>0,84</w:t>
            </w:r>
          </w:p>
        </w:tc>
        <w:tc>
          <w:tcPr>
            <w:tcW w:w="850" w:type="dxa"/>
          </w:tcPr>
          <w:p w14:paraId="1D30FBE7" w14:textId="3755771F" w:rsidR="002D614D" w:rsidRPr="007F6A26" w:rsidRDefault="002D614D" w:rsidP="00FD588A">
            <w:pPr>
              <w:pStyle w:val="a0"/>
              <w:ind w:firstLine="0"/>
            </w:pPr>
            <w:r w:rsidRPr="007F6A26">
              <w:t>0</w:t>
            </w:r>
            <w:r w:rsidR="00DF2117">
              <w:t>,00</w:t>
            </w:r>
          </w:p>
        </w:tc>
        <w:tc>
          <w:tcPr>
            <w:tcW w:w="1637" w:type="dxa"/>
          </w:tcPr>
          <w:p w14:paraId="7B3C7E5E" w14:textId="77777777" w:rsidR="002D614D" w:rsidRPr="007F6A26" w:rsidRDefault="002D614D" w:rsidP="00FD588A">
            <w:pPr>
              <w:pStyle w:val="a0"/>
              <w:ind w:firstLine="0"/>
            </w:pPr>
            <w:r w:rsidRPr="007F6A26">
              <w:t>0,02</w:t>
            </w:r>
          </w:p>
        </w:tc>
      </w:tr>
      <w:tr w:rsidR="002D614D" w:rsidRPr="007F6A26" w14:paraId="617209DB" w14:textId="77777777" w:rsidTr="00A91834">
        <w:tc>
          <w:tcPr>
            <w:tcW w:w="1865" w:type="dxa"/>
          </w:tcPr>
          <w:p w14:paraId="660DC233" w14:textId="02BA4446" w:rsidR="002D614D" w:rsidRPr="007F6A26" w:rsidRDefault="002D614D" w:rsidP="00FD588A">
            <w:pPr>
              <w:pStyle w:val="a0"/>
              <w:ind w:firstLine="0"/>
            </w:pPr>
            <w:r w:rsidRPr="007F6A26">
              <w:t>A*02:02</w:t>
            </w:r>
          </w:p>
        </w:tc>
        <w:tc>
          <w:tcPr>
            <w:tcW w:w="1713" w:type="dxa"/>
          </w:tcPr>
          <w:p w14:paraId="7B11C1EB" w14:textId="61133354" w:rsidR="002D614D" w:rsidRPr="00A91834" w:rsidRDefault="009A018C" w:rsidP="00FD588A">
            <w:pPr>
              <w:pStyle w:val="a0"/>
              <w:ind w:firstLine="0"/>
              <w:rPr>
                <w:lang w:val="ru-RU"/>
              </w:rPr>
            </w:pPr>
            <w:r>
              <w:rPr>
                <w:lang w:val="ru-RU"/>
              </w:rPr>
              <w:t>5994</w:t>
            </w:r>
          </w:p>
        </w:tc>
        <w:tc>
          <w:tcPr>
            <w:tcW w:w="958" w:type="dxa"/>
          </w:tcPr>
          <w:p w14:paraId="38E00FF8" w14:textId="11D387E9" w:rsidR="002D614D" w:rsidRPr="007F6A26" w:rsidRDefault="002D614D" w:rsidP="00FD588A">
            <w:pPr>
              <w:pStyle w:val="a0"/>
              <w:ind w:firstLine="0"/>
            </w:pPr>
            <w:r w:rsidRPr="007F6A26">
              <w:t>0,87</w:t>
            </w:r>
          </w:p>
        </w:tc>
        <w:tc>
          <w:tcPr>
            <w:tcW w:w="1134" w:type="dxa"/>
          </w:tcPr>
          <w:p w14:paraId="06D17716" w14:textId="6E7E3AAB" w:rsidR="002D614D" w:rsidRPr="007F6A26" w:rsidRDefault="002D614D" w:rsidP="00FD588A">
            <w:pPr>
              <w:pStyle w:val="a0"/>
              <w:ind w:firstLine="0"/>
            </w:pPr>
            <w:r w:rsidRPr="007F6A26">
              <w:t>0</w:t>
            </w:r>
            <w:r w:rsidR="00DF2117">
              <w:t>,00</w:t>
            </w:r>
          </w:p>
        </w:tc>
        <w:tc>
          <w:tcPr>
            <w:tcW w:w="1906" w:type="dxa"/>
          </w:tcPr>
          <w:p w14:paraId="2CD2403D" w14:textId="77777777" w:rsidR="002D614D" w:rsidRPr="007F6A26" w:rsidRDefault="002D614D" w:rsidP="00FD588A">
            <w:pPr>
              <w:pStyle w:val="a0"/>
              <w:ind w:firstLine="0"/>
            </w:pPr>
            <w:r w:rsidRPr="007F6A26">
              <w:t>0,85</w:t>
            </w:r>
          </w:p>
        </w:tc>
        <w:tc>
          <w:tcPr>
            <w:tcW w:w="2347" w:type="dxa"/>
          </w:tcPr>
          <w:p w14:paraId="18F7354F" w14:textId="77777777" w:rsidR="002D614D" w:rsidRPr="007F6A26" w:rsidRDefault="002D614D" w:rsidP="00FD588A">
            <w:pPr>
              <w:pStyle w:val="a0"/>
              <w:ind w:firstLine="0"/>
            </w:pPr>
            <w:r w:rsidRPr="007F6A26">
              <w:t>0,84</w:t>
            </w:r>
          </w:p>
        </w:tc>
        <w:tc>
          <w:tcPr>
            <w:tcW w:w="1417" w:type="dxa"/>
          </w:tcPr>
          <w:p w14:paraId="5EC4E6AC" w14:textId="77777777" w:rsidR="002D614D" w:rsidRPr="007F6A26" w:rsidRDefault="002D614D" w:rsidP="00FD588A">
            <w:pPr>
              <w:pStyle w:val="a0"/>
              <w:ind w:firstLine="0"/>
            </w:pPr>
            <w:r w:rsidRPr="007F6A26">
              <w:t>0,84</w:t>
            </w:r>
          </w:p>
        </w:tc>
        <w:tc>
          <w:tcPr>
            <w:tcW w:w="851" w:type="dxa"/>
          </w:tcPr>
          <w:p w14:paraId="42D23F8F" w14:textId="77777777" w:rsidR="002D614D" w:rsidRPr="007F6A26" w:rsidRDefault="002D614D" w:rsidP="00FD588A">
            <w:pPr>
              <w:pStyle w:val="a0"/>
              <w:ind w:firstLine="0"/>
            </w:pPr>
            <w:r w:rsidRPr="007F6A26">
              <w:t>0,85</w:t>
            </w:r>
          </w:p>
        </w:tc>
        <w:tc>
          <w:tcPr>
            <w:tcW w:w="850" w:type="dxa"/>
          </w:tcPr>
          <w:p w14:paraId="16DD1A15" w14:textId="77777777" w:rsidR="002D614D" w:rsidRPr="007F6A26" w:rsidRDefault="002D614D" w:rsidP="00FD588A">
            <w:pPr>
              <w:pStyle w:val="a0"/>
              <w:ind w:firstLine="0"/>
            </w:pPr>
            <w:r w:rsidRPr="007F6A26">
              <w:t>0,08</w:t>
            </w:r>
          </w:p>
        </w:tc>
        <w:tc>
          <w:tcPr>
            <w:tcW w:w="1637" w:type="dxa"/>
          </w:tcPr>
          <w:p w14:paraId="3B3E55E5" w14:textId="77777777" w:rsidR="002D614D" w:rsidRPr="007F6A26" w:rsidRDefault="002D614D" w:rsidP="00FD588A">
            <w:pPr>
              <w:pStyle w:val="a0"/>
              <w:ind w:firstLine="0"/>
            </w:pPr>
            <w:r w:rsidRPr="007F6A26">
              <w:t>0,18</w:t>
            </w:r>
          </w:p>
        </w:tc>
      </w:tr>
      <w:tr w:rsidR="002D614D" w:rsidRPr="007F6A26" w14:paraId="01C4BCF2" w14:textId="77777777" w:rsidTr="00A91834">
        <w:tc>
          <w:tcPr>
            <w:tcW w:w="1865" w:type="dxa"/>
          </w:tcPr>
          <w:p w14:paraId="6EF10453" w14:textId="3ED9D4B9" w:rsidR="002D614D" w:rsidRPr="007F6A26" w:rsidRDefault="002D614D" w:rsidP="00FD588A">
            <w:pPr>
              <w:pStyle w:val="a0"/>
              <w:ind w:firstLine="0"/>
            </w:pPr>
            <w:r w:rsidRPr="007F6A26">
              <w:t>B*39:05</w:t>
            </w:r>
          </w:p>
        </w:tc>
        <w:tc>
          <w:tcPr>
            <w:tcW w:w="1713" w:type="dxa"/>
          </w:tcPr>
          <w:p w14:paraId="5EBA2319" w14:textId="6B1D4282" w:rsidR="002D614D" w:rsidRPr="00A91834" w:rsidRDefault="009A018C" w:rsidP="00FD588A">
            <w:pPr>
              <w:pStyle w:val="a0"/>
              <w:ind w:firstLine="0"/>
              <w:rPr>
                <w:lang w:val="ru-RU"/>
              </w:rPr>
            </w:pPr>
            <w:r>
              <w:rPr>
                <w:lang w:val="ru-RU"/>
              </w:rPr>
              <w:t>8</w:t>
            </w:r>
          </w:p>
        </w:tc>
        <w:tc>
          <w:tcPr>
            <w:tcW w:w="958" w:type="dxa"/>
          </w:tcPr>
          <w:p w14:paraId="2F3FE854" w14:textId="73495120" w:rsidR="002D614D" w:rsidRPr="007F6A26" w:rsidRDefault="002D614D" w:rsidP="00FD588A">
            <w:pPr>
              <w:pStyle w:val="a0"/>
              <w:ind w:firstLine="0"/>
            </w:pPr>
            <w:r w:rsidRPr="007F6A26">
              <w:t>0,87</w:t>
            </w:r>
          </w:p>
        </w:tc>
        <w:tc>
          <w:tcPr>
            <w:tcW w:w="1134" w:type="dxa"/>
          </w:tcPr>
          <w:p w14:paraId="41C0A1E0" w14:textId="77777777" w:rsidR="002D614D" w:rsidRPr="007F6A26" w:rsidRDefault="002D614D" w:rsidP="00FD588A">
            <w:pPr>
              <w:pStyle w:val="a0"/>
              <w:ind w:firstLine="0"/>
            </w:pPr>
            <w:r w:rsidRPr="007F6A26">
              <w:t>0,21</w:t>
            </w:r>
          </w:p>
        </w:tc>
        <w:tc>
          <w:tcPr>
            <w:tcW w:w="1906" w:type="dxa"/>
          </w:tcPr>
          <w:p w14:paraId="160EF388" w14:textId="77777777" w:rsidR="002D614D" w:rsidRPr="007F6A26" w:rsidRDefault="002D614D" w:rsidP="00FD588A">
            <w:pPr>
              <w:pStyle w:val="a0"/>
              <w:ind w:firstLine="0"/>
            </w:pPr>
            <w:r w:rsidRPr="007F6A26">
              <w:t>0,75</w:t>
            </w:r>
          </w:p>
        </w:tc>
        <w:tc>
          <w:tcPr>
            <w:tcW w:w="2347" w:type="dxa"/>
          </w:tcPr>
          <w:p w14:paraId="56A1641F" w14:textId="5D66DDD4" w:rsidR="002D614D" w:rsidRPr="007F6A26" w:rsidRDefault="002D614D" w:rsidP="00FD588A">
            <w:pPr>
              <w:pStyle w:val="a0"/>
              <w:ind w:firstLine="0"/>
            </w:pPr>
            <w:r w:rsidRPr="007F6A26">
              <w:t>1</w:t>
            </w:r>
            <w:r w:rsidR="00DF2117">
              <w:t>,00</w:t>
            </w:r>
          </w:p>
        </w:tc>
        <w:tc>
          <w:tcPr>
            <w:tcW w:w="1417" w:type="dxa"/>
          </w:tcPr>
          <w:p w14:paraId="088AF08D" w14:textId="4E5903F4" w:rsidR="002D614D" w:rsidRPr="007F6A26" w:rsidRDefault="002D614D" w:rsidP="00FD588A">
            <w:pPr>
              <w:pStyle w:val="a0"/>
              <w:ind w:firstLine="0"/>
            </w:pPr>
            <w:r w:rsidRPr="007F6A26">
              <w:t>1</w:t>
            </w:r>
            <w:r w:rsidR="00DF2117">
              <w:t>,00</w:t>
            </w:r>
          </w:p>
        </w:tc>
        <w:tc>
          <w:tcPr>
            <w:tcW w:w="851" w:type="dxa"/>
          </w:tcPr>
          <w:p w14:paraId="553B0B4B" w14:textId="77777777" w:rsidR="002D614D" w:rsidRPr="007F6A26" w:rsidRDefault="002D614D" w:rsidP="00FD588A">
            <w:pPr>
              <w:pStyle w:val="a0"/>
              <w:ind w:firstLine="0"/>
            </w:pPr>
            <w:r w:rsidRPr="007F6A26">
              <w:t>0,87</w:t>
            </w:r>
          </w:p>
        </w:tc>
        <w:tc>
          <w:tcPr>
            <w:tcW w:w="850" w:type="dxa"/>
          </w:tcPr>
          <w:p w14:paraId="552D0D51" w14:textId="77777777" w:rsidR="002D614D" w:rsidRPr="007F6A26" w:rsidRDefault="002D614D" w:rsidP="00FD588A">
            <w:pPr>
              <w:pStyle w:val="a0"/>
              <w:ind w:firstLine="0"/>
            </w:pPr>
            <w:r w:rsidRPr="007F6A26">
              <w:t>0,06</w:t>
            </w:r>
          </w:p>
        </w:tc>
        <w:tc>
          <w:tcPr>
            <w:tcW w:w="1637" w:type="dxa"/>
          </w:tcPr>
          <w:p w14:paraId="3C64CACC" w14:textId="77777777" w:rsidR="002D614D" w:rsidRPr="007F6A26" w:rsidRDefault="002D614D" w:rsidP="00FD588A">
            <w:pPr>
              <w:pStyle w:val="a0"/>
              <w:ind w:firstLine="0"/>
            </w:pPr>
            <w:r w:rsidRPr="007F6A26">
              <w:t>0,29</w:t>
            </w:r>
          </w:p>
        </w:tc>
      </w:tr>
      <w:tr w:rsidR="002D614D" w:rsidRPr="007F6A26" w14:paraId="6F758C6C" w14:textId="77777777" w:rsidTr="00A91834">
        <w:tc>
          <w:tcPr>
            <w:tcW w:w="1865" w:type="dxa"/>
          </w:tcPr>
          <w:p w14:paraId="7391324E" w14:textId="45C285E4" w:rsidR="002D614D" w:rsidRPr="007F6A26" w:rsidRDefault="002D614D" w:rsidP="00FD588A">
            <w:pPr>
              <w:pStyle w:val="a0"/>
              <w:ind w:firstLine="0"/>
            </w:pPr>
            <w:r w:rsidRPr="007F6A26">
              <w:lastRenderedPageBreak/>
              <w:t>A*69:01</w:t>
            </w:r>
          </w:p>
        </w:tc>
        <w:tc>
          <w:tcPr>
            <w:tcW w:w="1713" w:type="dxa"/>
          </w:tcPr>
          <w:p w14:paraId="506A9AE8" w14:textId="246D0ABE" w:rsidR="002D614D" w:rsidRPr="00A91834" w:rsidRDefault="009A018C" w:rsidP="00FD588A">
            <w:pPr>
              <w:pStyle w:val="a0"/>
              <w:ind w:firstLine="0"/>
              <w:rPr>
                <w:lang w:val="ru-RU"/>
              </w:rPr>
            </w:pPr>
            <w:r>
              <w:rPr>
                <w:lang w:val="ru-RU"/>
              </w:rPr>
              <w:t>1044</w:t>
            </w:r>
          </w:p>
        </w:tc>
        <w:tc>
          <w:tcPr>
            <w:tcW w:w="958" w:type="dxa"/>
          </w:tcPr>
          <w:p w14:paraId="2443C27E" w14:textId="25E15445" w:rsidR="002D614D" w:rsidRPr="007F6A26" w:rsidRDefault="002D614D" w:rsidP="00FD588A">
            <w:pPr>
              <w:pStyle w:val="a0"/>
              <w:ind w:firstLine="0"/>
            </w:pPr>
            <w:r w:rsidRPr="007F6A26">
              <w:t>0,87</w:t>
            </w:r>
          </w:p>
        </w:tc>
        <w:tc>
          <w:tcPr>
            <w:tcW w:w="1134" w:type="dxa"/>
          </w:tcPr>
          <w:p w14:paraId="56891265" w14:textId="77777777" w:rsidR="002D614D" w:rsidRPr="007F6A26" w:rsidRDefault="002D614D" w:rsidP="00FD588A">
            <w:pPr>
              <w:pStyle w:val="a0"/>
              <w:ind w:firstLine="0"/>
            </w:pPr>
            <w:r w:rsidRPr="007F6A26">
              <w:t>0,13</w:t>
            </w:r>
          </w:p>
        </w:tc>
        <w:tc>
          <w:tcPr>
            <w:tcW w:w="1906" w:type="dxa"/>
          </w:tcPr>
          <w:p w14:paraId="6393967D" w14:textId="77777777" w:rsidR="002D614D" w:rsidRPr="007F6A26" w:rsidRDefault="002D614D" w:rsidP="00FD588A">
            <w:pPr>
              <w:pStyle w:val="a0"/>
              <w:ind w:firstLine="0"/>
            </w:pPr>
            <w:r w:rsidRPr="007F6A26">
              <w:t>0,77</w:t>
            </w:r>
          </w:p>
        </w:tc>
        <w:tc>
          <w:tcPr>
            <w:tcW w:w="2347" w:type="dxa"/>
          </w:tcPr>
          <w:p w14:paraId="30012588" w14:textId="77777777" w:rsidR="002D614D" w:rsidRPr="007F6A26" w:rsidRDefault="002D614D" w:rsidP="00FD588A">
            <w:pPr>
              <w:pStyle w:val="a0"/>
              <w:ind w:firstLine="0"/>
            </w:pPr>
            <w:r w:rsidRPr="007F6A26">
              <w:t>0,88</w:t>
            </w:r>
          </w:p>
        </w:tc>
        <w:tc>
          <w:tcPr>
            <w:tcW w:w="1417" w:type="dxa"/>
          </w:tcPr>
          <w:p w14:paraId="3709B05E" w14:textId="77777777" w:rsidR="002D614D" w:rsidRPr="007F6A26" w:rsidRDefault="002D614D" w:rsidP="00FD588A">
            <w:pPr>
              <w:pStyle w:val="a0"/>
              <w:ind w:firstLine="0"/>
            </w:pPr>
            <w:r w:rsidRPr="007F6A26">
              <w:t>0,88</w:t>
            </w:r>
          </w:p>
        </w:tc>
        <w:tc>
          <w:tcPr>
            <w:tcW w:w="851" w:type="dxa"/>
          </w:tcPr>
          <w:p w14:paraId="09BFD773" w14:textId="77777777" w:rsidR="002D614D" w:rsidRPr="007F6A26" w:rsidRDefault="002D614D" w:rsidP="00FD588A">
            <w:pPr>
              <w:pStyle w:val="a0"/>
              <w:ind w:firstLine="0"/>
            </w:pPr>
            <w:r w:rsidRPr="007F6A26">
              <w:t>0,83</w:t>
            </w:r>
          </w:p>
        </w:tc>
        <w:tc>
          <w:tcPr>
            <w:tcW w:w="850" w:type="dxa"/>
          </w:tcPr>
          <w:p w14:paraId="1FB90D54" w14:textId="77777777" w:rsidR="002D614D" w:rsidRPr="007F6A26" w:rsidRDefault="002D614D" w:rsidP="00FD588A">
            <w:pPr>
              <w:pStyle w:val="a0"/>
              <w:ind w:firstLine="0"/>
            </w:pPr>
            <w:r w:rsidRPr="007F6A26">
              <w:t>0,04</w:t>
            </w:r>
          </w:p>
        </w:tc>
        <w:tc>
          <w:tcPr>
            <w:tcW w:w="1637" w:type="dxa"/>
          </w:tcPr>
          <w:p w14:paraId="19410BFC" w14:textId="77777777" w:rsidR="002D614D" w:rsidRPr="007F6A26" w:rsidRDefault="002D614D" w:rsidP="00FD588A">
            <w:pPr>
              <w:pStyle w:val="a0"/>
              <w:ind w:firstLine="0"/>
            </w:pPr>
            <w:r w:rsidRPr="007F6A26">
              <w:t>0,08</w:t>
            </w:r>
          </w:p>
        </w:tc>
      </w:tr>
      <w:tr w:rsidR="002D614D" w:rsidRPr="007F6A26" w14:paraId="51BE3FEE" w14:textId="77777777" w:rsidTr="00A91834">
        <w:tc>
          <w:tcPr>
            <w:tcW w:w="1865" w:type="dxa"/>
          </w:tcPr>
          <w:p w14:paraId="0B990F30" w14:textId="52974DA6" w:rsidR="002D614D" w:rsidRPr="007F6A26" w:rsidRDefault="002D614D" w:rsidP="00FD588A">
            <w:pPr>
              <w:pStyle w:val="a0"/>
              <w:ind w:firstLine="0"/>
            </w:pPr>
            <w:r w:rsidRPr="007F6A26">
              <w:t>A*30:02</w:t>
            </w:r>
          </w:p>
        </w:tc>
        <w:tc>
          <w:tcPr>
            <w:tcW w:w="1713" w:type="dxa"/>
          </w:tcPr>
          <w:p w14:paraId="48D256F8" w14:textId="3E3F8DE4" w:rsidR="002D614D" w:rsidRPr="00A91834" w:rsidRDefault="009A018C" w:rsidP="00FD588A">
            <w:pPr>
              <w:pStyle w:val="a0"/>
              <w:ind w:firstLine="0"/>
              <w:rPr>
                <w:lang w:val="ru-RU"/>
              </w:rPr>
            </w:pPr>
            <w:r>
              <w:rPr>
                <w:lang w:val="ru-RU"/>
              </w:rPr>
              <w:t>3871</w:t>
            </w:r>
          </w:p>
        </w:tc>
        <w:tc>
          <w:tcPr>
            <w:tcW w:w="958" w:type="dxa"/>
          </w:tcPr>
          <w:p w14:paraId="09E852F9" w14:textId="24C586D5" w:rsidR="002D614D" w:rsidRPr="007F6A26" w:rsidRDefault="002D614D" w:rsidP="00FD588A">
            <w:pPr>
              <w:pStyle w:val="a0"/>
              <w:ind w:firstLine="0"/>
            </w:pPr>
            <w:r w:rsidRPr="007F6A26">
              <w:t>0,87</w:t>
            </w:r>
          </w:p>
        </w:tc>
        <w:tc>
          <w:tcPr>
            <w:tcW w:w="1134" w:type="dxa"/>
          </w:tcPr>
          <w:p w14:paraId="30C3C637" w14:textId="1E2EEB54" w:rsidR="002D614D" w:rsidRPr="007F6A26" w:rsidRDefault="002D614D" w:rsidP="00FD588A">
            <w:pPr>
              <w:pStyle w:val="a0"/>
              <w:ind w:firstLine="0"/>
            </w:pPr>
            <w:r w:rsidRPr="007F6A26">
              <w:t>0,1</w:t>
            </w:r>
            <w:r w:rsidR="00DF2117">
              <w:t>0</w:t>
            </w:r>
          </w:p>
        </w:tc>
        <w:tc>
          <w:tcPr>
            <w:tcW w:w="1906" w:type="dxa"/>
          </w:tcPr>
          <w:p w14:paraId="619808D1" w14:textId="77777777" w:rsidR="002D614D" w:rsidRPr="007F6A26" w:rsidRDefault="002D614D" w:rsidP="00FD588A">
            <w:pPr>
              <w:pStyle w:val="a0"/>
              <w:ind w:firstLine="0"/>
            </w:pPr>
            <w:r w:rsidRPr="007F6A26">
              <w:t>0,78</w:t>
            </w:r>
          </w:p>
        </w:tc>
        <w:tc>
          <w:tcPr>
            <w:tcW w:w="2347" w:type="dxa"/>
          </w:tcPr>
          <w:p w14:paraId="209715CA" w14:textId="77777777" w:rsidR="002D614D" w:rsidRPr="007F6A26" w:rsidRDefault="002D614D" w:rsidP="00FD588A">
            <w:pPr>
              <w:pStyle w:val="a0"/>
              <w:ind w:firstLine="0"/>
            </w:pPr>
            <w:r w:rsidRPr="007F6A26">
              <w:t>0,88</w:t>
            </w:r>
          </w:p>
        </w:tc>
        <w:tc>
          <w:tcPr>
            <w:tcW w:w="1417" w:type="dxa"/>
          </w:tcPr>
          <w:p w14:paraId="5F2BB462" w14:textId="77777777" w:rsidR="002D614D" w:rsidRPr="007F6A26" w:rsidRDefault="002D614D" w:rsidP="00FD588A">
            <w:pPr>
              <w:pStyle w:val="a0"/>
              <w:ind w:firstLine="0"/>
            </w:pPr>
            <w:r w:rsidRPr="007F6A26">
              <w:t>0,88</w:t>
            </w:r>
          </w:p>
        </w:tc>
        <w:tc>
          <w:tcPr>
            <w:tcW w:w="851" w:type="dxa"/>
          </w:tcPr>
          <w:p w14:paraId="2AB3F0D0" w14:textId="77777777" w:rsidR="002D614D" w:rsidRPr="007F6A26" w:rsidRDefault="002D614D" w:rsidP="00FD588A">
            <w:pPr>
              <w:pStyle w:val="a0"/>
              <w:ind w:firstLine="0"/>
            </w:pPr>
            <w:r w:rsidRPr="007F6A26">
              <w:t>0,83</w:t>
            </w:r>
          </w:p>
        </w:tc>
        <w:tc>
          <w:tcPr>
            <w:tcW w:w="850" w:type="dxa"/>
          </w:tcPr>
          <w:p w14:paraId="542A33E7" w14:textId="02AE30DE" w:rsidR="002D614D" w:rsidRPr="007F6A26" w:rsidRDefault="002D614D" w:rsidP="00FD588A">
            <w:pPr>
              <w:pStyle w:val="a0"/>
              <w:ind w:firstLine="0"/>
            </w:pPr>
            <w:r w:rsidRPr="007F6A26">
              <w:t>0,1</w:t>
            </w:r>
            <w:r w:rsidR="00DF2117">
              <w:t>0</w:t>
            </w:r>
          </w:p>
        </w:tc>
        <w:tc>
          <w:tcPr>
            <w:tcW w:w="1637" w:type="dxa"/>
          </w:tcPr>
          <w:p w14:paraId="721604AC" w14:textId="77777777" w:rsidR="002D614D" w:rsidRPr="007F6A26" w:rsidRDefault="002D614D" w:rsidP="00FD588A">
            <w:pPr>
              <w:pStyle w:val="a0"/>
              <w:ind w:firstLine="0"/>
            </w:pPr>
            <w:r w:rsidRPr="007F6A26">
              <w:t>0,16</w:t>
            </w:r>
          </w:p>
        </w:tc>
      </w:tr>
      <w:tr w:rsidR="002D614D" w:rsidRPr="007F6A26" w14:paraId="6FE54788" w14:textId="77777777" w:rsidTr="00A91834">
        <w:tc>
          <w:tcPr>
            <w:tcW w:w="1865" w:type="dxa"/>
          </w:tcPr>
          <w:p w14:paraId="0AA77AA3" w14:textId="118AC0A2" w:rsidR="002D614D" w:rsidRPr="007F6A26" w:rsidRDefault="002D614D" w:rsidP="00FD588A">
            <w:pPr>
              <w:pStyle w:val="a0"/>
              <w:ind w:firstLine="0"/>
            </w:pPr>
            <w:r w:rsidRPr="007F6A26">
              <w:t>B*27:09</w:t>
            </w:r>
          </w:p>
        </w:tc>
        <w:tc>
          <w:tcPr>
            <w:tcW w:w="1713" w:type="dxa"/>
          </w:tcPr>
          <w:p w14:paraId="0B376B11" w14:textId="7C832123" w:rsidR="002D614D" w:rsidRPr="00A91834" w:rsidRDefault="009A018C" w:rsidP="00FD588A">
            <w:pPr>
              <w:pStyle w:val="a0"/>
              <w:ind w:firstLine="0"/>
              <w:rPr>
                <w:lang w:val="ru-RU"/>
              </w:rPr>
            </w:pPr>
            <w:r>
              <w:rPr>
                <w:lang w:val="ru-RU"/>
              </w:rPr>
              <w:t>7681</w:t>
            </w:r>
          </w:p>
        </w:tc>
        <w:tc>
          <w:tcPr>
            <w:tcW w:w="958" w:type="dxa"/>
          </w:tcPr>
          <w:p w14:paraId="56186547" w14:textId="485F4DC5" w:rsidR="002D614D" w:rsidRPr="007F6A26" w:rsidRDefault="002D614D" w:rsidP="00FD588A">
            <w:pPr>
              <w:pStyle w:val="a0"/>
              <w:ind w:firstLine="0"/>
            </w:pPr>
            <w:r w:rsidRPr="007F6A26">
              <w:t>0,87</w:t>
            </w:r>
          </w:p>
        </w:tc>
        <w:tc>
          <w:tcPr>
            <w:tcW w:w="1134" w:type="dxa"/>
          </w:tcPr>
          <w:p w14:paraId="00F23920" w14:textId="77777777" w:rsidR="002D614D" w:rsidRPr="007F6A26" w:rsidRDefault="002D614D" w:rsidP="00FD588A">
            <w:pPr>
              <w:pStyle w:val="a0"/>
              <w:ind w:firstLine="0"/>
            </w:pPr>
            <w:r w:rsidRPr="007F6A26">
              <w:t>0,07</w:t>
            </w:r>
          </w:p>
        </w:tc>
        <w:tc>
          <w:tcPr>
            <w:tcW w:w="1906" w:type="dxa"/>
          </w:tcPr>
          <w:p w14:paraId="67863C6A" w14:textId="77777777" w:rsidR="002D614D" w:rsidRPr="007F6A26" w:rsidRDefault="002D614D" w:rsidP="00FD588A">
            <w:pPr>
              <w:pStyle w:val="a0"/>
              <w:ind w:firstLine="0"/>
            </w:pPr>
            <w:r w:rsidRPr="007F6A26">
              <w:t>0,82</w:t>
            </w:r>
          </w:p>
        </w:tc>
        <w:tc>
          <w:tcPr>
            <w:tcW w:w="2347" w:type="dxa"/>
          </w:tcPr>
          <w:p w14:paraId="23C8ACC4" w14:textId="77777777" w:rsidR="002D614D" w:rsidRPr="007F6A26" w:rsidRDefault="002D614D" w:rsidP="00FD588A">
            <w:pPr>
              <w:pStyle w:val="a0"/>
              <w:ind w:firstLine="0"/>
            </w:pPr>
            <w:r w:rsidRPr="007F6A26">
              <w:t>0,86</w:t>
            </w:r>
          </w:p>
        </w:tc>
        <w:tc>
          <w:tcPr>
            <w:tcW w:w="1417" w:type="dxa"/>
          </w:tcPr>
          <w:p w14:paraId="64989C9D" w14:textId="77777777" w:rsidR="002D614D" w:rsidRPr="007F6A26" w:rsidRDefault="002D614D" w:rsidP="00FD588A">
            <w:pPr>
              <w:pStyle w:val="a0"/>
              <w:ind w:firstLine="0"/>
            </w:pPr>
            <w:r w:rsidRPr="007F6A26">
              <w:t>0,86</w:t>
            </w:r>
          </w:p>
        </w:tc>
        <w:tc>
          <w:tcPr>
            <w:tcW w:w="851" w:type="dxa"/>
          </w:tcPr>
          <w:p w14:paraId="4DBD22D4" w14:textId="77777777" w:rsidR="002D614D" w:rsidRPr="007F6A26" w:rsidRDefault="002D614D" w:rsidP="00FD588A">
            <w:pPr>
              <w:pStyle w:val="a0"/>
              <w:ind w:firstLine="0"/>
            </w:pPr>
            <w:r w:rsidRPr="007F6A26">
              <w:t>0,84</w:t>
            </w:r>
          </w:p>
        </w:tc>
        <w:tc>
          <w:tcPr>
            <w:tcW w:w="850" w:type="dxa"/>
          </w:tcPr>
          <w:p w14:paraId="6BEDF927" w14:textId="6F9570AA" w:rsidR="002D614D" w:rsidRPr="00A91834" w:rsidRDefault="002D614D" w:rsidP="00FD588A">
            <w:pPr>
              <w:pStyle w:val="a0"/>
              <w:ind w:firstLine="0"/>
              <w:rPr>
                <w:lang w:val="ru-RU"/>
              </w:rPr>
            </w:pPr>
            <w:r w:rsidRPr="007F6A26">
              <w:t>0,1</w:t>
            </w:r>
            <w:r w:rsidR="00DF2117">
              <w:t>0</w:t>
            </w:r>
          </w:p>
        </w:tc>
        <w:tc>
          <w:tcPr>
            <w:tcW w:w="1637" w:type="dxa"/>
          </w:tcPr>
          <w:p w14:paraId="237C3AB7" w14:textId="77777777" w:rsidR="002D614D" w:rsidRPr="007F6A26" w:rsidRDefault="002D614D" w:rsidP="00FD588A">
            <w:pPr>
              <w:pStyle w:val="a0"/>
              <w:ind w:firstLine="0"/>
            </w:pPr>
            <w:r w:rsidRPr="007F6A26">
              <w:t>0,21</w:t>
            </w:r>
          </w:p>
        </w:tc>
      </w:tr>
      <w:tr w:rsidR="002D614D" w:rsidRPr="007F6A26" w14:paraId="2F6C8799" w14:textId="77777777" w:rsidTr="00A91834">
        <w:tc>
          <w:tcPr>
            <w:tcW w:w="1865" w:type="dxa"/>
          </w:tcPr>
          <w:p w14:paraId="49F6306E" w14:textId="130CCCD6" w:rsidR="002D614D" w:rsidRPr="007F6A26" w:rsidRDefault="002D614D" w:rsidP="00FD588A">
            <w:pPr>
              <w:pStyle w:val="a0"/>
              <w:ind w:firstLine="0"/>
            </w:pPr>
            <w:r w:rsidRPr="007F6A26">
              <w:t>C*07:02</w:t>
            </w:r>
          </w:p>
        </w:tc>
        <w:tc>
          <w:tcPr>
            <w:tcW w:w="1713" w:type="dxa"/>
          </w:tcPr>
          <w:p w14:paraId="40A2BD4E" w14:textId="0DE275CB" w:rsidR="002D614D" w:rsidRPr="00A91834" w:rsidRDefault="009A018C" w:rsidP="00FD588A">
            <w:pPr>
              <w:pStyle w:val="a0"/>
              <w:ind w:firstLine="0"/>
              <w:rPr>
                <w:lang w:val="ru-RU"/>
              </w:rPr>
            </w:pPr>
            <w:r>
              <w:rPr>
                <w:lang w:val="ru-RU"/>
              </w:rPr>
              <w:t>2886</w:t>
            </w:r>
          </w:p>
        </w:tc>
        <w:tc>
          <w:tcPr>
            <w:tcW w:w="958" w:type="dxa"/>
          </w:tcPr>
          <w:p w14:paraId="04ACC7E7" w14:textId="68131F40" w:rsidR="002D614D" w:rsidRPr="007F6A26" w:rsidRDefault="002D614D" w:rsidP="00FD588A">
            <w:pPr>
              <w:pStyle w:val="a0"/>
              <w:ind w:firstLine="0"/>
            </w:pPr>
            <w:r w:rsidRPr="007F6A26">
              <w:t>0,87</w:t>
            </w:r>
          </w:p>
        </w:tc>
        <w:tc>
          <w:tcPr>
            <w:tcW w:w="1134" w:type="dxa"/>
          </w:tcPr>
          <w:p w14:paraId="737D9785" w14:textId="77777777" w:rsidR="002D614D" w:rsidRPr="007F6A26" w:rsidRDefault="002D614D" w:rsidP="00FD588A">
            <w:pPr>
              <w:pStyle w:val="a0"/>
              <w:ind w:firstLine="0"/>
            </w:pPr>
            <w:r w:rsidRPr="007F6A26">
              <w:t>0,08</w:t>
            </w:r>
          </w:p>
        </w:tc>
        <w:tc>
          <w:tcPr>
            <w:tcW w:w="1906" w:type="dxa"/>
          </w:tcPr>
          <w:p w14:paraId="342AC8C5" w14:textId="055756EB" w:rsidR="002D614D" w:rsidRPr="007F6A26" w:rsidRDefault="002D614D" w:rsidP="00FD588A">
            <w:pPr>
              <w:pStyle w:val="a0"/>
              <w:ind w:firstLine="0"/>
            </w:pPr>
            <w:r w:rsidRPr="007F6A26">
              <w:t>0,8</w:t>
            </w:r>
            <w:r w:rsidR="00DF2117">
              <w:t>0</w:t>
            </w:r>
          </w:p>
        </w:tc>
        <w:tc>
          <w:tcPr>
            <w:tcW w:w="2347" w:type="dxa"/>
          </w:tcPr>
          <w:p w14:paraId="6865065B" w14:textId="77777777" w:rsidR="002D614D" w:rsidRPr="007F6A26" w:rsidRDefault="002D614D" w:rsidP="00FD588A">
            <w:pPr>
              <w:pStyle w:val="a0"/>
              <w:ind w:firstLine="0"/>
            </w:pPr>
            <w:r w:rsidRPr="007F6A26">
              <w:t>0,86</w:t>
            </w:r>
          </w:p>
        </w:tc>
        <w:tc>
          <w:tcPr>
            <w:tcW w:w="1417" w:type="dxa"/>
          </w:tcPr>
          <w:p w14:paraId="06B1B444" w14:textId="77777777" w:rsidR="002D614D" w:rsidRPr="007F6A26" w:rsidRDefault="002D614D" w:rsidP="00FD588A">
            <w:pPr>
              <w:pStyle w:val="a0"/>
              <w:ind w:firstLine="0"/>
            </w:pPr>
            <w:r w:rsidRPr="007F6A26">
              <w:t>0,86</w:t>
            </w:r>
          </w:p>
        </w:tc>
        <w:tc>
          <w:tcPr>
            <w:tcW w:w="851" w:type="dxa"/>
          </w:tcPr>
          <w:p w14:paraId="6A5D5B0F" w14:textId="77777777" w:rsidR="002D614D" w:rsidRPr="007F6A26" w:rsidRDefault="002D614D" w:rsidP="00FD588A">
            <w:pPr>
              <w:pStyle w:val="a0"/>
              <w:ind w:firstLine="0"/>
            </w:pPr>
            <w:r w:rsidRPr="007F6A26">
              <w:t>0,83</w:t>
            </w:r>
          </w:p>
        </w:tc>
        <w:tc>
          <w:tcPr>
            <w:tcW w:w="850" w:type="dxa"/>
          </w:tcPr>
          <w:p w14:paraId="1A7B3DCC" w14:textId="77777777" w:rsidR="002D614D" w:rsidRPr="007F6A26" w:rsidRDefault="002D614D" w:rsidP="00FD588A">
            <w:pPr>
              <w:pStyle w:val="a0"/>
              <w:ind w:firstLine="0"/>
            </w:pPr>
            <w:r w:rsidRPr="007F6A26">
              <w:t>0,09</w:t>
            </w:r>
          </w:p>
        </w:tc>
        <w:tc>
          <w:tcPr>
            <w:tcW w:w="1637" w:type="dxa"/>
          </w:tcPr>
          <w:p w14:paraId="04FE6B71" w14:textId="77777777" w:rsidR="002D614D" w:rsidRPr="007F6A26" w:rsidRDefault="002D614D" w:rsidP="00FD588A">
            <w:pPr>
              <w:pStyle w:val="a0"/>
              <w:ind w:firstLine="0"/>
            </w:pPr>
            <w:r w:rsidRPr="007F6A26">
              <w:t>0,13</w:t>
            </w:r>
          </w:p>
        </w:tc>
      </w:tr>
      <w:tr w:rsidR="002D614D" w:rsidRPr="007F6A26" w14:paraId="359E13A1" w14:textId="77777777" w:rsidTr="00A91834">
        <w:tc>
          <w:tcPr>
            <w:tcW w:w="1865" w:type="dxa"/>
          </w:tcPr>
          <w:p w14:paraId="719ABF3D" w14:textId="6D1AFA3E" w:rsidR="002D614D" w:rsidRPr="007F6A26" w:rsidRDefault="002D614D" w:rsidP="00FD588A">
            <w:pPr>
              <w:pStyle w:val="a0"/>
              <w:ind w:firstLine="0"/>
            </w:pPr>
            <w:r w:rsidRPr="007F6A26">
              <w:t>A*32:07</w:t>
            </w:r>
          </w:p>
        </w:tc>
        <w:tc>
          <w:tcPr>
            <w:tcW w:w="1713" w:type="dxa"/>
          </w:tcPr>
          <w:p w14:paraId="0086CE7D" w14:textId="4617B362" w:rsidR="002D614D" w:rsidRPr="00A91834" w:rsidRDefault="009A018C" w:rsidP="00FD588A">
            <w:pPr>
              <w:pStyle w:val="a0"/>
              <w:ind w:firstLine="0"/>
              <w:rPr>
                <w:lang w:val="ru-RU"/>
              </w:rPr>
            </w:pPr>
            <w:r>
              <w:rPr>
                <w:lang w:val="ru-RU"/>
              </w:rPr>
              <w:t>78</w:t>
            </w:r>
          </w:p>
        </w:tc>
        <w:tc>
          <w:tcPr>
            <w:tcW w:w="958" w:type="dxa"/>
          </w:tcPr>
          <w:p w14:paraId="58A76C03" w14:textId="3E45381F" w:rsidR="002D614D" w:rsidRPr="007F6A26" w:rsidRDefault="002D614D" w:rsidP="00FD588A">
            <w:pPr>
              <w:pStyle w:val="a0"/>
              <w:ind w:firstLine="0"/>
            </w:pPr>
            <w:r w:rsidRPr="007F6A26">
              <w:t>0,87</w:t>
            </w:r>
          </w:p>
        </w:tc>
        <w:tc>
          <w:tcPr>
            <w:tcW w:w="1134" w:type="dxa"/>
          </w:tcPr>
          <w:p w14:paraId="29E79BD0" w14:textId="77777777" w:rsidR="002D614D" w:rsidRPr="007F6A26" w:rsidRDefault="002D614D" w:rsidP="00FD588A">
            <w:pPr>
              <w:pStyle w:val="a0"/>
              <w:ind w:firstLine="0"/>
            </w:pPr>
            <w:r w:rsidRPr="007F6A26">
              <w:t>0,07</w:t>
            </w:r>
          </w:p>
        </w:tc>
        <w:tc>
          <w:tcPr>
            <w:tcW w:w="1906" w:type="dxa"/>
          </w:tcPr>
          <w:p w14:paraId="3551438B" w14:textId="77777777" w:rsidR="002D614D" w:rsidRPr="007F6A26" w:rsidRDefault="002D614D" w:rsidP="00FD588A">
            <w:pPr>
              <w:pStyle w:val="a0"/>
              <w:ind w:firstLine="0"/>
            </w:pPr>
            <w:r w:rsidRPr="007F6A26">
              <w:t>0,82</w:t>
            </w:r>
          </w:p>
        </w:tc>
        <w:tc>
          <w:tcPr>
            <w:tcW w:w="2347" w:type="dxa"/>
          </w:tcPr>
          <w:p w14:paraId="09990231" w14:textId="77777777" w:rsidR="002D614D" w:rsidRPr="007F6A26" w:rsidRDefault="002D614D" w:rsidP="00FD588A">
            <w:pPr>
              <w:pStyle w:val="a0"/>
              <w:ind w:firstLine="0"/>
            </w:pPr>
            <w:r w:rsidRPr="007F6A26">
              <w:t>0,84</w:t>
            </w:r>
          </w:p>
        </w:tc>
        <w:tc>
          <w:tcPr>
            <w:tcW w:w="1417" w:type="dxa"/>
          </w:tcPr>
          <w:p w14:paraId="4DF5CB58" w14:textId="77777777" w:rsidR="002D614D" w:rsidRPr="007F6A26" w:rsidRDefault="002D614D" w:rsidP="00FD588A">
            <w:pPr>
              <w:pStyle w:val="a0"/>
              <w:ind w:firstLine="0"/>
            </w:pPr>
            <w:r w:rsidRPr="007F6A26">
              <w:t>0,84</w:t>
            </w:r>
          </w:p>
        </w:tc>
        <w:tc>
          <w:tcPr>
            <w:tcW w:w="851" w:type="dxa"/>
          </w:tcPr>
          <w:p w14:paraId="6986DBFD" w14:textId="77777777" w:rsidR="002D614D" w:rsidRPr="007F6A26" w:rsidRDefault="002D614D" w:rsidP="00FD588A">
            <w:pPr>
              <w:pStyle w:val="a0"/>
              <w:ind w:firstLine="0"/>
            </w:pPr>
            <w:r w:rsidRPr="007F6A26">
              <w:t>0,83</w:t>
            </w:r>
          </w:p>
        </w:tc>
        <w:tc>
          <w:tcPr>
            <w:tcW w:w="850" w:type="dxa"/>
          </w:tcPr>
          <w:p w14:paraId="75B25DC3" w14:textId="47F97DBC" w:rsidR="002D614D" w:rsidRPr="007F6A26" w:rsidRDefault="002D614D" w:rsidP="00FD588A">
            <w:pPr>
              <w:pStyle w:val="a0"/>
              <w:ind w:firstLine="0"/>
            </w:pPr>
            <w:r w:rsidRPr="007F6A26">
              <w:t>0</w:t>
            </w:r>
            <w:r w:rsidR="00DF2117">
              <w:t>,00</w:t>
            </w:r>
          </w:p>
        </w:tc>
        <w:tc>
          <w:tcPr>
            <w:tcW w:w="1637" w:type="dxa"/>
          </w:tcPr>
          <w:p w14:paraId="56C3EE69" w14:textId="77777777" w:rsidR="002D614D" w:rsidRPr="007F6A26" w:rsidRDefault="002D614D" w:rsidP="00FD588A">
            <w:pPr>
              <w:pStyle w:val="a0"/>
              <w:ind w:firstLine="0"/>
            </w:pPr>
            <w:r w:rsidRPr="007F6A26">
              <w:t>0,02</w:t>
            </w:r>
          </w:p>
        </w:tc>
      </w:tr>
      <w:tr w:rsidR="002D614D" w:rsidRPr="007F6A26" w14:paraId="36156048" w14:textId="77777777" w:rsidTr="00A91834">
        <w:tc>
          <w:tcPr>
            <w:tcW w:w="1865" w:type="dxa"/>
          </w:tcPr>
          <w:p w14:paraId="0C63C708" w14:textId="3EFF07D2" w:rsidR="002D614D" w:rsidRPr="007F6A26" w:rsidRDefault="002D614D" w:rsidP="00FD588A">
            <w:pPr>
              <w:pStyle w:val="a0"/>
              <w:ind w:firstLine="0"/>
            </w:pPr>
            <w:r w:rsidRPr="007F6A26">
              <w:t>A*02:11</w:t>
            </w:r>
          </w:p>
        </w:tc>
        <w:tc>
          <w:tcPr>
            <w:tcW w:w="1713" w:type="dxa"/>
          </w:tcPr>
          <w:p w14:paraId="414610DD" w14:textId="2AC1FF1E" w:rsidR="002D614D" w:rsidRPr="00A91834" w:rsidRDefault="009A018C" w:rsidP="00FD588A">
            <w:pPr>
              <w:pStyle w:val="a0"/>
              <w:ind w:firstLine="0"/>
              <w:rPr>
                <w:lang w:val="ru-RU"/>
              </w:rPr>
            </w:pPr>
            <w:r>
              <w:rPr>
                <w:lang w:val="ru-RU"/>
              </w:rPr>
              <w:t>2633</w:t>
            </w:r>
          </w:p>
        </w:tc>
        <w:tc>
          <w:tcPr>
            <w:tcW w:w="958" w:type="dxa"/>
          </w:tcPr>
          <w:p w14:paraId="6AD73294" w14:textId="4EAC40FD" w:rsidR="002D614D" w:rsidRPr="007F6A26" w:rsidRDefault="002D614D" w:rsidP="00FD588A">
            <w:pPr>
              <w:pStyle w:val="a0"/>
              <w:ind w:firstLine="0"/>
            </w:pPr>
            <w:r w:rsidRPr="007F6A26">
              <w:t>0,87</w:t>
            </w:r>
          </w:p>
        </w:tc>
        <w:tc>
          <w:tcPr>
            <w:tcW w:w="1134" w:type="dxa"/>
          </w:tcPr>
          <w:p w14:paraId="5CBC4C34" w14:textId="7B9DA9EE" w:rsidR="002D614D" w:rsidRPr="007F6A26" w:rsidRDefault="002D614D" w:rsidP="00FD588A">
            <w:pPr>
              <w:pStyle w:val="a0"/>
              <w:ind w:firstLine="0"/>
            </w:pPr>
            <w:r w:rsidRPr="007F6A26">
              <w:t>0</w:t>
            </w:r>
            <w:r w:rsidR="00DF2117">
              <w:t>,00</w:t>
            </w:r>
          </w:p>
        </w:tc>
        <w:tc>
          <w:tcPr>
            <w:tcW w:w="1906" w:type="dxa"/>
          </w:tcPr>
          <w:p w14:paraId="3EC44B38" w14:textId="77777777" w:rsidR="002D614D" w:rsidRPr="007F6A26" w:rsidRDefault="002D614D" w:rsidP="00FD588A">
            <w:pPr>
              <w:pStyle w:val="a0"/>
              <w:ind w:firstLine="0"/>
            </w:pPr>
            <w:r w:rsidRPr="007F6A26">
              <w:t>0,85</w:t>
            </w:r>
          </w:p>
        </w:tc>
        <w:tc>
          <w:tcPr>
            <w:tcW w:w="2347" w:type="dxa"/>
          </w:tcPr>
          <w:p w14:paraId="0B868581" w14:textId="77777777" w:rsidR="002D614D" w:rsidRPr="007F6A26" w:rsidRDefault="002D614D" w:rsidP="00FD588A">
            <w:pPr>
              <w:pStyle w:val="a0"/>
              <w:ind w:firstLine="0"/>
            </w:pPr>
            <w:r w:rsidRPr="007F6A26">
              <w:t>0,83</w:t>
            </w:r>
          </w:p>
        </w:tc>
        <w:tc>
          <w:tcPr>
            <w:tcW w:w="1417" w:type="dxa"/>
          </w:tcPr>
          <w:p w14:paraId="42BC5764" w14:textId="77777777" w:rsidR="002D614D" w:rsidRPr="007F6A26" w:rsidRDefault="002D614D" w:rsidP="00FD588A">
            <w:pPr>
              <w:pStyle w:val="a0"/>
              <w:ind w:firstLine="0"/>
            </w:pPr>
            <w:r w:rsidRPr="007F6A26">
              <w:t>0,83</w:t>
            </w:r>
          </w:p>
        </w:tc>
        <w:tc>
          <w:tcPr>
            <w:tcW w:w="851" w:type="dxa"/>
          </w:tcPr>
          <w:p w14:paraId="4E7173A4" w14:textId="77777777" w:rsidR="002D614D" w:rsidRPr="007F6A26" w:rsidRDefault="002D614D" w:rsidP="00FD588A">
            <w:pPr>
              <w:pStyle w:val="a0"/>
              <w:ind w:firstLine="0"/>
            </w:pPr>
            <w:r w:rsidRPr="007F6A26">
              <w:t>0,84</w:t>
            </w:r>
          </w:p>
        </w:tc>
        <w:tc>
          <w:tcPr>
            <w:tcW w:w="850" w:type="dxa"/>
          </w:tcPr>
          <w:p w14:paraId="716E2C06" w14:textId="77777777" w:rsidR="002D614D" w:rsidRPr="007F6A26" w:rsidRDefault="002D614D" w:rsidP="00FD588A">
            <w:pPr>
              <w:pStyle w:val="a0"/>
              <w:ind w:firstLine="0"/>
            </w:pPr>
            <w:r w:rsidRPr="007F6A26">
              <w:t>0,04</w:t>
            </w:r>
          </w:p>
        </w:tc>
        <w:tc>
          <w:tcPr>
            <w:tcW w:w="1637" w:type="dxa"/>
          </w:tcPr>
          <w:p w14:paraId="2A9BCD07" w14:textId="77777777" w:rsidR="002D614D" w:rsidRPr="007F6A26" w:rsidRDefault="002D614D" w:rsidP="00FD588A">
            <w:pPr>
              <w:pStyle w:val="a0"/>
              <w:ind w:firstLine="0"/>
            </w:pPr>
            <w:r w:rsidRPr="007F6A26">
              <w:t>0,11</w:t>
            </w:r>
          </w:p>
        </w:tc>
      </w:tr>
      <w:tr w:rsidR="002D614D" w:rsidRPr="007F6A26" w14:paraId="2D3A2066" w14:textId="77777777" w:rsidTr="00A91834">
        <w:tc>
          <w:tcPr>
            <w:tcW w:w="1865" w:type="dxa"/>
          </w:tcPr>
          <w:p w14:paraId="6D1B82B8" w14:textId="58DBE153" w:rsidR="002D614D" w:rsidRPr="007F6A26" w:rsidRDefault="002D614D" w:rsidP="00FD588A">
            <w:pPr>
              <w:pStyle w:val="a0"/>
              <w:ind w:firstLine="0"/>
            </w:pPr>
            <w:r w:rsidRPr="007F6A26">
              <w:t>C*07:06</w:t>
            </w:r>
          </w:p>
        </w:tc>
        <w:tc>
          <w:tcPr>
            <w:tcW w:w="1713" w:type="dxa"/>
          </w:tcPr>
          <w:p w14:paraId="36AC6DB4" w14:textId="0E2909B5" w:rsidR="002D614D" w:rsidRPr="00A91834" w:rsidRDefault="009A018C" w:rsidP="00FD588A">
            <w:pPr>
              <w:pStyle w:val="a0"/>
              <w:ind w:firstLine="0"/>
              <w:rPr>
                <w:lang w:val="ru-RU"/>
              </w:rPr>
            </w:pPr>
            <w:r>
              <w:rPr>
                <w:lang w:val="ru-RU"/>
              </w:rPr>
              <w:t>68</w:t>
            </w:r>
          </w:p>
        </w:tc>
        <w:tc>
          <w:tcPr>
            <w:tcW w:w="958" w:type="dxa"/>
          </w:tcPr>
          <w:p w14:paraId="5372C182" w14:textId="3801C341" w:rsidR="002D614D" w:rsidRPr="007F6A26" w:rsidRDefault="002D614D" w:rsidP="00FD588A">
            <w:pPr>
              <w:pStyle w:val="a0"/>
              <w:ind w:firstLine="0"/>
            </w:pPr>
            <w:r w:rsidRPr="007F6A26">
              <w:t>0,87</w:t>
            </w:r>
          </w:p>
        </w:tc>
        <w:tc>
          <w:tcPr>
            <w:tcW w:w="1134" w:type="dxa"/>
          </w:tcPr>
          <w:p w14:paraId="74766B05" w14:textId="77777777" w:rsidR="002D614D" w:rsidRPr="007F6A26" w:rsidRDefault="002D614D" w:rsidP="00FD588A">
            <w:pPr>
              <w:pStyle w:val="a0"/>
              <w:ind w:firstLine="0"/>
            </w:pPr>
            <w:r w:rsidRPr="007F6A26">
              <w:t>0,03</w:t>
            </w:r>
          </w:p>
        </w:tc>
        <w:tc>
          <w:tcPr>
            <w:tcW w:w="1906" w:type="dxa"/>
          </w:tcPr>
          <w:p w14:paraId="7DF49400" w14:textId="77777777" w:rsidR="002D614D" w:rsidRPr="007F6A26" w:rsidRDefault="002D614D" w:rsidP="00FD588A">
            <w:pPr>
              <w:pStyle w:val="a0"/>
              <w:ind w:firstLine="0"/>
            </w:pPr>
            <w:r w:rsidRPr="007F6A26">
              <w:t>0,85</w:t>
            </w:r>
          </w:p>
        </w:tc>
        <w:tc>
          <w:tcPr>
            <w:tcW w:w="2347" w:type="dxa"/>
          </w:tcPr>
          <w:p w14:paraId="2ADEC780" w14:textId="77777777" w:rsidR="002D614D" w:rsidRPr="007F6A26" w:rsidRDefault="002D614D" w:rsidP="00FD588A">
            <w:pPr>
              <w:pStyle w:val="a0"/>
              <w:ind w:firstLine="0"/>
            </w:pPr>
            <w:r w:rsidRPr="007F6A26">
              <w:t>0,81</w:t>
            </w:r>
          </w:p>
        </w:tc>
        <w:tc>
          <w:tcPr>
            <w:tcW w:w="1417" w:type="dxa"/>
          </w:tcPr>
          <w:p w14:paraId="3F984AF3" w14:textId="77777777" w:rsidR="002D614D" w:rsidRPr="007F6A26" w:rsidRDefault="002D614D" w:rsidP="00FD588A">
            <w:pPr>
              <w:pStyle w:val="a0"/>
              <w:ind w:firstLine="0"/>
            </w:pPr>
            <w:r w:rsidRPr="007F6A26">
              <w:t>0,81</w:t>
            </w:r>
          </w:p>
        </w:tc>
        <w:tc>
          <w:tcPr>
            <w:tcW w:w="851" w:type="dxa"/>
          </w:tcPr>
          <w:p w14:paraId="508010C3" w14:textId="77777777" w:rsidR="002D614D" w:rsidRPr="007F6A26" w:rsidRDefault="002D614D" w:rsidP="00FD588A">
            <w:pPr>
              <w:pStyle w:val="a0"/>
              <w:ind w:firstLine="0"/>
            </w:pPr>
            <w:r w:rsidRPr="007F6A26">
              <w:t>0,83</w:t>
            </w:r>
          </w:p>
        </w:tc>
        <w:tc>
          <w:tcPr>
            <w:tcW w:w="850" w:type="dxa"/>
          </w:tcPr>
          <w:p w14:paraId="5C0FE36D" w14:textId="495963D2" w:rsidR="002D614D" w:rsidRPr="007F6A26" w:rsidRDefault="002D614D" w:rsidP="00FD588A">
            <w:pPr>
              <w:pStyle w:val="a0"/>
              <w:ind w:firstLine="0"/>
            </w:pPr>
            <w:r w:rsidRPr="007F6A26">
              <w:t>0</w:t>
            </w:r>
            <w:r w:rsidR="00DF2117">
              <w:t>,00</w:t>
            </w:r>
          </w:p>
        </w:tc>
        <w:tc>
          <w:tcPr>
            <w:tcW w:w="1637" w:type="dxa"/>
          </w:tcPr>
          <w:p w14:paraId="6894BD96" w14:textId="77777777" w:rsidR="002D614D" w:rsidRPr="007F6A26" w:rsidRDefault="002D614D" w:rsidP="00FD588A">
            <w:pPr>
              <w:pStyle w:val="a0"/>
              <w:ind w:firstLine="0"/>
            </w:pPr>
            <w:r w:rsidRPr="007F6A26">
              <w:t>0,02</w:t>
            </w:r>
          </w:p>
        </w:tc>
      </w:tr>
      <w:tr w:rsidR="002D614D" w:rsidRPr="007F6A26" w14:paraId="4F86E8C7" w14:textId="77777777" w:rsidTr="00A91834">
        <w:tc>
          <w:tcPr>
            <w:tcW w:w="1865" w:type="dxa"/>
          </w:tcPr>
          <w:p w14:paraId="29F9BB07" w14:textId="0660056C" w:rsidR="002D614D" w:rsidRPr="007F6A26" w:rsidRDefault="002D614D" w:rsidP="00FD588A">
            <w:pPr>
              <w:pStyle w:val="a0"/>
              <w:ind w:firstLine="0"/>
            </w:pPr>
            <w:r w:rsidRPr="007F6A26">
              <w:t>A*32:15</w:t>
            </w:r>
          </w:p>
        </w:tc>
        <w:tc>
          <w:tcPr>
            <w:tcW w:w="1713" w:type="dxa"/>
          </w:tcPr>
          <w:p w14:paraId="6E8EC70B" w14:textId="06097B16" w:rsidR="002D614D" w:rsidRPr="00A91834" w:rsidRDefault="009A018C" w:rsidP="00FD588A">
            <w:pPr>
              <w:pStyle w:val="a0"/>
              <w:ind w:firstLine="0"/>
              <w:rPr>
                <w:lang w:val="ru-RU"/>
              </w:rPr>
            </w:pPr>
            <w:r>
              <w:rPr>
                <w:lang w:val="ru-RU"/>
              </w:rPr>
              <w:t>59</w:t>
            </w:r>
          </w:p>
        </w:tc>
        <w:tc>
          <w:tcPr>
            <w:tcW w:w="958" w:type="dxa"/>
          </w:tcPr>
          <w:p w14:paraId="6C88CA71" w14:textId="0FF96B1C" w:rsidR="002D614D" w:rsidRPr="007F6A26" w:rsidRDefault="002D614D" w:rsidP="00FD588A">
            <w:pPr>
              <w:pStyle w:val="a0"/>
              <w:ind w:firstLine="0"/>
            </w:pPr>
            <w:r w:rsidRPr="007F6A26">
              <w:t>0,87</w:t>
            </w:r>
          </w:p>
        </w:tc>
        <w:tc>
          <w:tcPr>
            <w:tcW w:w="1134" w:type="dxa"/>
          </w:tcPr>
          <w:p w14:paraId="56CB3527" w14:textId="77777777" w:rsidR="002D614D" w:rsidRPr="007F6A26" w:rsidRDefault="002D614D" w:rsidP="00FD588A">
            <w:pPr>
              <w:pStyle w:val="a0"/>
              <w:ind w:firstLine="0"/>
            </w:pPr>
            <w:r w:rsidRPr="007F6A26">
              <w:t>0,23</w:t>
            </w:r>
          </w:p>
        </w:tc>
        <w:tc>
          <w:tcPr>
            <w:tcW w:w="1906" w:type="dxa"/>
          </w:tcPr>
          <w:p w14:paraId="4CC30CC8" w14:textId="77777777" w:rsidR="002D614D" w:rsidRPr="007F6A26" w:rsidRDefault="002D614D" w:rsidP="00FD588A">
            <w:pPr>
              <w:pStyle w:val="a0"/>
              <w:ind w:firstLine="0"/>
            </w:pPr>
            <w:r w:rsidRPr="007F6A26">
              <w:t>0,76</w:t>
            </w:r>
          </w:p>
        </w:tc>
        <w:tc>
          <w:tcPr>
            <w:tcW w:w="2347" w:type="dxa"/>
          </w:tcPr>
          <w:p w14:paraId="71CE38E8" w14:textId="77777777" w:rsidR="002D614D" w:rsidRPr="007F6A26" w:rsidRDefault="002D614D" w:rsidP="00FD588A">
            <w:pPr>
              <w:pStyle w:val="a0"/>
              <w:ind w:firstLine="0"/>
            </w:pPr>
            <w:r w:rsidRPr="007F6A26">
              <w:t>0,93</w:t>
            </w:r>
          </w:p>
        </w:tc>
        <w:tc>
          <w:tcPr>
            <w:tcW w:w="1417" w:type="dxa"/>
          </w:tcPr>
          <w:p w14:paraId="0F6A1DD6" w14:textId="77777777" w:rsidR="002D614D" w:rsidRPr="007F6A26" w:rsidRDefault="002D614D" w:rsidP="00FD588A">
            <w:pPr>
              <w:pStyle w:val="a0"/>
              <w:ind w:firstLine="0"/>
            </w:pPr>
            <w:r w:rsidRPr="007F6A26">
              <w:t>0,93</w:t>
            </w:r>
          </w:p>
        </w:tc>
        <w:tc>
          <w:tcPr>
            <w:tcW w:w="851" w:type="dxa"/>
          </w:tcPr>
          <w:p w14:paraId="75075076" w14:textId="77777777" w:rsidR="002D614D" w:rsidRPr="007F6A26" w:rsidRDefault="002D614D" w:rsidP="00FD588A">
            <w:pPr>
              <w:pStyle w:val="a0"/>
              <w:ind w:firstLine="0"/>
            </w:pPr>
            <w:r w:rsidRPr="007F6A26">
              <w:t>0,85</w:t>
            </w:r>
          </w:p>
        </w:tc>
        <w:tc>
          <w:tcPr>
            <w:tcW w:w="850" w:type="dxa"/>
          </w:tcPr>
          <w:p w14:paraId="34A6C823" w14:textId="0B425383" w:rsidR="002D614D" w:rsidRPr="007F6A26" w:rsidRDefault="002D614D" w:rsidP="00FD588A">
            <w:pPr>
              <w:pStyle w:val="a0"/>
              <w:ind w:firstLine="0"/>
            </w:pPr>
            <w:r w:rsidRPr="007F6A26">
              <w:t>0</w:t>
            </w:r>
            <w:r w:rsidR="00DF2117">
              <w:t>,00</w:t>
            </w:r>
          </w:p>
        </w:tc>
        <w:tc>
          <w:tcPr>
            <w:tcW w:w="1637" w:type="dxa"/>
          </w:tcPr>
          <w:p w14:paraId="7D58B78F" w14:textId="77777777" w:rsidR="002D614D" w:rsidRPr="007F6A26" w:rsidRDefault="002D614D" w:rsidP="00FD588A">
            <w:pPr>
              <w:pStyle w:val="a0"/>
              <w:ind w:firstLine="0"/>
            </w:pPr>
            <w:r w:rsidRPr="007F6A26">
              <w:t>0,03</w:t>
            </w:r>
          </w:p>
        </w:tc>
      </w:tr>
      <w:tr w:rsidR="002D614D" w:rsidRPr="007F6A26" w14:paraId="593C8CE8" w14:textId="77777777" w:rsidTr="00A91834">
        <w:tc>
          <w:tcPr>
            <w:tcW w:w="1865" w:type="dxa"/>
          </w:tcPr>
          <w:p w14:paraId="059CEFA4" w14:textId="2CBCB2AA" w:rsidR="002D614D" w:rsidRPr="007F6A26" w:rsidRDefault="002D614D" w:rsidP="00FD588A">
            <w:pPr>
              <w:pStyle w:val="a0"/>
              <w:ind w:firstLine="0"/>
            </w:pPr>
            <w:r w:rsidRPr="007F6A26">
              <w:lastRenderedPageBreak/>
              <w:t>C*14:02</w:t>
            </w:r>
          </w:p>
        </w:tc>
        <w:tc>
          <w:tcPr>
            <w:tcW w:w="1713" w:type="dxa"/>
          </w:tcPr>
          <w:p w14:paraId="49C2BDDC" w14:textId="59368E1E" w:rsidR="002D614D" w:rsidRPr="00A91834" w:rsidRDefault="009A018C" w:rsidP="00FD588A">
            <w:pPr>
              <w:pStyle w:val="a0"/>
              <w:ind w:firstLine="0"/>
              <w:rPr>
                <w:lang w:val="ru-RU"/>
              </w:rPr>
            </w:pPr>
            <w:r>
              <w:rPr>
                <w:lang w:val="ru-RU"/>
              </w:rPr>
              <w:t>5418</w:t>
            </w:r>
          </w:p>
        </w:tc>
        <w:tc>
          <w:tcPr>
            <w:tcW w:w="958" w:type="dxa"/>
          </w:tcPr>
          <w:p w14:paraId="70A215C8" w14:textId="7676E1D6" w:rsidR="002D614D" w:rsidRPr="007F6A26" w:rsidRDefault="002D614D" w:rsidP="00FD588A">
            <w:pPr>
              <w:pStyle w:val="a0"/>
              <w:ind w:firstLine="0"/>
            </w:pPr>
            <w:r w:rsidRPr="007F6A26">
              <w:t>0,87</w:t>
            </w:r>
          </w:p>
        </w:tc>
        <w:tc>
          <w:tcPr>
            <w:tcW w:w="1134" w:type="dxa"/>
          </w:tcPr>
          <w:p w14:paraId="152A8422" w14:textId="77777777" w:rsidR="002D614D" w:rsidRPr="007F6A26" w:rsidRDefault="002D614D" w:rsidP="00FD588A">
            <w:pPr>
              <w:pStyle w:val="a0"/>
              <w:ind w:firstLine="0"/>
            </w:pPr>
            <w:r w:rsidRPr="007F6A26">
              <w:t>0,06</w:t>
            </w:r>
          </w:p>
        </w:tc>
        <w:tc>
          <w:tcPr>
            <w:tcW w:w="1906" w:type="dxa"/>
          </w:tcPr>
          <w:p w14:paraId="1B1BC42D" w14:textId="77777777" w:rsidR="002D614D" w:rsidRPr="007F6A26" w:rsidRDefault="002D614D" w:rsidP="00FD588A">
            <w:pPr>
              <w:pStyle w:val="a0"/>
              <w:ind w:firstLine="0"/>
            </w:pPr>
            <w:r w:rsidRPr="007F6A26">
              <w:t>0,81</w:t>
            </w:r>
          </w:p>
        </w:tc>
        <w:tc>
          <w:tcPr>
            <w:tcW w:w="2347" w:type="dxa"/>
          </w:tcPr>
          <w:p w14:paraId="1341B231" w14:textId="77777777" w:rsidR="002D614D" w:rsidRPr="007F6A26" w:rsidRDefault="002D614D" w:rsidP="00FD588A">
            <w:pPr>
              <w:pStyle w:val="a0"/>
              <w:ind w:firstLine="0"/>
            </w:pPr>
            <w:r w:rsidRPr="007F6A26">
              <w:t>0,83</w:t>
            </w:r>
          </w:p>
        </w:tc>
        <w:tc>
          <w:tcPr>
            <w:tcW w:w="1417" w:type="dxa"/>
          </w:tcPr>
          <w:p w14:paraId="5A5DABFC" w14:textId="77777777" w:rsidR="002D614D" w:rsidRPr="007F6A26" w:rsidRDefault="002D614D" w:rsidP="00FD588A">
            <w:pPr>
              <w:pStyle w:val="a0"/>
              <w:ind w:firstLine="0"/>
            </w:pPr>
            <w:r w:rsidRPr="007F6A26">
              <w:t>0,83</w:t>
            </w:r>
          </w:p>
        </w:tc>
        <w:tc>
          <w:tcPr>
            <w:tcW w:w="851" w:type="dxa"/>
          </w:tcPr>
          <w:p w14:paraId="569BC680" w14:textId="77777777" w:rsidR="002D614D" w:rsidRPr="007F6A26" w:rsidRDefault="002D614D" w:rsidP="00FD588A">
            <w:pPr>
              <w:pStyle w:val="a0"/>
              <w:ind w:firstLine="0"/>
            </w:pPr>
            <w:r w:rsidRPr="007F6A26">
              <w:t>0,82</w:t>
            </w:r>
          </w:p>
        </w:tc>
        <w:tc>
          <w:tcPr>
            <w:tcW w:w="850" w:type="dxa"/>
          </w:tcPr>
          <w:p w14:paraId="311B022E" w14:textId="77777777" w:rsidR="002D614D" w:rsidRPr="007F6A26" w:rsidRDefault="002D614D" w:rsidP="00FD588A">
            <w:pPr>
              <w:pStyle w:val="a0"/>
              <w:ind w:firstLine="0"/>
            </w:pPr>
            <w:r w:rsidRPr="007F6A26">
              <w:t>0,11</w:t>
            </w:r>
          </w:p>
        </w:tc>
        <w:tc>
          <w:tcPr>
            <w:tcW w:w="1637" w:type="dxa"/>
          </w:tcPr>
          <w:p w14:paraId="742F64D7" w14:textId="77777777" w:rsidR="002D614D" w:rsidRPr="007F6A26" w:rsidRDefault="002D614D" w:rsidP="00FD588A">
            <w:pPr>
              <w:pStyle w:val="a0"/>
              <w:ind w:firstLine="0"/>
            </w:pPr>
            <w:r w:rsidRPr="007F6A26">
              <w:t>0,15</w:t>
            </w:r>
          </w:p>
        </w:tc>
      </w:tr>
      <w:tr w:rsidR="002D614D" w:rsidRPr="007F6A26" w14:paraId="2EEBB821" w14:textId="77777777" w:rsidTr="00A91834">
        <w:tc>
          <w:tcPr>
            <w:tcW w:w="1865" w:type="dxa"/>
          </w:tcPr>
          <w:p w14:paraId="02F6836A" w14:textId="5E1EE099" w:rsidR="002D614D" w:rsidRPr="007F6A26" w:rsidRDefault="002D614D" w:rsidP="00FD588A">
            <w:pPr>
              <w:pStyle w:val="a0"/>
              <w:ind w:firstLine="0"/>
            </w:pPr>
            <w:r w:rsidRPr="007F6A26">
              <w:t>A*02:06</w:t>
            </w:r>
          </w:p>
        </w:tc>
        <w:tc>
          <w:tcPr>
            <w:tcW w:w="1713" w:type="dxa"/>
          </w:tcPr>
          <w:p w14:paraId="7C6C43AE" w14:textId="7FFDC0DE" w:rsidR="002D614D" w:rsidRPr="00A91834" w:rsidRDefault="009A018C" w:rsidP="00FD588A">
            <w:pPr>
              <w:pStyle w:val="a0"/>
              <w:ind w:firstLine="0"/>
              <w:rPr>
                <w:lang w:val="ru-RU"/>
              </w:rPr>
            </w:pPr>
            <w:r>
              <w:rPr>
                <w:lang w:val="ru-RU"/>
              </w:rPr>
              <w:t>4926</w:t>
            </w:r>
          </w:p>
        </w:tc>
        <w:tc>
          <w:tcPr>
            <w:tcW w:w="958" w:type="dxa"/>
          </w:tcPr>
          <w:p w14:paraId="461C38E6" w14:textId="4EFA8926" w:rsidR="002D614D" w:rsidRPr="007F6A26" w:rsidRDefault="002D614D" w:rsidP="00FD588A">
            <w:pPr>
              <w:pStyle w:val="a0"/>
              <w:ind w:firstLine="0"/>
            </w:pPr>
            <w:r w:rsidRPr="007F6A26">
              <w:t>0,86</w:t>
            </w:r>
          </w:p>
        </w:tc>
        <w:tc>
          <w:tcPr>
            <w:tcW w:w="1134" w:type="dxa"/>
          </w:tcPr>
          <w:p w14:paraId="43BF9CA9" w14:textId="77777777" w:rsidR="002D614D" w:rsidRPr="007F6A26" w:rsidRDefault="002D614D" w:rsidP="00FD588A">
            <w:pPr>
              <w:pStyle w:val="a0"/>
              <w:ind w:firstLine="0"/>
            </w:pPr>
            <w:r w:rsidRPr="007F6A26">
              <w:t>0,01</w:t>
            </w:r>
          </w:p>
        </w:tc>
        <w:tc>
          <w:tcPr>
            <w:tcW w:w="1906" w:type="dxa"/>
          </w:tcPr>
          <w:p w14:paraId="28E9C65A" w14:textId="77777777" w:rsidR="002D614D" w:rsidRPr="007F6A26" w:rsidRDefault="002D614D" w:rsidP="00FD588A">
            <w:pPr>
              <w:pStyle w:val="a0"/>
              <w:ind w:firstLine="0"/>
            </w:pPr>
            <w:r w:rsidRPr="007F6A26">
              <w:t>0,85</w:t>
            </w:r>
          </w:p>
        </w:tc>
        <w:tc>
          <w:tcPr>
            <w:tcW w:w="2347" w:type="dxa"/>
          </w:tcPr>
          <w:p w14:paraId="2B6B450F" w14:textId="77777777" w:rsidR="002D614D" w:rsidRPr="007F6A26" w:rsidRDefault="002D614D" w:rsidP="00FD588A">
            <w:pPr>
              <w:pStyle w:val="a0"/>
              <w:ind w:firstLine="0"/>
            </w:pPr>
            <w:r w:rsidRPr="007F6A26">
              <w:t>0,83</w:t>
            </w:r>
          </w:p>
        </w:tc>
        <w:tc>
          <w:tcPr>
            <w:tcW w:w="1417" w:type="dxa"/>
          </w:tcPr>
          <w:p w14:paraId="4D452C89" w14:textId="77777777" w:rsidR="002D614D" w:rsidRPr="007F6A26" w:rsidRDefault="002D614D" w:rsidP="00FD588A">
            <w:pPr>
              <w:pStyle w:val="a0"/>
              <w:ind w:firstLine="0"/>
            </w:pPr>
            <w:r w:rsidRPr="007F6A26">
              <w:t>0,83</w:t>
            </w:r>
          </w:p>
        </w:tc>
        <w:tc>
          <w:tcPr>
            <w:tcW w:w="851" w:type="dxa"/>
          </w:tcPr>
          <w:p w14:paraId="71CA66AC" w14:textId="77777777" w:rsidR="002D614D" w:rsidRPr="007F6A26" w:rsidRDefault="002D614D" w:rsidP="00FD588A">
            <w:pPr>
              <w:pStyle w:val="a0"/>
              <w:ind w:firstLine="0"/>
            </w:pPr>
            <w:r w:rsidRPr="007F6A26">
              <w:t>0,84</w:t>
            </w:r>
          </w:p>
        </w:tc>
        <w:tc>
          <w:tcPr>
            <w:tcW w:w="850" w:type="dxa"/>
          </w:tcPr>
          <w:p w14:paraId="7CD1CBB1" w14:textId="77777777" w:rsidR="002D614D" w:rsidRPr="007F6A26" w:rsidRDefault="002D614D" w:rsidP="00FD588A">
            <w:pPr>
              <w:pStyle w:val="a0"/>
              <w:ind w:firstLine="0"/>
            </w:pPr>
            <w:r w:rsidRPr="007F6A26">
              <w:t>0,06</w:t>
            </w:r>
          </w:p>
        </w:tc>
        <w:tc>
          <w:tcPr>
            <w:tcW w:w="1637" w:type="dxa"/>
          </w:tcPr>
          <w:p w14:paraId="17804535" w14:textId="77777777" w:rsidR="002D614D" w:rsidRPr="007F6A26" w:rsidRDefault="002D614D" w:rsidP="00FD588A">
            <w:pPr>
              <w:pStyle w:val="a0"/>
              <w:ind w:firstLine="0"/>
            </w:pPr>
            <w:r w:rsidRPr="007F6A26">
              <w:t>0,16</w:t>
            </w:r>
          </w:p>
        </w:tc>
      </w:tr>
      <w:tr w:rsidR="002D614D" w:rsidRPr="007F6A26" w14:paraId="5690C5EF" w14:textId="77777777" w:rsidTr="00A91834">
        <w:tc>
          <w:tcPr>
            <w:tcW w:w="1865" w:type="dxa"/>
          </w:tcPr>
          <w:p w14:paraId="24039478" w14:textId="619B3A4D" w:rsidR="002D614D" w:rsidRPr="007F6A26" w:rsidRDefault="002D614D" w:rsidP="00FD588A">
            <w:pPr>
              <w:pStyle w:val="a0"/>
              <w:ind w:firstLine="0"/>
            </w:pPr>
            <w:r w:rsidRPr="007F6A26">
              <w:t>C*16:01</w:t>
            </w:r>
          </w:p>
        </w:tc>
        <w:tc>
          <w:tcPr>
            <w:tcW w:w="1713" w:type="dxa"/>
          </w:tcPr>
          <w:p w14:paraId="5CEF206A" w14:textId="01910542" w:rsidR="002D614D" w:rsidRPr="00A91834" w:rsidRDefault="009A018C" w:rsidP="00FD588A">
            <w:pPr>
              <w:pStyle w:val="a0"/>
              <w:ind w:firstLine="0"/>
              <w:rPr>
                <w:lang w:val="ru-RU"/>
              </w:rPr>
            </w:pPr>
            <w:r>
              <w:rPr>
                <w:lang w:val="ru-RU"/>
              </w:rPr>
              <w:t>5579</w:t>
            </w:r>
          </w:p>
        </w:tc>
        <w:tc>
          <w:tcPr>
            <w:tcW w:w="958" w:type="dxa"/>
          </w:tcPr>
          <w:p w14:paraId="38638833" w14:textId="606D51FC" w:rsidR="002D614D" w:rsidRPr="007F6A26" w:rsidRDefault="002D614D" w:rsidP="00FD588A">
            <w:pPr>
              <w:pStyle w:val="a0"/>
              <w:ind w:firstLine="0"/>
            </w:pPr>
            <w:r w:rsidRPr="007F6A26">
              <w:t>0,86</w:t>
            </w:r>
          </w:p>
        </w:tc>
        <w:tc>
          <w:tcPr>
            <w:tcW w:w="1134" w:type="dxa"/>
          </w:tcPr>
          <w:p w14:paraId="5D6CE6BD" w14:textId="77777777" w:rsidR="002D614D" w:rsidRPr="007F6A26" w:rsidRDefault="002D614D" w:rsidP="00FD588A">
            <w:pPr>
              <w:pStyle w:val="a0"/>
              <w:ind w:firstLine="0"/>
            </w:pPr>
            <w:r w:rsidRPr="007F6A26">
              <w:t>0,07</w:t>
            </w:r>
          </w:p>
        </w:tc>
        <w:tc>
          <w:tcPr>
            <w:tcW w:w="1906" w:type="dxa"/>
          </w:tcPr>
          <w:p w14:paraId="35DCD52D" w14:textId="7E3F246A" w:rsidR="002D614D" w:rsidRPr="00A91834" w:rsidRDefault="002D614D" w:rsidP="00FD588A">
            <w:pPr>
              <w:pStyle w:val="a0"/>
              <w:ind w:firstLine="0"/>
              <w:rPr>
                <w:lang w:val="ru-RU"/>
              </w:rPr>
            </w:pPr>
            <w:r w:rsidRPr="007F6A26">
              <w:t>0,8</w:t>
            </w:r>
            <w:r w:rsidR="00DF2117">
              <w:rPr>
                <w:lang w:val="ru-RU"/>
              </w:rPr>
              <w:t>0</w:t>
            </w:r>
          </w:p>
        </w:tc>
        <w:tc>
          <w:tcPr>
            <w:tcW w:w="2347" w:type="dxa"/>
          </w:tcPr>
          <w:p w14:paraId="73EAE421" w14:textId="77777777" w:rsidR="002D614D" w:rsidRPr="007F6A26" w:rsidRDefault="002D614D" w:rsidP="00FD588A">
            <w:pPr>
              <w:pStyle w:val="a0"/>
              <w:ind w:firstLine="0"/>
            </w:pPr>
            <w:r w:rsidRPr="007F6A26">
              <w:t>0,85</w:t>
            </w:r>
          </w:p>
        </w:tc>
        <w:tc>
          <w:tcPr>
            <w:tcW w:w="1417" w:type="dxa"/>
          </w:tcPr>
          <w:p w14:paraId="153EBC74" w14:textId="77777777" w:rsidR="002D614D" w:rsidRPr="007F6A26" w:rsidRDefault="002D614D" w:rsidP="00FD588A">
            <w:pPr>
              <w:pStyle w:val="a0"/>
              <w:ind w:firstLine="0"/>
            </w:pPr>
            <w:r w:rsidRPr="007F6A26">
              <w:t>0,85</w:t>
            </w:r>
          </w:p>
        </w:tc>
        <w:tc>
          <w:tcPr>
            <w:tcW w:w="851" w:type="dxa"/>
          </w:tcPr>
          <w:p w14:paraId="22D0685D" w14:textId="77777777" w:rsidR="002D614D" w:rsidRPr="007F6A26" w:rsidRDefault="002D614D" w:rsidP="00FD588A">
            <w:pPr>
              <w:pStyle w:val="a0"/>
              <w:ind w:firstLine="0"/>
            </w:pPr>
            <w:r w:rsidRPr="007F6A26">
              <w:t>0,82</w:t>
            </w:r>
          </w:p>
        </w:tc>
        <w:tc>
          <w:tcPr>
            <w:tcW w:w="850" w:type="dxa"/>
          </w:tcPr>
          <w:p w14:paraId="3040706F" w14:textId="77777777" w:rsidR="002D614D" w:rsidRPr="007F6A26" w:rsidRDefault="002D614D" w:rsidP="00FD588A">
            <w:pPr>
              <w:pStyle w:val="a0"/>
              <w:ind w:firstLine="0"/>
            </w:pPr>
            <w:r w:rsidRPr="007F6A26">
              <w:t>0,11</w:t>
            </w:r>
          </w:p>
        </w:tc>
        <w:tc>
          <w:tcPr>
            <w:tcW w:w="1637" w:type="dxa"/>
          </w:tcPr>
          <w:p w14:paraId="33261217" w14:textId="77777777" w:rsidR="002D614D" w:rsidRPr="007F6A26" w:rsidRDefault="002D614D" w:rsidP="00FD588A">
            <w:pPr>
              <w:pStyle w:val="a0"/>
              <w:ind w:firstLine="0"/>
            </w:pPr>
            <w:r w:rsidRPr="007F6A26">
              <w:t>0,16</w:t>
            </w:r>
          </w:p>
        </w:tc>
      </w:tr>
      <w:tr w:rsidR="002D614D" w:rsidRPr="007F6A26" w14:paraId="0A862917" w14:textId="77777777" w:rsidTr="00A91834">
        <w:tc>
          <w:tcPr>
            <w:tcW w:w="1865" w:type="dxa"/>
          </w:tcPr>
          <w:p w14:paraId="0B0649E7" w14:textId="1B188B52" w:rsidR="002D614D" w:rsidRPr="007F6A26" w:rsidRDefault="002D614D" w:rsidP="00FD588A">
            <w:pPr>
              <w:pStyle w:val="a0"/>
              <w:ind w:firstLine="0"/>
            </w:pPr>
            <w:r w:rsidRPr="007F6A26">
              <w:t>A*26:02</w:t>
            </w:r>
          </w:p>
        </w:tc>
        <w:tc>
          <w:tcPr>
            <w:tcW w:w="1713" w:type="dxa"/>
          </w:tcPr>
          <w:p w14:paraId="1BE96776" w14:textId="6D88DC59" w:rsidR="002D614D" w:rsidRPr="00A91834" w:rsidRDefault="009A018C" w:rsidP="00FD588A">
            <w:pPr>
              <w:pStyle w:val="a0"/>
              <w:ind w:firstLine="0"/>
              <w:rPr>
                <w:lang w:val="ru-RU"/>
              </w:rPr>
            </w:pPr>
            <w:r>
              <w:rPr>
                <w:lang w:val="ru-RU"/>
              </w:rPr>
              <w:t>174</w:t>
            </w:r>
          </w:p>
        </w:tc>
        <w:tc>
          <w:tcPr>
            <w:tcW w:w="958" w:type="dxa"/>
          </w:tcPr>
          <w:p w14:paraId="0B4DE1DC" w14:textId="5CBB639D" w:rsidR="002D614D" w:rsidRPr="007F6A26" w:rsidRDefault="002D614D" w:rsidP="00FD588A">
            <w:pPr>
              <w:pStyle w:val="a0"/>
              <w:ind w:firstLine="0"/>
            </w:pPr>
            <w:r w:rsidRPr="007F6A26">
              <w:t>0,86</w:t>
            </w:r>
          </w:p>
        </w:tc>
        <w:tc>
          <w:tcPr>
            <w:tcW w:w="1134" w:type="dxa"/>
          </w:tcPr>
          <w:p w14:paraId="45DE7E94" w14:textId="6A8CFA62" w:rsidR="002D614D" w:rsidRPr="007F6A26" w:rsidRDefault="002D614D" w:rsidP="00FD588A">
            <w:pPr>
              <w:pStyle w:val="a0"/>
              <w:ind w:firstLine="0"/>
            </w:pPr>
            <w:r w:rsidRPr="007F6A26">
              <w:t>0</w:t>
            </w:r>
            <w:r w:rsidR="00DF2117">
              <w:t>,00</w:t>
            </w:r>
          </w:p>
        </w:tc>
        <w:tc>
          <w:tcPr>
            <w:tcW w:w="1906" w:type="dxa"/>
          </w:tcPr>
          <w:p w14:paraId="03AABC73" w14:textId="77777777" w:rsidR="002D614D" w:rsidRPr="007F6A26" w:rsidRDefault="002D614D" w:rsidP="00FD588A">
            <w:pPr>
              <w:pStyle w:val="a0"/>
              <w:ind w:firstLine="0"/>
            </w:pPr>
            <w:r w:rsidRPr="007F6A26">
              <w:t>0,82</w:t>
            </w:r>
          </w:p>
        </w:tc>
        <w:tc>
          <w:tcPr>
            <w:tcW w:w="2347" w:type="dxa"/>
          </w:tcPr>
          <w:p w14:paraId="480C4299" w14:textId="77777777" w:rsidR="002D614D" w:rsidRPr="007F6A26" w:rsidRDefault="002D614D" w:rsidP="00FD588A">
            <w:pPr>
              <w:pStyle w:val="a0"/>
              <w:ind w:firstLine="0"/>
            </w:pPr>
            <w:r w:rsidRPr="007F6A26">
              <w:t>0,83</w:t>
            </w:r>
          </w:p>
        </w:tc>
        <w:tc>
          <w:tcPr>
            <w:tcW w:w="1417" w:type="dxa"/>
          </w:tcPr>
          <w:p w14:paraId="1963B19D" w14:textId="77777777" w:rsidR="002D614D" w:rsidRPr="007F6A26" w:rsidRDefault="002D614D" w:rsidP="00FD588A">
            <w:pPr>
              <w:pStyle w:val="a0"/>
              <w:ind w:firstLine="0"/>
            </w:pPr>
            <w:r w:rsidRPr="007F6A26">
              <w:t>0,83</w:t>
            </w:r>
          </w:p>
        </w:tc>
        <w:tc>
          <w:tcPr>
            <w:tcW w:w="851" w:type="dxa"/>
          </w:tcPr>
          <w:p w14:paraId="20A19932" w14:textId="77777777" w:rsidR="002D614D" w:rsidRPr="007F6A26" w:rsidRDefault="002D614D" w:rsidP="00FD588A">
            <w:pPr>
              <w:pStyle w:val="a0"/>
              <w:ind w:firstLine="0"/>
            </w:pPr>
            <w:r w:rsidRPr="007F6A26">
              <w:t>0,82</w:t>
            </w:r>
          </w:p>
        </w:tc>
        <w:tc>
          <w:tcPr>
            <w:tcW w:w="850" w:type="dxa"/>
          </w:tcPr>
          <w:p w14:paraId="727EDFBD" w14:textId="77777777" w:rsidR="002D614D" w:rsidRPr="007F6A26" w:rsidRDefault="002D614D" w:rsidP="00FD588A">
            <w:pPr>
              <w:pStyle w:val="a0"/>
              <w:ind w:firstLine="0"/>
            </w:pPr>
            <w:r w:rsidRPr="007F6A26">
              <w:t>0,01</w:t>
            </w:r>
          </w:p>
        </w:tc>
        <w:tc>
          <w:tcPr>
            <w:tcW w:w="1637" w:type="dxa"/>
          </w:tcPr>
          <w:p w14:paraId="085A47EE" w14:textId="77777777" w:rsidR="002D614D" w:rsidRPr="007F6A26" w:rsidRDefault="002D614D" w:rsidP="00FD588A">
            <w:pPr>
              <w:pStyle w:val="a0"/>
              <w:ind w:firstLine="0"/>
            </w:pPr>
            <w:r w:rsidRPr="007F6A26">
              <w:t>0,03</w:t>
            </w:r>
          </w:p>
        </w:tc>
      </w:tr>
      <w:tr w:rsidR="002D614D" w:rsidRPr="007F6A26" w14:paraId="36B8E77D" w14:textId="77777777" w:rsidTr="00A91834">
        <w:tc>
          <w:tcPr>
            <w:tcW w:w="1865" w:type="dxa"/>
          </w:tcPr>
          <w:p w14:paraId="57E31099" w14:textId="17A5791F" w:rsidR="002D614D" w:rsidRPr="007F6A26" w:rsidRDefault="002D614D" w:rsidP="00FD588A">
            <w:pPr>
              <w:pStyle w:val="a0"/>
              <w:ind w:firstLine="0"/>
            </w:pPr>
            <w:r w:rsidRPr="007F6A26">
              <w:t>A*02:19</w:t>
            </w:r>
          </w:p>
        </w:tc>
        <w:tc>
          <w:tcPr>
            <w:tcW w:w="1713" w:type="dxa"/>
          </w:tcPr>
          <w:p w14:paraId="0F40F503" w14:textId="7C36BE29" w:rsidR="002D614D" w:rsidRPr="00A91834" w:rsidRDefault="009A018C" w:rsidP="00FD588A">
            <w:pPr>
              <w:pStyle w:val="a0"/>
              <w:ind w:firstLine="0"/>
              <w:rPr>
                <w:lang w:val="ru-RU"/>
              </w:rPr>
            </w:pPr>
            <w:r>
              <w:rPr>
                <w:lang w:val="ru-RU"/>
              </w:rPr>
              <w:t>240</w:t>
            </w:r>
          </w:p>
        </w:tc>
        <w:tc>
          <w:tcPr>
            <w:tcW w:w="958" w:type="dxa"/>
          </w:tcPr>
          <w:p w14:paraId="3D00B518" w14:textId="6432E325" w:rsidR="002D614D" w:rsidRPr="007F6A26" w:rsidRDefault="002D614D" w:rsidP="00FD588A">
            <w:pPr>
              <w:pStyle w:val="a0"/>
              <w:ind w:firstLine="0"/>
            </w:pPr>
            <w:r w:rsidRPr="007F6A26">
              <w:t>0,86</w:t>
            </w:r>
          </w:p>
        </w:tc>
        <w:tc>
          <w:tcPr>
            <w:tcW w:w="1134" w:type="dxa"/>
          </w:tcPr>
          <w:p w14:paraId="5F3028B1" w14:textId="77777777" w:rsidR="002D614D" w:rsidRPr="007F6A26" w:rsidRDefault="002D614D" w:rsidP="00FD588A">
            <w:pPr>
              <w:pStyle w:val="a0"/>
              <w:ind w:firstLine="0"/>
            </w:pPr>
            <w:r w:rsidRPr="007F6A26">
              <w:t>0,02</w:t>
            </w:r>
          </w:p>
        </w:tc>
        <w:tc>
          <w:tcPr>
            <w:tcW w:w="1906" w:type="dxa"/>
          </w:tcPr>
          <w:p w14:paraId="5595F95F" w14:textId="77777777" w:rsidR="002D614D" w:rsidRPr="007F6A26" w:rsidRDefault="002D614D" w:rsidP="00FD588A">
            <w:pPr>
              <w:pStyle w:val="a0"/>
              <w:ind w:firstLine="0"/>
            </w:pPr>
            <w:r w:rsidRPr="007F6A26">
              <w:t>0,82</w:t>
            </w:r>
          </w:p>
        </w:tc>
        <w:tc>
          <w:tcPr>
            <w:tcW w:w="2347" w:type="dxa"/>
          </w:tcPr>
          <w:p w14:paraId="758CA101" w14:textId="77777777" w:rsidR="002D614D" w:rsidRPr="007F6A26" w:rsidRDefault="002D614D" w:rsidP="00FD588A">
            <w:pPr>
              <w:pStyle w:val="a0"/>
              <w:ind w:firstLine="0"/>
            </w:pPr>
            <w:r w:rsidRPr="007F6A26">
              <w:t>0,83</w:t>
            </w:r>
          </w:p>
        </w:tc>
        <w:tc>
          <w:tcPr>
            <w:tcW w:w="1417" w:type="dxa"/>
          </w:tcPr>
          <w:p w14:paraId="2F0987FE" w14:textId="77777777" w:rsidR="002D614D" w:rsidRPr="007F6A26" w:rsidRDefault="002D614D" w:rsidP="00FD588A">
            <w:pPr>
              <w:pStyle w:val="a0"/>
              <w:ind w:firstLine="0"/>
            </w:pPr>
            <w:r w:rsidRPr="007F6A26">
              <w:t>0,83</w:t>
            </w:r>
          </w:p>
        </w:tc>
        <w:tc>
          <w:tcPr>
            <w:tcW w:w="851" w:type="dxa"/>
          </w:tcPr>
          <w:p w14:paraId="1BB2F304" w14:textId="77777777" w:rsidR="002D614D" w:rsidRPr="007F6A26" w:rsidRDefault="002D614D" w:rsidP="00FD588A">
            <w:pPr>
              <w:pStyle w:val="a0"/>
              <w:ind w:firstLine="0"/>
            </w:pPr>
            <w:r w:rsidRPr="007F6A26">
              <w:t>0,83</w:t>
            </w:r>
          </w:p>
        </w:tc>
        <w:tc>
          <w:tcPr>
            <w:tcW w:w="850" w:type="dxa"/>
          </w:tcPr>
          <w:p w14:paraId="3B21AED4" w14:textId="77777777" w:rsidR="002D614D" w:rsidRPr="007F6A26" w:rsidRDefault="002D614D" w:rsidP="00FD588A">
            <w:pPr>
              <w:pStyle w:val="a0"/>
              <w:ind w:firstLine="0"/>
            </w:pPr>
            <w:r w:rsidRPr="007F6A26">
              <w:t>0,01</w:t>
            </w:r>
          </w:p>
        </w:tc>
        <w:tc>
          <w:tcPr>
            <w:tcW w:w="1637" w:type="dxa"/>
          </w:tcPr>
          <w:p w14:paraId="163CD4B5" w14:textId="77777777" w:rsidR="002D614D" w:rsidRPr="007F6A26" w:rsidRDefault="002D614D" w:rsidP="00FD588A">
            <w:pPr>
              <w:pStyle w:val="a0"/>
              <w:ind w:firstLine="0"/>
            </w:pPr>
            <w:r w:rsidRPr="007F6A26">
              <w:t>0,03</w:t>
            </w:r>
          </w:p>
        </w:tc>
      </w:tr>
      <w:tr w:rsidR="002D614D" w:rsidRPr="007F6A26" w14:paraId="06831F5F" w14:textId="77777777" w:rsidTr="00A91834">
        <w:tc>
          <w:tcPr>
            <w:tcW w:w="1865" w:type="dxa"/>
          </w:tcPr>
          <w:p w14:paraId="6E95880A" w14:textId="422453CF" w:rsidR="002D614D" w:rsidRPr="007F6A26" w:rsidRDefault="002D614D" w:rsidP="00FD588A">
            <w:pPr>
              <w:pStyle w:val="a0"/>
              <w:ind w:firstLine="0"/>
            </w:pPr>
            <w:r w:rsidRPr="007F6A26">
              <w:t>A*02:16</w:t>
            </w:r>
          </w:p>
        </w:tc>
        <w:tc>
          <w:tcPr>
            <w:tcW w:w="1713" w:type="dxa"/>
          </w:tcPr>
          <w:p w14:paraId="1ADF2954" w14:textId="306BB860" w:rsidR="002D614D" w:rsidRPr="00A91834" w:rsidRDefault="009A018C" w:rsidP="00FD588A">
            <w:pPr>
              <w:pStyle w:val="a0"/>
              <w:ind w:firstLine="0"/>
              <w:rPr>
                <w:lang w:val="ru-RU"/>
              </w:rPr>
            </w:pPr>
            <w:r>
              <w:rPr>
                <w:lang w:val="ru-RU"/>
              </w:rPr>
              <w:t>182</w:t>
            </w:r>
          </w:p>
        </w:tc>
        <w:tc>
          <w:tcPr>
            <w:tcW w:w="958" w:type="dxa"/>
          </w:tcPr>
          <w:p w14:paraId="7990DB78" w14:textId="4A041D26" w:rsidR="002D614D" w:rsidRPr="007F6A26" w:rsidRDefault="002D614D" w:rsidP="00FD588A">
            <w:pPr>
              <w:pStyle w:val="a0"/>
              <w:ind w:firstLine="0"/>
            </w:pPr>
            <w:r w:rsidRPr="007F6A26">
              <w:t>0,86</w:t>
            </w:r>
          </w:p>
        </w:tc>
        <w:tc>
          <w:tcPr>
            <w:tcW w:w="1134" w:type="dxa"/>
          </w:tcPr>
          <w:p w14:paraId="454083E7" w14:textId="77777777" w:rsidR="002D614D" w:rsidRPr="007F6A26" w:rsidRDefault="002D614D" w:rsidP="00FD588A">
            <w:pPr>
              <w:pStyle w:val="a0"/>
              <w:ind w:firstLine="0"/>
            </w:pPr>
            <w:r w:rsidRPr="007F6A26">
              <w:t>0,02</w:t>
            </w:r>
          </w:p>
        </w:tc>
        <w:tc>
          <w:tcPr>
            <w:tcW w:w="1906" w:type="dxa"/>
          </w:tcPr>
          <w:p w14:paraId="571111C1" w14:textId="77777777" w:rsidR="002D614D" w:rsidRPr="007F6A26" w:rsidRDefault="002D614D" w:rsidP="00FD588A">
            <w:pPr>
              <w:pStyle w:val="a0"/>
              <w:ind w:firstLine="0"/>
            </w:pPr>
            <w:r w:rsidRPr="007F6A26">
              <w:t>0,86</w:t>
            </w:r>
          </w:p>
        </w:tc>
        <w:tc>
          <w:tcPr>
            <w:tcW w:w="2347" w:type="dxa"/>
          </w:tcPr>
          <w:p w14:paraId="44E2F4FA" w14:textId="5764E2A1" w:rsidR="002D614D" w:rsidRPr="00A91834" w:rsidRDefault="002D614D" w:rsidP="00FD588A">
            <w:pPr>
              <w:pStyle w:val="a0"/>
              <w:ind w:firstLine="0"/>
              <w:rPr>
                <w:lang w:val="ru-RU"/>
              </w:rPr>
            </w:pPr>
            <w:r w:rsidRPr="007F6A26">
              <w:t>0,8</w:t>
            </w:r>
            <w:r w:rsidR="00DF2117">
              <w:rPr>
                <w:lang w:val="ru-RU"/>
              </w:rPr>
              <w:t>0</w:t>
            </w:r>
          </w:p>
        </w:tc>
        <w:tc>
          <w:tcPr>
            <w:tcW w:w="1417" w:type="dxa"/>
          </w:tcPr>
          <w:p w14:paraId="51DCE8D2" w14:textId="5310168E" w:rsidR="002D614D" w:rsidRPr="00A91834" w:rsidRDefault="002D614D" w:rsidP="00FD588A">
            <w:pPr>
              <w:pStyle w:val="a0"/>
              <w:ind w:firstLine="0"/>
              <w:rPr>
                <w:lang w:val="ru-RU"/>
              </w:rPr>
            </w:pPr>
            <w:r w:rsidRPr="007F6A26">
              <w:t>0,8</w:t>
            </w:r>
            <w:r w:rsidR="00DF2117">
              <w:rPr>
                <w:lang w:val="ru-RU"/>
              </w:rPr>
              <w:t>0</w:t>
            </w:r>
          </w:p>
        </w:tc>
        <w:tc>
          <w:tcPr>
            <w:tcW w:w="851" w:type="dxa"/>
          </w:tcPr>
          <w:p w14:paraId="22DC9D81" w14:textId="77777777" w:rsidR="002D614D" w:rsidRPr="007F6A26" w:rsidRDefault="002D614D" w:rsidP="00FD588A">
            <w:pPr>
              <w:pStyle w:val="a0"/>
              <w:ind w:firstLine="0"/>
            </w:pPr>
            <w:r w:rsidRPr="007F6A26">
              <w:t>0,83</w:t>
            </w:r>
          </w:p>
        </w:tc>
        <w:tc>
          <w:tcPr>
            <w:tcW w:w="850" w:type="dxa"/>
          </w:tcPr>
          <w:p w14:paraId="04930FD8" w14:textId="2B3E2C9D" w:rsidR="002D614D" w:rsidRPr="007F6A26" w:rsidRDefault="002D614D" w:rsidP="00FD588A">
            <w:pPr>
              <w:pStyle w:val="a0"/>
              <w:ind w:firstLine="0"/>
            </w:pPr>
            <w:r w:rsidRPr="007F6A26">
              <w:t>0</w:t>
            </w:r>
            <w:r w:rsidR="00DF2117">
              <w:t>,00</w:t>
            </w:r>
          </w:p>
        </w:tc>
        <w:tc>
          <w:tcPr>
            <w:tcW w:w="1637" w:type="dxa"/>
          </w:tcPr>
          <w:p w14:paraId="18D38ADE" w14:textId="77777777" w:rsidR="002D614D" w:rsidRPr="007F6A26" w:rsidRDefault="002D614D" w:rsidP="00FD588A">
            <w:pPr>
              <w:pStyle w:val="a0"/>
              <w:ind w:firstLine="0"/>
            </w:pPr>
            <w:r w:rsidRPr="007F6A26">
              <w:t>0,03</w:t>
            </w:r>
          </w:p>
        </w:tc>
      </w:tr>
      <w:tr w:rsidR="002D614D" w:rsidRPr="007F6A26" w14:paraId="32F1A198" w14:textId="77777777" w:rsidTr="00A91834">
        <w:tc>
          <w:tcPr>
            <w:tcW w:w="1865" w:type="dxa"/>
          </w:tcPr>
          <w:p w14:paraId="6F57463E" w14:textId="06AFF2DC" w:rsidR="002D614D" w:rsidRPr="007F6A26" w:rsidRDefault="002D614D" w:rsidP="00FD588A">
            <w:pPr>
              <w:pStyle w:val="a0"/>
              <w:ind w:firstLine="0"/>
            </w:pPr>
            <w:r w:rsidRPr="007F6A26">
              <w:t>A*02:50</w:t>
            </w:r>
          </w:p>
        </w:tc>
        <w:tc>
          <w:tcPr>
            <w:tcW w:w="1713" w:type="dxa"/>
          </w:tcPr>
          <w:p w14:paraId="253EBD40" w14:textId="500A9D0D" w:rsidR="002D614D" w:rsidRPr="00A91834" w:rsidRDefault="009A018C" w:rsidP="00FD588A">
            <w:pPr>
              <w:pStyle w:val="a0"/>
              <w:ind w:firstLine="0"/>
              <w:rPr>
                <w:lang w:val="ru-RU"/>
              </w:rPr>
            </w:pPr>
            <w:r>
              <w:rPr>
                <w:lang w:val="ru-RU"/>
              </w:rPr>
              <w:t>88</w:t>
            </w:r>
          </w:p>
        </w:tc>
        <w:tc>
          <w:tcPr>
            <w:tcW w:w="958" w:type="dxa"/>
          </w:tcPr>
          <w:p w14:paraId="022EA459" w14:textId="7E412BEA" w:rsidR="002D614D" w:rsidRPr="007F6A26" w:rsidRDefault="002D614D" w:rsidP="00FD588A">
            <w:pPr>
              <w:pStyle w:val="a0"/>
              <w:ind w:firstLine="0"/>
            </w:pPr>
            <w:r w:rsidRPr="007F6A26">
              <w:t>0,86</w:t>
            </w:r>
          </w:p>
        </w:tc>
        <w:tc>
          <w:tcPr>
            <w:tcW w:w="1134" w:type="dxa"/>
          </w:tcPr>
          <w:p w14:paraId="5263AC7E" w14:textId="77777777" w:rsidR="002D614D" w:rsidRPr="007F6A26" w:rsidRDefault="002D614D" w:rsidP="00FD588A">
            <w:pPr>
              <w:pStyle w:val="a0"/>
              <w:ind w:firstLine="0"/>
            </w:pPr>
            <w:r w:rsidRPr="007F6A26">
              <w:t>0,02</w:t>
            </w:r>
          </w:p>
        </w:tc>
        <w:tc>
          <w:tcPr>
            <w:tcW w:w="1906" w:type="dxa"/>
          </w:tcPr>
          <w:p w14:paraId="54DD4686" w14:textId="77777777" w:rsidR="002D614D" w:rsidRPr="007F6A26" w:rsidRDefault="002D614D" w:rsidP="00FD588A">
            <w:pPr>
              <w:pStyle w:val="a0"/>
              <w:ind w:firstLine="0"/>
            </w:pPr>
            <w:r w:rsidRPr="007F6A26">
              <w:t>0,84</w:t>
            </w:r>
          </w:p>
        </w:tc>
        <w:tc>
          <w:tcPr>
            <w:tcW w:w="2347" w:type="dxa"/>
          </w:tcPr>
          <w:p w14:paraId="47E770F9" w14:textId="77777777" w:rsidR="002D614D" w:rsidRPr="007F6A26" w:rsidRDefault="002D614D" w:rsidP="00FD588A">
            <w:pPr>
              <w:pStyle w:val="a0"/>
              <w:ind w:firstLine="0"/>
            </w:pPr>
            <w:r w:rsidRPr="007F6A26">
              <w:t>0,82</w:t>
            </w:r>
          </w:p>
        </w:tc>
        <w:tc>
          <w:tcPr>
            <w:tcW w:w="1417" w:type="dxa"/>
          </w:tcPr>
          <w:p w14:paraId="14E5E8AF" w14:textId="77777777" w:rsidR="002D614D" w:rsidRPr="007F6A26" w:rsidRDefault="002D614D" w:rsidP="00FD588A">
            <w:pPr>
              <w:pStyle w:val="a0"/>
              <w:ind w:firstLine="0"/>
            </w:pPr>
            <w:r w:rsidRPr="007F6A26">
              <w:t>0,82</w:t>
            </w:r>
          </w:p>
        </w:tc>
        <w:tc>
          <w:tcPr>
            <w:tcW w:w="851" w:type="dxa"/>
          </w:tcPr>
          <w:p w14:paraId="531C4E73" w14:textId="77777777" w:rsidR="002D614D" w:rsidRPr="007F6A26" w:rsidRDefault="002D614D" w:rsidP="00FD588A">
            <w:pPr>
              <w:pStyle w:val="a0"/>
              <w:ind w:firstLine="0"/>
            </w:pPr>
            <w:r w:rsidRPr="007F6A26">
              <w:t>0,83</w:t>
            </w:r>
          </w:p>
        </w:tc>
        <w:tc>
          <w:tcPr>
            <w:tcW w:w="850" w:type="dxa"/>
          </w:tcPr>
          <w:p w14:paraId="7FFA798D" w14:textId="0A8A7F37" w:rsidR="002D614D" w:rsidRPr="007F6A26" w:rsidRDefault="002D614D" w:rsidP="00FD588A">
            <w:pPr>
              <w:pStyle w:val="a0"/>
              <w:ind w:firstLine="0"/>
            </w:pPr>
            <w:r w:rsidRPr="007F6A26">
              <w:t>0</w:t>
            </w:r>
            <w:r w:rsidR="00DF2117">
              <w:t>,00</w:t>
            </w:r>
          </w:p>
        </w:tc>
        <w:tc>
          <w:tcPr>
            <w:tcW w:w="1637" w:type="dxa"/>
          </w:tcPr>
          <w:p w14:paraId="47160604" w14:textId="77777777" w:rsidR="002D614D" w:rsidRPr="007F6A26" w:rsidRDefault="002D614D" w:rsidP="00FD588A">
            <w:pPr>
              <w:pStyle w:val="a0"/>
              <w:ind w:firstLine="0"/>
            </w:pPr>
            <w:r w:rsidRPr="007F6A26">
              <w:t>0,02</w:t>
            </w:r>
          </w:p>
        </w:tc>
      </w:tr>
      <w:tr w:rsidR="002D614D" w:rsidRPr="007F6A26" w14:paraId="5586FE4E" w14:textId="77777777" w:rsidTr="00A91834">
        <w:tc>
          <w:tcPr>
            <w:tcW w:w="1865" w:type="dxa"/>
          </w:tcPr>
          <w:p w14:paraId="7AD10B66" w14:textId="2704A06A" w:rsidR="002D614D" w:rsidRPr="007F6A26" w:rsidRDefault="002D614D" w:rsidP="00FD588A">
            <w:pPr>
              <w:pStyle w:val="a0"/>
              <w:ind w:firstLine="0"/>
            </w:pPr>
            <w:r w:rsidRPr="007F6A26">
              <w:t>B*81:01</w:t>
            </w:r>
          </w:p>
        </w:tc>
        <w:tc>
          <w:tcPr>
            <w:tcW w:w="1713" w:type="dxa"/>
          </w:tcPr>
          <w:p w14:paraId="564D9E1E" w14:textId="07A87DF0" w:rsidR="002D614D" w:rsidRPr="00A91834" w:rsidRDefault="009A018C" w:rsidP="00FD588A">
            <w:pPr>
              <w:pStyle w:val="a0"/>
              <w:ind w:firstLine="0"/>
              <w:rPr>
                <w:lang w:val="ru-RU"/>
              </w:rPr>
            </w:pPr>
            <w:r>
              <w:rPr>
                <w:lang w:val="ru-RU"/>
              </w:rPr>
              <w:t>22</w:t>
            </w:r>
          </w:p>
        </w:tc>
        <w:tc>
          <w:tcPr>
            <w:tcW w:w="958" w:type="dxa"/>
          </w:tcPr>
          <w:p w14:paraId="40AF3753" w14:textId="72EF02DC" w:rsidR="002D614D" w:rsidRPr="007F6A26" w:rsidRDefault="002D614D" w:rsidP="00FD588A">
            <w:pPr>
              <w:pStyle w:val="a0"/>
              <w:ind w:firstLine="0"/>
            </w:pPr>
            <w:r w:rsidRPr="007F6A26">
              <w:t>0,85</w:t>
            </w:r>
          </w:p>
        </w:tc>
        <w:tc>
          <w:tcPr>
            <w:tcW w:w="1134" w:type="dxa"/>
          </w:tcPr>
          <w:p w14:paraId="1CEA3AF4" w14:textId="77777777" w:rsidR="002D614D" w:rsidRPr="007F6A26" w:rsidRDefault="002D614D" w:rsidP="00FD588A">
            <w:pPr>
              <w:pStyle w:val="a0"/>
              <w:ind w:firstLine="0"/>
            </w:pPr>
            <w:r w:rsidRPr="007F6A26">
              <w:t>0,02</w:t>
            </w:r>
          </w:p>
        </w:tc>
        <w:tc>
          <w:tcPr>
            <w:tcW w:w="1906" w:type="dxa"/>
          </w:tcPr>
          <w:p w14:paraId="60E46746" w14:textId="77777777" w:rsidR="002D614D" w:rsidRPr="007F6A26" w:rsidRDefault="002D614D" w:rsidP="00FD588A">
            <w:pPr>
              <w:pStyle w:val="a0"/>
              <w:ind w:firstLine="0"/>
            </w:pPr>
            <w:r w:rsidRPr="007F6A26">
              <w:t>0,82</w:t>
            </w:r>
          </w:p>
        </w:tc>
        <w:tc>
          <w:tcPr>
            <w:tcW w:w="2347" w:type="dxa"/>
          </w:tcPr>
          <w:p w14:paraId="355AD0F5" w14:textId="77777777" w:rsidR="002D614D" w:rsidRPr="007F6A26" w:rsidRDefault="002D614D" w:rsidP="00FD588A">
            <w:pPr>
              <w:pStyle w:val="a0"/>
              <w:ind w:firstLine="0"/>
            </w:pPr>
            <w:r w:rsidRPr="007F6A26">
              <w:t>0,82</w:t>
            </w:r>
          </w:p>
        </w:tc>
        <w:tc>
          <w:tcPr>
            <w:tcW w:w="1417" w:type="dxa"/>
          </w:tcPr>
          <w:p w14:paraId="780F0963" w14:textId="77777777" w:rsidR="002D614D" w:rsidRPr="007F6A26" w:rsidRDefault="002D614D" w:rsidP="00FD588A">
            <w:pPr>
              <w:pStyle w:val="a0"/>
              <w:ind w:firstLine="0"/>
            </w:pPr>
            <w:r w:rsidRPr="007F6A26">
              <w:t>0,82</w:t>
            </w:r>
          </w:p>
        </w:tc>
        <w:tc>
          <w:tcPr>
            <w:tcW w:w="851" w:type="dxa"/>
          </w:tcPr>
          <w:p w14:paraId="73E8189E" w14:textId="77777777" w:rsidR="002D614D" w:rsidRPr="007F6A26" w:rsidRDefault="002D614D" w:rsidP="00FD588A">
            <w:pPr>
              <w:pStyle w:val="a0"/>
              <w:ind w:firstLine="0"/>
            </w:pPr>
            <w:r w:rsidRPr="007F6A26">
              <w:t>0,82</w:t>
            </w:r>
          </w:p>
        </w:tc>
        <w:tc>
          <w:tcPr>
            <w:tcW w:w="850" w:type="dxa"/>
          </w:tcPr>
          <w:p w14:paraId="2A0556C4" w14:textId="77777777" w:rsidR="002D614D" w:rsidRPr="007F6A26" w:rsidRDefault="002D614D" w:rsidP="00FD588A">
            <w:pPr>
              <w:pStyle w:val="a0"/>
              <w:ind w:firstLine="0"/>
            </w:pPr>
            <w:r w:rsidRPr="007F6A26">
              <w:t>0,05</w:t>
            </w:r>
          </w:p>
        </w:tc>
        <w:tc>
          <w:tcPr>
            <w:tcW w:w="1637" w:type="dxa"/>
          </w:tcPr>
          <w:p w14:paraId="29DE704D" w14:textId="77777777" w:rsidR="002D614D" w:rsidRPr="007F6A26" w:rsidRDefault="002D614D" w:rsidP="00FD588A">
            <w:pPr>
              <w:pStyle w:val="a0"/>
              <w:ind w:firstLine="0"/>
            </w:pPr>
            <w:r w:rsidRPr="007F6A26">
              <w:t>0,01</w:t>
            </w:r>
          </w:p>
        </w:tc>
      </w:tr>
      <w:tr w:rsidR="002D614D" w:rsidRPr="007F6A26" w14:paraId="6D431585" w14:textId="77777777" w:rsidTr="00A91834">
        <w:tc>
          <w:tcPr>
            <w:tcW w:w="1865" w:type="dxa"/>
          </w:tcPr>
          <w:p w14:paraId="36D6E95A" w14:textId="778AC8B6" w:rsidR="002D614D" w:rsidRPr="007F6A26" w:rsidRDefault="002D614D" w:rsidP="00FD588A">
            <w:pPr>
              <w:pStyle w:val="a0"/>
              <w:ind w:firstLine="0"/>
            </w:pPr>
            <w:r w:rsidRPr="007F6A26">
              <w:lastRenderedPageBreak/>
              <w:t>A*68:02</w:t>
            </w:r>
          </w:p>
        </w:tc>
        <w:tc>
          <w:tcPr>
            <w:tcW w:w="1713" w:type="dxa"/>
          </w:tcPr>
          <w:p w14:paraId="77C69730" w14:textId="41DEB1D6" w:rsidR="002D614D" w:rsidRPr="00A91834" w:rsidRDefault="009A018C" w:rsidP="00FD588A">
            <w:pPr>
              <w:pStyle w:val="a0"/>
              <w:ind w:firstLine="0"/>
              <w:rPr>
                <w:lang w:val="ru-RU"/>
              </w:rPr>
            </w:pPr>
            <w:r>
              <w:rPr>
                <w:lang w:val="ru-RU"/>
              </w:rPr>
              <w:t>6280</w:t>
            </w:r>
          </w:p>
        </w:tc>
        <w:tc>
          <w:tcPr>
            <w:tcW w:w="958" w:type="dxa"/>
          </w:tcPr>
          <w:p w14:paraId="6DC2F490" w14:textId="7AB7C9D3" w:rsidR="002D614D" w:rsidRPr="007F6A26" w:rsidRDefault="002D614D" w:rsidP="00FD588A">
            <w:pPr>
              <w:pStyle w:val="a0"/>
              <w:ind w:firstLine="0"/>
            </w:pPr>
            <w:r w:rsidRPr="007F6A26">
              <w:t>0,85</w:t>
            </w:r>
          </w:p>
        </w:tc>
        <w:tc>
          <w:tcPr>
            <w:tcW w:w="1134" w:type="dxa"/>
          </w:tcPr>
          <w:p w14:paraId="6B2D3477" w14:textId="77777777" w:rsidR="002D614D" w:rsidRPr="007F6A26" w:rsidRDefault="002D614D" w:rsidP="00FD588A">
            <w:pPr>
              <w:pStyle w:val="a0"/>
              <w:ind w:firstLine="0"/>
            </w:pPr>
            <w:r w:rsidRPr="007F6A26">
              <w:t>0,12</w:t>
            </w:r>
          </w:p>
        </w:tc>
        <w:tc>
          <w:tcPr>
            <w:tcW w:w="1906" w:type="dxa"/>
          </w:tcPr>
          <w:p w14:paraId="4042B8AF" w14:textId="77777777" w:rsidR="002D614D" w:rsidRPr="007F6A26" w:rsidRDefault="002D614D" w:rsidP="00FD588A">
            <w:pPr>
              <w:pStyle w:val="a0"/>
              <w:ind w:firstLine="0"/>
            </w:pPr>
            <w:r w:rsidRPr="007F6A26">
              <w:t>0,76</w:t>
            </w:r>
          </w:p>
        </w:tc>
        <w:tc>
          <w:tcPr>
            <w:tcW w:w="2347" w:type="dxa"/>
          </w:tcPr>
          <w:p w14:paraId="5AB3EA5D" w14:textId="77777777" w:rsidR="002D614D" w:rsidRPr="007F6A26" w:rsidRDefault="002D614D" w:rsidP="00FD588A">
            <w:pPr>
              <w:pStyle w:val="a0"/>
              <w:ind w:firstLine="0"/>
            </w:pPr>
            <w:r w:rsidRPr="007F6A26">
              <w:t>0,86</w:t>
            </w:r>
          </w:p>
        </w:tc>
        <w:tc>
          <w:tcPr>
            <w:tcW w:w="1417" w:type="dxa"/>
          </w:tcPr>
          <w:p w14:paraId="4332D4FE" w14:textId="77777777" w:rsidR="002D614D" w:rsidRPr="007F6A26" w:rsidRDefault="002D614D" w:rsidP="00FD588A">
            <w:pPr>
              <w:pStyle w:val="a0"/>
              <w:ind w:firstLine="0"/>
            </w:pPr>
            <w:r w:rsidRPr="007F6A26">
              <w:t>0,86</w:t>
            </w:r>
          </w:p>
        </w:tc>
        <w:tc>
          <w:tcPr>
            <w:tcW w:w="851" w:type="dxa"/>
          </w:tcPr>
          <w:p w14:paraId="1021DAA2" w14:textId="77777777" w:rsidR="002D614D" w:rsidRPr="007F6A26" w:rsidRDefault="002D614D" w:rsidP="00FD588A">
            <w:pPr>
              <w:pStyle w:val="a0"/>
              <w:ind w:firstLine="0"/>
            </w:pPr>
            <w:r w:rsidRPr="007F6A26">
              <w:t>0,81</w:t>
            </w:r>
          </w:p>
        </w:tc>
        <w:tc>
          <w:tcPr>
            <w:tcW w:w="850" w:type="dxa"/>
          </w:tcPr>
          <w:p w14:paraId="7DCD41D4" w14:textId="77777777" w:rsidR="002D614D" w:rsidRPr="007F6A26" w:rsidRDefault="002D614D" w:rsidP="00FD588A">
            <w:pPr>
              <w:pStyle w:val="a0"/>
              <w:ind w:firstLine="0"/>
            </w:pPr>
            <w:r w:rsidRPr="007F6A26">
              <w:t>0,14</w:t>
            </w:r>
          </w:p>
        </w:tc>
        <w:tc>
          <w:tcPr>
            <w:tcW w:w="1637" w:type="dxa"/>
          </w:tcPr>
          <w:p w14:paraId="46635F12" w14:textId="77777777" w:rsidR="002D614D" w:rsidRPr="007F6A26" w:rsidRDefault="002D614D" w:rsidP="00FD588A">
            <w:pPr>
              <w:pStyle w:val="a0"/>
              <w:ind w:firstLine="0"/>
            </w:pPr>
            <w:r w:rsidRPr="007F6A26">
              <w:t>0,17</w:t>
            </w:r>
          </w:p>
        </w:tc>
      </w:tr>
      <w:tr w:rsidR="002D614D" w:rsidRPr="007F6A26" w14:paraId="5BC82F20" w14:textId="77777777" w:rsidTr="00A91834">
        <w:tc>
          <w:tcPr>
            <w:tcW w:w="1865" w:type="dxa"/>
          </w:tcPr>
          <w:p w14:paraId="419D834E" w14:textId="2242F5E4" w:rsidR="002D614D" w:rsidRPr="007F6A26" w:rsidRDefault="002D614D" w:rsidP="00FD588A">
            <w:pPr>
              <w:pStyle w:val="a0"/>
              <w:ind w:firstLine="0"/>
            </w:pPr>
            <w:r w:rsidRPr="007F6A26">
              <w:t>B*41:06</w:t>
            </w:r>
          </w:p>
        </w:tc>
        <w:tc>
          <w:tcPr>
            <w:tcW w:w="1713" w:type="dxa"/>
          </w:tcPr>
          <w:p w14:paraId="42B2BB1E" w14:textId="765A1A93" w:rsidR="002D614D" w:rsidRPr="00A91834" w:rsidRDefault="009A018C" w:rsidP="00FD588A">
            <w:pPr>
              <w:pStyle w:val="a0"/>
              <w:ind w:firstLine="0"/>
              <w:rPr>
                <w:lang w:val="ru-RU"/>
              </w:rPr>
            </w:pPr>
            <w:r>
              <w:rPr>
                <w:lang w:val="ru-RU"/>
              </w:rPr>
              <w:t>22</w:t>
            </w:r>
          </w:p>
        </w:tc>
        <w:tc>
          <w:tcPr>
            <w:tcW w:w="958" w:type="dxa"/>
          </w:tcPr>
          <w:p w14:paraId="52C32811" w14:textId="18A3103D" w:rsidR="002D614D" w:rsidRPr="007F6A26" w:rsidRDefault="002D614D" w:rsidP="00FD588A">
            <w:pPr>
              <w:pStyle w:val="a0"/>
              <w:ind w:firstLine="0"/>
            </w:pPr>
            <w:r w:rsidRPr="007F6A26">
              <w:t>0,85</w:t>
            </w:r>
          </w:p>
        </w:tc>
        <w:tc>
          <w:tcPr>
            <w:tcW w:w="1134" w:type="dxa"/>
          </w:tcPr>
          <w:p w14:paraId="23E50120" w14:textId="77777777" w:rsidR="002D614D" w:rsidRPr="007F6A26" w:rsidRDefault="002D614D" w:rsidP="00FD588A">
            <w:pPr>
              <w:pStyle w:val="a0"/>
              <w:ind w:firstLine="0"/>
            </w:pPr>
            <w:r w:rsidRPr="007F6A26">
              <w:t>0,12</w:t>
            </w:r>
          </w:p>
        </w:tc>
        <w:tc>
          <w:tcPr>
            <w:tcW w:w="1906" w:type="dxa"/>
          </w:tcPr>
          <w:p w14:paraId="2368E026" w14:textId="77777777" w:rsidR="002D614D" w:rsidRPr="007F6A26" w:rsidRDefault="002D614D" w:rsidP="00FD588A">
            <w:pPr>
              <w:pStyle w:val="a0"/>
              <w:ind w:firstLine="0"/>
            </w:pPr>
            <w:r w:rsidRPr="007F6A26">
              <w:t>0,82</w:t>
            </w:r>
          </w:p>
        </w:tc>
        <w:tc>
          <w:tcPr>
            <w:tcW w:w="2347" w:type="dxa"/>
          </w:tcPr>
          <w:p w14:paraId="096BDC23" w14:textId="77777777" w:rsidR="002D614D" w:rsidRPr="007F6A26" w:rsidRDefault="002D614D" w:rsidP="00FD588A">
            <w:pPr>
              <w:pStyle w:val="a0"/>
              <w:ind w:firstLine="0"/>
            </w:pPr>
            <w:r w:rsidRPr="007F6A26">
              <w:t>0,85</w:t>
            </w:r>
          </w:p>
        </w:tc>
        <w:tc>
          <w:tcPr>
            <w:tcW w:w="1417" w:type="dxa"/>
          </w:tcPr>
          <w:p w14:paraId="09E8E563" w14:textId="77777777" w:rsidR="002D614D" w:rsidRPr="007F6A26" w:rsidRDefault="002D614D" w:rsidP="00FD588A">
            <w:pPr>
              <w:pStyle w:val="a0"/>
              <w:ind w:firstLine="0"/>
            </w:pPr>
            <w:r w:rsidRPr="007F6A26">
              <w:t>0,85</w:t>
            </w:r>
          </w:p>
        </w:tc>
        <w:tc>
          <w:tcPr>
            <w:tcW w:w="851" w:type="dxa"/>
          </w:tcPr>
          <w:p w14:paraId="46B4C30F" w14:textId="77777777" w:rsidR="002D614D" w:rsidRPr="007F6A26" w:rsidRDefault="002D614D" w:rsidP="00FD588A">
            <w:pPr>
              <w:pStyle w:val="a0"/>
              <w:ind w:firstLine="0"/>
            </w:pPr>
            <w:r w:rsidRPr="007F6A26">
              <w:t>0,83</w:t>
            </w:r>
          </w:p>
        </w:tc>
        <w:tc>
          <w:tcPr>
            <w:tcW w:w="850" w:type="dxa"/>
          </w:tcPr>
          <w:p w14:paraId="1FABE3DA" w14:textId="15092CF9" w:rsidR="002D614D" w:rsidRPr="007F6A26" w:rsidRDefault="002D614D" w:rsidP="00FD588A">
            <w:pPr>
              <w:pStyle w:val="a0"/>
              <w:ind w:firstLine="0"/>
            </w:pPr>
            <w:r w:rsidRPr="007F6A26">
              <w:t>0</w:t>
            </w:r>
            <w:r w:rsidR="00DF2117">
              <w:t>,00</w:t>
            </w:r>
          </w:p>
        </w:tc>
        <w:tc>
          <w:tcPr>
            <w:tcW w:w="1637" w:type="dxa"/>
          </w:tcPr>
          <w:p w14:paraId="2050EE06" w14:textId="77777777" w:rsidR="002D614D" w:rsidRPr="007F6A26" w:rsidRDefault="002D614D" w:rsidP="00FD588A">
            <w:pPr>
              <w:pStyle w:val="a0"/>
              <w:ind w:firstLine="0"/>
            </w:pPr>
            <w:r w:rsidRPr="007F6A26">
              <w:t>0,01</w:t>
            </w:r>
          </w:p>
        </w:tc>
      </w:tr>
      <w:tr w:rsidR="002D614D" w:rsidRPr="007F6A26" w14:paraId="29D0C3EF" w14:textId="77777777" w:rsidTr="00A91834">
        <w:tc>
          <w:tcPr>
            <w:tcW w:w="1865" w:type="dxa"/>
          </w:tcPr>
          <w:p w14:paraId="29C4BB63" w14:textId="7DDFE465" w:rsidR="002D614D" w:rsidRPr="007F6A26" w:rsidRDefault="002D614D" w:rsidP="00FD588A">
            <w:pPr>
              <w:pStyle w:val="a0"/>
              <w:ind w:firstLine="0"/>
            </w:pPr>
            <w:r w:rsidRPr="007F6A26">
              <w:t>B*15:09</w:t>
            </w:r>
          </w:p>
        </w:tc>
        <w:tc>
          <w:tcPr>
            <w:tcW w:w="1713" w:type="dxa"/>
          </w:tcPr>
          <w:p w14:paraId="5AFE0E6D" w14:textId="11A625DF" w:rsidR="002D614D" w:rsidRPr="00A91834" w:rsidRDefault="009A018C" w:rsidP="00FD588A">
            <w:pPr>
              <w:pStyle w:val="a0"/>
              <w:ind w:firstLine="0"/>
              <w:rPr>
                <w:lang w:val="ru-RU"/>
              </w:rPr>
            </w:pPr>
            <w:r>
              <w:rPr>
                <w:lang w:val="ru-RU"/>
              </w:rPr>
              <w:t>75</w:t>
            </w:r>
          </w:p>
        </w:tc>
        <w:tc>
          <w:tcPr>
            <w:tcW w:w="958" w:type="dxa"/>
          </w:tcPr>
          <w:p w14:paraId="7B5599DB" w14:textId="5DC14843" w:rsidR="002D614D" w:rsidRPr="007F6A26" w:rsidRDefault="002D614D" w:rsidP="00FD588A">
            <w:pPr>
              <w:pStyle w:val="a0"/>
              <w:ind w:firstLine="0"/>
            </w:pPr>
            <w:r w:rsidRPr="007F6A26">
              <w:t>0,85</w:t>
            </w:r>
          </w:p>
        </w:tc>
        <w:tc>
          <w:tcPr>
            <w:tcW w:w="1134" w:type="dxa"/>
          </w:tcPr>
          <w:p w14:paraId="1DFC5F0C" w14:textId="3D6E633C" w:rsidR="002D614D" w:rsidRPr="007F6A26" w:rsidRDefault="002D614D" w:rsidP="00FD588A">
            <w:pPr>
              <w:pStyle w:val="a0"/>
              <w:ind w:firstLine="0"/>
            </w:pPr>
            <w:r w:rsidRPr="007F6A26">
              <w:t>0</w:t>
            </w:r>
            <w:r w:rsidR="00DF2117">
              <w:t>,00</w:t>
            </w:r>
          </w:p>
        </w:tc>
        <w:tc>
          <w:tcPr>
            <w:tcW w:w="1906" w:type="dxa"/>
          </w:tcPr>
          <w:p w14:paraId="75D705D4" w14:textId="77777777" w:rsidR="002D614D" w:rsidRPr="007F6A26" w:rsidRDefault="002D614D" w:rsidP="00FD588A">
            <w:pPr>
              <w:pStyle w:val="a0"/>
              <w:ind w:firstLine="0"/>
            </w:pPr>
            <w:r w:rsidRPr="007F6A26">
              <w:t>0,85</w:t>
            </w:r>
          </w:p>
        </w:tc>
        <w:tc>
          <w:tcPr>
            <w:tcW w:w="2347" w:type="dxa"/>
          </w:tcPr>
          <w:p w14:paraId="5507983D" w14:textId="77777777" w:rsidR="002D614D" w:rsidRPr="007F6A26" w:rsidRDefault="002D614D" w:rsidP="00FD588A">
            <w:pPr>
              <w:pStyle w:val="a0"/>
              <w:ind w:firstLine="0"/>
            </w:pPr>
            <w:r w:rsidRPr="007F6A26">
              <w:t>0,77</w:t>
            </w:r>
          </w:p>
        </w:tc>
        <w:tc>
          <w:tcPr>
            <w:tcW w:w="1417" w:type="dxa"/>
          </w:tcPr>
          <w:p w14:paraId="1F6850AD" w14:textId="77777777" w:rsidR="002D614D" w:rsidRPr="007F6A26" w:rsidRDefault="002D614D" w:rsidP="00FD588A">
            <w:pPr>
              <w:pStyle w:val="a0"/>
              <w:ind w:firstLine="0"/>
            </w:pPr>
            <w:r w:rsidRPr="007F6A26">
              <w:t>0,77</w:t>
            </w:r>
          </w:p>
        </w:tc>
        <w:tc>
          <w:tcPr>
            <w:tcW w:w="851" w:type="dxa"/>
          </w:tcPr>
          <w:p w14:paraId="7FEBC1A1" w14:textId="77777777" w:rsidR="002D614D" w:rsidRPr="007F6A26" w:rsidRDefault="002D614D" w:rsidP="00FD588A">
            <w:pPr>
              <w:pStyle w:val="a0"/>
              <w:ind w:firstLine="0"/>
            </w:pPr>
            <w:r w:rsidRPr="007F6A26">
              <w:t>0,81</w:t>
            </w:r>
          </w:p>
        </w:tc>
        <w:tc>
          <w:tcPr>
            <w:tcW w:w="850" w:type="dxa"/>
          </w:tcPr>
          <w:p w14:paraId="127033F4" w14:textId="605E199B" w:rsidR="002D614D" w:rsidRPr="007F6A26" w:rsidRDefault="002D614D" w:rsidP="00FD588A">
            <w:pPr>
              <w:pStyle w:val="a0"/>
              <w:ind w:firstLine="0"/>
            </w:pPr>
            <w:r w:rsidRPr="007F6A26">
              <w:t>0</w:t>
            </w:r>
            <w:r w:rsidR="00DF2117">
              <w:t>,00</w:t>
            </w:r>
          </w:p>
        </w:tc>
        <w:tc>
          <w:tcPr>
            <w:tcW w:w="1637" w:type="dxa"/>
          </w:tcPr>
          <w:p w14:paraId="7585D1DB" w14:textId="77777777" w:rsidR="002D614D" w:rsidRPr="007F6A26" w:rsidRDefault="002D614D" w:rsidP="00FD588A">
            <w:pPr>
              <w:pStyle w:val="a0"/>
              <w:ind w:firstLine="0"/>
            </w:pPr>
            <w:r w:rsidRPr="007F6A26">
              <w:t>0,02</w:t>
            </w:r>
          </w:p>
        </w:tc>
      </w:tr>
      <w:tr w:rsidR="002D614D" w:rsidRPr="007F6A26" w14:paraId="61F39F3D" w14:textId="77777777" w:rsidTr="00A91834">
        <w:tc>
          <w:tcPr>
            <w:tcW w:w="1865" w:type="dxa"/>
          </w:tcPr>
          <w:p w14:paraId="48F96797" w14:textId="1149FC38" w:rsidR="002D614D" w:rsidRPr="007F6A26" w:rsidRDefault="002D614D" w:rsidP="00FD588A">
            <w:pPr>
              <w:pStyle w:val="a0"/>
              <w:ind w:firstLine="0"/>
            </w:pPr>
            <w:r w:rsidRPr="007F6A26">
              <w:t>C*02:02</w:t>
            </w:r>
          </w:p>
        </w:tc>
        <w:tc>
          <w:tcPr>
            <w:tcW w:w="1713" w:type="dxa"/>
          </w:tcPr>
          <w:p w14:paraId="3EDC7BB6" w14:textId="5B2147E4" w:rsidR="002D614D" w:rsidRPr="00A91834" w:rsidRDefault="009A018C" w:rsidP="00FD588A">
            <w:pPr>
              <w:pStyle w:val="a0"/>
              <w:ind w:firstLine="0"/>
              <w:rPr>
                <w:lang w:val="ru-RU"/>
              </w:rPr>
            </w:pPr>
            <w:r>
              <w:rPr>
                <w:lang w:val="ru-RU"/>
              </w:rPr>
              <w:t>3104</w:t>
            </w:r>
          </w:p>
        </w:tc>
        <w:tc>
          <w:tcPr>
            <w:tcW w:w="958" w:type="dxa"/>
          </w:tcPr>
          <w:p w14:paraId="2307D570" w14:textId="5F7C4E80" w:rsidR="002D614D" w:rsidRPr="007F6A26" w:rsidRDefault="002D614D" w:rsidP="00FD588A">
            <w:pPr>
              <w:pStyle w:val="a0"/>
              <w:ind w:firstLine="0"/>
            </w:pPr>
            <w:r w:rsidRPr="007F6A26">
              <w:t>0,85</w:t>
            </w:r>
          </w:p>
        </w:tc>
        <w:tc>
          <w:tcPr>
            <w:tcW w:w="1134" w:type="dxa"/>
          </w:tcPr>
          <w:p w14:paraId="7E93EB65" w14:textId="77777777" w:rsidR="002D614D" w:rsidRPr="007F6A26" w:rsidRDefault="002D614D" w:rsidP="00FD588A">
            <w:pPr>
              <w:pStyle w:val="a0"/>
              <w:ind w:firstLine="0"/>
            </w:pPr>
            <w:r w:rsidRPr="007F6A26">
              <w:t>0,08</w:t>
            </w:r>
          </w:p>
        </w:tc>
        <w:tc>
          <w:tcPr>
            <w:tcW w:w="1906" w:type="dxa"/>
          </w:tcPr>
          <w:p w14:paraId="0BBA8D5C" w14:textId="77777777" w:rsidR="002D614D" w:rsidRPr="007F6A26" w:rsidRDefault="002D614D" w:rsidP="00FD588A">
            <w:pPr>
              <w:pStyle w:val="a0"/>
              <w:ind w:firstLine="0"/>
            </w:pPr>
            <w:r w:rsidRPr="007F6A26">
              <w:t>0,78</w:t>
            </w:r>
          </w:p>
        </w:tc>
        <w:tc>
          <w:tcPr>
            <w:tcW w:w="2347" w:type="dxa"/>
          </w:tcPr>
          <w:p w14:paraId="0ECDCC14" w14:textId="77777777" w:rsidR="002D614D" w:rsidRPr="007F6A26" w:rsidRDefault="002D614D" w:rsidP="00FD588A">
            <w:pPr>
              <w:pStyle w:val="a0"/>
              <w:ind w:firstLine="0"/>
            </w:pPr>
            <w:r w:rsidRPr="007F6A26">
              <w:t>0,84</w:t>
            </w:r>
          </w:p>
        </w:tc>
        <w:tc>
          <w:tcPr>
            <w:tcW w:w="1417" w:type="dxa"/>
          </w:tcPr>
          <w:p w14:paraId="081AE3F3" w14:textId="77777777" w:rsidR="002D614D" w:rsidRPr="007F6A26" w:rsidRDefault="002D614D" w:rsidP="00FD588A">
            <w:pPr>
              <w:pStyle w:val="a0"/>
              <w:ind w:firstLine="0"/>
            </w:pPr>
            <w:r w:rsidRPr="007F6A26">
              <w:t>0,84</w:t>
            </w:r>
          </w:p>
        </w:tc>
        <w:tc>
          <w:tcPr>
            <w:tcW w:w="851" w:type="dxa"/>
          </w:tcPr>
          <w:p w14:paraId="0AA79C1A" w14:textId="77777777" w:rsidR="002D614D" w:rsidRPr="007F6A26" w:rsidRDefault="002D614D" w:rsidP="00FD588A">
            <w:pPr>
              <w:pStyle w:val="a0"/>
              <w:ind w:firstLine="0"/>
            </w:pPr>
            <w:r w:rsidRPr="007F6A26">
              <w:t>0,81</w:t>
            </w:r>
          </w:p>
        </w:tc>
        <w:tc>
          <w:tcPr>
            <w:tcW w:w="850" w:type="dxa"/>
          </w:tcPr>
          <w:p w14:paraId="5B1C351C" w14:textId="77777777" w:rsidR="002D614D" w:rsidRPr="007F6A26" w:rsidRDefault="002D614D" w:rsidP="00FD588A">
            <w:pPr>
              <w:pStyle w:val="a0"/>
              <w:ind w:firstLine="0"/>
            </w:pPr>
            <w:r w:rsidRPr="007F6A26">
              <w:t>0,05</w:t>
            </w:r>
          </w:p>
        </w:tc>
        <w:tc>
          <w:tcPr>
            <w:tcW w:w="1637" w:type="dxa"/>
          </w:tcPr>
          <w:p w14:paraId="642E5EB1" w14:textId="77777777" w:rsidR="002D614D" w:rsidRPr="007F6A26" w:rsidRDefault="002D614D" w:rsidP="00FD588A">
            <w:pPr>
              <w:pStyle w:val="a0"/>
              <w:ind w:firstLine="0"/>
            </w:pPr>
            <w:r w:rsidRPr="007F6A26">
              <w:t>0,12</w:t>
            </w:r>
          </w:p>
        </w:tc>
      </w:tr>
      <w:tr w:rsidR="002D614D" w:rsidRPr="007F6A26" w14:paraId="69581C3B" w14:textId="77777777" w:rsidTr="00A91834">
        <w:tc>
          <w:tcPr>
            <w:tcW w:w="1865" w:type="dxa"/>
          </w:tcPr>
          <w:p w14:paraId="5A30D96D" w14:textId="5E5D97D4" w:rsidR="002D614D" w:rsidRPr="007F6A26" w:rsidRDefault="002D614D" w:rsidP="00FD588A">
            <w:pPr>
              <w:pStyle w:val="a0"/>
              <w:ind w:firstLine="0"/>
            </w:pPr>
            <w:r w:rsidRPr="007F6A26">
              <w:t>B*15:11</w:t>
            </w:r>
          </w:p>
        </w:tc>
        <w:tc>
          <w:tcPr>
            <w:tcW w:w="1713" w:type="dxa"/>
          </w:tcPr>
          <w:p w14:paraId="543BFF52" w14:textId="0DDEC729" w:rsidR="002D614D" w:rsidRPr="00A91834" w:rsidRDefault="009A018C" w:rsidP="00FD588A">
            <w:pPr>
              <w:pStyle w:val="a0"/>
              <w:ind w:firstLine="0"/>
              <w:rPr>
                <w:lang w:val="ru-RU"/>
              </w:rPr>
            </w:pPr>
            <w:r>
              <w:rPr>
                <w:lang w:val="ru-RU"/>
              </w:rPr>
              <w:t>181</w:t>
            </w:r>
          </w:p>
        </w:tc>
        <w:tc>
          <w:tcPr>
            <w:tcW w:w="958" w:type="dxa"/>
          </w:tcPr>
          <w:p w14:paraId="1F120484" w14:textId="2B82CE95" w:rsidR="002D614D" w:rsidRPr="007F6A26" w:rsidRDefault="002D614D" w:rsidP="00FD588A">
            <w:pPr>
              <w:pStyle w:val="a0"/>
              <w:ind w:firstLine="0"/>
            </w:pPr>
            <w:r w:rsidRPr="007F6A26">
              <w:t>0,85</w:t>
            </w:r>
          </w:p>
        </w:tc>
        <w:tc>
          <w:tcPr>
            <w:tcW w:w="1134" w:type="dxa"/>
          </w:tcPr>
          <w:p w14:paraId="1143EE3C" w14:textId="77777777" w:rsidR="002D614D" w:rsidRPr="007F6A26" w:rsidRDefault="002D614D" w:rsidP="00FD588A">
            <w:pPr>
              <w:pStyle w:val="a0"/>
              <w:ind w:firstLine="0"/>
            </w:pPr>
            <w:r w:rsidRPr="007F6A26">
              <w:t>0,03</w:t>
            </w:r>
          </w:p>
        </w:tc>
        <w:tc>
          <w:tcPr>
            <w:tcW w:w="1906" w:type="dxa"/>
          </w:tcPr>
          <w:p w14:paraId="761722B3" w14:textId="77777777" w:rsidR="002D614D" w:rsidRPr="007F6A26" w:rsidRDefault="002D614D" w:rsidP="00FD588A">
            <w:pPr>
              <w:pStyle w:val="a0"/>
              <w:ind w:firstLine="0"/>
            </w:pPr>
            <w:r w:rsidRPr="007F6A26">
              <w:t>0,81</w:t>
            </w:r>
          </w:p>
        </w:tc>
        <w:tc>
          <w:tcPr>
            <w:tcW w:w="2347" w:type="dxa"/>
          </w:tcPr>
          <w:p w14:paraId="709B21FD" w14:textId="77777777" w:rsidR="002D614D" w:rsidRPr="007F6A26" w:rsidRDefault="002D614D" w:rsidP="00FD588A">
            <w:pPr>
              <w:pStyle w:val="a0"/>
              <w:ind w:firstLine="0"/>
            </w:pPr>
            <w:r w:rsidRPr="007F6A26">
              <w:t>0,81</w:t>
            </w:r>
          </w:p>
        </w:tc>
        <w:tc>
          <w:tcPr>
            <w:tcW w:w="1417" w:type="dxa"/>
          </w:tcPr>
          <w:p w14:paraId="0A73D595" w14:textId="77777777" w:rsidR="002D614D" w:rsidRPr="007F6A26" w:rsidRDefault="002D614D" w:rsidP="00FD588A">
            <w:pPr>
              <w:pStyle w:val="a0"/>
              <w:ind w:firstLine="0"/>
            </w:pPr>
            <w:r w:rsidRPr="007F6A26">
              <w:t>0,81</w:t>
            </w:r>
          </w:p>
        </w:tc>
        <w:tc>
          <w:tcPr>
            <w:tcW w:w="851" w:type="dxa"/>
          </w:tcPr>
          <w:p w14:paraId="18D5738C" w14:textId="77777777" w:rsidR="002D614D" w:rsidRPr="007F6A26" w:rsidRDefault="002D614D" w:rsidP="00FD588A">
            <w:pPr>
              <w:pStyle w:val="a0"/>
              <w:ind w:firstLine="0"/>
            </w:pPr>
            <w:r w:rsidRPr="007F6A26">
              <w:t>0,81</w:t>
            </w:r>
          </w:p>
        </w:tc>
        <w:tc>
          <w:tcPr>
            <w:tcW w:w="850" w:type="dxa"/>
          </w:tcPr>
          <w:p w14:paraId="4FBE8119" w14:textId="0C48CFF1" w:rsidR="002D614D" w:rsidRPr="007F6A26" w:rsidRDefault="002D614D" w:rsidP="00FD588A">
            <w:pPr>
              <w:pStyle w:val="a0"/>
              <w:ind w:firstLine="0"/>
            </w:pPr>
            <w:r w:rsidRPr="007F6A26">
              <w:t>0</w:t>
            </w:r>
            <w:r w:rsidR="00DF2117">
              <w:t>,00</w:t>
            </w:r>
          </w:p>
        </w:tc>
        <w:tc>
          <w:tcPr>
            <w:tcW w:w="1637" w:type="dxa"/>
          </w:tcPr>
          <w:p w14:paraId="5A6B819C" w14:textId="77777777" w:rsidR="002D614D" w:rsidRPr="007F6A26" w:rsidRDefault="002D614D" w:rsidP="00FD588A">
            <w:pPr>
              <w:pStyle w:val="a0"/>
              <w:ind w:firstLine="0"/>
            </w:pPr>
            <w:r w:rsidRPr="007F6A26">
              <w:t>0,03</w:t>
            </w:r>
          </w:p>
        </w:tc>
      </w:tr>
      <w:tr w:rsidR="002D614D" w:rsidRPr="007F6A26" w14:paraId="5EC799D8" w14:textId="77777777" w:rsidTr="00A91834">
        <w:tc>
          <w:tcPr>
            <w:tcW w:w="1865" w:type="dxa"/>
          </w:tcPr>
          <w:p w14:paraId="743FE61C" w14:textId="479695A7" w:rsidR="002D614D" w:rsidRPr="007F6A26" w:rsidRDefault="002D614D" w:rsidP="00FD588A">
            <w:pPr>
              <w:pStyle w:val="a0"/>
              <w:ind w:firstLine="0"/>
            </w:pPr>
            <w:r w:rsidRPr="007F6A26">
              <w:t>C*15:05</w:t>
            </w:r>
          </w:p>
        </w:tc>
        <w:tc>
          <w:tcPr>
            <w:tcW w:w="1713" w:type="dxa"/>
          </w:tcPr>
          <w:p w14:paraId="60DC1D5F" w14:textId="25BC73D2" w:rsidR="002D614D" w:rsidRPr="00A91834" w:rsidRDefault="009A018C" w:rsidP="00FD588A">
            <w:pPr>
              <w:pStyle w:val="a0"/>
              <w:ind w:firstLine="0"/>
              <w:rPr>
                <w:lang w:val="ru-RU"/>
              </w:rPr>
            </w:pPr>
            <w:r>
              <w:rPr>
                <w:lang w:val="ru-RU"/>
              </w:rPr>
              <w:t>110</w:t>
            </w:r>
          </w:p>
        </w:tc>
        <w:tc>
          <w:tcPr>
            <w:tcW w:w="958" w:type="dxa"/>
          </w:tcPr>
          <w:p w14:paraId="526BC8D7" w14:textId="1CBEDAC9" w:rsidR="002D614D" w:rsidRPr="007F6A26" w:rsidRDefault="002D614D" w:rsidP="00FD588A">
            <w:pPr>
              <w:pStyle w:val="a0"/>
              <w:ind w:firstLine="0"/>
            </w:pPr>
            <w:r w:rsidRPr="007F6A26">
              <w:t>0,85</w:t>
            </w:r>
          </w:p>
        </w:tc>
        <w:tc>
          <w:tcPr>
            <w:tcW w:w="1134" w:type="dxa"/>
          </w:tcPr>
          <w:p w14:paraId="0C04C5F0" w14:textId="77777777" w:rsidR="002D614D" w:rsidRPr="007F6A26" w:rsidRDefault="002D614D" w:rsidP="00FD588A">
            <w:pPr>
              <w:pStyle w:val="a0"/>
              <w:ind w:firstLine="0"/>
            </w:pPr>
            <w:r w:rsidRPr="007F6A26">
              <w:t>0,06</w:t>
            </w:r>
          </w:p>
        </w:tc>
        <w:tc>
          <w:tcPr>
            <w:tcW w:w="1906" w:type="dxa"/>
          </w:tcPr>
          <w:p w14:paraId="2E2A35E5" w14:textId="77777777" w:rsidR="002D614D" w:rsidRPr="007F6A26" w:rsidRDefault="002D614D" w:rsidP="00FD588A">
            <w:pPr>
              <w:pStyle w:val="a0"/>
              <w:ind w:firstLine="0"/>
            </w:pPr>
            <w:r w:rsidRPr="007F6A26">
              <w:t>0,78</w:t>
            </w:r>
          </w:p>
        </w:tc>
        <w:tc>
          <w:tcPr>
            <w:tcW w:w="2347" w:type="dxa"/>
          </w:tcPr>
          <w:p w14:paraId="24626464" w14:textId="77777777" w:rsidR="002D614D" w:rsidRPr="007F6A26" w:rsidRDefault="002D614D" w:rsidP="00FD588A">
            <w:pPr>
              <w:pStyle w:val="a0"/>
              <w:ind w:firstLine="0"/>
            </w:pPr>
            <w:r w:rsidRPr="007F6A26">
              <w:t>0,85</w:t>
            </w:r>
          </w:p>
        </w:tc>
        <w:tc>
          <w:tcPr>
            <w:tcW w:w="1417" w:type="dxa"/>
          </w:tcPr>
          <w:p w14:paraId="6DB20DC4" w14:textId="77777777" w:rsidR="002D614D" w:rsidRPr="007F6A26" w:rsidRDefault="002D614D" w:rsidP="00FD588A">
            <w:pPr>
              <w:pStyle w:val="a0"/>
              <w:ind w:firstLine="0"/>
            </w:pPr>
            <w:r w:rsidRPr="007F6A26">
              <w:t>0,85</w:t>
            </w:r>
          </w:p>
        </w:tc>
        <w:tc>
          <w:tcPr>
            <w:tcW w:w="851" w:type="dxa"/>
          </w:tcPr>
          <w:p w14:paraId="62C7164E" w14:textId="77777777" w:rsidR="002D614D" w:rsidRPr="007F6A26" w:rsidRDefault="002D614D" w:rsidP="00FD588A">
            <w:pPr>
              <w:pStyle w:val="a0"/>
              <w:ind w:firstLine="0"/>
            </w:pPr>
            <w:r w:rsidRPr="007F6A26">
              <w:t>0,82</w:t>
            </w:r>
          </w:p>
        </w:tc>
        <w:tc>
          <w:tcPr>
            <w:tcW w:w="850" w:type="dxa"/>
          </w:tcPr>
          <w:p w14:paraId="0AAFA327" w14:textId="6DAFCC98" w:rsidR="002D614D" w:rsidRPr="007F6A26" w:rsidRDefault="002D614D" w:rsidP="00FD588A">
            <w:pPr>
              <w:pStyle w:val="a0"/>
              <w:ind w:firstLine="0"/>
            </w:pPr>
            <w:r w:rsidRPr="007F6A26">
              <w:t>0</w:t>
            </w:r>
            <w:r w:rsidR="00DF2117">
              <w:t>,00</w:t>
            </w:r>
          </w:p>
        </w:tc>
        <w:tc>
          <w:tcPr>
            <w:tcW w:w="1637" w:type="dxa"/>
          </w:tcPr>
          <w:p w14:paraId="0F12C977" w14:textId="77777777" w:rsidR="002D614D" w:rsidRPr="007F6A26" w:rsidRDefault="002D614D" w:rsidP="00FD588A">
            <w:pPr>
              <w:pStyle w:val="a0"/>
              <w:ind w:firstLine="0"/>
            </w:pPr>
            <w:r w:rsidRPr="007F6A26">
              <w:t>0,02</w:t>
            </w:r>
          </w:p>
        </w:tc>
      </w:tr>
      <w:tr w:rsidR="002D614D" w:rsidRPr="007F6A26" w14:paraId="45618EB8" w14:textId="77777777" w:rsidTr="00A91834">
        <w:tc>
          <w:tcPr>
            <w:tcW w:w="1865" w:type="dxa"/>
          </w:tcPr>
          <w:p w14:paraId="2A65D57A" w14:textId="76F8083F" w:rsidR="002D614D" w:rsidRPr="007F6A26" w:rsidRDefault="002D614D" w:rsidP="00FD588A">
            <w:pPr>
              <w:pStyle w:val="a0"/>
              <w:ind w:firstLine="0"/>
            </w:pPr>
            <w:r w:rsidRPr="007F6A26">
              <w:t>A*32:01</w:t>
            </w:r>
          </w:p>
        </w:tc>
        <w:tc>
          <w:tcPr>
            <w:tcW w:w="1713" w:type="dxa"/>
          </w:tcPr>
          <w:p w14:paraId="2AF82B4A" w14:textId="0A5015F6" w:rsidR="002D614D" w:rsidRPr="00A91834" w:rsidRDefault="009A018C" w:rsidP="00FD588A">
            <w:pPr>
              <w:pStyle w:val="a0"/>
              <w:ind w:firstLine="0"/>
              <w:rPr>
                <w:lang w:val="ru-RU"/>
              </w:rPr>
            </w:pPr>
            <w:r>
              <w:rPr>
                <w:lang w:val="ru-RU"/>
              </w:rPr>
              <w:t>5689</w:t>
            </w:r>
          </w:p>
        </w:tc>
        <w:tc>
          <w:tcPr>
            <w:tcW w:w="958" w:type="dxa"/>
          </w:tcPr>
          <w:p w14:paraId="1FBB7347" w14:textId="775FA2DF" w:rsidR="002D614D" w:rsidRPr="007F6A26" w:rsidRDefault="002D614D" w:rsidP="00FD588A">
            <w:pPr>
              <w:pStyle w:val="a0"/>
              <w:ind w:firstLine="0"/>
            </w:pPr>
            <w:r w:rsidRPr="007F6A26">
              <w:t>0,85</w:t>
            </w:r>
          </w:p>
        </w:tc>
        <w:tc>
          <w:tcPr>
            <w:tcW w:w="1134" w:type="dxa"/>
          </w:tcPr>
          <w:p w14:paraId="754228FB" w14:textId="77777777" w:rsidR="002D614D" w:rsidRPr="007F6A26" w:rsidRDefault="002D614D" w:rsidP="00FD588A">
            <w:pPr>
              <w:pStyle w:val="a0"/>
              <w:ind w:firstLine="0"/>
            </w:pPr>
            <w:r w:rsidRPr="007F6A26">
              <w:t>0,05</w:t>
            </w:r>
          </w:p>
        </w:tc>
        <w:tc>
          <w:tcPr>
            <w:tcW w:w="1906" w:type="dxa"/>
          </w:tcPr>
          <w:p w14:paraId="062B1C40" w14:textId="77777777" w:rsidR="002D614D" w:rsidRPr="007F6A26" w:rsidRDefault="002D614D" w:rsidP="00FD588A">
            <w:pPr>
              <w:pStyle w:val="a0"/>
              <w:ind w:firstLine="0"/>
            </w:pPr>
            <w:r w:rsidRPr="007F6A26">
              <w:t>0,79</w:t>
            </w:r>
          </w:p>
        </w:tc>
        <w:tc>
          <w:tcPr>
            <w:tcW w:w="2347" w:type="dxa"/>
          </w:tcPr>
          <w:p w14:paraId="3EE7687D" w14:textId="77777777" w:rsidR="002D614D" w:rsidRPr="007F6A26" w:rsidRDefault="002D614D" w:rsidP="00FD588A">
            <w:pPr>
              <w:pStyle w:val="a0"/>
              <w:ind w:firstLine="0"/>
            </w:pPr>
            <w:r w:rsidRPr="007F6A26">
              <w:t>0,82</w:t>
            </w:r>
          </w:p>
        </w:tc>
        <w:tc>
          <w:tcPr>
            <w:tcW w:w="1417" w:type="dxa"/>
          </w:tcPr>
          <w:p w14:paraId="4EA067D0" w14:textId="77777777" w:rsidR="002D614D" w:rsidRPr="007F6A26" w:rsidRDefault="002D614D" w:rsidP="00FD588A">
            <w:pPr>
              <w:pStyle w:val="a0"/>
              <w:ind w:firstLine="0"/>
            </w:pPr>
            <w:r w:rsidRPr="007F6A26">
              <w:t>0,82</w:t>
            </w:r>
          </w:p>
        </w:tc>
        <w:tc>
          <w:tcPr>
            <w:tcW w:w="851" w:type="dxa"/>
          </w:tcPr>
          <w:p w14:paraId="7ABB7FAF" w14:textId="54571886" w:rsidR="002D614D" w:rsidRPr="00A91834" w:rsidRDefault="002D614D" w:rsidP="00FD588A">
            <w:pPr>
              <w:pStyle w:val="a0"/>
              <w:ind w:firstLine="0"/>
              <w:rPr>
                <w:lang w:val="ru-RU"/>
              </w:rPr>
            </w:pPr>
            <w:r w:rsidRPr="007F6A26">
              <w:t>0,8</w:t>
            </w:r>
            <w:r w:rsidR="00DF2117">
              <w:rPr>
                <w:lang w:val="ru-RU"/>
              </w:rPr>
              <w:t>0</w:t>
            </w:r>
          </w:p>
        </w:tc>
        <w:tc>
          <w:tcPr>
            <w:tcW w:w="850" w:type="dxa"/>
          </w:tcPr>
          <w:p w14:paraId="061E56B6" w14:textId="77777777" w:rsidR="002D614D" w:rsidRPr="007F6A26" w:rsidRDefault="002D614D" w:rsidP="00FD588A">
            <w:pPr>
              <w:pStyle w:val="a0"/>
              <w:ind w:firstLine="0"/>
            </w:pPr>
            <w:r w:rsidRPr="007F6A26">
              <w:t>0,11</w:t>
            </w:r>
          </w:p>
        </w:tc>
        <w:tc>
          <w:tcPr>
            <w:tcW w:w="1637" w:type="dxa"/>
          </w:tcPr>
          <w:p w14:paraId="54F13A97" w14:textId="77777777" w:rsidR="002D614D" w:rsidRPr="007F6A26" w:rsidRDefault="002D614D" w:rsidP="00FD588A">
            <w:pPr>
              <w:pStyle w:val="a0"/>
              <w:ind w:firstLine="0"/>
            </w:pPr>
            <w:r w:rsidRPr="007F6A26">
              <w:t>0,15</w:t>
            </w:r>
          </w:p>
        </w:tc>
      </w:tr>
      <w:tr w:rsidR="002D614D" w:rsidRPr="007F6A26" w14:paraId="545318C0" w14:textId="77777777" w:rsidTr="00A91834">
        <w:tc>
          <w:tcPr>
            <w:tcW w:w="1865" w:type="dxa"/>
          </w:tcPr>
          <w:p w14:paraId="4AACF6D8" w14:textId="24615E43" w:rsidR="002D614D" w:rsidRPr="007F6A26" w:rsidRDefault="002D614D" w:rsidP="00FD588A">
            <w:pPr>
              <w:pStyle w:val="a0"/>
              <w:ind w:firstLine="0"/>
            </w:pPr>
            <w:r w:rsidRPr="007F6A26">
              <w:t>A*66:02</w:t>
            </w:r>
          </w:p>
        </w:tc>
        <w:tc>
          <w:tcPr>
            <w:tcW w:w="1713" w:type="dxa"/>
          </w:tcPr>
          <w:p w14:paraId="09BD41C3" w14:textId="3AE494A7" w:rsidR="002D614D" w:rsidRPr="00A91834" w:rsidRDefault="009A018C" w:rsidP="00FD588A">
            <w:pPr>
              <w:pStyle w:val="a0"/>
              <w:ind w:firstLine="0"/>
              <w:rPr>
                <w:lang w:val="ru-RU"/>
              </w:rPr>
            </w:pPr>
            <w:r>
              <w:rPr>
                <w:lang w:val="ru-RU"/>
              </w:rPr>
              <w:t>31</w:t>
            </w:r>
          </w:p>
        </w:tc>
        <w:tc>
          <w:tcPr>
            <w:tcW w:w="958" w:type="dxa"/>
          </w:tcPr>
          <w:p w14:paraId="688699AD" w14:textId="0DA18D7A" w:rsidR="002D614D" w:rsidRPr="007F6A26" w:rsidRDefault="002D614D" w:rsidP="00FD588A">
            <w:pPr>
              <w:pStyle w:val="a0"/>
              <w:ind w:firstLine="0"/>
            </w:pPr>
            <w:r w:rsidRPr="007F6A26">
              <w:t>0,85</w:t>
            </w:r>
          </w:p>
        </w:tc>
        <w:tc>
          <w:tcPr>
            <w:tcW w:w="1134" w:type="dxa"/>
          </w:tcPr>
          <w:p w14:paraId="0EC2808E" w14:textId="77777777" w:rsidR="002D614D" w:rsidRPr="007F6A26" w:rsidRDefault="002D614D" w:rsidP="00FD588A">
            <w:pPr>
              <w:pStyle w:val="a0"/>
              <w:ind w:firstLine="0"/>
            </w:pPr>
            <w:r w:rsidRPr="007F6A26">
              <w:t>0,22</w:t>
            </w:r>
          </w:p>
        </w:tc>
        <w:tc>
          <w:tcPr>
            <w:tcW w:w="1906" w:type="dxa"/>
          </w:tcPr>
          <w:p w14:paraId="56CA80FB" w14:textId="77777777" w:rsidR="002D614D" w:rsidRPr="007F6A26" w:rsidRDefault="002D614D" w:rsidP="00FD588A">
            <w:pPr>
              <w:pStyle w:val="a0"/>
              <w:ind w:firstLine="0"/>
            </w:pPr>
            <w:r w:rsidRPr="007F6A26">
              <w:t>0,71</w:t>
            </w:r>
          </w:p>
        </w:tc>
        <w:tc>
          <w:tcPr>
            <w:tcW w:w="2347" w:type="dxa"/>
          </w:tcPr>
          <w:p w14:paraId="31C2FC45" w14:textId="77777777" w:rsidR="002D614D" w:rsidRPr="007F6A26" w:rsidRDefault="002D614D" w:rsidP="00FD588A">
            <w:pPr>
              <w:pStyle w:val="a0"/>
              <w:ind w:firstLine="0"/>
            </w:pPr>
            <w:r w:rsidRPr="007F6A26">
              <w:t>0,92</w:t>
            </w:r>
          </w:p>
        </w:tc>
        <w:tc>
          <w:tcPr>
            <w:tcW w:w="1417" w:type="dxa"/>
          </w:tcPr>
          <w:p w14:paraId="2054A9CD" w14:textId="77777777" w:rsidR="002D614D" w:rsidRPr="007F6A26" w:rsidRDefault="002D614D" w:rsidP="00FD588A">
            <w:pPr>
              <w:pStyle w:val="a0"/>
              <w:ind w:firstLine="0"/>
            </w:pPr>
            <w:r w:rsidRPr="007F6A26">
              <w:t>0,92</w:t>
            </w:r>
          </w:p>
        </w:tc>
        <w:tc>
          <w:tcPr>
            <w:tcW w:w="851" w:type="dxa"/>
          </w:tcPr>
          <w:p w14:paraId="6B02E2EE" w14:textId="77777777" w:rsidR="002D614D" w:rsidRPr="007F6A26" w:rsidRDefault="002D614D" w:rsidP="00FD588A">
            <w:pPr>
              <w:pStyle w:val="a0"/>
              <w:ind w:firstLine="0"/>
            </w:pPr>
            <w:r w:rsidRPr="007F6A26">
              <w:t>0,82</w:t>
            </w:r>
          </w:p>
        </w:tc>
        <w:tc>
          <w:tcPr>
            <w:tcW w:w="850" w:type="dxa"/>
          </w:tcPr>
          <w:p w14:paraId="68C8ACE9" w14:textId="77777777" w:rsidR="002D614D" w:rsidRPr="007F6A26" w:rsidRDefault="002D614D" w:rsidP="00FD588A">
            <w:pPr>
              <w:pStyle w:val="a0"/>
              <w:ind w:firstLine="0"/>
            </w:pPr>
            <w:r w:rsidRPr="007F6A26">
              <w:t>0,01</w:t>
            </w:r>
          </w:p>
        </w:tc>
        <w:tc>
          <w:tcPr>
            <w:tcW w:w="1637" w:type="dxa"/>
          </w:tcPr>
          <w:p w14:paraId="759E4893" w14:textId="77777777" w:rsidR="002D614D" w:rsidRPr="007F6A26" w:rsidRDefault="002D614D" w:rsidP="00FD588A">
            <w:pPr>
              <w:pStyle w:val="a0"/>
              <w:ind w:firstLine="0"/>
            </w:pPr>
            <w:r w:rsidRPr="007F6A26">
              <w:t>0,02</w:t>
            </w:r>
          </w:p>
        </w:tc>
      </w:tr>
      <w:tr w:rsidR="002D614D" w:rsidRPr="007F6A26" w14:paraId="0D84807E" w14:textId="77777777" w:rsidTr="00A91834">
        <w:tc>
          <w:tcPr>
            <w:tcW w:w="1865" w:type="dxa"/>
          </w:tcPr>
          <w:p w14:paraId="12E96694" w14:textId="4669F01B" w:rsidR="002D614D" w:rsidRPr="007F6A26" w:rsidRDefault="002D614D" w:rsidP="00FD588A">
            <w:pPr>
              <w:pStyle w:val="a0"/>
              <w:ind w:firstLine="0"/>
            </w:pPr>
            <w:r w:rsidRPr="007F6A26">
              <w:lastRenderedPageBreak/>
              <w:t>B*15:02</w:t>
            </w:r>
          </w:p>
        </w:tc>
        <w:tc>
          <w:tcPr>
            <w:tcW w:w="1713" w:type="dxa"/>
          </w:tcPr>
          <w:p w14:paraId="11272C22" w14:textId="5FF45E95" w:rsidR="002D614D" w:rsidRPr="00A91834" w:rsidRDefault="009A018C" w:rsidP="00FD588A">
            <w:pPr>
              <w:pStyle w:val="a0"/>
              <w:ind w:firstLine="0"/>
              <w:rPr>
                <w:lang w:val="ru-RU"/>
              </w:rPr>
            </w:pPr>
            <w:r>
              <w:rPr>
                <w:lang w:val="ru-RU"/>
              </w:rPr>
              <w:t>20708</w:t>
            </w:r>
          </w:p>
        </w:tc>
        <w:tc>
          <w:tcPr>
            <w:tcW w:w="958" w:type="dxa"/>
          </w:tcPr>
          <w:p w14:paraId="1F10F3AA" w14:textId="3C909169" w:rsidR="002D614D" w:rsidRPr="007F6A26" w:rsidRDefault="002D614D" w:rsidP="00FD588A">
            <w:pPr>
              <w:pStyle w:val="a0"/>
              <w:ind w:firstLine="0"/>
            </w:pPr>
            <w:r w:rsidRPr="007F6A26">
              <w:t>0,85</w:t>
            </w:r>
          </w:p>
        </w:tc>
        <w:tc>
          <w:tcPr>
            <w:tcW w:w="1134" w:type="dxa"/>
          </w:tcPr>
          <w:p w14:paraId="68608790" w14:textId="77777777" w:rsidR="002D614D" w:rsidRPr="007F6A26" w:rsidRDefault="002D614D" w:rsidP="00FD588A">
            <w:pPr>
              <w:pStyle w:val="a0"/>
              <w:ind w:firstLine="0"/>
            </w:pPr>
            <w:r w:rsidRPr="007F6A26">
              <w:t>0,03</w:t>
            </w:r>
          </w:p>
        </w:tc>
        <w:tc>
          <w:tcPr>
            <w:tcW w:w="1906" w:type="dxa"/>
          </w:tcPr>
          <w:p w14:paraId="5A3D921A" w14:textId="4648B0B4" w:rsidR="002D614D" w:rsidRPr="00A91834" w:rsidRDefault="002D614D" w:rsidP="00FD588A">
            <w:pPr>
              <w:pStyle w:val="a0"/>
              <w:ind w:firstLine="0"/>
              <w:rPr>
                <w:lang w:val="ru-RU"/>
              </w:rPr>
            </w:pPr>
            <w:r w:rsidRPr="007F6A26">
              <w:t>0,8</w:t>
            </w:r>
            <w:r w:rsidR="00DF2117">
              <w:rPr>
                <w:lang w:val="ru-RU"/>
              </w:rPr>
              <w:t>0</w:t>
            </w:r>
          </w:p>
        </w:tc>
        <w:tc>
          <w:tcPr>
            <w:tcW w:w="2347" w:type="dxa"/>
          </w:tcPr>
          <w:p w14:paraId="071AD3C7" w14:textId="77777777" w:rsidR="002D614D" w:rsidRPr="007F6A26" w:rsidRDefault="002D614D" w:rsidP="00FD588A">
            <w:pPr>
              <w:pStyle w:val="a0"/>
              <w:ind w:firstLine="0"/>
            </w:pPr>
            <w:r w:rsidRPr="007F6A26">
              <w:t>0,81</w:t>
            </w:r>
          </w:p>
        </w:tc>
        <w:tc>
          <w:tcPr>
            <w:tcW w:w="1417" w:type="dxa"/>
          </w:tcPr>
          <w:p w14:paraId="2B3B3516" w14:textId="77777777" w:rsidR="002D614D" w:rsidRPr="007F6A26" w:rsidRDefault="002D614D" w:rsidP="00FD588A">
            <w:pPr>
              <w:pStyle w:val="a0"/>
              <w:ind w:firstLine="0"/>
            </w:pPr>
            <w:r w:rsidRPr="007F6A26">
              <w:t>0,81</w:t>
            </w:r>
          </w:p>
        </w:tc>
        <w:tc>
          <w:tcPr>
            <w:tcW w:w="851" w:type="dxa"/>
          </w:tcPr>
          <w:p w14:paraId="197064E3" w14:textId="2C54A4F2" w:rsidR="002D614D" w:rsidRPr="00A91834" w:rsidRDefault="002D614D" w:rsidP="00FD588A">
            <w:pPr>
              <w:pStyle w:val="a0"/>
              <w:ind w:firstLine="0"/>
              <w:rPr>
                <w:lang w:val="ru-RU"/>
              </w:rPr>
            </w:pPr>
            <w:r w:rsidRPr="007F6A26">
              <w:t>0,8</w:t>
            </w:r>
            <w:r w:rsidR="00DF2117">
              <w:rPr>
                <w:lang w:val="ru-RU"/>
              </w:rPr>
              <w:t>0</w:t>
            </w:r>
          </w:p>
        </w:tc>
        <w:tc>
          <w:tcPr>
            <w:tcW w:w="850" w:type="dxa"/>
          </w:tcPr>
          <w:p w14:paraId="07DB0E6B" w14:textId="77777777" w:rsidR="002D614D" w:rsidRPr="007F6A26" w:rsidRDefault="002D614D" w:rsidP="00FD588A">
            <w:pPr>
              <w:pStyle w:val="a0"/>
              <w:ind w:firstLine="0"/>
            </w:pPr>
            <w:r w:rsidRPr="007F6A26">
              <w:t>0,26</w:t>
            </w:r>
          </w:p>
        </w:tc>
        <w:tc>
          <w:tcPr>
            <w:tcW w:w="1637" w:type="dxa"/>
          </w:tcPr>
          <w:p w14:paraId="79C4C9F4" w14:textId="77777777" w:rsidR="002D614D" w:rsidRPr="007F6A26" w:rsidRDefault="002D614D" w:rsidP="00FD588A">
            <w:pPr>
              <w:pStyle w:val="a0"/>
              <w:ind w:firstLine="0"/>
            </w:pPr>
            <w:r w:rsidRPr="007F6A26">
              <w:t>0,26</w:t>
            </w:r>
          </w:p>
        </w:tc>
      </w:tr>
      <w:tr w:rsidR="002D614D" w:rsidRPr="007F6A26" w14:paraId="7DD945AB" w14:textId="77777777" w:rsidTr="00A91834">
        <w:tc>
          <w:tcPr>
            <w:tcW w:w="1865" w:type="dxa"/>
          </w:tcPr>
          <w:p w14:paraId="2F421626" w14:textId="692D0563" w:rsidR="002D614D" w:rsidRPr="007F6A26" w:rsidRDefault="002D614D" w:rsidP="00FD588A">
            <w:pPr>
              <w:pStyle w:val="a0"/>
              <w:ind w:firstLine="0"/>
            </w:pPr>
            <w:r w:rsidRPr="007F6A26">
              <w:t>C*12:03</w:t>
            </w:r>
          </w:p>
        </w:tc>
        <w:tc>
          <w:tcPr>
            <w:tcW w:w="1713" w:type="dxa"/>
          </w:tcPr>
          <w:p w14:paraId="4E3C0815" w14:textId="3E6C3D26" w:rsidR="002D614D" w:rsidRPr="00A91834" w:rsidRDefault="00926008" w:rsidP="00FD588A">
            <w:pPr>
              <w:pStyle w:val="a0"/>
              <w:ind w:firstLine="0"/>
              <w:rPr>
                <w:lang w:val="ru-RU"/>
              </w:rPr>
            </w:pPr>
            <w:r>
              <w:rPr>
                <w:lang w:val="ru-RU"/>
              </w:rPr>
              <w:t>5097</w:t>
            </w:r>
          </w:p>
        </w:tc>
        <w:tc>
          <w:tcPr>
            <w:tcW w:w="958" w:type="dxa"/>
          </w:tcPr>
          <w:p w14:paraId="1558885F" w14:textId="26D4D6AA" w:rsidR="002D614D" w:rsidRPr="007F6A26" w:rsidRDefault="002D614D" w:rsidP="00FD588A">
            <w:pPr>
              <w:pStyle w:val="a0"/>
              <w:ind w:firstLine="0"/>
            </w:pPr>
            <w:r w:rsidRPr="007F6A26">
              <w:t>0,84</w:t>
            </w:r>
          </w:p>
        </w:tc>
        <w:tc>
          <w:tcPr>
            <w:tcW w:w="1134" w:type="dxa"/>
          </w:tcPr>
          <w:p w14:paraId="007472D1" w14:textId="77777777" w:rsidR="002D614D" w:rsidRPr="007F6A26" w:rsidRDefault="002D614D" w:rsidP="00FD588A">
            <w:pPr>
              <w:pStyle w:val="a0"/>
              <w:ind w:firstLine="0"/>
            </w:pPr>
            <w:r w:rsidRPr="007F6A26">
              <w:t>0,01</w:t>
            </w:r>
          </w:p>
        </w:tc>
        <w:tc>
          <w:tcPr>
            <w:tcW w:w="1906" w:type="dxa"/>
          </w:tcPr>
          <w:p w14:paraId="0E656849" w14:textId="77777777" w:rsidR="002D614D" w:rsidRPr="007F6A26" w:rsidRDefault="002D614D" w:rsidP="00FD588A">
            <w:pPr>
              <w:pStyle w:val="a0"/>
              <w:ind w:firstLine="0"/>
            </w:pPr>
            <w:r w:rsidRPr="007F6A26">
              <w:t>0,82</w:t>
            </w:r>
          </w:p>
        </w:tc>
        <w:tc>
          <w:tcPr>
            <w:tcW w:w="2347" w:type="dxa"/>
          </w:tcPr>
          <w:p w14:paraId="635E8060" w14:textId="77777777" w:rsidR="002D614D" w:rsidRPr="007F6A26" w:rsidRDefault="002D614D" w:rsidP="00FD588A">
            <w:pPr>
              <w:pStyle w:val="a0"/>
              <w:ind w:firstLine="0"/>
            </w:pPr>
            <w:r w:rsidRPr="007F6A26">
              <w:t>0,79</w:t>
            </w:r>
          </w:p>
        </w:tc>
        <w:tc>
          <w:tcPr>
            <w:tcW w:w="1417" w:type="dxa"/>
          </w:tcPr>
          <w:p w14:paraId="3B6FCFA2" w14:textId="77777777" w:rsidR="002D614D" w:rsidRPr="007F6A26" w:rsidRDefault="002D614D" w:rsidP="00FD588A">
            <w:pPr>
              <w:pStyle w:val="a0"/>
              <w:ind w:firstLine="0"/>
            </w:pPr>
            <w:r w:rsidRPr="007F6A26">
              <w:t>0,79</w:t>
            </w:r>
          </w:p>
        </w:tc>
        <w:tc>
          <w:tcPr>
            <w:tcW w:w="851" w:type="dxa"/>
          </w:tcPr>
          <w:p w14:paraId="4B7D5976" w14:textId="77777777" w:rsidR="002D614D" w:rsidRPr="007F6A26" w:rsidRDefault="002D614D" w:rsidP="00FD588A">
            <w:pPr>
              <w:pStyle w:val="a0"/>
              <w:ind w:firstLine="0"/>
            </w:pPr>
            <w:r w:rsidRPr="007F6A26">
              <w:t>0,81</w:t>
            </w:r>
          </w:p>
        </w:tc>
        <w:tc>
          <w:tcPr>
            <w:tcW w:w="850" w:type="dxa"/>
          </w:tcPr>
          <w:p w14:paraId="22DDD504" w14:textId="77777777" w:rsidR="002D614D" w:rsidRPr="007F6A26" w:rsidRDefault="002D614D" w:rsidP="00FD588A">
            <w:pPr>
              <w:pStyle w:val="a0"/>
              <w:ind w:firstLine="0"/>
            </w:pPr>
            <w:r w:rsidRPr="007F6A26">
              <w:t>0,06</w:t>
            </w:r>
          </w:p>
        </w:tc>
        <w:tc>
          <w:tcPr>
            <w:tcW w:w="1637" w:type="dxa"/>
          </w:tcPr>
          <w:p w14:paraId="3341C96E" w14:textId="77777777" w:rsidR="002D614D" w:rsidRPr="007F6A26" w:rsidRDefault="002D614D" w:rsidP="00FD588A">
            <w:pPr>
              <w:pStyle w:val="a0"/>
              <w:ind w:firstLine="0"/>
            </w:pPr>
            <w:r w:rsidRPr="007F6A26">
              <w:t>0,13</w:t>
            </w:r>
          </w:p>
        </w:tc>
      </w:tr>
      <w:tr w:rsidR="002D614D" w:rsidRPr="007F6A26" w14:paraId="11D049C9" w14:textId="77777777" w:rsidTr="00A91834">
        <w:tc>
          <w:tcPr>
            <w:tcW w:w="1865" w:type="dxa"/>
          </w:tcPr>
          <w:p w14:paraId="1352A09E" w14:textId="7F348F09" w:rsidR="002D614D" w:rsidRPr="007F6A26" w:rsidRDefault="002D614D" w:rsidP="00FD588A">
            <w:pPr>
              <w:pStyle w:val="a0"/>
              <w:ind w:firstLine="0"/>
            </w:pPr>
            <w:r w:rsidRPr="007F6A26">
              <w:t>C*03:03</w:t>
            </w:r>
          </w:p>
        </w:tc>
        <w:tc>
          <w:tcPr>
            <w:tcW w:w="1713" w:type="dxa"/>
          </w:tcPr>
          <w:p w14:paraId="0534CAE4" w14:textId="709F43F2" w:rsidR="002D614D" w:rsidRPr="00A91834" w:rsidRDefault="00926008" w:rsidP="00FD588A">
            <w:pPr>
              <w:pStyle w:val="a0"/>
              <w:ind w:firstLine="0"/>
              <w:rPr>
                <w:lang w:val="ru-RU"/>
              </w:rPr>
            </w:pPr>
            <w:r>
              <w:rPr>
                <w:lang w:val="ru-RU"/>
              </w:rPr>
              <w:t>4602</w:t>
            </w:r>
          </w:p>
        </w:tc>
        <w:tc>
          <w:tcPr>
            <w:tcW w:w="958" w:type="dxa"/>
          </w:tcPr>
          <w:p w14:paraId="63E88BA9" w14:textId="700EDCAD" w:rsidR="002D614D" w:rsidRPr="007F6A26" w:rsidRDefault="002D614D" w:rsidP="00FD588A">
            <w:pPr>
              <w:pStyle w:val="a0"/>
              <w:ind w:firstLine="0"/>
            </w:pPr>
            <w:r w:rsidRPr="007F6A26">
              <w:t>0,84</w:t>
            </w:r>
          </w:p>
        </w:tc>
        <w:tc>
          <w:tcPr>
            <w:tcW w:w="1134" w:type="dxa"/>
          </w:tcPr>
          <w:p w14:paraId="6B42D06C" w14:textId="77777777" w:rsidR="002D614D" w:rsidRPr="007F6A26" w:rsidRDefault="002D614D" w:rsidP="00FD588A">
            <w:pPr>
              <w:pStyle w:val="a0"/>
              <w:ind w:firstLine="0"/>
            </w:pPr>
            <w:r w:rsidRPr="007F6A26">
              <w:t>0,03</w:t>
            </w:r>
          </w:p>
        </w:tc>
        <w:tc>
          <w:tcPr>
            <w:tcW w:w="1906" w:type="dxa"/>
          </w:tcPr>
          <w:p w14:paraId="7D42AD00" w14:textId="1C0F01E2" w:rsidR="002D614D" w:rsidRPr="00A91834" w:rsidRDefault="002D614D" w:rsidP="00FD588A">
            <w:pPr>
              <w:pStyle w:val="a0"/>
              <w:ind w:firstLine="0"/>
              <w:rPr>
                <w:lang w:val="ru-RU"/>
              </w:rPr>
            </w:pPr>
            <w:r w:rsidRPr="007F6A26">
              <w:t>0,8</w:t>
            </w:r>
            <w:r w:rsidR="00DF2117">
              <w:rPr>
                <w:lang w:val="ru-RU"/>
              </w:rPr>
              <w:t>0</w:t>
            </w:r>
          </w:p>
        </w:tc>
        <w:tc>
          <w:tcPr>
            <w:tcW w:w="2347" w:type="dxa"/>
          </w:tcPr>
          <w:p w14:paraId="01F3DD41" w14:textId="77777777" w:rsidR="002D614D" w:rsidRPr="007F6A26" w:rsidRDefault="002D614D" w:rsidP="00FD588A">
            <w:pPr>
              <w:pStyle w:val="a0"/>
              <w:ind w:firstLine="0"/>
            </w:pPr>
            <w:r w:rsidRPr="007F6A26">
              <w:t>0,81</w:t>
            </w:r>
          </w:p>
        </w:tc>
        <w:tc>
          <w:tcPr>
            <w:tcW w:w="1417" w:type="dxa"/>
          </w:tcPr>
          <w:p w14:paraId="037BAAA8" w14:textId="77777777" w:rsidR="002D614D" w:rsidRPr="007F6A26" w:rsidRDefault="002D614D" w:rsidP="00FD588A">
            <w:pPr>
              <w:pStyle w:val="a0"/>
              <w:ind w:firstLine="0"/>
            </w:pPr>
            <w:r w:rsidRPr="007F6A26">
              <w:t>0,81</w:t>
            </w:r>
          </w:p>
        </w:tc>
        <w:tc>
          <w:tcPr>
            <w:tcW w:w="851" w:type="dxa"/>
          </w:tcPr>
          <w:p w14:paraId="3A4EB0AC" w14:textId="77777777" w:rsidR="002D614D" w:rsidRPr="007F6A26" w:rsidRDefault="002D614D" w:rsidP="00FD588A">
            <w:pPr>
              <w:pStyle w:val="a0"/>
              <w:ind w:firstLine="0"/>
            </w:pPr>
            <w:r w:rsidRPr="007F6A26">
              <w:t>0,81</w:t>
            </w:r>
          </w:p>
        </w:tc>
        <w:tc>
          <w:tcPr>
            <w:tcW w:w="850" w:type="dxa"/>
          </w:tcPr>
          <w:p w14:paraId="77DC8572" w14:textId="77777777" w:rsidR="002D614D" w:rsidRPr="007F6A26" w:rsidRDefault="002D614D" w:rsidP="00FD588A">
            <w:pPr>
              <w:pStyle w:val="a0"/>
              <w:ind w:firstLine="0"/>
            </w:pPr>
            <w:r w:rsidRPr="007F6A26">
              <w:t>0,06</w:t>
            </w:r>
          </w:p>
        </w:tc>
        <w:tc>
          <w:tcPr>
            <w:tcW w:w="1637" w:type="dxa"/>
          </w:tcPr>
          <w:p w14:paraId="61F86890" w14:textId="77777777" w:rsidR="002D614D" w:rsidRPr="007F6A26" w:rsidRDefault="002D614D" w:rsidP="00FD588A">
            <w:pPr>
              <w:pStyle w:val="a0"/>
              <w:ind w:firstLine="0"/>
            </w:pPr>
            <w:r w:rsidRPr="007F6A26">
              <w:t>0,13</w:t>
            </w:r>
          </w:p>
        </w:tc>
      </w:tr>
      <w:tr w:rsidR="002D614D" w:rsidRPr="007F6A26" w14:paraId="40354A5D" w14:textId="77777777" w:rsidTr="00A91834">
        <w:tc>
          <w:tcPr>
            <w:tcW w:w="1865" w:type="dxa"/>
          </w:tcPr>
          <w:p w14:paraId="7EAB65F4" w14:textId="1E6057F0" w:rsidR="002D614D" w:rsidRPr="007F6A26" w:rsidRDefault="002D614D" w:rsidP="00FD588A">
            <w:pPr>
              <w:pStyle w:val="a0"/>
              <w:ind w:firstLine="0"/>
            </w:pPr>
            <w:r w:rsidRPr="007F6A26">
              <w:t>B*48:01</w:t>
            </w:r>
          </w:p>
        </w:tc>
        <w:tc>
          <w:tcPr>
            <w:tcW w:w="1713" w:type="dxa"/>
          </w:tcPr>
          <w:p w14:paraId="384E237D" w14:textId="14EF1495" w:rsidR="002D614D" w:rsidRPr="00A91834" w:rsidRDefault="00926008" w:rsidP="00FD588A">
            <w:pPr>
              <w:pStyle w:val="a0"/>
              <w:ind w:firstLine="0"/>
              <w:rPr>
                <w:lang w:val="ru-RU"/>
              </w:rPr>
            </w:pPr>
            <w:r>
              <w:rPr>
                <w:lang w:val="ru-RU"/>
              </w:rPr>
              <w:t>116</w:t>
            </w:r>
          </w:p>
        </w:tc>
        <w:tc>
          <w:tcPr>
            <w:tcW w:w="958" w:type="dxa"/>
          </w:tcPr>
          <w:p w14:paraId="10733BDA" w14:textId="555851FC" w:rsidR="002D614D" w:rsidRPr="007F6A26" w:rsidRDefault="002D614D" w:rsidP="00FD588A">
            <w:pPr>
              <w:pStyle w:val="a0"/>
              <w:ind w:firstLine="0"/>
            </w:pPr>
            <w:r w:rsidRPr="007F6A26">
              <w:t>0,84</w:t>
            </w:r>
          </w:p>
        </w:tc>
        <w:tc>
          <w:tcPr>
            <w:tcW w:w="1134" w:type="dxa"/>
          </w:tcPr>
          <w:p w14:paraId="2FCBD790" w14:textId="77777777" w:rsidR="002D614D" w:rsidRPr="007F6A26" w:rsidRDefault="002D614D" w:rsidP="00FD588A">
            <w:pPr>
              <w:pStyle w:val="a0"/>
              <w:ind w:firstLine="0"/>
            </w:pPr>
            <w:r w:rsidRPr="007F6A26">
              <w:t>0,03</w:t>
            </w:r>
          </w:p>
        </w:tc>
        <w:tc>
          <w:tcPr>
            <w:tcW w:w="1906" w:type="dxa"/>
          </w:tcPr>
          <w:p w14:paraId="3A198016" w14:textId="06C80223" w:rsidR="002D614D" w:rsidRPr="00A91834" w:rsidRDefault="002D614D" w:rsidP="00FD588A">
            <w:pPr>
              <w:pStyle w:val="a0"/>
              <w:ind w:firstLine="0"/>
              <w:rPr>
                <w:lang w:val="ru-RU"/>
              </w:rPr>
            </w:pPr>
            <w:r w:rsidRPr="007F6A26">
              <w:t>0,8</w:t>
            </w:r>
            <w:r w:rsidR="00DF2117">
              <w:rPr>
                <w:lang w:val="ru-RU"/>
              </w:rPr>
              <w:t>0</w:t>
            </w:r>
          </w:p>
        </w:tc>
        <w:tc>
          <w:tcPr>
            <w:tcW w:w="2347" w:type="dxa"/>
          </w:tcPr>
          <w:p w14:paraId="7F539E7C" w14:textId="77777777" w:rsidR="002D614D" w:rsidRPr="007F6A26" w:rsidRDefault="002D614D" w:rsidP="00FD588A">
            <w:pPr>
              <w:pStyle w:val="a0"/>
              <w:ind w:firstLine="0"/>
            </w:pPr>
            <w:r w:rsidRPr="007F6A26">
              <w:t>0,81</w:t>
            </w:r>
          </w:p>
        </w:tc>
        <w:tc>
          <w:tcPr>
            <w:tcW w:w="1417" w:type="dxa"/>
          </w:tcPr>
          <w:p w14:paraId="45F3FABA" w14:textId="77777777" w:rsidR="002D614D" w:rsidRPr="007F6A26" w:rsidRDefault="002D614D" w:rsidP="00FD588A">
            <w:pPr>
              <w:pStyle w:val="a0"/>
              <w:ind w:firstLine="0"/>
            </w:pPr>
            <w:r w:rsidRPr="007F6A26">
              <w:t>0,81</w:t>
            </w:r>
          </w:p>
        </w:tc>
        <w:tc>
          <w:tcPr>
            <w:tcW w:w="851" w:type="dxa"/>
          </w:tcPr>
          <w:p w14:paraId="3BE678D4" w14:textId="77777777" w:rsidR="002D614D" w:rsidRPr="007F6A26" w:rsidRDefault="002D614D" w:rsidP="00FD588A">
            <w:pPr>
              <w:pStyle w:val="a0"/>
              <w:ind w:firstLine="0"/>
            </w:pPr>
            <w:r w:rsidRPr="007F6A26">
              <w:t>0,81</w:t>
            </w:r>
          </w:p>
        </w:tc>
        <w:tc>
          <w:tcPr>
            <w:tcW w:w="850" w:type="dxa"/>
          </w:tcPr>
          <w:p w14:paraId="13B62CE4" w14:textId="65D92B06" w:rsidR="002D614D" w:rsidRPr="007F6A26" w:rsidRDefault="002D614D" w:rsidP="00FD588A">
            <w:pPr>
              <w:pStyle w:val="a0"/>
              <w:ind w:firstLine="0"/>
            </w:pPr>
            <w:r w:rsidRPr="007F6A26">
              <w:t>0</w:t>
            </w:r>
            <w:r w:rsidR="00DF2117">
              <w:t>,00</w:t>
            </w:r>
          </w:p>
        </w:tc>
        <w:tc>
          <w:tcPr>
            <w:tcW w:w="1637" w:type="dxa"/>
          </w:tcPr>
          <w:p w14:paraId="4EE4F26E" w14:textId="77777777" w:rsidR="002D614D" w:rsidRPr="007F6A26" w:rsidRDefault="002D614D" w:rsidP="00FD588A">
            <w:pPr>
              <w:pStyle w:val="a0"/>
              <w:ind w:firstLine="0"/>
            </w:pPr>
            <w:r w:rsidRPr="007F6A26">
              <w:t>0,02</w:t>
            </w:r>
          </w:p>
        </w:tc>
      </w:tr>
      <w:tr w:rsidR="002D614D" w:rsidRPr="007F6A26" w14:paraId="43C34EEF" w14:textId="77777777" w:rsidTr="00A91834">
        <w:tc>
          <w:tcPr>
            <w:tcW w:w="1865" w:type="dxa"/>
          </w:tcPr>
          <w:p w14:paraId="5772BAE9" w14:textId="711A5BD7" w:rsidR="002D614D" w:rsidRPr="007F6A26" w:rsidRDefault="002D614D" w:rsidP="00FD588A">
            <w:pPr>
              <w:pStyle w:val="a0"/>
              <w:ind w:firstLine="0"/>
            </w:pPr>
            <w:r w:rsidRPr="007F6A26">
              <w:t>B*27:05</w:t>
            </w:r>
          </w:p>
        </w:tc>
        <w:tc>
          <w:tcPr>
            <w:tcW w:w="1713" w:type="dxa"/>
          </w:tcPr>
          <w:p w14:paraId="25C75CFA" w14:textId="2FA08775" w:rsidR="002D614D" w:rsidRPr="00A91834" w:rsidRDefault="00926008" w:rsidP="00FD588A">
            <w:pPr>
              <w:pStyle w:val="a0"/>
              <w:ind w:firstLine="0"/>
              <w:rPr>
                <w:lang w:val="ru-RU"/>
              </w:rPr>
            </w:pPr>
            <w:r>
              <w:rPr>
                <w:lang w:val="ru-RU"/>
              </w:rPr>
              <w:t>55191</w:t>
            </w:r>
          </w:p>
        </w:tc>
        <w:tc>
          <w:tcPr>
            <w:tcW w:w="958" w:type="dxa"/>
          </w:tcPr>
          <w:p w14:paraId="6779506A" w14:textId="28B43E50" w:rsidR="002D614D" w:rsidRPr="007F6A26" w:rsidRDefault="002D614D" w:rsidP="00FD588A">
            <w:pPr>
              <w:pStyle w:val="a0"/>
              <w:ind w:firstLine="0"/>
            </w:pPr>
            <w:r w:rsidRPr="007F6A26">
              <w:t>0,84</w:t>
            </w:r>
          </w:p>
        </w:tc>
        <w:tc>
          <w:tcPr>
            <w:tcW w:w="1134" w:type="dxa"/>
          </w:tcPr>
          <w:p w14:paraId="340ECF32" w14:textId="77777777" w:rsidR="002D614D" w:rsidRPr="007F6A26" w:rsidRDefault="002D614D" w:rsidP="00FD588A">
            <w:pPr>
              <w:pStyle w:val="a0"/>
              <w:ind w:firstLine="0"/>
            </w:pPr>
            <w:r w:rsidRPr="007F6A26">
              <w:t>0,14</w:t>
            </w:r>
          </w:p>
        </w:tc>
        <w:tc>
          <w:tcPr>
            <w:tcW w:w="1906" w:type="dxa"/>
          </w:tcPr>
          <w:p w14:paraId="372F7F17" w14:textId="77777777" w:rsidR="002D614D" w:rsidRPr="007F6A26" w:rsidRDefault="002D614D" w:rsidP="00FD588A">
            <w:pPr>
              <w:pStyle w:val="a0"/>
              <w:ind w:firstLine="0"/>
            </w:pPr>
            <w:r w:rsidRPr="007F6A26">
              <w:t>0,74</w:t>
            </w:r>
          </w:p>
        </w:tc>
        <w:tc>
          <w:tcPr>
            <w:tcW w:w="2347" w:type="dxa"/>
          </w:tcPr>
          <w:p w14:paraId="342B6B99" w14:textId="77777777" w:rsidR="002D614D" w:rsidRPr="007F6A26" w:rsidRDefault="002D614D" w:rsidP="00FD588A">
            <w:pPr>
              <w:pStyle w:val="a0"/>
              <w:ind w:firstLine="0"/>
            </w:pPr>
            <w:r w:rsidRPr="007F6A26">
              <w:t>0,86</w:t>
            </w:r>
          </w:p>
        </w:tc>
        <w:tc>
          <w:tcPr>
            <w:tcW w:w="1417" w:type="dxa"/>
          </w:tcPr>
          <w:p w14:paraId="00CBA90C" w14:textId="77777777" w:rsidR="002D614D" w:rsidRPr="007F6A26" w:rsidRDefault="002D614D" w:rsidP="00FD588A">
            <w:pPr>
              <w:pStyle w:val="a0"/>
              <w:ind w:firstLine="0"/>
            </w:pPr>
            <w:r w:rsidRPr="007F6A26">
              <w:t>0,85</w:t>
            </w:r>
          </w:p>
        </w:tc>
        <w:tc>
          <w:tcPr>
            <w:tcW w:w="851" w:type="dxa"/>
          </w:tcPr>
          <w:p w14:paraId="2020EA62" w14:textId="263D7D04" w:rsidR="002D614D" w:rsidRPr="00A91834" w:rsidRDefault="002D614D" w:rsidP="00FD588A">
            <w:pPr>
              <w:pStyle w:val="a0"/>
              <w:ind w:firstLine="0"/>
              <w:rPr>
                <w:lang w:val="ru-RU"/>
              </w:rPr>
            </w:pPr>
            <w:r w:rsidRPr="007F6A26">
              <w:t>0,8</w:t>
            </w:r>
            <w:r w:rsidR="00DF2117">
              <w:rPr>
                <w:lang w:val="ru-RU"/>
              </w:rPr>
              <w:t>0</w:t>
            </w:r>
          </w:p>
        </w:tc>
        <w:tc>
          <w:tcPr>
            <w:tcW w:w="850" w:type="dxa"/>
          </w:tcPr>
          <w:p w14:paraId="29CC6DD9" w14:textId="77777777" w:rsidR="002D614D" w:rsidRPr="007F6A26" w:rsidRDefault="002D614D" w:rsidP="00FD588A">
            <w:pPr>
              <w:pStyle w:val="a0"/>
              <w:ind w:firstLine="0"/>
            </w:pPr>
            <w:r w:rsidRPr="007F6A26">
              <w:t>0,44</w:t>
            </w:r>
          </w:p>
        </w:tc>
        <w:tc>
          <w:tcPr>
            <w:tcW w:w="1637" w:type="dxa"/>
          </w:tcPr>
          <w:p w14:paraId="229EDE4F" w14:textId="77777777" w:rsidR="002D614D" w:rsidRPr="007F6A26" w:rsidRDefault="002D614D" w:rsidP="00FD588A">
            <w:pPr>
              <w:pStyle w:val="a0"/>
              <w:ind w:firstLine="0"/>
            </w:pPr>
            <w:r w:rsidRPr="007F6A26">
              <w:t>0,43</w:t>
            </w:r>
          </w:p>
        </w:tc>
      </w:tr>
      <w:tr w:rsidR="002D614D" w:rsidRPr="007F6A26" w14:paraId="5740BB74" w14:textId="77777777" w:rsidTr="00A91834">
        <w:tc>
          <w:tcPr>
            <w:tcW w:w="1865" w:type="dxa"/>
          </w:tcPr>
          <w:p w14:paraId="36B7FAEF" w14:textId="1B423627" w:rsidR="002D614D" w:rsidRPr="007F6A26" w:rsidRDefault="002D614D" w:rsidP="00FD588A">
            <w:pPr>
              <w:pStyle w:val="a0"/>
              <w:ind w:firstLine="0"/>
            </w:pPr>
            <w:r w:rsidRPr="007F6A26">
              <w:t>A*02:01</w:t>
            </w:r>
          </w:p>
        </w:tc>
        <w:tc>
          <w:tcPr>
            <w:tcW w:w="1713" w:type="dxa"/>
          </w:tcPr>
          <w:p w14:paraId="70927322" w14:textId="7387CA0F" w:rsidR="002D614D" w:rsidRPr="00A91834" w:rsidRDefault="00926008" w:rsidP="00FD588A">
            <w:pPr>
              <w:pStyle w:val="a0"/>
              <w:ind w:firstLine="0"/>
              <w:rPr>
                <w:lang w:val="ru-RU"/>
              </w:rPr>
            </w:pPr>
            <w:r>
              <w:rPr>
                <w:lang w:val="ru-RU"/>
              </w:rPr>
              <w:t>52723</w:t>
            </w:r>
          </w:p>
        </w:tc>
        <w:tc>
          <w:tcPr>
            <w:tcW w:w="958" w:type="dxa"/>
          </w:tcPr>
          <w:p w14:paraId="4B22655C" w14:textId="6C46BB75" w:rsidR="002D614D" w:rsidRPr="007F6A26" w:rsidRDefault="002D614D" w:rsidP="00FD588A">
            <w:pPr>
              <w:pStyle w:val="a0"/>
              <w:ind w:firstLine="0"/>
            </w:pPr>
            <w:r w:rsidRPr="007F6A26">
              <w:t>0,84</w:t>
            </w:r>
          </w:p>
        </w:tc>
        <w:tc>
          <w:tcPr>
            <w:tcW w:w="1134" w:type="dxa"/>
          </w:tcPr>
          <w:p w14:paraId="01975FA7" w14:textId="77777777" w:rsidR="002D614D" w:rsidRPr="007F6A26" w:rsidRDefault="002D614D" w:rsidP="00FD588A">
            <w:pPr>
              <w:pStyle w:val="a0"/>
              <w:ind w:firstLine="0"/>
            </w:pPr>
            <w:r w:rsidRPr="007F6A26">
              <w:t>0,11</w:t>
            </w:r>
          </w:p>
        </w:tc>
        <w:tc>
          <w:tcPr>
            <w:tcW w:w="1906" w:type="dxa"/>
          </w:tcPr>
          <w:p w14:paraId="273D4C5B" w14:textId="77777777" w:rsidR="002D614D" w:rsidRPr="007F6A26" w:rsidRDefault="002D614D" w:rsidP="00FD588A">
            <w:pPr>
              <w:pStyle w:val="a0"/>
              <w:ind w:firstLine="0"/>
            </w:pPr>
            <w:r w:rsidRPr="007F6A26">
              <w:t>0,77</w:t>
            </w:r>
          </w:p>
        </w:tc>
        <w:tc>
          <w:tcPr>
            <w:tcW w:w="2347" w:type="dxa"/>
          </w:tcPr>
          <w:p w14:paraId="75A70BDC" w14:textId="77777777" w:rsidR="002D614D" w:rsidRPr="007F6A26" w:rsidRDefault="002D614D" w:rsidP="00FD588A">
            <w:pPr>
              <w:pStyle w:val="a0"/>
              <w:ind w:firstLine="0"/>
            </w:pPr>
            <w:r w:rsidRPr="007F6A26">
              <w:t>0,84</w:t>
            </w:r>
          </w:p>
        </w:tc>
        <w:tc>
          <w:tcPr>
            <w:tcW w:w="1417" w:type="dxa"/>
          </w:tcPr>
          <w:p w14:paraId="247EE33C" w14:textId="77777777" w:rsidR="002D614D" w:rsidRPr="007F6A26" w:rsidRDefault="002D614D" w:rsidP="00FD588A">
            <w:pPr>
              <w:pStyle w:val="a0"/>
              <w:ind w:firstLine="0"/>
            </w:pPr>
            <w:r w:rsidRPr="007F6A26">
              <w:t>0,84</w:t>
            </w:r>
          </w:p>
        </w:tc>
        <w:tc>
          <w:tcPr>
            <w:tcW w:w="851" w:type="dxa"/>
          </w:tcPr>
          <w:p w14:paraId="32E02AAC" w14:textId="0482BA9B" w:rsidR="002D614D" w:rsidRPr="00A91834" w:rsidRDefault="002D614D" w:rsidP="00FD588A">
            <w:pPr>
              <w:pStyle w:val="a0"/>
              <w:ind w:firstLine="0"/>
              <w:rPr>
                <w:lang w:val="ru-RU"/>
              </w:rPr>
            </w:pPr>
            <w:r w:rsidRPr="007F6A26">
              <w:t>0,8</w:t>
            </w:r>
            <w:r w:rsidR="00DF2117">
              <w:rPr>
                <w:lang w:val="ru-RU"/>
              </w:rPr>
              <w:t>0</w:t>
            </w:r>
          </w:p>
        </w:tc>
        <w:tc>
          <w:tcPr>
            <w:tcW w:w="850" w:type="dxa"/>
          </w:tcPr>
          <w:p w14:paraId="5CD1D2F6" w14:textId="77777777" w:rsidR="002D614D" w:rsidRPr="007F6A26" w:rsidRDefault="002D614D" w:rsidP="00FD588A">
            <w:pPr>
              <w:pStyle w:val="a0"/>
              <w:ind w:firstLine="0"/>
            </w:pPr>
            <w:r w:rsidRPr="007F6A26">
              <w:t>0,38</w:t>
            </w:r>
          </w:p>
        </w:tc>
        <w:tc>
          <w:tcPr>
            <w:tcW w:w="1637" w:type="dxa"/>
          </w:tcPr>
          <w:p w14:paraId="78971655" w14:textId="77777777" w:rsidR="002D614D" w:rsidRPr="007F6A26" w:rsidRDefault="002D614D" w:rsidP="00FD588A">
            <w:pPr>
              <w:pStyle w:val="a0"/>
              <w:ind w:firstLine="0"/>
            </w:pPr>
            <w:r w:rsidRPr="007F6A26">
              <w:t>0,41</w:t>
            </w:r>
          </w:p>
        </w:tc>
      </w:tr>
      <w:tr w:rsidR="002D614D" w:rsidRPr="007F6A26" w14:paraId="79DE89D9" w14:textId="77777777" w:rsidTr="00A91834">
        <w:tc>
          <w:tcPr>
            <w:tcW w:w="1865" w:type="dxa"/>
          </w:tcPr>
          <w:p w14:paraId="696445A7" w14:textId="56243123" w:rsidR="002D614D" w:rsidRPr="007F6A26" w:rsidRDefault="002D614D" w:rsidP="00FD588A">
            <w:pPr>
              <w:pStyle w:val="a0"/>
              <w:ind w:firstLine="0"/>
            </w:pPr>
            <w:r w:rsidRPr="007F6A26">
              <w:t>A*02:12</w:t>
            </w:r>
          </w:p>
        </w:tc>
        <w:tc>
          <w:tcPr>
            <w:tcW w:w="1713" w:type="dxa"/>
          </w:tcPr>
          <w:p w14:paraId="6D7EAF78" w14:textId="7738040F" w:rsidR="002D614D" w:rsidRPr="00A91834" w:rsidRDefault="00926008" w:rsidP="00FD588A">
            <w:pPr>
              <w:pStyle w:val="a0"/>
              <w:ind w:firstLine="0"/>
              <w:rPr>
                <w:lang w:val="ru-RU"/>
              </w:rPr>
            </w:pPr>
            <w:r>
              <w:rPr>
                <w:lang w:val="ru-RU"/>
              </w:rPr>
              <w:t>327</w:t>
            </w:r>
          </w:p>
        </w:tc>
        <w:tc>
          <w:tcPr>
            <w:tcW w:w="958" w:type="dxa"/>
          </w:tcPr>
          <w:p w14:paraId="46D102D1" w14:textId="3D57D477" w:rsidR="002D614D" w:rsidRPr="007F6A26" w:rsidRDefault="002D614D" w:rsidP="00FD588A">
            <w:pPr>
              <w:pStyle w:val="a0"/>
              <w:ind w:firstLine="0"/>
            </w:pPr>
            <w:r w:rsidRPr="007F6A26">
              <w:t>0,84</w:t>
            </w:r>
          </w:p>
        </w:tc>
        <w:tc>
          <w:tcPr>
            <w:tcW w:w="1134" w:type="dxa"/>
          </w:tcPr>
          <w:p w14:paraId="5B65DC06" w14:textId="77777777" w:rsidR="002D614D" w:rsidRPr="007F6A26" w:rsidRDefault="002D614D" w:rsidP="00FD588A">
            <w:pPr>
              <w:pStyle w:val="a0"/>
              <w:ind w:firstLine="0"/>
            </w:pPr>
            <w:r w:rsidRPr="007F6A26">
              <w:t>0,01</w:t>
            </w:r>
          </w:p>
        </w:tc>
        <w:tc>
          <w:tcPr>
            <w:tcW w:w="1906" w:type="dxa"/>
          </w:tcPr>
          <w:p w14:paraId="6DB6B2AF" w14:textId="4206B3AF" w:rsidR="002D614D" w:rsidRPr="00A91834" w:rsidRDefault="002D614D" w:rsidP="00FD588A">
            <w:pPr>
              <w:pStyle w:val="a0"/>
              <w:ind w:firstLine="0"/>
              <w:rPr>
                <w:lang w:val="ru-RU"/>
              </w:rPr>
            </w:pPr>
            <w:r w:rsidRPr="007F6A26">
              <w:t>0,8</w:t>
            </w:r>
            <w:r w:rsidR="00DF2117">
              <w:rPr>
                <w:lang w:val="ru-RU"/>
              </w:rPr>
              <w:t>0</w:t>
            </w:r>
          </w:p>
        </w:tc>
        <w:tc>
          <w:tcPr>
            <w:tcW w:w="2347" w:type="dxa"/>
          </w:tcPr>
          <w:p w14:paraId="14F1E1FB" w14:textId="1628188B" w:rsidR="002D614D" w:rsidRPr="00A91834" w:rsidRDefault="002D614D" w:rsidP="00FD588A">
            <w:pPr>
              <w:pStyle w:val="a0"/>
              <w:ind w:firstLine="0"/>
              <w:rPr>
                <w:lang w:val="ru-RU"/>
              </w:rPr>
            </w:pPr>
            <w:r w:rsidRPr="007F6A26">
              <w:t>0,8</w:t>
            </w:r>
            <w:r w:rsidR="00DF2117">
              <w:rPr>
                <w:lang w:val="ru-RU"/>
              </w:rPr>
              <w:t>0</w:t>
            </w:r>
          </w:p>
        </w:tc>
        <w:tc>
          <w:tcPr>
            <w:tcW w:w="1417" w:type="dxa"/>
          </w:tcPr>
          <w:p w14:paraId="1E771E25" w14:textId="1B42496A" w:rsidR="002D614D" w:rsidRPr="00A91834" w:rsidRDefault="002D614D" w:rsidP="00FD588A">
            <w:pPr>
              <w:pStyle w:val="a0"/>
              <w:ind w:firstLine="0"/>
              <w:rPr>
                <w:lang w:val="ru-RU"/>
              </w:rPr>
            </w:pPr>
            <w:r w:rsidRPr="007F6A26">
              <w:t>0,8</w:t>
            </w:r>
            <w:r w:rsidR="00DF2117">
              <w:rPr>
                <w:lang w:val="ru-RU"/>
              </w:rPr>
              <w:t>0</w:t>
            </w:r>
          </w:p>
        </w:tc>
        <w:tc>
          <w:tcPr>
            <w:tcW w:w="851" w:type="dxa"/>
          </w:tcPr>
          <w:p w14:paraId="5ACC419D" w14:textId="590734D5" w:rsidR="002D614D" w:rsidRPr="00A91834" w:rsidRDefault="002D614D" w:rsidP="00FD588A">
            <w:pPr>
              <w:pStyle w:val="a0"/>
              <w:ind w:firstLine="0"/>
              <w:rPr>
                <w:lang w:val="ru-RU"/>
              </w:rPr>
            </w:pPr>
            <w:r w:rsidRPr="007F6A26">
              <w:t>0,8</w:t>
            </w:r>
            <w:r w:rsidR="00DF2117">
              <w:rPr>
                <w:lang w:val="ru-RU"/>
              </w:rPr>
              <w:t>0</w:t>
            </w:r>
          </w:p>
        </w:tc>
        <w:tc>
          <w:tcPr>
            <w:tcW w:w="850" w:type="dxa"/>
          </w:tcPr>
          <w:p w14:paraId="68FE0B82" w14:textId="173EF8BD" w:rsidR="002D614D" w:rsidRPr="007F6A26" w:rsidRDefault="002D614D" w:rsidP="00FD588A">
            <w:pPr>
              <w:pStyle w:val="a0"/>
              <w:ind w:firstLine="0"/>
            </w:pPr>
            <w:r w:rsidRPr="007F6A26">
              <w:t>0</w:t>
            </w:r>
            <w:r w:rsidR="00DF2117">
              <w:t>,00</w:t>
            </w:r>
          </w:p>
        </w:tc>
        <w:tc>
          <w:tcPr>
            <w:tcW w:w="1637" w:type="dxa"/>
          </w:tcPr>
          <w:p w14:paraId="750C7482" w14:textId="77777777" w:rsidR="002D614D" w:rsidRPr="007F6A26" w:rsidRDefault="002D614D" w:rsidP="00FD588A">
            <w:pPr>
              <w:pStyle w:val="a0"/>
              <w:ind w:firstLine="0"/>
            </w:pPr>
            <w:r w:rsidRPr="007F6A26">
              <w:t>0,03</w:t>
            </w:r>
          </w:p>
        </w:tc>
      </w:tr>
      <w:tr w:rsidR="002D614D" w:rsidRPr="007F6A26" w14:paraId="569C6CAC" w14:textId="77777777" w:rsidTr="00A91834">
        <w:tc>
          <w:tcPr>
            <w:tcW w:w="1865" w:type="dxa"/>
          </w:tcPr>
          <w:p w14:paraId="695B35F4" w14:textId="457DE3AE" w:rsidR="002D614D" w:rsidRPr="007F6A26" w:rsidRDefault="002D614D" w:rsidP="00FD588A">
            <w:pPr>
              <w:pStyle w:val="a0"/>
              <w:ind w:firstLine="0"/>
            </w:pPr>
            <w:r w:rsidRPr="007F6A26">
              <w:t>C*07:01</w:t>
            </w:r>
          </w:p>
        </w:tc>
        <w:tc>
          <w:tcPr>
            <w:tcW w:w="1713" w:type="dxa"/>
          </w:tcPr>
          <w:p w14:paraId="1FBD9568" w14:textId="475C00B5" w:rsidR="002D614D" w:rsidRPr="00A91834" w:rsidRDefault="00926008" w:rsidP="00FD588A">
            <w:pPr>
              <w:pStyle w:val="a0"/>
              <w:ind w:firstLine="0"/>
              <w:rPr>
                <w:lang w:val="ru-RU"/>
              </w:rPr>
            </w:pPr>
            <w:r>
              <w:rPr>
                <w:lang w:val="ru-RU"/>
              </w:rPr>
              <w:t>4807</w:t>
            </w:r>
          </w:p>
        </w:tc>
        <w:tc>
          <w:tcPr>
            <w:tcW w:w="958" w:type="dxa"/>
          </w:tcPr>
          <w:p w14:paraId="6B31AFAC" w14:textId="301E916B" w:rsidR="002D614D" w:rsidRPr="007F6A26" w:rsidRDefault="002D614D" w:rsidP="00FD588A">
            <w:pPr>
              <w:pStyle w:val="a0"/>
              <w:ind w:firstLine="0"/>
            </w:pPr>
            <w:r w:rsidRPr="007F6A26">
              <w:t>0,84</w:t>
            </w:r>
          </w:p>
        </w:tc>
        <w:tc>
          <w:tcPr>
            <w:tcW w:w="1134" w:type="dxa"/>
          </w:tcPr>
          <w:p w14:paraId="6C2D581C" w14:textId="77777777" w:rsidR="002D614D" w:rsidRPr="007F6A26" w:rsidRDefault="002D614D" w:rsidP="00FD588A">
            <w:pPr>
              <w:pStyle w:val="a0"/>
              <w:ind w:firstLine="0"/>
            </w:pPr>
            <w:r w:rsidRPr="007F6A26">
              <w:t>0,15</w:t>
            </w:r>
          </w:p>
        </w:tc>
        <w:tc>
          <w:tcPr>
            <w:tcW w:w="1906" w:type="dxa"/>
          </w:tcPr>
          <w:p w14:paraId="229A297A" w14:textId="77777777" w:rsidR="002D614D" w:rsidRPr="007F6A26" w:rsidRDefault="002D614D" w:rsidP="00FD588A">
            <w:pPr>
              <w:pStyle w:val="a0"/>
              <w:ind w:firstLine="0"/>
            </w:pPr>
            <w:r w:rsidRPr="007F6A26">
              <w:t>0,73</w:t>
            </w:r>
          </w:p>
        </w:tc>
        <w:tc>
          <w:tcPr>
            <w:tcW w:w="2347" w:type="dxa"/>
          </w:tcPr>
          <w:p w14:paraId="0F35F82D" w14:textId="77777777" w:rsidR="002D614D" w:rsidRPr="007F6A26" w:rsidRDefault="002D614D" w:rsidP="00FD588A">
            <w:pPr>
              <w:pStyle w:val="a0"/>
              <w:ind w:firstLine="0"/>
            </w:pPr>
            <w:r w:rsidRPr="007F6A26">
              <w:t>0,86</w:t>
            </w:r>
          </w:p>
        </w:tc>
        <w:tc>
          <w:tcPr>
            <w:tcW w:w="1417" w:type="dxa"/>
          </w:tcPr>
          <w:p w14:paraId="247E9B6F" w14:textId="77777777" w:rsidR="002D614D" w:rsidRPr="007F6A26" w:rsidRDefault="002D614D" w:rsidP="00FD588A">
            <w:pPr>
              <w:pStyle w:val="a0"/>
              <w:ind w:firstLine="0"/>
            </w:pPr>
            <w:r w:rsidRPr="007F6A26">
              <w:t>0,86</w:t>
            </w:r>
          </w:p>
        </w:tc>
        <w:tc>
          <w:tcPr>
            <w:tcW w:w="851" w:type="dxa"/>
          </w:tcPr>
          <w:p w14:paraId="281DB6EF" w14:textId="77777777" w:rsidR="002D614D" w:rsidRPr="007F6A26" w:rsidRDefault="002D614D" w:rsidP="00FD588A">
            <w:pPr>
              <w:pStyle w:val="a0"/>
              <w:ind w:firstLine="0"/>
            </w:pPr>
            <w:r w:rsidRPr="007F6A26">
              <w:t>0,79</w:t>
            </w:r>
          </w:p>
        </w:tc>
        <w:tc>
          <w:tcPr>
            <w:tcW w:w="850" w:type="dxa"/>
          </w:tcPr>
          <w:p w14:paraId="16FFBEDA" w14:textId="77777777" w:rsidR="002D614D" w:rsidRPr="007F6A26" w:rsidRDefault="002D614D" w:rsidP="00FD588A">
            <w:pPr>
              <w:pStyle w:val="a0"/>
              <w:ind w:firstLine="0"/>
            </w:pPr>
            <w:r w:rsidRPr="007F6A26">
              <w:t>0,06</w:t>
            </w:r>
          </w:p>
        </w:tc>
        <w:tc>
          <w:tcPr>
            <w:tcW w:w="1637" w:type="dxa"/>
          </w:tcPr>
          <w:p w14:paraId="6C49645E" w14:textId="77777777" w:rsidR="002D614D" w:rsidRPr="007F6A26" w:rsidRDefault="002D614D" w:rsidP="00FD588A">
            <w:pPr>
              <w:pStyle w:val="a0"/>
              <w:ind w:firstLine="0"/>
            </w:pPr>
            <w:r w:rsidRPr="007F6A26">
              <w:t>0,14</w:t>
            </w:r>
          </w:p>
        </w:tc>
      </w:tr>
      <w:tr w:rsidR="002D614D" w:rsidRPr="007F6A26" w14:paraId="56B9A6EA" w14:textId="77777777" w:rsidTr="00A91834">
        <w:tc>
          <w:tcPr>
            <w:tcW w:w="1865" w:type="dxa"/>
          </w:tcPr>
          <w:p w14:paraId="4A01EC82" w14:textId="09946D7F" w:rsidR="002D614D" w:rsidRPr="007F6A26" w:rsidRDefault="002D614D" w:rsidP="00FD588A">
            <w:pPr>
              <w:pStyle w:val="a0"/>
              <w:ind w:firstLine="0"/>
            </w:pPr>
            <w:r w:rsidRPr="007F6A26">
              <w:lastRenderedPageBreak/>
              <w:t>C*07:04</w:t>
            </w:r>
          </w:p>
        </w:tc>
        <w:tc>
          <w:tcPr>
            <w:tcW w:w="1713" w:type="dxa"/>
          </w:tcPr>
          <w:p w14:paraId="38753077" w14:textId="147C11D2" w:rsidR="002D614D" w:rsidRPr="00A91834" w:rsidRDefault="00926008" w:rsidP="00FD588A">
            <w:pPr>
              <w:pStyle w:val="a0"/>
              <w:ind w:firstLine="0"/>
              <w:rPr>
                <w:lang w:val="ru-RU"/>
              </w:rPr>
            </w:pPr>
            <w:r>
              <w:rPr>
                <w:lang w:val="ru-RU"/>
              </w:rPr>
              <w:t>1284</w:t>
            </w:r>
          </w:p>
        </w:tc>
        <w:tc>
          <w:tcPr>
            <w:tcW w:w="958" w:type="dxa"/>
          </w:tcPr>
          <w:p w14:paraId="46DB11E4" w14:textId="471980F6" w:rsidR="002D614D" w:rsidRPr="007F6A26" w:rsidRDefault="002D614D" w:rsidP="00FD588A">
            <w:pPr>
              <w:pStyle w:val="a0"/>
              <w:ind w:firstLine="0"/>
            </w:pPr>
            <w:r w:rsidRPr="007F6A26">
              <w:t>0,84</w:t>
            </w:r>
          </w:p>
        </w:tc>
        <w:tc>
          <w:tcPr>
            <w:tcW w:w="1134" w:type="dxa"/>
          </w:tcPr>
          <w:p w14:paraId="5D4A296C" w14:textId="77777777" w:rsidR="002D614D" w:rsidRPr="007F6A26" w:rsidRDefault="002D614D" w:rsidP="00FD588A">
            <w:pPr>
              <w:pStyle w:val="a0"/>
              <w:ind w:firstLine="0"/>
            </w:pPr>
            <w:r w:rsidRPr="007F6A26">
              <w:t>0,07</w:t>
            </w:r>
          </w:p>
        </w:tc>
        <w:tc>
          <w:tcPr>
            <w:tcW w:w="1906" w:type="dxa"/>
          </w:tcPr>
          <w:p w14:paraId="01240D06" w14:textId="77777777" w:rsidR="002D614D" w:rsidRPr="007F6A26" w:rsidRDefault="002D614D" w:rsidP="00FD588A">
            <w:pPr>
              <w:pStyle w:val="a0"/>
              <w:ind w:firstLine="0"/>
            </w:pPr>
            <w:r w:rsidRPr="007F6A26">
              <w:t>0,77</w:t>
            </w:r>
          </w:p>
        </w:tc>
        <w:tc>
          <w:tcPr>
            <w:tcW w:w="2347" w:type="dxa"/>
          </w:tcPr>
          <w:p w14:paraId="5F144B29" w14:textId="77777777" w:rsidR="002D614D" w:rsidRPr="007F6A26" w:rsidRDefault="002D614D" w:rsidP="00FD588A">
            <w:pPr>
              <w:pStyle w:val="a0"/>
              <w:ind w:firstLine="0"/>
            </w:pPr>
            <w:r w:rsidRPr="007F6A26">
              <w:t>0,82</w:t>
            </w:r>
          </w:p>
        </w:tc>
        <w:tc>
          <w:tcPr>
            <w:tcW w:w="1417" w:type="dxa"/>
          </w:tcPr>
          <w:p w14:paraId="289455A3" w14:textId="77777777" w:rsidR="002D614D" w:rsidRPr="007F6A26" w:rsidRDefault="002D614D" w:rsidP="00FD588A">
            <w:pPr>
              <w:pStyle w:val="a0"/>
              <w:ind w:firstLine="0"/>
            </w:pPr>
            <w:r w:rsidRPr="007F6A26">
              <w:t>0,82</w:t>
            </w:r>
          </w:p>
        </w:tc>
        <w:tc>
          <w:tcPr>
            <w:tcW w:w="851" w:type="dxa"/>
          </w:tcPr>
          <w:p w14:paraId="5DA6292D" w14:textId="1FF1B87B" w:rsidR="002D614D" w:rsidRPr="00A91834" w:rsidRDefault="002D614D" w:rsidP="00FD588A">
            <w:pPr>
              <w:pStyle w:val="a0"/>
              <w:ind w:firstLine="0"/>
              <w:rPr>
                <w:lang w:val="ru-RU"/>
              </w:rPr>
            </w:pPr>
            <w:r w:rsidRPr="007F6A26">
              <w:t>0,8</w:t>
            </w:r>
            <w:r w:rsidR="00DF2117">
              <w:rPr>
                <w:lang w:val="ru-RU"/>
              </w:rPr>
              <w:t>0</w:t>
            </w:r>
          </w:p>
        </w:tc>
        <w:tc>
          <w:tcPr>
            <w:tcW w:w="850" w:type="dxa"/>
          </w:tcPr>
          <w:p w14:paraId="4A8690D1" w14:textId="77777777" w:rsidR="002D614D" w:rsidRPr="007F6A26" w:rsidRDefault="002D614D" w:rsidP="00FD588A">
            <w:pPr>
              <w:pStyle w:val="a0"/>
              <w:ind w:firstLine="0"/>
            </w:pPr>
            <w:r w:rsidRPr="007F6A26">
              <w:t>0,02</w:t>
            </w:r>
          </w:p>
        </w:tc>
        <w:tc>
          <w:tcPr>
            <w:tcW w:w="1637" w:type="dxa"/>
          </w:tcPr>
          <w:p w14:paraId="276E8A3A" w14:textId="77777777" w:rsidR="002D614D" w:rsidRPr="007F6A26" w:rsidRDefault="002D614D" w:rsidP="00FD588A">
            <w:pPr>
              <w:pStyle w:val="a0"/>
              <w:ind w:firstLine="0"/>
            </w:pPr>
            <w:r w:rsidRPr="007F6A26">
              <w:t>0,07</w:t>
            </w:r>
          </w:p>
        </w:tc>
      </w:tr>
      <w:tr w:rsidR="002D614D" w:rsidRPr="007F6A26" w14:paraId="763FC230" w14:textId="77777777" w:rsidTr="00A91834">
        <w:tc>
          <w:tcPr>
            <w:tcW w:w="1865" w:type="dxa"/>
          </w:tcPr>
          <w:p w14:paraId="2B4542AA" w14:textId="1E39481A" w:rsidR="002D614D" w:rsidRPr="007F6A26" w:rsidRDefault="002D614D" w:rsidP="00FD588A">
            <w:pPr>
              <w:pStyle w:val="a0"/>
              <w:ind w:firstLine="0"/>
            </w:pPr>
            <w:r w:rsidRPr="007F6A26">
              <w:t>C*12:02</w:t>
            </w:r>
          </w:p>
        </w:tc>
        <w:tc>
          <w:tcPr>
            <w:tcW w:w="1713" w:type="dxa"/>
          </w:tcPr>
          <w:p w14:paraId="2868CC54" w14:textId="157F9177" w:rsidR="002D614D" w:rsidRPr="00A91834" w:rsidRDefault="00926008" w:rsidP="00FD588A">
            <w:pPr>
              <w:pStyle w:val="a0"/>
              <w:ind w:firstLine="0"/>
              <w:rPr>
                <w:lang w:val="ru-RU"/>
              </w:rPr>
            </w:pPr>
            <w:r>
              <w:rPr>
                <w:lang w:val="ru-RU"/>
              </w:rPr>
              <w:t>11189</w:t>
            </w:r>
          </w:p>
        </w:tc>
        <w:tc>
          <w:tcPr>
            <w:tcW w:w="958" w:type="dxa"/>
          </w:tcPr>
          <w:p w14:paraId="1B1B3D91" w14:textId="02D10992" w:rsidR="002D614D" w:rsidRPr="007F6A26" w:rsidRDefault="002D614D" w:rsidP="00FD588A">
            <w:pPr>
              <w:pStyle w:val="a0"/>
              <w:ind w:firstLine="0"/>
            </w:pPr>
            <w:r w:rsidRPr="007F6A26">
              <w:t>0,83</w:t>
            </w:r>
          </w:p>
        </w:tc>
        <w:tc>
          <w:tcPr>
            <w:tcW w:w="1134" w:type="dxa"/>
          </w:tcPr>
          <w:p w14:paraId="7F1593ED" w14:textId="77777777" w:rsidR="002D614D" w:rsidRPr="007F6A26" w:rsidRDefault="002D614D" w:rsidP="00FD588A">
            <w:pPr>
              <w:pStyle w:val="a0"/>
              <w:ind w:firstLine="0"/>
            </w:pPr>
            <w:r w:rsidRPr="007F6A26">
              <w:t>0,06</w:t>
            </w:r>
          </w:p>
        </w:tc>
        <w:tc>
          <w:tcPr>
            <w:tcW w:w="1906" w:type="dxa"/>
          </w:tcPr>
          <w:p w14:paraId="79D8EA66" w14:textId="77777777" w:rsidR="002D614D" w:rsidRPr="007F6A26" w:rsidRDefault="002D614D" w:rsidP="00FD588A">
            <w:pPr>
              <w:pStyle w:val="a0"/>
              <w:ind w:firstLine="0"/>
            </w:pPr>
            <w:r w:rsidRPr="007F6A26">
              <w:t>0,77</w:t>
            </w:r>
          </w:p>
        </w:tc>
        <w:tc>
          <w:tcPr>
            <w:tcW w:w="2347" w:type="dxa"/>
          </w:tcPr>
          <w:p w14:paraId="11A53C46" w14:textId="77777777" w:rsidR="002D614D" w:rsidRPr="007F6A26" w:rsidRDefault="002D614D" w:rsidP="00FD588A">
            <w:pPr>
              <w:pStyle w:val="a0"/>
              <w:ind w:firstLine="0"/>
            </w:pPr>
            <w:r w:rsidRPr="007F6A26">
              <w:t>0,81</w:t>
            </w:r>
          </w:p>
        </w:tc>
        <w:tc>
          <w:tcPr>
            <w:tcW w:w="1417" w:type="dxa"/>
          </w:tcPr>
          <w:p w14:paraId="0B060E98" w14:textId="77777777" w:rsidR="002D614D" w:rsidRPr="007F6A26" w:rsidRDefault="002D614D" w:rsidP="00FD588A">
            <w:pPr>
              <w:pStyle w:val="a0"/>
              <w:ind w:firstLine="0"/>
            </w:pPr>
            <w:r w:rsidRPr="007F6A26">
              <w:t>0,81</w:t>
            </w:r>
          </w:p>
        </w:tc>
        <w:tc>
          <w:tcPr>
            <w:tcW w:w="851" w:type="dxa"/>
          </w:tcPr>
          <w:p w14:paraId="026A8370" w14:textId="77777777" w:rsidR="002D614D" w:rsidRPr="007F6A26" w:rsidRDefault="002D614D" w:rsidP="00FD588A">
            <w:pPr>
              <w:pStyle w:val="a0"/>
              <w:ind w:firstLine="0"/>
            </w:pPr>
            <w:r w:rsidRPr="007F6A26">
              <w:t>0,79</w:t>
            </w:r>
          </w:p>
        </w:tc>
        <w:tc>
          <w:tcPr>
            <w:tcW w:w="850" w:type="dxa"/>
          </w:tcPr>
          <w:p w14:paraId="4B41053A" w14:textId="77777777" w:rsidR="002D614D" w:rsidRPr="007F6A26" w:rsidRDefault="002D614D" w:rsidP="00FD588A">
            <w:pPr>
              <w:pStyle w:val="a0"/>
              <w:ind w:firstLine="0"/>
            </w:pPr>
            <w:r w:rsidRPr="007F6A26">
              <w:t>0,14</w:t>
            </w:r>
          </w:p>
        </w:tc>
        <w:tc>
          <w:tcPr>
            <w:tcW w:w="1637" w:type="dxa"/>
          </w:tcPr>
          <w:p w14:paraId="18725BFD" w14:textId="77777777" w:rsidR="002D614D" w:rsidRPr="007F6A26" w:rsidRDefault="002D614D" w:rsidP="00FD588A">
            <w:pPr>
              <w:pStyle w:val="a0"/>
              <w:ind w:firstLine="0"/>
            </w:pPr>
            <w:r w:rsidRPr="007F6A26">
              <w:t>0,19</w:t>
            </w:r>
          </w:p>
        </w:tc>
      </w:tr>
      <w:tr w:rsidR="002D614D" w:rsidRPr="007F6A26" w14:paraId="14E60B08" w14:textId="77777777" w:rsidTr="00A91834">
        <w:tc>
          <w:tcPr>
            <w:tcW w:w="1865" w:type="dxa"/>
          </w:tcPr>
          <w:p w14:paraId="07099E02" w14:textId="168FD24F" w:rsidR="002D614D" w:rsidRPr="007F6A26" w:rsidRDefault="002D614D" w:rsidP="00FD588A">
            <w:pPr>
              <w:pStyle w:val="a0"/>
              <w:ind w:firstLine="0"/>
            </w:pPr>
            <w:r w:rsidRPr="007F6A26">
              <w:t>B*40:32</w:t>
            </w:r>
          </w:p>
        </w:tc>
        <w:tc>
          <w:tcPr>
            <w:tcW w:w="1713" w:type="dxa"/>
          </w:tcPr>
          <w:p w14:paraId="05D113C4" w14:textId="5972BE88" w:rsidR="002D614D" w:rsidRPr="00A91834" w:rsidRDefault="00926008" w:rsidP="00FD588A">
            <w:pPr>
              <w:pStyle w:val="a0"/>
              <w:ind w:firstLine="0"/>
              <w:rPr>
                <w:lang w:val="ru-RU"/>
              </w:rPr>
            </w:pPr>
            <w:r>
              <w:rPr>
                <w:lang w:val="ru-RU"/>
              </w:rPr>
              <w:t>7</w:t>
            </w:r>
          </w:p>
        </w:tc>
        <w:tc>
          <w:tcPr>
            <w:tcW w:w="958" w:type="dxa"/>
          </w:tcPr>
          <w:p w14:paraId="16FF5BDD" w14:textId="57738563" w:rsidR="002D614D" w:rsidRPr="007F6A26" w:rsidRDefault="002D614D" w:rsidP="00FD588A">
            <w:pPr>
              <w:pStyle w:val="a0"/>
              <w:ind w:firstLine="0"/>
            </w:pPr>
            <w:r w:rsidRPr="007F6A26">
              <w:t>0,83</w:t>
            </w:r>
          </w:p>
        </w:tc>
        <w:tc>
          <w:tcPr>
            <w:tcW w:w="1134" w:type="dxa"/>
          </w:tcPr>
          <w:p w14:paraId="5D73FC68" w14:textId="77777777" w:rsidR="002D614D" w:rsidRPr="007F6A26" w:rsidRDefault="002D614D" w:rsidP="00FD588A">
            <w:pPr>
              <w:pStyle w:val="a0"/>
              <w:ind w:firstLine="0"/>
            </w:pPr>
            <w:r w:rsidRPr="007F6A26">
              <w:t>0,42</w:t>
            </w:r>
          </w:p>
        </w:tc>
        <w:tc>
          <w:tcPr>
            <w:tcW w:w="1906" w:type="dxa"/>
          </w:tcPr>
          <w:p w14:paraId="45A71ACA" w14:textId="77777777" w:rsidR="002D614D" w:rsidRPr="007F6A26" w:rsidRDefault="002D614D" w:rsidP="00FD588A">
            <w:pPr>
              <w:pStyle w:val="a0"/>
              <w:ind w:firstLine="0"/>
            </w:pPr>
            <w:r w:rsidRPr="007F6A26">
              <w:t>0,71</w:t>
            </w:r>
          </w:p>
        </w:tc>
        <w:tc>
          <w:tcPr>
            <w:tcW w:w="2347" w:type="dxa"/>
          </w:tcPr>
          <w:p w14:paraId="36BB9EA3" w14:textId="77777777" w:rsidR="002D614D" w:rsidRPr="007F6A26" w:rsidRDefault="002D614D" w:rsidP="00FD588A">
            <w:pPr>
              <w:pStyle w:val="a0"/>
              <w:ind w:firstLine="0"/>
            </w:pPr>
            <w:r w:rsidRPr="007F6A26">
              <w:t>0,97</w:t>
            </w:r>
          </w:p>
        </w:tc>
        <w:tc>
          <w:tcPr>
            <w:tcW w:w="1417" w:type="dxa"/>
          </w:tcPr>
          <w:p w14:paraId="56C1923A" w14:textId="77777777" w:rsidR="002D614D" w:rsidRPr="007F6A26" w:rsidRDefault="002D614D" w:rsidP="00FD588A">
            <w:pPr>
              <w:pStyle w:val="a0"/>
              <w:ind w:firstLine="0"/>
            </w:pPr>
            <w:r w:rsidRPr="007F6A26">
              <w:t>0,97</w:t>
            </w:r>
          </w:p>
        </w:tc>
        <w:tc>
          <w:tcPr>
            <w:tcW w:w="851" w:type="dxa"/>
          </w:tcPr>
          <w:p w14:paraId="5B13B20E" w14:textId="77777777" w:rsidR="002D614D" w:rsidRPr="007F6A26" w:rsidRDefault="002D614D" w:rsidP="00FD588A">
            <w:pPr>
              <w:pStyle w:val="a0"/>
              <w:ind w:firstLine="0"/>
            </w:pPr>
            <w:r w:rsidRPr="007F6A26">
              <w:t>0,84</w:t>
            </w:r>
          </w:p>
        </w:tc>
        <w:tc>
          <w:tcPr>
            <w:tcW w:w="850" w:type="dxa"/>
          </w:tcPr>
          <w:p w14:paraId="1DA2AE03" w14:textId="77777777" w:rsidR="002D614D" w:rsidRPr="007F6A26" w:rsidRDefault="002D614D" w:rsidP="00FD588A">
            <w:pPr>
              <w:pStyle w:val="a0"/>
              <w:ind w:firstLine="0"/>
            </w:pPr>
            <w:r w:rsidRPr="007F6A26">
              <w:t>0,01</w:t>
            </w:r>
          </w:p>
        </w:tc>
        <w:tc>
          <w:tcPr>
            <w:tcW w:w="1637" w:type="dxa"/>
          </w:tcPr>
          <w:p w14:paraId="04FA644A" w14:textId="77777777" w:rsidR="002D614D" w:rsidRPr="007F6A26" w:rsidRDefault="002D614D" w:rsidP="00FD588A">
            <w:pPr>
              <w:pStyle w:val="a0"/>
              <w:ind w:firstLine="0"/>
            </w:pPr>
            <w:r w:rsidRPr="007F6A26">
              <w:t>0,01</w:t>
            </w:r>
          </w:p>
        </w:tc>
      </w:tr>
      <w:tr w:rsidR="002D614D" w:rsidRPr="007F6A26" w14:paraId="1CE0DF73" w14:textId="77777777" w:rsidTr="00A91834">
        <w:tc>
          <w:tcPr>
            <w:tcW w:w="1865" w:type="dxa"/>
          </w:tcPr>
          <w:p w14:paraId="5841E275" w14:textId="2683D168" w:rsidR="002D614D" w:rsidRPr="007F6A26" w:rsidRDefault="002D614D" w:rsidP="00FD588A">
            <w:pPr>
              <w:pStyle w:val="a0"/>
              <w:ind w:firstLine="0"/>
            </w:pPr>
            <w:r w:rsidRPr="007F6A26">
              <w:t>C*12:04</w:t>
            </w:r>
          </w:p>
        </w:tc>
        <w:tc>
          <w:tcPr>
            <w:tcW w:w="1713" w:type="dxa"/>
          </w:tcPr>
          <w:p w14:paraId="4FCEEAF4" w14:textId="1CABCCFF" w:rsidR="002D614D" w:rsidRPr="00A91834" w:rsidRDefault="00926008" w:rsidP="00FD588A">
            <w:pPr>
              <w:pStyle w:val="a0"/>
              <w:ind w:firstLine="0"/>
              <w:rPr>
                <w:lang w:val="ru-RU"/>
              </w:rPr>
            </w:pPr>
            <w:r>
              <w:rPr>
                <w:lang w:val="ru-RU"/>
              </w:rPr>
              <w:t>72</w:t>
            </w:r>
          </w:p>
        </w:tc>
        <w:tc>
          <w:tcPr>
            <w:tcW w:w="958" w:type="dxa"/>
          </w:tcPr>
          <w:p w14:paraId="72999750" w14:textId="40EFEFCA" w:rsidR="002D614D" w:rsidRPr="007F6A26" w:rsidRDefault="002D614D" w:rsidP="00FD588A">
            <w:pPr>
              <w:pStyle w:val="a0"/>
              <w:ind w:firstLine="0"/>
            </w:pPr>
            <w:r w:rsidRPr="007F6A26">
              <w:t>0,83</w:t>
            </w:r>
          </w:p>
        </w:tc>
        <w:tc>
          <w:tcPr>
            <w:tcW w:w="1134" w:type="dxa"/>
          </w:tcPr>
          <w:p w14:paraId="094EDF16" w14:textId="4EE1C246" w:rsidR="002D614D" w:rsidRPr="007F6A26" w:rsidRDefault="002D614D" w:rsidP="00FD588A">
            <w:pPr>
              <w:pStyle w:val="a0"/>
              <w:ind w:firstLine="0"/>
            </w:pPr>
            <w:r w:rsidRPr="007F6A26">
              <w:t>0</w:t>
            </w:r>
            <w:r w:rsidR="00DF2117">
              <w:t>,00</w:t>
            </w:r>
          </w:p>
        </w:tc>
        <w:tc>
          <w:tcPr>
            <w:tcW w:w="1906" w:type="dxa"/>
          </w:tcPr>
          <w:p w14:paraId="31D10EC2" w14:textId="77777777" w:rsidR="002D614D" w:rsidRPr="007F6A26" w:rsidRDefault="002D614D" w:rsidP="00FD588A">
            <w:pPr>
              <w:pStyle w:val="a0"/>
              <w:ind w:firstLine="0"/>
            </w:pPr>
            <w:r w:rsidRPr="007F6A26">
              <w:t>0,78</w:t>
            </w:r>
          </w:p>
        </w:tc>
        <w:tc>
          <w:tcPr>
            <w:tcW w:w="2347" w:type="dxa"/>
          </w:tcPr>
          <w:p w14:paraId="3C2FF20F" w14:textId="3B3B621F" w:rsidR="002D614D" w:rsidRPr="00A91834" w:rsidRDefault="002D614D" w:rsidP="00FD588A">
            <w:pPr>
              <w:pStyle w:val="a0"/>
              <w:ind w:firstLine="0"/>
              <w:rPr>
                <w:lang w:val="ru-RU"/>
              </w:rPr>
            </w:pPr>
            <w:r w:rsidRPr="007F6A26">
              <w:t>0,8</w:t>
            </w:r>
            <w:r w:rsidR="003528EA">
              <w:rPr>
                <w:lang w:val="ru-RU"/>
              </w:rPr>
              <w:t>0</w:t>
            </w:r>
          </w:p>
        </w:tc>
        <w:tc>
          <w:tcPr>
            <w:tcW w:w="1417" w:type="dxa"/>
          </w:tcPr>
          <w:p w14:paraId="1665EB2A" w14:textId="70300C96" w:rsidR="002D614D" w:rsidRPr="00A91834" w:rsidRDefault="002D614D" w:rsidP="00FD588A">
            <w:pPr>
              <w:pStyle w:val="a0"/>
              <w:ind w:firstLine="0"/>
              <w:rPr>
                <w:lang w:val="ru-RU"/>
              </w:rPr>
            </w:pPr>
            <w:r w:rsidRPr="007F6A26">
              <w:t>0,8</w:t>
            </w:r>
            <w:r w:rsidR="003528EA">
              <w:rPr>
                <w:lang w:val="ru-RU"/>
              </w:rPr>
              <w:t>0</w:t>
            </w:r>
          </w:p>
        </w:tc>
        <w:tc>
          <w:tcPr>
            <w:tcW w:w="851" w:type="dxa"/>
          </w:tcPr>
          <w:p w14:paraId="5EFB6932" w14:textId="77777777" w:rsidR="002D614D" w:rsidRPr="007F6A26" w:rsidRDefault="002D614D" w:rsidP="00FD588A">
            <w:pPr>
              <w:pStyle w:val="a0"/>
              <w:ind w:firstLine="0"/>
            </w:pPr>
            <w:r w:rsidRPr="007F6A26">
              <w:t>0,79</w:t>
            </w:r>
          </w:p>
        </w:tc>
        <w:tc>
          <w:tcPr>
            <w:tcW w:w="850" w:type="dxa"/>
          </w:tcPr>
          <w:p w14:paraId="6DFF932E" w14:textId="60D2F341" w:rsidR="002D614D" w:rsidRPr="007F6A26" w:rsidRDefault="002D614D" w:rsidP="00FD588A">
            <w:pPr>
              <w:pStyle w:val="a0"/>
              <w:ind w:firstLine="0"/>
            </w:pPr>
            <w:r w:rsidRPr="007F6A26">
              <w:t>0</w:t>
            </w:r>
            <w:r w:rsidR="003528EA">
              <w:t>,00</w:t>
            </w:r>
          </w:p>
        </w:tc>
        <w:tc>
          <w:tcPr>
            <w:tcW w:w="1637" w:type="dxa"/>
          </w:tcPr>
          <w:p w14:paraId="00BE3AC2" w14:textId="77777777" w:rsidR="002D614D" w:rsidRPr="007F6A26" w:rsidRDefault="002D614D" w:rsidP="00FD588A">
            <w:pPr>
              <w:pStyle w:val="a0"/>
              <w:ind w:firstLine="0"/>
            </w:pPr>
            <w:r w:rsidRPr="007F6A26">
              <w:t>0,02</w:t>
            </w:r>
          </w:p>
        </w:tc>
      </w:tr>
      <w:tr w:rsidR="002D614D" w:rsidRPr="007F6A26" w14:paraId="5E2A2BE7" w14:textId="77777777" w:rsidTr="00A91834">
        <w:tc>
          <w:tcPr>
            <w:tcW w:w="1865" w:type="dxa"/>
          </w:tcPr>
          <w:p w14:paraId="79E8F061" w14:textId="2A0538CE" w:rsidR="002D614D" w:rsidRPr="007F6A26" w:rsidRDefault="002D614D" w:rsidP="00FD588A">
            <w:pPr>
              <w:pStyle w:val="a0"/>
              <w:ind w:firstLine="0"/>
            </w:pPr>
            <w:r w:rsidRPr="007F6A26">
              <w:t>B*44:09</w:t>
            </w:r>
          </w:p>
        </w:tc>
        <w:tc>
          <w:tcPr>
            <w:tcW w:w="1713" w:type="dxa"/>
          </w:tcPr>
          <w:p w14:paraId="54FDB13C" w14:textId="6B16DD68" w:rsidR="002D614D" w:rsidRPr="00A91834" w:rsidRDefault="00926008" w:rsidP="00FD588A">
            <w:pPr>
              <w:pStyle w:val="a0"/>
              <w:ind w:firstLine="0"/>
              <w:rPr>
                <w:lang w:val="ru-RU"/>
              </w:rPr>
            </w:pPr>
            <w:r>
              <w:rPr>
                <w:lang w:val="ru-RU"/>
              </w:rPr>
              <w:t>212</w:t>
            </w:r>
          </w:p>
        </w:tc>
        <w:tc>
          <w:tcPr>
            <w:tcW w:w="958" w:type="dxa"/>
          </w:tcPr>
          <w:p w14:paraId="785AA804" w14:textId="501872EC" w:rsidR="002D614D" w:rsidRPr="007F6A26" w:rsidRDefault="002D614D" w:rsidP="00FD588A">
            <w:pPr>
              <w:pStyle w:val="a0"/>
              <w:ind w:firstLine="0"/>
            </w:pPr>
            <w:r w:rsidRPr="007F6A26">
              <w:t>0,82</w:t>
            </w:r>
          </w:p>
        </w:tc>
        <w:tc>
          <w:tcPr>
            <w:tcW w:w="1134" w:type="dxa"/>
          </w:tcPr>
          <w:p w14:paraId="48ECA3E7" w14:textId="77777777" w:rsidR="002D614D" w:rsidRPr="007F6A26" w:rsidRDefault="002D614D" w:rsidP="00FD588A">
            <w:pPr>
              <w:pStyle w:val="a0"/>
              <w:ind w:firstLine="0"/>
            </w:pPr>
            <w:r w:rsidRPr="007F6A26">
              <w:t>0,07</w:t>
            </w:r>
          </w:p>
        </w:tc>
        <w:tc>
          <w:tcPr>
            <w:tcW w:w="1906" w:type="dxa"/>
          </w:tcPr>
          <w:p w14:paraId="3958B7E6" w14:textId="77777777" w:rsidR="002D614D" w:rsidRPr="007F6A26" w:rsidRDefault="002D614D" w:rsidP="00FD588A">
            <w:pPr>
              <w:pStyle w:val="a0"/>
              <w:ind w:firstLine="0"/>
            </w:pPr>
            <w:r w:rsidRPr="007F6A26">
              <w:t>0,76</w:t>
            </w:r>
          </w:p>
        </w:tc>
        <w:tc>
          <w:tcPr>
            <w:tcW w:w="2347" w:type="dxa"/>
          </w:tcPr>
          <w:p w14:paraId="1B93CA60" w14:textId="77777777" w:rsidR="002D614D" w:rsidRPr="007F6A26" w:rsidRDefault="002D614D" w:rsidP="00FD588A">
            <w:pPr>
              <w:pStyle w:val="a0"/>
              <w:ind w:firstLine="0"/>
            </w:pPr>
            <w:r w:rsidRPr="007F6A26">
              <w:t>0,81</w:t>
            </w:r>
          </w:p>
        </w:tc>
        <w:tc>
          <w:tcPr>
            <w:tcW w:w="1417" w:type="dxa"/>
          </w:tcPr>
          <w:p w14:paraId="0FC773DC" w14:textId="77777777" w:rsidR="002D614D" w:rsidRPr="007F6A26" w:rsidRDefault="002D614D" w:rsidP="00FD588A">
            <w:pPr>
              <w:pStyle w:val="a0"/>
              <w:ind w:firstLine="0"/>
            </w:pPr>
            <w:r w:rsidRPr="007F6A26">
              <w:t>0,81</w:t>
            </w:r>
          </w:p>
        </w:tc>
        <w:tc>
          <w:tcPr>
            <w:tcW w:w="851" w:type="dxa"/>
          </w:tcPr>
          <w:p w14:paraId="71B46E20" w14:textId="77777777" w:rsidR="002D614D" w:rsidRPr="007F6A26" w:rsidRDefault="002D614D" w:rsidP="00FD588A">
            <w:pPr>
              <w:pStyle w:val="a0"/>
              <w:ind w:firstLine="0"/>
            </w:pPr>
            <w:r w:rsidRPr="007F6A26">
              <w:t>0,79</w:t>
            </w:r>
          </w:p>
        </w:tc>
        <w:tc>
          <w:tcPr>
            <w:tcW w:w="850" w:type="dxa"/>
          </w:tcPr>
          <w:p w14:paraId="31F1AC19" w14:textId="17CAECC4" w:rsidR="002D614D" w:rsidRPr="007F6A26" w:rsidRDefault="002D614D" w:rsidP="00FD588A">
            <w:pPr>
              <w:pStyle w:val="a0"/>
              <w:ind w:firstLine="0"/>
            </w:pPr>
            <w:r w:rsidRPr="007F6A26">
              <w:t>0</w:t>
            </w:r>
            <w:r w:rsidR="003528EA">
              <w:t>,00</w:t>
            </w:r>
          </w:p>
        </w:tc>
        <w:tc>
          <w:tcPr>
            <w:tcW w:w="1637" w:type="dxa"/>
          </w:tcPr>
          <w:p w14:paraId="1F641945" w14:textId="77777777" w:rsidR="002D614D" w:rsidRPr="007F6A26" w:rsidRDefault="002D614D" w:rsidP="00FD588A">
            <w:pPr>
              <w:pStyle w:val="a0"/>
              <w:ind w:firstLine="0"/>
            </w:pPr>
            <w:r w:rsidRPr="007F6A26">
              <w:t>0,03</w:t>
            </w:r>
          </w:p>
        </w:tc>
      </w:tr>
      <w:tr w:rsidR="002D614D" w:rsidRPr="007F6A26" w14:paraId="5A1F411A" w14:textId="77777777" w:rsidTr="00A91834">
        <w:tc>
          <w:tcPr>
            <w:tcW w:w="1865" w:type="dxa"/>
          </w:tcPr>
          <w:p w14:paraId="12E333D5" w14:textId="25610F41" w:rsidR="002D614D" w:rsidRPr="007F6A26" w:rsidRDefault="002D614D" w:rsidP="00FD588A">
            <w:pPr>
              <w:pStyle w:val="a0"/>
              <w:ind w:firstLine="0"/>
            </w:pPr>
            <w:r w:rsidRPr="007F6A26">
              <w:t>B*08:03</w:t>
            </w:r>
          </w:p>
        </w:tc>
        <w:tc>
          <w:tcPr>
            <w:tcW w:w="1713" w:type="dxa"/>
          </w:tcPr>
          <w:p w14:paraId="446B6371" w14:textId="09AD13DF" w:rsidR="002D614D" w:rsidRPr="00A91834" w:rsidRDefault="00926008" w:rsidP="00FD588A">
            <w:pPr>
              <w:pStyle w:val="a0"/>
              <w:ind w:firstLine="0"/>
              <w:rPr>
                <w:lang w:val="ru-RU"/>
              </w:rPr>
            </w:pPr>
            <w:r>
              <w:rPr>
                <w:lang w:val="ru-RU"/>
              </w:rPr>
              <w:t>23</w:t>
            </w:r>
          </w:p>
        </w:tc>
        <w:tc>
          <w:tcPr>
            <w:tcW w:w="958" w:type="dxa"/>
          </w:tcPr>
          <w:p w14:paraId="31482FF9" w14:textId="23851B0C" w:rsidR="002D614D" w:rsidRPr="007F6A26" w:rsidRDefault="002D614D" w:rsidP="00FD588A">
            <w:pPr>
              <w:pStyle w:val="a0"/>
              <w:ind w:firstLine="0"/>
            </w:pPr>
            <w:r w:rsidRPr="007F6A26">
              <w:t>0,81</w:t>
            </w:r>
          </w:p>
        </w:tc>
        <w:tc>
          <w:tcPr>
            <w:tcW w:w="1134" w:type="dxa"/>
          </w:tcPr>
          <w:p w14:paraId="396522C6" w14:textId="77777777" w:rsidR="002D614D" w:rsidRPr="007F6A26" w:rsidRDefault="002D614D" w:rsidP="00FD588A">
            <w:pPr>
              <w:pStyle w:val="a0"/>
              <w:ind w:firstLine="0"/>
            </w:pPr>
            <w:r w:rsidRPr="007F6A26">
              <w:t>0,07</w:t>
            </w:r>
          </w:p>
        </w:tc>
        <w:tc>
          <w:tcPr>
            <w:tcW w:w="1906" w:type="dxa"/>
          </w:tcPr>
          <w:p w14:paraId="77F3CC0F" w14:textId="77777777" w:rsidR="002D614D" w:rsidRPr="007F6A26" w:rsidRDefault="002D614D" w:rsidP="00FD588A">
            <w:pPr>
              <w:pStyle w:val="a0"/>
              <w:ind w:firstLine="0"/>
            </w:pPr>
            <w:r w:rsidRPr="007F6A26">
              <w:t>0,74</w:t>
            </w:r>
          </w:p>
        </w:tc>
        <w:tc>
          <w:tcPr>
            <w:tcW w:w="2347" w:type="dxa"/>
          </w:tcPr>
          <w:p w14:paraId="5EE85C40" w14:textId="77777777" w:rsidR="002D614D" w:rsidRPr="007F6A26" w:rsidRDefault="002D614D" w:rsidP="00FD588A">
            <w:pPr>
              <w:pStyle w:val="a0"/>
              <w:ind w:firstLine="0"/>
            </w:pPr>
            <w:r w:rsidRPr="007F6A26">
              <w:t>0,83</w:t>
            </w:r>
          </w:p>
        </w:tc>
        <w:tc>
          <w:tcPr>
            <w:tcW w:w="1417" w:type="dxa"/>
          </w:tcPr>
          <w:p w14:paraId="1327E662" w14:textId="77777777" w:rsidR="002D614D" w:rsidRPr="007F6A26" w:rsidRDefault="002D614D" w:rsidP="00FD588A">
            <w:pPr>
              <w:pStyle w:val="a0"/>
              <w:ind w:firstLine="0"/>
            </w:pPr>
            <w:r w:rsidRPr="007F6A26">
              <w:t>0,83</w:t>
            </w:r>
          </w:p>
        </w:tc>
        <w:tc>
          <w:tcPr>
            <w:tcW w:w="851" w:type="dxa"/>
          </w:tcPr>
          <w:p w14:paraId="7CBDFCFD" w14:textId="77777777" w:rsidR="002D614D" w:rsidRPr="007F6A26" w:rsidRDefault="002D614D" w:rsidP="00FD588A">
            <w:pPr>
              <w:pStyle w:val="a0"/>
              <w:ind w:firstLine="0"/>
            </w:pPr>
            <w:r w:rsidRPr="007F6A26">
              <w:t>0,79</w:t>
            </w:r>
          </w:p>
        </w:tc>
        <w:tc>
          <w:tcPr>
            <w:tcW w:w="850" w:type="dxa"/>
          </w:tcPr>
          <w:p w14:paraId="1F9F6961" w14:textId="5EE9E11C" w:rsidR="002D614D" w:rsidRPr="007F6A26" w:rsidRDefault="002D614D" w:rsidP="00FD588A">
            <w:pPr>
              <w:pStyle w:val="a0"/>
              <w:ind w:firstLine="0"/>
            </w:pPr>
            <w:r w:rsidRPr="007F6A26">
              <w:t>0</w:t>
            </w:r>
            <w:r w:rsidR="003528EA">
              <w:t>,00</w:t>
            </w:r>
          </w:p>
        </w:tc>
        <w:tc>
          <w:tcPr>
            <w:tcW w:w="1637" w:type="dxa"/>
          </w:tcPr>
          <w:p w14:paraId="419A5E44" w14:textId="77777777" w:rsidR="002D614D" w:rsidRPr="007F6A26" w:rsidRDefault="002D614D" w:rsidP="00FD588A">
            <w:pPr>
              <w:pStyle w:val="a0"/>
              <w:ind w:firstLine="0"/>
            </w:pPr>
            <w:r w:rsidRPr="007F6A26">
              <w:t>0,01</w:t>
            </w:r>
          </w:p>
        </w:tc>
      </w:tr>
      <w:tr w:rsidR="002D614D" w:rsidRPr="007F6A26" w14:paraId="0B7D550E" w14:textId="77777777" w:rsidTr="00A91834">
        <w:tc>
          <w:tcPr>
            <w:tcW w:w="1865" w:type="dxa"/>
          </w:tcPr>
          <w:p w14:paraId="7C115995" w14:textId="1792F0FB" w:rsidR="002D614D" w:rsidRPr="007F6A26" w:rsidRDefault="002D614D" w:rsidP="00FD588A">
            <w:pPr>
              <w:pStyle w:val="a0"/>
              <w:ind w:firstLine="0"/>
            </w:pPr>
            <w:r w:rsidRPr="007F6A26">
              <w:t>A*03:02</w:t>
            </w:r>
          </w:p>
        </w:tc>
        <w:tc>
          <w:tcPr>
            <w:tcW w:w="1713" w:type="dxa"/>
          </w:tcPr>
          <w:p w14:paraId="3C9730D5" w14:textId="5DD559E3" w:rsidR="002D614D" w:rsidRPr="00A91834" w:rsidRDefault="00926008" w:rsidP="00FD588A">
            <w:pPr>
              <w:pStyle w:val="a0"/>
              <w:ind w:firstLine="0"/>
              <w:rPr>
                <w:lang w:val="ru-RU"/>
              </w:rPr>
            </w:pPr>
            <w:r>
              <w:rPr>
                <w:lang w:val="ru-RU"/>
              </w:rPr>
              <w:t>30</w:t>
            </w:r>
          </w:p>
        </w:tc>
        <w:tc>
          <w:tcPr>
            <w:tcW w:w="958" w:type="dxa"/>
          </w:tcPr>
          <w:p w14:paraId="40A6B2D9" w14:textId="66D2B5D9" w:rsidR="002D614D" w:rsidRPr="007F6A26" w:rsidRDefault="002D614D" w:rsidP="00FD588A">
            <w:pPr>
              <w:pStyle w:val="a0"/>
              <w:ind w:firstLine="0"/>
            </w:pPr>
            <w:r w:rsidRPr="007F6A26">
              <w:t>0,81</w:t>
            </w:r>
          </w:p>
        </w:tc>
        <w:tc>
          <w:tcPr>
            <w:tcW w:w="1134" w:type="dxa"/>
          </w:tcPr>
          <w:p w14:paraId="56280346" w14:textId="77777777" w:rsidR="002D614D" w:rsidRPr="007F6A26" w:rsidRDefault="002D614D" w:rsidP="00FD588A">
            <w:pPr>
              <w:pStyle w:val="a0"/>
              <w:ind w:firstLine="0"/>
            </w:pPr>
            <w:r w:rsidRPr="007F6A26">
              <w:t>0,04</w:t>
            </w:r>
          </w:p>
        </w:tc>
        <w:tc>
          <w:tcPr>
            <w:tcW w:w="1906" w:type="dxa"/>
          </w:tcPr>
          <w:p w14:paraId="58128977" w14:textId="77777777" w:rsidR="002D614D" w:rsidRPr="007F6A26" w:rsidRDefault="002D614D" w:rsidP="00FD588A">
            <w:pPr>
              <w:pStyle w:val="a0"/>
              <w:ind w:firstLine="0"/>
            </w:pPr>
            <w:r w:rsidRPr="007F6A26">
              <w:t>0,77</w:t>
            </w:r>
          </w:p>
        </w:tc>
        <w:tc>
          <w:tcPr>
            <w:tcW w:w="2347" w:type="dxa"/>
          </w:tcPr>
          <w:p w14:paraId="5A308FCB" w14:textId="36EC3D3C" w:rsidR="002D614D" w:rsidRPr="00A91834" w:rsidRDefault="002D614D" w:rsidP="00FD588A">
            <w:pPr>
              <w:pStyle w:val="a0"/>
              <w:ind w:firstLine="0"/>
              <w:rPr>
                <w:lang w:val="ru-RU"/>
              </w:rPr>
            </w:pPr>
            <w:r w:rsidRPr="007F6A26">
              <w:t>0,8</w:t>
            </w:r>
            <w:r w:rsidR="003528EA">
              <w:rPr>
                <w:lang w:val="ru-RU"/>
              </w:rPr>
              <w:t>0</w:t>
            </w:r>
          </w:p>
        </w:tc>
        <w:tc>
          <w:tcPr>
            <w:tcW w:w="1417" w:type="dxa"/>
          </w:tcPr>
          <w:p w14:paraId="1409385D" w14:textId="1FF5FEC4" w:rsidR="002D614D" w:rsidRPr="00A91834" w:rsidRDefault="002D614D" w:rsidP="00FD588A">
            <w:pPr>
              <w:pStyle w:val="a0"/>
              <w:ind w:firstLine="0"/>
              <w:rPr>
                <w:lang w:val="ru-RU"/>
              </w:rPr>
            </w:pPr>
            <w:r w:rsidRPr="007F6A26">
              <w:t>0,8</w:t>
            </w:r>
            <w:r w:rsidR="003528EA">
              <w:rPr>
                <w:lang w:val="ru-RU"/>
              </w:rPr>
              <w:t>0</w:t>
            </w:r>
          </w:p>
        </w:tc>
        <w:tc>
          <w:tcPr>
            <w:tcW w:w="851" w:type="dxa"/>
          </w:tcPr>
          <w:p w14:paraId="40C4048D" w14:textId="77777777" w:rsidR="002D614D" w:rsidRPr="007F6A26" w:rsidRDefault="002D614D" w:rsidP="00FD588A">
            <w:pPr>
              <w:pStyle w:val="a0"/>
              <w:ind w:firstLine="0"/>
            </w:pPr>
            <w:r w:rsidRPr="007F6A26">
              <w:t>0,78</w:t>
            </w:r>
          </w:p>
        </w:tc>
        <w:tc>
          <w:tcPr>
            <w:tcW w:w="850" w:type="dxa"/>
          </w:tcPr>
          <w:p w14:paraId="3AEF7AFA" w14:textId="4D6DDB11" w:rsidR="002D614D" w:rsidRPr="007F6A26" w:rsidRDefault="002D614D" w:rsidP="00FD588A">
            <w:pPr>
              <w:pStyle w:val="a0"/>
              <w:ind w:firstLine="0"/>
            </w:pPr>
            <w:r w:rsidRPr="007F6A26">
              <w:t>0</w:t>
            </w:r>
            <w:r w:rsidR="003528EA">
              <w:t>,00</w:t>
            </w:r>
          </w:p>
        </w:tc>
        <w:tc>
          <w:tcPr>
            <w:tcW w:w="1637" w:type="dxa"/>
          </w:tcPr>
          <w:p w14:paraId="104D95ED" w14:textId="77777777" w:rsidR="002D614D" w:rsidRPr="007F6A26" w:rsidRDefault="002D614D" w:rsidP="00FD588A">
            <w:pPr>
              <w:pStyle w:val="a0"/>
              <w:ind w:firstLine="0"/>
            </w:pPr>
            <w:r w:rsidRPr="007F6A26">
              <w:t>0,01</w:t>
            </w:r>
          </w:p>
        </w:tc>
      </w:tr>
      <w:tr w:rsidR="002D614D" w:rsidRPr="007F6A26" w14:paraId="07FAD0D8" w14:textId="77777777" w:rsidTr="00A91834">
        <w:tc>
          <w:tcPr>
            <w:tcW w:w="1865" w:type="dxa"/>
          </w:tcPr>
          <w:p w14:paraId="6234B727" w14:textId="7B3381C8" w:rsidR="002D614D" w:rsidRPr="007F6A26" w:rsidRDefault="002D614D" w:rsidP="00FD588A">
            <w:pPr>
              <w:pStyle w:val="a0"/>
              <w:ind w:firstLine="0"/>
            </w:pPr>
            <w:r w:rsidRPr="007F6A26">
              <w:t>C*16:02</w:t>
            </w:r>
          </w:p>
        </w:tc>
        <w:tc>
          <w:tcPr>
            <w:tcW w:w="1713" w:type="dxa"/>
          </w:tcPr>
          <w:p w14:paraId="1D2F1FE3" w14:textId="5902B8F1" w:rsidR="002D614D" w:rsidRPr="00A91834" w:rsidRDefault="00926008" w:rsidP="00FD588A">
            <w:pPr>
              <w:pStyle w:val="a0"/>
              <w:ind w:firstLine="0"/>
              <w:rPr>
                <w:lang w:val="ru-RU"/>
              </w:rPr>
            </w:pPr>
            <w:r>
              <w:rPr>
                <w:lang w:val="ru-RU"/>
              </w:rPr>
              <w:t>10</w:t>
            </w:r>
          </w:p>
        </w:tc>
        <w:tc>
          <w:tcPr>
            <w:tcW w:w="958" w:type="dxa"/>
          </w:tcPr>
          <w:p w14:paraId="1B632E6F" w14:textId="0F391D8B" w:rsidR="002D614D" w:rsidRPr="007F6A26" w:rsidRDefault="002D614D" w:rsidP="00FD588A">
            <w:pPr>
              <w:pStyle w:val="a0"/>
              <w:ind w:firstLine="0"/>
            </w:pPr>
            <w:r w:rsidRPr="007F6A26">
              <w:t>0,81</w:t>
            </w:r>
          </w:p>
        </w:tc>
        <w:tc>
          <w:tcPr>
            <w:tcW w:w="1134" w:type="dxa"/>
          </w:tcPr>
          <w:p w14:paraId="46F914F1" w14:textId="77777777" w:rsidR="002D614D" w:rsidRPr="007F6A26" w:rsidRDefault="002D614D" w:rsidP="00FD588A">
            <w:pPr>
              <w:pStyle w:val="a0"/>
              <w:ind w:firstLine="0"/>
            </w:pPr>
            <w:r w:rsidRPr="007F6A26">
              <w:t>0,47</w:t>
            </w:r>
          </w:p>
        </w:tc>
        <w:tc>
          <w:tcPr>
            <w:tcW w:w="1906" w:type="dxa"/>
          </w:tcPr>
          <w:p w14:paraId="5CA5395E" w14:textId="2A205F14" w:rsidR="002D614D" w:rsidRPr="00A91834" w:rsidRDefault="002D614D" w:rsidP="00FD588A">
            <w:pPr>
              <w:pStyle w:val="a0"/>
              <w:ind w:firstLine="0"/>
              <w:rPr>
                <w:lang w:val="ru-RU"/>
              </w:rPr>
            </w:pPr>
            <w:r w:rsidRPr="007F6A26">
              <w:t>0,7</w:t>
            </w:r>
            <w:r w:rsidR="003528EA">
              <w:rPr>
                <w:lang w:val="ru-RU"/>
              </w:rPr>
              <w:t>0</w:t>
            </w:r>
          </w:p>
        </w:tc>
        <w:tc>
          <w:tcPr>
            <w:tcW w:w="2347" w:type="dxa"/>
          </w:tcPr>
          <w:p w14:paraId="4996A07E" w14:textId="77777777" w:rsidR="002D614D" w:rsidRPr="007F6A26" w:rsidRDefault="002D614D" w:rsidP="00FD588A">
            <w:pPr>
              <w:pStyle w:val="a0"/>
              <w:ind w:firstLine="0"/>
            </w:pPr>
            <w:r w:rsidRPr="007F6A26">
              <w:t>0,97</w:t>
            </w:r>
          </w:p>
        </w:tc>
        <w:tc>
          <w:tcPr>
            <w:tcW w:w="1417" w:type="dxa"/>
          </w:tcPr>
          <w:p w14:paraId="3297D758" w14:textId="77777777" w:rsidR="002D614D" w:rsidRPr="007F6A26" w:rsidRDefault="002D614D" w:rsidP="00FD588A">
            <w:pPr>
              <w:pStyle w:val="a0"/>
              <w:ind w:firstLine="0"/>
            </w:pPr>
            <w:r w:rsidRPr="007F6A26">
              <w:t>0,97</w:t>
            </w:r>
          </w:p>
        </w:tc>
        <w:tc>
          <w:tcPr>
            <w:tcW w:w="851" w:type="dxa"/>
          </w:tcPr>
          <w:p w14:paraId="062D0F15" w14:textId="77777777" w:rsidR="002D614D" w:rsidRPr="007F6A26" w:rsidRDefault="002D614D" w:rsidP="00FD588A">
            <w:pPr>
              <w:pStyle w:val="a0"/>
              <w:ind w:firstLine="0"/>
            </w:pPr>
            <w:r w:rsidRPr="007F6A26">
              <w:t>0,83</w:t>
            </w:r>
          </w:p>
        </w:tc>
        <w:tc>
          <w:tcPr>
            <w:tcW w:w="850" w:type="dxa"/>
          </w:tcPr>
          <w:p w14:paraId="09A85061" w14:textId="0A7A0A99" w:rsidR="002D614D" w:rsidRPr="007F6A26" w:rsidRDefault="002D614D" w:rsidP="00FD588A">
            <w:pPr>
              <w:pStyle w:val="a0"/>
              <w:ind w:firstLine="0"/>
            </w:pPr>
            <w:r w:rsidRPr="007F6A26">
              <w:t>0</w:t>
            </w:r>
            <w:r w:rsidR="003528EA">
              <w:t>,00</w:t>
            </w:r>
          </w:p>
        </w:tc>
        <w:tc>
          <w:tcPr>
            <w:tcW w:w="1637" w:type="dxa"/>
          </w:tcPr>
          <w:p w14:paraId="1920521D" w14:textId="77777777" w:rsidR="002D614D" w:rsidRPr="007F6A26" w:rsidRDefault="002D614D" w:rsidP="00FD588A">
            <w:pPr>
              <w:pStyle w:val="a0"/>
              <w:ind w:firstLine="0"/>
            </w:pPr>
            <w:r w:rsidRPr="007F6A26">
              <w:t>0,01</w:t>
            </w:r>
          </w:p>
        </w:tc>
      </w:tr>
      <w:tr w:rsidR="002D614D" w:rsidRPr="007F6A26" w14:paraId="619AEDA4" w14:textId="77777777" w:rsidTr="00A91834">
        <w:tc>
          <w:tcPr>
            <w:tcW w:w="1865" w:type="dxa"/>
          </w:tcPr>
          <w:p w14:paraId="3C2AABB0" w14:textId="0206C321" w:rsidR="002D614D" w:rsidRPr="007F6A26" w:rsidRDefault="002D614D" w:rsidP="00FD588A">
            <w:pPr>
              <w:pStyle w:val="a0"/>
              <w:ind w:firstLine="0"/>
            </w:pPr>
            <w:r w:rsidRPr="007F6A26">
              <w:lastRenderedPageBreak/>
              <w:t>B*41:04</w:t>
            </w:r>
          </w:p>
        </w:tc>
        <w:tc>
          <w:tcPr>
            <w:tcW w:w="1713" w:type="dxa"/>
          </w:tcPr>
          <w:p w14:paraId="3ED4059F" w14:textId="7DDCA4D7" w:rsidR="002D614D" w:rsidRPr="00A91834" w:rsidRDefault="00926008" w:rsidP="00FD588A">
            <w:pPr>
              <w:pStyle w:val="a0"/>
              <w:ind w:firstLine="0"/>
              <w:rPr>
                <w:lang w:val="ru-RU"/>
              </w:rPr>
            </w:pPr>
            <w:r>
              <w:rPr>
                <w:lang w:val="ru-RU"/>
              </w:rPr>
              <w:t>52</w:t>
            </w:r>
          </w:p>
        </w:tc>
        <w:tc>
          <w:tcPr>
            <w:tcW w:w="958" w:type="dxa"/>
          </w:tcPr>
          <w:p w14:paraId="4C0941C6" w14:textId="33E6F865" w:rsidR="002D614D" w:rsidRPr="007F6A26" w:rsidRDefault="002D614D" w:rsidP="00FD588A">
            <w:pPr>
              <w:pStyle w:val="a0"/>
              <w:ind w:firstLine="0"/>
            </w:pPr>
            <w:r w:rsidRPr="007F6A26">
              <w:t>0,81</w:t>
            </w:r>
          </w:p>
        </w:tc>
        <w:tc>
          <w:tcPr>
            <w:tcW w:w="1134" w:type="dxa"/>
          </w:tcPr>
          <w:p w14:paraId="1A2D23AC" w14:textId="45E6CA3A" w:rsidR="002D614D" w:rsidRPr="007F6A26" w:rsidRDefault="002D614D" w:rsidP="00FD588A">
            <w:pPr>
              <w:pStyle w:val="a0"/>
              <w:ind w:firstLine="0"/>
            </w:pPr>
            <w:r w:rsidRPr="007F6A26">
              <w:t>0</w:t>
            </w:r>
            <w:r w:rsidR="00DF2117">
              <w:t>,00</w:t>
            </w:r>
          </w:p>
        </w:tc>
        <w:tc>
          <w:tcPr>
            <w:tcW w:w="1906" w:type="dxa"/>
          </w:tcPr>
          <w:p w14:paraId="50BE2FB0" w14:textId="77777777" w:rsidR="002D614D" w:rsidRPr="007F6A26" w:rsidRDefault="002D614D" w:rsidP="00FD588A">
            <w:pPr>
              <w:pStyle w:val="a0"/>
              <w:ind w:firstLine="0"/>
            </w:pPr>
            <w:r w:rsidRPr="007F6A26">
              <w:t>0,79</w:t>
            </w:r>
          </w:p>
        </w:tc>
        <w:tc>
          <w:tcPr>
            <w:tcW w:w="2347" w:type="dxa"/>
          </w:tcPr>
          <w:p w14:paraId="2B38413D" w14:textId="77777777" w:rsidR="002D614D" w:rsidRPr="007F6A26" w:rsidRDefault="002D614D" w:rsidP="00FD588A">
            <w:pPr>
              <w:pStyle w:val="a0"/>
              <w:ind w:firstLine="0"/>
            </w:pPr>
            <w:r w:rsidRPr="007F6A26">
              <w:t>0,77</w:t>
            </w:r>
          </w:p>
        </w:tc>
        <w:tc>
          <w:tcPr>
            <w:tcW w:w="1417" w:type="dxa"/>
          </w:tcPr>
          <w:p w14:paraId="282B93E2" w14:textId="77777777" w:rsidR="002D614D" w:rsidRPr="007F6A26" w:rsidRDefault="002D614D" w:rsidP="00FD588A">
            <w:pPr>
              <w:pStyle w:val="a0"/>
              <w:ind w:firstLine="0"/>
            </w:pPr>
            <w:r w:rsidRPr="007F6A26">
              <w:t>0,77</w:t>
            </w:r>
          </w:p>
        </w:tc>
        <w:tc>
          <w:tcPr>
            <w:tcW w:w="851" w:type="dxa"/>
          </w:tcPr>
          <w:p w14:paraId="2AD50CF6" w14:textId="77777777" w:rsidR="002D614D" w:rsidRPr="007F6A26" w:rsidRDefault="002D614D" w:rsidP="00FD588A">
            <w:pPr>
              <w:pStyle w:val="a0"/>
              <w:ind w:firstLine="0"/>
            </w:pPr>
            <w:r w:rsidRPr="007F6A26">
              <w:t>0,78</w:t>
            </w:r>
          </w:p>
        </w:tc>
        <w:tc>
          <w:tcPr>
            <w:tcW w:w="850" w:type="dxa"/>
          </w:tcPr>
          <w:p w14:paraId="4A5EF443" w14:textId="06F546E2" w:rsidR="002D614D" w:rsidRPr="007F6A26" w:rsidRDefault="002D614D" w:rsidP="00FD588A">
            <w:pPr>
              <w:pStyle w:val="a0"/>
              <w:ind w:firstLine="0"/>
            </w:pPr>
            <w:r w:rsidRPr="007F6A26">
              <w:t>0</w:t>
            </w:r>
            <w:r w:rsidR="003528EA">
              <w:t>,00</w:t>
            </w:r>
          </w:p>
        </w:tc>
        <w:tc>
          <w:tcPr>
            <w:tcW w:w="1637" w:type="dxa"/>
          </w:tcPr>
          <w:p w14:paraId="37CD7F57" w14:textId="77777777" w:rsidR="002D614D" w:rsidRPr="007F6A26" w:rsidRDefault="002D614D" w:rsidP="00FD588A">
            <w:pPr>
              <w:pStyle w:val="a0"/>
              <w:ind w:firstLine="0"/>
            </w:pPr>
            <w:r w:rsidRPr="007F6A26">
              <w:t>0,01</w:t>
            </w:r>
          </w:p>
        </w:tc>
      </w:tr>
      <w:tr w:rsidR="002D614D" w:rsidRPr="007F6A26" w14:paraId="2EA31090" w14:textId="77777777" w:rsidTr="00A91834">
        <w:tc>
          <w:tcPr>
            <w:tcW w:w="1865" w:type="dxa"/>
          </w:tcPr>
          <w:p w14:paraId="0F9B9FE5" w14:textId="58788B00" w:rsidR="002D614D" w:rsidRPr="007F6A26" w:rsidRDefault="002D614D" w:rsidP="00FD588A">
            <w:pPr>
              <w:pStyle w:val="a0"/>
              <w:ind w:firstLine="0"/>
            </w:pPr>
            <w:r w:rsidRPr="007F6A26">
              <w:t>C*06:02</w:t>
            </w:r>
          </w:p>
        </w:tc>
        <w:tc>
          <w:tcPr>
            <w:tcW w:w="1713" w:type="dxa"/>
          </w:tcPr>
          <w:p w14:paraId="7E3CC369" w14:textId="1FD65448" w:rsidR="002D614D" w:rsidRPr="00A91834" w:rsidRDefault="00926008" w:rsidP="00FD588A">
            <w:pPr>
              <w:pStyle w:val="a0"/>
              <w:ind w:firstLine="0"/>
              <w:rPr>
                <w:lang w:val="ru-RU"/>
              </w:rPr>
            </w:pPr>
            <w:r>
              <w:rPr>
                <w:lang w:val="ru-RU"/>
              </w:rPr>
              <w:t>4481</w:t>
            </w:r>
          </w:p>
        </w:tc>
        <w:tc>
          <w:tcPr>
            <w:tcW w:w="958" w:type="dxa"/>
          </w:tcPr>
          <w:p w14:paraId="6051DC92" w14:textId="66E870D0" w:rsidR="002D614D" w:rsidRPr="007F6A26" w:rsidRDefault="002D614D" w:rsidP="00FD588A">
            <w:pPr>
              <w:pStyle w:val="a0"/>
              <w:ind w:firstLine="0"/>
            </w:pPr>
            <w:r w:rsidRPr="007F6A26">
              <w:t>0,81</w:t>
            </w:r>
          </w:p>
        </w:tc>
        <w:tc>
          <w:tcPr>
            <w:tcW w:w="1134" w:type="dxa"/>
          </w:tcPr>
          <w:p w14:paraId="3F87B8B6" w14:textId="77777777" w:rsidR="002D614D" w:rsidRPr="007F6A26" w:rsidRDefault="002D614D" w:rsidP="00FD588A">
            <w:pPr>
              <w:pStyle w:val="a0"/>
              <w:ind w:firstLine="0"/>
            </w:pPr>
            <w:r w:rsidRPr="007F6A26">
              <w:t>0,15</w:t>
            </w:r>
          </w:p>
        </w:tc>
        <w:tc>
          <w:tcPr>
            <w:tcW w:w="1906" w:type="dxa"/>
          </w:tcPr>
          <w:p w14:paraId="54C5F8A1" w14:textId="0AAD0187" w:rsidR="002D614D" w:rsidRPr="00A91834" w:rsidRDefault="002D614D" w:rsidP="00FD588A">
            <w:pPr>
              <w:pStyle w:val="a0"/>
              <w:ind w:firstLine="0"/>
              <w:rPr>
                <w:lang w:val="ru-RU"/>
              </w:rPr>
            </w:pPr>
            <w:r w:rsidRPr="007F6A26">
              <w:t>0,7</w:t>
            </w:r>
            <w:r w:rsidR="003528EA">
              <w:rPr>
                <w:lang w:val="ru-RU"/>
              </w:rPr>
              <w:t>0</w:t>
            </w:r>
          </w:p>
        </w:tc>
        <w:tc>
          <w:tcPr>
            <w:tcW w:w="2347" w:type="dxa"/>
          </w:tcPr>
          <w:p w14:paraId="49E02283" w14:textId="77777777" w:rsidR="002D614D" w:rsidRPr="007F6A26" w:rsidRDefault="002D614D" w:rsidP="00FD588A">
            <w:pPr>
              <w:pStyle w:val="a0"/>
              <w:ind w:firstLine="0"/>
            </w:pPr>
            <w:r w:rsidRPr="007F6A26">
              <w:t>0,83</w:t>
            </w:r>
          </w:p>
        </w:tc>
        <w:tc>
          <w:tcPr>
            <w:tcW w:w="1417" w:type="dxa"/>
          </w:tcPr>
          <w:p w14:paraId="3698D641" w14:textId="77777777" w:rsidR="002D614D" w:rsidRPr="007F6A26" w:rsidRDefault="002D614D" w:rsidP="00FD588A">
            <w:pPr>
              <w:pStyle w:val="a0"/>
              <w:ind w:firstLine="0"/>
            </w:pPr>
            <w:r w:rsidRPr="007F6A26">
              <w:t>0,83</w:t>
            </w:r>
          </w:p>
        </w:tc>
        <w:tc>
          <w:tcPr>
            <w:tcW w:w="851" w:type="dxa"/>
          </w:tcPr>
          <w:p w14:paraId="20604D36" w14:textId="77777777" w:rsidR="002D614D" w:rsidRPr="007F6A26" w:rsidRDefault="002D614D" w:rsidP="00FD588A">
            <w:pPr>
              <w:pStyle w:val="a0"/>
              <w:ind w:firstLine="0"/>
            </w:pPr>
            <w:r w:rsidRPr="007F6A26">
              <w:t>0,77</w:t>
            </w:r>
          </w:p>
        </w:tc>
        <w:tc>
          <w:tcPr>
            <w:tcW w:w="850" w:type="dxa"/>
          </w:tcPr>
          <w:p w14:paraId="297EE30A" w14:textId="77777777" w:rsidR="002D614D" w:rsidRPr="007F6A26" w:rsidRDefault="002D614D" w:rsidP="00FD588A">
            <w:pPr>
              <w:pStyle w:val="a0"/>
              <w:ind w:firstLine="0"/>
            </w:pPr>
            <w:r w:rsidRPr="007F6A26">
              <w:t>0,08</w:t>
            </w:r>
          </w:p>
        </w:tc>
        <w:tc>
          <w:tcPr>
            <w:tcW w:w="1637" w:type="dxa"/>
          </w:tcPr>
          <w:p w14:paraId="03D8C8FC" w14:textId="77777777" w:rsidR="002D614D" w:rsidRPr="007F6A26" w:rsidRDefault="002D614D" w:rsidP="00FD588A">
            <w:pPr>
              <w:pStyle w:val="a0"/>
              <w:ind w:firstLine="0"/>
            </w:pPr>
            <w:r w:rsidRPr="007F6A26">
              <w:t>0,12</w:t>
            </w:r>
          </w:p>
        </w:tc>
      </w:tr>
      <w:tr w:rsidR="002D614D" w:rsidRPr="007F6A26" w14:paraId="02F0BF44" w14:textId="77777777" w:rsidTr="00A91834">
        <w:tc>
          <w:tcPr>
            <w:tcW w:w="1865" w:type="dxa"/>
          </w:tcPr>
          <w:p w14:paraId="40BF33D0" w14:textId="237959D1" w:rsidR="002D614D" w:rsidRPr="007F6A26" w:rsidRDefault="002D614D" w:rsidP="00FD588A">
            <w:pPr>
              <w:pStyle w:val="a0"/>
              <w:ind w:firstLine="0"/>
            </w:pPr>
            <w:r w:rsidRPr="007F6A26">
              <w:t>B*07:06</w:t>
            </w:r>
          </w:p>
        </w:tc>
        <w:tc>
          <w:tcPr>
            <w:tcW w:w="1713" w:type="dxa"/>
          </w:tcPr>
          <w:p w14:paraId="2DB45F60" w14:textId="06C6A373" w:rsidR="002D614D" w:rsidRPr="00A91834" w:rsidRDefault="00926008" w:rsidP="00FD588A">
            <w:pPr>
              <w:pStyle w:val="a0"/>
              <w:ind w:firstLine="0"/>
              <w:rPr>
                <w:lang w:val="ru-RU"/>
              </w:rPr>
            </w:pPr>
            <w:r>
              <w:rPr>
                <w:lang w:val="ru-RU"/>
              </w:rPr>
              <w:t>15</w:t>
            </w:r>
          </w:p>
        </w:tc>
        <w:tc>
          <w:tcPr>
            <w:tcW w:w="958" w:type="dxa"/>
          </w:tcPr>
          <w:p w14:paraId="023381B1" w14:textId="7C2189E7" w:rsidR="002D614D" w:rsidRPr="007F6A26" w:rsidRDefault="002D614D" w:rsidP="00FD588A">
            <w:pPr>
              <w:pStyle w:val="a0"/>
              <w:ind w:firstLine="0"/>
            </w:pPr>
            <w:r w:rsidRPr="007F6A26">
              <w:t>0,79</w:t>
            </w:r>
          </w:p>
        </w:tc>
        <w:tc>
          <w:tcPr>
            <w:tcW w:w="1134" w:type="dxa"/>
          </w:tcPr>
          <w:p w14:paraId="0D030F96" w14:textId="77777777" w:rsidR="002D614D" w:rsidRPr="007F6A26" w:rsidRDefault="002D614D" w:rsidP="00FD588A">
            <w:pPr>
              <w:pStyle w:val="a0"/>
              <w:ind w:firstLine="0"/>
            </w:pPr>
            <w:r w:rsidRPr="007F6A26">
              <w:t>0,07</w:t>
            </w:r>
          </w:p>
        </w:tc>
        <w:tc>
          <w:tcPr>
            <w:tcW w:w="1906" w:type="dxa"/>
          </w:tcPr>
          <w:p w14:paraId="4979AE62" w14:textId="77777777" w:rsidR="002D614D" w:rsidRPr="007F6A26" w:rsidRDefault="002D614D" w:rsidP="00FD588A">
            <w:pPr>
              <w:pStyle w:val="a0"/>
              <w:ind w:firstLine="0"/>
            </w:pPr>
            <w:r w:rsidRPr="007F6A26">
              <w:t>0,73</w:t>
            </w:r>
          </w:p>
        </w:tc>
        <w:tc>
          <w:tcPr>
            <w:tcW w:w="2347" w:type="dxa"/>
          </w:tcPr>
          <w:p w14:paraId="5C23BB9C" w14:textId="77777777" w:rsidR="002D614D" w:rsidRPr="007F6A26" w:rsidRDefault="002D614D" w:rsidP="00FD588A">
            <w:pPr>
              <w:pStyle w:val="a0"/>
              <w:ind w:firstLine="0"/>
            </w:pPr>
            <w:r w:rsidRPr="007F6A26">
              <w:t>0,82</w:t>
            </w:r>
          </w:p>
        </w:tc>
        <w:tc>
          <w:tcPr>
            <w:tcW w:w="1417" w:type="dxa"/>
          </w:tcPr>
          <w:p w14:paraId="61E12E4E" w14:textId="77777777" w:rsidR="002D614D" w:rsidRPr="007F6A26" w:rsidRDefault="002D614D" w:rsidP="00FD588A">
            <w:pPr>
              <w:pStyle w:val="a0"/>
              <w:ind w:firstLine="0"/>
            </w:pPr>
            <w:r w:rsidRPr="007F6A26">
              <w:t>0,82</w:t>
            </w:r>
          </w:p>
        </w:tc>
        <w:tc>
          <w:tcPr>
            <w:tcW w:w="851" w:type="dxa"/>
          </w:tcPr>
          <w:p w14:paraId="16BA4FFD" w14:textId="77777777" w:rsidR="002D614D" w:rsidRPr="007F6A26" w:rsidRDefault="002D614D" w:rsidP="00FD588A">
            <w:pPr>
              <w:pStyle w:val="a0"/>
              <w:ind w:firstLine="0"/>
            </w:pPr>
            <w:r w:rsidRPr="007F6A26">
              <w:t>0,78</w:t>
            </w:r>
          </w:p>
        </w:tc>
        <w:tc>
          <w:tcPr>
            <w:tcW w:w="850" w:type="dxa"/>
          </w:tcPr>
          <w:p w14:paraId="049B54BC" w14:textId="77777777" w:rsidR="002D614D" w:rsidRPr="007F6A26" w:rsidRDefault="002D614D" w:rsidP="00FD588A">
            <w:pPr>
              <w:pStyle w:val="a0"/>
              <w:ind w:firstLine="0"/>
            </w:pPr>
            <w:r w:rsidRPr="007F6A26">
              <w:t>0,01</w:t>
            </w:r>
          </w:p>
        </w:tc>
        <w:tc>
          <w:tcPr>
            <w:tcW w:w="1637" w:type="dxa"/>
          </w:tcPr>
          <w:p w14:paraId="560E7022" w14:textId="77777777" w:rsidR="002D614D" w:rsidRPr="007F6A26" w:rsidRDefault="002D614D" w:rsidP="00FD588A">
            <w:pPr>
              <w:pStyle w:val="a0"/>
              <w:ind w:firstLine="0"/>
            </w:pPr>
            <w:r w:rsidRPr="007F6A26">
              <w:t>0,01</w:t>
            </w:r>
          </w:p>
        </w:tc>
      </w:tr>
      <w:tr w:rsidR="002D614D" w:rsidRPr="007F6A26" w14:paraId="3D01B0B7" w14:textId="77777777" w:rsidTr="00A91834">
        <w:tc>
          <w:tcPr>
            <w:tcW w:w="1865" w:type="dxa"/>
          </w:tcPr>
          <w:p w14:paraId="68E6514B" w14:textId="0177771A" w:rsidR="002D614D" w:rsidRPr="007F6A26" w:rsidRDefault="002D614D" w:rsidP="00FD588A">
            <w:pPr>
              <w:pStyle w:val="a0"/>
              <w:ind w:firstLine="0"/>
            </w:pPr>
            <w:r w:rsidRPr="007F6A26">
              <w:t>A*03:19</w:t>
            </w:r>
          </w:p>
        </w:tc>
        <w:tc>
          <w:tcPr>
            <w:tcW w:w="1713" w:type="dxa"/>
          </w:tcPr>
          <w:p w14:paraId="6B07748D" w14:textId="59FE93EC" w:rsidR="002D614D" w:rsidRPr="00A91834" w:rsidRDefault="00D65D12" w:rsidP="00FD588A">
            <w:pPr>
              <w:pStyle w:val="a0"/>
              <w:ind w:firstLine="0"/>
              <w:rPr>
                <w:lang w:val="ru-RU"/>
              </w:rPr>
            </w:pPr>
            <w:r>
              <w:rPr>
                <w:lang w:val="ru-RU"/>
              </w:rPr>
              <w:t>14</w:t>
            </w:r>
          </w:p>
        </w:tc>
        <w:tc>
          <w:tcPr>
            <w:tcW w:w="958" w:type="dxa"/>
          </w:tcPr>
          <w:p w14:paraId="66C98FED" w14:textId="7BBBB479" w:rsidR="002D614D" w:rsidRPr="007F6A26" w:rsidRDefault="002D614D" w:rsidP="00FD588A">
            <w:pPr>
              <w:pStyle w:val="a0"/>
              <w:ind w:firstLine="0"/>
            </w:pPr>
            <w:r w:rsidRPr="007F6A26">
              <w:t>0,79</w:t>
            </w:r>
          </w:p>
        </w:tc>
        <w:tc>
          <w:tcPr>
            <w:tcW w:w="1134" w:type="dxa"/>
          </w:tcPr>
          <w:p w14:paraId="5DA3543B" w14:textId="77777777" w:rsidR="002D614D" w:rsidRPr="007F6A26" w:rsidRDefault="002D614D" w:rsidP="00FD588A">
            <w:pPr>
              <w:pStyle w:val="a0"/>
              <w:ind w:firstLine="0"/>
            </w:pPr>
            <w:r w:rsidRPr="007F6A26">
              <w:t>0,16</w:t>
            </w:r>
          </w:p>
        </w:tc>
        <w:tc>
          <w:tcPr>
            <w:tcW w:w="1906" w:type="dxa"/>
          </w:tcPr>
          <w:p w14:paraId="5DE3532B" w14:textId="77777777" w:rsidR="002D614D" w:rsidRPr="007F6A26" w:rsidRDefault="002D614D" w:rsidP="00FD588A">
            <w:pPr>
              <w:pStyle w:val="a0"/>
              <w:ind w:firstLine="0"/>
            </w:pPr>
            <w:r w:rsidRPr="007F6A26">
              <w:t>0,71</w:t>
            </w:r>
          </w:p>
        </w:tc>
        <w:tc>
          <w:tcPr>
            <w:tcW w:w="2347" w:type="dxa"/>
          </w:tcPr>
          <w:p w14:paraId="74FA7C7F" w14:textId="77777777" w:rsidR="002D614D" w:rsidRPr="007F6A26" w:rsidRDefault="002D614D" w:rsidP="00FD588A">
            <w:pPr>
              <w:pStyle w:val="a0"/>
              <w:ind w:firstLine="0"/>
            </w:pPr>
            <w:r w:rsidRPr="007F6A26">
              <w:t>0,83</w:t>
            </w:r>
          </w:p>
        </w:tc>
        <w:tc>
          <w:tcPr>
            <w:tcW w:w="1417" w:type="dxa"/>
          </w:tcPr>
          <w:p w14:paraId="48871936" w14:textId="77777777" w:rsidR="002D614D" w:rsidRPr="007F6A26" w:rsidRDefault="002D614D" w:rsidP="00FD588A">
            <w:pPr>
              <w:pStyle w:val="a0"/>
              <w:ind w:firstLine="0"/>
            </w:pPr>
            <w:r w:rsidRPr="007F6A26">
              <w:t>0,83</w:t>
            </w:r>
          </w:p>
        </w:tc>
        <w:tc>
          <w:tcPr>
            <w:tcW w:w="851" w:type="dxa"/>
          </w:tcPr>
          <w:p w14:paraId="01DEF6E0" w14:textId="77777777" w:rsidR="002D614D" w:rsidRPr="007F6A26" w:rsidRDefault="002D614D" w:rsidP="00FD588A">
            <w:pPr>
              <w:pStyle w:val="a0"/>
              <w:ind w:firstLine="0"/>
            </w:pPr>
            <w:r w:rsidRPr="007F6A26">
              <w:t>0,77</w:t>
            </w:r>
          </w:p>
        </w:tc>
        <w:tc>
          <w:tcPr>
            <w:tcW w:w="850" w:type="dxa"/>
          </w:tcPr>
          <w:p w14:paraId="61B1A313" w14:textId="6CDB5ECA" w:rsidR="002D614D" w:rsidRPr="007F6A26" w:rsidRDefault="002D614D" w:rsidP="00FD588A">
            <w:pPr>
              <w:pStyle w:val="a0"/>
              <w:ind w:firstLine="0"/>
            </w:pPr>
            <w:r w:rsidRPr="007F6A26">
              <w:t>0</w:t>
            </w:r>
            <w:r w:rsidR="003528EA">
              <w:t>,00</w:t>
            </w:r>
          </w:p>
        </w:tc>
        <w:tc>
          <w:tcPr>
            <w:tcW w:w="1637" w:type="dxa"/>
          </w:tcPr>
          <w:p w14:paraId="76C9F67A" w14:textId="77777777" w:rsidR="002D614D" w:rsidRPr="007F6A26" w:rsidRDefault="002D614D" w:rsidP="00FD588A">
            <w:pPr>
              <w:pStyle w:val="a0"/>
              <w:ind w:firstLine="0"/>
            </w:pPr>
            <w:r w:rsidRPr="007F6A26">
              <w:t>0,01</w:t>
            </w:r>
          </w:p>
        </w:tc>
      </w:tr>
      <w:tr w:rsidR="002D614D" w:rsidRPr="007F6A26" w14:paraId="025E28E0" w14:textId="77777777" w:rsidTr="00A91834">
        <w:tc>
          <w:tcPr>
            <w:tcW w:w="1865" w:type="dxa"/>
          </w:tcPr>
          <w:p w14:paraId="04E522D8" w14:textId="5F20E18E" w:rsidR="002D614D" w:rsidRPr="007F6A26" w:rsidRDefault="002D614D" w:rsidP="00FD588A">
            <w:pPr>
              <w:pStyle w:val="a0"/>
              <w:ind w:firstLine="0"/>
            </w:pPr>
            <w:r w:rsidRPr="007F6A26">
              <w:t>A*30:03</w:t>
            </w:r>
          </w:p>
        </w:tc>
        <w:tc>
          <w:tcPr>
            <w:tcW w:w="1713" w:type="dxa"/>
          </w:tcPr>
          <w:p w14:paraId="17BCF3D6" w14:textId="6CE2D771" w:rsidR="002D614D" w:rsidRPr="00A91834" w:rsidRDefault="00D65D12" w:rsidP="00FD588A">
            <w:pPr>
              <w:pStyle w:val="a0"/>
              <w:ind w:firstLine="0"/>
              <w:rPr>
                <w:lang w:val="ru-RU"/>
              </w:rPr>
            </w:pPr>
            <w:r>
              <w:rPr>
                <w:lang w:val="ru-RU"/>
              </w:rPr>
              <w:t>20</w:t>
            </w:r>
          </w:p>
        </w:tc>
        <w:tc>
          <w:tcPr>
            <w:tcW w:w="958" w:type="dxa"/>
          </w:tcPr>
          <w:p w14:paraId="65765B15" w14:textId="180F22F6" w:rsidR="002D614D" w:rsidRPr="007F6A26" w:rsidRDefault="002D614D" w:rsidP="00FD588A">
            <w:pPr>
              <w:pStyle w:val="a0"/>
              <w:ind w:firstLine="0"/>
            </w:pPr>
            <w:r w:rsidRPr="007F6A26">
              <w:t>0,78</w:t>
            </w:r>
          </w:p>
        </w:tc>
        <w:tc>
          <w:tcPr>
            <w:tcW w:w="1134" w:type="dxa"/>
          </w:tcPr>
          <w:p w14:paraId="089131B0" w14:textId="77777777" w:rsidR="002D614D" w:rsidRPr="007F6A26" w:rsidRDefault="002D614D" w:rsidP="00FD588A">
            <w:pPr>
              <w:pStyle w:val="a0"/>
              <w:ind w:firstLine="0"/>
            </w:pPr>
            <w:r w:rsidRPr="007F6A26">
              <w:t>0,77</w:t>
            </w:r>
          </w:p>
        </w:tc>
        <w:tc>
          <w:tcPr>
            <w:tcW w:w="1906" w:type="dxa"/>
          </w:tcPr>
          <w:p w14:paraId="452BE67C" w14:textId="7E5FC1B6" w:rsidR="002D614D" w:rsidRPr="00A91834" w:rsidRDefault="002D614D" w:rsidP="00FD588A">
            <w:pPr>
              <w:pStyle w:val="a0"/>
              <w:ind w:firstLine="0"/>
              <w:rPr>
                <w:lang w:val="ru-RU"/>
              </w:rPr>
            </w:pPr>
            <w:r w:rsidRPr="007F6A26">
              <w:t>0,5</w:t>
            </w:r>
            <w:r w:rsidR="003528EA">
              <w:rPr>
                <w:lang w:val="ru-RU"/>
              </w:rPr>
              <w:t>0</w:t>
            </w:r>
          </w:p>
        </w:tc>
        <w:tc>
          <w:tcPr>
            <w:tcW w:w="2347" w:type="dxa"/>
          </w:tcPr>
          <w:p w14:paraId="4035E9B4" w14:textId="5C629731" w:rsidR="002D614D" w:rsidRPr="007F6A26" w:rsidRDefault="002D614D" w:rsidP="00FD588A">
            <w:pPr>
              <w:pStyle w:val="a0"/>
              <w:ind w:firstLine="0"/>
            </w:pPr>
            <w:r w:rsidRPr="007F6A26">
              <w:t>1</w:t>
            </w:r>
            <w:r w:rsidR="003528EA">
              <w:t>,00</w:t>
            </w:r>
          </w:p>
        </w:tc>
        <w:tc>
          <w:tcPr>
            <w:tcW w:w="1417" w:type="dxa"/>
          </w:tcPr>
          <w:p w14:paraId="6F53833E" w14:textId="4D4F0E10" w:rsidR="002D614D" w:rsidRPr="007F6A26" w:rsidRDefault="002D614D" w:rsidP="00FD588A">
            <w:pPr>
              <w:pStyle w:val="a0"/>
              <w:ind w:firstLine="0"/>
            </w:pPr>
            <w:r w:rsidRPr="007F6A26">
              <w:t>1</w:t>
            </w:r>
            <w:r w:rsidR="003528EA">
              <w:t>,00</w:t>
            </w:r>
          </w:p>
        </w:tc>
        <w:tc>
          <w:tcPr>
            <w:tcW w:w="851" w:type="dxa"/>
          </w:tcPr>
          <w:p w14:paraId="71DECE18" w14:textId="77777777" w:rsidR="002D614D" w:rsidRPr="007F6A26" w:rsidRDefault="002D614D" w:rsidP="00FD588A">
            <w:pPr>
              <w:pStyle w:val="a0"/>
              <w:ind w:firstLine="0"/>
            </w:pPr>
            <w:r w:rsidRPr="007F6A26">
              <w:t>0,75</w:t>
            </w:r>
          </w:p>
        </w:tc>
        <w:tc>
          <w:tcPr>
            <w:tcW w:w="850" w:type="dxa"/>
          </w:tcPr>
          <w:p w14:paraId="0B955034" w14:textId="77777777" w:rsidR="002D614D" w:rsidRPr="007F6A26" w:rsidRDefault="002D614D" w:rsidP="00FD588A">
            <w:pPr>
              <w:pStyle w:val="a0"/>
              <w:ind w:firstLine="0"/>
            </w:pPr>
            <w:r w:rsidRPr="007F6A26">
              <w:t>0,14</w:t>
            </w:r>
          </w:p>
        </w:tc>
        <w:tc>
          <w:tcPr>
            <w:tcW w:w="1637" w:type="dxa"/>
          </w:tcPr>
          <w:p w14:paraId="7A329A80" w14:textId="77777777" w:rsidR="002D614D" w:rsidRPr="007F6A26" w:rsidRDefault="002D614D" w:rsidP="00FD588A">
            <w:pPr>
              <w:pStyle w:val="a0"/>
              <w:ind w:firstLine="0"/>
            </w:pPr>
            <w:r w:rsidRPr="007F6A26">
              <w:t>0,38</w:t>
            </w:r>
          </w:p>
        </w:tc>
      </w:tr>
      <w:tr w:rsidR="002D614D" w:rsidRPr="007F6A26" w14:paraId="44E282BA" w14:textId="77777777" w:rsidTr="00A91834">
        <w:tc>
          <w:tcPr>
            <w:tcW w:w="1865" w:type="dxa"/>
          </w:tcPr>
          <w:p w14:paraId="7152BCF7" w14:textId="0B79FEE0" w:rsidR="002D614D" w:rsidRPr="007F6A26" w:rsidRDefault="002D614D" w:rsidP="00FD588A">
            <w:pPr>
              <w:pStyle w:val="a0"/>
              <w:ind w:firstLine="0"/>
            </w:pPr>
            <w:r w:rsidRPr="007F6A26">
              <w:t>B*51:02</w:t>
            </w:r>
          </w:p>
        </w:tc>
        <w:tc>
          <w:tcPr>
            <w:tcW w:w="1713" w:type="dxa"/>
          </w:tcPr>
          <w:p w14:paraId="12B40B5A" w14:textId="7E9FE182" w:rsidR="002D614D" w:rsidRPr="00A91834" w:rsidRDefault="00D65D12" w:rsidP="00FD588A">
            <w:pPr>
              <w:pStyle w:val="a0"/>
              <w:ind w:firstLine="0"/>
              <w:rPr>
                <w:lang w:val="ru-RU"/>
              </w:rPr>
            </w:pPr>
            <w:r>
              <w:rPr>
                <w:lang w:val="ru-RU"/>
              </w:rPr>
              <w:t>7</w:t>
            </w:r>
          </w:p>
        </w:tc>
        <w:tc>
          <w:tcPr>
            <w:tcW w:w="958" w:type="dxa"/>
          </w:tcPr>
          <w:p w14:paraId="0E28344A" w14:textId="46E3229F" w:rsidR="002D614D" w:rsidRPr="007F6A26" w:rsidRDefault="002D614D" w:rsidP="00FD588A">
            <w:pPr>
              <w:pStyle w:val="a0"/>
              <w:ind w:firstLine="0"/>
            </w:pPr>
            <w:r w:rsidRPr="007F6A26">
              <w:t>0,78</w:t>
            </w:r>
          </w:p>
        </w:tc>
        <w:tc>
          <w:tcPr>
            <w:tcW w:w="1134" w:type="dxa"/>
          </w:tcPr>
          <w:p w14:paraId="376ABC4C" w14:textId="77777777" w:rsidR="002D614D" w:rsidRPr="007F6A26" w:rsidRDefault="002D614D" w:rsidP="00FD588A">
            <w:pPr>
              <w:pStyle w:val="a0"/>
              <w:ind w:firstLine="0"/>
            </w:pPr>
            <w:r w:rsidRPr="007F6A26">
              <w:t>0,03</w:t>
            </w:r>
          </w:p>
        </w:tc>
        <w:tc>
          <w:tcPr>
            <w:tcW w:w="1906" w:type="dxa"/>
          </w:tcPr>
          <w:p w14:paraId="14C6790B" w14:textId="77777777" w:rsidR="002D614D" w:rsidRPr="007F6A26" w:rsidRDefault="002D614D" w:rsidP="00FD588A">
            <w:pPr>
              <w:pStyle w:val="a0"/>
              <w:ind w:firstLine="0"/>
            </w:pPr>
            <w:r w:rsidRPr="007F6A26">
              <w:t>0,71</w:t>
            </w:r>
          </w:p>
        </w:tc>
        <w:tc>
          <w:tcPr>
            <w:tcW w:w="2347" w:type="dxa"/>
          </w:tcPr>
          <w:p w14:paraId="1D1E4EC6" w14:textId="77777777" w:rsidR="002D614D" w:rsidRPr="007F6A26" w:rsidRDefault="002D614D" w:rsidP="00FD588A">
            <w:pPr>
              <w:pStyle w:val="a0"/>
              <w:ind w:firstLine="0"/>
            </w:pPr>
            <w:r w:rsidRPr="007F6A26">
              <w:t>0,82</w:t>
            </w:r>
          </w:p>
        </w:tc>
        <w:tc>
          <w:tcPr>
            <w:tcW w:w="1417" w:type="dxa"/>
          </w:tcPr>
          <w:p w14:paraId="2EC0C91D" w14:textId="77777777" w:rsidR="002D614D" w:rsidRPr="007F6A26" w:rsidRDefault="002D614D" w:rsidP="00FD588A">
            <w:pPr>
              <w:pStyle w:val="a0"/>
              <w:ind w:firstLine="0"/>
            </w:pPr>
            <w:r w:rsidRPr="007F6A26">
              <w:t>0,82</w:t>
            </w:r>
          </w:p>
        </w:tc>
        <w:tc>
          <w:tcPr>
            <w:tcW w:w="851" w:type="dxa"/>
          </w:tcPr>
          <w:p w14:paraId="34F02671" w14:textId="77777777" w:rsidR="002D614D" w:rsidRPr="007F6A26" w:rsidRDefault="002D614D" w:rsidP="00FD588A">
            <w:pPr>
              <w:pStyle w:val="a0"/>
              <w:ind w:firstLine="0"/>
            </w:pPr>
            <w:r w:rsidRPr="007F6A26">
              <w:t>0,77</w:t>
            </w:r>
          </w:p>
        </w:tc>
        <w:tc>
          <w:tcPr>
            <w:tcW w:w="850" w:type="dxa"/>
          </w:tcPr>
          <w:p w14:paraId="7BFF8CC5" w14:textId="77777777" w:rsidR="002D614D" w:rsidRPr="007F6A26" w:rsidRDefault="002D614D" w:rsidP="00FD588A">
            <w:pPr>
              <w:pStyle w:val="a0"/>
              <w:ind w:firstLine="0"/>
            </w:pPr>
            <w:r w:rsidRPr="007F6A26">
              <w:t>0,01</w:t>
            </w:r>
          </w:p>
        </w:tc>
        <w:tc>
          <w:tcPr>
            <w:tcW w:w="1637" w:type="dxa"/>
          </w:tcPr>
          <w:p w14:paraId="15C86BF6" w14:textId="55EDC621" w:rsidR="002D614D" w:rsidRPr="007F6A26" w:rsidRDefault="002D614D" w:rsidP="00FD588A">
            <w:pPr>
              <w:pStyle w:val="a0"/>
              <w:ind w:firstLine="0"/>
            </w:pPr>
            <w:r w:rsidRPr="007F6A26">
              <w:t>0</w:t>
            </w:r>
            <w:r w:rsidR="003528EA">
              <w:t>,00</w:t>
            </w:r>
          </w:p>
        </w:tc>
      </w:tr>
      <w:tr w:rsidR="002D614D" w:rsidRPr="007F6A26" w14:paraId="7478CFFA" w14:textId="77777777" w:rsidTr="00A91834">
        <w:tc>
          <w:tcPr>
            <w:tcW w:w="1865" w:type="dxa"/>
          </w:tcPr>
          <w:p w14:paraId="40BDE28D" w14:textId="623380BC" w:rsidR="002D614D" w:rsidRPr="007F6A26" w:rsidRDefault="002D614D" w:rsidP="00FD588A">
            <w:pPr>
              <w:pStyle w:val="a0"/>
              <w:ind w:firstLine="0"/>
            </w:pPr>
            <w:r w:rsidRPr="007F6A26">
              <w:t>B*42:02</w:t>
            </w:r>
          </w:p>
        </w:tc>
        <w:tc>
          <w:tcPr>
            <w:tcW w:w="1713" w:type="dxa"/>
          </w:tcPr>
          <w:p w14:paraId="2671E553" w14:textId="576FFF3E" w:rsidR="002D614D" w:rsidRPr="00A91834" w:rsidRDefault="00D65D12" w:rsidP="00FD588A">
            <w:pPr>
              <w:pStyle w:val="a0"/>
              <w:ind w:firstLine="0"/>
              <w:rPr>
                <w:lang w:val="ru-RU"/>
              </w:rPr>
            </w:pPr>
            <w:r>
              <w:rPr>
                <w:lang w:val="ru-RU"/>
              </w:rPr>
              <w:t>15</w:t>
            </w:r>
          </w:p>
        </w:tc>
        <w:tc>
          <w:tcPr>
            <w:tcW w:w="958" w:type="dxa"/>
          </w:tcPr>
          <w:p w14:paraId="4FA911EA" w14:textId="20242A27" w:rsidR="002D614D" w:rsidRPr="007F6A26" w:rsidRDefault="002D614D" w:rsidP="00FD588A">
            <w:pPr>
              <w:pStyle w:val="a0"/>
              <w:ind w:firstLine="0"/>
            </w:pPr>
            <w:r w:rsidRPr="007F6A26">
              <w:t>0,78</w:t>
            </w:r>
          </w:p>
        </w:tc>
        <w:tc>
          <w:tcPr>
            <w:tcW w:w="1134" w:type="dxa"/>
          </w:tcPr>
          <w:p w14:paraId="24211DEB" w14:textId="41E8E1E5" w:rsidR="002D614D" w:rsidRPr="007F6A26" w:rsidRDefault="002D614D" w:rsidP="00FD588A">
            <w:pPr>
              <w:pStyle w:val="a0"/>
              <w:ind w:firstLine="0"/>
            </w:pPr>
            <w:r w:rsidRPr="007F6A26">
              <w:t>0,3</w:t>
            </w:r>
            <w:r w:rsidR="00DF2117">
              <w:t>0</w:t>
            </w:r>
          </w:p>
        </w:tc>
        <w:tc>
          <w:tcPr>
            <w:tcW w:w="1906" w:type="dxa"/>
          </w:tcPr>
          <w:p w14:paraId="25858708" w14:textId="3A97609F" w:rsidR="002D614D" w:rsidRPr="00A91834" w:rsidRDefault="002D614D" w:rsidP="00FD588A">
            <w:pPr>
              <w:pStyle w:val="a0"/>
              <w:ind w:firstLine="0"/>
              <w:rPr>
                <w:lang w:val="ru-RU"/>
              </w:rPr>
            </w:pPr>
            <w:r w:rsidRPr="007F6A26">
              <w:t>0,6</w:t>
            </w:r>
            <w:r w:rsidR="003528EA">
              <w:rPr>
                <w:lang w:val="ru-RU"/>
              </w:rPr>
              <w:t>0</w:t>
            </w:r>
          </w:p>
        </w:tc>
        <w:tc>
          <w:tcPr>
            <w:tcW w:w="2347" w:type="dxa"/>
          </w:tcPr>
          <w:p w14:paraId="0E99FC66" w14:textId="77777777" w:rsidR="002D614D" w:rsidRPr="007F6A26" w:rsidRDefault="002D614D" w:rsidP="00FD588A">
            <w:pPr>
              <w:pStyle w:val="a0"/>
              <w:ind w:firstLine="0"/>
            </w:pPr>
            <w:r w:rsidRPr="007F6A26">
              <w:t>0,93</w:t>
            </w:r>
          </w:p>
        </w:tc>
        <w:tc>
          <w:tcPr>
            <w:tcW w:w="1417" w:type="dxa"/>
          </w:tcPr>
          <w:p w14:paraId="44749B43" w14:textId="77777777" w:rsidR="002D614D" w:rsidRPr="007F6A26" w:rsidRDefault="002D614D" w:rsidP="00FD588A">
            <w:pPr>
              <w:pStyle w:val="a0"/>
              <w:ind w:firstLine="0"/>
            </w:pPr>
            <w:r w:rsidRPr="007F6A26">
              <w:t>0,93</w:t>
            </w:r>
          </w:p>
        </w:tc>
        <w:tc>
          <w:tcPr>
            <w:tcW w:w="851" w:type="dxa"/>
          </w:tcPr>
          <w:p w14:paraId="48753ABF" w14:textId="77777777" w:rsidR="002D614D" w:rsidRPr="007F6A26" w:rsidRDefault="002D614D" w:rsidP="00FD588A">
            <w:pPr>
              <w:pStyle w:val="a0"/>
              <w:ind w:firstLine="0"/>
            </w:pPr>
            <w:r w:rsidRPr="007F6A26">
              <w:t>0,77</w:t>
            </w:r>
          </w:p>
        </w:tc>
        <w:tc>
          <w:tcPr>
            <w:tcW w:w="850" w:type="dxa"/>
          </w:tcPr>
          <w:p w14:paraId="545B9052" w14:textId="77777777" w:rsidR="002D614D" w:rsidRPr="007F6A26" w:rsidRDefault="002D614D" w:rsidP="00FD588A">
            <w:pPr>
              <w:pStyle w:val="a0"/>
              <w:ind w:firstLine="0"/>
            </w:pPr>
            <w:r w:rsidRPr="007F6A26">
              <w:t>0,01</w:t>
            </w:r>
          </w:p>
        </w:tc>
        <w:tc>
          <w:tcPr>
            <w:tcW w:w="1637" w:type="dxa"/>
          </w:tcPr>
          <w:p w14:paraId="57BC78F2" w14:textId="77777777" w:rsidR="002D614D" w:rsidRPr="007F6A26" w:rsidRDefault="002D614D" w:rsidP="00FD588A">
            <w:pPr>
              <w:pStyle w:val="a0"/>
              <w:ind w:firstLine="0"/>
            </w:pPr>
            <w:r w:rsidRPr="007F6A26">
              <w:t>0,01</w:t>
            </w:r>
          </w:p>
        </w:tc>
      </w:tr>
      <w:tr w:rsidR="002D614D" w:rsidRPr="007F6A26" w14:paraId="3077BA26" w14:textId="77777777" w:rsidTr="00A91834">
        <w:tc>
          <w:tcPr>
            <w:tcW w:w="1865" w:type="dxa"/>
          </w:tcPr>
          <w:p w14:paraId="59CF9185" w14:textId="6CDE9053" w:rsidR="002D614D" w:rsidRPr="007F6A26" w:rsidRDefault="002D614D" w:rsidP="00FD588A">
            <w:pPr>
              <w:pStyle w:val="a0"/>
              <w:ind w:firstLine="0"/>
            </w:pPr>
            <w:r w:rsidRPr="007F6A26">
              <w:t>B*14:03</w:t>
            </w:r>
          </w:p>
        </w:tc>
        <w:tc>
          <w:tcPr>
            <w:tcW w:w="1713" w:type="dxa"/>
          </w:tcPr>
          <w:p w14:paraId="500789E0" w14:textId="1CD919D0" w:rsidR="002D614D" w:rsidRPr="00A91834" w:rsidRDefault="00D65D12" w:rsidP="00FD588A">
            <w:pPr>
              <w:pStyle w:val="a0"/>
              <w:ind w:firstLine="0"/>
              <w:rPr>
                <w:lang w:val="ru-RU"/>
              </w:rPr>
            </w:pPr>
            <w:r>
              <w:rPr>
                <w:lang w:val="ru-RU"/>
              </w:rPr>
              <w:t>21</w:t>
            </w:r>
          </w:p>
        </w:tc>
        <w:tc>
          <w:tcPr>
            <w:tcW w:w="958" w:type="dxa"/>
          </w:tcPr>
          <w:p w14:paraId="0B0E8425" w14:textId="7A775BBE" w:rsidR="002D614D" w:rsidRPr="007F6A26" w:rsidRDefault="002D614D" w:rsidP="00FD588A">
            <w:pPr>
              <w:pStyle w:val="a0"/>
              <w:ind w:firstLine="0"/>
            </w:pPr>
            <w:r w:rsidRPr="007F6A26">
              <w:t>0,78</w:t>
            </w:r>
          </w:p>
        </w:tc>
        <w:tc>
          <w:tcPr>
            <w:tcW w:w="1134" w:type="dxa"/>
          </w:tcPr>
          <w:p w14:paraId="46F03756" w14:textId="77777777" w:rsidR="002D614D" w:rsidRPr="007F6A26" w:rsidRDefault="002D614D" w:rsidP="00FD588A">
            <w:pPr>
              <w:pStyle w:val="a0"/>
              <w:ind w:firstLine="0"/>
            </w:pPr>
            <w:r w:rsidRPr="007F6A26">
              <w:t>0,41</w:t>
            </w:r>
          </w:p>
        </w:tc>
        <w:tc>
          <w:tcPr>
            <w:tcW w:w="1906" w:type="dxa"/>
          </w:tcPr>
          <w:p w14:paraId="0887CB6B" w14:textId="77777777" w:rsidR="002D614D" w:rsidRPr="007F6A26" w:rsidRDefault="002D614D" w:rsidP="00FD588A">
            <w:pPr>
              <w:pStyle w:val="a0"/>
              <w:ind w:firstLine="0"/>
            </w:pPr>
            <w:r w:rsidRPr="007F6A26">
              <w:t>0,62</w:t>
            </w:r>
          </w:p>
        </w:tc>
        <w:tc>
          <w:tcPr>
            <w:tcW w:w="2347" w:type="dxa"/>
          </w:tcPr>
          <w:p w14:paraId="5C936DEF" w14:textId="77777777" w:rsidR="002D614D" w:rsidRPr="007F6A26" w:rsidRDefault="002D614D" w:rsidP="00FD588A">
            <w:pPr>
              <w:pStyle w:val="a0"/>
              <w:ind w:firstLine="0"/>
            </w:pPr>
            <w:r w:rsidRPr="007F6A26">
              <w:t>0,91</w:t>
            </w:r>
          </w:p>
        </w:tc>
        <w:tc>
          <w:tcPr>
            <w:tcW w:w="1417" w:type="dxa"/>
          </w:tcPr>
          <w:p w14:paraId="1EED4E28" w14:textId="77777777" w:rsidR="002D614D" w:rsidRPr="007F6A26" w:rsidRDefault="002D614D" w:rsidP="00FD588A">
            <w:pPr>
              <w:pStyle w:val="a0"/>
              <w:ind w:firstLine="0"/>
            </w:pPr>
            <w:r w:rsidRPr="007F6A26">
              <w:t>0,91</w:t>
            </w:r>
          </w:p>
        </w:tc>
        <w:tc>
          <w:tcPr>
            <w:tcW w:w="851" w:type="dxa"/>
          </w:tcPr>
          <w:p w14:paraId="10DC1054" w14:textId="77777777" w:rsidR="002D614D" w:rsidRPr="007F6A26" w:rsidRDefault="002D614D" w:rsidP="00FD588A">
            <w:pPr>
              <w:pStyle w:val="a0"/>
              <w:ind w:firstLine="0"/>
            </w:pPr>
            <w:r w:rsidRPr="007F6A26">
              <w:t>0,76</w:t>
            </w:r>
          </w:p>
        </w:tc>
        <w:tc>
          <w:tcPr>
            <w:tcW w:w="850" w:type="dxa"/>
          </w:tcPr>
          <w:p w14:paraId="656B180B" w14:textId="36D06990" w:rsidR="002D614D" w:rsidRPr="007F6A26" w:rsidRDefault="002D614D" w:rsidP="00FD588A">
            <w:pPr>
              <w:pStyle w:val="a0"/>
              <w:ind w:firstLine="0"/>
            </w:pPr>
            <w:r w:rsidRPr="007F6A26">
              <w:t>0</w:t>
            </w:r>
            <w:r w:rsidR="003528EA">
              <w:t>,00</w:t>
            </w:r>
          </w:p>
        </w:tc>
        <w:tc>
          <w:tcPr>
            <w:tcW w:w="1637" w:type="dxa"/>
          </w:tcPr>
          <w:p w14:paraId="58863A4E" w14:textId="77777777" w:rsidR="002D614D" w:rsidRPr="007F6A26" w:rsidRDefault="002D614D" w:rsidP="00FD588A">
            <w:pPr>
              <w:pStyle w:val="a0"/>
              <w:ind w:firstLine="0"/>
            </w:pPr>
            <w:r w:rsidRPr="007F6A26">
              <w:t>0,01</w:t>
            </w:r>
          </w:p>
        </w:tc>
      </w:tr>
      <w:tr w:rsidR="002D614D" w:rsidRPr="007F6A26" w14:paraId="29591BD2" w14:textId="77777777" w:rsidTr="00A91834">
        <w:tc>
          <w:tcPr>
            <w:tcW w:w="1865" w:type="dxa"/>
          </w:tcPr>
          <w:p w14:paraId="7C2D0849" w14:textId="3153ACCD" w:rsidR="002D614D" w:rsidRPr="007F6A26" w:rsidRDefault="002D614D" w:rsidP="00FD588A">
            <w:pPr>
              <w:pStyle w:val="a0"/>
              <w:ind w:firstLine="0"/>
            </w:pPr>
            <w:r w:rsidRPr="007F6A26">
              <w:lastRenderedPageBreak/>
              <w:t>B*41:03</w:t>
            </w:r>
          </w:p>
        </w:tc>
        <w:tc>
          <w:tcPr>
            <w:tcW w:w="1713" w:type="dxa"/>
          </w:tcPr>
          <w:p w14:paraId="7AA74DE0" w14:textId="43723735" w:rsidR="002D614D" w:rsidRPr="00A91834" w:rsidRDefault="00D65D12" w:rsidP="00FD588A">
            <w:pPr>
              <w:pStyle w:val="a0"/>
              <w:ind w:firstLine="0"/>
              <w:rPr>
                <w:lang w:val="ru-RU"/>
              </w:rPr>
            </w:pPr>
            <w:r>
              <w:rPr>
                <w:lang w:val="ru-RU"/>
              </w:rPr>
              <w:t>85</w:t>
            </w:r>
          </w:p>
        </w:tc>
        <w:tc>
          <w:tcPr>
            <w:tcW w:w="958" w:type="dxa"/>
          </w:tcPr>
          <w:p w14:paraId="66A3D978" w14:textId="4C4127F9" w:rsidR="002D614D" w:rsidRPr="007F6A26" w:rsidRDefault="002D614D" w:rsidP="00FD588A">
            <w:pPr>
              <w:pStyle w:val="a0"/>
              <w:ind w:firstLine="0"/>
            </w:pPr>
            <w:r w:rsidRPr="007F6A26">
              <w:t>0,76</w:t>
            </w:r>
          </w:p>
        </w:tc>
        <w:tc>
          <w:tcPr>
            <w:tcW w:w="1134" w:type="dxa"/>
          </w:tcPr>
          <w:p w14:paraId="36DAC1A9" w14:textId="77777777" w:rsidR="002D614D" w:rsidRPr="007F6A26" w:rsidRDefault="002D614D" w:rsidP="00FD588A">
            <w:pPr>
              <w:pStyle w:val="a0"/>
              <w:ind w:firstLine="0"/>
            </w:pPr>
            <w:r w:rsidRPr="007F6A26">
              <w:t>0,06</w:t>
            </w:r>
          </w:p>
        </w:tc>
        <w:tc>
          <w:tcPr>
            <w:tcW w:w="1906" w:type="dxa"/>
          </w:tcPr>
          <w:p w14:paraId="01444DE9" w14:textId="77777777" w:rsidR="002D614D" w:rsidRPr="007F6A26" w:rsidRDefault="002D614D" w:rsidP="00FD588A">
            <w:pPr>
              <w:pStyle w:val="a0"/>
              <w:ind w:firstLine="0"/>
            </w:pPr>
            <w:r w:rsidRPr="007F6A26">
              <w:t>0,69</w:t>
            </w:r>
          </w:p>
        </w:tc>
        <w:tc>
          <w:tcPr>
            <w:tcW w:w="2347" w:type="dxa"/>
          </w:tcPr>
          <w:p w14:paraId="346D8B22" w14:textId="77777777" w:rsidR="002D614D" w:rsidRPr="007F6A26" w:rsidRDefault="002D614D" w:rsidP="00FD588A">
            <w:pPr>
              <w:pStyle w:val="a0"/>
              <w:ind w:firstLine="0"/>
            </w:pPr>
            <w:r w:rsidRPr="007F6A26">
              <w:t>0,77</w:t>
            </w:r>
          </w:p>
        </w:tc>
        <w:tc>
          <w:tcPr>
            <w:tcW w:w="1417" w:type="dxa"/>
          </w:tcPr>
          <w:p w14:paraId="697F66A0" w14:textId="77777777" w:rsidR="002D614D" w:rsidRPr="007F6A26" w:rsidRDefault="002D614D" w:rsidP="00FD588A">
            <w:pPr>
              <w:pStyle w:val="a0"/>
              <w:ind w:firstLine="0"/>
            </w:pPr>
            <w:r w:rsidRPr="007F6A26">
              <w:t>0,77</w:t>
            </w:r>
          </w:p>
        </w:tc>
        <w:tc>
          <w:tcPr>
            <w:tcW w:w="851" w:type="dxa"/>
          </w:tcPr>
          <w:p w14:paraId="5790F435" w14:textId="77777777" w:rsidR="002D614D" w:rsidRPr="007F6A26" w:rsidRDefault="002D614D" w:rsidP="00FD588A">
            <w:pPr>
              <w:pStyle w:val="a0"/>
              <w:ind w:firstLine="0"/>
            </w:pPr>
            <w:r w:rsidRPr="007F6A26">
              <w:t>0,73</w:t>
            </w:r>
          </w:p>
        </w:tc>
        <w:tc>
          <w:tcPr>
            <w:tcW w:w="850" w:type="dxa"/>
          </w:tcPr>
          <w:p w14:paraId="6EF582F2" w14:textId="746E8EA7" w:rsidR="002D614D" w:rsidRPr="007F6A26" w:rsidRDefault="002D614D" w:rsidP="00FD588A">
            <w:pPr>
              <w:pStyle w:val="a0"/>
              <w:ind w:firstLine="0"/>
            </w:pPr>
            <w:r w:rsidRPr="007F6A26">
              <w:t>0</w:t>
            </w:r>
            <w:r w:rsidR="003528EA">
              <w:t>,00</w:t>
            </w:r>
          </w:p>
        </w:tc>
        <w:tc>
          <w:tcPr>
            <w:tcW w:w="1637" w:type="dxa"/>
          </w:tcPr>
          <w:p w14:paraId="5BAD7B1E" w14:textId="77777777" w:rsidR="002D614D" w:rsidRPr="007F6A26" w:rsidRDefault="002D614D" w:rsidP="00FD588A">
            <w:pPr>
              <w:pStyle w:val="a0"/>
              <w:ind w:firstLine="0"/>
            </w:pPr>
            <w:r w:rsidRPr="007F6A26">
              <w:t>0,01</w:t>
            </w:r>
          </w:p>
        </w:tc>
      </w:tr>
      <w:tr w:rsidR="002D614D" w:rsidRPr="007F6A26" w14:paraId="117BEBE0" w14:textId="77777777" w:rsidTr="00A91834">
        <w:tc>
          <w:tcPr>
            <w:tcW w:w="1865" w:type="dxa"/>
          </w:tcPr>
          <w:p w14:paraId="5A8D0CAC" w14:textId="7218F6A2" w:rsidR="002D614D" w:rsidRPr="007F6A26" w:rsidRDefault="002D614D" w:rsidP="00FD588A">
            <w:pPr>
              <w:pStyle w:val="a0"/>
              <w:ind w:firstLine="0"/>
            </w:pPr>
            <w:r w:rsidRPr="007F6A26">
              <w:t>A*11:10</w:t>
            </w:r>
          </w:p>
        </w:tc>
        <w:tc>
          <w:tcPr>
            <w:tcW w:w="1713" w:type="dxa"/>
          </w:tcPr>
          <w:p w14:paraId="27A8AE72" w14:textId="556FFCD7" w:rsidR="002D614D" w:rsidRPr="00A91834" w:rsidRDefault="00D65D12" w:rsidP="00FD588A">
            <w:pPr>
              <w:pStyle w:val="a0"/>
              <w:ind w:firstLine="0"/>
              <w:rPr>
                <w:lang w:val="ru-RU"/>
              </w:rPr>
            </w:pPr>
            <w:r>
              <w:rPr>
                <w:lang w:val="ru-RU"/>
              </w:rPr>
              <w:t>6</w:t>
            </w:r>
          </w:p>
        </w:tc>
        <w:tc>
          <w:tcPr>
            <w:tcW w:w="958" w:type="dxa"/>
          </w:tcPr>
          <w:p w14:paraId="702C03F7" w14:textId="7F638315" w:rsidR="002D614D" w:rsidRPr="007F6A26" w:rsidRDefault="002D614D" w:rsidP="00FD588A">
            <w:pPr>
              <w:pStyle w:val="a0"/>
              <w:ind w:firstLine="0"/>
            </w:pPr>
            <w:r w:rsidRPr="007F6A26">
              <w:t>0,75</w:t>
            </w:r>
          </w:p>
        </w:tc>
        <w:tc>
          <w:tcPr>
            <w:tcW w:w="1134" w:type="dxa"/>
          </w:tcPr>
          <w:p w14:paraId="63A100A2" w14:textId="77777777" w:rsidR="002D614D" w:rsidRPr="007F6A26" w:rsidRDefault="002D614D" w:rsidP="00FD588A">
            <w:pPr>
              <w:pStyle w:val="a0"/>
              <w:ind w:firstLine="0"/>
            </w:pPr>
            <w:r w:rsidRPr="007F6A26">
              <w:t>0,07</w:t>
            </w:r>
          </w:p>
        </w:tc>
        <w:tc>
          <w:tcPr>
            <w:tcW w:w="1906" w:type="dxa"/>
          </w:tcPr>
          <w:p w14:paraId="32A221E4" w14:textId="77777777" w:rsidR="002D614D" w:rsidRPr="007F6A26" w:rsidRDefault="002D614D" w:rsidP="00FD588A">
            <w:pPr>
              <w:pStyle w:val="a0"/>
              <w:ind w:firstLine="0"/>
            </w:pPr>
            <w:r w:rsidRPr="007F6A26">
              <w:t>0,75</w:t>
            </w:r>
          </w:p>
        </w:tc>
        <w:tc>
          <w:tcPr>
            <w:tcW w:w="2347" w:type="dxa"/>
          </w:tcPr>
          <w:p w14:paraId="10FAF5E8" w14:textId="77777777" w:rsidR="002D614D" w:rsidRPr="007F6A26" w:rsidRDefault="002D614D" w:rsidP="00FD588A">
            <w:pPr>
              <w:pStyle w:val="a0"/>
              <w:ind w:firstLine="0"/>
            </w:pPr>
            <w:r w:rsidRPr="007F6A26">
              <w:t>0,82</w:t>
            </w:r>
          </w:p>
        </w:tc>
        <w:tc>
          <w:tcPr>
            <w:tcW w:w="1417" w:type="dxa"/>
          </w:tcPr>
          <w:p w14:paraId="06B8831A" w14:textId="77777777" w:rsidR="002D614D" w:rsidRPr="007F6A26" w:rsidRDefault="002D614D" w:rsidP="00FD588A">
            <w:pPr>
              <w:pStyle w:val="a0"/>
              <w:ind w:firstLine="0"/>
            </w:pPr>
            <w:r w:rsidRPr="007F6A26">
              <w:t>0,82</w:t>
            </w:r>
          </w:p>
        </w:tc>
        <w:tc>
          <w:tcPr>
            <w:tcW w:w="851" w:type="dxa"/>
          </w:tcPr>
          <w:p w14:paraId="6F8A2A4D" w14:textId="77777777" w:rsidR="002D614D" w:rsidRPr="007F6A26" w:rsidRDefault="002D614D" w:rsidP="00FD588A">
            <w:pPr>
              <w:pStyle w:val="a0"/>
              <w:ind w:firstLine="0"/>
            </w:pPr>
            <w:r w:rsidRPr="007F6A26">
              <w:t>0,79</w:t>
            </w:r>
          </w:p>
        </w:tc>
        <w:tc>
          <w:tcPr>
            <w:tcW w:w="850" w:type="dxa"/>
          </w:tcPr>
          <w:p w14:paraId="2285AC1C" w14:textId="50639899" w:rsidR="002D614D" w:rsidRPr="007F6A26" w:rsidRDefault="002D614D" w:rsidP="00FD588A">
            <w:pPr>
              <w:pStyle w:val="a0"/>
              <w:ind w:firstLine="0"/>
            </w:pPr>
            <w:r w:rsidRPr="007F6A26">
              <w:t>0</w:t>
            </w:r>
            <w:r w:rsidR="003528EA">
              <w:t>,00</w:t>
            </w:r>
          </w:p>
        </w:tc>
        <w:tc>
          <w:tcPr>
            <w:tcW w:w="1637" w:type="dxa"/>
          </w:tcPr>
          <w:p w14:paraId="7D286371" w14:textId="17E21035" w:rsidR="002D614D" w:rsidRPr="007F6A26" w:rsidRDefault="002D614D" w:rsidP="00FD588A">
            <w:pPr>
              <w:pStyle w:val="a0"/>
              <w:ind w:firstLine="0"/>
            </w:pPr>
            <w:r w:rsidRPr="007F6A26">
              <w:t>0</w:t>
            </w:r>
            <w:r w:rsidR="003528EA">
              <w:t>,00</w:t>
            </w:r>
          </w:p>
        </w:tc>
      </w:tr>
      <w:tr w:rsidR="002D614D" w:rsidRPr="007F6A26" w14:paraId="155F31EA" w14:textId="77777777" w:rsidTr="00A91834">
        <w:tc>
          <w:tcPr>
            <w:tcW w:w="1865" w:type="dxa"/>
          </w:tcPr>
          <w:p w14:paraId="5A14B3BC" w14:textId="42BA8D9A" w:rsidR="002D614D" w:rsidRPr="007F6A26" w:rsidRDefault="002D614D" w:rsidP="00FD588A">
            <w:pPr>
              <w:pStyle w:val="a0"/>
              <w:ind w:firstLine="0"/>
            </w:pPr>
            <w:r w:rsidRPr="007F6A26">
              <w:t>C*03:01</w:t>
            </w:r>
          </w:p>
        </w:tc>
        <w:tc>
          <w:tcPr>
            <w:tcW w:w="1713" w:type="dxa"/>
          </w:tcPr>
          <w:p w14:paraId="63D885F9" w14:textId="3FD83B49" w:rsidR="002D614D" w:rsidRPr="00A91834" w:rsidRDefault="00D65D12" w:rsidP="00FD588A">
            <w:pPr>
              <w:pStyle w:val="a0"/>
              <w:ind w:firstLine="0"/>
              <w:rPr>
                <w:lang w:val="ru-RU"/>
              </w:rPr>
            </w:pPr>
            <w:r>
              <w:rPr>
                <w:lang w:val="ru-RU"/>
              </w:rPr>
              <w:t>88</w:t>
            </w:r>
          </w:p>
        </w:tc>
        <w:tc>
          <w:tcPr>
            <w:tcW w:w="958" w:type="dxa"/>
          </w:tcPr>
          <w:p w14:paraId="67401873" w14:textId="0D3921F6" w:rsidR="002D614D" w:rsidRPr="007F6A26" w:rsidRDefault="002D614D" w:rsidP="00FD588A">
            <w:pPr>
              <w:pStyle w:val="a0"/>
              <w:ind w:firstLine="0"/>
            </w:pPr>
            <w:r w:rsidRPr="007F6A26">
              <w:t>0,75</w:t>
            </w:r>
          </w:p>
        </w:tc>
        <w:tc>
          <w:tcPr>
            <w:tcW w:w="1134" w:type="dxa"/>
          </w:tcPr>
          <w:p w14:paraId="20F6D5DC" w14:textId="77777777" w:rsidR="002D614D" w:rsidRPr="007F6A26" w:rsidRDefault="002D614D" w:rsidP="00FD588A">
            <w:pPr>
              <w:pStyle w:val="a0"/>
              <w:ind w:firstLine="0"/>
            </w:pPr>
            <w:r w:rsidRPr="007F6A26">
              <w:t>0,04</w:t>
            </w:r>
          </w:p>
        </w:tc>
        <w:tc>
          <w:tcPr>
            <w:tcW w:w="1906" w:type="dxa"/>
          </w:tcPr>
          <w:p w14:paraId="387729D8" w14:textId="77777777" w:rsidR="002D614D" w:rsidRPr="007F6A26" w:rsidRDefault="002D614D" w:rsidP="00FD588A">
            <w:pPr>
              <w:pStyle w:val="a0"/>
              <w:ind w:firstLine="0"/>
            </w:pPr>
            <w:r w:rsidRPr="007F6A26">
              <w:t>0,69</w:t>
            </w:r>
          </w:p>
        </w:tc>
        <w:tc>
          <w:tcPr>
            <w:tcW w:w="2347" w:type="dxa"/>
          </w:tcPr>
          <w:p w14:paraId="4E8D23E7" w14:textId="77777777" w:rsidR="002D614D" w:rsidRPr="007F6A26" w:rsidRDefault="002D614D" w:rsidP="00FD588A">
            <w:pPr>
              <w:pStyle w:val="a0"/>
              <w:ind w:firstLine="0"/>
            </w:pPr>
            <w:r w:rsidRPr="007F6A26">
              <w:t>0,74</w:t>
            </w:r>
          </w:p>
        </w:tc>
        <w:tc>
          <w:tcPr>
            <w:tcW w:w="1417" w:type="dxa"/>
          </w:tcPr>
          <w:p w14:paraId="17A725FE" w14:textId="77777777" w:rsidR="002D614D" w:rsidRPr="007F6A26" w:rsidRDefault="002D614D" w:rsidP="00FD588A">
            <w:pPr>
              <w:pStyle w:val="a0"/>
              <w:ind w:firstLine="0"/>
            </w:pPr>
            <w:r w:rsidRPr="007F6A26">
              <w:t>0,74</w:t>
            </w:r>
          </w:p>
        </w:tc>
        <w:tc>
          <w:tcPr>
            <w:tcW w:w="851" w:type="dxa"/>
          </w:tcPr>
          <w:p w14:paraId="02694949" w14:textId="77777777" w:rsidR="002D614D" w:rsidRPr="007F6A26" w:rsidRDefault="002D614D" w:rsidP="00FD588A">
            <w:pPr>
              <w:pStyle w:val="a0"/>
              <w:ind w:firstLine="0"/>
            </w:pPr>
            <w:r w:rsidRPr="007F6A26">
              <w:t>0,72</w:t>
            </w:r>
          </w:p>
        </w:tc>
        <w:tc>
          <w:tcPr>
            <w:tcW w:w="850" w:type="dxa"/>
          </w:tcPr>
          <w:p w14:paraId="1C2D17FD" w14:textId="569486F0" w:rsidR="002D614D" w:rsidRPr="007F6A26" w:rsidRDefault="002D614D" w:rsidP="00FD588A">
            <w:pPr>
              <w:pStyle w:val="a0"/>
              <w:ind w:firstLine="0"/>
            </w:pPr>
            <w:r w:rsidRPr="007F6A26">
              <w:t>0</w:t>
            </w:r>
            <w:r w:rsidR="003528EA">
              <w:t>,00</w:t>
            </w:r>
          </w:p>
        </w:tc>
        <w:tc>
          <w:tcPr>
            <w:tcW w:w="1637" w:type="dxa"/>
          </w:tcPr>
          <w:p w14:paraId="08FE0DAC" w14:textId="77777777" w:rsidR="002D614D" w:rsidRPr="007F6A26" w:rsidRDefault="002D614D" w:rsidP="00FD588A">
            <w:pPr>
              <w:pStyle w:val="a0"/>
              <w:ind w:firstLine="0"/>
            </w:pPr>
            <w:r w:rsidRPr="007F6A26">
              <w:t>0,01</w:t>
            </w:r>
          </w:p>
        </w:tc>
      </w:tr>
      <w:tr w:rsidR="002D614D" w:rsidRPr="007F6A26" w14:paraId="45178C09" w14:textId="77777777" w:rsidTr="00A91834">
        <w:tc>
          <w:tcPr>
            <w:tcW w:w="1865" w:type="dxa"/>
          </w:tcPr>
          <w:p w14:paraId="000A9ADB" w14:textId="09D72464" w:rsidR="002D614D" w:rsidRPr="007F6A26" w:rsidRDefault="002D614D" w:rsidP="00FD588A">
            <w:pPr>
              <w:pStyle w:val="a0"/>
              <w:ind w:firstLine="0"/>
            </w:pPr>
            <w:r w:rsidRPr="007F6A26">
              <w:t>B*15:16</w:t>
            </w:r>
          </w:p>
        </w:tc>
        <w:tc>
          <w:tcPr>
            <w:tcW w:w="1713" w:type="dxa"/>
          </w:tcPr>
          <w:p w14:paraId="6CDAF4F2" w14:textId="13A8824C" w:rsidR="002D614D" w:rsidRPr="00A91834" w:rsidRDefault="00D65D12" w:rsidP="00FD588A">
            <w:pPr>
              <w:pStyle w:val="a0"/>
              <w:ind w:firstLine="0"/>
              <w:rPr>
                <w:lang w:val="ru-RU"/>
              </w:rPr>
            </w:pPr>
            <w:r>
              <w:rPr>
                <w:lang w:val="ru-RU"/>
              </w:rPr>
              <w:t>19</w:t>
            </w:r>
          </w:p>
        </w:tc>
        <w:tc>
          <w:tcPr>
            <w:tcW w:w="958" w:type="dxa"/>
          </w:tcPr>
          <w:p w14:paraId="31E3638E" w14:textId="049896B9" w:rsidR="002D614D" w:rsidRPr="007F6A26" w:rsidRDefault="002D614D" w:rsidP="00FD588A">
            <w:pPr>
              <w:pStyle w:val="a0"/>
              <w:ind w:firstLine="0"/>
            </w:pPr>
            <w:r w:rsidRPr="007F6A26">
              <w:t>0,75</w:t>
            </w:r>
          </w:p>
        </w:tc>
        <w:tc>
          <w:tcPr>
            <w:tcW w:w="1134" w:type="dxa"/>
          </w:tcPr>
          <w:p w14:paraId="7B6F0790" w14:textId="77777777" w:rsidR="002D614D" w:rsidRPr="007F6A26" w:rsidRDefault="002D614D" w:rsidP="00FD588A">
            <w:pPr>
              <w:pStyle w:val="a0"/>
              <w:ind w:firstLine="0"/>
            </w:pPr>
            <w:r w:rsidRPr="007F6A26">
              <w:t>0,43</w:t>
            </w:r>
          </w:p>
        </w:tc>
        <w:tc>
          <w:tcPr>
            <w:tcW w:w="1906" w:type="dxa"/>
          </w:tcPr>
          <w:p w14:paraId="6D822A01" w14:textId="77777777" w:rsidR="002D614D" w:rsidRPr="007F6A26" w:rsidRDefault="002D614D" w:rsidP="00FD588A">
            <w:pPr>
              <w:pStyle w:val="a0"/>
              <w:ind w:firstLine="0"/>
            </w:pPr>
            <w:r w:rsidRPr="007F6A26">
              <w:t>0,53</w:t>
            </w:r>
          </w:p>
        </w:tc>
        <w:tc>
          <w:tcPr>
            <w:tcW w:w="2347" w:type="dxa"/>
          </w:tcPr>
          <w:p w14:paraId="35924A98" w14:textId="77777777" w:rsidR="002D614D" w:rsidRPr="007F6A26" w:rsidRDefault="002D614D" w:rsidP="00FD588A">
            <w:pPr>
              <w:pStyle w:val="a0"/>
              <w:ind w:firstLine="0"/>
            </w:pPr>
            <w:r w:rsidRPr="007F6A26">
              <w:t>0,92</w:t>
            </w:r>
          </w:p>
        </w:tc>
        <w:tc>
          <w:tcPr>
            <w:tcW w:w="1417" w:type="dxa"/>
          </w:tcPr>
          <w:p w14:paraId="48448827" w14:textId="77777777" w:rsidR="002D614D" w:rsidRPr="007F6A26" w:rsidRDefault="002D614D" w:rsidP="00FD588A">
            <w:pPr>
              <w:pStyle w:val="a0"/>
              <w:ind w:firstLine="0"/>
            </w:pPr>
            <w:r w:rsidRPr="007F6A26">
              <w:t>0,92</w:t>
            </w:r>
          </w:p>
        </w:tc>
        <w:tc>
          <w:tcPr>
            <w:tcW w:w="851" w:type="dxa"/>
          </w:tcPr>
          <w:p w14:paraId="08281F55" w14:textId="77777777" w:rsidR="002D614D" w:rsidRPr="007F6A26" w:rsidRDefault="002D614D" w:rsidP="00FD588A">
            <w:pPr>
              <w:pStyle w:val="a0"/>
              <w:ind w:firstLine="0"/>
            </w:pPr>
            <w:r w:rsidRPr="007F6A26">
              <w:t>0,72</w:t>
            </w:r>
          </w:p>
        </w:tc>
        <w:tc>
          <w:tcPr>
            <w:tcW w:w="850" w:type="dxa"/>
          </w:tcPr>
          <w:p w14:paraId="0646A738" w14:textId="1B097C2F" w:rsidR="002D614D" w:rsidRPr="007F6A26" w:rsidRDefault="002D614D" w:rsidP="00FD588A">
            <w:pPr>
              <w:pStyle w:val="a0"/>
              <w:ind w:firstLine="0"/>
            </w:pPr>
            <w:r w:rsidRPr="007F6A26">
              <w:t>0</w:t>
            </w:r>
            <w:r w:rsidR="003528EA">
              <w:t>,00</w:t>
            </w:r>
          </w:p>
        </w:tc>
        <w:tc>
          <w:tcPr>
            <w:tcW w:w="1637" w:type="dxa"/>
          </w:tcPr>
          <w:p w14:paraId="5F89D0AE" w14:textId="77777777" w:rsidR="002D614D" w:rsidRPr="007F6A26" w:rsidRDefault="002D614D" w:rsidP="00FD588A">
            <w:pPr>
              <w:pStyle w:val="a0"/>
              <w:ind w:firstLine="0"/>
            </w:pPr>
            <w:r w:rsidRPr="007F6A26">
              <w:t>0,01</w:t>
            </w:r>
          </w:p>
        </w:tc>
      </w:tr>
      <w:tr w:rsidR="002D614D" w:rsidRPr="007F6A26" w14:paraId="1B612F7E" w14:textId="77777777" w:rsidTr="00A91834">
        <w:tc>
          <w:tcPr>
            <w:tcW w:w="1865" w:type="dxa"/>
          </w:tcPr>
          <w:p w14:paraId="33641388" w14:textId="1D9BC2D5" w:rsidR="002D614D" w:rsidRPr="007F6A26" w:rsidRDefault="002D614D" w:rsidP="00FD588A">
            <w:pPr>
              <w:pStyle w:val="a0"/>
              <w:ind w:firstLine="0"/>
            </w:pPr>
            <w:r w:rsidRPr="007F6A26">
              <w:t>B*41:02</w:t>
            </w:r>
          </w:p>
        </w:tc>
        <w:tc>
          <w:tcPr>
            <w:tcW w:w="1713" w:type="dxa"/>
          </w:tcPr>
          <w:p w14:paraId="7439AE5E" w14:textId="5CA4DD9A" w:rsidR="002D614D" w:rsidRPr="00A91834" w:rsidRDefault="00D65D12" w:rsidP="00FD588A">
            <w:pPr>
              <w:pStyle w:val="a0"/>
              <w:ind w:firstLine="0"/>
              <w:rPr>
                <w:lang w:val="ru-RU"/>
              </w:rPr>
            </w:pPr>
            <w:r>
              <w:rPr>
                <w:lang w:val="ru-RU"/>
              </w:rPr>
              <w:t>21</w:t>
            </w:r>
          </w:p>
        </w:tc>
        <w:tc>
          <w:tcPr>
            <w:tcW w:w="958" w:type="dxa"/>
          </w:tcPr>
          <w:p w14:paraId="214E0F37" w14:textId="26F3DB88" w:rsidR="002D614D" w:rsidRPr="007F6A26" w:rsidRDefault="002D614D" w:rsidP="00FD588A">
            <w:pPr>
              <w:pStyle w:val="a0"/>
              <w:ind w:firstLine="0"/>
            </w:pPr>
            <w:r w:rsidRPr="007F6A26">
              <w:t>0,73</w:t>
            </w:r>
          </w:p>
        </w:tc>
        <w:tc>
          <w:tcPr>
            <w:tcW w:w="1134" w:type="dxa"/>
          </w:tcPr>
          <w:p w14:paraId="4AAA7D68" w14:textId="77777777" w:rsidR="002D614D" w:rsidRPr="007F6A26" w:rsidRDefault="002D614D" w:rsidP="00FD588A">
            <w:pPr>
              <w:pStyle w:val="a0"/>
              <w:ind w:firstLine="0"/>
            </w:pPr>
            <w:r w:rsidRPr="007F6A26">
              <w:t>0,47</w:t>
            </w:r>
          </w:p>
        </w:tc>
        <w:tc>
          <w:tcPr>
            <w:tcW w:w="1906" w:type="dxa"/>
          </w:tcPr>
          <w:p w14:paraId="0999E31D" w14:textId="77777777" w:rsidR="002D614D" w:rsidRPr="007F6A26" w:rsidRDefault="002D614D" w:rsidP="00FD588A">
            <w:pPr>
              <w:pStyle w:val="a0"/>
              <w:ind w:firstLine="0"/>
            </w:pPr>
            <w:r w:rsidRPr="007F6A26">
              <w:t>0,52</w:t>
            </w:r>
          </w:p>
        </w:tc>
        <w:tc>
          <w:tcPr>
            <w:tcW w:w="2347" w:type="dxa"/>
          </w:tcPr>
          <w:p w14:paraId="6FAA8B53" w14:textId="77777777" w:rsidR="002D614D" w:rsidRPr="007F6A26" w:rsidRDefault="002D614D" w:rsidP="00FD588A">
            <w:pPr>
              <w:pStyle w:val="a0"/>
              <w:ind w:firstLine="0"/>
            </w:pPr>
            <w:r w:rsidRPr="007F6A26">
              <w:t>0,89</w:t>
            </w:r>
          </w:p>
        </w:tc>
        <w:tc>
          <w:tcPr>
            <w:tcW w:w="1417" w:type="dxa"/>
          </w:tcPr>
          <w:p w14:paraId="7CAFED67" w14:textId="77777777" w:rsidR="002D614D" w:rsidRPr="007F6A26" w:rsidRDefault="002D614D" w:rsidP="00FD588A">
            <w:pPr>
              <w:pStyle w:val="a0"/>
              <w:ind w:firstLine="0"/>
            </w:pPr>
            <w:r w:rsidRPr="007F6A26">
              <w:t>0,89</w:t>
            </w:r>
          </w:p>
        </w:tc>
        <w:tc>
          <w:tcPr>
            <w:tcW w:w="851" w:type="dxa"/>
          </w:tcPr>
          <w:p w14:paraId="04338B2C" w14:textId="77777777" w:rsidR="002D614D" w:rsidRPr="007F6A26" w:rsidRDefault="002D614D" w:rsidP="00FD588A">
            <w:pPr>
              <w:pStyle w:val="a0"/>
              <w:ind w:firstLine="0"/>
            </w:pPr>
            <w:r w:rsidRPr="007F6A26">
              <w:t>0,71</w:t>
            </w:r>
          </w:p>
        </w:tc>
        <w:tc>
          <w:tcPr>
            <w:tcW w:w="850" w:type="dxa"/>
          </w:tcPr>
          <w:p w14:paraId="486EC91C" w14:textId="1DD6BC87" w:rsidR="002D614D" w:rsidRPr="007F6A26" w:rsidRDefault="002D614D" w:rsidP="00FD588A">
            <w:pPr>
              <w:pStyle w:val="a0"/>
              <w:ind w:firstLine="0"/>
            </w:pPr>
            <w:r w:rsidRPr="007F6A26">
              <w:t>0</w:t>
            </w:r>
            <w:r w:rsidR="003528EA">
              <w:t>,00</w:t>
            </w:r>
          </w:p>
        </w:tc>
        <w:tc>
          <w:tcPr>
            <w:tcW w:w="1637" w:type="dxa"/>
          </w:tcPr>
          <w:p w14:paraId="5D2624DE" w14:textId="77777777" w:rsidR="002D614D" w:rsidRPr="007F6A26" w:rsidRDefault="002D614D" w:rsidP="00FD588A">
            <w:pPr>
              <w:pStyle w:val="a0"/>
              <w:ind w:firstLine="0"/>
            </w:pPr>
            <w:r w:rsidRPr="007F6A26">
              <w:t>0,01</w:t>
            </w:r>
          </w:p>
        </w:tc>
      </w:tr>
      <w:tr w:rsidR="002D614D" w:rsidRPr="007F6A26" w14:paraId="55C42BF0" w14:textId="77777777" w:rsidTr="00A91834">
        <w:tc>
          <w:tcPr>
            <w:tcW w:w="1865" w:type="dxa"/>
          </w:tcPr>
          <w:p w14:paraId="7A67BC40" w14:textId="7B8E2930" w:rsidR="002D614D" w:rsidRPr="007F6A26" w:rsidRDefault="002D614D" w:rsidP="00FD588A">
            <w:pPr>
              <w:pStyle w:val="a0"/>
              <w:ind w:firstLine="0"/>
            </w:pPr>
            <w:r w:rsidRPr="007F6A26">
              <w:t>B*39:09</w:t>
            </w:r>
          </w:p>
        </w:tc>
        <w:tc>
          <w:tcPr>
            <w:tcW w:w="1713" w:type="dxa"/>
          </w:tcPr>
          <w:p w14:paraId="2333FC2A" w14:textId="24CCA583" w:rsidR="002D614D" w:rsidRPr="00A91834" w:rsidRDefault="00D65D12" w:rsidP="00FD588A">
            <w:pPr>
              <w:pStyle w:val="a0"/>
              <w:ind w:firstLine="0"/>
              <w:rPr>
                <w:lang w:val="ru-RU"/>
              </w:rPr>
            </w:pPr>
            <w:r>
              <w:rPr>
                <w:lang w:val="ru-RU"/>
              </w:rPr>
              <w:t>21</w:t>
            </w:r>
          </w:p>
        </w:tc>
        <w:tc>
          <w:tcPr>
            <w:tcW w:w="958" w:type="dxa"/>
          </w:tcPr>
          <w:p w14:paraId="78ADEE64" w14:textId="63E354AA" w:rsidR="002D614D" w:rsidRPr="007F6A26" w:rsidRDefault="002D614D" w:rsidP="00FD588A">
            <w:pPr>
              <w:pStyle w:val="a0"/>
              <w:ind w:firstLine="0"/>
            </w:pPr>
            <w:r w:rsidRPr="007F6A26">
              <w:t>0,71</w:t>
            </w:r>
          </w:p>
        </w:tc>
        <w:tc>
          <w:tcPr>
            <w:tcW w:w="1134" w:type="dxa"/>
          </w:tcPr>
          <w:p w14:paraId="439F5802" w14:textId="77777777" w:rsidR="002D614D" w:rsidRPr="007F6A26" w:rsidRDefault="002D614D" w:rsidP="00FD588A">
            <w:pPr>
              <w:pStyle w:val="a0"/>
              <w:ind w:firstLine="0"/>
            </w:pPr>
            <w:r w:rsidRPr="007F6A26">
              <w:t>0,46</w:t>
            </w:r>
          </w:p>
        </w:tc>
        <w:tc>
          <w:tcPr>
            <w:tcW w:w="1906" w:type="dxa"/>
          </w:tcPr>
          <w:p w14:paraId="53000AEF" w14:textId="77777777" w:rsidR="002D614D" w:rsidRPr="007F6A26" w:rsidRDefault="002D614D" w:rsidP="00FD588A">
            <w:pPr>
              <w:pStyle w:val="a0"/>
              <w:ind w:firstLine="0"/>
            </w:pPr>
            <w:r w:rsidRPr="007F6A26">
              <w:t>0,48</w:t>
            </w:r>
          </w:p>
        </w:tc>
        <w:tc>
          <w:tcPr>
            <w:tcW w:w="2347" w:type="dxa"/>
          </w:tcPr>
          <w:p w14:paraId="43B0543B" w14:textId="77777777" w:rsidR="002D614D" w:rsidRPr="007F6A26" w:rsidRDefault="002D614D" w:rsidP="00FD588A">
            <w:pPr>
              <w:pStyle w:val="a0"/>
              <w:ind w:firstLine="0"/>
            </w:pPr>
            <w:r w:rsidRPr="007F6A26">
              <w:t>0,94</w:t>
            </w:r>
          </w:p>
        </w:tc>
        <w:tc>
          <w:tcPr>
            <w:tcW w:w="1417" w:type="dxa"/>
          </w:tcPr>
          <w:p w14:paraId="5E9C3A5E" w14:textId="77777777" w:rsidR="002D614D" w:rsidRPr="007F6A26" w:rsidRDefault="002D614D" w:rsidP="00FD588A">
            <w:pPr>
              <w:pStyle w:val="a0"/>
              <w:ind w:firstLine="0"/>
            </w:pPr>
            <w:r w:rsidRPr="007F6A26">
              <w:t>0,94</w:t>
            </w:r>
          </w:p>
        </w:tc>
        <w:tc>
          <w:tcPr>
            <w:tcW w:w="851" w:type="dxa"/>
          </w:tcPr>
          <w:p w14:paraId="2A78074F" w14:textId="77777777" w:rsidR="002D614D" w:rsidRPr="007F6A26" w:rsidRDefault="002D614D" w:rsidP="00FD588A">
            <w:pPr>
              <w:pStyle w:val="a0"/>
              <w:ind w:firstLine="0"/>
            </w:pPr>
            <w:r w:rsidRPr="007F6A26">
              <w:t>0,71</w:t>
            </w:r>
          </w:p>
        </w:tc>
        <w:tc>
          <w:tcPr>
            <w:tcW w:w="850" w:type="dxa"/>
          </w:tcPr>
          <w:p w14:paraId="59BD2F66" w14:textId="520B4708" w:rsidR="002D614D" w:rsidRPr="007F6A26" w:rsidRDefault="002D614D" w:rsidP="00FD588A">
            <w:pPr>
              <w:pStyle w:val="a0"/>
              <w:ind w:firstLine="0"/>
            </w:pPr>
            <w:r w:rsidRPr="007F6A26">
              <w:t>0</w:t>
            </w:r>
            <w:r w:rsidR="003528EA">
              <w:t>,00</w:t>
            </w:r>
          </w:p>
        </w:tc>
        <w:tc>
          <w:tcPr>
            <w:tcW w:w="1637" w:type="dxa"/>
          </w:tcPr>
          <w:p w14:paraId="49D043C1" w14:textId="77777777" w:rsidR="002D614D" w:rsidRPr="007F6A26" w:rsidRDefault="002D614D" w:rsidP="00FD588A">
            <w:pPr>
              <w:pStyle w:val="a0"/>
              <w:ind w:firstLine="0"/>
            </w:pPr>
            <w:r w:rsidRPr="007F6A26">
              <w:t>0,01</w:t>
            </w:r>
          </w:p>
        </w:tc>
      </w:tr>
    </w:tbl>
    <w:p w14:paraId="62A431E0" w14:textId="6AE3C6B9" w:rsidR="00BD40C0" w:rsidRPr="00ED0F1D" w:rsidRDefault="00BD40C0" w:rsidP="00ED0F1D">
      <w:pPr>
        <w:pStyle w:val="a0"/>
        <w:ind w:firstLine="0"/>
      </w:pPr>
    </w:p>
    <w:sectPr w:rsidR="00BD40C0" w:rsidRPr="00ED0F1D" w:rsidSect="00C01E44">
      <w:pgSz w:w="16838" w:h="11906" w:orient="landscape" w:code="9"/>
      <w:pgMar w:top="1134" w:right="1134" w:bottom="851" w:left="1134" w:header="709" w:footer="709" w:gutter="0"/>
      <w:cols w:space="1701"/>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3" w:author="Антон Смирнов" w:date="2023-05-23T11:49:00Z" w:initials="АС">
    <w:p w14:paraId="6DAF4649" w14:textId="1A8DACAE" w:rsidR="009B0491" w:rsidRPr="00A54B59" w:rsidRDefault="009B0491">
      <w:pPr>
        <w:pStyle w:val="aff3"/>
        <w:rPr>
          <w:lang w:val="ru-RU"/>
        </w:rPr>
      </w:pPr>
      <w:r>
        <w:rPr>
          <w:rStyle w:val="aff2"/>
        </w:rPr>
        <w:annotationRef/>
      </w:r>
      <w:r>
        <w:rPr>
          <w:lang w:val="ru-RU"/>
        </w:rPr>
        <w:t>Здесь необходимо вставить ссылку?</w:t>
      </w:r>
    </w:p>
  </w:comment>
  <w:comment w:id="194" w:author="User" w:date="2023-04-14T11:40:00Z" w:initials="U">
    <w:p w14:paraId="78BD66E6" w14:textId="41EA1717" w:rsidR="009B0491" w:rsidRPr="00DA1734" w:rsidRDefault="009B0491">
      <w:pPr>
        <w:pStyle w:val="aff3"/>
        <w:rPr>
          <w:lang w:val="ru-RU"/>
        </w:rPr>
      </w:pPr>
      <w:r>
        <w:rPr>
          <w:rStyle w:val="aff2"/>
        </w:rPr>
        <w:annotationRef/>
      </w:r>
      <w:r>
        <w:rPr>
          <w:lang w:val="ru-RU"/>
        </w:rPr>
        <w:t>Нужно четко написать цель в одно предложение</w:t>
      </w:r>
    </w:p>
  </w:comment>
  <w:comment w:id="195" w:author="Антон Смирнов" w:date="2023-05-23T12:20:00Z" w:initials="АС">
    <w:p w14:paraId="2E67D430" w14:textId="63F5A73A" w:rsidR="009B0491" w:rsidRPr="006B357D" w:rsidRDefault="009B0491">
      <w:pPr>
        <w:pStyle w:val="aff3"/>
        <w:rPr>
          <w:lang w:val="ru-RU"/>
        </w:rPr>
      </w:pPr>
      <w:r>
        <w:rPr>
          <w:rStyle w:val="aff2"/>
        </w:rPr>
        <w:annotationRef/>
      </w:r>
      <w:r>
        <w:rPr>
          <w:lang w:val="ru-RU"/>
        </w:rPr>
        <w:t>Сделано</w:t>
      </w:r>
    </w:p>
  </w:comment>
  <w:comment w:id="196" w:author="User" w:date="2023-04-14T11:57:00Z" w:initials="U">
    <w:p w14:paraId="4C9358DF" w14:textId="6B62AA58" w:rsidR="009B0491" w:rsidRPr="008F474C" w:rsidRDefault="009B0491">
      <w:pPr>
        <w:pStyle w:val="aff3"/>
        <w:rPr>
          <w:lang w:val="ru-RU"/>
        </w:rPr>
      </w:pPr>
      <w:r>
        <w:rPr>
          <w:rStyle w:val="aff2"/>
        </w:rPr>
        <w:annotationRef/>
      </w:r>
      <w:r>
        <w:rPr>
          <w:lang w:val="ru-RU"/>
        </w:rPr>
        <w:t>Луше подробнее написать какие данные и модели</w:t>
      </w:r>
    </w:p>
  </w:comment>
  <w:comment w:id="197" w:author="Антон Смирнов" w:date="2023-05-23T12:20:00Z" w:initials="АС">
    <w:p w14:paraId="621D43D8" w14:textId="1D730D92" w:rsidR="009B0491" w:rsidRPr="006B357D" w:rsidRDefault="009B0491">
      <w:pPr>
        <w:pStyle w:val="aff3"/>
        <w:rPr>
          <w:lang w:val="ru-RU"/>
        </w:rPr>
      </w:pPr>
      <w:r>
        <w:rPr>
          <w:rStyle w:val="aff2"/>
        </w:rPr>
        <w:annotationRef/>
      </w:r>
      <w:r>
        <w:rPr>
          <w:lang w:val="ru-RU"/>
        </w:rPr>
        <w:t>Сделано</w:t>
      </w:r>
    </w:p>
  </w:comment>
  <w:comment w:id="201" w:author="Антон Смирнов" w:date="2023-05-23T13:25:00Z" w:initials="АС">
    <w:p w14:paraId="6D09F1FE" w14:textId="6B57852A" w:rsidR="009B0491" w:rsidRPr="00394FC6" w:rsidRDefault="009B0491">
      <w:pPr>
        <w:pStyle w:val="aff3"/>
        <w:rPr>
          <w:lang w:val="ru-RU"/>
        </w:rPr>
      </w:pPr>
      <w:r>
        <w:rPr>
          <w:rStyle w:val="aff2"/>
        </w:rPr>
        <w:annotationRef/>
      </w:r>
      <w:r>
        <w:rPr>
          <w:lang w:val="ru-RU"/>
        </w:rPr>
        <w:t>Перефразировано</w:t>
      </w:r>
    </w:p>
  </w:comment>
  <w:comment w:id="202" w:author="User" w:date="2023-04-14T12:02:00Z" w:initials="U">
    <w:p w14:paraId="216E0BC1" w14:textId="5992B654" w:rsidR="009B0491" w:rsidRPr="008F474C" w:rsidRDefault="009B0491">
      <w:pPr>
        <w:pStyle w:val="aff3"/>
        <w:rPr>
          <w:lang w:val="ru-RU"/>
        </w:rPr>
      </w:pPr>
      <w:r>
        <w:rPr>
          <w:rStyle w:val="aff2"/>
        </w:rPr>
        <w:annotationRef/>
      </w:r>
      <w:r>
        <w:rPr>
          <w:lang w:val="ru-RU"/>
        </w:rPr>
        <w:t>Какое-то не удачное слово. И смысл этого предложения не очевиден.</w:t>
      </w:r>
    </w:p>
  </w:comment>
  <w:comment w:id="203" w:author="User" w:date="2023-04-14T12:05:00Z" w:initials="U">
    <w:p w14:paraId="1635FC15" w14:textId="30146182" w:rsidR="009B0491" w:rsidRPr="00960AF7" w:rsidRDefault="009B0491">
      <w:pPr>
        <w:pStyle w:val="aff3"/>
        <w:rPr>
          <w:lang w:val="ru-RU"/>
        </w:rPr>
      </w:pPr>
      <w:r>
        <w:rPr>
          <w:rStyle w:val="aff2"/>
        </w:rPr>
        <w:annotationRef/>
      </w:r>
    </w:p>
  </w:comment>
  <w:comment w:id="204" w:author="Антон Смирнов" w:date="2023-05-23T13:25:00Z" w:initials="АС">
    <w:p w14:paraId="179C9EB6" w14:textId="14CC13C4" w:rsidR="009B0491" w:rsidRPr="00394FC6" w:rsidRDefault="009B0491">
      <w:pPr>
        <w:pStyle w:val="aff3"/>
        <w:rPr>
          <w:lang w:val="ru-RU"/>
        </w:rPr>
      </w:pPr>
      <w:r>
        <w:rPr>
          <w:rStyle w:val="aff2"/>
        </w:rPr>
        <w:annotationRef/>
      </w:r>
      <w:r>
        <w:rPr>
          <w:lang w:val="ru-RU"/>
        </w:rPr>
        <w:t>Фраза взята из лекции по иммунологии кафедры иммунологии МБФ</w:t>
      </w:r>
    </w:p>
  </w:comment>
  <w:comment w:id="220" w:author="Антон Смирнов" w:date="2023-05-23T17:02:00Z" w:initials="АС">
    <w:p w14:paraId="5E51DDEA" w14:textId="5347C4AC" w:rsidR="009B0491" w:rsidRPr="005516A5" w:rsidRDefault="009B0491">
      <w:pPr>
        <w:pStyle w:val="aff3"/>
        <w:rPr>
          <w:lang w:val="ru-RU"/>
        </w:rPr>
      </w:pPr>
      <w:r>
        <w:rPr>
          <w:rStyle w:val="aff2"/>
        </w:rPr>
        <w:annotationRef/>
      </w:r>
      <w:r>
        <w:rPr>
          <w:lang w:val="ru-RU"/>
        </w:rPr>
        <w:t xml:space="preserve">Необходимо переформулировать. Дело в том, что в протеасоме нельзя объединять </w:t>
      </w:r>
      <w:r>
        <w:t>in</w:t>
      </w:r>
      <w:r w:rsidRPr="005516A5">
        <w:rPr>
          <w:lang w:val="ru-RU"/>
        </w:rPr>
        <w:t xml:space="preserve"> </w:t>
      </w:r>
      <w:r>
        <w:t>vivo</w:t>
      </w:r>
      <w:r w:rsidRPr="005516A5">
        <w:rPr>
          <w:lang w:val="ru-RU"/>
        </w:rPr>
        <w:t xml:space="preserve"> </w:t>
      </w:r>
      <w:r>
        <w:rPr>
          <w:lang w:val="ru-RU"/>
        </w:rPr>
        <w:t xml:space="preserve">с </w:t>
      </w:r>
      <w:r>
        <w:t>in</w:t>
      </w:r>
      <w:r w:rsidRPr="005516A5">
        <w:rPr>
          <w:lang w:val="ru-RU"/>
        </w:rPr>
        <w:t xml:space="preserve"> </w:t>
      </w:r>
      <w:r>
        <w:t>vitro</w:t>
      </w:r>
      <w:r>
        <w:rPr>
          <w:lang w:val="ru-RU"/>
        </w:rPr>
        <w:t xml:space="preserve">, так как сайты </w:t>
      </w:r>
      <w:r>
        <w:t>in</w:t>
      </w:r>
      <w:r w:rsidRPr="005516A5">
        <w:rPr>
          <w:lang w:val="ru-RU"/>
        </w:rPr>
        <w:t xml:space="preserve"> </w:t>
      </w:r>
      <w:r>
        <w:t>vivo</w:t>
      </w:r>
      <w:r w:rsidRPr="005516A5">
        <w:rPr>
          <w:lang w:val="ru-RU"/>
        </w:rPr>
        <w:t xml:space="preserve"> </w:t>
      </w:r>
      <w:r>
        <w:rPr>
          <w:lang w:val="ru-RU"/>
        </w:rPr>
        <w:t xml:space="preserve">мы определяем по тому, что представлено на </w:t>
      </w:r>
      <w:r>
        <w:t>MHC</w:t>
      </w:r>
      <w:r w:rsidRPr="005516A5">
        <w:rPr>
          <w:lang w:val="ru-RU"/>
        </w:rPr>
        <w:t xml:space="preserve">. </w:t>
      </w:r>
      <w:r>
        <w:rPr>
          <w:lang w:val="ru-RU"/>
        </w:rPr>
        <w:t>Здесь же мы и</w:t>
      </w:r>
      <w:r w:rsidRPr="005516A5">
        <w:rPr>
          <w:lang w:val="ru-RU"/>
        </w:rPr>
        <w:t xml:space="preserve"> </w:t>
      </w:r>
      <w:r>
        <w:t>in</w:t>
      </w:r>
      <w:r w:rsidRPr="005516A5">
        <w:rPr>
          <w:lang w:val="ru-RU"/>
        </w:rPr>
        <w:t xml:space="preserve"> </w:t>
      </w:r>
      <w:r>
        <w:t>vitro</w:t>
      </w:r>
      <w:r w:rsidRPr="005516A5">
        <w:rPr>
          <w:lang w:val="ru-RU"/>
        </w:rPr>
        <w:t xml:space="preserve"> </w:t>
      </w:r>
      <w:r>
        <w:rPr>
          <w:lang w:val="ru-RU"/>
        </w:rPr>
        <w:t xml:space="preserve">и </w:t>
      </w:r>
      <w:r>
        <w:t>in</w:t>
      </w:r>
      <w:r w:rsidRPr="005516A5">
        <w:rPr>
          <w:lang w:val="ru-RU"/>
        </w:rPr>
        <w:t xml:space="preserve"> </w:t>
      </w:r>
      <w:r>
        <w:t>vivo</w:t>
      </w:r>
      <w:r w:rsidRPr="005516A5">
        <w:rPr>
          <w:lang w:val="ru-RU"/>
        </w:rPr>
        <w:t xml:space="preserve"> </w:t>
      </w:r>
      <w:r>
        <w:rPr>
          <w:lang w:val="ru-RU"/>
        </w:rPr>
        <w:t xml:space="preserve">непосредственно определяем связывание, просто разными методами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AF4649" w15:done="0"/>
  <w15:commentEx w15:paraId="78BD66E6" w15:done="0"/>
  <w15:commentEx w15:paraId="2E67D430" w15:paraIdParent="78BD66E6" w15:done="0"/>
  <w15:commentEx w15:paraId="4C9358DF" w15:done="0"/>
  <w15:commentEx w15:paraId="621D43D8" w15:paraIdParent="4C9358DF" w15:done="0"/>
  <w15:commentEx w15:paraId="6D09F1FE" w15:done="0"/>
  <w15:commentEx w15:paraId="216E0BC1" w15:done="0"/>
  <w15:commentEx w15:paraId="1635FC15" w15:done="0"/>
  <w15:commentEx w15:paraId="179C9EB6" w15:paraIdParent="1635FC15" w15:done="0"/>
  <w15:commentEx w15:paraId="5E51DD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1726AC" w16cex:dateUtc="2023-05-23T08:49:00Z"/>
  <w16cex:commentExtensible w16cex:durableId="28172E1A" w16cex:dateUtc="2023-05-23T09:20:00Z"/>
  <w16cex:commentExtensible w16cex:durableId="28172E23" w16cex:dateUtc="2023-05-23T09:20:00Z"/>
  <w16cex:commentExtensible w16cex:durableId="28173D42" w16cex:dateUtc="2023-05-23T10:25:00Z"/>
  <w16cex:commentExtensible w16cex:durableId="28173D5F" w16cex:dateUtc="2023-05-23T10:25:00Z"/>
  <w16cex:commentExtensible w16cex:durableId="2817703B" w16cex:dateUtc="2023-05-23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AF4649" w16cid:durableId="281726AC"/>
  <w16cid:commentId w16cid:paraId="78BD66E6" w16cid:durableId="28172178"/>
  <w16cid:commentId w16cid:paraId="2E67D430" w16cid:durableId="28172E1A"/>
  <w16cid:commentId w16cid:paraId="4C9358DF" w16cid:durableId="2817217A"/>
  <w16cid:commentId w16cid:paraId="621D43D8" w16cid:durableId="28172E23"/>
  <w16cid:commentId w16cid:paraId="6D09F1FE" w16cid:durableId="28173D42"/>
  <w16cid:commentId w16cid:paraId="216E0BC1" w16cid:durableId="2817217B"/>
  <w16cid:commentId w16cid:paraId="1635FC15" w16cid:durableId="2817217C"/>
  <w16cid:commentId w16cid:paraId="179C9EB6" w16cid:durableId="28173D5F"/>
  <w16cid:commentId w16cid:paraId="5E51DDEA" w16cid:durableId="281770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549079" w14:textId="77777777" w:rsidR="002D6496" w:rsidRDefault="002D6496">
      <w:pPr>
        <w:spacing w:after="0"/>
      </w:pPr>
      <w:r>
        <w:separator/>
      </w:r>
    </w:p>
  </w:endnote>
  <w:endnote w:type="continuationSeparator" w:id="0">
    <w:p w14:paraId="6C8EC0D7" w14:textId="77777777" w:rsidR="002D6496" w:rsidRDefault="002D64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4182637"/>
      <w:docPartObj>
        <w:docPartGallery w:val="Page Numbers (Bottom of Page)"/>
        <w:docPartUnique/>
      </w:docPartObj>
    </w:sdtPr>
    <w:sdtContent>
      <w:p w14:paraId="00F7C8DF" w14:textId="54718630" w:rsidR="009B0491" w:rsidRDefault="009B0491" w:rsidP="00ED0F1D">
        <w:pPr>
          <w:pStyle w:val="ae"/>
          <w:jc w:val="center"/>
        </w:pPr>
        <w:r>
          <w:fldChar w:fldCharType="begin"/>
        </w:r>
        <w:r>
          <w:instrText>PAGE   \* MERGEFORMAT</w:instrText>
        </w:r>
        <w:r>
          <w:fldChar w:fldCharType="separate"/>
        </w:r>
        <w:r w:rsidRPr="006D3EF5">
          <w:rPr>
            <w:noProof/>
            <w:lang w:val="ru-RU"/>
          </w:rPr>
          <w:t>32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B746D9" w14:textId="77777777" w:rsidR="002D6496" w:rsidRDefault="002D6496">
      <w:r>
        <w:separator/>
      </w:r>
    </w:p>
  </w:footnote>
  <w:footnote w:type="continuationSeparator" w:id="0">
    <w:p w14:paraId="7F24CDF6" w14:textId="77777777" w:rsidR="002D6496" w:rsidRDefault="002D64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60F85E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EBEEDB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1806B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B3230DA"/>
    <w:multiLevelType w:val="hybridMultilevel"/>
    <w:tmpl w:val="C0A88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351FEA"/>
    <w:multiLevelType w:val="hybridMultilevel"/>
    <w:tmpl w:val="3D38DF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A365046"/>
    <w:multiLevelType w:val="hybridMultilevel"/>
    <w:tmpl w:val="B69E3E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28F01D6"/>
    <w:multiLevelType w:val="hybridMultilevel"/>
    <w:tmpl w:val="3DAE88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5F00B4"/>
    <w:multiLevelType w:val="hybridMultilevel"/>
    <w:tmpl w:val="56FC961E"/>
    <w:lvl w:ilvl="0" w:tplc="80D02864">
      <w:start w:val="1"/>
      <w:numFmt w:val="bullet"/>
      <w:lvlText w:val=" "/>
      <w:lvlJc w:val="left"/>
      <w:pPr>
        <w:tabs>
          <w:tab w:val="num" w:pos="0"/>
        </w:tabs>
        <w:ind w:left="480" w:hanging="480"/>
      </w:pPr>
    </w:lvl>
    <w:lvl w:ilvl="1" w:tplc="F77880AE">
      <w:start w:val="1"/>
      <w:numFmt w:val="bullet"/>
      <w:lvlText w:val=" "/>
      <w:lvlJc w:val="left"/>
      <w:pPr>
        <w:tabs>
          <w:tab w:val="num" w:pos="720"/>
        </w:tabs>
        <w:ind w:left="1200" w:hanging="480"/>
      </w:pPr>
    </w:lvl>
    <w:lvl w:ilvl="2" w:tplc="2F88C80C">
      <w:start w:val="1"/>
      <w:numFmt w:val="bullet"/>
      <w:lvlText w:val=" "/>
      <w:lvlJc w:val="left"/>
      <w:pPr>
        <w:tabs>
          <w:tab w:val="num" w:pos="1440"/>
        </w:tabs>
        <w:ind w:left="1920" w:hanging="480"/>
      </w:pPr>
    </w:lvl>
    <w:lvl w:ilvl="3" w:tplc="F92234F8">
      <w:start w:val="1"/>
      <w:numFmt w:val="bullet"/>
      <w:lvlText w:val=" "/>
      <w:lvlJc w:val="left"/>
      <w:pPr>
        <w:tabs>
          <w:tab w:val="num" w:pos="2160"/>
        </w:tabs>
        <w:ind w:left="2640" w:hanging="480"/>
      </w:pPr>
    </w:lvl>
    <w:lvl w:ilvl="4" w:tplc="93B2BBE0">
      <w:start w:val="1"/>
      <w:numFmt w:val="bullet"/>
      <w:lvlText w:val=" "/>
      <w:lvlJc w:val="left"/>
      <w:pPr>
        <w:tabs>
          <w:tab w:val="num" w:pos="2880"/>
        </w:tabs>
        <w:ind w:left="3360" w:hanging="480"/>
      </w:pPr>
    </w:lvl>
    <w:lvl w:ilvl="5" w:tplc="F530D6F6">
      <w:start w:val="1"/>
      <w:numFmt w:val="bullet"/>
      <w:lvlText w:val=" "/>
      <w:lvlJc w:val="left"/>
      <w:pPr>
        <w:tabs>
          <w:tab w:val="num" w:pos="3600"/>
        </w:tabs>
        <w:ind w:left="4080" w:hanging="480"/>
      </w:pPr>
    </w:lvl>
    <w:lvl w:ilvl="6" w:tplc="5CA82682">
      <w:start w:val="1"/>
      <w:numFmt w:val="bullet"/>
      <w:lvlText w:val=" "/>
      <w:lvlJc w:val="left"/>
      <w:pPr>
        <w:tabs>
          <w:tab w:val="num" w:pos="4320"/>
        </w:tabs>
        <w:ind w:left="4800" w:hanging="480"/>
      </w:pPr>
    </w:lvl>
    <w:lvl w:ilvl="7" w:tplc="977E427A">
      <w:start w:val="1"/>
      <w:numFmt w:val="bullet"/>
      <w:lvlText w:val=" "/>
      <w:lvlJc w:val="left"/>
      <w:pPr>
        <w:tabs>
          <w:tab w:val="num" w:pos="5040"/>
        </w:tabs>
        <w:ind w:left="5520" w:hanging="480"/>
      </w:pPr>
    </w:lvl>
    <w:lvl w:ilvl="8" w:tplc="9A74D1A8">
      <w:start w:val="1"/>
      <w:numFmt w:val="bullet"/>
      <w:lvlText w:val=" "/>
      <w:lvlJc w:val="left"/>
      <w:pPr>
        <w:tabs>
          <w:tab w:val="num" w:pos="5760"/>
        </w:tabs>
        <w:ind w:left="6240" w:hanging="480"/>
      </w:pPr>
    </w:lvl>
  </w:abstractNum>
  <w:abstractNum w:abstractNumId="8" w15:restartNumberingAfterBreak="0">
    <w:nsid w:val="51AF62AB"/>
    <w:multiLevelType w:val="hybridMultilevel"/>
    <w:tmpl w:val="1812D6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3FB1BE1"/>
    <w:multiLevelType w:val="hybridMultilevel"/>
    <w:tmpl w:val="6F76620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 w15:restartNumberingAfterBreak="0">
    <w:nsid w:val="5F1C7AAB"/>
    <w:multiLevelType w:val="hybridMultilevel"/>
    <w:tmpl w:val="841801A2"/>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1" w15:restartNumberingAfterBreak="0">
    <w:nsid w:val="676F539B"/>
    <w:multiLevelType w:val="hybridMultilevel"/>
    <w:tmpl w:val="60865F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89A2586"/>
    <w:multiLevelType w:val="hybridMultilevel"/>
    <w:tmpl w:val="B22AA9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E61517B"/>
    <w:multiLevelType w:val="hybridMultilevel"/>
    <w:tmpl w:val="CEFE5B1C"/>
    <w:lvl w:ilvl="0" w:tplc="A9B4CCF2">
      <w:start w:val="1"/>
      <w:numFmt w:val="decimal"/>
      <w:lvlText w:val="%1."/>
      <w:lvlJc w:val="left"/>
      <w:pPr>
        <w:ind w:left="1429" w:hanging="360"/>
      </w:pPr>
      <w:rPr>
        <w:i w:val="0"/>
        <w:i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F7C4362"/>
    <w:multiLevelType w:val="hybridMultilevel"/>
    <w:tmpl w:val="9C10A1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3"/>
  </w:num>
  <w:num w:numId="10">
    <w:abstractNumId w:val="13"/>
  </w:num>
  <w:num w:numId="11">
    <w:abstractNumId w:val="11"/>
  </w:num>
  <w:num w:numId="12">
    <w:abstractNumId w:val="12"/>
  </w:num>
  <w:num w:numId="13">
    <w:abstractNumId w:val="5"/>
  </w:num>
  <w:num w:numId="14">
    <w:abstractNumId w:val="6"/>
  </w:num>
  <w:num w:numId="15">
    <w:abstractNumId w:val="14"/>
  </w:num>
  <w:num w:numId="16">
    <w:abstractNumId w:val="8"/>
  </w:num>
  <w:num w:numId="17">
    <w:abstractNumId w:val="10"/>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Антон Смирнов">
    <w15:presenceInfo w15:providerId="Windows Live" w15:userId="3d614e2cbc313700"/>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4AD5"/>
    <w:rsid w:val="000014D1"/>
    <w:rsid w:val="00005FA4"/>
    <w:rsid w:val="0002028E"/>
    <w:rsid w:val="000258EA"/>
    <w:rsid w:val="00033E83"/>
    <w:rsid w:val="00035766"/>
    <w:rsid w:val="00041B27"/>
    <w:rsid w:val="00050457"/>
    <w:rsid w:val="00053659"/>
    <w:rsid w:val="00055456"/>
    <w:rsid w:val="00056D77"/>
    <w:rsid w:val="000717C0"/>
    <w:rsid w:val="00073AAD"/>
    <w:rsid w:val="00074BB8"/>
    <w:rsid w:val="00085258"/>
    <w:rsid w:val="000907AC"/>
    <w:rsid w:val="000A5874"/>
    <w:rsid w:val="000B0A03"/>
    <w:rsid w:val="000B2D18"/>
    <w:rsid w:val="000B7CEC"/>
    <w:rsid w:val="000D0CED"/>
    <w:rsid w:val="000D3DB5"/>
    <w:rsid w:val="000D5D1C"/>
    <w:rsid w:val="000F47EE"/>
    <w:rsid w:val="00104B86"/>
    <w:rsid w:val="00106985"/>
    <w:rsid w:val="001206B0"/>
    <w:rsid w:val="00153E6A"/>
    <w:rsid w:val="00155230"/>
    <w:rsid w:val="00165C32"/>
    <w:rsid w:val="00170CCF"/>
    <w:rsid w:val="00171E8E"/>
    <w:rsid w:val="001720CC"/>
    <w:rsid w:val="001722E8"/>
    <w:rsid w:val="00173FAD"/>
    <w:rsid w:val="00184AA9"/>
    <w:rsid w:val="00184FC8"/>
    <w:rsid w:val="001954B7"/>
    <w:rsid w:val="00196B10"/>
    <w:rsid w:val="001A3D9E"/>
    <w:rsid w:val="001B5324"/>
    <w:rsid w:val="001C04F0"/>
    <w:rsid w:val="001D5427"/>
    <w:rsid w:val="001D58CF"/>
    <w:rsid w:val="001F356C"/>
    <w:rsid w:val="00200583"/>
    <w:rsid w:val="0020414D"/>
    <w:rsid w:val="00212A59"/>
    <w:rsid w:val="00215AA5"/>
    <w:rsid w:val="00225F9C"/>
    <w:rsid w:val="00230943"/>
    <w:rsid w:val="002339B3"/>
    <w:rsid w:val="00236796"/>
    <w:rsid w:val="002400E7"/>
    <w:rsid w:val="002533E0"/>
    <w:rsid w:val="00270346"/>
    <w:rsid w:val="00281DA5"/>
    <w:rsid w:val="00285211"/>
    <w:rsid w:val="0029163F"/>
    <w:rsid w:val="00294F02"/>
    <w:rsid w:val="00297BAA"/>
    <w:rsid w:val="002B399E"/>
    <w:rsid w:val="002B7277"/>
    <w:rsid w:val="002C6EF1"/>
    <w:rsid w:val="002D614D"/>
    <w:rsid w:val="002D6496"/>
    <w:rsid w:val="002E576F"/>
    <w:rsid w:val="002F01F3"/>
    <w:rsid w:val="00302DDD"/>
    <w:rsid w:val="0030389C"/>
    <w:rsid w:val="003168CA"/>
    <w:rsid w:val="0031793F"/>
    <w:rsid w:val="00320304"/>
    <w:rsid w:val="00322DC6"/>
    <w:rsid w:val="00335E8B"/>
    <w:rsid w:val="0034144E"/>
    <w:rsid w:val="00350A0C"/>
    <w:rsid w:val="00352641"/>
    <w:rsid w:val="003528EA"/>
    <w:rsid w:val="00372ABB"/>
    <w:rsid w:val="00375060"/>
    <w:rsid w:val="00375B73"/>
    <w:rsid w:val="003772D6"/>
    <w:rsid w:val="0038638C"/>
    <w:rsid w:val="00387ECF"/>
    <w:rsid w:val="003947AE"/>
    <w:rsid w:val="00394FC6"/>
    <w:rsid w:val="003A0AF2"/>
    <w:rsid w:val="003A5D25"/>
    <w:rsid w:val="003D1F70"/>
    <w:rsid w:val="003D5777"/>
    <w:rsid w:val="003E4ABE"/>
    <w:rsid w:val="003F3EBD"/>
    <w:rsid w:val="00400561"/>
    <w:rsid w:val="004046B8"/>
    <w:rsid w:val="0041036B"/>
    <w:rsid w:val="00410C2A"/>
    <w:rsid w:val="00422344"/>
    <w:rsid w:val="004227FE"/>
    <w:rsid w:val="00422BC8"/>
    <w:rsid w:val="00434C26"/>
    <w:rsid w:val="004354E3"/>
    <w:rsid w:val="00446B25"/>
    <w:rsid w:val="00451EE7"/>
    <w:rsid w:val="0046767B"/>
    <w:rsid w:val="0048056C"/>
    <w:rsid w:val="00480802"/>
    <w:rsid w:val="00482DFD"/>
    <w:rsid w:val="0048400D"/>
    <w:rsid w:val="004923B4"/>
    <w:rsid w:val="004961D5"/>
    <w:rsid w:val="004A5B9B"/>
    <w:rsid w:val="004C1F0C"/>
    <w:rsid w:val="004C7AE4"/>
    <w:rsid w:val="004D0785"/>
    <w:rsid w:val="004D3707"/>
    <w:rsid w:val="004E4E14"/>
    <w:rsid w:val="004F42B4"/>
    <w:rsid w:val="004F5436"/>
    <w:rsid w:val="00501422"/>
    <w:rsid w:val="00502A4E"/>
    <w:rsid w:val="0050737B"/>
    <w:rsid w:val="0051333C"/>
    <w:rsid w:val="00515A91"/>
    <w:rsid w:val="00534DB5"/>
    <w:rsid w:val="005412F0"/>
    <w:rsid w:val="005516A5"/>
    <w:rsid w:val="0055673C"/>
    <w:rsid w:val="00560E42"/>
    <w:rsid w:val="00562520"/>
    <w:rsid w:val="00565535"/>
    <w:rsid w:val="00567DF7"/>
    <w:rsid w:val="0057203C"/>
    <w:rsid w:val="005860B8"/>
    <w:rsid w:val="005A12C5"/>
    <w:rsid w:val="005A6BE6"/>
    <w:rsid w:val="005B1BD6"/>
    <w:rsid w:val="005B6E19"/>
    <w:rsid w:val="005B6E25"/>
    <w:rsid w:val="005C4AD5"/>
    <w:rsid w:val="005D40A1"/>
    <w:rsid w:val="005E2C91"/>
    <w:rsid w:val="005E4C21"/>
    <w:rsid w:val="00600916"/>
    <w:rsid w:val="00611FDB"/>
    <w:rsid w:val="00613C7F"/>
    <w:rsid w:val="00613EA8"/>
    <w:rsid w:val="00620ECB"/>
    <w:rsid w:val="0062428B"/>
    <w:rsid w:val="0063193C"/>
    <w:rsid w:val="00631E48"/>
    <w:rsid w:val="00647406"/>
    <w:rsid w:val="00654B3B"/>
    <w:rsid w:val="00666376"/>
    <w:rsid w:val="006701FB"/>
    <w:rsid w:val="006876BE"/>
    <w:rsid w:val="006904D6"/>
    <w:rsid w:val="006A327A"/>
    <w:rsid w:val="006A69AF"/>
    <w:rsid w:val="006B17C7"/>
    <w:rsid w:val="006B282F"/>
    <w:rsid w:val="006B357D"/>
    <w:rsid w:val="006C449D"/>
    <w:rsid w:val="006C56AA"/>
    <w:rsid w:val="006C5767"/>
    <w:rsid w:val="006D3EF5"/>
    <w:rsid w:val="006E1E94"/>
    <w:rsid w:val="007050C1"/>
    <w:rsid w:val="00707F16"/>
    <w:rsid w:val="0072465A"/>
    <w:rsid w:val="00743B05"/>
    <w:rsid w:val="00744043"/>
    <w:rsid w:val="007454E1"/>
    <w:rsid w:val="0075779D"/>
    <w:rsid w:val="00764D33"/>
    <w:rsid w:val="00765029"/>
    <w:rsid w:val="00782086"/>
    <w:rsid w:val="00782B92"/>
    <w:rsid w:val="00783D9E"/>
    <w:rsid w:val="007855FD"/>
    <w:rsid w:val="00791D7E"/>
    <w:rsid w:val="007A0009"/>
    <w:rsid w:val="007A5832"/>
    <w:rsid w:val="007A630F"/>
    <w:rsid w:val="007B4050"/>
    <w:rsid w:val="007C0F2C"/>
    <w:rsid w:val="007C25CE"/>
    <w:rsid w:val="007D28F4"/>
    <w:rsid w:val="007D6005"/>
    <w:rsid w:val="007D6CB5"/>
    <w:rsid w:val="007E001C"/>
    <w:rsid w:val="007E4FBF"/>
    <w:rsid w:val="007F2068"/>
    <w:rsid w:val="00813891"/>
    <w:rsid w:val="00832C85"/>
    <w:rsid w:val="008517BA"/>
    <w:rsid w:val="00853050"/>
    <w:rsid w:val="00854C39"/>
    <w:rsid w:val="00873970"/>
    <w:rsid w:val="00875C19"/>
    <w:rsid w:val="008836A4"/>
    <w:rsid w:val="00885C4E"/>
    <w:rsid w:val="008903DD"/>
    <w:rsid w:val="008941CB"/>
    <w:rsid w:val="008A4E0E"/>
    <w:rsid w:val="008C1E98"/>
    <w:rsid w:val="008D1348"/>
    <w:rsid w:val="008D2225"/>
    <w:rsid w:val="008D6BD1"/>
    <w:rsid w:val="008F3F01"/>
    <w:rsid w:val="008F474C"/>
    <w:rsid w:val="008F74E2"/>
    <w:rsid w:val="009025EF"/>
    <w:rsid w:val="00906D61"/>
    <w:rsid w:val="0091060D"/>
    <w:rsid w:val="00926008"/>
    <w:rsid w:val="00931689"/>
    <w:rsid w:val="00940E3F"/>
    <w:rsid w:val="0094123B"/>
    <w:rsid w:val="0094578A"/>
    <w:rsid w:val="009508F2"/>
    <w:rsid w:val="009531C8"/>
    <w:rsid w:val="009538DB"/>
    <w:rsid w:val="00956ABE"/>
    <w:rsid w:val="00960AF7"/>
    <w:rsid w:val="0096535B"/>
    <w:rsid w:val="009671C5"/>
    <w:rsid w:val="00972DB9"/>
    <w:rsid w:val="00984038"/>
    <w:rsid w:val="009961A9"/>
    <w:rsid w:val="009A018C"/>
    <w:rsid w:val="009B0491"/>
    <w:rsid w:val="009B1E85"/>
    <w:rsid w:val="009B46EF"/>
    <w:rsid w:val="009B5EC2"/>
    <w:rsid w:val="009C1349"/>
    <w:rsid w:val="009C4524"/>
    <w:rsid w:val="009D0048"/>
    <w:rsid w:val="009D2B26"/>
    <w:rsid w:val="009D7D67"/>
    <w:rsid w:val="009E036F"/>
    <w:rsid w:val="009E1E41"/>
    <w:rsid w:val="009E282A"/>
    <w:rsid w:val="009E7ACD"/>
    <w:rsid w:val="009E7CAD"/>
    <w:rsid w:val="009F2324"/>
    <w:rsid w:val="009F7750"/>
    <w:rsid w:val="00A07EE5"/>
    <w:rsid w:val="00A07FED"/>
    <w:rsid w:val="00A1524D"/>
    <w:rsid w:val="00A21C46"/>
    <w:rsid w:val="00A32529"/>
    <w:rsid w:val="00A4579D"/>
    <w:rsid w:val="00A47698"/>
    <w:rsid w:val="00A536D2"/>
    <w:rsid w:val="00A54B59"/>
    <w:rsid w:val="00A564A1"/>
    <w:rsid w:val="00A803B9"/>
    <w:rsid w:val="00A825F7"/>
    <w:rsid w:val="00A84A4B"/>
    <w:rsid w:val="00A91834"/>
    <w:rsid w:val="00A96354"/>
    <w:rsid w:val="00A97629"/>
    <w:rsid w:val="00AA3239"/>
    <w:rsid w:val="00AA567D"/>
    <w:rsid w:val="00AB2F85"/>
    <w:rsid w:val="00AC4F44"/>
    <w:rsid w:val="00AD0539"/>
    <w:rsid w:val="00AD1EDF"/>
    <w:rsid w:val="00AE72CE"/>
    <w:rsid w:val="00AF0B2E"/>
    <w:rsid w:val="00B11A75"/>
    <w:rsid w:val="00B50096"/>
    <w:rsid w:val="00B51F40"/>
    <w:rsid w:val="00B52BBD"/>
    <w:rsid w:val="00B60ECA"/>
    <w:rsid w:val="00B6302E"/>
    <w:rsid w:val="00B65990"/>
    <w:rsid w:val="00B74A1D"/>
    <w:rsid w:val="00B82D89"/>
    <w:rsid w:val="00B9146F"/>
    <w:rsid w:val="00B9579E"/>
    <w:rsid w:val="00BA0357"/>
    <w:rsid w:val="00BA77E2"/>
    <w:rsid w:val="00BC58AA"/>
    <w:rsid w:val="00BC59B3"/>
    <w:rsid w:val="00BC7CF9"/>
    <w:rsid w:val="00BD3CBF"/>
    <w:rsid w:val="00BD40C0"/>
    <w:rsid w:val="00BE0A15"/>
    <w:rsid w:val="00BE756D"/>
    <w:rsid w:val="00BF5734"/>
    <w:rsid w:val="00C01A6E"/>
    <w:rsid w:val="00C01E44"/>
    <w:rsid w:val="00C173E4"/>
    <w:rsid w:val="00C2389A"/>
    <w:rsid w:val="00C27CF4"/>
    <w:rsid w:val="00C407CA"/>
    <w:rsid w:val="00C40B9F"/>
    <w:rsid w:val="00C445AB"/>
    <w:rsid w:val="00C5708F"/>
    <w:rsid w:val="00C6573C"/>
    <w:rsid w:val="00C75407"/>
    <w:rsid w:val="00C802FF"/>
    <w:rsid w:val="00C820CA"/>
    <w:rsid w:val="00C97B02"/>
    <w:rsid w:val="00CB4BCE"/>
    <w:rsid w:val="00CB6115"/>
    <w:rsid w:val="00CC4CD2"/>
    <w:rsid w:val="00CE1711"/>
    <w:rsid w:val="00CF0A6A"/>
    <w:rsid w:val="00CF5712"/>
    <w:rsid w:val="00D14DCF"/>
    <w:rsid w:val="00D3406F"/>
    <w:rsid w:val="00D52F11"/>
    <w:rsid w:val="00D65D12"/>
    <w:rsid w:val="00D772E4"/>
    <w:rsid w:val="00D8041C"/>
    <w:rsid w:val="00D834C1"/>
    <w:rsid w:val="00D942AB"/>
    <w:rsid w:val="00DA08C5"/>
    <w:rsid w:val="00DA1734"/>
    <w:rsid w:val="00DA7DFA"/>
    <w:rsid w:val="00DB2211"/>
    <w:rsid w:val="00DB612D"/>
    <w:rsid w:val="00DB6E54"/>
    <w:rsid w:val="00DD6DE3"/>
    <w:rsid w:val="00DF2117"/>
    <w:rsid w:val="00E04957"/>
    <w:rsid w:val="00E05FFF"/>
    <w:rsid w:val="00E06B9C"/>
    <w:rsid w:val="00E11DF9"/>
    <w:rsid w:val="00E13E09"/>
    <w:rsid w:val="00E159B8"/>
    <w:rsid w:val="00E20512"/>
    <w:rsid w:val="00E24135"/>
    <w:rsid w:val="00E241F3"/>
    <w:rsid w:val="00E36F22"/>
    <w:rsid w:val="00E41D11"/>
    <w:rsid w:val="00E441B8"/>
    <w:rsid w:val="00E5249E"/>
    <w:rsid w:val="00E53751"/>
    <w:rsid w:val="00E57B48"/>
    <w:rsid w:val="00E608AF"/>
    <w:rsid w:val="00E63C19"/>
    <w:rsid w:val="00E66A88"/>
    <w:rsid w:val="00E67701"/>
    <w:rsid w:val="00E703E0"/>
    <w:rsid w:val="00E71309"/>
    <w:rsid w:val="00E75D60"/>
    <w:rsid w:val="00E8046A"/>
    <w:rsid w:val="00E811CD"/>
    <w:rsid w:val="00E830AB"/>
    <w:rsid w:val="00E907FA"/>
    <w:rsid w:val="00E97E9B"/>
    <w:rsid w:val="00EA0569"/>
    <w:rsid w:val="00EA3D12"/>
    <w:rsid w:val="00EA60B1"/>
    <w:rsid w:val="00EB0DE1"/>
    <w:rsid w:val="00EB50D1"/>
    <w:rsid w:val="00EC295F"/>
    <w:rsid w:val="00EC4C62"/>
    <w:rsid w:val="00ED0F1D"/>
    <w:rsid w:val="00ED7B11"/>
    <w:rsid w:val="00ED7CE7"/>
    <w:rsid w:val="00EE6340"/>
    <w:rsid w:val="00EF1952"/>
    <w:rsid w:val="00EF218E"/>
    <w:rsid w:val="00EF24F8"/>
    <w:rsid w:val="00F0155F"/>
    <w:rsid w:val="00F13542"/>
    <w:rsid w:val="00F2580F"/>
    <w:rsid w:val="00F420B8"/>
    <w:rsid w:val="00F45658"/>
    <w:rsid w:val="00F52C9E"/>
    <w:rsid w:val="00F52F67"/>
    <w:rsid w:val="00F67648"/>
    <w:rsid w:val="00F7118A"/>
    <w:rsid w:val="00FB004F"/>
    <w:rsid w:val="00FB2F48"/>
    <w:rsid w:val="00FD0554"/>
    <w:rsid w:val="00FD588A"/>
    <w:rsid w:val="00FD6ED4"/>
    <w:rsid w:val="00FE1138"/>
    <w:rsid w:val="00FE3DB4"/>
    <w:rsid w:val="00FE454A"/>
    <w:rsid w:val="00FF106C"/>
    <w:rsid w:val="00FF1B5D"/>
    <w:rsid w:val="00FF5BD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35CCF"/>
  <w15:docId w15:val="{924C9286-2D88-42E8-A32D-27BBAADC5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0"/>
    <w:link w:val="10"/>
    <w:uiPriority w:val="9"/>
    <w:qFormat/>
    <w:rsid w:val="00DB38A4"/>
    <w:pPr>
      <w:keepNext/>
      <w:keepLines/>
      <w:spacing w:before="480" w:after="0" w:line="480" w:lineRule="auto"/>
      <w:jc w:val="center"/>
      <w:outlineLvl w:val="0"/>
    </w:pPr>
    <w:rPr>
      <w:rFonts w:ascii="Times New Roman" w:eastAsiaTheme="majorEastAsia" w:hAnsi="Times New Roman" w:cstheme="majorBidi"/>
      <w:b/>
      <w:bCs/>
      <w:color w:val="000000" w:themeColor="text1"/>
      <w:sz w:val="32"/>
      <w:szCs w:val="32"/>
    </w:rPr>
  </w:style>
  <w:style w:type="paragraph" w:styleId="2">
    <w:name w:val="heading 2"/>
    <w:basedOn w:val="a"/>
    <w:next w:val="a0"/>
    <w:link w:val="20"/>
    <w:uiPriority w:val="9"/>
    <w:unhideWhenUsed/>
    <w:qFormat/>
    <w:rsid w:val="00DB38A4"/>
    <w:pPr>
      <w:keepNext/>
      <w:keepLines/>
      <w:spacing w:before="200" w:after="0" w:line="480" w:lineRule="auto"/>
      <w:jc w:val="center"/>
      <w:outlineLvl w:val="1"/>
    </w:pPr>
    <w:rPr>
      <w:rFonts w:ascii="Times New Roman" w:eastAsiaTheme="majorEastAsia" w:hAnsi="Times New Roman" w:cstheme="majorBidi"/>
      <w:b/>
      <w:bCs/>
      <w:color w:val="000000" w:themeColor="text1"/>
      <w:sz w:val="28"/>
      <w:szCs w:val="28"/>
    </w:rPr>
  </w:style>
  <w:style w:type="paragraph" w:styleId="3">
    <w:name w:val="heading 3"/>
    <w:basedOn w:val="a"/>
    <w:next w:val="a0"/>
    <w:link w:val="30"/>
    <w:uiPriority w:val="9"/>
    <w:unhideWhenUsed/>
    <w:qFormat/>
    <w:rsid w:val="00DB38A4"/>
    <w:pPr>
      <w:keepNext/>
      <w:keepLines/>
      <w:spacing w:before="200" w:after="0" w:line="480" w:lineRule="auto"/>
      <w:jc w:val="center"/>
      <w:outlineLvl w:val="2"/>
    </w:pPr>
    <w:rPr>
      <w:rFonts w:ascii="Times New Roman" w:eastAsiaTheme="majorEastAsia" w:hAnsi="Times New Roman" w:cstheme="majorBidi"/>
      <w:b/>
      <w:bCs/>
      <w:color w:val="000000" w:themeColor="tex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link w:val="6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link w:val="7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link w:val="8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link w:val="9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B38A4"/>
    <w:rPr>
      <w:rFonts w:ascii="Times New Roman" w:eastAsiaTheme="majorEastAsia" w:hAnsi="Times New Roman" w:cstheme="majorBidi"/>
      <w:b/>
      <w:bCs/>
      <w:color w:val="000000" w:themeColor="text1"/>
      <w:sz w:val="32"/>
      <w:szCs w:val="32"/>
    </w:rPr>
  </w:style>
  <w:style w:type="character" w:customStyle="1" w:styleId="20">
    <w:name w:val="Заголовок 2 Знак"/>
    <w:basedOn w:val="a1"/>
    <w:link w:val="2"/>
    <w:uiPriority w:val="9"/>
    <w:rsid w:val="00DB38A4"/>
    <w:rPr>
      <w:rFonts w:ascii="Times New Roman" w:eastAsiaTheme="majorEastAsia" w:hAnsi="Times New Roman" w:cstheme="majorBidi"/>
      <w:b/>
      <w:bCs/>
      <w:color w:val="000000" w:themeColor="text1"/>
      <w:sz w:val="28"/>
      <w:szCs w:val="28"/>
    </w:rPr>
  </w:style>
  <w:style w:type="character" w:customStyle="1" w:styleId="30">
    <w:name w:val="Заголовок 3 Знак"/>
    <w:basedOn w:val="a1"/>
    <w:link w:val="3"/>
    <w:uiPriority w:val="9"/>
    <w:rsid w:val="00DB38A4"/>
    <w:rPr>
      <w:rFonts w:ascii="Times New Roman" w:eastAsiaTheme="majorEastAsia" w:hAnsi="Times New Roman" w:cstheme="majorBidi"/>
      <w:b/>
      <w:bCs/>
      <w:color w:val="000000" w:themeColor="text1"/>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List Paragraph"/>
    <w:basedOn w:val="a"/>
    <w:uiPriority w:val="34"/>
    <w:qFormat/>
    <w:pPr>
      <w:ind w:left="720"/>
      <w:contextualSpacing/>
    </w:pPr>
  </w:style>
  <w:style w:type="paragraph" w:styleId="a5">
    <w:name w:val="No Spacing"/>
    <w:uiPriority w:val="1"/>
    <w:qFormat/>
    <w:pPr>
      <w:spacing w:after="0"/>
    </w:pPr>
  </w:style>
  <w:style w:type="character" w:customStyle="1" w:styleId="a6">
    <w:name w:val="Заголовок Знак"/>
    <w:basedOn w:val="a1"/>
    <w:link w:val="a7"/>
    <w:rsid w:val="00F611C3"/>
    <w:rPr>
      <w:rFonts w:ascii="Times New Roman" w:eastAsiaTheme="majorEastAsia" w:hAnsi="Times New Roman" w:cstheme="majorBidi"/>
      <w:b/>
      <w:bCs/>
      <w:color w:val="000000" w:themeColor="text1"/>
      <w:sz w:val="28"/>
      <w:szCs w:val="36"/>
    </w:rPr>
  </w:style>
  <w:style w:type="character" w:customStyle="1" w:styleId="a8">
    <w:name w:val="Подзаголовок Знак"/>
    <w:basedOn w:val="a1"/>
    <w:link w:val="a9"/>
    <w:rsid w:val="00DB38A4"/>
    <w:rPr>
      <w:rFonts w:ascii="Times New Roman" w:eastAsiaTheme="majorEastAsia" w:hAnsi="Times New Roman" w:cstheme="majorBidi"/>
      <w:b/>
      <w:bCs/>
      <w:color w:val="000000" w:themeColor="text1"/>
      <w:sz w:val="28"/>
      <w:szCs w:val="30"/>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a">
    <w:name w:val="Intense Quote"/>
    <w:basedOn w:val="a"/>
    <w:next w:val="a"/>
    <w:link w:val="ab"/>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b">
    <w:name w:val="Выделенная цитата Знак"/>
    <w:link w:val="aa"/>
    <w:uiPriority w:val="30"/>
    <w:rPr>
      <w:i/>
    </w:rPr>
  </w:style>
  <w:style w:type="paragraph" w:styleId="ac">
    <w:name w:val="header"/>
    <w:basedOn w:val="a"/>
    <w:link w:val="ad"/>
    <w:uiPriority w:val="99"/>
    <w:unhideWhenUsed/>
    <w:pPr>
      <w:tabs>
        <w:tab w:val="center" w:pos="7143"/>
        <w:tab w:val="right" w:pos="14287"/>
      </w:tabs>
      <w:spacing w:after="0"/>
    </w:pPr>
  </w:style>
  <w:style w:type="character" w:customStyle="1" w:styleId="ad">
    <w:name w:val="Верхний колонтитул Знак"/>
    <w:basedOn w:val="a1"/>
    <w:link w:val="ac"/>
    <w:uiPriority w:val="99"/>
  </w:style>
  <w:style w:type="paragraph" w:styleId="ae">
    <w:name w:val="footer"/>
    <w:basedOn w:val="a"/>
    <w:link w:val="af"/>
    <w:uiPriority w:val="99"/>
    <w:unhideWhenUsed/>
    <w:pPr>
      <w:tabs>
        <w:tab w:val="center" w:pos="7143"/>
        <w:tab w:val="right" w:pos="14287"/>
      </w:tabs>
      <w:spacing w:after="0"/>
    </w:pPr>
  </w:style>
  <w:style w:type="character" w:customStyle="1" w:styleId="FooterChar">
    <w:name w:val="Footer Char"/>
    <w:basedOn w:val="a1"/>
    <w:uiPriority w:val="99"/>
  </w:style>
  <w:style w:type="character" w:customStyle="1" w:styleId="af">
    <w:name w:val="Нижний колонтитул Знак"/>
    <w:link w:val="ae"/>
    <w:uiPriority w:val="99"/>
  </w:style>
  <w:style w:type="table" w:styleId="af0">
    <w:name w:val="Table Grid"/>
    <w:basedOn w:val="a2"/>
    <w:uiPriority w:val="59"/>
    <w:pPr>
      <w:spacing w:after="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2"/>
    <w:uiPriority w:val="59"/>
    <w:pPr>
      <w:spacing w:after="0"/>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2"/>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2"/>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2"/>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2"/>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2"/>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2"/>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2"/>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2"/>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2"/>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2"/>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2"/>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2"/>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2"/>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2"/>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2"/>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2"/>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2"/>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2"/>
    <w:uiPriority w:val="59"/>
    <w:pPr>
      <w:spacing w:after="0"/>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2"/>
    <w:uiPriority w:val="5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2"/>
    <w:uiPriority w:val="5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2"/>
    <w:uiPriority w:val="5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2"/>
    <w:uiPriority w:val="5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2"/>
    <w:uiPriority w:val="5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2"/>
    <w:uiPriority w:val="99"/>
    <w:pPr>
      <w:spacing w:after="0"/>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2"/>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2"/>
    <w:uiPriority w:val="99"/>
    <w:pPr>
      <w:spacing w:after="0"/>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2"/>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2"/>
    <w:uiPriority w:val="99"/>
    <w:pPr>
      <w:spacing w:after="0"/>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2"/>
    <w:uiPriority w:val="99"/>
    <w:pPr>
      <w:spacing w:after="0"/>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2"/>
    <w:uiPriority w:val="99"/>
    <w:pPr>
      <w:spacing w:after="0"/>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2"/>
    <w:uiPriority w:val="99"/>
    <w:pPr>
      <w:spacing w:after="0"/>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2"/>
    <w:uiPriority w:val="99"/>
    <w:pPr>
      <w:spacing w:after="0"/>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2"/>
    <w:uiPriority w:val="99"/>
    <w:pPr>
      <w:spacing w:after="0"/>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2"/>
    <w:uiPriority w:val="99"/>
    <w:pPr>
      <w:spacing w:after="0"/>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2"/>
    <w:uiPriority w:val="99"/>
    <w:pPr>
      <w:spacing w:after="0"/>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2"/>
    <w:uiPriority w:val="99"/>
    <w:pPr>
      <w:spacing w:after="0"/>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2"/>
    <w:uiPriority w:val="99"/>
    <w:pPr>
      <w:spacing w:after="0"/>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2"/>
    <w:uiPriority w:val="99"/>
    <w:pPr>
      <w:spacing w:after="0"/>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2"/>
    <w:uiPriority w:val="99"/>
    <w:pPr>
      <w:spacing w:after="0"/>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2"/>
    <w:uiPriority w:val="99"/>
    <w:pPr>
      <w:spacing w:after="0"/>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2"/>
    <w:uiPriority w:val="99"/>
    <w:pPr>
      <w:spacing w:after="0"/>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2"/>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2"/>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2"/>
    <w:uiPriority w:val="99"/>
    <w:pPr>
      <w:spacing w:after="0"/>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2"/>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2"/>
    <w:uiPriority w:val="99"/>
    <w:pPr>
      <w:spacing w:after="0"/>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2"/>
    <w:uiPriority w:val="99"/>
    <w:pPr>
      <w:spacing w:after="0"/>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2"/>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2"/>
    <w:uiPriority w:val="9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2"/>
    <w:uiPriority w:val="9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2"/>
    <w:uiPriority w:val="9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2"/>
    <w:uiPriority w:val="9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2"/>
    <w:uiPriority w:val="9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2"/>
    <w:uiPriority w:val="99"/>
    <w:pPr>
      <w:spacing w:after="0"/>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2"/>
    <w:uiPriority w:val="99"/>
    <w:pPr>
      <w:spacing w:after="0"/>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2"/>
    <w:uiPriority w:val="99"/>
    <w:pPr>
      <w:spacing w:after="0"/>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2"/>
    <w:uiPriority w:val="99"/>
    <w:pPr>
      <w:spacing w:after="0"/>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2"/>
    <w:uiPriority w:val="99"/>
    <w:pPr>
      <w:spacing w:after="0"/>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2"/>
    <w:uiPriority w:val="99"/>
    <w:pPr>
      <w:spacing w:after="0"/>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2"/>
    <w:uiPriority w:val="99"/>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2"/>
    <w:uiPriority w:val="99"/>
    <w:pPr>
      <w:spacing w:after="0"/>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2"/>
    <w:uiPriority w:val="99"/>
    <w:pPr>
      <w:spacing w:after="0"/>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2"/>
    <w:uiPriority w:val="99"/>
    <w:pPr>
      <w:spacing w:after="0"/>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2"/>
    <w:uiPriority w:val="99"/>
    <w:pPr>
      <w:spacing w:after="0"/>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2"/>
    <w:uiPriority w:val="99"/>
    <w:pPr>
      <w:spacing w:after="0"/>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2"/>
    <w:uiPriority w:val="99"/>
    <w:pPr>
      <w:spacing w:after="0"/>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2"/>
    <w:uiPriority w:val="99"/>
    <w:pPr>
      <w:spacing w:after="0"/>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2"/>
    <w:uiPriority w:val="99"/>
    <w:pPr>
      <w:spacing w:after="0"/>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2"/>
    <w:uiPriority w:val="99"/>
    <w:pPr>
      <w:spacing w:after="0"/>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2"/>
    <w:uiPriority w:val="99"/>
    <w:pPr>
      <w:spacing w:after="0"/>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2"/>
    <w:uiPriority w:val="99"/>
    <w:pPr>
      <w:spacing w:after="0"/>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2"/>
    <w:uiPriority w:val="99"/>
    <w:pPr>
      <w:spacing w:after="0"/>
    </w:pPr>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pPr>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2"/>
    <w:uiPriority w:val="99"/>
    <w:pPr>
      <w:spacing w:after="0"/>
    </w:pPr>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2"/>
    <w:uiPriority w:val="99"/>
    <w:pPr>
      <w:spacing w:after="0"/>
    </w:pPr>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2"/>
    <w:uiPriority w:val="99"/>
    <w:pPr>
      <w:spacing w:after="0"/>
    </w:pPr>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2"/>
    <w:uiPriority w:val="99"/>
    <w:pPr>
      <w:spacing w:after="0"/>
    </w:pPr>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2"/>
    <w:uiPriority w:val="99"/>
    <w:pPr>
      <w:spacing w:after="0"/>
    </w:pPr>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2"/>
    <w:uiPriority w:val="99"/>
    <w:pPr>
      <w:spacing w:after="0"/>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2"/>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2"/>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2"/>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2"/>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2"/>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af1">
    <w:name w:val="Текст сноски Знак"/>
    <w:link w:val="af2"/>
    <w:uiPriority w:val="9"/>
    <w:rsid w:val="006D1A3D"/>
    <w:rPr>
      <w:rFonts w:ascii="Times New Roman" w:hAnsi="Times New Roman"/>
    </w:rPr>
  </w:style>
  <w:style w:type="paragraph" w:styleId="af3">
    <w:name w:val="endnote text"/>
    <w:basedOn w:val="a"/>
    <w:link w:val="af4"/>
    <w:uiPriority w:val="99"/>
    <w:semiHidden/>
    <w:unhideWhenUsed/>
    <w:pPr>
      <w:spacing w:after="0"/>
    </w:pPr>
    <w:rPr>
      <w:sz w:val="20"/>
    </w:rPr>
  </w:style>
  <w:style w:type="character" w:customStyle="1" w:styleId="af4">
    <w:name w:val="Текст концевой сноски Знак"/>
    <w:link w:val="af3"/>
    <w:uiPriority w:val="99"/>
    <w:rPr>
      <w:sz w:val="20"/>
    </w:rPr>
  </w:style>
  <w:style w:type="character" w:styleId="af5">
    <w:name w:val="endnote reference"/>
    <w:basedOn w:val="a1"/>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able of figures"/>
    <w:basedOn w:val="a"/>
    <w:next w:val="a"/>
    <w:uiPriority w:val="99"/>
    <w:unhideWhenUsed/>
    <w:pPr>
      <w:spacing w:after="0"/>
    </w:pPr>
  </w:style>
  <w:style w:type="paragraph" w:styleId="a0">
    <w:name w:val="Body Text"/>
    <w:basedOn w:val="a"/>
    <w:qFormat/>
    <w:rsid w:val="009D35A2"/>
    <w:pPr>
      <w:spacing w:before="180" w:after="180" w:line="360" w:lineRule="auto"/>
      <w:ind w:firstLine="709"/>
      <w:jc w:val="both"/>
    </w:pPr>
    <w:rPr>
      <w:rFonts w:ascii="Times New Roman" w:hAnsi="Times New Roman"/>
      <w:sz w:val="28"/>
    </w:rPr>
  </w:style>
  <w:style w:type="paragraph" w:customStyle="1" w:styleId="FirstParagraph">
    <w:name w:val="First Paragraph"/>
    <w:basedOn w:val="a0"/>
    <w:next w:val="a0"/>
    <w:qFormat/>
    <w:rsid w:val="009D35A2"/>
  </w:style>
  <w:style w:type="paragraph" w:customStyle="1" w:styleId="Compact">
    <w:name w:val="Compact"/>
    <w:basedOn w:val="a0"/>
    <w:qFormat/>
    <w:pPr>
      <w:spacing w:before="36" w:after="36"/>
    </w:pPr>
  </w:style>
  <w:style w:type="paragraph" w:styleId="a7">
    <w:name w:val="Title"/>
    <w:basedOn w:val="a"/>
    <w:next w:val="a0"/>
    <w:link w:val="a6"/>
    <w:qFormat/>
    <w:rsid w:val="00F611C3"/>
    <w:pPr>
      <w:keepNext/>
      <w:keepLines/>
      <w:spacing w:before="480" w:after="240" w:line="360" w:lineRule="auto"/>
      <w:jc w:val="center"/>
    </w:pPr>
    <w:rPr>
      <w:rFonts w:ascii="Times New Roman" w:eastAsiaTheme="majorEastAsia" w:hAnsi="Times New Roman" w:cstheme="majorBidi"/>
      <w:b/>
      <w:bCs/>
      <w:color w:val="000000" w:themeColor="text1"/>
      <w:sz w:val="28"/>
      <w:szCs w:val="36"/>
    </w:rPr>
  </w:style>
  <w:style w:type="paragraph" w:styleId="a9">
    <w:name w:val="Subtitle"/>
    <w:basedOn w:val="a7"/>
    <w:next w:val="a0"/>
    <w:link w:val="a8"/>
    <w:qFormat/>
    <w:rsid w:val="00DB38A4"/>
    <w:pPr>
      <w:spacing w:before="240"/>
    </w:pPr>
    <w:rPr>
      <w:szCs w:val="30"/>
    </w:rPr>
  </w:style>
  <w:style w:type="paragraph" w:customStyle="1" w:styleId="Author">
    <w:name w:val="Author"/>
    <w:next w:val="a0"/>
    <w:qFormat/>
    <w:rsid w:val="00DB38A4"/>
    <w:pPr>
      <w:keepNext/>
      <w:keepLines/>
      <w:spacing w:line="360" w:lineRule="auto"/>
      <w:jc w:val="center"/>
    </w:pPr>
    <w:rPr>
      <w:rFonts w:ascii="Times New Roman" w:hAnsi="Times New Roman"/>
      <w:sz w:val="28"/>
    </w:rPr>
  </w:style>
  <w:style w:type="paragraph" w:styleId="af7">
    <w:name w:val="Date"/>
    <w:next w:val="a0"/>
    <w:qFormat/>
    <w:rsid w:val="00DB38A4"/>
    <w:pPr>
      <w:keepNext/>
      <w:keepLines/>
      <w:spacing w:line="360" w:lineRule="auto"/>
      <w:jc w:val="center"/>
    </w:pPr>
    <w:rPr>
      <w:rFonts w:ascii="Times New Roman" w:hAnsi="Times New Roman"/>
      <w:sz w:val="28"/>
    </w:rPr>
  </w:style>
  <w:style w:type="paragraph" w:customStyle="1" w:styleId="Abstract">
    <w:name w:val="Abstract"/>
    <w:basedOn w:val="a"/>
    <w:next w:val="a0"/>
    <w:qFormat/>
    <w:pPr>
      <w:keepNext/>
      <w:keepLines/>
      <w:spacing w:before="300" w:after="300"/>
    </w:pPr>
    <w:rPr>
      <w:sz w:val="20"/>
      <w:szCs w:val="20"/>
    </w:rPr>
  </w:style>
  <w:style w:type="paragraph" w:styleId="af8">
    <w:name w:val="Bibliography"/>
    <w:basedOn w:val="a"/>
    <w:qFormat/>
    <w:pPr>
      <w:spacing w:after="240"/>
    </w:pPr>
  </w:style>
  <w:style w:type="paragraph" w:styleId="af9">
    <w:name w:val="Block Text"/>
    <w:basedOn w:val="a0"/>
    <w:next w:val="a0"/>
    <w:uiPriority w:val="9"/>
    <w:unhideWhenUsed/>
    <w:qFormat/>
    <w:rsid w:val="009D35A2"/>
    <w:pPr>
      <w:spacing w:before="100" w:after="100"/>
    </w:pPr>
  </w:style>
  <w:style w:type="paragraph" w:styleId="af2">
    <w:name w:val="footnote text"/>
    <w:basedOn w:val="a"/>
    <w:link w:val="af1"/>
    <w:uiPriority w:val="9"/>
    <w:unhideWhenUsed/>
    <w:qFormat/>
    <w:rsid w:val="006D1A3D"/>
    <w:pPr>
      <w:jc w:val="both"/>
    </w:pPr>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4" w:space="0" w:color="000000"/>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fa">
    <w:name w:val="caption"/>
    <w:basedOn w:val="a"/>
    <w:link w:val="afb"/>
    <w:pPr>
      <w:spacing w:after="120"/>
    </w:pPr>
    <w:rPr>
      <w:i/>
    </w:rPr>
  </w:style>
  <w:style w:type="paragraph" w:customStyle="1" w:styleId="TableCaption">
    <w:name w:val="Table Caption"/>
    <w:basedOn w:val="afa"/>
    <w:pPr>
      <w:keepNext/>
    </w:pPr>
  </w:style>
  <w:style w:type="paragraph" w:customStyle="1" w:styleId="ImageCaption">
    <w:name w:val="Image Caption"/>
    <w:basedOn w:val="afa"/>
  </w:style>
  <w:style w:type="paragraph" w:customStyle="1" w:styleId="Figure">
    <w:name w:val="Figure"/>
    <w:basedOn w:val="a"/>
  </w:style>
  <w:style w:type="paragraph" w:customStyle="1" w:styleId="CaptionedFigure">
    <w:name w:val="Captioned Figure"/>
    <w:basedOn w:val="Figure"/>
    <w:pPr>
      <w:keepNext/>
    </w:pPr>
  </w:style>
  <w:style w:type="character" w:customStyle="1" w:styleId="afb">
    <w:name w:val="Название объекта Знак"/>
    <w:basedOn w:val="a1"/>
    <w:link w:val="afa"/>
  </w:style>
  <w:style w:type="character" w:customStyle="1" w:styleId="VerbatimChar">
    <w:name w:val="Verbatim Char"/>
    <w:basedOn w:val="afb"/>
    <w:link w:val="SourceCode"/>
    <w:rPr>
      <w:rFonts w:ascii="Consolas" w:hAnsi="Consolas"/>
      <w:sz w:val="22"/>
    </w:rPr>
  </w:style>
  <w:style w:type="character" w:customStyle="1" w:styleId="SectionNumber">
    <w:name w:val="Section Number"/>
    <w:basedOn w:val="afb"/>
  </w:style>
  <w:style w:type="character" w:styleId="afc">
    <w:name w:val="footnote reference"/>
    <w:basedOn w:val="afb"/>
    <w:rPr>
      <w:vertAlign w:val="superscript"/>
    </w:rPr>
  </w:style>
  <w:style w:type="character" w:styleId="afd">
    <w:name w:val="Hyperlink"/>
    <w:basedOn w:val="afb"/>
    <w:uiPriority w:val="99"/>
    <w:rPr>
      <w:color w:val="4F81BD" w:themeColor="accent1"/>
    </w:rPr>
  </w:style>
  <w:style w:type="paragraph" w:styleId="afe">
    <w:name w:val="TOC Heading"/>
    <w:basedOn w:val="1"/>
    <w:next w:val="a0"/>
    <w:uiPriority w:val="39"/>
    <w:unhideWhenUsed/>
    <w:qFormat/>
    <w:rsid w:val="006D1A3D"/>
    <w:pPr>
      <w:spacing w:before="240"/>
      <w:outlineLvl w:val="9"/>
    </w:pPr>
  </w:style>
  <w:style w:type="paragraph" w:customStyle="1" w:styleId="SourceCode">
    <w:name w:val="Source Code"/>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customStyle="1" w:styleId="Usual">
    <w:name w:val="Usual"/>
    <w:basedOn w:val="a"/>
    <w:link w:val="Usual0"/>
    <w:qFormat/>
    <w:rsid w:val="007A630F"/>
    <w:pPr>
      <w:spacing w:after="160" w:line="360" w:lineRule="auto"/>
      <w:jc w:val="both"/>
    </w:pPr>
    <w:rPr>
      <w:rFonts w:ascii="Times New Roman" w:hAnsi="Times New Roman"/>
      <w:sz w:val="28"/>
      <w:szCs w:val="22"/>
      <w:lang w:val="ru-RU"/>
    </w:rPr>
  </w:style>
  <w:style w:type="paragraph" w:customStyle="1" w:styleId="13">
    <w:name w:val="Заголовок1"/>
    <w:basedOn w:val="Usual"/>
    <w:link w:val="Title"/>
    <w:qFormat/>
    <w:rsid w:val="007A630F"/>
    <w:pPr>
      <w:spacing w:line="240" w:lineRule="auto"/>
      <w:jc w:val="center"/>
    </w:pPr>
    <w:rPr>
      <w:b/>
      <w:bCs/>
      <w:caps/>
      <w:lang w:eastAsia="ru-RU"/>
    </w:rPr>
  </w:style>
  <w:style w:type="character" w:customStyle="1" w:styleId="Usual0">
    <w:name w:val="Usual Знак"/>
    <w:basedOn w:val="a1"/>
    <w:link w:val="Usual"/>
    <w:rsid w:val="007A630F"/>
    <w:rPr>
      <w:rFonts w:ascii="Times New Roman" w:hAnsi="Times New Roman"/>
      <w:sz w:val="28"/>
      <w:szCs w:val="22"/>
      <w:lang w:val="ru-RU"/>
    </w:rPr>
  </w:style>
  <w:style w:type="character" w:customStyle="1" w:styleId="Title">
    <w:name w:val="Title Знак"/>
    <w:basedOn w:val="Usual0"/>
    <w:link w:val="13"/>
    <w:rsid w:val="007A630F"/>
    <w:rPr>
      <w:rFonts w:ascii="Times New Roman" w:hAnsi="Times New Roman"/>
      <w:b/>
      <w:bCs/>
      <w:caps/>
      <w:sz w:val="28"/>
      <w:szCs w:val="22"/>
      <w:lang w:val="ru-RU" w:eastAsia="ru-RU"/>
    </w:rPr>
  </w:style>
  <w:style w:type="character" w:styleId="aff">
    <w:name w:val="FollowedHyperlink"/>
    <w:basedOn w:val="a1"/>
    <w:uiPriority w:val="99"/>
    <w:semiHidden/>
    <w:unhideWhenUsed/>
    <w:rsid w:val="000B7CEC"/>
    <w:rPr>
      <w:color w:val="800080" w:themeColor="followedHyperlink"/>
      <w:u w:val="single"/>
    </w:rPr>
  </w:style>
  <w:style w:type="paragraph" w:styleId="aff0">
    <w:name w:val="Balloon Text"/>
    <w:basedOn w:val="a"/>
    <w:link w:val="aff1"/>
    <w:uiPriority w:val="99"/>
    <w:semiHidden/>
    <w:unhideWhenUsed/>
    <w:rsid w:val="009F2324"/>
    <w:pPr>
      <w:spacing w:after="0"/>
    </w:pPr>
    <w:rPr>
      <w:rFonts w:ascii="Segoe UI" w:hAnsi="Segoe UI" w:cs="Segoe UI"/>
      <w:sz w:val="18"/>
      <w:szCs w:val="18"/>
    </w:rPr>
  </w:style>
  <w:style w:type="character" w:customStyle="1" w:styleId="aff1">
    <w:name w:val="Текст выноски Знак"/>
    <w:basedOn w:val="a1"/>
    <w:link w:val="aff0"/>
    <w:uiPriority w:val="99"/>
    <w:semiHidden/>
    <w:rsid w:val="009F2324"/>
    <w:rPr>
      <w:rFonts w:ascii="Segoe UI" w:hAnsi="Segoe UI" w:cs="Segoe UI"/>
      <w:sz w:val="18"/>
      <w:szCs w:val="18"/>
    </w:rPr>
  </w:style>
  <w:style w:type="character" w:styleId="aff2">
    <w:name w:val="annotation reference"/>
    <w:basedOn w:val="a1"/>
    <w:uiPriority w:val="99"/>
    <w:semiHidden/>
    <w:unhideWhenUsed/>
    <w:rsid w:val="00DA1734"/>
    <w:rPr>
      <w:sz w:val="16"/>
      <w:szCs w:val="16"/>
    </w:rPr>
  </w:style>
  <w:style w:type="paragraph" w:styleId="aff3">
    <w:name w:val="annotation text"/>
    <w:basedOn w:val="a"/>
    <w:link w:val="aff4"/>
    <w:uiPriority w:val="99"/>
    <w:semiHidden/>
    <w:unhideWhenUsed/>
    <w:rsid w:val="00DA1734"/>
    <w:rPr>
      <w:sz w:val="20"/>
      <w:szCs w:val="20"/>
    </w:rPr>
  </w:style>
  <w:style w:type="character" w:customStyle="1" w:styleId="aff4">
    <w:name w:val="Текст примечания Знак"/>
    <w:basedOn w:val="a1"/>
    <w:link w:val="aff3"/>
    <w:uiPriority w:val="99"/>
    <w:semiHidden/>
    <w:rsid w:val="00DA1734"/>
    <w:rPr>
      <w:sz w:val="20"/>
      <w:szCs w:val="20"/>
    </w:rPr>
  </w:style>
  <w:style w:type="paragraph" w:styleId="aff5">
    <w:name w:val="annotation subject"/>
    <w:basedOn w:val="aff3"/>
    <w:next w:val="aff3"/>
    <w:link w:val="aff6"/>
    <w:uiPriority w:val="99"/>
    <w:semiHidden/>
    <w:unhideWhenUsed/>
    <w:rsid w:val="00DA1734"/>
    <w:rPr>
      <w:b/>
      <w:bCs/>
    </w:rPr>
  </w:style>
  <w:style w:type="character" w:customStyle="1" w:styleId="aff6">
    <w:name w:val="Тема примечания Знак"/>
    <w:basedOn w:val="aff4"/>
    <w:link w:val="aff5"/>
    <w:uiPriority w:val="99"/>
    <w:semiHidden/>
    <w:rsid w:val="00DA1734"/>
    <w:rPr>
      <w:b/>
      <w:bCs/>
      <w:sz w:val="20"/>
      <w:szCs w:val="20"/>
    </w:rPr>
  </w:style>
  <w:style w:type="paragraph" w:styleId="aff7">
    <w:name w:val="Revision"/>
    <w:hidden/>
    <w:uiPriority w:val="99"/>
    <w:semiHidden/>
    <w:rsid w:val="006D3EF5"/>
    <w:pPr>
      <w:spacing w:after="0"/>
    </w:pPr>
  </w:style>
  <w:style w:type="character" w:styleId="aff8">
    <w:name w:val="Placeholder Text"/>
    <w:basedOn w:val="a1"/>
    <w:uiPriority w:val="99"/>
    <w:semiHidden/>
    <w:rsid w:val="005860B8"/>
    <w:rPr>
      <w:color w:val="808080"/>
    </w:rPr>
  </w:style>
  <w:style w:type="paragraph" w:customStyle="1" w:styleId="msonormal0">
    <w:name w:val="msonormal"/>
    <w:basedOn w:val="a"/>
    <w:rsid w:val="00BD40C0"/>
    <w:pPr>
      <w:spacing w:before="100" w:beforeAutospacing="1" w:after="100" w:afterAutospacing="1"/>
    </w:pPr>
    <w:rPr>
      <w:rFonts w:ascii="Times New Roman" w:eastAsia="Times New Roman" w:hAnsi="Times New Roman" w:cs="Times New Roman"/>
      <w:lang w:val="ru-RU" w:eastAsia="ru-RU"/>
    </w:rPr>
  </w:style>
  <w:style w:type="paragraph" w:customStyle="1" w:styleId="xl65">
    <w:name w:val="xl65"/>
    <w:basedOn w:val="a"/>
    <w:rsid w:val="00BD40C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b/>
      <w:bCs/>
      <w:lang w:val="ru-RU" w:eastAsia="ru-RU"/>
    </w:rPr>
  </w:style>
  <w:style w:type="character" w:styleId="aff9">
    <w:name w:val="Unresolved Mention"/>
    <w:basedOn w:val="a1"/>
    <w:uiPriority w:val="99"/>
    <w:semiHidden/>
    <w:unhideWhenUsed/>
    <w:rsid w:val="00A825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736014">
      <w:bodyDiv w:val="1"/>
      <w:marLeft w:val="0"/>
      <w:marRight w:val="0"/>
      <w:marTop w:val="0"/>
      <w:marBottom w:val="0"/>
      <w:divBdr>
        <w:top w:val="none" w:sz="0" w:space="0" w:color="auto"/>
        <w:left w:val="none" w:sz="0" w:space="0" w:color="auto"/>
        <w:bottom w:val="none" w:sz="0" w:space="0" w:color="auto"/>
        <w:right w:val="none" w:sz="0" w:space="0" w:color="auto"/>
      </w:divBdr>
    </w:div>
    <w:div w:id="474680980">
      <w:bodyDiv w:val="1"/>
      <w:marLeft w:val="0"/>
      <w:marRight w:val="0"/>
      <w:marTop w:val="0"/>
      <w:marBottom w:val="0"/>
      <w:divBdr>
        <w:top w:val="none" w:sz="0" w:space="0" w:color="auto"/>
        <w:left w:val="none" w:sz="0" w:space="0" w:color="auto"/>
        <w:bottom w:val="none" w:sz="0" w:space="0" w:color="auto"/>
        <w:right w:val="none" w:sz="0" w:space="0" w:color="auto"/>
      </w:divBdr>
    </w:div>
    <w:div w:id="476340817">
      <w:bodyDiv w:val="1"/>
      <w:marLeft w:val="0"/>
      <w:marRight w:val="0"/>
      <w:marTop w:val="0"/>
      <w:marBottom w:val="0"/>
      <w:divBdr>
        <w:top w:val="none" w:sz="0" w:space="0" w:color="auto"/>
        <w:left w:val="none" w:sz="0" w:space="0" w:color="auto"/>
        <w:bottom w:val="none" w:sz="0" w:space="0" w:color="auto"/>
        <w:right w:val="none" w:sz="0" w:space="0" w:color="auto"/>
      </w:divBdr>
    </w:div>
    <w:div w:id="695540693">
      <w:bodyDiv w:val="1"/>
      <w:marLeft w:val="0"/>
      <w:marRight w:val="0"/>
      <w:marTop w:val="0"/>
      <w:marBottom w:val="0"/>
      <w:divBdr>
        <w:top w:val="none" w:sz="0" w:space="0" w:color="auto"/>
        <w:left w:val="none" w:sz="0" w:space="0" w:color="auto"/>
        <w:bottom w:val="none" w:sz="0" w:space="0" w:color="auto"/>
        <w:right w:val="none" w:sz="0" w:space="0" w:color="auto"/>
      </w:divBdr>
    </w:div>
    <w:div w:id="1344821897">
      <w:bodyDiv w:val="1"/>
      <w:marLeft w:val="0"/>
      <w:marRight w:val="0"/>
      <w:marTop w:val="0"/>
      <w:marBottom w:val="0"/>
      <w:divBdr>
        <w:top w:val="none" w:sz="0" w:space="0" w:color="auto"/>
        <w:left w:val="none" w:sz="0" w:space="0" w:color="auto"/>
        <w:bottom w:val="none" w:sz="0" w:space="0" w:color="auto"/>
        <w:right w:val="none" w:sz="0" w:space="0" w:color="auto"/>
      </w:divBdr>
    </w:div>
    <w:div w:id="1363895209">
      <w:bodyDiv w:val="1"/>
      <w:marLeft w:val="0"/>
      <w:marRight w:val="0"/>
      <w:marTop w:val="0"/>
      <w:marBottom w:val="0"/>
      <w:divBdr>
        <w:top w:val="none" w:sz="0" w:space="0" w:color="auto"/>
        <w:left w:val="none" w:sz="0" w:space="0" w:color="auto"/>
        <w:bottom w:val="none" w:sz="0" w:space="0" w:color="auto"/>
        <w:right w:val="none" w:sz="0" w:space="0" w:color="auto"/>
      </w:divBdr>
    </w:div>
    <w:div w:id="1508978495">
      <w:bodyDiv w:val="1"/>
      <w:marLeft w:val="0"/>
      <w:marRight w:val="0"/>
      <w:marTop w:val="0"/>
      <w:marBottom w:val="0"/>
      <w:divBdr>
        <w:top w:val="none" w:sz="0" w:space="0" w:color="auto"/>
        <w:left w:val="none" w:sz="0" w:space="0" w:color="auto"/>
        <w:bottom w:val="none" w:sz="0" w:space="0" w:color="auto"/>
        <w:right w:val="none" w:sz="0" w:space="0" w:color="auto"/>
      </w:divBdr>
    </w:div>
    <w:div w:id="1690135547">
      <w:bodyDiv w:val="1"/>
      <w:marLeft w:val="0"/>
      <w:marRight w:val="0"/>
      <w:marTop w:val="0"/>
      <w:marBottom w:val="0"/>
      <w:divBdr>
        <w:top w:val="none" w:sz="0" w:space="0" w:color="auto"/>
        <w:left w:val="none" w:sz="0" w:space="0" w:color="auto"/>
        <w:bottom w:val="none" w:sz="0" w:space="0" w:color="auto"/>
        <w:right w:val="none" w:sz="0" w:space="0" w:color="auto"/>
      </w:divBdr>
    </w:div>
    <w:div w:id="199879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pidemmonitor.ru/ANGEL/" TargetMode="External"/><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4ED47-9571-4FAA-B0B2-CCAC9070C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4967</TotalTime>
  <Pages>97</Pages>
  <Words>54088</Words>
  <Characters>308306</Characters>
  <Application>Microsoft Office Word</Application>
  <DocSecurity>0</DocSecurity>
  <Lines>2569</Lines>
  <Paragraphs>723</Paragraphs>
  <ScaleCrop>false</ScaleCrop>
  <HeadingPairs>
    <vt:vector size="2" baseType="variant">
      <vt:variant>
        <vt:lpstr>Название</vt:lpstr>
      </vt:variant>
      <vt:variant>
        <vt:i4>1</vt:i4>
      </vt:variant>
    </vt:vector>
  </HeadingPairs>
  <TitlesOfParts>
    <vt:vector size="1" baseType="lpstr">
      <vt:lpstr>Предсказание антигенов по последовательностям белка</vt:lpstr>
    </vt:vector>
  </TitlesOfParts>
  <Company/>
  <LinksUpToDate>false</LinksUpToDate>
  <CharactersWithSpaces>361671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Предсказание антигенов по последовательностям белка</dc:title>
  <dc:creator>Смирнов Антон Сергеевич</dc:creator>
  <cp:keywords/>
  <cp:lastModifiedBy>Антон Смирнов</cp:lastModifiedBy>
  <cp:revision>229</cp:revision>
  <dcterms:created xsi:type="dcterms:W3CDTF">2023-04-14T08:16:00Z</dcterms:created>
  <dcterms:modified xsi:type="dcterms:W3CDTF">2023-05-28T23:28:00Z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gost-num-appear.csl</vt:lpwstr>
  </property>
  <property fmtid="{D5CDD505-2E9C-101B-9397-08002B2CF9AE}" pid="9" name="date">
    <vt:lpwstr>Apr 11, 2023</vt:lpwstr>
  </property>
  <property fmtid="{D5CDD505-2E9C-101B-9397-08002B2CF9AE}" pid="10" name="date-format">
    <vt:lpwstr>MMM D, YYYY</vt:lpwstr>
  </property>
  <property fmtid="{D5CDD505-2E9C-101B-9397-08002B2CF9AE}" pid="11" name="editor">
    <vt:lpwstr>visual</vt:lpwstr>
  </property>
  <property fmtid="{D5CDD505-2E9C-101B-9397-08002B2CF9AE}" pid="12" name="fontsize">
    <vt:lpwstr>14pt</vt:lpwstr>
  </property>
  <property fmtid="{D5CDD505-2E9C-101B-9397-08002B2CF9AE}" pid="13" name="geometry">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nestretch">
    <vt:lpwstr>1.5</vt:lpwstr>
  </property>
  <property fmtid="{D5CDD505-2E9C-101B-9397-08002B2CF9AE}" pid="19" name="mainfont">
    <vt:lpwstr>Times New Roman</vt:lpwstr>
  </property>
  <property fmtid="{D5CDD505-2E9C-101B-9397-08002B2CF9AE}" pid="20" name="monofont">
    <vt:lpwstr>Times New Roman</vt:lpwstr>
  </property>
  <property fmtid="{D5CDD505-2E9C-101B-9397-08002B2CF9AE}" pid="21" name="sansfont">
    <vt:lpwstr>Times New Roman</vt:lpwstr>
  </property>
  <property fmtid="{D5CDD505-2E9C-101B-9397-08002B2CF9AE}" pid="22" name="toc-title">
    <vt:lpwstr>Оглавление</vt:lpwstr>
  </property>
  <property fmtid="{D5CDD505-2E9C-101B-9397-08002B2CF9AE}" pid="23" name="ZOTERO_PREF_1">
    <vt:lpwstr>&lt;data data-version="3" zotero-version="6.0.26"&gt;&lt;session id="24dxmaiE"/&gt;&lt;style id="http://www.zotero.org/styles/russian-gost-r-7011-2011-numeric-citations-with-appear-sorting" locale="ru-RU" hasBibliography="1" bibliographyStyleHasBeenSet="1"/&gt;&lt;prefs&gt;&lt;pref</vt:lpwstr>
  </property>
  <property fmtid="{D5CDD505-2E9C-101B-9397-08002B2CF9AE}" pid="24" name="ZOTERO_PREF_2">
    <vt:lpwstr> name="fieldType" value="Field"/&gt;&lt;/prefs&gt;&lt;/data&gt;</vt:lpwstr>
  </property>
</Properties>
</file>